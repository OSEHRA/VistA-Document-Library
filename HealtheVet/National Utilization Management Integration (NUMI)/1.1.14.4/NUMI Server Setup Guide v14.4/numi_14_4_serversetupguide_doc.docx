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spacing w:before="199"/>
        <w:ind w:left="117" w:right="117"/>
        <w:jc w:val="center"/>
        <w:rPr>
          <w:rFonts w:ascii="Arial" w:eastAsia="Arial" w:hAnsi="Arial" w:cs="Arial"/>
          <w:sz w:val="36"/>
          <w:szCs w:val="36"/>
        </w:rPr>
      </w:pPr>
      <w:r w:rsidRPr="002B73A8">
        <w:rPr>
          <w:rFonts w:ascii="Arial"/>
          <w:b/>
          <w:spacing w:val="-1"/>
          <w:sz w:val="36"/>
        </w:rPr>
        <w:t>National</w:t>
      </w:r>
      <w:r w:rsidRPr="002B73A8">
        <w:rPr>
          <w:rFonts w:ascii="Arial"/>
          <w:b/>
          <w:spacing w:val="1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Utilization</w:t>
      </w:r>
      <w:r w:rsidRPr="002B73A8">
        <w:rPr>
          <w:rFonts w:ascii="Arial"/>
          <w:b/>
          <w:spacing w:val="-3"/>
          <w:sz w:val="36"/>
        </w:rPr>
        <w:t xml:space="preserve"> </w:t>
      </w:r>
      <w:r w:rsidRPr="002B73A8">
        <w:rPr>
          <w:rFonts w:ascii="Arial"/>
          <w:b/>
          <w:sz w:val="36"/>
        </w:rPr>
        <w:t>Management</w:t>
      </w:r>
      <w:r w:rsidRPr="002B73A8">
        <w:rPr>
          <w:rFonts w:ascii="Arial"/>
          <w:b/>
          <w:spacing w:val="-2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 xml:space="preserve">Integration </w:t>
      </w:r>
      <w:r w:rsidRPr="002B73A8">
        <w:rPr>
          <w:rFonts w:ascii="Arial"/>
          <w:b/>
          <w:sz w:val="36"/>
        </w:rPr>
        <w:t>(NUMI)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DA3427">
      <w:pPr>
        <w:spacing w:before="306" w:line="448" w:lineRule="auto"/>
        <w:ind w:left="2827" w:right="2827"/>
        <w:jc w:val="center"/>
        <w:rPr>
          <w:rFonts w:ascii="Arial" w:eastAsia="Arial" w:hAnsi="Arial" w:cs="Arial"/>
          <w:sz w:val="36"/>
          <w:szCs w:val="36"/>
        </w:rPr>
      </w:pPr>
      <w:r w:rsidRPr="002B73A8">
        <w:rPr>
          <w:rFonts w:ascii="Arial"/>
          <w:b/>
          <w:spacing w:val="-1"/>
          <w:sz w:val="36"/>
        </w:rPr>
        <w:t xml:space="preserve">Server </w:t>
      </w:r>
      <w:r w:rsidRPr="002B73A8">
        <w:rPr>
          <w:rFonts w:ascii="Arial"/>
          <w:b/>
          <w:sz w:val="36"/>
        </w:rPr>
        <w:t>Setup</w:t>
      </w:r>
      <w:r w:rsidRPr="002B73A8">
        <w:rPr>
          <w:rFonts w:ascii="Arial"/>
          <w:b/>
          <w:spacing w:val="-1"/>
          <w:sz w:val="36"/>
        </w:rPr>
        <w:t xml:space="preserve"> Guide</w:t>
      </w:r>
      <w:r w:rsidRPr="002B73A8">
        <w:rPr>
          <w:rFonts w:ascii="Arial"/>
          <w:b/>
          <w:spacing w:val="26"/>
          <w:sz w:val="36"/>
        </w:rPr>
        <w:t xml:space="preserve"> </w:t>
      </w:r>
      <w:r w:rsidRPr="00FE6C35">
        <w:rPr>
          <w:rFonts w:ascii="Arial"/>
          <w:b/>
          <w:spacing w:val="-1"/>
          <w:sz w:val="36"/>
          <w:highlight w:val="yellow"/>
        </w:rPr>
        <w:t xml:space="preserve">Release </w:t>
      </w:r>
      <w:r w:rsidR="00EC43FE" w:rsidRPr="00FE6C35">
        <w:rPr>
          <w:rFonts w:ascii="Arial"/>
          <w:b/>
          <w:sz w:val="36"/>
          <w:highlight w:val="yellow"/>
        </w:rPr>
        <w:t>1.1.14.</w:t>
      </w:r>
      <w:ins w:id="0" w:author="Subbaraman, Padma (VETS)" w:date="2016-09-12T13:48:00Z">
        <w:r w:rsidR="00A87C41">
          <w:rPr>
            <w:rFonts w:ascii="Arial"/>
            <w:b/>
            <w:sz w:val="36"/>
            <w:highlight w:val="yellow"/>
          </w:rPr>
          <w:t>4</w:t>
        </w:r>
      </w:ins>
      <w:del w:id="1" w:author="Subbaraman, Padma (VETS)" w:date="2016-09-12T13:48:00Z">
        <w:r w:rsidR="00EC43FE" w:rsidRPr="00FE6C35" w:rsidDel="00A87C41">
          <w:rPr>
            <w:rFonts w:ascii="Arial"/>
            <w:b/>
            <w:sz w:val="36"/>
            <w:highlight w:val="yellow"/>
          </w:rPr>
          <w:delText>3</w:delText>
        </w:r>
      </w:del>
    </w:p>
    <w:p w:rsidR="00393CEF" w:rsidRPr="002B73A8" w:rsidRDefault="00393CEF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393CEF">
      <w:pPr>
        <w:spacing w:before="1"/>
        <w:rPr>
          <w:rFonts w:ascii="Arial" w:eastAsia="Arial" w:hAnsi="Arial" w:cs="Arial"/>
          <w:b/>
          <w:bCs/>
          <w:sz w:val="16"/>
          <w:szCs w:val="16"/>
        </w:rPr>
      </w:pPr>
    </w:p>
    <w:p w:rsidR="00393CEF" w:rsidRPr="002B73A8" w:rsidRDefault="00DA3427">
      <w:pPr>
        <w:spacing w:line="200" w:lineRule="atLeast"/>
        <w:ind w:left="2872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81" wp14:editId="6FA52882">
            <wp:extent cx="2095506" cy="2085975"/>
            <wp:effectExtent l="0" t="0" r="0" b="0"/>
            <wp:docPr id="1" name="image1.jpeg" descr="Description: Description: 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42"/>
          <w:szCs w:val="42"/>
        </w:rPr>
      </w:pPr>
    </w:p>
    <w:p w:rsidR="00393CEF" w:rsidRPr="002B73A8" w:rsidRDefault="00A87C41">
      <w:pPr>
        <w:ind w:left="117" w:right="117"/>
        <w:jc w:val="center"/>
        <w:rPr>
          <w:rFonts w:ascii="Arial" w:eastAsia="Arial" w:hAnsi="Arial" w:cs="Arial"/>
          <w:sz w:val="28"/>
          <w:szCs w:val="28"/>
        </w:rPr>
      </w:pPr>
      <w:ins w:id="2" w:author="Subbaraman, Padma (VETS)" w:date="2016-09-12T13:48:00Z">
        <w:r>
          <w:rPr>
            <w:rFonts w:ascii="Arial"/>
            <w:b/>
            <w:spacing w:val="-1"/>
            <w:sz w:val="28"/>
            <w:highlight w:val="yellow"/>
          </w:rPr>
          <w:t>Sept</w:t>
        </w:r>
      </w:ins>
      <w:del w:id="3" w:author="Subbaraman, Padma (VETS)" w:date="2016-09-12T13:48:00Z">
        <w:r w:rsidR="00FE6C35" w:rsidRPr="00FE6C35" w:rsidDel="00A87C41">
          <w:rPr>
            <w:rFonts w:ascii="Arial"/>
            <w:b/>
            <w:spacing w:val="-1"/>
            <w:sz w:val="28"/>
            <w:highlight w:val="yellow"/>
          </w:rPr>
          <w:delText>Nov</w:delText>
        </w:r>
      </w:del>
      <w:r w:rsidR="00DA3427" w:rsidRPr="00FE6C35">
        <w:rPr>
          <w:rFonts w:ascii="Arial"/>
          <w:b/>
          <w:spacing w:val="-13"/>
          <w:sz w:val="28"/>
          <w:highlight w:val="yellow"/>
        </w:rPr>
        <w:t xml:space="preserve"> </w:t>
      </w:r>
      <w:r w:rsidR="00B531F4" w:rsidRPr="00FE6C35">
        <w:rPr>
          <w:rFonts w:ascii="Arial"/>
          <w:b/>
          <w:sz w:val="28"/>
          <w:highlight w:val="yellow"/>
        </w:rPr>
        <w:t>201</w:t>
      </w:r>
      <w:ins w:id="4" w:author="Subbaraman, Padma (VETS)" w:date="2016-09-12T13:48:00Z">
        <w:r>
          <w:rPr>
            <w:rFonts w:ascii="Arial"/>
            <w:b/>
            <w:sz w:val="28"/>
            <w:highlight w:val="yellow"/>
          </w:rPr>
          <w:t>6</w:t>
        </w:r>
      </w:ins>
      <w:del w:id="5" w:author="Subbaraman, Padma (VETS)" w:date="2016-09-12T13:48:00Z">
        <w:r w:rsidR="00B531F4" w:rsidRPr="00FE6C35" w:rsidDel="00A87C41">
          <w:rPr>
            <w:rFonts w:ascii="Arial"/>
            <w:b/>
            <w:sz w:val="28"/>
            <w:highlight w:val="yellow"/>
          </w:rPr>
          <w:delText>5</w:delText>
        </w:r>
      </w:del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393CEF" w:rsidRPr="002B73A8" w:rsidRDefault="00DA3427">
      <w:pPr>
        <w:spacing w:before="39"/>
        <w:ind w:left="379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lastRenderedPageBreak/>
        <w:t>Revision</w:t>
      </w:r>
      <w:r w:rsidRPr="002B73A8">
        <w:rPr>
          <w:rFonts w:ascii="Arial"/>
          <w:b/>
          <w:spacing w:val="-23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History</w:t>
      </w:r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10"/>
          <w:szCs w:val="10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3600"/>
        <w:gridCol w:w="2340"/>
      </w:tblGrid>
      <w:tr w:rsidR="00393CEF" w:rsidRPr="002B73A8">
        <w:trPr>
          <w:trHeight w:hRule="exact" w:val="479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04/22/2009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Submitted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to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Medora Team for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Rob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Fatzinger</w:t>
            </w:r>
            <w:proofErr w:type="spellEnd"/>
          </w:p>
        </w:tc>
      </w:tr>
      <w:tr w:rsidR="00393CEF" w:rsidRPr="002B73A8" w:rsidTr="0056171F">
        <w:trPr>
          <w:trHeight w:hRule="exact" w:val="49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07/14/2009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Updated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reflect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“Release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1.1”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Suzanne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Van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Order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08/28/2009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document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name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Suzanne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Van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Order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08/01/2011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issues </w:t>
            </w:r>
            <w:r w:rsidRPr="002B73A8">
              <w:rPr>
                <w:rFonts w:ascii="Times New Roman"/>
                <w:spacing w:val="-1"/>
                <w:sz w:val="24"/>
              </w:rPr>
              <w:t>found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in </w:t>
            </w:r>
            <w:r w:rsidRPr="002B73A8">
              <w:rPr>
                <w:rFonts w:ascii="Times New Roman"/>
                <w:spacing w:val="-2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Michaelis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>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Wai</w:t>
            </w:r>
          </w:p>
        </w:tc>
      </w:tr>
      <w:tr w:rsidR="00393CEF" w:rsidRPr="002B73A8">
        <w:trPr>
          <w:trHeight w:hRule="exact" w:val="56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08/02/2011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9.9 per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>
        <w:trPr>
          <w:trHeight w:hRule="exact" w:val="840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08/04/2011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23" w:line="396" w:lineRule="exact"/>
              <w:ind w:left="-2" w:right="3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Refined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instructions </w:t>
            </w:r>
            <w:r w:rsidRPr="002B73A8">
              <w:rPr>
                <w:rFonts w:ascii="Times New Roman"/>
                <w:sz w:val="24"/>
              </w:rPr>
              <w:t>in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AITC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z w:val="24"/>
              </w:rPr>
              <w:t xml:space="preserve"> SA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>
        <w:trPr>
          <w:trHeight w:hRule="exact" w:val="83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08/24/2011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23" w:line="396" w:lineRule="exact"/>
              <w:ind w:left="-2" w:right="5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Refined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instructions</w:t>
            </w:r>
            <w:r w:rsidRPr="002B73A8">
              <w:rPr>
                <w:rFonts w:ascii="Times New Roman"/>
                <w:sz w:val="24"/>
              </w:rPr>
              <w:t xml:space="preserve"> in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6.12-6.15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10/13/2011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instructions </w:t>
            </w:r>
            <w:r w:rsidRPr="002B73A8">
              <w:rPr>
                <w:rFonts w:ascii="Times New Roman"/>
                <w:sz w:val="24"/>
              </w:rPr>
              <w:t>in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Tim Blanchard</w:t>
            </w:r>
          </w:p>
        </w:tc>
      </w:tr>
      <w:tr w:rsidR="00393CEF" w:rsidRPr="002B73A8">
        <w:trPr>
          <w:trHeight w:hRule="exact" w:val="56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04/10/2012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Draft</w:t>
            </w:r>
            <w:r w:rsidRPr="002B73A8">
              <w:rPr>
                <w:rFonts w:ascii="Times New Roman"/>
                <w:sz w:val="24"/>
              </w:rPr>
              <w:t xml:space="preserve"> preliminary</w:t>
            </w:r>
            <w:r w:rsidRPr="002B73A8">
              <w:rPr>
                <w:rFonts w:ascii="Times New Roman"/>
                <w:spacing w:val="-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  <w:tr w:rsidR="00393CEF" w:rsidRPr="002B73A8">
        <w:trPr>
          <w:trHeight w:hRule="exact" w:val="194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07/03/2012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figures</w:t>
            </w:r>
            <w:r w:rsidRPr="002B73A8">
              <w:rPr>
                <w:rFonts w:ascii="Times New Roman"/>
                <w:sz w:val="24"/>
              </w:rPr>
              <w:t xml:space="preserve"> to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6.13;</w:t>
            </w:r>
          </w:p>
          <w:p w:rsidR="00393CEF" w:rsidRPr="002B73A8" w:rsidRDefault="00DA3427">
            <w:pPr>
              <w:pStyle w:val="TableParagraph"/>
              <w:spacing w:before="120"/>
              <w:ind w:left="-2" w:right="1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captions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figures</w:t>
            </w:r>
            <w:r w:rsidRPr="002B73A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throughout,; replaced</w:t>
            </w:r>
            <w:r w:rsidRPr="002B73A8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example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 w:rsidRPr="002B73A8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section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6.12,</w:t>
            </w:r>
            <w:r w:rsidRPr="002B73A8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step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#10;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new</w:t>
            </w:r>
            <w:r w:rsidRPr="002B73A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section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6.14; updated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cover and</w:t>
            </w:r>
            <w:r w:rsidRPr="002B73A8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footers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“Release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14”</w:t>
            </w:r>
            <w:r w:rsidRPr="002B73A8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per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VA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Eric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Dahlenburg</w:t>
            </w:r>
            <w:proofErr w:type="spellEnd"/>
          </w:p>
        </w:tc>
      </w:tr>
      <w:tr w:rsidR="00393CEF" w:rsidRPr="002B73A8">
        <w:trPr>
          <w:trHeight w:hRule="exact" w:val="221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01/03/2013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6.12; updated</w:t>
            </w:r>
          </w:p>
          <w:p w:rsidR="00393CEF" w:rsidRPr="002B73A8" w:rsidRDefault="00DA3427">
            <w:pPr>
              <w:pStyle w:val="TableParagraph"/>
              <w:spacing w:before="120"/>
              <w:ind w:left="-2" w:right="3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6.13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new Fig.</w:t>
            </w:r>
            <w:r w:rsidRPr="002B73A8">
              <w:rPr>
                <w:rFonts w:ascii="Times New Roman"/>
                <w:sz w:val="24"/>
              </w:rPr>
              <w:t xml:space="preserve"> 19,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6.14,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Event</w:t>
            </w:r>
            <w:r w:rsidRPr="002B73A8">
              <w:rPr>
                <w:rFonts w:ascii="Times New Roman"/>
                <w:spacing w:val="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Log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2"/>
                <w:sz w:val="24"/>
              </w:rPr>
              <w:t>SSL</w:t>
            </w:r>
            <w:r w:rsidRPr="002B73A8">
              <w:rPr>
                <w:rFonts w:ascii="Times New Roman"/>
                <w:spacing w:val="-6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setup</w:t>
            </w:r>
            <w:r w:rsidRPr="002B73A8">
              <w:rPr>
                <w:rFonts w:ascii="Times New Roman"/>
                <w:spacing w:val="28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config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>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6.19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Operational feedback;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Appendix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-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Exchange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Eric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Dahlenburg</w:t>
            </w:r>
            <w:proofErr w:type="spellEnd"/>
          </w:p>
        </w:tc>
      </w:tr>
      <w:tr w:rsidR="00393CEF" w:rsidRPr="002B73A8">
        <w:trPr>
          <w:trHeight w:hRule="exact" w:val="839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03/25/2013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24" w:line="396" w:lineRule="exact"/>
              <w:ind w:left="-2" w:right="2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Modified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6.15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event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folder,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modified</w:t>
            </w:r>
            <w:r w:rsidRPr="002B73A8">
              <w:rPr>
                <w:rFonts w:ascii="Times New Roman"/>
                <w:sz w:val="24"/>
              </w:rPr>
              <w:t xml:space="preserve"> section 6.19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</w:tbl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063C28">
          <w:footerReference w:type="default" r:id="rId10"/>
          <w:pgSz w:w="12240" w:h="15840"/>
          <w:pgMar w:top="1400" w:right="1720" w:bottom="1120" w:left="1340" w:header="0" w:footer="937" w:gutter="0"/>
          <w:pgNumType w:fmt="lowerRoman" w:start="1"/>
          <w:cols w:space="720"/>
          <w:titlePg/>
          <w:docGrid w:linePitch="299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4320"/>
        <w:gridCol w:w="2212"/>
      </w:tblGrid>
      <w:tr w:rsidR="00393CEF" w:rsidRPr="002B73A8" w:rsidTr="0056171F">
        <w:trPr>
          <w:trHeight w:hRule="exact" w:val="478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:rsidTr="0056171F">
        <w:trPr>
          <w:trHeight w:hRule="exact" w:val="3870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3/29/2013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original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highlighting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and</w:t>
            </w:r>
          </w:p>
          <w:p w:rsidR="00393CEF" w:rsidRPr="002B73A8" w:rsidRDefault="00DA3427">
            <w:pPr>
              <w:pStyle w:val="TableParagraph"/>
              <w:spacing w:before="120"/>
              <w:ind w:left="-2" w:right="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customer </w:t>
            </w:r>
            <w:r w:rsidRPr="002B73A8">
              <w:rPr>
                <w:rFonts w:ascii="Times New Roman"/>
                <w:sz w:val="24"/>
              </w:rPr>
              <w:t>feedback: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2.2 </w:t>
            </w:r>
            <w:r w:rsidRPr="002B73A8">
              <w:rPr>
                <w:rFonts w:ascii="Times New Roman"/>
                <w:spacing w:val="-1"/>
                <w:sz w:val="24"/>
              </w:rPr>
              <w:t>Web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Server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(Server </w:t>
            </w:r>
            <w:r w:rsidRPr="002B73A8">
              <w:rPr>
                <w:rFonts w:ascii="Times New Roman"/>
                <w:sz w:val="24"/>
              </w:rPr>
              <w:t>2)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reference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Exchange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</w:p>
          <w:p w:rsidR="00393CEF" w:rsidRPr="002B73A8" w:rsidRDefault="00DA3427">
            <w:pPr>
              <w:pStyle w:val="TableParagraph"/>
              <w:spacing w:before="120"/>
              <w:ind w:left="-2"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Section 3.1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Disk</w:t>
            </w:r>
            <w:r w:rsidRPr="002B73A8">
              <w:rPr>
                <w:rFonts w:ascii="Times New Roman"/>
                <w:sz w:val="24"/>
              </w:rPr>
              <w:t xml:space="preserve"> Space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and </w:t>
            </w:r>
            <w:r w:rsidRPr="002B73A8">
              <w:rPr>
                <w:rFonts w:ascii="Times New Roman"/>
                <w:spacing w:val="-1"/>
                <w:sz w:val="24"/>
              </w:rPr>
              <w:t>Devices;</w:t>
            </w:r>
            <w:r w:rsidRPr="002B73A8">
              <w:rPr>
                <w:rFonts w:ascii="Times New Roman"/>
                <w:spacing w:val="20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updated Section 5.1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reference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test </w:t>
            </w:r>
            <w:r w:rsidRPr="002B73A8">
              <w:rPr>
                <w:rFonts w:ascii="Times New Roman"/>
                <w:spacing w:val="-1"/>
                <w:sz w:val="24"/>
              </w:rPr>
              <w:t>environments</w:t>
            </w:r>
            <w:r w:rsidRPr="002B73A8">
              <w:rPr>
                <w:rFonts w:ascii="Times New Roman"/>
                <w:sz w:val="24"/>
              </w:rPr>
              <w:t xml:space="preserve"> and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pacing w:val="4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5.6,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Installation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During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Off </w:t>
            </w:r>
            <w:r w:rsidRPr="002B73A8">
              <w:rPr>
                <w:rFonts w:ascii="Times New Roman"/>
                <w:sz w:val="24"/>
              </w:rPr>
              <w:t>Peak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Hours.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Also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reordered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installation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steps SQL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proofErr w:type="spellEnd"/>
            <w:r w:rsidRPr="002B73A8">
              <w:rPr>
                <w:rFonts w:ascii="Times New Roman"/>
                <w:sz w:val="24"/>
              </w:rPr>
              <w:t xml:space="preserve"> (now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section</w:t>
            </w:r>
          </w:p>
          <w:p w:rsidR="00393CEF" w:rsidRPr="002B73A8" w:rsidRDefault="00DA3427" w:rsidP="0056171F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6.1 and</w:t>
            </w:r>
            <w:r w:rsidR="0056171F"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6.14)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and</w:t>
            </w:r>
            <w:r w:rsidRPr="002B73A8">
              <w:rPr>
                <w:rFonts w:ascii="Times New Roman"/>
                <w:sz w:val="24"/>
              </w:rPr>
              <w:t xml:space="preserve"> added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SSL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  <w:tr w:rsidR="00393CEF" w:rsidRPr="002B73A8" w:rsidTr="0056171F">
        <w:trPr>
          <w:trHeight w:hRule="exact" w:val="2331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5/13/2013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Corrected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release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referenced</w:t>
            </w:r>
            <w:r w:rsidRPr="002B73A8">
              <w:rPr>
                <w:rFonts w:ascii="Times New Roman"/>
                <w:sz w:val="24"/>
              </w:rPr>
              <w:t xml:space="preserve"> in</w:t>
            </w:r>
          </w:p>
          <w:p w:rsidR="00393CEF" w:rsidRPr="002B73A8" w:rsidRDefault="00DA3427">
            <w:pPr>
              <w:pStyle w:val="TableParagraph"/>
              <w:spacing w:before="120"/>
              <w:ind w:left="-2" w:right="1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1,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content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8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Server </w:t>
            </w:r>
            <w:r w:rsidRPr="002B73A8">
              <w:rPr>
                <w:rFonts w:ascii="Times New Roman"/>
                <w:sz w:val="24"/>
              </w:rPr>
              <w:t>2003 and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3"/>
                <w:sz w:val="24"/>
              </w:rPr>
              <w:t>IIS</w:t>
            </w:r>
            <w:r w:rsidRPr="002B73A8">
              <w:rPr>
                <w:rFonts w:ascii="Times New Roman"/>
                <w:sz w:val="24"/>
              </w:rPr>
              <w:t xml:space="preserve"> 6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setup,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Server </w:t>
            </w:r>
            <w:r w:rsidRPr="002B73A8">
              <w:rPr>
                <w:rFonts w:ascii="Times New Roman"/>
                <w:sz w:val="24"/>
              </w:rPr>
              <w:t>2008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pacing w:val="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IIS</w:t>
            </w:r>
            <w:r w:rsidRPr="002B73A8">
              <w:rPr>
                <w:rFonts w:ascii="Times New Roman"/>
                <w:sz w:val="24"/>
              </w:rPr>
              <w:t xml:space="preserve"> 7 setup,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 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2.Xinstallation,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re-organized</w:t>
            </w:r>
            <w:r w:rsidRPr="002B73A8">
              <w:rPr>
                <w:rFonts w:ascii="Times New Roman"/>
                <w:spacing w:val="-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document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content.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3339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5/24/2013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Made </w:t>
            </w:r>
            <w:r w:rsidRPr="002B73A8">
              <w:rPr>
                <w:rFonts w:ascii="Times New Roman"/>
                <w:sz w:val="24"/>
              </w:rPr>
              <w:t>the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following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corrections</w:t>
            </w:r>
          </w:p>
          <w:p w:rsidR="00393CEF" w:rsidRPr="002B73A8" w:rsidRDefault="00DA3427">
            <w:pPr>
              <w:pStyle w:val="TableParagraph"/>
              <w:spacing w:before="12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per VA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comments: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</w:p>
          <w:p w:rsidR="00393CEF" w:rsidRPr="002B73A8" w:rsidRDefault="00DA3427">
            <w:pPr>
              <w:pStyle w:val="TableParagraph"/>
              <w:ind w:left="-2" w:right="3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2.2.1 to </w:t>
            </w:r>
            <w:r w:rsidRPr="002B73A8">
              <w:rPr>
                <w:rFonts w:ascii="Times New Roman"/>
                <w:spacing w:val="-1"/>
                <w:sz w:val="24"/>
              </w:rPr>
              <w:t>specify</w:t>
            </w:r>
            <w:r w:rsidRPr="002B73A8">
              <w:rPr>
                <w:rFonts w:ascii="Times New Roman"/>
                <w:spacing w:val="-5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SQL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Server </w:t>
            </w:r>
            <w:r w:rsidRPr="002B73A8">
              <w:rPr>
                <w:rFonts w:ascii="Times New Roman"/>
                <w:sz w:val="24"/>
              </w:rPr>
              <w:t>2005,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figures</w:t>
            </w:r>
            <w:r w:rsidRPr="002B73A8">
              <w:rPr>
                <w:rFonts w:ascii="Times New Roman"/>
                <w:sz w:val="24"/>
              </w:rPr>
              <w:t xml:space="preserve"> 37,</w:t>
            </w:r>
          </w:p>
          <w:p w:rsidR="00393CEF" w:rsidRPr="002B73A8" w:rsidRDefault="00DA3427">
            <w:pPr>
              <w:pStyle w:val="TableParagraph"/>
              <w:spacing w:before="120"/>
              <w:ind w:left="-2" w:right="2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38, 39 to </w:t>
            </w:r>
            <w:r w:rsidRPr="002B73A8">
              <w:rPr>
                <w:rFonts w:ascii="Times New Roman"/>
                <w:spacing w:val="-1"/>
                <w:sz w:val="24"/>
              </w:rPr>
              <w:t>reflect</w:t>
            </w:r>
            <w:r w:rsidRPr="002B73A8">
              <w:rPr>
                <w:rFonts w:ascii="Times New Roman"/>
                <w:sz w:val="24"/>
              </w:rPr>
              <w:t xml:space="preserve"> MDWS1.2,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config</w:t>
            </w:r>
            <w:proofErr w:type="spellEnd"/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3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6.11.3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(MDWS1.2) and</w:t>
            </w:r>
          </w:p>
          <w:p w:rsidR="00393CEF" w:rsidRPr="002B73A8" w:rsidRDefault="00DA3427">
            <w:pPr>
              <w:pStyle w:val="TableParagraph"/>
              <w:spacing w:before="120"/>
              <w:ind w:left="-2" w:right="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6.12.4 </w:t>
            </w:r>
            <w:r w:rsidRPr="002B73A8">
              <w:rPr>
                <w:rFonts w:ascii="Times New Roman"/>
                <w:spacing w:val="-1"/>
                <w:sz w:val="24"/>
              </w:rPr>
              <w:t>(MDWS2.x),</w:t>
            </w:r>
            <w:r w:rsidRPr="002B73A8">
              <w:rPr>
                <w:rFonts w:ascii="Times New Roman"/>
                <w:sz w:val="24"/>
              </w:rPr>
              <w:t xml:space="preserve"> added </w:t>
            </w:r>
            <w:r w:rsidRPr="002B73A8">
              <w:rPr>
                <w:rFonts w:ascii="Times New Roman"/>
                <w:spacing w:val="-1"/>
                <w:sz w:val="24"/>
              </w:rPr>
              <w:t>execution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timeout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setting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for </w:t>
            </w:r>
            <w:r w:rsidRPr="002B73A8">
              <w:rPr>
                <w:rFonts w:ascii="Times New Roman"/>
                <w:sz w:val="24"/>
              </w:rPr>
              <w:t xml:space="preserve">the </w:t>
            </w:r>
            <w:r w:rsidRPr="002B73A8">
              <w:rPr>
                <w:rFonts w:ascii="Times New Roman"/>
                <w:spacing w:val="-1"/>
                <w:sz w:val="24"/>
              </w:rPr>
              <w:t>synchronizer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in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6.18.1, </w:t>
            </w:r>
            <w:r w:rsidRPr="002B73A8">
              <w:rPr>
                <w:rFonts w:ascii="Times New Roman"/>
                <w:spacing w:val="-1"/>
                <w:sz w:val="24"/>
              </w:rPr>
              <w:t>step</w:t>
            </w:r>
            <w:r w:rsidRPr="002B73A8">
              <w:rPr>
                <w:rFonts w:ascii="Times New Roman"/>
                <w:sz w:val="24"/>
              </w:rPr>
              <w:t xml:space="preserve"> 4.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</w:tbl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B0184F">
          <w:footerReference w:type="default" r:id="rId11"/>
          <w:pgSz w:w="12240" w:h="15840"/>
          <w:pgMar w:top="1380" w:right="1720" w:bottom="1120" w:left="1340" w:header="0" w:footer="937" w:gutter="0"/>
          <w:pgNumType w:fmt="lowerRoman" w:start="3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4590"/>
        <w:gridCol w:w="1852"/>
      </w:tblGrid>
      <w:tr w:rsidR="00393CEF" w:rsidRPr="002B73A8" w:rsidTr="0056171F">
        <w:trPr>
          <w:trHeight w:hRule="exact" w:val="478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:rsidTr="0056171F">
        <w:trPr>
          <w:trHeight w:hRule="exact" w:val="414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6/17/2013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 w:right="2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Made the </w:t>
            </w:r>
            <w:r w:rsidRPr="002B73A8">
              <w:rPr>
                <w:rFonts w:ascii="Times New Roman"/>
                <w:spacing w:val="-1"/>
                <w:sz w:val="24"/>
              </w:rPr>
              <w:t>following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corrections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VA </w:t>
            </w:r>
            <w:r w:rsidRPr="002B73A8">
              <w:rPr>
                <w:rFonts w:ascii="Times New Roman"/>
                <w:sz w:val="24"/>
              </w:rPr>
              <w:t xml:space="preserve">comments: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</w:p>
          <w:p w:rsidR="00393CEF" w:rsidRPr="002B73A8" w:rsidRDefault="00DA3427">
            <w:pPr>
              <w:pStyle w:val="TableParagraph"/>
              <w:ind w:left="-2" w:right="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2.2.1 to </w:t>
            </w:r>
            <w:r w:rsidRPr="002B73A8">
              <w:rPr>
                <w:rFonts w:ascii="Times New Roman"/>
                <w:spacing w:val="-1"/>
                <w:sz w:val="24"/>
              </w:rPr>
              <w:t>clarify</w:t>
            </w:r>
            <w:r w:rsidRPr="002B73A8">
              <w:rPr>
                <w:rFonts w:ascii="Times New Roman"/>
                <w:sz w:val="24"/>
              </w:rPr>
              <w:t xml:space="preserve"> restoring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from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a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NUMI</w:t>
            </w:r>
            <w:r w:rsidRPr="002B73A8">
              <w:rPr>
                <w:rFonts w:ascii="Times New Roman"/>
                <w:sz w:val="24"/>
              </w:rPr>
              <w:t xml:space="preserve"> backup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database </w:t>
            </w:r>
            <w:r w:rsidRPr="002B73A8">
              <w:rPr>
                <w:rFonts w:ascii="Times New Roman"/>
                <w:sz w:val="24"/>
              </w:rPr>
              <w:t>and added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replication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comments,</w:t>
            </w:r>
            <w:r w:rsidRPr="002B73A8">
              <w:rPr>
                <w:rFonts w:ascii="Times New Roman"/>
                <w:sz w:val="24"/>
              </w:rPr>
              <w:t xml:space="preserve"> updated 3.1.3</w:t>
            </w:r>
            <w:r w:rsidRPr="002B73A8">
              <w:rPr>
                <w:rFonts w:ascii="Times New Roman"/>
                <w:spacing w:val="3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CPU </w:t>
            </w:r>
            <w:r w:rsidRPr="002B73A8">
              <w:rPr>
                <w:rFonts w:ascii="Times New Roman"/>
                <w:sz w:val="24"/>
              </w:rPr>
              <w:t xml:space="preserve">capacity </w:t>
            </w:r>
            <w:r w:rsidRPr="002B73A8">
              <w:rPr>
                <w:rFonts w:ascii="Times New Roman"/>
                <w:spacing w:val="-1"/>
                <w:sz w:val="24"/>
              </w:rPr>
              <w:t>details,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3.1.4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disk </w:t>
            </w:r>
            <w:r w:rsidRPr="002B73A8">
              <w:rPr>
                <w:rFonts w:ascii="Times New Roman"/>
                <w:spacing w:val="-1"/>
                <w:sz w:val="24"/>
              </w:rPr>
              <w:t>space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details,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changed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5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clarify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restoring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from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 </w:t>
            </w:r>
            <w:r w:rsidRPr="002B73A8">
              <w:rPr>
                <w:rFonts w:ascii="Times New Roman"/>
                <w:spacing w:val="-1"/>
                <w:sz w:val="24"/>
              </w:rPr>
              <w:t>NUMI</w:t>
            </w:r>
            <w:r w:rsidRPr="002B73A8">
              <w:rPr>
                <w:rFonts w:ascii="Times New Roman"/>
                <w:sz w:val="24"/>
              </w:rPr>
              <w:t xml:space="preserve"> backup </w:t>
            </w:r>
            <w:r w:rsidRPr="002B73A8">
              <w:rPr>
                <w:rFonts w:ascii="Times New Roman"/>
                <w:spacing w:val="-1"/>
                <w:sz w:val="24"/>
              </w:rPr>
              <w:t>database,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5.1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synchronizer</w:t>
            </w:r>
            <w:r w:rsidRPr="002B73A8">
              <w:rPr>
                <w:rFonts w:ascii="Times New Roman"/>
                <w:sz w:val="24"/>
              </w:rPr>
              <w:t xml:space="preserve"> and user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account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original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item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3, 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6.7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specify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version and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recovery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mode,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6.8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Medora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information,</w:t>
            </w:r>
            <w:r w:rsidRPr="002B73A8">
              <w:rPr>
                <w:rFonts w:ascii="Times New Roman"/>
                <w:sz w:val="24"/>
              </w:rPr>
              <w:t xml:space="preserve"> 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6.19 to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add </w:t>
            </w:r>
            <w:r w:rsidRPr="002B73A8">
              <w:rPr>
                <w:rFonts w:ascii="Times New Roman"/>
                <w:spacing w:val="-1"/>
                <w:sz w:val="24"/>
              </w:rPr>
              <w:t>more</w:t>
            </w:r>
            <w:r w:rsidRPr="002B73A8">
              <w:rPr>
                <w:rFonts w:ascii="Times New Roman"/>
                <w:sz w:val="24"/>
              </w:rPr>
              <w:t xml:space="preserve"> script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information.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108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6/27/2013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 w:rsidP="0056171F">
            <w:pPr>
              <w:pStyle w:val="TableParagraph"/>
              <w:spacing w:before="115"/>
              <w:ind w:left="-2" w:right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version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z w:val="24"/>
              </w:rPr>
              <w:t xml:space="preserve"> to 14.1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changed </w:t>
            </w:r>
            <w:r w:rsidRPr="002B73A8">
              <w:rPr>
                <w:rFonts w:ascii="Times New Roman"/>
                <w:spacing w:val="-1"/>
                <w:sz w:val="24"/>
              </w:rPr>
              <w:t>sections</w:t>
            </w:r>
            <w:r w:rsidRPr="002B73A8">
              <w:rPr>
                <w:rFonts w:ascii="Times New Roman"/>
                <w:sz w:val="24"/>
              </w:rPr>
              <w:t xml:space="preserve"> 2.2.1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5. </w:t>
            </w:r>
            <w:r w:rsidR="0056171F" w:rsidRPr="002B73A8">
              <w:rPr>
                <w:rFonts w:ascii="Times New Roman"/>
                <w:sz w:val="24"/>
              </w:rPr>
              <w:t>T</w:t>
            </w:r>
            <w:r w:rsidRPr="002B73A8">
              <w:rPr>
                <w:rFonts w:ascii="Times New Roman"/>
                <w:sz w:val="24"/>
              </w:rPr>
              <w:t>o</w:t>
            </w:r>
            <w:r w:rsidR="0056171F"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include 14.0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and 14.1 database </w:t>
            </w:r>
            <w:r w:rsidRPr="002B73A8">
              <w:rPr>
                <w:rFonts w:ascii="Times New Roman"/>
                <w:spacing w:val="-1"/>
                <w:sz w:val="24"/>
              </w:rPr>
              <w:t>information.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80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7/2/2013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 w:right="9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example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directory</w:t>
            </w:r>
            <w:r w:rsidRPr="002B73A8">
              <w:rPr>
                <w:rFonts w:ascii="Times New Roman"/>
                <w:spacing w:val="3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to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remove</w:t>
            </w:r>
            <w:r w:rsidRPr="002B73A8">
              <w:rPr>
                <w:rFonts w:ascii="Times New Roman"/>
                <w:sz w:val="24"/>
              </w:rPr>
              <w:t xml:space="preserve"> 14.0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13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8/2/2013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 w:right="4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proofErr w:type="spellEnd"/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2012. 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hard </w:t>
            </w:r>
            <w:r w:rsidRPr="002B73A8">
              <w:rPr>
                <w:rFonts w:ascii="Times New Roman"/>
                <w:spacing w:val="-1"/>
                <w:sz w:val="24"/>
              </w:rPr>
              <w:t>coded</w:t>
            </w:r>
            <w:r w:rsidRPr="002B73A8">
              <w:rPr>
                <w:rFonts w:ascii="Times New Roman"/>
                <w:sz w:val="24"/>
              </w:rPr>
              <w:t xml:space="preserve"> build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name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directory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to</w:t>
            </w:r>
          </w:p>
          <w:p w:rsidR="00393CEF" w:rsidRPr="002B73A8" w:rsidRDefault="00DA3427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&lt;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install_dir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>&gt;.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216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8/20/2013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version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z w:val="24"/>
              </w:rPr>
              <w:t xml:space="preserve"> for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in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2.2.2,</w:t>
            </w:r>
            <w:r w:rsidRPr="002B73A8">
              <w:rPr>
                <w:rFonts w:ascii="Times New Roman"/>
                <w:sz w:val="24"/>
              </w:rPr>
              <w:t xml:space="preserve"> added version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pacing w:val="3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</w:t>
            </w:r>
            <w:r w:rsidRPr="002B73A8">
              <w:rPr>
                <w:rFonts w:ascii="Times New Roman"/>
                <w:sz w:val="24"/>
              </w:rPr>
              <w:t>in section 2.2.3, added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RAM</w:t>
            </w:r>
            <w:r w:rsidRPr="002B73A8">
              <w:rPr>
                <w:rFonts w:ascii="Times New Roman"/>
                <w:sz w:val="24"/>
              </w:rPr>
              <w:t xml:space="preserve"> to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3.1.3,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</w:t>
            </w:r>
            <w:r w:rsidRPr="002B73A8">
              <w:rPr>
                <w:rFonts w:ascii="Times New Roman"/>
                <w:sz w:val="24"/>
              </w:rPr>
              <w:t xml:space="preserve"> 68,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>1.2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6.11,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renamed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>2.x to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 xml:space="preserve">2.7.3.2 in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6.12,</w:t>
            </w:r>
          </w:p>
          <w:p w:rsidR="00393CEF" w:rsidRPr="002B73A8" w:rsidRDefault="00DA3427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renamed</w:t>
            </w:r>
            <w:r w:rsidRPr="002B73A8">
              <w:rPr>
                <w:rFonts w:ascii="Times New Roman"/>
                <w:sz w:val="24"/>
              </w:rPr>
              <w:t xml:space="preserve"> section 6.12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6.11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A95018" w:rsidRPr="002B73A8" w:rsidTr="0056171F">
        <w:trPr>
          <w:trHeight w:hRule="exact" w:val="11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z w:val="24"/>
              </w:rPr>
            </w:pPr>
            <w:r w:rsidRPr="002B73A8">
              <w:rPr>
                <w:rFonts w:ascii="Times New Roman"/>
                <w:sz w:val="24"/>
              </w:rPr>
              <w:t>5/11/2015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 the ver</w:t>
            </w:r>
            <w:r w:rsidR="0015523E" w:rsidRPr="002B73A8">
              <w:rPr>
                <w:rFonts w:ascii="Times New Roman"/>
                <w:spacing w:val="-1"/>
                <w:sz w:val="24"/>
              </w:rPr>
              <w:t>sion number from 14.1 to 14.2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Padma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Subbaraman</w:t>
            </w:r>
            <w:proofErr w:type="spellEnd"/>
          </w:p>
        </w:tc>
      </w:tr>
      <w:tr w:rsidR="00FE6C35" w:rsidRPr="002B73A8" w:rsidTr="0056171F">
        <w:trPr>
          <w:trHeight w:hRule="exact" w:val="11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E6C35" w:rsidRPr="00FE6C35" w:rsidRDefault="00FE6C35">
            <w:pPr>
              <w:pStyle w:val="TableParagraph"/>
              <w:spacing w:before="115"/>
              <w:ind w:left="-2"/>
              <w:rPr>
                <w:rFonts w:ascii="Times New Roman"/>
                <w:sz w:val="24"/>
                <w:highlight w:val="yellow"/>
              </w:rPr>
            </w:pPr>
            <w:r w:rsidRPr="00FE6C35">
              <w:rPr>
                <w:rFonts w:ascii="Times New Roman"/>
                <w:sz w:val="24"/>
                <w:highlight w:val="yellow"/>
              </w:rPr>
              <w:t>11/12/2015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E6C35" w:rsidRPr="00FE6C35" w:rsidRDefault="00FE6C35" w:rsidP="00FE6C35">
            <w:pPr>
              <w:pStyle w:val="TableParagraph"/>
              <w:tabs>
                <w:tab w:val="left" w:pos="2880"/>
              </w:tabs>
              <w:spacing w:before="115"/>
              <w:ind w:left="-2"/>
              <w:rPr>
                <w:rFonts w:ascii="Times New Roman"/>
                <w:spacing w:val="-1"/>
                <w:sz w:val="24"/>
                <w:highlight w:val="yellow"/>
              </w:rPr>
            </w:pPr>
            <w:r w:rsidRPr="00FE6C35">
              <w:rPr>
                <w:rFonts w:ascii="Times New Roman"/>
                <w:spacing w:val="-1"/>
                <w:sz w:val="24"/>
                <w:highlight w:val="yellow"/>
              </w:rPr>
              <w:t>Updated the version number from 14.2 to 14.3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E6C35" w:rsidRPr="00FE6C35" w:rsidRDefault="00FE6C35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  <w:highlight w:val="yellow"/>
              </w:rPr>
            </w:pPr>
            <w:r w:rsidRPr="00FE6C35">
              <w:rPr>
                <w:rFonts w:ascii="Times New Roman"/>
                <w:spacing w:val="-1"/>
                <w:sz w:val="24"/>
                <w:highlight w:val="yellow"/>
              </w:rPr>
              <w:t xml:space="preserve">Padma </w:t>
            </w:r>
            <w:proofErr w:type="spellStart"/>
            <w:r w:rsidRPr="00FE6C35">
              <w:rPr>
                <w:rFonts w:ascii="Times New Roman"/>
                <w:spacing w:val="-1"/>
                <w:sz w:val="24"/>
                <w:highlight w:val="yellow"/>
              </w:rPr>
              <w:t>Subbaraman</w:t>
            </w:r>
            <w:proofErr w:type="spellEnd"/>
          </w:p>
        </w:tc>
      </w:tr>
      <w:tr w:rsidR="00A87C41" w:rsidRPr="002B73A8" w:rsidTr="0056171F">
        <w:trPr>
          <w:trHeight w:hRule="exact" w:val="1161"/>
          <w:ins w:id="6" w:author="Subbaraman, Padma (VETS)" w:date="2016-09-12T13:49:00Z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87C41" w:rsidRPr="00FE6C35" w:rsidRDefault="00B34789">
            <w:pPr>
              <w:pStyle w:val="TableParagraph"/>
              <w:spacing w:before="115"/>
              <w:ind w:left="-2"/>
              <w:rPr>
                <w:ins w:id="7" w:author="Subbaraman, Padma (VETS)" w:date="2016-09-12T13:49:00Z"/>
                <w:rFonts w:ascii="Times New Roman"/>
                <w:sz w:val="24"/>
                <w:highlight w:val="yellow"/>
              </w:rPr>
            </w:pPr>
            <w:ins w:id="8" w:author="Subbaraman, Padma (VETS)" w:date="2016-09-12T13:49:00Z">
              <w:r>
                <w:rPr>
                  <w:rFonts w:ascii="Times New Roman"/>
                  <w:sz w:val="24"/>
                  <w:highlight w:val="yellow"/>
                </w:rPr>
                <w:lastRenderedPageBreak/>
                <w:t>09/12/20</w:t>
              </w:r>
            </w:ins>
            <w:ins w:id="9" w:author="Subbaraman, Padma (VETS)" w:date="2016-09-15T10:23:00Z">
              <w:r>
                <w:rPr>
                  <w:rFonts w:ascii="Times New Roman"/>
                  <w:sz w:val="24"/>
                  <w:highlight w:val="yellow"/>
                </w:rPr>
                <w:t>1</w:t>
              </w:r>
            </w:ins>
            <w:ins w:id="10" w:author="Subbaraman, Padma (VETS)" w:date="2016-09-12T13:49:00Z">
              <w:r w:rsidR="00A87C41">
                <w:rPr>
                  <w:rFonts w:ascii="Times New Roman"/>
                  <w:sz w:val="24"/>
                  <w:highlight w:val="yellow"/>
                </w:rPr>
                <w:t>6</w:t>
              </w:r>
            </w:ins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87C41" w:rsidRPr="00FE6C35" w:rsidRDefault="00A87C41" w:rsidP="00FE6C35">
            <w:pPr>
              <w:pStyle w:val="TableParagraph"/>
              <w:tabs>
                <w:tab w:val="left" w:pos="2880"/>
              </w:tabs>
              <w:spacing w:before="115"/>
              <w:ind w:left="-2"/>
              <w:rPr>
                <w:ins w:id="11" w:author="Subbaraman, Padma (VETS)" w:date="2016-09-12T13:49:00Z"/>
                <w:rFonts w:ascii="Times New Roman"/>
                <w:spacing w:val="-1"/>
                <w:sz w:val="24"/>
                <w:highlight w:val="yellow"/>
              </w:rPr>
            </w:pPr>
            <w:ins w:id="12" w:author="Subbaraman, Padma (VETS)" w:date="2016-09-12T13:49:00Z">
              <w:r>
                <w:rPr>
                  <w:rFonts w:ascii="Times New Roman"/>
                  <w:spacing w:val="-1"/>
                  <w:sz w:val="24"/>
                  <w:highlight w:val="yellow"/>
                </w:rPr>
                <w:t>Updatin</w:t>
              </w:r>
              <w:r w:rsidR="00B34789">
                <w:rPr>
                  <w:rFonts w:ascii="Times New Roman"/>
                  <w:spacing w:val="-1"/>
                  <w:sz w:val="24"/>
                  <w:highlight w:val="yellow"/>
                </w:rPr>
                <w:t xml:space="preserve">g document for NUMI 14.4 </w:t>
              </w:r>
            </w:ins>
            <w:ins w:id="13" w:author="Subbaraman, Padma (VETS)" w:date="2016-09-15T10:25:00Z">
              <w:r w:rsidR="00B34789">
                <w:rPr>
                  <w:rFonts w:ascii="Times New Roman"/>
                  <w:spacing w:val="-1"/>
                  <w:sz w:val="24"/>
                  <w:highlight w:val="yellow"/>
                </w:rPr>
                <w:t>and</w:t>
              </w:r>
            </w:ins>
            <w:ins w:id="14" w:author="Subbaraman, Padma (VETS)" w:date="2016-09-15T10:23:00Z">
              <w:r w:rsidR="00B34789">
                <w:rPr>
                  <w:rFonts w:ascii="Times New Roman"/>
                  <w:spacing w:val="-1"/>
                  <w:sz w:val="24"/>
                  <w:highlight w:val="yellow"/>
                </w:rPr>
                <w:t xml:space="preserve"> .NET version</w:t>
              </w:r>
            </w:ins>
            <w:ins w:id="15" w:author="Subbaraman, Padma (VETS)" w:date="2016-09-15T10:25:00Z">
              <w:r w:rsidR="00B34789">
                <w:rPr>
                  <w:rFonts w:ascii="Times New Roman"/>
                  <w:spacing w:val="-1"/>
                  <w:sz w:val="24"/>
                  <w:highlight w:val="yellow"/>
                </w:rPr>
                <w:t>. Made the Windows version generic</w:t>
              </w:r>
            </w:ins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87C41" w:rsidRPr="00FE6C35" w:rsidRDefault="00A87C41">
            <w:pPr>
              <w:pStyle w:val="TableParagraph"/>
              <w:spacing w:before="115"/>
              <w:ind w:left="-2"/>
              <w:rPr>
                <w:ins w:id="16" w:author="Subbaraman, Padma (VETS)" w:date="2016-09-12T13:49:00Z"/>
                <w:rFonts w:ascii="Times New Roman"/>
                <w:spacing w:val="-1"/>
                <w:sz w:val="24"/>
                <w:highlight w:val="yellow"/>
              </w:rPr>
            </w:pPr>
            <w:ins w:id="17" w:author="Subbaraman, Padma (VETS)" w:date="2016-09-12T13:49:00Z">
              <w:r>
                <w:rPr>
                  <w:rFonts w:ascii="Times New Roman"/>
                  <w:spacing w:val="-1"/>
                  <w:sz w:val="24"/>
                  <w:highlight w:val="yellow"/>
                </w:rPr>
                <w:t xml:space="preserve">Padma </w:t>
              </w:r>
              <w:proofErr w:type="spellStart"/>
              <w:r>
                <w:rPr>
                  <w:rFonts w:ascii="Times New Roman"/>
                  <w:spacing w:val="-1"/>
                  <w:sz w:val="24"/>
                  <w:highlight w:val="yellow"/>
                </w:rPr>
                <w:t>Subbaraman</w:t>
              </w:r>
              <w:proofErr w:type="spellEnd"/>
            </w:ins>
          </w:p>
        </w:tc>
      </w:tr>
    </w:tbl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3E4F14">
          <w:pgSz w:w="12240" w:h="15840"/>
          <w:pgMar w:top="1380" w:right="1720" w:bottom="1120" w:left="1340" w:header="0" w:footer="937" w:gutter="0"/>
          <w:pgNumType w:fmt="lowerRoman"/>
          <w:cols w:space="720"/>
        </w:sectPr>
      </w:pPr>
    </w:p>
    <w:p w:rsidR="00393CEF" w:rsidRPr="002B73A8" w:rsidRDefault="00DA3427">
      <w:pPr>
        <w:spacing w:before="39"/>
        <w:ind w:left="2508" w:right="2489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lastRenderedPageBreak/>
        <w:t>Table</w:t>
      </w:r>
      <w:r w:rsidRPr="002B73A8">
        <w:rPr>
          <w:rFonts w:ascii="Arial"/>
          <w:b/>
          <w:spacing w:val="-12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11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Contents</w:t>
      </w:r>
    </w:p>
    <w:p w:rsidR="00393CEF" w:rsidRPr="002B73A8" w:rsidRDefault="00D85DC2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19"/>
        <w:rPr>
          <w:b w:val="0"/>
          <w:bCs w:val="0"/>
        </w:rPr>
      </w:pPr>
      <w:hyperlink w:anchor="_bookmark0" w:history="1">
        <w:bookmarkStart w:id="18" w:name="_Ref420411223"/>
        <w:r w:rsidR="00DA3427" w:rsidRPr="002B73A8">
          <w:rPr>
            <w:spacing w:val="-1"/>
          </w:rPr>
          <w:t>Introduction</w:t>
        </w:r>
        <w:r w:rsidR="00DA3427" w:rsidRPr="002B73A8">
          <w:rPr>
            <w:spacing w:val="-1"/>
          </w:rPr>
          <w:tab/>
        </w:r>
        <w:r w:rsidR="00DA3427" w:rsidRPr="002B73A8">
          <w:t>1</w:t>
        </w:r>
        <w:bookmarkEnd w:id="18"/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" w:history="1">
        <w:r w:rsidR="00DA3427" w:rsidRPr="002B73A8">
          <w:rPr>
            <w:rFonts w:ascii="Arial"/>
            <w:spacing w:val="-1"/>
          </w:rPr>
          <w:t>Purpose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" w:history="1">
        <w:r w:rsidR="00DA3427" w:rsidRPr="002B73A8">
          <w:rPr>
            <w:rFonts w:ascii="Arial"/>
            <w:spacing w:val="-1"/>
          </w:rPr>
          <w:t>Scope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" w:history="1">
        <w:r w:rsidR="00DA3427" w:rsidRPr="002B73A8">
          <w:rPr>
            <w:rFonts w:ascii="Arial"/>
            <w:spacing w:val="-1"/>
          </w:rPr>
          <w:t>Target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Audience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D85DC2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21"/>
        <w:ind w:hanging="540"/>
        <w:rPr>
          <w:b w:val="0"/>
          <w:bCs w:val="0"/>
        </w:rPr>
      </w:pPr>
      <w:hyperlink w:anchor="_bookmark4" w:history="1">
        <w:r w:rsidR="00DA3427" w:rsidRPr="002B73A8">
          <w:rPr>
            <w:spacing w:val="-1"/>
          </w:rPr>
          <w:t>Deployment Overview</w:t>
        </w:r>
        <w:r w:rsidR="00DA3427" w:rsidRPr="002B73A8">
          <w:rPr>
            <w:spacing w:val="-1"/>
          </w:rPr>
          <w:tab/>
        </w:r>
        <w:r w:rsidR="00DA3427" w:rsidRPr="002B73A8">
          <w:t>1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jc w:val="center"/>
        <w:rPr>
          <w:rFonts w:ascii="Arial" w:eastAsia="Arial" w:hAnsi="Arial" w:cs="Arial"/>
          <w:b w:val="0"/>
          <w:bCs w:val="0"/>
        </w:rPr>
      </w:pPr>
      <w:hyperlink w:anchor="_bookmark5" w:history="1">
        <w:r w:rsidR="00DA3427" w:rsidRPr="002B73A8">
          <w:rPr>
            <w:rFonts w:ascii="Arial"/>
            <w:spacing w:val="-1"/>
          </w:rPr>
          <w:t>National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Deployment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Request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6" w:history="1">
        <w:r w:rsidR="00DA3427" w:rsidRPr="002B73A8">
          <w:rPr>
            <w:rFonts w:ascii="Arial"/>
            <w:spacing w:val="-1"/>
          </w:rPr>
          <w:t>Installing NUMI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on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the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7" w:history="1">
        <w:r w:rsidR="00DA3427" w:rsidRPr="002B73A8">
          <w:rPr>
            <w:rFonts w:ascii="Arial"/>
            <w:spacing w:val="-1"/>
          </w:rPr>
          <w:t>Database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8" w:history="1">
        <w:r w:rsidR="00DA3427" w:rsidRPr="002B73A8">
          <w:rPr>
            <w:rFonts w:ascii="Arial"/>
            <w:spacing w:val="-1"/>
          </w:rPr>
          <w:t>Web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2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9" w:history="1">
        <w:r w:rsidR="00DA3427" w:rsidRPr="002B73A8">
          <w:rPr>
            <w:rFonts w:ascii="Arial"/>
            <w:spacing w:val="-1"/>
          </w:rPr>
          <w:t>Application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2</w:t>
        </w:r>
      </w:hyperlink>
    </w:p>
    <w:p w:rsidR="00393CEF" w:rsidRPr="002B73A8" w:rsidRDefault="00D85DC2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21"/>
        <w:ind w:hanging="540"/>
        <w:rPr>
          <w:b w:val="0"/>
          <w:bCs w:val="0"/>
        </w:rPr>
      </w:pPr>
      <w:hyperlink w:anchor="_bookmark10" w:history="1">
        <w:r w:rsidR="00DA3427" w:rsidRPr="002B73A8">
          <w:rPr>
            <w:spacing w:val="-1"/>
          </w:rPr>
          <w:t>Pre-Installation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>Instructions and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>Preparation</w:t>
        </w:r>
        <w:r w:rsidR="00DA3427" w:rsidRPr="002B73A8">
          <w:rPr>
            <w:spacing w:val="-1"/>
          </w:rPr>
          <w:tab/>
        </w:r>
        <w:r w:rsidR="00DA3427" w:rsidRPr="002B73A8">
          <w:t>3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jc w:val="center"/>
        <w:rPr>
          <w:rFonts w:ascii="Arial" w:eastAsia="Arial" w:hAnsi="Arial" w:cs="Arial"/>
          <w:b w:val="0"/>
          <w:bCs w:val="0"/>
        </w:rPr>
      </w:pPr>
      <w:hyperlink w:anchor="_bookmark11" w:history="1">
        <w:r w:rsidR="00DA3427" w:rsidRPr="002B73A8">
          <w:rPr>
            <w:rFonts w:ascii="Arial"/>
            <w:spacing w:val="-1"/>
          </w:rPr>
          <w:t>Installation</w:t>
        </w:r>
        <w:r w:rsidR="00DA3427" w:rsidRPr="002B73A8">
          <w:rPr>
            <w:rFonts w:ascii="Arial"/>
            <w:spacing w:val="-17"/>
          </w:rPr>
          <w:t xml:space="preserve"> </w:t>
        </w:r>
        <w:r w:rsidR="00DA3427" w:rsidRPr="002B73A8">
          <w:rPr>
            <w:rFonts w:ascii="Arial"/>
          </w:rPr>
          <w:t>Process</w:t>
        </w:r>
        <w:r w:rsidR="00DA3427" w:rsidRPr="002B73A8">
          <w:rPr>
            <w:rFonts w:ascii="Arial"/>
            <w:spacing w:val="-12"/>
          </w:rPr>
          <w:t xml:space="preserve"> </w:t>
        </w:r>
        <w:r w:rsidR="00DA3427" w:rsidRPr="002B73A8">
          <w:rPr>
            <w:rFonts w:ascii="Arial"/>
          </w:rPr>
          <w:t>Requirements</w:t>
        </w:r>
        <w:r w:rsidR="00DA3427" w:rsidRPr="002B73A8">
          <w:rPr>
            <w:rFonts w:ascii="Arial"/>
          </w:rPr>
          <w:tab/>
          <w:t>3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2" w:history="1">
        <w:r w:rsidR="00DA3427" w:rsidRPr="002B73A8">
          <w:rPr>
            <w:rFonts w:ascii="Arial"/>
            <w:spacing w:val="-1"/>
          </w:rPr>
          <w:t>Minimum Software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Version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3" w:history="1">
        <w:r w:rsidR="00DA3427" w:rsidRPr="002B73A8">
          <w:rPr>
            <w:rFonts w:ascii="Arial"/>
            <w:spacing w:val="-1"/>
          </w:rPr>
          <w:t>Resources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Required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4" w:history="1">
        <w:r w:rsidR="00DA3427" w:rsidRPr="002B73A8">
          <w:rPr>
            <w:rFonts w:ascii="Arial"/>
            <w:spacing w:val="-1"/>
          </w:rPr>
          <w:t>CPU</w:t>
        </w:r>
        <w:r w:rsidR="00DA3427" w:rsidRPr="002B73A8">
          <w:rPr>
            <w:rFonts w:ascii="Arial"/>
          </w:rPr>
          <w:t xml:space="preserve"> Capacity</w:t>
        </w:r>
        <w:r w:rsidR="00DA3427" w:rsidRPr="002B73A8">
          <w:rPr>
            <w:rFonts w:ascii="Arial"/>
          </w:rPr>
          <w:tab/>
          <w:t>3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5" w:history="1">
        <w:r w:rsidR="00DA3427" w:rsidRPr="002B73A8">
          <w:rPr>
            <w:rFonts w:ascii="Arial"/>
            <w:spacing w:val="-1"/>
          </w:rPr>
          <w:t>Disk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Space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6" w:history="1">
        <w:r w:rsidR="00DA3427" w:rsidRPr="002B73A8">
          <w:rPr>
            <w:rFonts w:ascii="Arial"/>
            <w:spacing w:val="-2"/>
          </w:rPr>
          <w:t>Devices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(Servers,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etc.)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7" w:history="1">
        <w:proofErr w:type="spellStart"/>
        <w:r w:rsidR="00DA3427" w:rsidRPr="002B73A8">
          <w:rPr>
            <w:rFonts w:ascii="Arial"/>
          </w:rPr>
          <w:t>VistA</w:t>
        </w:r>
        <w:proofErr w:type="spellEnd"/>
        <w:r w:rsidR="00DA3427" w:rsidRPr="002B73A8">
          <w:rPr>
            <w:rFonts w:ascii="Arial"/>
            <w:spacing w:val="-8"/>
          </w:rPr>
          <w:t xml:space="preserve"> </w:t>
        </w:r>
        <w:r w:rsidR="00DA3427" w:rsidRPr="002B73A8">
          <w:rPr>
            <w:rFonts w:ascii="Arial"/>
            <w:spacing w:val="-1"/>
          </w:rPr>
          <w:t>Rights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Needed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2"/>
          </w:rPr>
          <w:t>for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NUMI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Users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0" w:history="1">
        <w:r w:rsidR="00DA3427" w:rsidRPr="002B73A8">
          <w:rPr>
            <w:rFonts w:ascii="Arial"/>
            <w:spacing w:val="-1"/>
          </w:rPr>
          <w:t>Install</w:t>
        </w:r>
        <w:r w:rsidR="00DA3427" w:rsidRPr="002B73A8">
          <w:rPr>
            <w:rFonts w:ascii="Arial"/>
            <w:spacing w:val="-9"/>
          </w:rPr>
          <w:t xml:space="preserve"> </w:t>
        </w:r>
        <w:r w:rsidR="00DA3427" w:rsidRPr="002B73A8">
          <w:rPr>
            <w:rFonts w:ascii="Arial"/>
          </w:rPr>
          <w:t>Software</w:t>
        </w:r>
        <w:r w:rsidR="00DA3427" w:rsidRPr="002B73A8">
          <w:rPr>
            <w:rFonts w:ascii="Arial"/>
            <w:spacing w:val="-13"/>
          </w:rPr>
          <w:t xml:space="preserve"> </w:t>
        </w:r>
        <w:r w:rsidR="00DA3427" w:rsidRPr="002B73A8">
          <w:rPr>
            <w:rFonts w:ascii="Arial"/>
          </w:rPr>
          <w:t>in</w:t>
        </w:r>
        <w:r w:rsidR="00DA3427" w:rsidRPr="002B73A8">
          <w:rPr>
            <w:rFonts w:ascii="Arial"/>
            <w:spacing w:val="-4"/>
          </w:rPr>
          <w:t xml:space="preserve"> </w:t>
        </w:r>
        <w:r w:rsidR="00DA3427" w:rsidRPr="002B73A8">
          <w:rPr>
            <w:rFonts w:ascii="Arial"/>
          </w:rPr>
          <w:t>Test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Environments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1" w:history="1">
        <w:r w:rsidR="00DA3427" w:rsidRPr="002B73A8">
          <w:rPr>
            <w:rFonts w:ascii="Arial"/>
            <w:spacing w:val="-1"/>
          </w:rPr>
          <w:t>Generate</w:t>
        </w:r>
        <w:r w:rsidR="00DA3427" w:rsidRPr="002B73A8">
          <w:rPr>
            <w:rFonts w:ascii="Arial"/>
            <w:spacing w:val="-15"/>
          </w:rPr>
          <w:t xml:space="preserve"> </w:t>
        </w:r>
        <w:r w:rsidR="00DA3427" w:rsidRPr="002B73A8">
          <w:rPr>
            <w:rFonts w:ascii="Arial"/>
          </w:rPr>
          <w:t>Pre-Installation</w:t>
        </w:r>
        <w:r w:rsidR="00DA3427" w:rsidRPr="002B73A8">
          <w:rPr>
            <w:rFonts w:ascii="Arial"/>
            <w:spacing w:val="-22"/>
          </w:rPr>
          <w:t xml:space="preserve"> </w:t>
        </w:r>
        <w:r w:rsidR="00DA3427" w:rsidRPr="002B73A8">
          <w:rPr>
            <w:rFonts w:ascii="Arial"/>
          </w:rPr>
          <w:t>Reports</w:t>
        </w:r>
        <w:r w:rsidR="00DA3427" w:rsidRPr="002B73A8">
          <w:rPr>
            <w:rFonts w:ascii="Arial"/>
          </w:rPr>
          <w:tab/>
          <w:t>4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2" w:history="1">
        <w:r w:rsidR="00DA3427" w:rsidRPr="002B73A8">
          <w:rPr>
            <w:rFonts w:ascii="Arial"/>
            <w:spacing w:val="-1"/>
          </w:rPr>
          <w:t>Coordinate</w:t>
        </w:r>
        <w:r w:rsidR="00DA3427" w:rsidRPr="002B73A8">
          <w:rPr>
            <w:rFonts w:ascii="Arial"/>
            <w:spacing w:val="-17"/>
          </w:rPr>
          <w:t xml:space="preserve"> </w:t>
        </w:r>
        <w:r w:rsidR="00DA3427" w:rsidRPr="002B73A8">
          <w:rPr>
            <w:rFonts w:ascii="Arial"/>
            <w:spacing w:val="-1"/>
          </w:rPr>
          <w:t>Installation</w:t>
        </w:r>
        <w:r w:rsidR="00DA3427" w:rsidRPr="002B73A8">
          <w:rPr>
            <w:rFonts w:ascii="Arial"/>
            <w:spacing w:val="-22"/>
          </w:rPr>
          <w:t xml:space="preserve"> </w:t>
        </w:r>
        <w:r w:rsidR="00DA3427" w:rsidRPr="002B73A8">
          <w:rPr>
            <w:rFonts w:ascii="Arial"/>
            <w:spacing w:val="2"/>
          </w:rPr>
          <w:t>with</w:t>
        </w:r>
        <w:r w:rsidR="00DA3427" w:rsidRPr="002B73A8">
          <w:rPr>
            <w:rFonts w:ascii="Arial"/>
            <w:spacing w:val="-6"/>
          </w:rPr>
          <w:t xml:space="preserve"> </w:t>
        </w:r>
        <w:r w:rsidR="00DA3427" w:rsidRPr="002B73A8">
          <w:rPr>
            <w:rFonts w:ascii="Arial"/>
            <w:spacing w:val="-1"/>
          </w:rPr>
          <w:t>Other</w:t>
        </w:r>
        <w:r w:rsidR="00DA3427" w:rsidRPr="002B73A8">
          <w:rPr>
            <w:rFonts w:ascii="Arial"/>
            <w:spacing w:val="-8"/>
          </w:rPr>
          <w:t xml:space="preserve"> </w:t>
        </w:r>
        <w:r w:rsidR="00DA3427" w:rsidRPr="002B73A8">
          <w:rPr>
            <w:rFonts w:ascii="Arial"/>
            <w:spacing w:val="-1"/>
          </w:rPr>
          <w:t>Teams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D85DC2" w:rsidP="00EB2C1E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/>
          <w:spacing w:val="-1"/>
        </w:rPr>
      </w:pPr>
      <w:hyperlink w:anchor="_bookmark23" w:history="1">
        <w:r w:rsidR="00DA3427" w:rsidRPr="002B73A8">
          <w:rPr>
            <w:rFonts w:ascii="Arial"/>
            <w:spacing w:val="-1"/>
          </w:rPr>
          <w:t>Install Sequence Information for Multiple Patches</w:t>
        </w:r>
        <w:r w:rsidR="00DA3427" w:rsidRPr="002B73A8">
          <w:rPr>
            <w:rFonts w:ascii="Arial"/>
            <w:spacing w:val="-1"/>
          </w:rPr>
          <w:tab/>
          <w:t>4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4" w:history="1">
        <w:r w:rsidR="00DA3427" w:rsidRPr="002B73A8">
          <w:rPr>
            <w:rFonts w:ascii="Arial"/>
            <w:spacing w:val="-1"/>
          </w:rPr>
          <w:t>Logoff</w:t>
        </w:r>
        <w:r w:rsidR="00DA3427" w:rsidRPr="002B73A8">
          <w:rPr>
            <w:rFonts w:ascii="Arial"/>
            <w:spacing w:val="-9"/>
          </w:rPr>
          <w:t xml:space="preserve"> </w:t>
        </w:r>
        <w:proofErr w:type="gramStart"/>
        <w:r w:rsidR="00DA3427" w:rsidRPr="002B73A8">
          <w:rPr>
            <w:rFonts w:ascii="Arial"/>
            <w:spacing w:val="-1"/>
          </w:rPr>
          <w:t>During</w:t>
        </w:r>
        <w:proofErr w:type="gramEnd"/>
        <w:r w:rsidR="00DA3427" w:rsidRPr="002B73A8">
          <w:rPr>
            <w:rFonts w:ascii="Arial"/>
            <w:spacing w:val="-11"/>
          </w:rPr>
          <w:t xml:space="preserve"> </w:t>
        </w:r>
        <w:r w:rsidR="00DA3427" w:rsidRPr="002B73A8">
          <w:rPr>
            <w:rFonts w:ascii="Arial"/>
          </w:rPr>
          <w:t>Installation</w:t>
        </w:r>
        <w:r w:rsidR="00DA3427" w:rsidRPr="002B73A8">
          <w:rPr>
            <w:rFonts w:ascii="Arial"/>
          </w:rPr>
          <w:tab/>
          <w:t>4</w:t>
        </w:r>
      </w:hyperlink>
    </w:p>
    <w:p w:rsidR="00393CEF" w:rsidRPr="002B73A8" w:rsidRDefault="00D85DC2" w:rsidP="00EB2C1E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/>
          <w:spacing w:val="-1"/>
        </w:rPr>
      </w:pPr>
      <w:hyperlink w:anchor="_bookmark25" w:history="1">
        <w:r w:rsidR="00DA3427" w:rsidRPr="002B73A8">
          <w:rPr>
            <w:rFonts w:ascii="Arial"/>
            <w:spacing w:val="-1"/>
          </w:rPr>
          <w:t>Average Amount of Time Required to Complete the Installation</w:t>
        </w:r>
        <w:r w:rsidR="00DA3427" w:rsidRPr="002B73A8">
          <w:rPr>
            <w:rFonts w:ascii="Arial"/>
            <w:spacing w:val="-1"/>
          </w:rPr>
          <w:tab/>
          <w:t>4</w:t>
        </w:r>
      </w:hyperlink>
    </w:p>
    <w:p w:rsidR="00393CEF" w:rsidRPr="002B73A8" w:rsidRDefault="00D85DC2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21"/>
        <w:ind w:hanging="540"/>
        <w:rPr>
          <w:b w:val="0"/>
          <w:bCs w:val="0"/>
        </w:rPr>
      </w:pPr>
      <w:hyperlink w:anchor="_bookmark26" w:history="1">
        <w:r w:rsidR="00DA3427" w:rsidRPr="002B73A8">
          <w:rPr>
            <w:spacing w:val="-1"/>
          </w:rPr>
          <w:t>Database Information</w:t>
        </w:r>
        <w:r w:rsidR="00DA3427" w:rsidRPr="002B73A8">
          <w:rPr>
            <w:spacing w:val="-1"/>
          </w:rPr>
          <w:tab/>
        </w:r>
        <w:r w:rsidR="00DA3427" w:rsidRPr="002B73A8">
          <w:t>5</w:t>
        </w:r>
      </w:hyperlink>
    </w:p>
    <w:p w:rsidR="00393CEF" w:rsidRPr="002B73A8" w:rsidRDefault="00D85DC2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19"/>
        <w:ind w:hanging="540"/>
        <w:rPr>
          <w:b w:val="0"/>
          <w:bCs w:val="0"/>
        </w:rPr>
      </w:pPr>
      <w:hyperlink w:anchor="_bookmark27" w:history="1">
        <w:r w:rsidR="00DA3427" w:rsidRPr="002B73A8">
          <w:rPr>
            <w:spacing w:val="-1"/>
            <w:position w:val="1"/>
          </w:rPr>
          <w:t>Instructions for</w:t>
        </w:r>
        <w:r w:rsidR="00DA3427" w:rsidRPr="002B73A8">
          <w:rPr>
            <w:spacing w:val="-2"/>
            <w:position w:val="1"/>
          </w:rPr>
          <w:t xml:space="preserve"> </w:t>
        </w:r>
        <w:r w:rsidR="00DA3427" w:rsidRPr="002B73A8">
          <w:rPr>
            <w:spacing w:val="-1"/>
            <w:position w:val="1"/>
          </w:rPr>
          <w:t>Installing Database</w:t>
        </w:r>
        <w:r w:rsidR="00DA3427" w:rsidRPr="002B73A8">
          <w:rPr>
            <w:spacing w:val="-2"/>
            <w:position w:val="1"/>
          </w:rPr>
          <w:t xml:space="preserve"> </w:t>
        </w:r>
        <w:r w:rsidR="00DA3427" w:rsidRPr="002B73A8">
          <w:rPr>
            <w:spacing w:val="-1"/>
          </w:rPr>
          <w:t>Components</w:t>
        </w:r>
        <w:r w:rsidR="00DA3427" w:rsidRPr="002B73A8">
          <w:rPr>
            <w:spacing w:val="-1"/>
            <w:position w:val="1"/>
          </w:rPr>
          <w:tab/>
        </w:r>
        <w:r w:rsidR="00DA3427" w:rsidRPr="002B73A8">
          <w:rPr>
            <w:position w:val="1"/>
          </w:rPr>
          <w:t>5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8" w:history="1">
        <w:r w:rsidR="00DA3427" w:rsidRPr="002B73A8">
          <w:rPr>
            <w:rFonts w:ascii="Arial"/>
            <w:spacing w:val="-1"/>
          </w:rPr>
          <w:t>Database</w:t>
        </w:r>
        <w:r w:rsidR="00DA3427" w:rsidRPr="002B73A8">
          <w:rPr>
            <w:rFonts w:ascii="Arial"/>
            <w:spacing w:val="-15"/>
          </w:rPr>
          <w:t xml:space="preserve"> </w:t>
        </w:r>
        <w:r w:rsidR="00DA3427" w:rsidRPr="002B73A8">
          <w:rPr>
            <w:rFonts w:ascii="Arial"/>
          </w:rPr>
          <w:t>Installation</w:t>
        </w:r>
        <w:r w:rsidR="00DA3427" w:rsidRPr="002B73A8">
          <w:rPr>
            <w:rFonts w:ascii="Arial"/>
            <w:spacing w:val="-18"/>
          </w:rPr>
          <w:t xml:space="preserve"> </w:t>
        </w:r>
        <w:r w:rsidR="00DA3427" w:rsidRPr="002B73A8">
          <w:rPr>
            <w:rFonts w:ascii="Arial"/>
          </w:rPr>
          <w:t>/</w:t>
        </w:r>
        <w:r w:rsidR="00DA3427" w:rsidRPr="002B73A8">
          <w:rPr>
            <w:rFonts w:ascii="Arial"/>
            <w:spacing w:val="-1"/>
          </w:rPr>
          <w:t xml:space="preserve"> </w:t>
        </w:r>
        <w:r w:rsidR="00DA3427" w:rsidRPr="002B73A8">
          <w:rPr>
            <w:rFonts w:ascii="Arial"/>
          </w:rPr>
          <w:t>Restoration</w:t>
        </w:r>
        <w:r w:rsidR="00DA3427" w:rsidRPr="002B73A8">
          <w:rPr>
            <w:rFonts w:ascii="Arial"/>
            <w:spacing w:val="-18"/>
          </w:rPr>
          <w:t xml:space="preserve"> </w:t>
        </w:r>
        <w:r w:rsidR="00DA3427" w:rsidRPr="002B73A8">
          <w:rPr>
            <w:rFonts w:ascii="Arial"/>
            <w:spacing w:val="-1"/>
          </w:rPr>
          <w:t>Procedures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5</w:t>
        </w:r>
      </w:hyperlink>
    </w:p>
    <w:p w:rsidR="00393CEF" w:rsidRPr="002B73A8" w:rsidRDefault="00D85DC2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21"/>
        <w:ind w:hanging="540"/>
        <w:rPr>
          <w:b w:val="0"/>
          <w:bCs w:val="0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 w:rsidR="00DA3427" w:rsidRPr="002B73A8">
        <w:rPr>
          <w:spacing w:val="-1"/>
        </w:rPr>
        <w:t>Installation</w:t>
      </w:r>
      <w:r w:rsidR="00DA3427" w:rsidRPr="002B73A8">
        <w:rPr>
          <w:spacing w:val="-3"/>
        </w:rPr>
        <w:t xml:space="preserve"> </w:t>
      </w:r>
      <w:r w:rsidR="00DA3427" w:rsidRPr="002B73A8">
        <w:rPr>
          <w:spacing w:val="-1"/>
        </w:rPr>
        <w:t xml:space="preserve">Procedure </w:t>
      </w:r>
      <w:r w:rsidR="00DA3427" w:rsidRPr="002B73A8">
        <w:t>for</w:t>
      </w:r>
      <w:r w:rsidR="00DA3427" w:rsidRPr="002B73A8">
        <w:rPr>
          <w:spacing w:val="-1"/>
        </w:rPr>
        <w:t xml:space="preserve"> Server</w:t>
      </w:r>
      <w:del w:id="19" w:author="Subbaraman, Padma (VETS)" w:date="2016-09-20T09:44:00Z">
        <w:r w:rsidR="00DA3427" w:rsidRPr="002B73A8" w:rsidDel="00100A34">
          <w:rPr>
            <w:spacing w:val="-1"/>
          </w:rPr>
          <w:delText xml:space="preserve"> 2008 </w:delText>
        </w:r>
        <w:r w:rsidR="00DA3427" w:rsidRPr="002B73A8" w:rsidDel="00100A34">
          <w:rPr>
            <w:spacing w:val="1"/>
          </w:rPr>
          <w:delText>R2</w:delText>
        </w:r>
      </w:del>
      <w:r w:rsidR="00DA3427" w:rsidRPr="002B73A8">
        <w:rPr>
          <w:spacing w:val="1"/>
        </w:rPr>
        <w:tab/>
      </w:r>
      <w:r w:rsidR="00DA3427" w:rsidRPr="002B73A8">
        <w:t>6</w:t>
      </w:r>
      <w:r>
        <w:fldChar w:fldCharType="end"/>
      </w:r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ind w:left="1000" w:hanging="520"/>
        <w:jc w:val="center"/>
        <w:rPr>
          <w:rFonts w:ascii="Arial" w:eastAsia="Arial" w:hAnsi="Arial" w:cs="Arial"/>
          <w:b w:val="0"/>
          <w:bCs w:val="0"/>
        </w:rPr>
      </w:pPr>
      <w:hyperlink w:anchor="_bookmark30" w:history="1">
        <w:r w:rsidR="00DA3427" w:rsidRPr="002B73A8">
          <w:rPr>
            <w:rFonts w:ascii="Arial"/>
            <w:spacing w:val="-1"/>
          </w:rPr>
          <w:t>Patch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the</w:t>
        </w:r>
        <w:r w:rsidR="00DA3427" w:rsidRPr="002B73A8">
          <w:rPr>
            <w:rFonts w:ascii="Arial"/>
            <w:spacing w:val="-3"/>
          </w:rPr>
          <w:t xml:space="preserve"> </w:t>
        </w:r>
        <w:r w:rsidR="00DA3427" w:rsidRPr="002B73A8">
          <w:rPr>
            <w:rFonts w:ascii="Arial"/>
            <w:spacing w:val="-1"/>
          </w:rPr>
          <w:t>OS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6</w:t>
        </w:r>
      </w:hyperlink>
    </w:p>
    <w:p w:rsidR="00393CEF" w:rsidRPr="002B73A8" w:rsidRDefault="00D85DC2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r>
        <w:fldChar w:fldCharType="begin"/>
      </w:r>
      <w:r>
        <w:instrText xml:space="preserve"> HYPERLINK \l "_bookmark31" </w:instrText>
      </w:r>
      <w:r>
        <w:fldChar w:fldCharType="separate"/>
      </w:r>
      <w:r w:rsidR="00DA3427" w:rsidRPr="002B73A8">
        <w:rPr>
          <w:rFonts w:ascii="Arial"/>
          <w:spacing w:val="-1"/>
        </w:rPr>
        <w:t>SQL</w:t>
      </w:r>
      <w:r w:rsidR="00DA3427" w:rsidRPr="002B73A8">
        <w:rPr>
          <w:rFonts w:ascii="Arial"/>
          <w:spacing w:val="-7"/>
        </w:rPr>
        <w:t xml:space="preserve"> </w:t>
      </w:r>
      <w:r w:rsidR="00DA3427" w:rsidRPr="002B73A8">
        <w:rPr>
          <w:rFonts w:ascii="Arial"/>
          <w:spacing w:val="-1"/>
        </w:rPr>
        <w:t>Server</w:t>
      </w:r>
      <w:r w:rsidR="00DA3427" w:rsidRPr="002B73A8">
        <w:rPr>
          <w:rFonts w:ascii="Arial"/>
          <w:spacing w:val="-9"/>
        </w:rPr>
        <w:t xml:space="preserve"> </w:t>
      </w:r>
      <w:r w:rsidR="00DA3427" w:rsidRPr="002B73A8">
        <w:rPr>
          <w:rFonts w:ascii="Arial"/>
        </w:rPr>
        <w:t>Setup</w:t>
      </w:r>
      <w:r w:rsidR="00DA3427" w:rsidRPr="002B73A8">
        <w:rPr>
          <w:rFonts w:ascii="Arial"/>
          <w:spacing w:val="-10"/>
        </w:rPr>
        <w:t xml:space="preserve"> </w:t>
      </w:r>
      <w:r w:rsidR="00DA3427" w:rsidRPr="002B73A8">
        <w:rPr>
          <w:rFonts w:ascii="Arial"/>
        </w:rPr>
        <w:t>(Windows</w:t>
      </w:r>
      <w:r w:rsidR="00DA3427" w:rsidRPr="002B73A8">
        <w:rPr>
          <w:rFonts w:ascii="Arial"/>
          <w:spacing w:val="-16"/>
        </w:rPr>
        <w:t xml:space="preserve"> </w:t>
      </w:r>
      <w:r w:rsidR="00DA3427" w:rsidRPr="002B73A8">
        <w:rPr>
          <w:rFonts w:ascii="Arial"/>
          <w:spacing w:val="-2"/>
        </w:rPr>
        <w:t>Server</w:t>
      </w:r>
      <w:del w:id="20" w:author="Subbaraman, Padma (VETS)" w:date="2016-09-20T09:44:00Z">
        <w:r w:rsidR="00DA3427" w:rsidRPr="002B73A8" w:rsidDel="00100A34">
          <w:rPr>
            <w:rFonts w:ascii="Arial"/>
            <w:spacing w:val="-11"/>
          </w:rPr>
          <w:delText xml:space="preserve"> </w:delText>
        </w:r>
        <w:r w:rsidR="00DA3427" w:rsidRPr="002B73A8" w:rsidDel="00100A34">
          <w:rPr>
            <w:rFonts w:ascii="Arial"/>
          </w:rPr>
          <w:delText>2008</w:delText>
        </w:r>
        <w:r w:rsidR="00DA3427" w:rsidRPr="002B73A8" w:rsidDel="00100A34">
          <w:rPr>
            <w:rFonts w:ascii="Arial"/>
            <w:spacing w:val="-7"/>
          </w:rPr>
          <w:delText xml:space="preserve"> </w:delText>
        </w:r>
        <w:r w:rsidR="00DA3427" w:rsidRPr="002B73A8" w:rsidDel="00100A34">
          <w:rPr>
            <w:rFonts w:ascii="Arial"/>
            <w:spacing w:val="1"/>
          </w:rPr>
          <w:delText>R2</w:delText>
        </w:r>
      </w:del>
      <w:r w:rsidR="00DA3427" w:rsidRPr="002B73A8">
        <w:rPr>
          <w:rFonts w:ascii="Arial"/>
          <w:spacing w:val="1"/>
        </w:rPr>
        <w:t>)</w:t>
      </w:r>
      <w:r w:rsidR="00DA3427" w:rsidRPr="002B73A8">
        <w:rPr>
          <w:rFonts w:ascii="Arial"/>
          <w:spacing w:val="1"/>
        </w:rPr>
        <w:tab/>
      </w:r>
      <w:r w:rsidR="00DA3427" w:rsidRPr="002B73A8">
        <w:rPr>
          <w:rFonts w:ascii="Arial"/>
        </w:rPr>
        <w:t>6</w:t>
      </w:r>
      <w:r>
        <w:rPr>
          <w:rFonts w:ascii="Arial"/>
        </w:rPr>
        <w:fldChar w:fldCharType="end"/>
      </w:r>
    </w:p>
    <w:p w:rsidR="00393CEF" w:rsidRPr="002B73A8" w:rsidRDefault="00D85DC2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2" w:history="1">
        <w:r w:rsidR="00DA3427" w:rsidRPr="002B73A8">
          <w:rPr>
            <w:rFonts w:ascii="Arial"/>
            <w:spacing w:val="-1"/>
          </w:rPr>
          <w:t>Role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Setup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6</w:t>
        </w:r>
      </w:hyperlink>
    </w:p>
    <w:p w:rsidR="00393CEF" w:rsidRPr="002B73A8" w:rsidRDefault="00393CEF">
      <w:pPr>
        <w:jc w:val="center"/>
        <w:rPr>
          <w:rFonts w:ascii="Arial" w:eastAsia="Arial" w:hAnsi="Arial" w:cs="Arial"/>
        </w:rPr>
        <w:sectPr w:rsidR="00393CEF" w:rsidRPr="002B73A8" w:rsidSect="003E4F14">
          <w:pgSz w:w="12240" w:h="15840"/>
          <w:pgMar w:top="1400" w:right="1340" w:bottom="1120" w:left="1320" w:header="0" w:footer="937" w:gutter="0"/>
          <w:pgNumType w:fmt="lowerRoman"/>
          <w:cols w:space="720"/>
        </w:sectPr>
      </w:pPr>
    </w:p>
    <w:p w:rsidR="00393CEF" w:rsidRPr="002B73A8" w:rsidRDefault="00393CEF">
      <w:pPr>
        <w:spacing w:line="14" w:lineRule="auto"/>
        <w:rPr>
          <w:sz w:val="20"/>
          <w:szCs w:val="20"/>
        </w:rPr>
        <w:sectPr w:rsidR="00393CEF" w:rsidRPr="002B73A8" w:rsidSect="003E4F14">
          <w:footerReference w:type="default" r:id="rId12"/>
          <w:pgSz w:w="12240" w:h="15840"/>
          <w:pgMar w:top="1380" w:right="1340" w:bottom="1498" w:left="1340" w:header="0" w:footer="957" w:gutter="0"/>
          <w:pgNumType w:fmt="lowerRoman"/>
          <w:cols w:space="720"/>
        </w:sectPr>
      </w:pPr>
    </w:p>
    <w:sdt>
      <w:sdtPr>
        <w:rPr>
          <w:rFonts w:asciiTheme="minorHAnsi" w:eastAsiaTheme="minorHAnsi" w:hAnsiTheme="minorHAnsi"/>
          <w:b w:val="0"/>
          <w:bCs w:val="0"/>
          <w:sz w:val="28"/>
          <w:szCs w:val="28"/>
        </w:rPr>
        <w:id w:val="1250704400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1"/>
            </w:tabs>
            <w:spacing w:before="58"/>
            <w:ind w:left="1000"/>
            <w:jc w:val="center"/>
            <w:rPr>
              <w:b w:val="0"/>
              <w:bCs w:val="0"/>
            </w:rPr>
          </w:pP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 w:rsidR="00DA3427" w:rsidRPr="002B73A8">
            <w:t>Web</w:t>
          </w:r>
          <w:r w:rsidR="00DA3427" w:rsidRPr="002B73A8">
            <w:rPr>
              <w:spacing w:val="-7"/>
            </w:rPr>
            <w:t xml:space="preserve"> </w:t>
          </w:r>
          <w:r w:rsidR="00DA3427" w:rsidRPr="002B73A8">
            <w:rPr>
              <w:spacing w:val="-1"/>
            </w:rPr>
            <w:t>Server</w:t>
          </w:r>
          <w:r w:rsidR="00DA3427" w:rsidRPr="002B73A8">
            <w:rPr>
              <w:spacing w:val="-9"/>
            </w:rPr>
            <w:t xml:space="preserve"> </w:t>
          </w:r>
          <w:r w:rsidR="00DA3427" w:rsidRPr="002B73A8">
            <w:rPr>
              <w:spacing w:val="-1"/>
            </w:rPr>
            <w:t>Setup</w:t>
          </w:r>
          <w:r w:rsidR="00DA3427" w:rsidRPr="002B73A8">
            <w:rPr>
              <w:spacing w:val="-10"/>
            </w:rPr>
            <w:t xml:space="preserve"> </w:t>
          </w:r>
          <w:r w:rsidR="00DA3427" w:rsidRPr="002B73A8">
            <w:t>(Windows</w:t>
          </w:r>
          <w:r w:rsidR="00DA3427" w:rsidRPr="002B73A8">
            <w:rPr>
              <w:spacing w:val="-16"/>
            </w:rPr>
            <w:t xml:space="preserve"> </w:t>
          </w:r>
          <w:r w:rsidR="00DA3427" w:rsidRPr="002B73A8">
            <w:rPr>
              <w:spacing w:val="-2"/>
            </w:rPr>
            <w:t>Server</w:t>
          </w:r>
          <w:del w:id="21" w:author="Subbaraman, Padma (VETS)" w:date="2016-09-20T09:44:00Z">
            <w:r w:rsidR="00DA3427" w:rsidRPr="002B73A8" w:rsidDel="00100A34">
              <w:rPr>
                <w:spacing w:val="-11"/>
              </w:rPr>
              <w:delText xml:space="preserve"> </w:delText>
            </w:r>
            <w:r w:rsidR="00DA3427" w:rsidRPr="002B73A8" w:rsidDel="00100A34">
              <w:delText>2008</w:delText>
            </w:r>
            <w:r w:rsidR="00DA3427" w:rsidRPr="002B73A8" w:rsidDel="00100A34">
              <w:rPr>
                <w:spacing w:val="-7"/>
              </w:rPr>
              <w:delText xml:space="preserve"> </w:delText>
            </w:r>
            <w:r w:rsidR="00DA3427" w:rsidRPr="002B73A8" w:rsidDel="00100A34">
              <w:delText>R2</w:delText>
            </w:r>
          </w:del>
          <w:r w:rsidR="00DA3427" w:rsidRPr="002B73A8">
            <w:t>)</w:t>
          </w:r>
          <w:r w:rsidR="00DA3427" w:rsidRPr="002B73A8">
            <w:tab/>
            <w:t>7</w:t>
          </w:r>
          <w:r>
            <w:fldChar w:fldCharType="end"/>
          </w:r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1"/>
            </w:tabs>
            <w:ind w:left="1540"/>
            <w:jc w:val="center"/>
            <w:rPr>
              <w:b w:val="0"/>
              <w:bCs w:val="0"/>
            </w:rPr>
          </w:pPr>
          <w:hyperlink w:anchor="_bookmark35" w:history="1">
            <w:r w:rsidR="00DA3427" w:rsidRPr="002B73A8">
              <w:rPr>
                <w:spacing w:val="-1"/>
              </w:rPr>
              <w:t>Role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</w:r>
            <w:r w:rsidR="00DA3427" w:rsidRPr="002B73A8">
              <w:t>7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 w:rsidR="00DA3427" w:rsidRPr="002B73A8">
            <w:rPr>
              <w:spacing w:val="-1"/>
            </w:rPr>
            <w:t>ASP.NET</w:t>
          </w:r>
          <w:r w:rsidR="00DA3427" w:rsidRPr="002B73A8">
            <w:t xml:space="preserve"> </w:t>
          </w:r>
          <w:ins w:id="22" w:author="Subbaraman, Padma (VETS)" w:date="2016-09-20T09:45:00Z">
            <w:r w:rsidR="00100A34">
              <w:t>4.5.2</w:t>
            </w:r>
          </w:ins>
          <w:del w:id="23" w:author="Subbaraman, Padma (VETS)" w:date="2016-09-20T09:45:00Z">
            <w:r w:rsidR="00DA3427" w:rsidRPr="002B73A8" w:rsidDel="00100A34">
              <w:delText>2.0</w:delText>
            </w:r>
          </w:del>
          <w:r w:rsidR="00DA3427" w:rsidRPr="002B73A8">
            <w:rPr>
              <w:spacing w:val="3"/>
            </w:rPr>
            <w:t xml:space="preserve"> </w:t>
          </w:r>
          <w:r w:rsidR="00DA3427" w:rsidRPr="002B73A8">
            <w:rPr>
              <w:spacing w:val="-3"/>
            </w:rPr>
            <w:t>AJAX</w:t>
          </w:r>
          <w:r w:rsidR="00DA3427" w:rsidRPr="002B73A8">
            <w:rPr>
              <w:spacing w:val="2"/>
            </w:rPr>
            <w:t xml:space="preserve"> </w:t>
          </w:r>
          <w:r w:rsidR="00DA3427" w:rsidRPr="002B73A8">
            <w:rPr>
              <w:spacing w:val="-1"/>
            </w:rPr>
            <w:t xml:space="preserve">Extensions </w:t>
          </w:r>
          <w:r w:rsidR="00DA3427" w:rsidRPr="002B73A8">
            <w:t>1.0</w:t>
          </w:r>
          <w:r w:rsidR="00DA3427" w:rsidRPr="002B73A8">
            <w:rPr>
              <w:spacing w:val="-1"/>
            </w:rPr>
            <w:t xml:space="preserve"> Setup</w:t>
          </w:r>
          <w:r w:rsidR="00DA3427" w:rsidRPr="002B73A8">
            <w:rPr>
              <w:spacing w:val="-1"/>
            </w:rPr>
            <w:tab/>
            <w:t>1</w:t>
          </w:r>
          <w:r w:rsidR="00DA3427" w:rsidRPr="002B73A8">
            <w:rPr>
              <w:spacing w:val="-1"/>
            </w:rPr>
            <w:t>0</w:t>
          </w:r>
          <w:r>
            <w:rPr>
              <w:spacing w:val="-1"/>
            </w:rPr>
            <w:fldChar w:fldCharType="end"/>
          </w:r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39" w:history="1">
            <w:r w:rsidR="00DA3427" w:rsidRPr="002B73A8">
              <w:rPr>
                <w:spacing w:val="-1"/>
              </w:rPr>
              <w:t xml:space="preserve">Microsoft </w:t>
            </w:r>
            <w:r w:rsidR="00DA3427" w:rsidRPr="002B73A8">
              <w:t>WSE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rPr>
                <w:spacing w:val="-1"/>
              </w:rPr>
              <w:t>3.0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 w:rsidR="00DA3427" w:rsidRPr="002B73A8">
            <w:rPr>
              <w:spacing w:val="-1"/>
            </w:rPr>
            <w:t>Application</w:t>
          </w:r>
          <w:r w:rsidR="00DA3427" w:rsidRPr="002B73A8">
            <w:rPr>
              <w:spacing w:val="-17"/>
            </w:rPr>
            <w:t xml:space="preserve"> </w:t>
          </w:r>
          <w:r w:rsidR="00DA3427" w:rsidRPr="002B73A8">
            <w:rPr>
              <w:spacing w:val="-1"/>
            </w:rPr>
            <w:t>Server</w:t>
          </w:r>
          <w:r w:rsidR="00DA3427" w:rsidRPr="002B73A8">
            <w:rPr>
              <w:spacing w:val="-11"/>
            </w:rPr>
            <w:t xml:space="preserve"> </w:t>
          </w:r>
          <w:r w:rsidR="00DA3427" w:rsidRPr="002B73A8">
            <w:t>Setup</w:t>
          </w:r>
          <w:r w:rsidR="00DA3427" w:rsidRPr="002B73A8">
            <w:rPr>
              <w:spacing w:val="-10"/>
            </w:rPr>
            <w:t xml:space="preserve"> </w:t>
          </w:r>
          <w:r w:rsidR="00DA3427" w:rsidRPr="002B73A8">
            <w:t>(Windows</w:t>
          </w:r>
          <w:r w:rsidR="00DA3427" w:rsidRPr="002B73A8">
            <w:rPr>
              <w:spacing w:val="-16"/>
            </w:rPr>
            <w:t xml:space="preserve"> </w:t>
          </w:r>
          <w:r w:rsidR="00DA3427" w:rsidRPr="002B73A8">
            <w:rPr>
              <w:spacing w:val="-1"/>
            </w:rPr>
            <w:t>Server</w:t>
          </w:r>
          <w:del w:id="24" w:author="Subbaraman, Padma (VETS)" w:date="2016-09-20T09:45:00Z">
            <w:r w:rsidR="00DA3427" w:rsidRPr="002B73A8" w:rsidDel="00100A34">
              <w:rPr>
                <w:spacing w:val="-9"/>
              </w:rPr>
              <w:delText xml:space="preserve"> </w:delText>
            </w:r>
            <w:r w:rsidR="00DA3427" w:rsidRPr="002B73A8" w:rsidDel="00100A34">
              <w:delText>2008</w:delText>
            </w:r>
            <w:r w:rsidR="00DA3427" w:rsidRPr="002B73A8" w:rsidDel="00100A34">
              <w:rPr>
                <w:spacing w:val="-7"/>
              </w:rPr>
              <w:delText xml:space="preserve"> </w:delText>
            </w:r>
            <w:r w:rsidR="00DA3427" w:rsidRPr="002B73A8" w:rsidDel="00100A34">
              <w:rPr>
                <w:spacing w:val="-1"/>
              </w:rPr>
              <w:delText>R2</w:delText>
            </w:r>
          </w:del>
          <w:r w:rsidR="00DA3427" w:rsidRPr="002B73A8">
            <w:rPr>
              <w:spacing w:val="-1"/>
            </w:rPr>
            <w:t>)</w:t>
          </w:r>
          <w:r w:rsidR="00DA3427" w:rsidRPr="002B73A8">
            <w:rPr>
              <w:spacing w:val="-1"/>
            </w:rPr>
            <w:tab/>
            <w:t>10</w:t>
          </w:r>
          <w:r>
            <w:rPr>
              <w:spacing w:val="-1"/>
            </w:rPr>
            <w:fldChar w:fldCharType="end"/>
          </w:r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41" w:history="1">
            <w:r w:rsidR="00DA3427" w:rsidRPr="002B73A8">
              <w:rPr>
                <w:spacing w:val="-1"/>
              </w:rPr>
              <w:t>Role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44" w:history="1">
            <w:r w:rsidR="00DA3427" w:rsidRPr="002B73A8">
              <w:rPr>
                <w:spacing w:val="-1"/>
              </w:rPr>
              <w:t>Feature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Delegation</w:t>
            </w:r>
            <w:r w:rsidR="00DA3427" w:rsidRPr="002B73A8">
              <w:rPr>
                <w:spacing w:val="-1"/>
              </w:rPr>
              <w:tab/>
              <w:t>13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 w:rsidR="00DA3427" w:rsidRPr="002B73A8">
            <w:rPr>
              <w:spacing w:val="-1"/>
            </w:rPr>
            <w:t>Install</w:t>
          </w:r>
          <w:r w:rsidR="00DA3427" w:rsidRPr="002B73A8">
            <w:rPr>
              <w:spacing w:val="-9"/>
            </w:rPr>
            <w:t xml:space="preserve"> </w:t>
          </w:r>
          <w:r w:rsidR="00DA3427" w:rsidRPr="002B73A8">
            <w:t>Microsoft</w:t>
          </w:r>
          <w:r w:rsidR="00DA3427" w:rsidRPr="002B73A8">
            <w:rPr>
              <w:spacing w:val="-8"/>
            </w:rPr>
            <w:t xml:space="preserve"> </w:t>
          </w:r>
          <w:r w:rsidR="00DA3427" w:rsidRPr="002B73A8">
            <w:rPr>
              <w:spacing w:val="-1"/>
            </w:rPr>
            <w:t>ASP.Net</w:t>
          </w:r>
          <w:r w:rsidR="00DA3427" w:rsidRPr="002B73A8">
            <w:rPr>
              <w:spacing w:val="-13"/>
            </w:rPr>
            <w:t xml:space="preserve"> </w:t>
          </w:r>
          <w:ins w:id="25" w:author="Subbaraman, Padma (VETS)" w:date="2016-09-20T09:45:00Z">
            <w:r w:rsidR="00100A34">
              <w:t>4.5.2</w:t>
            </w:r>
          </w:ins>
          <w:del w:id="26" w:author="Subbaraman, Padma (VETS)" w:date="2016-09-20T09:45:00Z">
            <w:r w:rsidR="00DA3427" w:rsidRPr="002B73A8" w:rsidDel="00100A34">
              <w:delText>2.0</w:delText>
            </w:r>
          </w:del>
          <w:r w:rsidR="00DA3427" w:rsidRPr="002B73A8">
            <w:rPr>
              <w:spacing w:val="1"/>
            </w:rPr>
            <w:t xml:space="preserve"> </w:t>
          </w:r>
          <w:r w:rsidR="00DA3427" w:rsidRPr="002B73A8">
            <w:rPr>
              <w:spacing w:val="-3"/>
            </w:rPr>
            <w:t>AJAX</w:t>
          </w:r>
          <w:r w:rsidR="00DA3427" w:rsidRPr="002B73A8">
            <w:rPr>
              <w:spacing w:val="-6"/>
            </w:rPr>
            <w:t xml:space="preserve"> </w:t>
          </w:r>
          <w:r w:rsidR="00DA3427" w:rsidRPr="002B73A8">
            <w:t>Extensions</w:t>
          </w:r>
          <w:r w:rsidR="00DA3427" w:rsidRPr="002B73A8">
            <w:rPr>
              <w:spacing w:val="-16"/>
            </w:rPr>
            <w:t xml:space="preserve"> </w:t>
          </w:r>
          <w:r w:rsidR="00DA3427" w:rsidRPr="002B73A8">
            <w:rPr>
              <w:spacing w:val="-1"/>
            </w:rPr>
            <w:t>1.0</w:t>
          </w:r>
          <w:r w:rsidR="00DA3427" w:rsidRPr="002B73A8">
            <w:rPr>
              <w:spacing w:val="-1"/>
            </w:rPr>
            <w:tab/>
            <w:t>14</w:t>
          </w:r>
          <w:r>
            <w:rPr>
              <w:spacing w:val="-1"/>
            </w:rPr>
            <w:fldChar w:fldCharType="end"/>
          </w:r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54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Microsoft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Web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Services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rPr>
                <w:spacing w:val="-1"/>
              </w:rPr>
              <w:t>Enhancements</w:t>
            </w:r>
            <w:r w:rsidR="00DA3427" w:rsidRPr="002B73A8">
              <w:rPr>
                <w:spacing w:val="-22"/>
              </w:rPr>
              <w:t xml:space="preserve"> </w:t>
            </w:r>
            <w:r w:rsidR="00DA3427" w:rsidRPr="002B73A8">
              <w:rPr>
                <w:spacing w:val="-1"/>
              </w:rPr>
              <w:t>3.0</w:t>
            </w:r>
            <w:r w:rsidR="00DA3427" w:rsidRPr="002B73A8">
              <w:rPr>
                <w:spacing w:val="-1"/>
              </w:rPr>
              <w:tab/>
              <w:t>18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2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SQL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3" w:history="1">
            <w:r w:rsidR="00DA3427" w:rsidRPr="002B73A8">
              <w:rPr>
                <w:spacing w:val="-1"/>
              </w:rPr>
              <w:t>Download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all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1"/>
              </w:rPr>
              <w:t>SQL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Patches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005E6E" w:rsidP="00EB2C1E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spacing w:val="-1"/>
            </w:rPr>
          </w:pPr>
          <w:r w:rsidRPr="002B73A8">
            <w:rPr>
              <w:spacing w:val="-1"/>
            </w:rPr>
            <w:t xml:space="preserve"> </w:t>
          </w:r>
          <w:hyperlink w:anchor="_bookmark64" w:history="1">
            <w:r w:rsidR="00DA3427" w:rsidRPr="002B73A8">
              <w:rPr>
                <w:spacing w:val="-1"/>
              </w:rPr>
              <w:t>Restore the Appropriate Databases for the NUMI Application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r>
            <w:fldChar w:fldCharType="begin"/>
          </w:r>
          <w:r>
            <w:instrText xml:space="preserve"> HYPERLINK \l "_bookmark65" </w:instrText>
          </w:r>
          <w:r>
            <w:fldChar w:fldCharType="separate"/>
          </w:r>
          <w:r w:rsidR="00DA3427" w:rsidRPr="002B73A8">
            <w:rPr>
              <w:spacing w:val="-1"/>
            </w:rPr>
            <w:t>Installing</w:t>
          </w:r>
          <w:r w:rsidR="00DA3427" w:rsidRPr="002B73A8">
            <w:rPr>
              <w:spacing w:val="-13"/>
            </w:rPr>
            <w:t xml:space="preserve"> </w:t>
          </w:r>
          <w:r w:rsidR="00DA3427" w:rsidRPr="002B73A8">
            <w:rPr>
              <w:spacing w:val="-1"/>
            </w:rPr>
            <w:t>NUMI</w:t>
          </w:r>
          <w:r w:rsidR="00DA3427" w:rsidRPr="002B73A8">
            <w:rPr>
              <w:spacing w:val="-6"/>
            </w:rPr>
            <w:t xml:space="preserve"> </w:t>
          </w:r>
          <w:r w:rsidR="00DA3427" w:rsidRPr="002B73A8">
            <w:rPr>
              <w:spacing w:val="-1"/>
            </w:rPr>
            <w:t>Exchange</w:t>
          </w:r>
          <w:r w:rsidR="00DA3427" w:rsidRPr="002B73A8">
            <w:rPr>
              <w:spacing w:val="-16"/>
            </w:rPr>
            <w:t xml:space="preserve"> </w:t>
          </w:r>
          <w:r w:rsidR="00DA3427" w:rsidRPr="002B73A8">
            <w:rPr>
              <w:spacing w:val="1"/>
            </w:rPr>
            <w:t>on</w:t>
          </w:r>
          <w:r w:rsidR="00DA3427" w:rsidRPr="002B73A8">
            <w:rPr>
              <w:spacing w:val="-4"/>
            </w:rPr>
            <w:t xml:space="preserve"> </w:t>
          </w:r>
          <w:r w:rsidR="00DA3427" w:rsidRPr="002B73A8">
            <w:rPr>
              <w:spacing w:val="-1"/>
            </w:rPr>
            <w:t>Server</w:t>
          </w:r>
          <w:r w:rsidR="00DA3427" w:rsidRPr="002B73A8">
            <w:rPr>
              <w:spacing w:val="-9"/>
            </w:rPr>
            <w:t xml:space="preserve"> </w:t>
          </w:r>
          <w:del w:id="27" w:author="Subbaraman, Padma (VETS)" w:date="2016-09-20T09:45:00Z">
            <w:r w:rsidR="00DA3427" w:rsidRPr="002B73A8" w:rsidDel="00100A34">
              <w:delText>2008</w:delText>
            </w:r>
            <w:r w:rsidR="00DA3427" w:rsidRPr="002B73A8" w:rsidDel="00100A34">
              <w:rPr>
                <w:spacing w:val="-7"/>
              </w:rPr>
              <w:delText xml:space="preserve"> </w:delText>
            </w:r>
            <w:r w:rsidR="00DA3427" w:rsidRPr="002B73A8" w:rsidDel="00100A34">
              <w:rPr>
                <w:spacing w:val="-1"/>
              </w:rPr>
              <w:delText>R2</w:delText>
            </w:r>
          </w:del>
          <w:r w:rsidR="00DA3427" w:rsidRPr="002B73A8">
            <w:rPr>
              <w:spacing w:val="-1"/>
            </w:rPr>
            <w:tab/>
            <w:t>22</w:t>
          </w:r>
          <w:r>
            <w:rPr>
              <w:spacing w:val="-1"/>
            </w:rPr>
            <w:fldChar w:fldCharType="end"/>
          </w:r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66" w:history="1">
            <w:r w:rsidR="00DA3427" w:rsidRPr="002B73A8">
              <w:rPr>
                <w:spacing w:val="-1"/>
              </w:rPr>
              <w:t>Unzip/Install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Exchange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Distribution</w:t>
            </w:r>
            <w:r w:rsidR="00DA3427" w:rsidRPr="002B73A8">
              <w:rPr>
                <w:spacing w:val="-1"/>
              </w:rPr>
              <w:tab/>
              <w:t>23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67" w:history="1"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 xml:space="preserve">Exchange </w:t>
            </w:r>
            <w:r w:rsidR="00DA3427" w:rsidRPr="002B73A8">
              <w:t>Web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Site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23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75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27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spacing w:val="-1"/>
            </w:rPr>
          </w:pPr>
          <w:r>
            <w:fldChar w:fldCharType="begin"/>
          </w:r>
          <w:r>
            <w:instrText xml:space="preserve"> HYPERLINK \l "_bookmark79" </w:instrText>
          </w:r>
          <w:r>
            <w:fldChar w:fldCharType="separate"/>
          </w:r>
          <w:r w:rsidR="00DA3427" w:rsidRPr="002B73A8">
            <w:rPr>
              <w:spacing w:val="-1"/>
            </w:rPr>
            <w:t xml:space="preserve">Installing MDWS 2.7.3.2 on Server </w:t>
          </w:r>
          <w:del w:id="28" w:author="Subbaraman, Padma (VETS)" w:date="2016-09-20T09:45:00Z">
            <w:r w:rsidR="00DA3427" w:rsidRPr="002B73A8" w:rsidDel="00100A34">
              <w:rPr>
                <w:spacing w:val="-1"/>
              </w:rPr>
              <w:delText>2008 R2</w:delText>
            </w:r>
          </w:del>
          <w:r w:rsidR="00DA3427" w:rsidRPr="002B73A8">
            <w:rPr>
              <w:spacing w:val="-1"/>
            </w:rPr>
            <w:tab/>
            <w:t>30</w:t>
          </w:r>
          <w:r>
            <w:rPr>
              <w:spacing w:val="-1"/>
            </w:rPr>
            <w:fldChar w:fldCharType="end"/>
          </w:r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0" w:history="1">
            <w:r w:rsidR="00DA3427" w:rsidRPr="002B73A8">
              <w:t>Download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2"/>
              </w:rPr>
              <w:t>MDWS</w:t>
            </w:r>
            <w:r w:rsidR="00DA3427" w:rsidRPr="002B73A8">
              <w:rPr>
                <w:spacing w:val="-2"/>
              </w:rPr>
              <w:tab/>
            </w:r>
            <w:r w:rsidR="00DA3427" w:rsidRPr="002B73A8">
              <w:rPr>
                <w:spacing w:val="-1"/>
              </w:rPr>
              <w:t>30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1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Distribution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2" w:history="1"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Web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Site Configuration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9" w:history="1">
            <w:r w:rsidR="00DA3427" w:rsidRPr="002B73A8">
              <w:rPr>
                <w:spacing w:val="-1"/>
              </w:rPr>
              <w:t>Configuration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34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0" w:history="1"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3"/>
              </w:rPr>
              <w:t xml:space="preserve"> </w:t>
            </w:r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2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34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4" w:history="1">
            <w:r w:rsidR="00DA3427" w:rsidRPr="002B73A8">
              <w:rPr>
                <w:spacing w:val="-1"/>
              </w:rPr>
              <w:t>To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Restart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IIS</w:t>
            </w:r>
            <w:r w:rsidR="00DA3427" w:rsidRPr="002B73A8">
              <w:rPr>
                <w:spacing w:val="-1"/>
              </w:rPr>
              <w:tab/>
              <w:t>36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5" w:history="1">
            <w:r w:rsidR="00DA3427" w:rsidRPr="002B73A8">
              <w:rPr>
                <w:spacing w:val="-1"/>
              </w:rPr>
              <w:t>To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Test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That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MDWS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Is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Working</w:t>
            </w:r>
            <w:r w:rsidR="00DA3427" w:rsidRPr="002B73A8">
              <w:rPr>
                <w:spacing w:val="-1"/>
              </w:rPr>
              <w:tab/>
              <w:t>37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 w:rsidR="00DA3427" w:rsidRPr="002B73A8">
            <w:rPr>
              <w:spacing w:val="-1"/>
            </w:rPr>
            <w:t>Installing</w:t>
          </w:r>
          <w:r w:rsidR="00DA3427" w:rsidRPr="002B73A8">
            <w:rPr>
              <w:spacing w:val="-13"/>
            </w:rPr>
            <w:t xml:space="preserve"> </w:t>
          </w:r>
          <w:r w:rsidR="00DA3427" w:rsidRPr="002B73A8">
            <w:rPr>
              <w:spacing w:val="-1"/>
            </w:rPr>
            <w:t>NUMI</w:t>
          </w:r>
          <w:r w:rsidR="00DA3427" w:rsidRPr="002B73A8">
            <w:rPr>
              <w:spacing w:val="-6"/>
            </w:rPr>
            <w:t xml:space="preserve"> </w:t>
          </w:r>
          <w:r w:rsidR="00DA3427" w:rsidRPr="002B73A8">
            <w:rPr>
              <w:spacing w:val="-1"/>
            </w:rPr>
            <w:t>on</w:t>
          </w:r>
          <w:r w:rsidR="00DA3427" w:rsidRPr="002B73A8">
            <w:rPr>
              <w:spacing w:val="-4"/>
            </w:rPr>
            <w:t xml:space="preserve"> </w:t>
          </w:r>
          <w:r w:rsidR="00DA3427" w:rsidRPr="002B73A8">
            <w:rPr>
              <w:spacing w:val="-1"/>
            </w:rPr>
            <w:t>Server</w:t>
          </w:r>
          <w:r w:rsidR="00DA3427" w:rsidRPr="002B73A8">
            <w:rPr>
              <w:spacing w:val="-9"/>
            </w:rPr>
            <w:t xml:space="preserve"> </w:t>
          </w:r>
          <w:del w:id="29" w:author="Subbaraman, Padma (VETS)" w:date="2016-09-20T09:45:00Z">
            <w:r w:rsidR="00DA3427" w:rsidRPr="002B73A8" w:rsidDel="00100A34">
              <w:delText>2008</w:delText>
            </w:r>
            <w:r w:rsidR="00DA3427" w:rsidRPr="002B73A8" w:rsidDel="00100A34">
              <w:rPr>
                <w:spacing w:val="-4"/>
              </w:rPr>
              <w:delText xml:space="preserve"> </w:delText>
            </w:r>
            <w:r w:rsidR="00DA3427" w:rsidRPr="002B73A8" w:rsidDel="00100A34">
              <w:rPr>
                <w:spacing w:val="-1"/>
              </w:rPr>
              <w:delText>R2</w:delText>
            </w:r>
          </w:del>
          <w:r w:rsidR="00DA3427" w:rsidRPr="002B73A8">
            <w:rPr>
              <w:spacing w:val="-1"/>
            </w:rPr>
            <w:tab/>
            <w:t>38</w:t>
          </w:r>
          <w:r>
            <w:rPr>
              <w:spacing w:val="-1"/>
            </w:rPr>
            <w:fldChar w:fldCharType="end"/>
          </w:r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8" w:history="1">
            <w:r w:rsidR="00DA3427" w:rsidRPr="002B73A8">
              <w:rPr>
                <w:spacing w:val="-1"/>
              </w:rPr>
              <w:t>Software</w:t>
            </w:r>
            <w:r w:rsidR="00DA3427" w:rsidRPr="002B73A8">
              <w:t xml:space="preserve"> Copy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Instructions</w:t>
            </w:r>
            <w:r w:rsidR="00DA3427" w:rsidRPr="002B73A8">
              <w:rPr>
                <w:spacing w:val="-1"/>
              </w:rPr>
              <w:tab/>
              <w:t>38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spacing w:before="119"/>
            <w:ind w:left="1540"/>
            <w:jc w:val="center"/>
            <w:rPr>
              <w:b w:val="0"/>
              <w:bCs w:val="0"/>
            </w:rPr>
          </w:pPr>
          <w:hyperlink w:anchor="_bookmark100" w:history="1"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t>Web</w:t>
            </w:r>
            <w:r w:rsidR="00DA3427" w:rsidRPr="002B73A8">
              <w:rPr>
                <w:spacing w:val="-1"/>
              </w:rPr>
              <w:t xml:space="preserve"> Site Configuration</w:t>
            </w:r>
            <w:r w:rsidR="00DA3427" w:rsidRPr="002B73A8">
              <w:rPr>
                <w:spacing w:val="-1"/>
              </w:rPr>
              <w:tab/>
              <w:t>39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09" w:history="1">
            <w:r w:rsidR="00DA3427" w:rsidRPr="002B73A8">
              <w:rPr>
                <w:spacing w:val="-1"/>
              </w:rPr>
              <w:t>Configuration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45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10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45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450"/>
            </w:tabs>
            <w:spacing w:before="121"/>
            <w:ind w:left="1000" w:right="107"/>
            <w:rPr>
              <w:b w:val="0"/>
              <w:bCs w:val="0"/>
            </w:rPr>
          </w:pPr>
          <w:hyperlink w:anchor="_bookmark114" w:history="1">
            <w:r w:rsidR="00DA3427" w:rsidRPr="002B73A8">
              <w:rPr>
                <w:spacing w:val="-1"/>
                <w:position w:val="1"/>
              </w:rPr>
              <w:t>Installing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CERME</w:t>
            </w:r>
            <w:r w:rsidR="00DA3427" w:rsidRPr="002B73A8">
              <w:rPr>
                <w:spacing w:val="-12"/>
                <w:position w:val="1"/>
              </w:rPr>
              <w:t xml:space="preserve"> </w:t>
            </w:r>
            <w:r w:rsidR="00DA3427" w:rsidRPr="002B73A8">
              <w:rPr>
                <w:spacing w:val="-1"/>
                <w:position w:val="1"/>
              </w:rPr>
              <w:t>(COTS</w:t>
            </w:r>
            <w:r w:rsidR="00DA3427" w:rsidRPr="002B73A8">
              <w:rPr>
                <w:spacing w:val="-10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Product)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Software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spacing w:val="-1"/>
                <w:position w:val="1"/>
              </w:rPr>
              <w:t xml:space="preserve">and </w:t>
            </w:r>
            <w:r w:rsidR="00DA3427" w:rsidRPr="002B73A8">
              <w:rPr>
                <w:spacing w:val="-1"/>
              </w:rPr>
              <w:t>Database</w:t>
            </w:r>
            <w:r w:rsidR="00DA3427" w:rsidRPr="002B73A8">
              <w:rPr>
                <w:spacing w:val="-15"/>
              </w:rPr>
              <w:t xml:space="preserve"> </w:t>
            </w:r>
            <w:r w:rsidR="00DA3427" w:rsidRPr="002B73A8">
              <w:t>from</w:t>
            </w:r>
            <w:r w:rsidR="00DA3427" w:rsidRPr="002B73A8">
              <w:rPr>
                <w:spacing w:val="-5"/>
              </w:rPr>
              <w:t xml:space="preserve"> </w:t>
            </w:r>
            <w:proofErr w:type="spellStart"/>
            <w:r w:rsidR="00DA3427" w:rsidRPr="002B73A8">
              <w:rPr>
                <w:spacing w:val="-1"/>
              </w:rPr>
              <w:t>CERMe</w:t>
            </w:r>
            <w:proofErr w:type="spellEnd"/>
          </w:hyperlink>
          <w:r w:rsidR="00DA3427" w:rsidRPr="002B73A8">
            <w:rPr>
              <w:spacing w:val="47"/>
            </w:rPr>
            <w:t xml:space="preserve"> </w:t>
          </w:r>
          <w:hyperlink w:anchor="_bookmark114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CD</w:t>
            </w:r>
            <w:r w:rsidR="00DA3427" w:rsidRPr="002B73A8">
              <w:rPr>
                <w:position w:val="1"/>
              </w:rPr>
              <w:tab/>
            </w:r>
            <w:r w:rsidR="00DA3427" w:rsidRPr="002B73A8">
              <w:rPr>
                <w:spacing w:val="-1"/>
                <w:position w:val="1"/>
              </w:rPr>
              <w:t>48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spacing w:before="119"/>
            <w:ind w:left="1540"/>
            <w:jc w:val="center"/>
            <w:rPr>
              <w:b w:val="0"/>
              <w:bCs w:val="0"/>
            </w:rPr>
          </w:pPr>
          <w:hyperlink w:anchor="_bookmark115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CERME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the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48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16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CERME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t xml:space="preserve">SSL </w:t>
            </w:r>
            <w:r w:rsidR="00DA3427" w:rsidRPr="002B73A8">
              <w:rPr>
                <w:spacing w:val="-1"/>
              </w:rPr>
              <w:t>Certificate</w:t>
            </w:r>
            <w:r w:rsidR="00DA3427" w:rsidRPr="002B73A8">
              <w:rPr>
                <w:spacing w:val="-1"/>
              </w:rPr>
              <w:tab/>
              <w:t>49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spacing w:before="58"/>
            <w:ind w:left="1000"/>
            <w:jc w:val="center"/>
            <w:rPr>
              <w:b w:val="0"/>
              <w:bCs w:val="0"/>
            </w:rPr>
          </w:pPr>
          <w:hyperlink w:anchor="_bookmark121" w:history="1">
            <w:r w:rsidR="00DA3427" w:rsidRPr="002B73A8">
              <w:rPr>
                <w:spacing w:val="-1"/>
              </w:rPr>
              <w:t>Setting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rPr>
                <w:spacing w:val="1"/>
              </w:rPr>
              <w:t>up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1"/>
              </w:rPr>
              <w:t>NUMI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Section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in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t>the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t>Windows</w:t>
            </w:r>
            <w:r w:rsidR="00DA3427" w:rsidRPr="002B73A8">
              <w:rPr>
                <w:spacing w:val="-15"/>
              </w:rPr>
              <w:t xml:space="preserve"> </w:t>
            </w:r>
            <w:r w:rsidR="00DA3427" w:rsidRPr="002B73A8">
              <w:rPr>
                <w:spacing w:val="-2"/>
              </w:rPr>
              <w:t>Event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Log</w:t>
            </w:r>
            <w:r w:rsidR="00DA3427" w:rsidRPr="002B73A8">
              <w:rPr>
                <w:spacing w:val="-1"/>
              </w:rPr>
              <w:tab/>
              <w:t>53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3" w:history="1">
            <w:r w:rsidR="00DA3427" w:rsidRPr="002B73A8">
              <w:rPr>
                <w:spacing w:val="-1"/>
              </w:rPr>
              <w:t>Validate</w:t>
            </w:r>
            <w:r w:rsidR="00DA3427" w:rsidRPr="002B73A8">
              <w:rPr>
                <w:spacing w:val="-12"/>
              </w:rPr>
              <w:t xml:space="preserve"> </w:t>
            </w:r>
            <w:r w:rsidR="00DA3427" w:rsidRPr="002B73A8">
              <w:rPr>
                <w:spacing w:val="1"/>
              </w:rPr>
              <w:t>XML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t>Configuration</w:t>
            </w:r>
            <w:r w:rsidR="00DA3427" w:rsidRPr="002B73A8">
              <w:rPr>
                <w:spacing w:val="-22"/>
              </w:rPr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Settings</w:t>
            </w:r>
            <w:r w:rsidR="00DA3427" w:rsidRPr="002B73A8">
              <w:rPr>
                <w:spacing w:val="-1"/>
              </w:rPr>
              <w:tab/>
              <w:t>54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5" w:history="1">
            <w:r w:rsidR="00DA3427" w:rsidRPr="002B73A8">
              <w:rPr>
                <w:spacing w:val="-1"/>
              </w:rPr>
              <w:t>Perform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Restart</w:t>
            </w:r>
            <w:r w:rsidR="00DA3427" w:rsidRPr="002B73A8">
              <w:rPr>
                <w:spacing w:val="-1"/>
              </w:rPr>
              <w:tab/>
              <w:t>55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26" w:history="1">
            <w:r w:rsidR="00DA3427" w:rsidRPr="002B73A8">
              <w:rPr>
                <w:spacing w:val="-1"/>
              </w:rPr>
              <w:t>Test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t>Web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1"/>
              </w:rPr>
              <w:t>Site Functionality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7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Synchronizer</w:t>
            </w:r>
            <w:r w:rsidR="00DA3427" w:rsidRPr="002B73A8">
              <w:rPr>
                <w:spacing w:val="-20"/>
              </w:rPr>
              <w:t xml:space="preserve"> </w:t>
            </w:r>
            <w:r w:rsidR="00DA3427" w:rsidRPr="002B73A8">
              <w:rPr>
                <w:spacing w:val="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t>the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DB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:rsidR="00393CEF" w:rsidRPr="002B73A8" w:rsidRDefault="00D85DC2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28" w:history="1">
            <w:r w:rsidR="00DA3427" w:rsidRPr="002B73A8">
              <w:rPr>
                <w:spacing w:val="-1"/>
              </w:rPr>
              <w:t>Software</w:t>
            </w:r>
            <w:r w:rsidR="00DA3427" w:rsidRPr="002B73A8">
              <w:t xml:space="preserve"> Copy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Instructions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:rsidR="00393CEF" w:rsidRPr="002B73A8" w:rsidRDefault="00D85DC2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32" w:history="1">
            <w:r w:rsidR="00DA3427" w:rsidRPr="002B73A8">
              <w:rPr>
                <w:spacing w:val="-2"/>
              </w:rPr>
              <w:t>Add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Jobs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to the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SQL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59</w:t>
            </w:r>
          </w:hyperlink>
        </w:p>
        <w:p w:rsidR="0061209C" w:rsidRPr="002B73A8" w:rsidRDefault="00D85DC2">
          <w:pPr>
            <w:pStyle w:val="TOC1"/>
            <w:numPr>
              <w:ilvl w:val="0"/>
              <w:numId w:val="28"/>
            </w:numPr>
            <w:tabs>
              <w:tab w:val="left" w:pos="539"/>
              <w:tab w:val="left" w:pos="640"/>
              <w:tab w:val="right" w:leader="dot" w:pos="9350"/>
            </w:tabs>
            <w:ind w:left="640" w:right="7" w:hanging="540"/>
            <w:jc w:val="center"/>
            <w:rPr>
              <w:b w:val="0"/>
              <w:bCs w:val="0"/>
            </w:rPr>
          </w:pPr>
          <w:hyperlink w:anchor="_bookmark133" w:history="1">
            <w:r w:rsidR="00DA3427" w:rsidRPr="002B73A8">
              <w:rPr>
                <w:spacing w:val="-1"/>
              </w:rPr>
              <w:t>Post-Installation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rPr>
                <w:spacing w:val="-1"/>
              </w:rPr>
              <w:t>Considerations</w:t>
            </w:r>
            <w:r w:rsidR="00DA3427" w:rsidRPr="002B73A8">
              <w:rPr>
                <w:spacing w:val="-1"/>
              </w:rPr>
              <w:tab/>
            </w:r>
            <w:r w:rsidR="00DA3427" w:rsidRPr="002B73A8">
              <w:t>59</w:t>
            </w:r>
          </w:hyperlink>
        </w:p>
        <w:p w:rsidR="0061209C" w:rsidRPr="002B73A8" w:rsidRDefault="0061209C" w:rsidP="004B4040">
          <w:pPr>
            <w:pStyle w:val="TOC1"/>
            <w:numPr>
              <w:ilvl w:val="0"/>
              <w:numId w:val="28"/>
            </w:numPr>
            <w:tabs>
              <w:tab w:val="left" w:pos="539"/>
              <w:tab w:val="left" w:pos="640"/>
              <w:tab w:val="right" w:leader="dot" w:pos="9350"/>
            </w:tabs>
            <w:ind w:left="640" w:right="7" w:hanging="540"/>
            <w:jc w:val="center"/>
            <w:rPr>
              <w:spacing w:val="-1"/>
            </w:rPr>
          </w:pPr>
          <w:r w:rsidRPr="002B73A8">
            <w:rPr>
              <w:spacing w:val="-1"/>
            </w:rPr>
            <w:fldChar w:fldCharType="begin"/>
          </w:r>
          <w:r w:rsidRPr="002B73A8">
            <w:rPr>
              <w:spacing w:val="-1"/>
            </w:rPr>
            <w:instrText xml:space="preserve"> REF _Ref420411292 \h </w:instrText>
          </w:r>
          <w:r w:rsidR="004B4040" w:rsidRPr="002B73A8">
            <w:rPr>
              <w:spacing w:val="-1"/>
            </w:rPr>
            <w:instrText xml:space="preserve"> \* MERGEFORMAT </w:instrText>
          </w:r>
          <w:r w:rsidRPr="002B73A8">
            <w:rPr>
              <w:spacing w:val="-1"/>
            </w:rPr>
          </w:r>
          <w:r w:rsidRPr="002B73A8">
            <w:rPr>
              <w:spacing w:val="-1"/>
            </w:rPr>
            <w:fldChar w:fldCharType="separate"/>
          </w:r>
          <w:r w:rsidR="004B4040" w:rsidRPr="002B73A8">
            <w:rPr>
              <w:spacing w:val="-1"/>
            </w:rPr>
            <w:t>Acronyms and Descriptions</w:t>
          </w:r>
          <w:r w:rsidRPr="002B73A8">
            <w:rPr>
              <w:spacing w:val="-1"/>
            </w:rPr>
            <w:fldChar w:fldCharType="end"/>
          </w:r>
          <w:r w:rsidR="004B4040" w:rsidRPr="002B73A8">
            <w:rPr>
              <w:spacing w:val="-1"/>
            </w:rPr>
            <w:t>…………………………………………..</w:t>
          </w:r>
          <w:r w:rsidR="004B4040" w:rsidRPr="002B73A8">
            <w:rPr>
              <w:spacing w:val="-1"/>
            </w:rPr>
            <w:tab/>
            <w:t>60</w:t>
          </w:r>
        </w:p>
        <w:p w:rsidR="00393CEF" w:rsidRPr="002B73A8" w:rsidRDefault="00D85DC2" w:rsidP="0061209C"/>
      </w:sdtContent>
    </w:sdt>
    <w:p w:rsidR="00393CEF" w:rsidRPr="002B73A8" w:rsidRDefault="00393CEF" w:rsidP="004B4040">
      <w:pPr>
        <w:pStyle w:val="TOC1"/>
        <w:numPr>
          <w:ilvl w:val="0"/>
          <w:numId w:val="28"/>
        </w:numPr>
        <w:tabs>
          <w:tab w:val="left" w:pos="539"/>
          <w:tab w:val="left" w:pos="640"/>
          <w:tab w:val="right" w:leader="dot" w:pos="9350"/>
        </w:tabs>
        <w:ind w:left="640" w:right="7" w:hanging="540"/>
        <w:jc w:val="center"/>
        <w:sectPr w:rsidR="00393CEF" w:rsidRPr="002B73A8" w:rsidSect="00637FF0">
          <w:type w:val="continuous"/>
          <w:pgSz w:w="12240" w:h="15840"/>
          <w:pgMar w:top="1418" w:right="1340" w:bottom="1498" w:left="1340" w:header="720" w:footer="965" w:gutter="0"/>
          <w:pgNumType w:fmt="lowerRoman"/>
          <w:cols w:space="720"/>
          <w:docGrid w:linePitch="299"/>
        </w:sectPr>
      </w:pP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393CEF" w:rsidRPr="002B73A8" w:rsidRDefault="00DA3427">
      <w:pPr>
        <w:spacing w:before="193"/>
        <w:ind w:left="1104" w:right="1104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List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Tables</w:t>
      </w:r>
    </w:p>
    <w:p w:rsidR="00393CEF" w:rsidRPr="002B73A8" w:rsidRDefault="00D85DC2">
      <w:pPr>
        <w:pStyle w:val="Heading4"/>
        <w:tabs>
          <w:tab w:val="left" w:leader="dot" w:pos="9217"/>
        </w:tabs>
        <w:spacing w:before="118"/>
        <w:ind w:right="7"/>
        <w:jc w:val="center"/>
        <w:rPr>
          <w:rFonts w:ascii="Arial" w:eastAsia="Arial" w:hAnsi="Arial" w:cs="Arial"/>
          <w:b w:val="0"/>
          <w:bCs w:val="0"/>
        </w:rPr>
      </w:pPr>
      <w:hyperlink w:anchor="_bookmark18" w:history="1">
        <w:r w:rsidR="00DA3427" w:rsidRPr="002B73A8">
          <w:rPr>
            <w:rFonts w:ascii="Arial"/>
            <w:spacing w:val="-1"/>
          </w:rPr>
          <w:t>Table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1: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CPRS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Rights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D85DC2">
      <w:pPr>
        <w:pStyle w:val="Heading4"/>
        <w:tabs>
          <w:tab w:val="left" w:leader="dot" w:pos="9217"/>
        </w:tabs>
        <w:spacing w:before="0"/>
        <w:ind w:right="7"/>
        <w:jc w:val="center"/>
        <w:rPr>
          <w:rFonts w:ascii="Arial" w:eastAsia="Arial" w:hAnsi="Arial" w:cs="Arial"/>
          <w:b w:val="0"/>
          <w:bCs w:val="0"/>
        </w:rPr>
      </w:pPr>
      <w:hyperlink w:anchor="_bookmark19" w:history="1">
        <w:r w:rsidR="00DA3427" w:rsidRPr="002B73A8">
          <w:rPr>
            <w:rFonts w:ascii="Arial"/>
            <w:spacing w:val="-1"/>
          </w:rPr>
          <w:t>Table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2: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CPRS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Access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Tabs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393CEF">
      <w:pPr>
        <w:rPr>
          <w:rFonts w:ascii="Arial" w:eastAsia="Arial" w:hAnsi="Arial" w:cs="Arial"/>
          <w:b/>
          <w:bCs/>
          <w:sz w:val="24"/>
          <w:szCs w:val="24"/>
        </w:rPr>
      </w:pPr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List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Figures</w:t>
      </w:r>
    </w:p>
    <w:p w:rsidR="001421C9" w:rsidRPr="002B73A8" w:rsidRDefault="00230F60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begin"/>
      </w:r>
      <w:r w:rsidRPr="002B73A8">
        <w:rPr>
          <w:rFonts w:ascii="Times New Roman" w:eastAsia="Times New Roman" w:hAnsi="Times New Roman"/>
          <w:b/>
          <w:bCs/>
          <w:sz w:val="24"/>
          <w:szCs w:val="24"/>
        </w:rPr>
        <w:instrText xml:space="preserve"> TOC \h \z \c "Figure" </w:instrText>
      </w: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separate"/>
      </w:r>
      <w:hyperlink w:anchor="_Toc420012686" w:history="1">
        <w:r w:rsidR="001421C9" w:rsidRPr="002B73A8">
          <w:rPr>
            <w:rStyle w:val="Hyperlink"/>
            <w:rFonts w:ascii="Arial" w:hAnsi="Arial"/>
            <w:b/>
            <w:noProof/>
          </w:rPr>
          <w:t xml:space="preserve">Figure 1: </w:t>
        </w:r>
        <w:r w:rsidR="001421C9" w:rsidRPr="002B73A8">
          <w:rPr>
            <w:rStyle w:val="Hyperlink"/>
            <w:rFonts w:ascii="Arial" w:hAnsi="Arial"/>
            <w:b/>
            <w:noProof/>
            <w:spacing w:val="-1"/>
          </w:rPr>
          <w:t>SQL Server 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Exchange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</w:rPr>
          <w:t>/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MDWS 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Exchange/MOWS Web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Services (IIS)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</w:rPr>
          <w:t>Web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 xml:space="preserve"> Services IIS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1" w:history="1">
        <w:r w:rsidR="001421C9" w:rsidRPr="002B73A8">
          <w:rPr>
            <w:rStyle w:val="Hyperlink"/>
            <w:rFonts w:ascii="Arial" w:hAnsi="Arial" w:cs="Arial"/>
            <w:b/>
            <w:noProof/>
          </w:rPr>
          <w:t xml:space="preserve">Figure 6: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IIS Feature Delegation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2" w:history="1">
        <w:r w:rsidR="001421C9" w:rsidRPr="002B73A8">
          <w:rPr>
            <w:rStyle w:val="Hyperlink"/>
            <w:rFonts w:ascii="Arial" w:hAnsi="Arial" w:cs="Arial"/>
            <w:b/>
            <w:noProof/>
          </w:rPr>
          <w:t xml:space="preserve">Figure 7: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Feature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Delegation Selection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>
        <w:fldChar w:fldCharType="begin"/>
      </w:r>
      <w:r>
        <w:instrText xml:space="preserve"> HYPERLINK \l "_Toc420012693" </w:instrText>
      </w:r>
      <w:r>
        <w:fldChar w:fldCharType="separate"/>
      </w:r>
      <w:r w:rsidR="001421C9" w:rsidRPr="002B73A8">
        <w:rPr>
          <w:rStyle w:val="Hyperlink"/>
          <w:rFonts w:ascii="Arial" w:hAnsi="Arial" w:cs="Arial"/>
          <w:b/>
          <w:noProof/>
        </w:rPr>
        <w:t>Figure 8</w:t>
      </w:r>
      <w:r w:rsidR="001421C9" w:rsidRPr="002B73A8">
        <w:rPr>
          <w:rStyle w:val="Hyperlink"/>
          <w:rFonts w:ascii="Arial"/>
          <w:b/>
          <w:noProof/>
        </w:rPr>
        <w:t xml:space="preserve">: </w:t>
      </w:r>
      <w:r w:rsidR="001421C9" w:rsidRPr="002B73A8">
        <w:rPr>
          <w:rStyle w:val="Hyperlink"/>
          <w:rFonts w:ascii="Arial"/>
          <w:b/>
          <w:noProof/>
          <w:spacing w:val="-1"/>
        </w:rPr>
        <w:t>Microsoft</w:t>
      </w:r>
      <w:r w:rsidR="001421C9" w:rsidRPr="002B73A8">
        <w:rPr>
          <w:rStyle w:val="Hyperlink"/>
          <w:rFonts w:ascii="Arial"/>
          <w:b/>
          <w:noProof/>
          <w:spacing w:val="-2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 xml:space="preserve">ASP.Net </w:t>
      </w:r>
      <w:ins w:id="30" w:author="Subbaraman, Padma (VETS)" w:date="2016-09-20T13:37:00Z">
        <w:r w:rsidR="00485931">
          <w:rPr>
            <w:rStyle w:val="Hyperlink"/>
            <w:rFonts w:ascii="Arial"/>
            <w:b/>
            <w:noProof/>
            <w:spacing w:val="-1"/>
          </w:rPr>
          <w:t>4.5.2</w:t>
        </w:r>
      </w:ins>
      <w:del w:id="31" w:author="Subbaraman, Padma (VETS)" w:date="2016-09-20T13:37:00Z">
        <w:r w:rsidR="001421C9" w:rsidRPr="002B73A8" w:rsidDel="00485931">
          <w:rPr>
            <w:rStyle w:val="Hyperlink"/>
            <w:rFonts w:ascii="Arial"/>
            <w:b/>
            <w:noProof/>
            <w:spacing w:val="-1"/>
          </w:rPr>
          <w:delText>2.0</w:delText>
        </w:r>
      </w:del>
      <w:r w:rsidR="001421C9" w:rsidRPr="002B73A8">
        <w:rPr>
          <w:rStyle w:val="Hyperlink"/>
          <w:rFonts w:ascii="Arial"/>
          <w:b/>
          <w:noProof/>
          <w:spacing w:val="-1"/>
        </w:rPr>
        <w:t xml:space="preserve"> File</w:t>
      </w:r>
      <w:r w:rsidR="001421C9" w:rsidRPr="002B73A8">
        <w:rPr>
          <w:rStyle w:val="Hyperlink"/>
          <w:rFonts w:ascii="Arial"/>
          <w:b/>
          <w:noProof/>
          <w:spacing w:val="-2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>Download-Security</w:t>
      </w:r>
      <w:r w:rsidR="001421C9" w:rsidRPr="002B73A8">
        <w:rPr>
          <w:rStyle w:val="Hyperlink"/>
          <w:rFonts w:ascii="Arial"/>
          <w:b/>
          <w:noProof/>
          <w:spacing w:val="-4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>Warning Window</w:t>
      </w:r>
      <w:r w:rsidR="001421C9" w:rsidRPr="002B73A8">
        <w:rPr>
          <w:b/>
          <w:noProof/>
          <w:webHidden/>
        </w:rPr>
        <w:tab/>
      </w:r>
      <w:r w:rsidR="001421C9" w:rsidRPr="002B73A8">
        <w:rPr>
          <w:b/>
          <w:noProof/>
          <w:webHidden/>
        </w:rPr>
        <w:fldChar w:fldCharType="begin"/>
      </w:r>
      <w:r w:rsidR="001421C9" w:rsidRPr="002B73A8">
        <w:rPr>
          <w:b/>
          <w:noProof/>
          <w:webHidden/>
        </w:rPr>
        <w:instrText xml:space="preserve"> PAGEREF _Toc420012693 \h </w:instrText>
      </w:r>
      <w:r w:rsidR="001421C9" w:rsidRPr="002B73A8">
        <w:rPr>
          <w:b/>
          <w:noProof/>
          <w:webHidden/>
        </w:rPr>
      </w:r>
      <w:r w:rsidR="001421C9" w:rsidRPr="002B73A8">
        <w:rPr>
          <w:b/>
          <w:noProof/>
          <w:webHidden/>
        </w:rPr>
        <w:fldChar w:fldCharType="separate"/>
      </w:r>
      <w:r w:rsidR="001421C9" w:rsidRPr="002B73A8">
        <w:rPr>
          <w:b/>
          <w:noProof/>
          <w:webHidden/>
        </w:rPr>
        <w:t>1</w:t>
      </w:r>
      <w:r w:rsidR="001421C9" w:rsidRPr="002B73A8">
        <w:rPr>
          <w:b/>
          <w:noProof/>
          <w:webHidden/>
        </w:rPr>
        <w:t>5</w:t>
      </w:r>
      <w:r w:rsidR="001421C9" w:rsidRPr="002B73A8">
        <w:rPr>
          <w:b/>
          <w:noProof/>
          <w:webHidden/>
        </w:rPr>
        <w:fldChar w:fldCharType="end"/>
      </w:r>
      <w:r>
        <w:rPr>
          <w:b/>
          <w:noProof/>
        </w:rPr>
        <w:fldChar w:fldCharType="end"/>
      </w:r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>
        <w:fldChar w:fldCharType="begin"/>
      </w:r>
      <w:r>
        <w:instrText xml:space="preserve"> HYPERLINK \l "_Toc420012694" </w:instrText>
      </w:r>
      <w:r>
        <w:fldChar w:fldCharType="separate"/>
      </w:r>
      <w:r w:rsidR="001421C9" w:rsidRPr="002B73A8">
        <w:rPr>
          <w:rStyle w:val="Hyperlink"/>
          <w:rFonts w:ascii="Arial" w:hAnsi="Arial" w:cs="Arial"/>
          <w:b/>
          <w:noProof/>
        </w:rPr>
        <w:t>Figure 9</w:t>
      </w:r>
      <w:r w:rsidR="001421C9" w:rsidRPr="002B73A8">
        <w:rPr>
          <w:rStyle w:val="Hyperlink"/>
          <w:rFonts w:ascii="Arial"/>
          <w:b/>
          <w:noProof/>
        </w:rPr>
        <w:t xml:space="preserve">: </w:t>
      </w:r>
      <w:r w:rsidR="001421C9" w:rsidRPr="002B73A8">
        <w:rPr>
          <w:rStyle w:val="Hyperlink"/>
          <w:rFonts w:ascii="Arial"/>
          <w:b/>
          <w:noProof/>
          <w:spacing w:val="-1"/>
        </w:rPr>
        <w:t>Microsoft</w:t>
      </w:r>
      <w:r w:rsidR="001421C9" w:rsidRPr="002B73A8">
        <w:rPr>
          <w:rStyle w:val="Hyperlink"/>
          <w:rFonts w:ascii="Arial"/>
          <w:b/>
          <w:noProof/>
          <w:spacing w:val="-2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 xml:space="preserve">ASP.Net </w:t>
      </w:r>
      <w:ins w:id="32" w:author="Subbaraman, Padma (VETS)" w:date="2016-09-20T13:37:00Z">
        <w:r w:rsidR="00485931">
          <w:rPr>
            <w:rStyle w:val="Hyperlink"/>
            <w:rFonts w:ascii="Arial"/>
            <w:b/>
            <w:noProof/>
            <w:spacing w:val="-1"/>
          </w:rPr>
          <w:t>4.5.2</w:t>
        </w:r>
      </w:ins>
      <w:del w:id="33" w:author="Subbaraman, Padma (VETS)" w:date="2016-09-20T13:37:00Z">
        <w:r w:rsidR="001421C9" w:rsidRPr="002B73A8" w:rsidDel="00485931">
          <w:rPr>
            <w:rStyle w:val="Hyperlink"/>
            <w:rFonts w:ascii="Arial"/>
            <w:b/>
            <w:noProof/>
            <w:spacing w:val="-1"/>
          </w:rPr>
          <w:delText>2.0</w:delText>
        </w:r>
      </w:del>
      <w:r w:rsidR="001421C9" w:rsidRPr="002B73A8">
        <w:rPr>
          <w:rStyle w:val="Hyperlink"/>
          <w:rFonts w:ascii="Arial"/>
          <w:b/>
          <w:noProof/>
          <w:spacing w:val="-1"/>
        </w:rPr>
        <w:t xml:space="preserve"> Internet Explorer-Security</w:t>
      </w:r>
      <w:r w:rsidR="001421C9" w:rsidRPr="002B73A8">
        <w:rPr>
          <w:rStyle w:val="Hyperlink"/>
          <w:rFonts w:ascii="Arial"/>
          <w:b/>
          <w:noProof/>
          <w:spacing w:val="-4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>Warning Window</w:t>
      </w:r>
      <w:r w:rsidR="001421C9" w:rsidRPr="002B73A8">
        <w:rPr>
          <w:b/>
          <w:noProof/>
          <w:webHidden/>
        </w:rPr>
        <w:tab/>
      </w:r>
      <w:r w:rsidR="001421C9" w:rsidRPr="002B73A8">
        <w:rPr>
          <w:b/>
          <w:noProof/>
          <w:webHidden/>
        </w:rPr>
        <w:fldChar w:fldCharType="begin"/>
      </w:r>
      <w:r w:rsidR="001421C9" w:rsidRPr="002B73A8">
        <w:rPr>
          <w:b/>
          <w:noProof/>
          <w:webHidden/>
        </w:rPr>
        <w:instrText xml:space="preserve"> PAGEREF _Toc420012694 \h </w:instrText>
      </w:r>
      <w:r w:rsidR="001421C9" w:rsidRPr="002B73A8">
        <w:rPr>
          <w:b/>
          <w:noProof/>
          <w:webHidden/>
        </w:rPr>
      </w:r>
      <w:r w:rsidR="001421C9" w:rsidRPr="002B73A8">
        <w:rPr>
          <w:b/>
          <w:noProof/>
          <w:webHidden/>
        </w:rPr>
        <w:fldChar w:fldCharType="separate"/>
      </w:r>
      <w:r w:rsidR="001421C9" w:rsidRPr="002B73A8">
        <w:rPr>
          <w:b/>
          <w:noProof/>
          <w:webHidden/>
        </w:rPr>
        <w:t>15</w:t>
      </w:r>
      <w:r w:rsidR="001421C9" w:rsidRPr="002B73A8">
        <w:rPr>
          <w:b/>
          <w:noProof/>
          <w:webHidden/>
        </w:rPr>
        <w:fldChar w:fldCharType="end"/>
      </w:r>
      <w:r>
        <w:rPr>
          <w:b/>
          <w:noProof/>
        </w:rPr>
        <w:fldChar w:fldCharType="end"/>
      </w:r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>
        <w:fldChar w:fldCharType="begin"/>
      </w:r>
      <w:r>
        <w:instrText xml:space="preserve"> HYPERLINK \l "_Toc420012695" </w:instrText>
      </w:r>
      <w:r>
        <w:fldChar w:fldCharType="separate"/>
      </w:r>
      <w:r w:rsidR="001421C9" w:rsidRPr="002B73A8">
        <w:rPr>
          <w:rStyle w:val="Hyperlink"/>
          <w:rFonts w:ascii="Arial" w:hAnsi="Arial" w:cs="Arial"/>
          <w:b/>
          <w:noProof/>
        </w:rPr>
        <w:t>Figure 10</w:t>
      </w:r>
      <w:r w:rsidR="001421C9" w:rsidRPr="002B73A8">
        <w:rPr>
          <w:rStyle w:val="Hyperlink"/>
          <w:rFonts w:ascii="Arial"/>
          <w:b/>
          <w:noProof/>
          <w:spacing w:val="-1"/>
        </w:rPr>
        <w:t>:</w:t>
      </w:r>
      <w:r w:rsidR="001421C9" w:rsidRPr="002B73A8">
        <w:rPr>
          <w:rStyle w:val="Hyperlink"/>
          <w:rFonts w:ascii="Arial"/>
          <w:b/>
          <w:noProof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 xml:space="preserve">Microsoft ASP.NET </w:t>
      </w:r>
      <w:ins w:id="34" w:author="Subbaraman, Padma (VETS)" w:date="2016-09-20T13:38:00Z">
        <w:r w:rsidR="00485931">
          <w:rPr>
            <w:rStyle w:val="Hyperlink"/>
            <w:rFonts w:ascii="Arial"/>
            <w:b/>
            <w:noProof/>
            <w:spacing w:val="-1"/>
          </w:rPr>
          <w:t>4.5.2</w:t>
        </w:r>
      </w:ins>
      <w:del w:id="35" w:author="Subbaraman, Padma (VETS)" w:date="2016-09-20T13:38:00Z">
        <w:r w:rsidR="001421C9" w:rsidRPr="002B73A8" w:rsidDel="00485931">
          <w:rPr>
            <w:rStyle w:val="Hyperlink"/>
            <w:rFonts w:ascii="Arial"/>
            <w:b/>
            <w:noProof/>
            <w:spacing w:val="-1"/>
          </w:rPr>
          <w:delText>2.0</w:delText>
        </w:r>
      </w:del>
      <w:r w:rsidR="001421C9" w:rsidRPr="002B73A8">
        <w:rPr>
          <w:rStyle w:val="Hyperlink"/>
          <w:rFonts w:ascii="Arial"/>
          <w:b/>
          <w:noProof/>
          <w:spacing w:val="-1"/>
        </w:rPr>
        <w:t xml:space="preserve"> AJAX Extensions 1.0 Setup</w:t>
      </w:r>
      <w:r w:rsidR="001421C9" w:rsidRPr="002B73A8">
        <w:rPr>
          <w:rStyle w:val="Hyperlink"/>
          <w:rFonts w:ascii="Arial"/>
          <w:b/>
          <w:noProof/>
          <w:spacing w:val="-2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>Wizard</w:t>
      </w:r>
      <w:r w:rsidR="001421C9" w:rsidRPr="002B73A8">
        <w:rPr>
          <w:rStyle w:val="Hyperlink"/>
          <w:rFonts w:ascii="Arial"/>
          <w:b/>
          <w:noProof/>
          <w:spacing w:val="-2"/>
        </w:rPr>
        <w:t xml:space="preserve"> Window</w:t>
      </w:r>
      <w:r w:rsidR="001421C9" w:rsidRPr="002B73A8">
        <w:rPr>
          <w:b/>
          <w:noProof/>
          <w:webHidden/>
        </w:rPr>
        <w:tab/>
      </w:r>
      <w:r w:rsidR="001421C9" w:rsidRPr="002B73A8">
        <w:rPr>
          <w:b/>
          <w:noProof/>
          <w:webHidden/>
        </w:rPr>
        <w:fldChar w:fldCharType="begin"/>
      </w:r>
      <w:r w:rsidR="001421C9" w:rsidRPr="002B73A8">
        <w:rPr>
          <w:b/>
          <w:noProof/>
          <w:webHidden/>
        </w:rPr>
        <w:instrText xml:space="preserve"> PAGEREF _Toc420012695 \h </w:instrText>
      </w:r>
      <w:r w:rsidR="001421C9" w:rsidRPr="002B73A8">
        <w:rPr>
          <w:b/>
          <w:noProof/>
          <w:webHidden/>
        </w:rPr>
      </w:r>
      <w:r w:rsidR="001421C9" w:rsidRPr="002B73A8">
        <w:rPr>
          <w:b/>
          <w:noProof/>
          <w:webHidden/>
        </w:rPr>
        <w:fldChar w:fldCharType="separate"/>
      </w:r>
      <w:r w:rsidR="001421C9" w:rsidRPr="002B73A8">
        <w:rPr>
          <w:b/>
          <w:noProof/>
          <w:webHidden/>
        </w:rPr>
        <w:t>16</w:t>
      </w:r>
      <w:r w:rsidR="001421C9" w:rsidRPr="002B73A8">
        <w:rPr>
          <w:b/>
          <w:noProof/>
          <w:webHidden/>
        </w:rPr>
        <w:fldChar w:fldCharType="end"/>
      </w:r>
      <w:r>
        <w:rPr>
          <w:b/>
          <w:noProof/>
        </w:rPr>
        <w:fldChar w:fldCharType="end"/>
      </w:r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>
        <w:fldChar w:fldCharType="begin"/>
      </w:r>
      <w:r>
        <w:instrText xml:space="preserve"> HYPERLINK \l "_Toc420012696" </w:instrText>
      </w:r>
      <w:r>
        <w:fldChar w:fldCharType="separate"/>
      </w:r>
      <w:r w:rsidR="001421C9" w:rsidRPr="002B73A8">
        <w:rPr>
          <w:rStyle w:val="Hyperlink"/>
          <w:rFonts w:ascii="Arial" w:hAnsi="Arial" w:cs="Arial"/>
          <w:b/>
          <w:noProof/>
        </w:rPr>
        <w:t>Figure 11</w:t>
      </w:r>
      <w:r w:rsidR="001421C9" w:rsidRPr="002B73A8">
        <w:rPr>
          <w:rStyle w:val="Hyperlink"/>
          <w:rFonts w:ascii="Arial"/>
          <w:b/>
          <w:noProof/>
          <w:spacing w:val="-1"/>
        </w:rPr>
        <w:t>:</w:t>
      </w:r>
      <w:r w:rsidR="001421C9" w:rsidRPr="002B73A8">
        <w:rPr>
          <w:rStyle w:val="Hyperlink"/>
          <w:rFonts w:ascii="Arial"/>
          <w:b/>
          <w:noProof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 xml:space="preserve">Microsoft ASP.NET </w:t>
      </w:r>
      <w:ins w:id="36" w:author="Subbaraman, Padma (VETS)" w:date="2016-09-20T13:38:00Z">
        <w:r w:rsidR="00485931">
          <w:rPr>
            <w:rStyle w:val="Hyperlink"/>
            <w:rFonts w:ascii="Arial"/>
            <w:b/>
            <w:noProof/>
            <w:spacing w:val="-1"/>
          </w:rPr>
          <w:t>4.5.2</w:t>
        </w:r>
      </w:ins>
      <w:del w:id="37" w:author="Subbaraman, Padma (VETS)" w:date="2016-09-20T13:38:00Z">
        <w:r w:rsidR="001421C9" w:rsidRPr="002B73A8" w:rsidDel="00485931">
          <w:rPr>
            <w:rStyle w:val="Hyperlink"/>
            <w:rFonts w:ascii="Arial"/>
            <w:b/>
            <w:noProof/>
            <w:spacing w:val="-1"/>
          </w:rPr>
          <w:delText>2.0</w:delText>
        </w:r>
      </w:del>
      <w:r w:rsidR="001421C9" w:rsidRPr="002B73A8">
        <w:rPr>
          <w:rStyle w:val="Hyperlink"/>
          <w:rFonts w:ascii="Arial"/>
          <w:b/>
          <w:noProof/>
          <w:spacing w:val="-1"/>
        </w:rPr>
        <w:t xml:space="preserve"> AJAX License Agreement Window</w:t>
      </w:r>
      <w:r w:rsidR="001421C9" w:rsidRPr="002B73A8">
        <w:rPr>
          <w:b/>
          <w:noProof/>
          <w:webHidden/>
        </w:rPr>
        <w:tab/>
      </w:r>
      <w:r w:rsidR="001421C9" w:rsidRPr="002B73A8">
        <w:rPr>
          <w:b/>
          <w:noProof/>
          <w:webHidden/>
        </w:rPr>
        <w:fldChar w:fldCharType="begin"/>
      </w:r>
      <w:r w:rsidR="001421C9" w:rsidRPr="002B73A8">
        <w:rPr>
          <w:b/>
          <w:noProof/>
          <w:webHidden/>
        </w:rPr>
        <w:instrText xml:space="preserve"> PAGEREF _Toc420012696 \h </w:instrText>
      </w:r>
      <w:r w:rsidR="001421C9" w:rsidRPr="002B73A8">
        <w:rPr>
          <w:b/>
          <w:noProof/>
          <w:webHidden/>
        </w:rPr>
      </w:r>
      <w:r w:rsidR="001421C9" w:rsidRPr="002B73A8">
        <w:rPr>
          <w:b/>
          <w:noProof/>
          <w:webHidden/>
        </w:rPr>
        <w:fldChar w:fldCharType="separate"/>
      </w:r>
      <w:r w:rsidR="001421C9" w:rsidRPr="002B73A8">
        <w:rPr>
          <w:b/>
          <w:noProof/>
          <w:webHidden/>
        </w:rPr>
        <w:t>16</w:t>
      </w:r>
      <w:r w:rsidR="001421C9" w:rsidRPr="002B73A8">
        <w:rPr>
          <w:b/>
          <w:noProof/>
          <w:webHidden/>
        </w:rPr>
        <w:fldChar w:fldCharType="end"/>
      </w:r>
      <w:r>
        <w:rPr>
          <w:b/>
          <w:noProof/>
        </w:rPr>
        <w:fldChar w:fldCharType="end"/>
      </w:r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>
        <w:fldChar w:fldCharType="begin"/>
      </w:r>
      <w:r>
        <w:instrText xml:space="preserve"> HYPERLINK \l "_Toc420012697" </w:instrText>
      </w:r>
      <w:r>
        <w:fldChar w:fldCharType="separate"/>
      </w:r>
      <w:r w:rsidR="001421C9" w:rsidRPr="002B73A8">
        <w:rPr>
          <w:rStyle w:val="Hyperlink"/>
          <w:rFonts w:ascii="Arial" w:hAnsi="Arial" w:cs="Arial"/>
          <w:b/>
          <w:noProof/>
        </w:rPr>
        <w:t>Figure 12</w:t>
      </w:r>
      <w:r w:rsidR="001421C9" w:rsidRPr="002B73A8">
        <w:rPr>
          <w:rStyle w:val="Hyperlink"/>
          <w:rFonts w:ascii="Arial"/>
          <w:b/>
          <w:noProof/>
          <w:spacing w:val="-1"/>
        </w:rPr>
        <w:t>:</w:t>
      </w:r>
      <w:r w:rsidR="001421C9" w:rsidRPr="002B73A8">
        <w:rPr>
          <w:rStyle w:val="Hyperlink"/>
          <w:rFonts w:ascii="Arial"/>
          <w:b/>
          <w:noProof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 xml:space="preserve">Microsoft ASP.NET </w:t>
      </w:r>
      <w:ins w:id="38" w:author="Subbaraman, Padma (VETS)" w:date="2016-09-20T13:38:00Z">
        <w:r w:rsidR="00485931">
          <w:rPr>
            <w:rStyle w:val="Hyperlink"/>
            <w:rFonts w:ascii="Arial"/>
            <w:b/>
            <w:noProof/>
            <w:spacing w:val="-1"/>
          </w:rPr>
          <w:t>4.5.2</w:t>
        </w:r>
      </w:ins>
      <w:del w:id="39" w:author="Subbaraman, Padma (VETS)" w:date="2016-09-20T13:38:00Z">
        <w:r w:rsidR="001421C9" w:rsidRPr="002B73A8" w:rsidDel="00485931">
          <w:rPr>
            <w:rStyle w:val="Hyperlink"/>
            <w:rFonts w:ascii="Arial"/>
            <w:b/>
            <w:noProof/>
            <w:spacing w:val="-1"/>
          </w:rPr>
          <w:delText>2.0</w:delText>
        </w:r>
      </w:del>
      <w:r w:rsidR="001421C9" w:rsidRPr="002B73A8">
        <w:rPr>
          <w:rStyle w:val="Hyperlink"/>
          <w:rFonts w:ascii="Arial"/>
          <w:b/>
          <w:noProof/>
          <w:spacing w:val="-1"/>
        </w:rPr>
        <w:t xml:space="preserve"> AJAX Installation</w:t>
      </w:r>
      <w:r w:rsidR="001421C9" w:rsidRPr="002B73A8">
        <w:rPr>
          <w:rStyle w:val="Hyperlink"/>
          <w:rFonts w:ascii="Arial"/>
          <w:b/>
          <w:noProof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>Window</w:t>
      </w:r>
      <w:r w:rsidR="001421C9" w:rsidRPr="002B73A8">
        <w:rPr>
          <w:b/>
          <w:noProof/>
          <w:webHidden/>
        </w:rPr>
        <w:tab/>
      </w:r>
      <w:r w:rsidR="001421C9" w:rsidRPr="002B73A8">
        <w:rPr>
          <w:b/>
          <w:noProof/>
          <w:webHidden/>
        </w:rPr>
        <w:fldChar w:fldCharType="begin"/>
      </w:r>
      <w:r w:rsidR="001421C9" w:rsidRPr="002B73A8">
        <w:rPr>
          <w:b/>
          <w:noProof/>
          <w:webHidden/>
        </w:rPr>
        <w:instrText xml:space="preserve"> PAGEREF _Toc420012697 \h </w:instrText>
      </w:r>
      <w:r w:rsidR="001421C9" w:rsidRPr="002B73A8">
        <w:rPr>
          <w:b/>
          <w:noProof/>
          <w:webHidden/>
        </w:rPr>
      </w:r>
      <w:r w:rsidR="001421C9" w:rsidRPr="002B73A8">
        <w:rPr>
          <w:b/>
          <w:noProof/>
          <w:webHidden/>
        </w:rPr>
        <w:fldChar w:fldCharType="separate"/>
      </w:r>
      <w:r w:rsidR="001421C9" w:rsidRPr="002B73A8">
        <w:rPr>
          <w:b/>
          <w:noProof/>
          <w:webHidden/>
        </w:rPr>
        <w:t>17</w:t>
      </w:r>
      <w:r w:rsidR="001421C9" w:rsidRPr="002B73A8">
        <w:rPr>
          <w:b/>
          <w:noProof/>
          <w:webHidden/>
        </w:rPr>
        <w:fldChar w:fldCharType="end"/>
      </w:r>
      <w:r>
        <w:rPr>
          <w:b/>
          <w:noProof/>
        </w:rPr>
        <w:fldChar w:fldCharType="end"/>
      </w:r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>
        <w:fldChar w:fldCharType="begin"/>
      </w:r>
      <w:r>
        <w:instrText xml:space="preserve"> HYPERLINK \l "_Toc420012698" </w:instrText>
      </w:r>
      <w:r>
        <w:fldChar w:fldCharType="separate"/>
      </w:r>
      <w:r w:rsidR="001421C9" w:rsidRPr="002B73A8">
        <w:rPr>
          <w:rStyle w:val="Hyperlink"/>
          <w:rFonts w:ascii="Arial" w:hAnsi="Arial" w:cs="Arial"/>
          <w:b/>
          <w:noProof/>
        </w:rPr>
        <w:t>Figure 13</w:t>
      </w:r>
      <w:r w:rsidR="001421C9" w:rsidRPr="002B73A8">
        <w:rPr>
          <w:rStyle w:val="Hyperlink"/>
          <w:rFonts w:ascii="Arial"/>
          <w:b/>
          <w:noProof/>
          <w:spacing w:val="-1"/>
        </w:rPr>
        <w:t>:</w:t>
      </w:r>
      <w:r w:rsidR="001421C9" w:rsidRPr="002B73A8">
        <w:rPr>
          <w:rStyle w:val="Hyperlink"/>
          <w:rFonts w:ascii="Arial"/>
          <w:b/>
          <w:noProof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 xml:space="preserve">Microsoft ASP.NET </w:t>
      </w:r>
      <w:ins w:id="40" w:author="Subbaraman, Padma (VETS)" w:date="2016-09-20T13:39:00Z">
        <w:r w:rsidR="00485931">
          <w:rPr>
            <w:rStyle w:val="Hyperlink"/>
            <w:rFonts w:ascii="Arial"/>
            <w:b/>
            <w:noProof/>
            <w:spacing w:val="-1"/>
          </w:rPr>
          <w:t>4.5.2</w:t>
        </w:r>
      </w:ins>
      <w:del w:id="41" w:author="Subbaraman, Padma (VETS)" w:date="2016-09-20T13:39:00Z">
        <w:r w:rsidR="001421C9" w:rsidRPr="002B73A8" w:rsidDel="00485931">
          <w:rPr>
            <w:rStyle w:val="Hyperlink"/>
            <w:rFonts w:ascii="Arial"/>
            <w:b/>
            <w:noProof/>
            <w:spacing w:val="-1"/>
          </w:rPr>
          <w:delText>2.0</w:delText>
        </w:r>
      </w:del>
      <w:r w:rsidR="001421C9" w:rsidRPr="002B73A8">
        <w:rPr>
          <w:rStyle w:val="Hyperlink"/>
          <w:rFonts w:ascii="Arial"/>
          <w:b/>
          <w:noProof/>
          <w:spacing w:val="-1"/>
        </w:rPr>
        <w:t xml:space="preserve"> AJAX Completion</w:t>
      </w:r>
      <w:r w:rsidR="001421C9" w:rsidRPr="002B73A8">
        <w:rPr>
          <w:rStyle w:val="Hyperlink"/>
          <w:rFonts w:ascii="Arial"/>
          <w:b/>
          <w:noProof/>
          <w:spacing w:val="-3"/>
        </w:rPr>
        <w:t xml:space="preserve"> </w:t>
      </w:r>
      <w:r w:rsidR="001421C9" w:rsidRPr="002B73A8">
        <w:rPr>
          <w:rStyle w:val="Hyperlink"/>
          <w:rFonts w:ascii="Arial"/>
          <w:b/>
          <w:noProof/>
          <w:spacing w:val="-1"/>
        </w:rPr>
        <w:t>window</w:t>
      </w:r>
      <w:r w:rsidR="001421C9" w:rsidRPr="002B73A8">
        <w:rPr>
          <w:b/>
          <w:noProof/>
          <w:webHidden/>
        </w:rPr>
        <w:tab/>
      </w:r>
      <w:r w:rsidR="001421C9" w:rsidRPr="002B73A8">
        <w:rPr>
          <w:b/>
          <w:noProof/>
          <w:webHidden/>
        </w:rPr>
        <w:fldChar w:fldCharType="begin"/>
      </w:r>
      <w:r w:rsidR="001421C9" w:rsidRPr="002B73A8">
        <w:rPr>
          <w:b/>
          <w:noProof/>
          <w:webHidden/>
        </w:rPr>
        <w:instrText xml:space="preserve"> PAGEREF _Toc420012698 \h </w:instrText>
      </w:r>
      <w:r w:rsidR="001421C9" w:rsidRPr="002B73A8">
        <w:rPr>
          <w:b/>
          <w:noProof/>
          <w:webHidden/>
        </w:rPr>
      </w:r>
      <w:r w:rsidR="001421C9" w:rsidRPr="002B73A8">
        <w:rPr>
          <w:b/>
          <w:noProof/>
          <w:webHidden/>
        </w:rPr>
        <w:fldChar w:fldCharType="separate"/>
      </w:r>
      <w:r w:rsidR="001421C9" w:rsidRPr="002B73A8">
        <w:rPr>
          <w:b/>
          <w:noProof/>
          <w:webHidden/>
        </w:rPr>
        <w:t>18</w:t>
      </w:r>
      <w:r w:rsidR="001421C9" w:rsidRPr="002B73A8">
        <w:rPr>
          <w:b/>
          <w:noProof/>
          <w:webHidden/>
        </w:rPr>
        <w:fldChar w:fldCharType="end"/>
      </w:r>
      <w:r>
        <w:rPr>
          <w:b/>
          <w:noProof/>
        </w:rPr>
        <w:fldChar w:fldCharType="end"/>
      </w:r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File Download-Security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Internet Explorer-Security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InstallShield Wizard Welcome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License Agreement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InstallShield Wizard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Microsoft WSE 3.0 Completion 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Add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Authentication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SSL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Configuring 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 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 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Default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Authentication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Configuring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Sample Welcome Message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Unblocking Restricted Files in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ZIP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Add NUMI 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 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 Authentication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Provider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SSL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Compression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Server Certificates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Server Certificate Selection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Certificate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Details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56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: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</w:rPr>
          <w:t xml:space="preserve"> 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keytool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-keystore "C:\Certs\CERME.ks" –list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Creating </w:t>
        </w:r>
        <w:r w:rsidR="001421C9" w:rsidRPr="002B73A8">
          <w:rPr>
            <w:rStyle w:val="Hyperlink"/>
            <w:rFonts w:ascii="Arial"/>
            <w:b/>
            <w:noProof/>
          </w:rPr>
          <w:t>a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section in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</w:rPr>
          <w:t>the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 Windows Event </w:t>
        </w:r>
        <w:r w:rsidR="001421C9" w:rsidRPr="002B73A8">
          <w:rPr>
            <w:rStyle w:val="Hyperlink"/>
            <w:rFonts w:ascii="Arial"/>
            <w:b/>
            <w:noProof/>
          </w:rPr>
          <w:t>Log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Updating Settings in NUMI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XML Configuration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Unblocking Restricted Files in Installation ZIP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60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Synchronizer.exe 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D85DC2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61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Starting the Service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393CEF" w:rsidRPr="002B73A8" w:rsidRDefault="00230F60">
      <w:pPr>
        <w:rPr>
          <w:rFonts w:ascii="Arial" w:eastAsia="Arial" w:hAnsi="Arial" w:cs="Arial"/>
        </w:rPr>
        <w:sectPr w:rsidR="00393CEF" w:rsidRPr="002B73A8" w:rsidSect="003E4F14">
          <w:footerReference w:type="default" r:id="rId13"/>
          <w:pgSz w:w="12240" w:h="15840"/>
          <w:pgMar w:top="1380" w:right="1340" w:bottom="1140" w:left="1340" w:header="0" w:footer="957" w:gutter="0"/>
          <w:pgNumType w:fmt="lowerRoman"/>
          <w:cols w:space="720"/>
        </w:sectPr>
      </w:pP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end"/>
      </w:r>
    </w:p>
    <w:p w:rsidR="00393CEF" w:rsidRPr="002B73A8" w:rsidRDefault="00DA3427">
      <w:pPr>
        <w:numPr>
          <w:ilvl w:val="0"/>
          <w:numId w:val="27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42" w:name="1._Introduction"/>
      <w:bookmarkStart w:id="43" w:name="_bookmark0"/>
      <w:bookmarkEnd w:id="42"/>
      <w:bookmarkEnd w:id="43"/>
      <w:r w:rsidRPr="002B73A8">
        <w:rPr>
          <w:rFonts w:ascii="Arial"/>
          <w:b/>
          <w:spacing w:val="-1"/>
          <w:sz w:val="36"/>
        </w:rPr>
        <w:lastRenderedPageBreak/>
        <w:t>Introduction</w:t>
      </w:r>
    </w:p>
    <w:p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Server Setup</w:t>
      </w:r>
      <w:r w:rsidRPr="002B73A8">
        <w:t xml:space="preserve"> </w:t>
      </w:r>
      <w:r w:rsidRPr="002B73A8">
        <w:rPr>
          <w:spacing w:val="-1"/>
        </w:rPr>
        <w:t>Guide explains</w:t>
      </w:r>
      <w:r w:rsidRPr="002B73A8">
        <w:t xml:space="preserve"> </w:t>
      </w:r>
      <w:r w:rsidRPr="002B73A8">
        <w:rPr>
          <w:spacing w:val="-1"/>
        </w:rPr>
        <w:t xml:space="preserve">how </w:t>
      </w:r>
      <w:r w:rsidRPr="002B73A8">
        <w:t xml:space="preserve">to </w:t>
      </w:r>
      <w:r w:rsidRPr="002B73A8">
        <w:rPr>
          <w:spacing w:val="-1"/>
        </w:rPr>
        <w:t>install National</w:t>
      </w:r>
      <w:r w:rsidRPr="002B73A8">
        <w:t xml:space="preserve"> </w:t>
      </w:r>
      <w:r w:rsidRPr="002B73A8">
        <w:rPr>
          <w:spacing w:val="-1"/>
        </w:rPr>
        <w:t>Utilization</w:t>
      </w:r>
      <w:r w:rsidRPr="002B73A8">
        <w:t xml:space="preserve"> </w:t>
      </w:r>
      <w:r w:rsidRPr="002B73A8">
        <w:rPr>
          <w:spacing w:val="-1"/>
        </w:rPr>
        <w:t>Management</w:t>
      </w:r>
      <w:r w:rsidRPr="002B73A8">
        <w:t xml:space="preserve"> </w:t>
      </w:r>
      <w:r w:rsidRPr="002B73A8">
        <w:rPr>
          <w:spacing w:val="-1"/>
        </w:rPr>
        <w:t>Integration</w:t>
      </w:r>
      <w:r w:rsidRPr="002B73A8">
        <w:rPr>
          <w:spacing w:val="107"/>
        </w:rPr>
        <w:t xml:space="preserve"> </w:t>
      </w:r>
      <w:r w:rsidRPr="002B73A8">
        <w:rPr>
          <w:spacing w:val="-1"/>
        </w:rPr>
        <w:t>(NUMI),</w:t>
      </w:r>
      <w:r w:rsidRPr="002B73A8">
        <w:t xml:space="preserve"> Release</w:t>
      </w:r>
      <w:r w:rsidRPr="002B73A8">
        <w:rPr>
          <w:spacing w:val="-1"/>
        </w:rPr>
        <w:t xml:space="preserve"> </w:t>
      </w:r>
      <w:r w:rsidR="00FE6C35">
        <w:rPr>
          <w:spacing w:val="-2"/>
        </w:rPr>
        <w:t>1.1.14.</w:t>
      </w:r>
      <w:ins w:id="44" w:author="Subbaraman, Padma (VETS)" w:date="2016-09-12T14:10:00Z">
        <w:r w:rsidR="00993E6C">
          <w:rPr>
            <w:spacing w:val="-2"/>
          </w:rPr>
          <w:t>4</w:t>
        </w:r>
      </w:ins>
      <w:del w:id="45" w:author="Subbaraman, Padma (VETS)" w:date="2016-09-12T14:10:00Z">
        <w:r w:rsidR="00FE6C35" w:rsidDel="00993E6C">
          <w:rPr>
            <w:spacing w:val="-2"/>
          </w:rPr>
          <w:delText>3</w:delText>
        </w:r>
      </w:del>
      <w:r w:rsidRPr="002B73A8">
        <w:rPr>
          <w:spacing w:val="-2"/>
        </w:rPr>
        <w:t>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46" w:name="1.1._Purpose"/>
      <w:bookmarkStart w:id="47" w:name="_bookmark1"/>
      <w:bookmarkEnd w:id="46"/>
      <w:bookmarkEnd w:id="47"/>
      <w:r w:rsidRPr="002B73A8">
        <w:rPr>
          <w:rFonts w:ascii="Arial"/>
          <w:b/>
          <w:spacing w:val="-1"/>
          <w:sz w:val="32"/>
        </w:rPr>
        <w:t>Purpose</w:t>
      </w:r>
    </w:p>
    <w:p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The purpose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 xml:space="preserve">this </w:t>
      </w:r>
      <w:r w:rsidRPr="002B73A8">
        <w:rPr>
          <w:spacing w:val="-1"/>
        </w:rPr>
        <w:t>document</w:t>
      </w:r>
      <w:r w:rsidRPr="002B73A8">
        <w:t xml:space="preserve"> is to explain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hardware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software requirements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tasks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performed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before and</w:t>
      </w:r>
      <w:r w:rsidRPr="002B73A8">
        <w:t xml:space="preserve"> </w:t>
      </w:r>
      <w:r w:rsidRPr="002B73A8">
        <w:rPr>
          <w:spacing w:val="-1"/>
        </w:rPr>
        <w:t xml:space="preserve">after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process.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48" w:name="1.2._Scope"/>
      <w:bookmarkStart w:id="49" w:name="_bookmark2"/>
      <w:bookmarkEnd w:id="48"/>
      <w:bookmarkEnd w:id="49"/>
      <w:r w:rsidRPr="002B73A8">
        <w:rPr>
          <w:rFonts w:ascii="Arial"/>
          <w:b/>
          <w:spacing w:val="-1"/>
          <w:sz w:val="32"/>
        </w:rPr>
        <w:t>Scope</w:t>
      </w:r>
    </w:p>
    <w:p w:rsidR="00393CEF" w:rsidRPr="002B73A8" w:rsidRDefault="00DA3427">
      <w:pPr>
        <w:pStyle w:val="BodyText"/>
        <w:spacing w:before="117"/>
        <w:ind w:left="119" w:right="51"/>
      </w:pPr>
      <w:r w:rsidRPr="002B73A8">
        <w:rPr>
          <w:spacing w:val="-1"/>
        </w:rPr>
        <w:t xml:space="preserve">The scope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 xml:space="preserve">this document </w:t>
      </w:r>
      <w:r w:rsidRPr="002B73A8">
        <w:rPr>
          <w:spacing w:val="-1"/>
        </w:rPr>
        <w:t xml:space="preserve">includes explanations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appropriate steps </w:t>
      </w:r>
      <w:r w:rsidRPr="002B73A8">
        <w:rPr>
          <w:spacing w:val="1"/>
        </w:rPr>
        <w:t>to</w:t>
      </w:r>
      <w:r w:rsidRPr="002B73A8">
        <w:t xml:space="preserve"> </w:t>
      </w:r>
      <w:r w:rsidRPr="002B73A8">
        <w:rPr>
          <w:spacing w:val="-1"/>
        </w:rPr>
        <w:t xml:space="preserve">install the </w:t>
      </w:r>
      <w:r w:rsidRPr="002B73A8">
        <w:t>NUMI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software,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steps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are needed</w:t>
      </w:r>
      <w:r w:rsidRPr="002B73A8">
        <w:t xml:space="preserve"> to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completed</w:t>
      </w:r>
      <w:r w:rsidRPr="002B73A8">
        <w:t xml:space="preserve"> </w:t>
      </w:r>
      <w:r w:rsidRPr="002B73A8">
        <w:rPr>
          <w:spacing w:val="-1"/>
        </w:rPr>
        <w:t>before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after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process is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started.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50" w:name="1.3._Target_Audience"/>
      <w:bookmarkStart w:id="51" w:name="_bookmark3"/>
      <w:bookmarkEnd w:id="50"/>
      <w:bookmarkEnd w:id="51"/>
      <w:r w:rsidRPr="002B73A8">
        <w:rPr>
          <w:rFonts w:ascii="Arial"/>
          <w:b/>
          <w:spacing w:val="-25"/>
          <w:sz w:val="32"/>
        </w:rPr>
        <w:t>T</w:t>
      </w:r>
      <w:r w:rsidRPr="002B73A8">
        <w:rPr>
          <w:rFonts w:ascii="Arial"/>
          <w:b/>
          <w:spacing w:val="-1"/>
          <w:sz w:val="32"/>
        </w:rPr>
        <w:t>a</w:t>
      </w:r>
      <w:r w:rsidRPr="002B73A8">
        <w:rPr>
          <w:rFonts w:ascii="Arial"/>
          <w:b/>
          <w:sz w:val="32"/>
        </w:rPr>
        <w:t>r</w:t>
      </w:r>
      <w:r w:rsidRPr="002B73A8">
        <w:rPr>
          <w:rFonts w:ascii="Arial"/>
          <w:b/>
          <w:spacing w:val="-1"/>
          <w:sz w:val="32"/>
        </w:rPr>
        <w:t>ge</w:t>
      </w:r>
      <w:r w:rsidRPr="002B73A8">
        <w:rPr>
          <w:rFonts w:ascii="Arial"/>
          <w:b/>
          <w:sz w:val="32"/>
        </w:rPr>
        <w:t>t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z w:val="32"/>
        </w:rPr>
        <w:t>A</w:t>
      </w:r>
      <w:r w:rsidRPr="002B73A8">
        <w:rPr>
          <w:rFonts w:ascii="Arial"/>
          <w:b/>
          <w:spacing w:val="-1"/>
          <w:sz w:val="32"/>
        </w:rPr>
        <w:t>udienc</w:t>
      </w:r>
      <w:r w:rsidRPr="002B73A8">
        <w:rPr>
          <w:rFonts w:ascii="Arial"/>
          <w:b/>
          <w:sz w:val="32"/>
        </w:rPr>
        <w:t>e</w:t>
      </w:r>
    </w:p>
    <w:p w:rsidR="00393CEF" w:rsidRPr="002B73A8" w:rsidRDefault="00DA3427">
      <w:pPr>
        <w:pStyle w:val="BodyText"/>
        <w:spacing w:before="118"/>
        <w:ind w:right="107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document</w:t>
      </w:r>
      <w:r w:rsidRPr="002B73A8">
        <w:t xml:space="preserve"> is</w:t>
      </w:r>
      <w:r w:rsidRPr="002B73A8">
        <w:rPr>
          <w:spacing w:val="-1"/>
        </w:rPr>
        <w:t xml:space="preserve"> intended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Technology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team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and/or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individuals who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rPr>
          <w:spacing w:val="78"/>
        </w:rPr>
        <w:t xml:space="preserve"> </w:t>
      </w:r>
      <w:r w:rsidRPr="002B73A8">
        <w:rPr>
          <w:spacing w:val="-1"/>
        </w:rPr>
        <w:t xml:space="preserve">software </w:t>
      </w:r>
      <w:r w:rsidRPr="002B73A8">
        <w:t>in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organization.</w:t>
      </w:r>
    </w:p>
    <w:p w:rsidR="00393CEF" w:rsidRPr="002B73A8" w:rsidRDefault="00DA3427">
      <w:pPr>
        <w:numPr>
          <w:ilvl w:val="0"/>
          <w:numId w:val="27"/>
        </w:numPr>
        <w:tabs>
          <w:tab w:val="left" w:pos="840"/>
        </w:tabs>
        <w:spacing w:before="121"/>
        <w:rPr>
          <w:rFonts w:ascii="Arial" w:eastAsia="Arial" w:hAnsi="Arial" w:cs="Arial"/>
          <w:sz w:val="36"/>
          <w:szCs w:val="36"/>
        </w:rPr>
      </w:pPr>
      <w:bookmarkStart w:id="52" w:name="2._Deployment_Overview"/>
      <w:bookmarkStart w:id="53" w:name="_bookmark4"/>
      <w:bookmarkEnd w:id="52"/>
      <w:bookmarkEnd w:id="53"/>
      <w:r w:rsidRPr="002B73A8">
        <w:rPr>
          <w:rFonts w:ascii="Arial"/>
          <w:b/>
          <w:spacing w:val="-1"/>
          <w:sz w:val="36"/>
        </w:rPr>
        <w:t>Deployment Overview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process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followed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request</w:t>
      </w:r>
      <w:r w:rsidRPr="002B73A8">
        <w:t xml:space="preserve"> permission to</w:t>
      </w:r>
      <w:r w:rsidRPr="002B73A8">
        <w:rPr>
          <w:spacing w:val="-2"/>
        </w:rPr>
        <w:t xml:space="preserve"> </w:t>
      </w:r>
      <w:r w:rsidRPr="002B73A8">
        <w:t>do a</w:t>
      </w:r>
      <w:r w:rsidRPr="002B73A8">
        <w:rPr>
          <w:spacing w:val="-1"/>
        </w:rPr>
        <w:t xml:space="preserve"> National</w:t>
      </w:r>
      <w:r w:rsidRPr="002B73A8">
        <w:t xml:space="preserve"> </w:t>
      </w:r>
      <w:r w:rsidRPr="002B73A8">
        <w:rPr>
          <w:spacing w:val="-1"/>
        </w:rPr>
        <w:t>Deployment.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54" w:name="2.1._National_Deployment_Request"/>
      <w:bookmarkStart w:id="55" w:name="_bookmark5"/>
      <w:bookmarkEnd w:id="54"/>
      <w:bookmarkEnd w:id="55"/>
      <w:r w:rsidRPr="002B73A8">
        <w:rPr>
          <w:rFonts w:ascii="Arial"/>
          <w:b/>
          <w:spacing w:val="-1"/>
          <w:sz w:val="32"/>
        </w:rPr>
        <w:t>National Deployment Request</w:t>
      </w:r>
    </w:p>
    <w:p w:rsidR="00393CEF" w:rsidRPr="002B73A8" w:rsidRDefault="00DA3427">
      <w:pPr>
        <w:pStyle w:val="BodyText"/>
        <w:spacing w:before="117"/>
        <w:ind w:left="119" w:right="211"/>
      </w:pPr>
      <w:r w:rsidRPr="002B73A8">
        <w:rPr>
          <w:spacing w:val="-1"/>
        </w:rPr>
        <w:t xml:space="preserve">The request for </w:t>
      </w:r>
      <w:r w:rsidRPr="002B73A8">
        <w:t>a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National</w:t>
      </w:r>
      <w:r w:rsidRPr="002B73A8">
        <w:t xml:space="preserve"> </w:t>
      </w:r>
      <w:r w:rsidRPr="002B73A8">
        <w:rPr>
          <w:spacing w:val="-1"/>
        </w:rPr>
        <w:t>Deployment</w:t>
      </w:r>
      <w:r w:rsidRPr="002B73A8">
        <w:t xml:space="preserve"> is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governed</w:t>
      </w:r>
      <w:r w:rsidRPr="002B73A8"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ProPath</w:t>
      </w:r>
      <w:proofErr w:type="spellEnd"/>
      <w:r w:rsidRPr="002B73A8">
        <w:t xml:space="preserve"> </w:t>
      </w:r>
      <w:r w:rsidRPr="002B73A8">
        <w:rPr>
          <w:spacing w:val="-1"/>
        </w:rPr>
        <w:t>Release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Management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processes.</w:t>
      </w:r>
      <w:r w:rsidRPr="002B73A8">
        <w:t xml:space="preserve"> Please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refer to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ProPath</w:t>
      </w:r>
      <w:proofErr w:type="spellEnd"/>
      <w:r w:rsidRPr="002B73A8">
        <w:t xml:space="preserve"> </w:t>
      </w:r>
      <w:r w:rsidRPr="002B73A8">
        <w:rPr>
          <w:spacing w:val="-1"/>
        </w:rPr>
        <w:t>for guidance 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requesting</w:t>
      </w:r>
      <w:r w:rsidRPr="002B73A8">
        <w:rPr>
          <w:spacing w:val="-4"/>
        </w:rPr>
        <w:t xml:space="preserve"> </w:t>
      </w:r>
      <w:r w:rsidRPr="002B73A8">
        <w:t>a</w:t>
      </w:r>
      <w:r w:rsidRPr="002B73A8">
        <w:rPr>
          <w:spacing w:val="-1"/>
        </w:rPr>
        <w:t xml:space="preserve"> release.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process must</w:t>
      </w:r>
      <w:r w:rsidRPr="002B73A8">
        <w:t xml:space="preserve"> be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complete before installation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on the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servers.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56" w:name="2.2._Installing_NUMI_on_the_Servers"/>
      <w:bookmarkStart w:id="57" w:name="_bookmark6"/>
      <w:bookmarkEnd w:id="56"/>
      <w:bookmarkEnd w:id="57"/>
      <w:r w:rsidRPr="002B73A8">
        <w:rPr>
          <w:rFonts w:ascii="Arial"/>
          <w:b/>
          <w:spacing w:val="-1"/>
          <w:sz w:val="32"/>
        </w:rPr>
        <w:t>Installing NUMI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on the Servers</w:t>
      </w:r>
    </w:p>
    <w:p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The steps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-4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servers</w:t>
      </w:r>
      <w:r w:rsidRPr="002B73A8">
        <w:t xml:space="preserve"> </w:t>
      </w:r>
      <w:r w:rsidRPr="002B73A8">
        <w:rPr>
          <w:spacing w:val="-1"/>
        </w:rPr>
        <w:t>are described</w:t>
      </w:r>
      <w:r w:rsidRPr="002B73A8">
        <w:t xml:space="preserve"> </w:t>
      </w:r>
      <w:r w:rsidRPr="002B73A8">
        <w:rPr>
          <w:spacing w:val="-1"/>
        </w:rPr>
        <w:t>below.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middle </w:t>
      </w:r>
      <w:r w:rsidRPr="002B73A8">
        <w:t>tier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NUMI is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Medical</w:t>
      </w:r>
      <w:r w:rsidRPr="002B73A8">
        <w:t xml:space="preserve"> </w:t>
      </w:r>
      <w:r w:rsidRPr="002B73A8">
        <w:rPr>
          <w:spacing w:val="-1"/>
        </w:rPr>
        <w:t>Domain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(MDWS),</w:t>
      </w:r>
      <w:r w:rsidRPr="002B73A8">
        <w:t xml:space="preserve"> which </w:t>
      </w:r>
      <w:r w:rsidRPr="002B73A8">
        <w:rPr>
          <w:spacing w:val="-1"/>
        </w:rPr>
        <w:t>runs</w:t>
      </w:r>
      <w:r w:rsidRPr="002B73A8">
        <w:t xml:space="preserve"> on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servers.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primary NUMI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servers</w:t>
      </w:r>
      <w:r w:rsidRPr="002B73A8">
        <w:t xml:space="preserve"> </w:t>
      </w:r>
      <w:r w:rsidRPr="002B73A8">
        <w:rPr>
          <w:spacing w:val="-1"/>
        </w:rPr>
        <w:t>are located</w:t>
      </w:r>
      <w:r w:rsidRPr="002B73A8">
        <w:t xml:space="preserve"> </w:t>
      </w:r>
      <w:r w:rsidRPr="002B73A8">
        <w:rPr>
          <w:spacing w:val="-1"/>
        </w:rPr>
        <w:t xml:space="preserve">at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Austin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Technology</w:t>
      </w:r>
      <w:r w:rsidRPr="002B73A8">
        <w:rPr>
          <w:spacing w:val="-3"/>
        </w:rPr>
        <w:t xml:space="preserve"> </w:t>
      </w:r>
      <w:r w:rsidRPr="002B73A8">
        <w:t xml:space="preserve">Center </w:t>
      </w:r>
      <w:r w:rsidRPr="002B73A8">
        <w:rPr>
          <w:spacing w:val="-1"/>
        </w:rPr>
        <w:t xml:space="preserve">(AITC) </w:t>
      </w:r>
      <w:r w:rsidRPr="002B73A8">
        <w:t>facility</w:t>
      </w:r>
      <w:r w:rsidRPr="002B73A8">
        <w:rPr>
          <w:spacing w:val="-6"/>
        </w:rPr>
        <w:t xml:space="preserve"> </w:t>
      </w:r>
      <w:r w:rsidRPr="002B73A8">
        <w:t>in</w:t>
      </w:r>
      <w:r w:rsidRPr="002B73A8">
        <w:rPr>
          <w:spacing w:val="67"/>
        </w:rPr>
        <w:t xml:space="preserve"> </w:t>
      </w:r>
      <w:r w:rsidRPr="002B73A8">
        <w:t xml:space="preserve">Austin, </w:t>
      </w:r>
      <w:r w:rsidRPr="002B73A8">
        <w:rPr>
          <w:spacing w:val="-1"/>
        </w:rPr>
        <w:t>Texas.</w:t>
      </w:r>
      <w:r w:rsidRPr="002B73A8">
        <w:t xml:space="preserve"> </w:t>
      </w:r>
      <w:r w:rsidRPr="002B73A8">
        <w:rPr>
          <w:spacing w:val="-1"/>
        </w:rPr>
        <w:t>The 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run</w:t>
      </w:r>
      <w:r w:rsidRPr="002B73A8">
        <w:t xml:space="preserve"> on </w:t>
      </w:r>
      <w:r w:rsidRPr="002B73A8">
        <w:rPr>
          <w:spacing w:val="-1"/>
        </w:rPr>
        <w:t>an</w:t>
      </w:r>
      <w:r w:rsidRPr="002B73A8">
        <w:t xml:space="preserve"> </w:t>
      </w:r>
      <w:r w:rsidRPr="002B73A8">
        <w:rPr>
          <w:spacing w:val="-1"/>
        </w:rPr>
        <w:t>Internet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(IIS)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Server.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NUMI</w:t>
      </w:r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requires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>ASP</w:t>
      </w:r>
      <w:r w:rsidRPr="002B73A8">
        <w:t xml:space="preserve"> </w:t>
      </w:r>
      <w:r w:rsidRPr="002B73A8">
        <w:rPr>
          <w:spacing w:val="-1"/>
        </w:rPr>
        <w:t>.NET</w:t>
      </w:r>
      <w:r w:rsidRPr="002B73A8">
        <w:t xml:space="preserve"> </w:t>
      </w:r>
      <w:ins w:id="58" w:author="Subbaraman, Padma (VETS)" w:date="2016-09-13T10:32:00Z">
        <w:r w:rsidR="00947227">
          <w:t>4.5.2</w:t>
        </w:r>
      </w:ins>
      <w:del w:id="59" w:author="Subbaraman, Padma (VETS)" w:date="2016-09-13T10:32:00Z">
        <w:r w:rsidRPr="002B73A8" w:rsidDel="00947227">
          <w:delText>2.0</w:delText>
        </w:r>
      </w:del>
      <w:r w:rsidRPr="002B73A8">
        <w:t xml:space="preserve"> </w:t>
      </w:r>
      <w:r w:rsidRPr="002B73A8">
        <w:rPr>
          <w:spacing w:val="-1"/>
        </w:rPr>
        <w:t>Ajax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Extensions</w:t>
      </w:r>
      <w:r w:rsidRPr="002B73A8">
        <w:t xml:space="preserve"> 1.0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 to </w:t>
      </w:r>
      <w:r w:rsidRPr="002B73A8">
        <w:rPr>
          <w:spacing w:val="-1"/>
        </w:rPr>
        <w:t xml:space="preserve">enable </w:t>
      </w:r>
      <w:r w:rsidRPr="002B73A8">
        <w:t xml:space="preserve">the </w:t>
      </w:r>
      <w:r w:rsidRPr="002B73A8">
        <w:rPr>
          <w:spacing w:val="-1"/>
        </w:rPr>
        <w:t>interactions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7"/>
        </w:numPr>
        <w:tabs>
          <w:tab w:val="left" w:pos="1199"/>
          <w:tab w:val="left" w:pos="1200"/>
        </w:tabs>
        <w:ind w:hanging="1079"/>
        <w:rPr>
          <w:rFonts w:ascii="Arial" w:eastAsia="Arial" w:hAnsi="Arial" w:cs="Arial"/>
          <w:sz w:val="28"/>
          <w:szCs w:val="28"/>
        </w:rPr>
      </w:pPr>
      <w:bookmarkStart w:id="60" w:name="2.2.1._Database_Server"/>
      <w:bookmarkStart w:id="61" w:name="_bookmark7"/>
      <w:bookmarkEnd w:id="60"/>
      <w:bookmarkEnd w:id="61"/>
      <w:r w:rsidRPr="002B73A8">
        <w:rPr>
          <w:rFonts w:ascii="Arial"/>
          <w:b/>
          <w:spacing w:val="-1"/>
          <w:sz w:val="28"/>
        </w:rPr>
        <w:t>Database</w:t>
      </w:r>
      <w:r w:rsidRPr="002B73A8">
        <w:rPr>
          <w:rFonts w:ascii="Arial"/>
          <w:b/>
          <w:spacing w:val="-22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Server</w:t>
      </w:r>
    </w:p>
    <w:p w:rsidR="00393CEF" w:rsidRPr="002B73A8" w:rsidRDefault="00DA3427">
      <w:pPr>
        <w:pStyle w:val="BodyText"/>
        <w:spacing w:before="117"/>
        <w:ind w:left="119" w:right="238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exists now</w:t>
      </w:r>
      <w:r w:rsidRPr="002B73A8">
        <w:rPr>
          <w:spacing w:val="-2"/>
        </w:rPr>
        <w:t xml:space="preserve"> </w:t>
      </w:r>
      <w:r w:rsidRPr="002B73A8">
        <w:t>is a</w:t>
      </w:r>
      <w:r w:rsidRPr="002B73A8">
        <w:rPr>
          <w:spacing w:val="-1"/>
        </w:rPr>
        <w:t xml:space="preserve"> manifestation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multiple changes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over multiple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releases.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document</w:t>
      </w:r>
      <w:r w:rsidRPr="002B73A8">
        <w:t xml:space="preserve"> has as a </w:t>
      </w:r>
      <w:r w:rsidRPr="002B73A8">
        <w:rPr>
          <w:spacing w:val="-1"/>
        </w:rPr>
        <w:t>pre-requisite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backup of</w:t>
      </w:r>
      <w:r w:rsidRPr="002B73A8">
        <w:rPr>
          <w:spacing w:val="-1"/>
        </w:rPr>
        <w:t xml:space="preserve"> </w:t>
      </w:r>
      <w:r w:rsidRPr="002B73A8">
        <w:t xml:space="preserve">an </w:t>
      </w:r>
      <w:r w:rsidRPr="002B73A8">
        <w:rPr>
          <w:spacing w:val="-1"/>
        </w:rPr>
        <w:t>existing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database.</w:t>
      </w:r>
      <w:r w:rsidRPr="002B73A8">
        <w:t xml:space="preserve"> </w:t>
      </w:r>
      <w:r w:rsidRPr="002B73A8">
        <w:rPr>
          <w:spacing w:val="-1"/>
        </w:rPr>
        <w:t>Therefore,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a new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2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restore </w:t>
      </w:r>
      <w:r w:rsidRPr="002B73A8">
        <w:t xml:space="preserve">a </w:t>
      </w:r>
      <w:r w:rsidRPr="002B73A8">
        <w:rPr>
          <w:spacing w:val="-1"/>
        </w:rPr>
        <w:t>backup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91"/>
        </w:rPr>
        <w:t xml:space="preserve">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database</w:t>
      </w:r>
      <w:del w:id="62" w:author="Subbaraman, Padma (VETS)" w:date="2016-09-13T10:28:00Z">
        <w:r w:rsidRPr="002B73A8" w:rsidDel="00F724C2">
          <w:rPr>
            <w:spacing w:val="-1"/>
          </w:rPr>
          <w:delText>,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and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make</w:delText>
        </w:r>
        <w:r w:rsidRPr="002B73A8" w:rsidDel="00F724C2">
          <w:rPr>
            <w:spacing w:val="2"/>
          </w:rPr>
          <w:delText xml:space="preserve"> </w:delText>
        </w:r>
        <w:r w:rsidRPr="002B73A8" w:rsidDel="00F724C2">
          <w:rPr>
            <w:spacing w:val="-1"/>
          </w:rPr>
          <w:delText>whatever data alterations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are desired</w:delText>
        </w:r>
        <w:r w:rsidRPr="002B73A8" w:rsidDel="00F724C2">
          <w:rPr>
            <w:spacing w:val="-2"/>
          </w:rPr>
          <w:delText xml:space="preserve"> </w:delText>
        </w:r>
        <w:r w:rsidRPr="002B73A8" w:rsidDel="00F724C2">
          <w:rPr>
            <w:spacing w:val="-1"/>
          </w:rPr>
          <w:delText>for</w:delText>
        </w:r>
        <w:r w:rsidRPr="002B73A8" w:rsidDel="00F724C2">
          <w:delText xml:space="preserve"> the</w:delText>
        </w:r>
        <w:r w:rsidRPr="002B73A8" w:rsidDel="00F724C2">
          <w:rPr>
            <w:spacing w:val="-1"/>
          </w:rPr>
          <w:delText xml:space="preserve"> target</w:delText>
        </w:r>
        <w:r w:rsidRPr="002B73A8" w:rsidDel="00F724C2">
          <w:rPr>
            <w:spacing w:val="69"/>
          </w:rPr>
          <w:delText xml:space="preserve"> </w:delText>
        </w:r>
        <w:r w:rsidRPr="002B73A8" w:rsidDel="00F724C2">
          <w:rPr>
            <w:spacing w:val="-1"/>
          </w:rPr>
          <w:delText>environment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(i.e.,</w:delText>
        </w:r>
        <w:r w:rsidRPr="002B73A8" w:rsidDel="00F724C2">
          <w:delText xml:space="preserve"> the</w:delText>
        </w:r>
        <w:r w:rsidRPr="002B73A8" w:rsidDel="00F724C2">
          <w:rPr>
            <w:spacing w:val="-3"/>
          </w:rPr>
          <w:delText xml:space="preserve"> </w:delText>
        </w:r>
        <w:r w:rsidRPr="002B73A8" w:rsidDel="00F724C2">
          <w:rPr>
            <w:spacing w:val="-1"/>
          </w:rPr>
          <w:delText>removal</w:delText>
        </w:r>
        <w:r w:rsidRPr="002B73A8" w:rsidDel="00F724C2">
          <w:rPr>
            <w:spacing w:val="-2"/>
          </w:rPr>
          <w:delText xml:space="preserve"> </w:delText>
        </w:r>
        <w:r w:rsidRPr="002B73A8" w:rsidDel="00F724C2">
          <w:rPr>
            <w:spacing w:val="1"/>
          </w:rPr>
          <w:delText>of</w:delText>
        </w:r>
        <w:r w:rsidRPr="002B73A8" w:rsidDel="00F724C2">
          <w:rPr>
            <w:spacing w:val="-2"/>
          </w:rPr>
          <w:delText xml:space="preserve"> </w:delText>
        </w:r>
        <w:r w:rsidRPr="002B73A8" w:rsidDel="00F724C2">
          <w:rPr>
            <w:spacing w:val="-1"/>
          </w:rPr>
          <w:delText>sensitive data</w:delText>
        </w:r>
        <w:r w:rsidRPr="002B73A8" w:rsidDel="00F724C2">
          <w:rPr>
            <w:spacing w:val="-3"/>
          </w:rPr>
          <w:delText xml:space="preserve"> </w:delText>
        </w:r>
        <w:r w:rsidRPr="002B73A8" w:rsidDel="00F724C2">
          <w:rPr>
            <w:spacing w:val="-1"/>
          </w:rPr>
          <w:delText>in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non-production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environments)</w:delText>
        </w:r>
      </w:del>
      <w:r w:rsidRPr="002B73A8">
        <w:rPr>
          <w:spacing w:val="-1"/>
        </w:rPr>
        <w:t>.</w:t>
      </w:r>
      <w:r w:rsidRPr="002B73A8">
        <w:rPr>
          <w:spacing w:val="60"/>
        </w:rPr>
        <w:t xml:space="preserve"> </w:t>
      </w:r>
      <w:del w:id="63" w:author="Subbaraman, Padma (VETS)" w:date="2016-09-13T10:29:00Z">
        <w:r w:rsidRPr="002B73A8" w:rsidDel="00F724C2">
          <w:rPr>
            <w:spacing w:val="-1"/>
          </w:rPr>
          <w:delText>For</w:delText>
        </w:r>
        <w:r w:rsidRPr="002B73A8" w:rsidDel="00F724C2">
          <w:delText xml:space="preserve"> an</w:delText>
        </w:r>
        <w:r w:rsidRPr="002B73A8" w:rsidDel="00F724C2">
          <w:rPr>
            <w:spacing w:val="97"/>
          </w:rPr>
          <w:delText xml:space="preserve"> </w:delText>
        </w:r>
        <w:r w:rsidRPr="002B73A8" w:rsidDel="00F724C2">
          <w:delText xml:space="preserve">upgrade </w:delText>
        </w:r>
        <w:r w:rsidRPr="002B73A8" w:rsidDel="00F724C2">
          <w:rPr>
            <w:spacing w:val="-1"/>
          </w:rPr>
          <w:delText>backup,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work</w:delText>
        </w:r>
        <w:r w:rsidRPr="002B73A8" w:rsidDel="00F724C2">
          <w:delText xml:space="preserve"> from</w:delText>
        </w:r>
        <w:r w:rsidRPr="002B73A8" w:rsidDel="00F724C2">
          <w:rPr>
            <w:spacing w:val="-2"/>
          </w:rPr>
          <w:delText xml:space="preserve"> </w:delText>
        </w:r>
        <w:r w:rsidRPr="002B73A8" w:rsidDel="00F724C2">
          <w:delText xml:space="preserve">the </w:delText>
        </w:r>
        <w:r w:rsidRPr="002B73A8" w:rsidDel="00F724C2">
          <w:rPr>
            <w:spacing w:val="-1"/>
          </w:rPr>
          <w:delText>NUMI</w:delText>
        </w:r>
        <w:r w:rsidRPr="002B73A8" w:rsidDel="00F724C2">
          <w:delText xml:space="preserve"> 13.2 or </w:delText>
        </w:r>
        <w:r w:rsidRPr="002B73A8" w:rsidDel="00F724C2">
          <w:rPr>
            <w:spacing w:val="-1"/>
          </w:rPr>
          <w:delText>14.0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databases.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For</w:delText>
        </w:r>
        <w:r w:rsidRPr="002B73A8" w:rsidDel="00F724C2">
          <w:delText xml:space="preserve"> a </w:delText>
        </w:r>
        <w:r w:rsidRPr="002B73A8" w:rsidDel="00F724C2">
          <w:rPr>
            <w:spacing w:val="-1"/>
          </w:rPr>
          <w:delText>fresh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install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backup,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work</w:delText>
        </w:r>
        <w:r w:rsidRPr="002B73A8" w:rsidDel="00F724C2">
          <w:rPr>
            <w:spacing w:val="83"/>
          </w:rPr>
          <w:delText xml:space="preserve"> </w:delText>
        </w:r>
        <w:r w:rsidRPr="002B73A8" w:rsidDel="00F724C2">
          <w:delText>from</w:delText>
        </w:r>
        <w:r w:rsidRPr="002B73A8" w:rsidDel="00F724C2">
          <w:rPr>
            <w:spacing w:val="-2"/>
          </w:rPr>
          <w:delText xml:space="preserve"> </w:delText>
        </w:r>
        <w:r w:rsidRPr="002B73A8" w:rsidDel="00F724C2">
          <w:delText xml:space="preserve">the </w:delText>
        </w:r>
        <w:r w:rsidRPr="002B73A8" w:rsidDel="00F724C2">
          <w:rPr>
            <w:spacing w:val="-1"/>
          </w:rPr>
          <w:delText>NUMI</w:delText>
        </w:r>
        <w:r w:rsidR="00B531F4" w:rsidRPr="002B73A8" w:rsidDel="00F724C2">
          <w:delText xml:space="preserve"> </w:delText>
        </w:r>
        <w:r w:rsidR="00FE6C35" w:rsidDel="00F724C2">
          <w:delText>1.1.14.3</w:delText>
        </w:r>
        <w:r w:rsidRPr="002B73A8" w:rsidDel="00F724C2">
          <w:rPr>
            <w:spacing w:val="-2"/>
          </w:rPr>
          <w:delText xml:space="preserve"> </w:delText>
        </w:r>
        <w:r w:rsidRPr="002B73A8" w:rsidDel="00F724C2">
          <w:rPr>
            <w:spacing w:val="-1"/>
          </w:rPr>
          <w:delText>database.</w:delText>
        </w:r>
      </w:del>
    </w:p>
    <w:p w:rsidR="00393CEF" w:rsidRPr="002B73A8" w:rsidRDefault="00DA3427">
      <w:pPr>
        <w:pStyle w:val="BodyText"/>
      </w:pP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Platform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installation,</w:t>
      </w:r>
      <w:r w:rsidRPr="002B73A8">
        <w:t xml:space="preserve"> and </w:t>
      </w:r>
      <w:r w:rsidRPr="002B73A8">
        <w:rPr>
          <w:spacing w:val="-1"/>
        </w:rPr>
        <w:t>Database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Restoration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Procedures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80"/>
        </w:tabs>
        <w:ind w:hanging="340"/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del w:id="64" w:author="Subbaraman, Padma (VETS)" w:date="2016-09-13T10:30:00Z">
        <w:r w:rsidRPr="002B73A8" w:rsidDel="00F724C2">
          <w:delText>2008</w:delText>
        </w:r>
      </w:del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database </w:t>
      </w:r>
      <w:r w:rsidRPr="002B73A8">
        <w:t>server</w:t>
      </w:r>
      <w:r w:rsidRPr="002B73A8">
        <w:rPr>
          <w:spacing w:val="-1"/>
        </w:rPr>
        <w:t xml:space="preserve"> platform</w:t>
      </w:r>
    </w:p>
    <w:p w:rsidR="00393CEF" w:rsidRPr="002B73A8" w:rsidRDefault="00393CEF">
      <w:pPr>
        <w:sectPr w:rsidR="00393CEF" w:rsidRPr="002B73A8" w:rsidSect="00416DBA">
          <w:footerReference w:type="default" r:id="rId14"/>
          <w:pgSz w:w="12240" w:h="15840"/>
          <w:pgMar w:top="1400" w:right="1360" w:bottom="1140" w:left="1320" w:header="0" w:footer="864" w:gutter="0"/>
          <w:pgNumType w:start="1"/>
          <w:cols w:space="720"/>
          <w:docGrid w:linePitch="299"/>
        </w:sectPr>
      </w:pP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spacing w:before="56"/>
      </w:pPr>
      <w:r w:rsidRPr="002B73A8">
        <w:rPr>
          <w:spacing w:val="-1"/>
        </w:rPr>
        <w:lastRenderedPageBreak/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System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858"/>
      </w:pPr>
      <w:r w:rsidRPr="002B73A8">
        <w:rPr>
          <w:spacing w:val="-1"/>
        </w:rPr>
        <w:t xml:space="preserve">Install the </w:t>
      </w:r>
      <w:r w:rsidRPr="002B73A8">
        <w:t xml:space="preserve">64 bit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 xml:space="preserve">Server </w:t>
      </w:r>
      <w:del w:id="65" w:author="Subbaraman, Padma (VETS)" w:date="2016-09-13T10:30:00Z">
        <w:r w:rsidRPr="002B73A8" w:rsidDel="00F724C2">
          <w:delText>2005</w:delText>
        </w:r>
      </w:del>
      <w:r w:rsidRPr="002B73A8">
        <w:rPr>
          <w:spacing w:val="-2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local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“best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practices”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firstLine="0"/>
      </w:pP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Full</w:t>
      </w:r>
      <w:r w:rsidRPr="002B73A8">
        <w:t xml:space="preserve"> Text </w:t>
      </w:r>
      <w:r w:rsidRPr="002B73A8">
        <w:rPr>
          <w:spacing w:val="-1"/>
        </w:rPr>
        <w:t>Search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required</w:t>
      </w:r>
      <w:r w:rsidRPr="002B73A8">
        <w:t xml:space="preserve"> for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installation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right="602" w:firstLine="0"/>
      </w:pPr>
      <w:r w:rsidRPr="002B73A8">
        <w:rPr>
          <w:spacing w:val="-1"/>
        </w:rPr>
        <w:t>Replication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to </w:t>
      </w:r>
      <w:r w:rsidRPr="002B73A8">
        <w:rPr>
          <w:spacing w:val="-1"/>
        </w:rPr>
        <w:t xml:space="preserve">use </w:t>
      </w:r>
      <w:r w:rsidRPr="002B73A8">
        <w:t xml:space="preserve">the </w:t>
      </w:r>
      <w:r w:rsidRPr="002B73A8">
        <w:rPr>
          <w:spacing w:val="-1"/>
        </w:rPr>
        <w:t>alternate</w:t>
      </w:r>
      <w:r w:rsidRPr="002B73A8">
        <w:t xml:space="preserve"> </w:t>
      </w:r>
      <w:r w:rsidRPr="002B73A8">
        <w:rPr>
          <w:spacing w:val="-1"/>
        </w:rPr>
        <w:t>database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reporting</w:t>
      </w:r>
      <w:r w:rsidRPr="002B73A8">
        <w:t xml:space="preserve"> </w:t>
      </w:r>
      <w:r w:rsidRPr="002B73A8">
        <w:rPr>
          <w:spacing w:val="-1"/>
        </w:rPr>
        <w:t>capability</w:t>
      </w:r>
      <w:r w:rsidRPr="002B73A8">
        <w:t xml:space="preserve"> of</w:t>
      </w:r>
      <w:r w:rsidRPr="002B73A8">
        <w:rPr>
          <w:spacing w:val="-1"/>
        </w:rPr>
        <w:t xml:space="preserve"> NUMI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left="991"/>
      </w:pPr>
      <w:r w:rsidRPr="002B73A8">
        <w:rPr>
          <w:spacing w:val="-1"/>
        </w:rPr>
        <w:t>Reporting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Services </w:t>
      </w:r>
      <w:r w:rsidRPr="002B73A8">
        <w:t>is not necessary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for installation</w:t>
      </w:r>
      <w:r w:rsidRPr="002B73A8">
        <w:t xml:space="preserve"> on 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right="138" w:firstLine="0"/>
      </w:pPr>
      <w:r w:rsidRPr="002B73A8">
        <w:rPr>
          <w:spacing w:val="-1"/>
        </w:rPr>
        <w:t>NUMI’s</w:t>
      </w:r>
      <w:r w:rsidRPr="002B73A8">
        <w:t xml:space="preserve"> </w:t>
      </w:r>
      <w:r w:rsidRPr="002B73A8">
        <w:rPr>
          <w:spacing w:val="-1"/>
        </w:rPr>
        <w:t>database will</w:t>
      </w:r>
      <w:r w:rsidRPr="002B73A8">
        <w:t xml:space="preserve"> </w:t>
      </w:r>
      <w:r w:rsidRPr="002B73A8">
        <w:rPr>
          <w:spacing w:val="-1"/>
        </w:rPr>
        <w:t>function</w:t>
      </w:r>
      <w:r w:rsidRPr="002B73A8">
        <w:rPr>
          <w:spacing w:val="-2"/>
        </w:rPr>
        <w:t xml:space="preserve"> </w:t>
      </w:r>
      <w:r w:rsidRPr="002B73A8">
        <w:t>properly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del w:id="66" w:author="Subbaraman, Padma (VETS)" w:date="2016-09-13T10:31:00Z">
        <w:r w:rsidRPr="002B73A8" w:rsidDel="00F724C2">
          <w:rPr>
            <w:spacing w:val="-1"/>
          </w:rPr>
          <w:delText>either</w:delText>
        </w:r>
        <w:r w:rsidRPr="002B73A8" w:rsidDel="00F724C2">
          <w:rPr>
            <w:spacing w:val="1"/>
          </w:rPr>
          <w:delText xml:space="preserve"> </w:delText>
        </w:r>
        <w:r w:rsidRPr="002B73A8" w:rsidDel="00F724C2">
          <w:rPr>
            <w:spacing w:val="-1"/>
          </w:rPr>
          <w:delText>and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active/passive</w:delText>
        </w:r>
        <w:r w:rsidRPr="002B73A8" w:rsidDel="00F724C2">
          <w:rPr>
            <w:spacing w:val="-3"/>
          </w:rPr>
          <w:delText xml:space="preserve"> </w:delText>
        </w:r>
        <w:r w:rsidRPr="002B73A8" w:rsidDel="00F724C2">
          <w:rPr>
            <w:spacing w:val="1"/>
          </w:rPr>
          <w:delText>or</w:delText>
        </w:r>
        <w:r w:rsidRPr="002B73A8" w:rsidDel="00F724C2">
          <w:delText xml:space="preserve"> </w:delText>
        </w:r>
        <w:r w:rsidRPr="002B73A8" w:rsidDel="00F724C2">
          <w:rPr>
            <w:spacing w:val="-1"/>
          </w:rPr>
          <w:delText>active/active</w:delText>
        </w:r>
        <w:r w:rsidRPr="002B73A8" w:rsidDel="00F724C2">
          <w:rPr>
            <w:spacing w:val="71"/>
          </w:rPr>
          <w:delText xml:space="preserve"> </w:delText>
        </w:r>
      </w:del>
      <w:r w:rsidRPr="002B73A8">
        <w:rPr>
          <w:spacing w:val="-1"/>
        </w:rPr>
        <w:t>cluster,</w:t>
      </w:r>
      <w:r w:rsidRPr="002B73A8">
        <w:t xml:space="preserve"> </w:t>
      </w:r>
      <w:r w:rsidRPr="002B73A8">
        <w:rPr>
          <w:spacing w:val="-1"/>
        </w:rPr>
        <w:t>but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clustering</w:t>
      </w:r>
      <w:r w:rsidRPr="002B73A8">
        <w:rPr>
          <w:spacing w:val="-3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 xml:space="preserve">not </w:t>
      </w:r>
      <w:r w:rsidRPr="002B73A8">
        <w:rPr>
          <w:spacing w:val="-1"/>
        </w:rPr>
        <w:t>required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1"/>
        </w:rPr>
        <w:t xml:space="preserve"> application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729"/>
      </w:pPr>
      <w:r w:rsidRPr="002B73A8">
        <w:t>Apply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appropriate</w:t>
      </w:r>
      <w:r w:rsidRPr="002B73A8">
        <w:rPr>
          <w:spacing w:val="-3"/>
        </w:rPr>
        <w:t xml:space="preserve"> </w:t>
      </w:r>
      <w:r w:rsidRPr="002B73A8">
        <w:t>patches</w:t>
      </w:r>
      <w:r w:rsidRPr="002B73A8">
        <w:rPr>
          <w:spacing w:val="-1"/>
        </w:rPr>
        <w:t xml:space="preserve"> (according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local</w:t>
      </w:r>
      <w:r w:rsidRPr="002B73A8">
        <w:t xml:space="preserve"> </w:t>
      </w:r>
      <w:r w:rsidRPr="002B73A8">
        <w:rPr>
          <w:spacing w:val="-1"/>
        </w:rPr>
        <w:t>best</w:t>
      </w:r>
      <w:r w:rsidRPr="002B73A8">
        <w:t xml:space="preserve"> </w:t>
      </w:r>
      <w:r w:rsidRPr="002B73A8">
        <w:rPr>
          <w:spacing w:val="-1"/>
        </w:rPr>
        <w:t xml:space="preserve">practices) </w:t>
      </w:r>
      <w:r w:rsidRPr="002B73A8">
        <w:t xml:space="preserve">to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 xml:space="preserve">Server </w:t>
      </w:r>
      <w:del w:id="67" w:author="Subbaraman, Padma (VETS)" w:date="2016-09-13T10:31:00Z">
        <w:r w:rsidRPr="002B73A8" w:rsidDel="00F724C2">
          <w:delText>2005</w:delText>
        </w:r>
      </w:del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left="199" w:right="777" w:firstLine="0"/>
      </w:pPr>
      <w:r w:rsidRPr="002B73A8">
        <w:rPr>
          <w:spacing w:val="-1"/>
        </w:rPr>
        <w:t xml:space="preserve">Install </w:t>
      </w:r>
      <w:r w:rsidRPr="002B73A8">
        <w:t xml:space="preserve">/ </w:t>
      </w:r>
      <w:r w:rsidRPr="002B73A8">
        <w:rPr>
          <w:spacing w:val="-1"/>
        </w:rPr>
        <w:t xml:space="preserve">restore </w:t>
      </w:r>
      <w:r w:rsidRPr="002B73A8">
        <w:t>the</w:t>
      </w:r>
      <w:r w:rsidRPr="002B73A8">
        <w:rPr>
          <w:spacing w:val="-1"/>
        </w:rPr>
        <w:t xml:space="preserve"> database components</w:t>
      </w:r>
      <w:r w:rsidRPr="002B73A8"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t xml:space="preserve">to </w:t>
      </w:r>
      <w:r w:rsidRPr="002B73A8">
        <w:rPr>
          <w:spacing w:val="-1"/>
        </w:rPr>
        <w:t>the instructions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t xml:space="preserve"> 5</w:t>
      </w:r>
      <w:r w:rsidRPr="002B73A8">
        <w:rPr>
          <w:spacing w:val="91"/>
        </w:rPr>
        <w:t xml:space="preserve"> </w:t>
      </w:r>
      <w:r w:rsidRPr="002B73A8">
        <w:rPr>
          <w:spacing w:val="-1"/>
        </w:rPr>
        <w:t>Instructions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t xml:space="preserve"> </w:t>
      </w:r>
      <w:r w:rsidRPr="002B73A8">
        <w:rPr>
          <w:spacing w:val="-1"/>
        </w:rPr>
        <w:t>Database Components.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7"/>
        </w:numPr>
        <w:tabs>
          <w:tab w:val="left" w:pos="1180"/>
        </w:tabs>
        <w:ind w:left="1179" w:hanging="1079"/>
        <w:rPr>
          <w:rFonts w:ascii="Arial" w:eastAsia="Arial" w:hAnsi="Arial" w:cs="Arial"/>
          <w:sz w:val="28"/>
          <w:szCs w:val="28"/>
        </w:rPr>
      </w:pPr>
      <w:bookmarkStart w:id="68" w:name="2.2.2._Web_Server"/>
      <w:bookmarkStart w:id="69" w:name="_bookmark8"/>
      <w:bookmarkEnd w:id="68"/>
      <w:bookmarkEnd w:id="69"/>
      <w:r w:rsidRPr="002B73A8">
        <w:rPr>
          <w:rFonts w:ascii="Arial"/>
          <w:b/>
          <w:sz w:val="28"/>
        </w:rPr>
        <w:t>Web</w:t>
      </w:r>
      <w:r w:rsidRPr="002B73A8">
        <w:rPr>
          <w:rFonts w:ascii="Arial"/>
          <w:b/>
          <w:spacing w:val="-16"/>
          <w:sz w:val="28"/>
        </w:rPr>
        <w:t xml:space="preserve"> </w:t>
      </w:r>
      <w:r w:rsidRPr="002B73A8">
        <w:rPr>
          <w:rFonts w:ascii="Arial"/>
          <w:b/>
          <w:sz w:val="28"/>
        </w:rPr>
        <w:t>Server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t xml:space="preserve">To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Exchange,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t>software</w:t>
      </w:r>
      <w:r w:rsidRPr="002B73A8">
        <w:rPr>
          <w:spacing w:val="-1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rPr>
          <w:spacing w:val="-2"/>
        </w:rPr>
        <w:t>Web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 (Server</w:t>
      </w:r>
      <w:r w:rsidRPr="002B73A8">
        <w:rPr>
          <w:spacing w:val="-2"/>
        </w:rPr>
        <w:t xml:space="preserve"> </w:t>
      </w:r>
      <w:r w:rsidRPr="002B73A8">
        <w:t>2)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spacing w:before="0"/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del w:id="70" w:author="Subbaraman, Padma (VETS)" w:date="2016-09-13T10:32:00Z">
        <w:r w:rsidRPr="002B73A8" w:rsidDel="00947227">
          <w:delText>2008</w:delText>
        </w:r>
      </w:del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web</w:t>
      </w:r>
      <w:r w:rsidRPr="002B73A8">
        <w:t xml:space="preserve"> </w:t>
      </w:r>
      <w:r w:rsidRPr="002B73A8">
        <w:rPr>
          <w:spacing w:val="-1"/>
        </w:rPr>
        <w:t>server platform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t>System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Microsoft</w:t>
      </w:r>
      <w:r w:rsidRPr="002B73A8">
        <w:t xml:space="preserve"> </w:t>
      </w:r>
      <w:r w:rsidRPr="002B73A8">
        <w:rPr>
          <w:spacing w:val="-1"/>
        </w:rPr>
        <w:t xml:space="preserve">ASP.NET </w:t>
      </w:r>
      <w:ins w:id="71" w:author="Subbaraman, Padma (VETS)" w:date="2016-09-13T10:32:00Z">
        <w:r w:rsidR="00947227">
          <w:t>4.5.2</w:t>
        </w:r>
      </w:ins>
      <w:del w:id="72" w:author="Subbaraman, Padma (VETS)" w:date="2016-09-13T10:32:00Z">
        <w:r w:rsidRPr="002B73A8" w:rsidDel="00947227">
          <w:delText>2.0</w:delText>
        </w:r>
      </w:del>
      <w:r w:rsidRPr="002B73A8">
        <w:rPr>
          <w:spacing w:val="1"/>
        </w:rPr>
        <w:t xml:space="preserve"> </w:t>
      </w:r>
      <w:r w:rsidRPr="002B73A8">
        <w:rPr>
          <w:spacing w:val="-1"/>
        </w:rPr>
        <w:t>Ajax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Extensions</w:t>
      </w:r>
      <w:r w:rsidRPr="002B73A8">
        <w:rPr>
          <w:spacing w:val="-3"/>
        </w:rPr>
        <w:t xml:space="preserve"> </w:t>
      </w:r>
      <w:r w:rsidRPr="002B73A8">
        <w:t>1.0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MDWS</w:t>
      </w:r>
      <w:r w:rsidRPr="002B73A8">
        <w:t xml:space="preserve"> 2.7.3.2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(pronounced</w:t>
      </w:r>
      <w:r w:rsidRPr="002B73A8">
        <w:t xml:space="preserve"> </w:t>
      </w:r>
      <w:r w:rsidRPr="002B73A8">
        <w:rPr>
          <w:spacing w:val="-1"/>
        </w:rPr>
        <w:t>“Meadows”)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7"/>
        </w:numPr>
        <w:tabs>
          <w:tab w:val="left" w:pos="1180"/>
        </w:tabs>
        <w:ind w:left="1179" w:hanging="1079"/>
        <w:rPr>
          <w:rFonts w:ascii="Arial" w:eastAsia="Arial" w:hAnsi="Arial" w:cs="Arial"/>
          <w:sz w:val="28"/>
          <w:szCs w:val="28"/>
        </w:rPr>
      </w:pPr>
      <w:bookmarkStart w:id="73" w:name="2.2.3._Application_Server"/>
      <w:bookmarkStart w:id="74" w:name="_bookmark9"/>
      <w:bookmarkEnd w:id="73"/>
      <w:bookmarkEnd w:id="74"/>
      <w:r w:rsidRPr="002B73A8">
        <w:rPr>
          <w:rFonts w:ascii="Arial"/>
          <w:b/>
          <w:spacing w:val="-1"/>
          <w:sz w:val="28"/>
        </w:rPr>
        <w:t>Application</w:t>
      </w:r>
      <w:r w:rsidRPr="002B73A8">
        <w:rPr>
          <w:rFonts w:ascii="Arial"/>
          <w:b/>
          <w:spacing w:val="-25"/>
          <w:sz w:val="28"/>
        </w:rPr>
        <w:t xml:space="preserve"> </w:t>
      </w:r>
      <w:r w:rsidRPr="002B73A8">
        <w:rPr>
          <w:rFonts w:ascii="Arial"/>
          <w:b/>
          <w:sz w:val="28"/>
        </w:rPr>
        <w:t>Server</w:t>
      </w:r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DA3427">
      <w:pPr>
        <w:pStyle w:val="BodyText"/>
        <w:spacing w:before="0"/>
        <w:ind w:left="100"/>
      </w:pPr>
      <w:r w:rsidRPr="002B73A8">
        <w:t xml:space="preserve">To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software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Server </w:t>
      </w:r>
      <w:del w:id="75" w:author="Subbaraman, Padma (VETS)" w:date="2016-09-13T10:33:00Z">
        <w:r w:rsidRPr="002B73A8" w:rsidDel="00947227">
          <w:rPr>
            <w:spacing w:val="-1"/>
          </w:rPr>
          <w:delText xml:space="preserve">(Server </w:delText>
        </w:r>
        <w:r w:rsidRPr="002B73A8" w:rsidDel="00947227">
          <w:delText>3)</w:delText>
        </w:r>
      </w:del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del w:id="76" w:author="Subbaraman, Padma (VETS)" w:date="2016-09-13T10:33:00Z">
        <w:r w:rsidRPr="002B73A8" w:rsidDel="00947227">
          <w:delText>2008</w:delText>
        </w:r>
      </w:del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server platform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463"/>
      </w:pP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t>System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servers</w:t>
      </w:r>
    </w:p>
    <w:p w:rsidR="00393CEF" w:rsidRPr="002B73A8" w:rsidRDefault="00947227">
      <w:pPr>
        <w:pStyle w:val="BodyText"/>
        <w:numPr>
          <w:ilvl w:val="3"/>
          <w:numId w:val="27"/>
        </w:numPr>
        <w:tabs>
          <w:tab w:val="left" w:pos="560"/>
        </w:tabs>
      </w:pPr>
      <w:ins w:id="77" w:author="Subbaraman, Padma (VETS)" w:date="2016-09-13T10:36:00Z">
        <w:r>
          <w:rPr>
            <w:spacing w:val="-1"/>
          </w:rPr>
          <w:t xml:space="preserve">Upgrade to </w:t>
        </w:r>
      </w:ins>
      <w:del w:id="78" w:author="Subbaraman, Padma (VETS)" w:date="2016-09-13T10:36:00Z">
        <w:r w:rsidR="00DA3427" w:rsidRPr="002B73A8" w:rsidDel="00947227">
          <w:rPr>
            <w:spacing w:val="-1"/>
          </w:rPr>
          <w:delText>Install the</w:delText>
        </w:r>
      </w:del>
      <w:r w:rsidR="00DA3427" w:rsidRPr="002B73A8">
        <w:rPr>
          <w:spacing w:val="-1"/>
        </w:rPr>
        <w:t xml:space="preserve"> CERME </w:t>
      </w:r>
      <w:ins w:id="79" w:author="Subbaraman, Padma (VETS)" w:date="2016-09-13T10:36:00Z">
        <w:r>
          <w:t xml:space="preserve">15.0 </w:t>
        </w:r>
      </w:ins>
      <w:del w:id="80" w:author="Subbaraman, Padma (VETS)" w:date="2016-09-13T10:36:00Z">
        <w:r w:rsidR="00DA3427" w:rsidRPr="002B73A8" w:rsidDel="00947227">
          <w:delText>20</w:delText>
        </w:r>
      </w:del>
      <w:del w:id="81" w:author="Subbaraman, Padma (VETS)" w:date="2016-09-12T14:18:00Z">
        <w:r w:rsidR="00DA3427" w:rsidRPr="002B73A8" w:rsidDel="00993E6C">
          <w:delText>12.2</w:delText>
        </w:r>
      </w:del>
      <w:r w:rsidR="00DA3427" w:rsidRPr="002B73A8">
        <w:t xml:space="preserve"> </w:t>
      </w:r>
      <w:del w:id="82" w:author="Subbaraman, Padma (VETS)" w:date="2016-09-13T10:36:00Z">
        <w:r w:rsidR="00DA3427" w:rsidRPr="002B73A8" w:rsidDel="00947227">
          <w:rPr>
            <w:spacing w:val="-1"/>
          </w:rPr>
          <w:delText>application</w:delText>
        </w:r>
      </w:del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Install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application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:rsidR="00393CEF" w:rsidRPr="002B73A8" w:rsidRDefault="00393CEF">
      <w:pPr>
        <w:sectPr w:rsidR="00393CEF" w:rsidRPr="002B73A8">
          <w:pgSz w:w="12240" w:h="15840"/>
          <w:pgMar w:top="1380" w:right="1720" w:bottom="1140" w:left="1340" w:header="0" w:footer="957" w:gutter="0"/>
          <w:cols w:space="720"/>
        </w:sectPr>
      </w:pPr>
    </w:p>
    <w:p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83" w:name="3._Pre-Installation_Instructions_and_Pre"/>
      <w:bookmarkStart w:id="84" w:name="_bookmark10"/>
      <w:bookmarkEnd w:id="83"/>
      <w:bookmarkEnd w:id="84"/>
      <w:r w:rsidRPr="002B73A8">
        <w:rPr>
          <w:rFonts w:ascii="Arial"/>
          <w:b/>
          <w:spacing w:val="-1"/>
          <w:sz w:val="36"/>
        </w:rPr>
        <w:lastRenderedPageBreak/>
        <w:t>Pre-Installation Instructions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and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Preparation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explains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tasks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t xml:space="preserve"> to be</w:t>
      </w:r>
      <w:r w:rsidRPr="002B73A8">
        <w:rPr>
          <w:spacing w:val="-1"/>
        </w:rPr>
        <w:t xml:space="preserve"> performed</w:t>
      </w:r>
      <w:r w:rsidRPr="002B73A8">
        <w:t xml:space="preserve"> before</w:t>
      </w:r>
      <w:r w:rsidRPr="002B73A8">
        <w:rPr>
          <w:spacing w:val="-1"/>
        </w:rPr>
        <w:t xml:space="preserve"> 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National</w:t>
      </w:r>
      <w:r w:rsidRPr="002B73A8">
        <w:t xml:space="preserve"> </w:t>
      </w:r>
      <w:r w:rsidRPr="002B73A8">
        <w:rPr>
          <w:spacing w:val="-1"/>
        </w:rPr>
        <w:t>Utilization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Management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Integration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(NUMI) software.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Before proceeding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installation</w:t>
      </w:r>
      <w:r w:rsidRPr="002B73A8">
        <w:t xml:space="preserve"> </w:t>
      </w:r>
      <w:r w:rsidRPr="002B73A8">
        <w:rPr>
          <w:spacing w:val="-1"/>
        </w:rPr>
        <w:t>procedures,</w:t>
      </w:r>
      <w:r w:rsidRPr="002B73A8">
        <w:rPr>
          <w:spacing w:val="81"/>
        </w:rPr>
        <w:t xml:space="preserve"> </w:t>
      </w:r>
      <w:r w:rsidRPr="002B73A8">
        <w:t>consult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list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requirements</w:t>
      </w:r>
      <w:r w:rsidRPr="002B73A8">
        <w:t xml:space="preserve"> </w:t>
      </w:r>
      <w:r w:rsidRPr="002B73A8">
        <w:rPr>
          <w:spacing w:val="-1"/>
        </w:rPr>
        <w:t>below.</w:t>
      </w:r>
    </w:p>
    <w:p w:rsidR="00393CEF" w:rsidRPr="002B73A8" w:rsidRDefault="00DA3427">
      <w:pPr>
        <w:numPr>
          <w:ilvl w:val="1"/>
          <w:numId w:val="26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85" w:name="3.1._Installation_Process_Requirements"/>
      <w:bookmarkStart w:id="86" w:name="_bookmark11"/>
      <w:bookmarkEnd w:id="85"/>
      <w:bookmarkEnd w:id="86"/>
      <w:r w:rsidRPr="002B73A8">
        <w:rPr>
          <w:rFonts w:ascii="Arial"/>
          <w:b/>
          <w:spacing w:val="-1"/>
          <w:sz w:val="32"/>
        </w:rPr>
        <w:t>Installation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Process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z w:val="32"/>
        </w:rPr>
        <w:t>Requirements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assumed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person </w:t>
      </w:r>
      <w:r w:rsidRPr="002B73A8">
        <w:rPr>
          <w:spacing w:val="-1"/>
        </w:rPr>
        <w:t xml:space="preserve">responsible for </w:t>
      </w:r>
      <w:r w:rsidRPr="002B73A8">
        <w:t xml:space="preserve">doing </w:t>
      </w:r>
      <w:r w:rsidRPr="002B73A8">
        <w:rPr>
          <w:spacing w:val="-1"/>
        </w:rPr>
        <w:t>installations</w:t>
      </w:r>
      <w:r w:rsidRPr="002B73A8">
        <w:t xml:space="preserve"> </w:t>
      </w:r>
      <w:r w:rsidRPr="002B73A8">
        <w:rPr>
          <w:spacing w:val="-1"/>
        </w:rPr>
        <w:t>at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site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has</w:t>
      </w:r>
      <w:r w:rsidRPr="002B73A8">
        <w:t xml:space="preserve"> </w:t>
      </w:r>
      <w:r w:rsidRPr="002B73A8">
        <w:rPr>
          <w:spacing w:val="-1"/>
        </w:rPr>
        <w:t>performed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appropriate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pre-installation</w:t>
      </w:r>
      <w:r w:rsidRPr="002B73A8">
        <w:t xml:space="preserve"> </w:t>
      </w:r>
      <w:r w:rsidRPr="002B73A8">
        <w:rPr>
          <w:spacing w:val="-1"/>
        </w:rPr>
        <w:t>planning.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line="336" w:lineRule="auto"/>
        <w:ind w:right="4782" w:firstLine="0"/>
        <w:rPr>
          <w:rFonts w:ascii="Times New Roman" w:eastAsia="Times New Roman" w:hAnsi="Times New Roman" w:cs="Times New Roman"/>
          <w:sz w:val="24"/>
          <w:szCs w:val="24"/>
        </w:rPr>
      </w:pPr>
      <w:bookmarkStart w:id="87" w:name="3.1.1._Minimum_Software_Version"/>
      <w:bookmarkStart w:id="88" w:name="_bookmark12"/>
      <w:bookmarkEnd w:id="87"/>
      <w:bookmarkEnd w:id="88"/>
      <w:r w:rsidRPr="002B73A8">
        <w:rPr>
          <w:rFonts w:ascii="Arial"/>
          <w:b/>
          <w:spacing w:val="-1"/>
          <w:sz w:val="28"/>
        </w:rPr>
        <w:t>Minimum</w:t>
      </w:r>
      <w:r w:rsidRPr="002B73A8">
        <w:rPr>
          <w:rFonts w:ascii="Arial"/>
          <w:b/>
          <w:spacing w:val="-16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Software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Version</w:t>
      </w:r>
      <w:r w:rsidRPr="002B73A8">
        <w:rPr>
          <w:rFonts w:ascii="Arial"/>
          <w:b/>
          <w:spacing w:val="31"/>
          <w:w w:val="99"/>
          <w:sz w:val="28"/>
        </w:rPr>
        <w:t xml:space="preserve"> </w:t>
      </w:r>
      <w:r w:rsidRPr="002B73A8">
        <w:rPr>
          <w:rFonts w:ascii="Times New Roman"/>
          <w:spacing w:val="-1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System: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Windows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Server </w:t>
      </w:r>
      <w:del w:id="89" w:author="Subbaraman, Padma (VETS)" w:date="2016-09-13T10:36:00Z">
        <w:r w:rsidRPr="002B73A8" w:rsidDel="00947227">
          <w:rPr>
            <w:rFonts w:ascii="Times New Roman"/>
            <w:sz w:val="24"/>
          </w:rPr>
          <w:delText>2008</w:delText>
        </w:r>
        <w:r w:rsidRPr="002B73A8" w:rsidDel="00947227">
          <w:rPr>
            <w:rFonts w:ascii="Times New Roman"/>
            <w:spacing w:val="35"/>
            <w:sz w:val="24"/>
          </w:rPr>
          <w:delText xml:space="preserve"> </w:delText>
        </w:r>
      </w:del>
      <w:r w:rsidRPr="002B73A8">
        <w:rPr>
          <w:rFonts w:ascii="Times New Roman"/>
          <w:spacing w:val="-1"/>
          <w:sz w:val="24"/>
        </w:rPr>
        <w:t>Database:</w:t>
      </w:r>
      <w:r w:rsidRPr="002B73A8">
        <w:rPr>
          <w:rFonts w:ascii="Times New Roman"/>
          <w:sz w:val="24"/>
        </w:rPr>
        <w:t xml:space="preserve"> SQL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Server </w:t>
      </w:r>
      <w:del w:id="90" w:author="Subbaraman, Padma (VETS)" w:date="2016-09-13T10:36:00Z">
        <w:r w:rsidRPr="002B73A8" w:rsidDel="00947227">
          <w:rPr>
            <w:rFonts w:ascii="Times New Roman"/>
            <w:sz w:val="24"/>
          </w:rPr>
          <w:delText>2005</w:delText>
        </w:r>
      </w:del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before="136"/>
        <w:ind w:left="1199" w:hanging="1079"/>
        <w:rPr>
          <w:rFonts w:ascii="Arial" w:eastAsia="Arial" w:hAnsi="Arial" w:cs="Arial"/>
          <w:sz w:val="28"/>
          <w:szCs w:val="28"/>
        </w:rPr>
      </w:pPr>
      <w:bookmarkStart w:id="91" w:name="3.1.2._Resources_Required"/>
      <w:bookmarkStart w:id="92" w:name="_bookmark13"/>
      <w:bookmarkEnd w:id="91"/>
      <w:bookmarkEnd w:id="92"/>
      <w:r w:rsidRPr="002B73A8">
        <w:rPr>
          <w:rFonts w:ascii="Arial"/>
          <w:b/>
          <w:spacing w:val="-1"/>
          <w:sz w:val="28"/>
        </w:rPr>
        <w:t>Resources</w:t>
      </w:r>
      <w:r w:rsidRPr="002B73A8">
        <w:rPr>
          <w:rFonts w:ascii="Arial"/>
          <w:b/>
          <w:spacing w:val="-26"/>
          <w:sz w:val="28"/>
        </w:rPr>
        <w:t xml:space="preserve"> </w:t>
      </w:r>
      <w:r w:rsidRPr="002B73A8">
        <w:rPr>
          <w:rFonts w:ascii="Arial"/>
          <w:b/>
          <w:sz w:val="28"/>
        </w:rPr>
        <w:t>Required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2"/>
        </w:rPr>
        <w:t>Sys</w:t>
      </w:r>
      <w:r w:rsidRPr="002B73A8">
        <w:t xml:space="preserve"> </w:t>
      </w:r>
      <w:r w:rsidRPr="002B73A8">
        <w:rPr>
          <w:spacing w:val="-1"/>
        </w:rPr>
        <w:t>Admin,</w:t>
      </w:r>
      <w:r w:rsidRPr="002B73A8">
        <w:t xml:space="preserve"> </w:t>
      </w:r>
      <w:r w:rsidRPr="002B73A8">
        <w:rPr>
          <w:spacing w:val="-1"/>
        </w:rPr>
        <w:t>DBA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ind w:left="1199" w:hanging="1079"/>
        <w:rPr>
          <w:rFonts w:ascii="Arial" w:eastAsia="Arial" w:hAnsi="Arial" w:cs="Arial"/>
          <w:sz w:val="28"/>
          <w:szCs w:val="28"/>
        </w:rPr>
      </w:pPr>
      <w:bookmarkStart w:id="93" w:name="3.1.3._CPU_Capacity"/>
      <w:bookmarkStart w:id="94" w:name="_bookmark14"/>
      <w:bookmarkEnd w:id="93"/>
      <w:bookmarkEnd w:id="94"/>
      <w:r w:rsidRPr="002B73A8">
        <w:rPr>
          <w:rFonts w:ascii="Arial"/>
          <w:b/>
          <w:spacing w:val="-1"/>
          <w:sz w:val="28"/>
        </w:rPr>
        <w:t>CPU</w:t>
      </w:r>
      <w:r w:rsidRPr="002B73A8">
        <w:rPr>
          <w:rFonts w:ascii="Arial"/>
          <w:b/>
          <w:spacing w:val="-17"/>
          <w:sz w:val="28"/>
        </w:rPr>
        <w:t xml:space="preserve"> </w:t>
      </w:r>
      <w:r w:rsidRPr="002B73A8">
        <w:rPr>
          <w:rFonts w:ascii="Arial"/>
          <w:b/>
          <w:sz w:val="28"/>
        </w:rPr>
        <w:t>Capacity</w:t>
      </w:r>
    </w:p>
    <w:p w:rsidR="00393CEF" w:rsidRPr="002B73A8" w:rsidRDefault="00DA3427">
      <w:pPr>
        <w:pStyle w:val="BodyText"/>
        <w:spacing w:before="117" w:line="344" w:lineRule="auto"/>
        <w:ind w:right="4782"/>
      </w:pPr>
      <w:r w:rsidRPr="002B73A8">
        <w:rPr>
          <w:spacing w:val="-1"/>
        </w:rPr>
        <w:t>64GB</w:t>
      </w:r>
      <w:r w:rsidRPr="002B73A8">
        <w:rPr>
          <w:spacing w:val="-3"/>
        </w:rPr>
        <w:t xml:space="preserve"> </w:t>
      </w:r>
      <w:r w:rsidRPr="002B73A8">
        <w:t xml:space="preserve">RAM, </w:t>
      </w:r>
      <w:proofErr w:type="gramStart"/>
      <w:r w:rsidRPr="002B73A8">
        <w:t>2.8ghz</w:t>
      </w:r>
      <w:proofErr w:type="gramEnd"/>
      <w:r w:rsidRPr="002B73A8">
        <w:rPr>
          <w:spacing w:val="1"/>
        </w:rPr>
        <w:t xml:space="preserve"> </w:t>
      </w:r>
      <w:r w:rsidRPr="002B73A8">
        <w:rPr>
          <w:spacing w:val="-1"/>
        </w:rPr>
        <w:t>Xeon</w:t>
      </w:r>
      <w:r w:rsidRPr="002B73A8">
        <w:t xml:space="preserve"> –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40"/>
        </w:rPr>
        <w:t xml:space="preserve"> </w:t>
      </w:r>
      <w:r w:rsidRPr="002B73A8">
        <w:rPr>
          <w:spacing w:val="-1"/>
        </w:rPr>
        <w:t>16GB RAM,</w:t>
      </w:r>
      <w:r w:rsidRPr="002B73A8">
        <w:t xml:space="preserve"> 2.8 </w:t>
      </w:r>
      <w:proofErr w:type="spellStart"/>
      <w:r w:rsidRPr="002B73A8">
        <w:t>ghz</w:t>
      </w:r>
      <w:proofErr w:type="spellEnd"/>
      <w:r w:rsidRPr="002B73A8">
        <w:t xml:space="preserve"> </w:t>
      </w:r>
      <w:r w:rsidRPr="002B73A8">
        <w:rPr>
          <w:spacing w:val="-1"/>
        </w:rPr>
        <w:t>Xeon</w:t>
      </w:r>
      <w:r w:rsidRPr="002B73A8">
        <w:t xml:space="preserve"> –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8GB RAM,</w:t>
      </w:r>
      <w:r w:rsidRPr="002B73A8">
        <w:t xml:space="preserve"> 2.8 </w:t>
      </w:r>
      <w:proofErr w:type="spellStart"/>
      <w:r w:rsidRPr="002B73A8">
        <w:t>ghz</w:t>
      </w:r>
      <w:proofErr w:type="spellEnd"/>
      <w:r w:rsidRPr="002B73A8">
        <w:t xml:space="preserve"> </w:t>
      </w:r>
      <w:r w:rsidRPr="002B73A8">
        <w:rPr>
          <w:spacing w:val="-1"/>
        </w:rPr>
        <w:t>Xeon</w:t>
      </w:r>
      <w:r w:rsidRPr="002B73A8">
        <w:t xml:space="preserve"> –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numPr>
          <w:ilvl w:val="2"/>
          <w:numId w:val="26"/>
        </w:numPr>
        <w:tabs>
          <w:tab w:val="left" w:pos="1199"/>
          <w:tab w:val="left" w:pos="1200"/>
        </w:tabs>
        <w:spacing w:before="126" w:line="339" w:lineRule="auto"/>
        <w:ind w:right="6486" w:firstLine="0"/>
      </w:pPr>
      <w:bookmarkStart w:id="95" w:name="3.1.4._Disk_Space"/>
      <w:bookmarkStart w:id="96" w:name="_bookmark15"/>
      <w:bookmarkEnd w:id="95"/>
      <w:bookmarkEnd w:id="96"/>
      <w:r w:rsidRPr="002B73A8">
        <w:rPr>
          <w:rFonts w:ascii="Arial" w:eastAsia="Arial" w:hAnsi="Arial" w:cs="Arial"/>
          <w:b/>
          <w:bCs/>
          <w:spacing w:val="-1"/>
          <w:sz w:val="28"/>
          <w:szCs w:val="28"/>
        </w:rPr>
        <w:t>Disk</w:t>
      </w:r>
      <w:r w:rsidRPr="002B73A8">
        <w:rPr>
          <w:rFonts w:ascii="Arial" w:eastAsia="Arial" w:hAnsi="Arial" w:cs="Arial"/>
          <w:b/>
          <w:bCs/>
          <w:spacing w:val="-15"/>
          <w:sz w:val="28"/>
          <w:szCs w:val="28"/>
        </w:rPr>
        <w:t xml:space="preserve"> </w:t>
      </w:r>
      <w:r w:rsidRPr="002B73A8">
        <w:rPr>
          <w:rFonts w:ascii="Arial" w:eastAsia="Arial" w:hAnsi="Arial" w:cs="Arial"/>
          <w:b/>
          <w:bCs/>
          <w:spacing w:val="-1"/>
          <w:sz w:val="28"/>
          <w:szCs w:val="28"/>
        </w:rPr>
        <w:t>Space</w:t>
      </w:r>
      <w:r w:rsidRPr="002B73A8">
        <w:rPr>
          <w:rFonts w:ascii="Arial" w:eastAsia="Arial" w:hAnsi="Arial" w:cs="Arial"/>
          <w:b/>
          <w:bCs/>
          <w:spacing w:val="24"/>
          <w:w w:val="99"/>
          <w:sz w:val="28"/>
          <w:szCs w:val="28"/>
        </w:rPr>
        <w:t xml:space="preserve"> </w:t>
      </w:r>
      <w:r w:rsidRPr="002B73A8">
        <w:rPr>
          <w:spacing w:val="-1"/>
        </w:rPr>
        <w:t xml:space="preserve">SAN </w:t>
      </w:r>
      <w:r w:rsidRPr="002B73A8">
        <w:t>– 900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gigabyte</w:t>
      </w:r>
      <w:r w:rsidRPr="002B73A8">
        <w:rPr>
          <w:spacing w:val="26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– 100</w:t>
      </w:r>
      <w:r w:rsidRPr="002B73A8">
        <w:rPr>
          <w:spacing w:val="-2"/>
        </w:rPr>
        <w:t xml:space="preserve"> </w:t>
      </w:r>
      <w:r w:rsidRPr="002B73A8">
        <w:t>GB</w:t>
      </w:r>
      <w:r w:rsidRPr="002B73A8">
        <w:rPr>
          <w:spacing w:val="27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Services server – </w:t>
      </w:r>
      <w:r w:rsidRPr="002B73A8">
        <w:rPr>
          <w:spacing w:val="-1"/>
        </w:rPr>
        <w:t>100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GB</w:t>
      </w:r>
    </w:p>
    <w:p w:rsidR="00393CEF" w:rsidRPr="002B73A8" w:rsidRDefault="00DA3427">
      <w:pPr>
        <w:pStyle w:val="BodyText"/>
        <w:spacing w:before="10"/>
        <w:ind w:left="119"/>
      </w:pPr>
      <w:r w:rsidRPr="002B73A8">
        <w:t>Database –</w:t>
      </w:r>
      <w:r w:rsidRPr="002B73A8">
        <w:rPr>
          <w:spacing w:val="-2"/>
        </w:rPr>
        <w:t xml:space="preserve"> </w:t>
      </w:r>
      <w:r w:rsidRPr="002B73A8">
        <w:t xml:space="preserve">800 </w:t>
      </w:r>
      <w:r w:rsidRPr="002B73A8">
        <w:rPr>
          <w:spacing w:val="-1"/>
        </w:rPr>
        <w:t>GB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(This</w:t>
      </w:r>
      <w:r w:rsidRPr="002B73A8">
        <w:t xml:space="preserve"> </w:t>
      </w:r>
      <w:r w:rsidRPr="002B73A8">
        <w:rPr>
          <w:spacing w:val="-1"/>
        </w:rPr>
        <w:t>includes</w:t>
      </w:r>
      <w:r w:rsidRPr="002B73A8">
        <w:t xml:space="preserve"> space needed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 </w:t>
      </w:r>
      <w:r w:rsidRPr="002B73A8">
        <w:rPr>
          <w:spacing w:val="-1"/>
        </w:rPr>
        <w:t>backups</w:t>
      </w:r>
      <w:r w:rsidRPr="002B73A8">
        <w:t xml:space="preserve"> and data</w:t>
      </w:r>
      <w:r w:rsidRPr="002B73A8">
        <w:rPr>
          <w:spacing w:val="-1"/>
        </w:rPr>
        <w:t xml:space="preserve"> storage.)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ind w:left="1199" w:hanging="1079"/>
        <w:rPr>
          <w:rFonts w:ascii="Arial" w:eastAsia="Arial" w:hAnsi="Arial" w:cs="Arial"/>
          <w:sz w:val="28"/>
          <w:szCs w:val="28"/>
        </w:rPr>
      </w:pPr>
      <w:bookmarkStart w:id="97" w:name="3.1.5._Devices_(Servers,_etc.)"/>
      <w:bookmarkStart w:id="98" w:name="_bookmark16"/>
      <w:bookmarkEnd w:id="97"/>
      <w:bookmarkEnd w:id="98"/>
      <w:r w:rsidRPr="002B73A8">
        <w:rPr>
          <w:rFonts w:ascii="Arial"/>
          <w:b/>
          <w:spacing w:val="-1"/>
          <w:sz w:val="28"/>
        </w:rPr>
        <w:t>Devices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(Servers,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etc.)</w:t>
      </w:r>
    </w:p>
    <w:p w:rsidR="00393CEF" w:rsidRPr="002B73A8" w:rsidRDefault="00DA3427">
      <w:pPr>
        <w:pStyle w:val="BodyText"/>
        <w:numPr>
          <w:ilvl w:val="0"/>
          <w:numId w:val="25"/>
        </w:numPr>
        <w:tabs>
          <w:tab w:val="left" w:pos="300"/>
        </w:tabs>
        <w:spacing w:before="117"/>
      </w:pPr>
      <w:r w:rsidRPr="002B73A8">
        <w:rPr>
          <w:spacing w:val="-1"/>
        </w:rPr>
        <w:t>Database Server</w:t>
      </w:r>
    </w:p>
    <w:p w:rsidR="00393CEF" w:rsidRPr="002B73A8" w:rsidRDefault="00DA3427">
      <w:pPr>
        <w:pStyle w:val="BodyText"/>
        <w:numPr>
          <w:ilvl w:val="0"/>
          <w:numId w:val="25"/>
        </w:numPr>
        <w:tabs>
          <w:tab w:val="left" w:pos="300"/>
        </w:tabs>
      </w:pP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</w:pPr>
      <w:r w:rsidRPr="002B73A8">
        <w:t>2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  <w:spacing w:line="344" w:lineRule="auto"/>
        <w:ind w:right="6917"/>
      </w:pPr>
      <w:r w:rsidRPr="002B73A8">
        <w:t xml:space="preserve">1 </w:t>
      </w:r>
      <w:r w:rsidRPr="002B73A8">
        <w:rPr>
          <w:spacing w:val="-1"/>
        </w:rPr>
        <w:t>Data</w:t>
      </w:r>
      <w:r w:rsidRPr="002B73A8">
        <w:t xml:space="preserve"> </w:t>
      </w:r>
      <w:r w:rsidRPr="002B73A8">
        <w:rPr>
          <w:spacing w:val="-1"/>
        </w:rPr>
        <w:t>Warehouse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7"/>
        </w:rPr>
        <w:t xml:space="preserve"> </w:t>
      </w:r>
      <w:r w:rsidRPr="002B73A8">
        <w:t xml:space="preserve">1 </w:t>
      </w:r>
      <w:r w:rsidRPr="002B73A8">
        <w:rPr>
          <w:spacing w:val="-1"/>
        </w:rPr>
        <w:t xml:space="preserve">SQL </w:t>
      </w:r>
      <w:r w:rsidRPr="002B73A8">
        <w:t xml:space="preserve">Reporting </w:t>
      </w:r>
      <w:r w:rsidRPr="002B73A8">
        <w:rPr>
          <w:spacing w:val="-1"/>
        </w:rPr>
        <w:t>Server</w:t>
      </w: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before="126"/>
        <w:ind w:left="1199" w:hanging="1079"/>
        <w:rPr>
          <w:rFonts w:ascii="Arial" w:eastAsia="Arial" w:hAnsi="Arial" w:cs="Arial"/>
          <w:sz w:val="28"/>
          <w:szCs w:val="28"/>
        </w:rPr>
      </w:pPr>
      <w:bookmarkStart w:id="99" w:name="3.1.6._VistA_Rights_Needed_for_NUMI_User"/>
      <w:bookmarkStart w:id="100" w:name="_bookmark17"/>
      <w:bookmarkEnd w:id="99"/>
      <w:bookmarkEnd w:id="100"/>
      <w:proofErr w:type="spellStart"/>
      <w:r w:rsidRPr="002B73A8">
        <w:rPr>
          <w:rFonts w:ascii="Arial"/>
          <w:b/>
          <w:sz w:val="28"/>
        </w:rPr>
        <w:t>VistA</w:t>
      </w:r>
      <w:proofErr w:type="spellEnd"/>
      <w:r w:rsidRPr="002B73A8">
        <w:rPr>
          <w:rFonts w:ascii="Arial"/>
          <w:b/>
          <w:spacing w:val="-17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Rights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z w:val="28"/>
        </w:rPr>
        <w:t>Needed</w:t>
      </w:r>
      <w:r w:rsidRPr="002B73A8">
        <w:rPr>
          <w:rFonts w:ascii="Arial"/>
          <w:b/>
          <w:spacing w:val="-10"/>
          <w:sz w:val="28"/>
        </w:rPr>
        <w:t xml:space="preserve"> </w:t>
      </w:r>
      <w:r w:rsidRPr="002B73A8">
        <w:rPr>
          <w:rFonts w:ascii="Arial"/>
          <w:b/>
          <w:spacing w:val="-2"/>
          <w:sz w:val="28"/>
        </w:rPr>
        <w:t>for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NUMI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z w:val="28"/>
        </w:rPr>
        <w:t>Users</w:t>
      </w:r>
    </w:p>
    <w:p w:rsidR="00393CEF" w:rsidRPr="002B73A8" w:rsidRDefault="00DA3427">
      <w:pPr>
        <w:pStyle w:val="BodyText"/>
        <w:spacing w:before="117"/>
        <w:ind w:right="106"/>
      </w:pPr>
      <w:r w:rsidRPr="002B73A8">
        <w:rPr>
          <w:spacing w:val="-1"/>
        </w:rPr>
        <w:t>Each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user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t xml:space="preserve"> have</w:t>
      </w:r>
      <w:r w:rsidRPr="002B73A8">
        <w:rPr>
          <w:spacing w:val="-1"/>
        </w:rPr>
        <w:t xml:space="preserve"> </w:t>
      </w:r>
      <w:r w:rsidRPr="002B73A8">
        <w:t xml:space="preserve">CPRS </w:t>
      </w:r>
      <w:r w:rsidRPr="002B73A8">
        <w:rPr>
          <w:spacing w:val="-1"/>
        </w:rPr>
        <w:t>access</w:t>
      </w:r>
      <w:r w:rsidRPr="002B73A8">
        <w:t xml:space="preserve"> in </w:t>
      </w:r>
      <w:r w:rsidRPr="002B73A8">
        <w:rPr>
          <w:spacing w:val="-1"/>
        </w:rPr>
        <w:t xml:space="preserve">their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menu</w:t>
      </w:r>
      <w:r w:rsidRPr="002B73A8">
        <w:t xml:space="preserve"> </w:t>
      </w:r>
      <w:r w:rsidRPr="002B73A8">
        <w:rPr>
          <w:spacing w:val="-1"/>
        </w:rPr>
        <w:t>structure,</w:t>
      </w:r>
      <w:r w:rsidRPr="002B73A8">
        <w:rPr>
          <w:spacing w:val="-2"/>
        </w:rPr>
        <w:t xml:space="preserve"> </w:t>
      </w:r>
      <w:r w:rsidRPr="002B73A8">
        <w:t xml:space="preserve">such </w:t>
      </w:r>
      <w:r w:rsidRPr="002B73A8">
        <w:rPr>
          <w:spacing w:val="-1"/>
        </w:rPr>
        <w:t>as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their</w:t>
      </w:r>
      <w:r w:rsidRPr="002B73A8">
        <w:rPr>
          <w:spacing w:val="55"/>
        </w:rPr>
        <w:t xml:space="preserve"> </w:t>
      </w:r>
      <w:r w:rsidRPr="002B73A8">
        <w:t>secondary</w:t>
      </w:r>
      <w:r w:rsidRPr="002B73A8">
        <w:rPr>
          <w:spacing w:val="-5"/>
        </w:rPr>
        <w:t xml:space="preserve"> </w:t>
      </w:r>
      <w:r w:rsidRPr="002B73A8">
        <w:t xml:space="preserve">menu </w:t>
      </w:r>
      <w:r w:rsidRPr="002B73A8">
        <w:rPr>
          <w:spacing w:val="-1"/>
        </w:rPr>
        <w:t>tree.</w:t>
      </w:r>
      <w:r w:rsidRPr="002B73A8">
        <w:rPr>
          <w:spacing w:val="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menu</w:t>
      </w:r>
      <w:r w:rsidRPr="002B73A8">
        <w:t xml:space="preserve"> </w:t>
      </w:r>
      <w:r w:rsidRPr="002B73A8">
        <w:rPr>
          <w:spacing w:val="-1"/>
        </w:rPr>
        <w:t xml:space="preserve">name </w:t>
      </w:r>
      <w:r w:rsidRPr="002B73A8">
        <w:t xml:space="preserve">is </w:t>
      </w:r>
      <w:proofErr w:type="spellStart"/>
      <w:r w:rsidRPr="002B73A8">
        <w:rPr>
          <w:spacing w:val="-1"/>
        </w:rPr>
        <w:t>CPRSChart</w:t>
      </w:r>
      <w:proofErr w:type="spellEnd"/>
      <w:r w:rsidRPr="002B73A8">
        <w:t xml:space="preserve"> </w:t>
      </w:r>
      <w:r w:rsidRPr="002B73A8">
        <w:rPr>
          <w:spacing w:val="-1"/>
        </w:rPr>
        <w:t>(or CPRS</w:t>
      </w:r>
      <w:r w:rsidRPr="002B73A8">
        <w:t xml:space="preserve"> GUI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CHART).</w:t>
      </w:r>
      <w:r w:rsidRPr="002B73A8">
        <w:rPr>
          <w:spacing w:val="-3"/>
        </w:rPr>
        <w:t xml:space="preserve"> </w:t>
      </w:r>
      <w:r w:rsidRPr="002B73A8">
        <w:rPr>
          <w:spacing w:val="-1"/>
          <w:u w:val="single" w:color="000000"/>
        </w:rPr>
        <w:t xml:space="preserve">Table </w:t>
      </w:r>
      <w:r w:rsidRPr="002B73A8">
        <w:rPr>
          <w:u w:val="single" w:color="000000"/>
        </w:rPr>
        <w:t xml:space="preserve">1 </w:t>
      </w:r>
      <w:r w:rsidRPr="002B73A8">
        <w:rPr>
          <w:spacing w:val="-1"/>
        </w:rPr>
        <w:t>and</w:t>
      </w:r>
      <w:r w:rsidRPr="002B73A8">
        <w:rPr>
          <w:spacing w:val="63"/>
        </w:rPr>
        <w:t xml:space="preserve"> </w:t>
      </w:r>
      <w:r w:rsidRPr="002B73A8">
        <w:rPr>
          <w:u w:val="single" w:color="000000"/>
        </w:rPr>
        <w:t>Table</w:t>
      </w:r>
      <w:r w:rsidRPr="002B73A8">
        <w:rPr>
          <w:spacing w:val="-1"/>
          <w:u w:val="single" w:color="000000"/>
        </w:rPr>
        <w:t xml:space="preserve"> </w:t>
      </w:r>
      <w:r w:rsidRPr="002B73A8">
        <w:rPr>
          <w:u w:val="single" w:color="000000"/>
        </w:rPr>
        <w:t xml:space="preserve">2 </w:t>
      </w:r>
      <w:r w:rsidRPr="002B73A8">
        <w:rPr>
          <w:spacing w:val="-1"/>
        </w:rPr>
        <w:t>identify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menus,</w:t>
      </w:r>
      <w:r w:rsidRPr="002B73A8">
        <w:t xml:space="preserve"> options</w:t>
      </w:r>
      <w:r w:rsidRPr="002B73A8">
        <w:rPr>
          <w:spacing w:val="-1"/>
        </w:rPr>
        <w:t xml:space="preserve"> </w:t>
      </w:r>
      <w:r w:rsidRPr="002B73A8">
        <w:t xml:space="preserve">and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 xml:space="preserve">these </w:t>
      </w:r>
      <w:r w:rsidRPr="002B73A8">
        <w:t>user</w:t>
      </w:r>
      <w:r w:rsidRPr="002B73A8">
        <w:rPr>
          <w:spacing w:val="-1"/>
        </w:rPr>
        <w:t xml:space="preserve"> accounts</w:t>
      </w:r>
      <w:r w:rsidRPr="002B73A8">
        <w:t xml:space="preserve"> </w:t>
      </w:r>
      <w:r w:rsidRPr="002B73A8">
        <w:rPr>
          <w:spacing w:val="-1"/>
        </w:rPr>
        <w:t>will need</w:t>
      </w:r>
      <w:r w:rsidRPr="002B73A8">
        <w:t xml:space="preserve"> to </w:t>
      </w:r>
      <w:r w:rsidRPr="002B73A8">
        <w:rPr>
          <w:spacing w:val="-1"/>
        </w:rPr>
        <w:t>have</w:t>
      </w:r>
      <w:r w:rsidRPr="002B73A8">
        <w:t xml:space="preserve"> </w:t>
      </w:r>
      <w:r w:rsidRPr="002B73A8">
        <w:rPr>
          <w:spacing w:val="-1"/>
        </w:rPr>
        <w:t>assigned.</w:t>
      </w:r>
    </w:p>
    <w:p w:rsidR="00393CEF" w:rsidRPr="002B73A8" w:rsidRDefault="00393CEF">
      <w:pPr>
        <w:sectPr w:rsidR="00393CEF" w:rsidRPr="002B73A8">
          <w:pgSz w:w="12240" w:h="15840"/>
          <w:pgMar w:top="1400" w:right="1340" w:bottom="1140" w:left="1320" w:header="0" w:footer="957" w:gutter="0"/>
          <w:cols w:space="720"/>
        </w:sectPr>
      </w:pPr>
    </w:p>
    <w:p w:rsidR="00393CEF" w:rsidRPr="002B73A8" w:rsidRDefault="00DA3427">
      <w:pPr>
        <w:spacing w:before="58"/>
        <w:ind w:left="2509" w:right="2488"/>
        <w:jc w:val="center"/>
        <w:rPr>
          <w:rFonts w:ascii="Arial" w:eastAsia="Arial" w:hAnsi="Arial" w:cs="Arial"/>
          <w:sz w:val="20"/>
          <w:szCs w:val="20"/>
        </w:rPr>
      </w:pPr>
      <w:bookmarkStart w:id="101" w:name="_bookmark18"/>
      <w:bookmarkEnd w:id="101"/>
      <w:r w:rsidRPr="002B73A8">
        <w:rPr>
          <w:rFonts w:ascii="Arial"/>
          <w:b/>
          <w:spacing w:val="-1"/>
          <w:sz w:val="20"/>
        </w:rPr>
        <w:lastRenderedPageBreak/>
        <w:t xml:space="preserve">Table </w:t>
      </w:r>
      <w:r w:rsidRPr="002B73A8">
        <w:rPr>
          <w:rFonts w:ascii="Arial"/>
          <w:b/>
          <w:sz w:val="20"/>
        </w:rPr>
        <w:t>1:</w:t>
      </w:r>
      <w:r w:rsidRPr="002B73A8">
        <w:rPr>
          <w:rFonts w:ascii="Arial"/>
          <w:b/>
          <w:spacing w:val="-2"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CPRS Rights</w:t>
      </w: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10"/>
          <w:szCs w:val="10"/>
        </w:rPr>
      </w:pPr>
    </w:p>
    <w:tbl>
      <w:tblPr>
        <w:tblW w:w="0" w:type="auto"/>
        <w:tblInd w:w="2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3"/>
      </w:tblGrid>
      <w:tr w:rsidR="00393CEF" w:rsidRPr="002B73A8">
        <w:trPr>
          <w:trHeight w:hRule="exact" w:val="44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7"/>
              <w:ind w:left="-2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CPRS Rights</w:t>
            </w:r>
          </w:p>
        </w:tc>
      </w:tr>
      <w:tr w:rsidR="00393CEF" w:rsidRPr="002B73A8">
        <w:trPr>
          <w:trHeight w:hRule="exact" w:val="415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Primary</w:t>
            </w:r>
            <w:r w:rsidRPr="002B73A8">
              <w:rPr>
                <w:rFonts w:ascii="Arial"/>
                <w:spacing w:val="-17"/>
              </w:rPr>
              <w:t xml:space="preserve"> </w:t>
            </w:r>
            <w:r w:rsidRPr="002B73A8">
              <w:rPr>
                <w:rFonts w:ascii="Arial"/>
              </w:rPr>
              <w:t>Menu: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XMUSER</w:t>
            </w:r>
          </w:p>
        </w:tc>
      </w:tr>
      <w:tr w:rsidR="00393CEF" w:rsidRPr="002B73A8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Primary</w:t>
            </w:r>
            <w:r w:rsidRPr="002B73A8">
              <w:rPr>
                <w:rFonts w:ascii="Arial"/>
                <w:spacing w:val="-15"/>
              </w:rPr>
              <w:t xml:space="preserve"> </w:t>
            </w:r>
            <w:r w:rsidRPr="002B73A8">
              <w:rPr>
                <w:rFonts w:ascii="Arial"/>
              </w:rPr>
              <w:t>Menu:</w:t>
            </w:r>
            <w:r w:rsidRPr="002B73A8">
              <w:rPr>
                <w:rFonts w:ascii="Arial"/>
                <w:spacing w:val="-9"/>
              </w:rPr>
              <w:t xml:space="preserve"> </w:t>
            </w:r>
            <w:proofErr w:type="spellStart"/>
            <w:r w:rsidRPr="002B73A8">
              <w:rPr>
                <w:rFonts w:ascii="Arial"/>
                <w:spacing w:val="-1"/>
              </w:rPr>
              <w:t>MailMan</w:t>
            </w:r>
            <w:proofErr w:type="spellEnd"/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</w:t>
            </w:r>
          </w:p>
        </w:tc>
      </w:tr>
      <w:tr w:rsidR="00393CEF" w:rsidRPr="002B73A8">
        <w:trPr>
          <w:trHeight w:hRule="exact" w:val="397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Secondary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Menu:</w:t>
            </w:r>
            <w:r w:rsidRPr="002B73A8">
              <w:rPr>
                <w:rFonts w:ascii="Arial"/>
                <w:spacing w:val="-8"/>
              </w:rPr>
              <w:t xml:space="preserve"> </w:t>
            </w:r>
            <w:r w:rsidRPr="002B73A8">
              <w:rPr>
                <w:rFonts w:ascii="Arial"/>
              </w:rPr>
              <w:t>[OR</w:t>
            </w:r>
            <w:r w:rsidRPr="002B73A8">
              <w:rPr>
                <w:rFonts w:ascii="Arial"/>
                <w:spacing w:val="-7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CPRS</w:t>
            </w:r>
            <w:r w:rsidRPr="002B73A8">
              <w:rPr>
                <w:rFonts w:ascii="Arial"/>
                <w:spacing w:val="-7"/>
              </w:rPr>
              <w:t xml:space="preserve"> </w:t>
            </w:r>
            <w:r w:rsidRPr="002B73A8">
              <w:rPr>
                <w:rFonts w:ascii="Arial"/>
              </w:rPr>
              <w:t>GUI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CHART]</w:t>
            </w:r>
          </w:p>
        </w:tc>
      </w:tr>
      <w:tr w:rsidR="00393CEF" w:rsidRPr="002B73A8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 w:rsidP="00303921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Secondary</w:t>
            </w:r>
            <w:r w:rsidRPr="002B73A8">
              <w:rPr>
                <w:rFonts w:ascii="Arial"/>
                <w:spacing w:val="-17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Menu:</w:t>
            </w:r>
            <w:r w:rsidRPr="002B73A8">
              <w:rPr>
                <w:rFonts w:ascii="Arial"/>
                <w:spacing w:val="-12"/>
              </w:rPr>
              <w:t xml:space="preserve"> </w:t>
            </w:r>
            <w:proofErr w:type="spellStart"/>
            <w:r w:rsidRPr="002B73A8">
              <w:rPr>
                <w:rFonts w:ascii="Arial"/>
              </w:rPr>
              <w:t>CPRSChart</w:t>
            </w:r>
            <w:proofErr w:type="spellEnd"/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Release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1.</w:t>
            </w:r>
            <w:ins w:id="102" w:author="Subbaraman, Padma (VETS)" w:date="2016-09-15T10:42:00Z">
              <w:r w:rsidR="00303921">
                <w:rPr>
                  <w:rFonts w:ascii="Arial"/>
                  <w:spacing w:val="-1"/>
                </w:rPr>
                <w:t>0</w:t>
              </w:r>
            </w:ins>
            <w:del w:id="103" w:author="Subbaraman, Padma (VETS)" w:date="2016-09-15T10:42:00Z">
              <w:r w:rsidRPr="002B73A8" w:rsidDel="00303921">
                <w:rPr>
                  <w:rFonts w:ascii="Arial"/>
                  <w:spacing w:val="-1"/>
                </w:rPr>
                <w:delText>1</w:delText>
              </w:r>
            </w:del>
            <w:r w:rsidRPr="002B73A8">
              <w:rPr>
                <w:rFonts w:ascii="Arial"/>
                <w:spacing w:val="-1"/>
              </w:rPr>
              <w:t>.</w:t>
            </w:r>
            <w:del w:id="104" w:author="Subbaraman, Padma (VETS)" w:date="2016-09-15T10:41:00Z">
              <w:r w:rsidRPr="002B73A8" w:rsidDel="00303921">
                <w:rPr>
                  <w:rFonts w:ascii="Arial"/>
                  <w:spacing w:val="-1"/>
                </w:rPr>
                <w:delText>27.77</w:delText>
              </w:r>
            </w:del>
            <w:ins w:id="105" w:author="Subbaraman, Padma (VETS)" w:date="2016-09-15T10:41:00Z">
              <w:r w:rsidR="00303921">
                <w:rPr>
                  <w:rFonts w:ascii="Arial"/>
                  <w:spacing w:val="-1"/>
                </w:rPr>
                <w:t>30.72</w:t>
              </w:r>
            </w:ins>
          </w:p>
        </w:tc>
      </w:tr>
      <w:tr w:rsidR="00393CEF" w:rsidRPr="002B73A8">
        <w:trPr>
          <w:trHeight w:hRule="exact" w:val="371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Keys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Held</w:t>
            </w:r>
          </w:p>
        </w:tc>
      </w:tr>
      <w:tr w:rsidR="00393CEF" w:rsidRPr="002B73A8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16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Patient</w:t>
            </w:r>
            <w:r w:rsidRPr="002B73A8">
              <w:rPr>
                <w:rFonts w:ascii="Arial"/>
                <w:spacing w:val="-16"/>
              </w:rPr>
              <w:t xml:space="preserve"> </w:t>
            </w:r>
            <w:r w:rsidRPr="002B73A8">
              <w:rPr>
                <w:rFonts w:ascii="Arial"/>
              </w:rPr>
              <w:t>Selection</w:t>
            </w:r>
          </w:p>
        </w:tc>
      </w:tr>
      <w:tr w:rsidR="00393CEF" w:rsidRPr="002B73A8">
        <w:trPr>
          <w:trHeight w:hRule="exact" w:val="370"/>
        </w:trPr>
        <w:tc>
          <w:tcPr>
            <w:tcW w:w="8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9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Restrict?</w:t>
            </w:r>
            <w:r w:rsidRPr="002B73A8">
              <w:rPr>
                <w:rFonts w:ascii="Arial"/>
                <w:spacing w:val="5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NO</w:t>
            </w:r>
          </w:p>
        </w:tc>
      </w:tr>
      <w:tr w:rsidR="00393CEF" w:rsidRPr="002B73A8">
        <w:trPr>
          <w:trHeight w:hRule="exact" w:val="443"/>
        </w:trPr>
        <w:tc>
          <w:tcPr>
            <w:tcW w:w="8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9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OE/RR</w:t>
            </w:r>
            <w:r w:rsidRPr="002B73A8">
              <w:rPr>
                <w:rFonts w:ascii="Arial"/>
                <w:spacing w:val="-8"/>
              </w:rPr>
              <w:t xml:space="preserve"> </w:t>
            </w:r>
            <w:r w:rsidRPr="002B73A8">
              <w:rPr>
                <w:rFonts w:ascii="Arial"/>
                <w:spacing w:val="-2"/>
              </w:rPr>
              <w:t>List</w:t>
            </w:r>
          </w:p>
        </w:tc>
      </w:tr>
    </w:tbl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</w:p>
    <w:p w:rsidR="00393CEF" w:rsidRPr="002B73A8" w:rsidRDefault="00DA3427">
      <w:pPr>
        <w:spacing w:before="74"/>
        <w:ind w:left="2508" w:right="2489"/>
        <w:jc w:val="center"/>
        <w:rPr>
          <w:rFonts w:ascii="Arial" w:eastAsia="Arial" w:hAnsi="Arial" w:cs="Arial"/>
          <w:sz w:val="20"/>
          <w:szCs w:val="20"/>
        </w:rPr>
      </w:pPr>
      <w:bookmarkStart w:id="106" w:name="_bookmark19"/>
      <w:bookmarkEnd w:id="106"/>
      <w:r w:rsidRPr="002B73A8">
        <w:rPr>
          <w:rFonts w:ascii="Arial"/>
          <w:b/>
          <w:spacing w:val="-1"/>
          <w:sz w:val="20"/>
        </w:rPr>
        <w:t xml:space="preserve">Table </w:t>
      </w:r>
      <w:r w:rsidRPr="002B73A8">
        <w:rPr>
          <w:rFonts w:ascii="Arial"/>
          <w:b/>
          <w:sz w:val="20"/>
        </w:rPr>
        <w:t>2:</w:t>
      </w:r>
      <w:r w:rsidRPr="002B73A8">
        <w:rPr>
          <w:rFonts w:ascii="Arial"/>
          <w:b/>
          <w:spacing w:val="-2"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CPRS Access Tabs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11"/>
          <w:szCs w:val="11"/>
        </w:rPr>
      </w:pPr>
    </w:p>
    <w:tbl>
      <w:tblPr>
        <w:tblW w:w="0" w:type="auto"/>
        <w:tblInd w:w="2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5"/>
        <w:gridCol w:w="2213"/>
        <w:gridCol w:w="2215"/>
        <w:gridCol w:w="2213"/>
      </w:tblGrid>
      <w:tr w:rsidR="00393CEF" w:rsidRPr="002B73A8">
        <w:trPr>
          <w:trHeight w:hRule="exact" w:val="414"/>
        </w:trPr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pacing w:val="-1"/>
                <w:sz w:val="18"/>
              </w:rPr>
              <w:t>Name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ind w:left="603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ind w:left="510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pacing w:val="-1"/>
                <w:sz w:val="18"/>
              </w:rPr>
              <w:t>Effective</w:t>
            </w:r>
            <w:r w:rsidRPr="002B73A8">
              <w:rPr>
                <w:rFonts w:ascii="Arial"/>
                <w:b/>
                <w:spacing w:val="-9"/>
                <w:sz w:val="18"/>
              </w:rPr>
              <w:t xml:space="preserve"> </w:t>
            </w:r>
            <w:r w:rsidRPr="002B73A8">
              <w:rPr>
                <w:rFonts w:ascii="Arial"/>
                <w:b/>
                <w:spacing w:val="-1"/>
                <w:sz w:val="18"/>
              </w:rPr>
              <w:t>Date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ind w:left="441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z w:val="18"/>
              </w:rPr>
              <w:t>Expiration</w:t>
            </w:r>
            <w:r w:rsidRPr="002B73A8">
              <w:rPr>
                <w:rFonts w:ascii="Arial"/>
                <w:b/>
                <w:spacing w:val="-10"/>
                <w:sz w:val="18"/>
              </w:rPr>
              <w:t xml:space="preserve"> </w:t>
            </w:r>
            <w:r w:rsidRPr="002B73A8">
              <w:rPr>
                <w:rFonts w:ascii="Arial"/>
                <w:b/>
                <w:sz w:val="18"/>
              </w:rPr>
              <w:t>Date</w:t>
            </w:r>
          </w:p>
        </w:tc>
      </w:tr>
      <w:tr w:rsidR="00393CEF" w:rsidRPr="002B73A8">
        <w:trPr>
          <w:trHeight w:hRule="exact" w:val="443"/>
        </w:trPr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RPT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Reports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tab</w:t>
            </w:r>
          </w:p>
        </w:tc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Sept.</w:t>
            </w:r>
            <w:r w:rsidRPr="002B73A8">
              <w:rPr>
                <w:rFonts w:ascii="Arial"/>
                <w:spacing w:val="-6"/>
              </w:rPr>
              <w:t xml:space="preserve"> </w:t>
            </w:r>
            <w:r w:rsidRPr="002B73A8">
              <w:rPr>
                <w:rFonts w:ascii="Arial"/>
              </w:rPr>
              <w:t>2,</w:t>
            </w:r>
            <w:r w:rsidRPr="002B73A8">
              <w:rPr>
                <w:rFonts w:ascii="Arial"/>
                <w:spacing w:val="-6"/>
              </w:rPr>
              <w:t xml:space="preserve"> </w:t>
            </w:r>
            <w:r w:rsidRPr="002B73A8">
              <w:rPr>
                <w:rFonts w:ascii="Arial"/>
              </w:rPr>
              <w:t>2008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N/A</w:t>
            </w:r>
          </w:p>
        </w:tc>
      </w:tr>
    </w:tbl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12"/>
        <w:ind w:hanging="907"/>
        <w:rPr>
          <w:rFonts w:ascii="Arial" w:eastAsia="Arial" w:hAnsi="Arial" w:cs="Arial"/>
          <w:sz w:val="32"/>
          <w:szCs w:val="32"/>
        </w:rPr>
      </w:pPr>
      <w:bookmarkStart w:id="107" w:name="3.2._Install_Software_in_Test_Environmen"/>
      <w:bookmarkStart w:id="108" w:name="_bookmark20"/>
      <w:bookmarkEnd w:id="107"/>
      <w:bookmarkEnd w:id="108"/>
      <w:r w:rsidRPr="002B73A8">
        <w:rPr>
          <w:rFonts w:ascii="Arial"/>
          <w:b/>
          <w:spacing w:val="-1"/>
          <w:sz w:val="32"/>
        </w:rPr>
        <w:t>Install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Software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</w:t>
      </w:r>
      <w:r w:rsidRPr="002B73A8">
        <w:rPr>
          <w:rFonts w:ascii="Arial"/>
          <w:b/>
          <w:spacing w:val="-4"/>
          <w:sz w:val="32"/>
        </w:rPr>
        <w:t xml:space="preserve"> </w:t>
      </w:r>
      <w:r w:rsidRPr="002B73A8">
        <w:rPr>
          <w:rFonts w:ascii="Arial"/>
          <w:b/>
          <w:spacing w:val="-6"/>
          <w:sz w:val="32"/>
        </w:rPr>
        <w:t xml:space="preserve">Test </w:t>
      </w:r>
      <w:r w:rsidRPr="002B73A8">
        <w:rPr>
          <w:rFonts w:ascii="Arial"/>
          <w:b/>
          <w:spacing w:val="-1"/>
          <w:sz w:val="32"/>
        </w:rPr>
        <w:t>Environments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 software will</w:t>
      </w:r>
      <w:r w:rsidRPr="002B73A8">
        <w:t xml:space="preserve"> be</w:t>
      </w:r>
      <w:r w:rsidRPr="002B73A8">
        <w:rPr>
          <w:spacing w:val="-1"/>
        </w:rPr>
        <w:t xml:space="preserve"> installed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>the Test</w:t>
      </w:r>
      <w:r w:rsidRPr="002B73A8">
        <w:t xml:space="preserve"> </w:t>
      </w:r>
      <w:r w:rsidRPr="002B73A8">
        <w:rPr>
          <w:spacing w:val="-1"/>
        </w:rPr>
        <w:t>environments</w:t>
      </w:r>
      <w:r w:rsidRPr="002B73A8">
        <w:t xml:space="preserve"> </w:t>
      </w:r>
      <w:r w:rsidRPr="002B73A8">
        <w:rPr>
          <w:spacing w:val="-1"/>
        </w:rPr>
        <w:t>before 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Production.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109" w:name="3.3._Generate_Pre-Installation_Reports"/>
      <w:bookmarkStart w:id="110" w:name="_bookmark21"/>
      <w:bookmarkEnd w:id="109"/>
      <w:bookmarkEnd w:id="110"/>
      <w:r w:rsidRPr="002B73A8">
        <w:rPr>
          <w:rFonts w:ascii="Arial"/>
          <w:b/>
          <w:spacing w:val="-1"/>
          <w:sz w:val="32"/>
        </w:rPr>
        <w:t>Generate</w:t>
      </w:r>
      <w:r w:rsidRPr="002B73A8">
        <w:rPr>
          <w:rFonts w:ascii="Arial"/>
          <w:b/>
          <w:spacing w:val="-16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Pre-Installation</w:t>
      </w:r>
      <w:r w:rsidRPr="002B73A8">
        <w:rPr>
          <w:rFonts w:ascii="Arial"/>
          <w:b/>
          <w:spacing w:val="-22"/>
          <w:sz w:val="32"/>
        </w:rPr>
        <w:t xml:space="preserve"> </w:t>
      </w:r>
      <w:r w:rsidRPr="002B73A8">
        <w:rPr>
          <w:rFonts w:ascii="Arial"/>
          <w:b/>
          <w:sz w:val="32"/>
        </w:rPr>
        <w:t>Reports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Not</w:t>
      </w:r>
      <w:r w:rsidRPr="002B73A8">
        <w:t xml:space="preserve"> </w:t>
      </w:r>
      <w:r w:rsidRPr="002B73A8">
        <w:rPr>
          <w:spacing w:val="-1"/>
        </w:rPr>
        <w:t>applicable.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111" w:name="3.4._Coordinate_Installation_with_Other_"/>
      <w:bookmarkStart w:id="112" w:name="_bookmark22"/>
      <w:bookmarkEnd w:id="111"/>
      <w:bookmarkEnd w:id="112"/>
      <w:r w:rsidRPr="002B73A8">
        <w:rPr>
          <w:rFonts w:ascii="Arial"/>
          <w:b/>
          <w:spacing w:val="-1"/>
          <w:sz w:val="32"/>
        </w:rPr>
        <w:t>Coordinate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Installation</w:t>
      </w:r>
      <w:r w:rsidRPr="002B73A8">
        <w:rPr>
          <w:rFonts w:ascii="Arial"/>
          <w:b/>
          <w:spacing w:val="-20"/>
          <w:sz w:val="32"/>
        </w:rPr>
        <w:t xml:space="preserve"> </w:t>
      </w:r>
      <w:r w:rsidRPr="002B73A8">
        <w:rPr>
          <w:rFonts w:ascii="Arial"/>
          <w:b/>
          <w:spacing w:val="1"/>
          <w:sz w:val="32"/>
        </w:rPr>
        <w:t>with</w:t>
      </w:r>
      <w:r w:rsidRPr="002B73A8">
        <w:rPr>
          <w:rFonts w:ascii="Arial"/>
          <w:b/>
          <w:spacing w:val="-7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Other</w:t>
      </w:r>
      <w:r w:rsidRPr="002B73A8">
        <w:rPr>
          <w:rFonts w:ascii="Arial"/>
          <w:b/>
          <w:spacing w:val="-9"/>
          <w:sz w:val="32"/>
        </w:rPr>
        <w:t xml:space="preserve"> </w:t>
      </w:r>
      <w:r w:rsidRPr="002B73A8">
        <w:rPr>
          <w:rFonts w:ascii="Arial"/>
          <w:b/>
          <w:spacing w:val="-6"/>
          <w:sz w:val="32"/>
        </w:rPr>
        <w:t>Teams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 xml:space="preserve">Team </w:t>
      </w:r>
      <w:r w:rsidRPr="002B73A8">
        <w:t xml:space="preserve">will </w:t>
      </w:r>
      <w:r w:rsidRPr="002B73A8">
        <w:rPr>
          <w:spacing w:val="-1"/>
        </w:rPr>
        <w:t>need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involve </w:t>
      </w:r>
      <w:r w:rsidRPr="002B73A8">
        <w:t xml:space="preserve">the </w:t>
      </w:r>
      <w:r w:rsidRPr="002B73A8">
        <w:rPr>
          <w:spacing w:val="-1"/>
        </w:rPr>
        <w:t xml:space="preserve">Implementation/Architecture </w:t>
      </w:r>
      <w:r w:rsidRPr="002B73A8">
        <w:rPr>
          <w:spacing w:val="-2"/>
        </w:rPr>
        <w:t>Team.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113" w:name="3.5._Install_Sequence_Information_for_Mu"/>
      <w:bookmarkStart w:id="114" w:name="_bookmark23"/>
      <w:bookmarkEnd w:id="113"/>
      <w:bookmarkEnd w:id="114"/>
      <w:r w:rsidRPr="002B73A8">
        <w:rPr>
          <w:rFonts w:ascii="Arial"/>
          <w:b/>
          <w:spacing w:val="-1"/>
          <w:sz w:val="32"/>
        </w:rPr>
        <w:t>Install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Sequence</w:t>
      </w:r>
      <w:r w:rsidRPr="002B73A8">
        <w:rPr>
          <w:rFonts w:ascii="Arial"/>
          <w:b/>
          <w:spacing w:val="-17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Information</w:t>
      </w:r>
      <w:r w:rsidRPr="002B73A8">
        <w:rPr>
          <w:rFonts w:ascii="Arial"/>
          <w:b/>
          <w:spacing w:val="-19"/>
          <w:sz w:val="32"/>
        </w:rPr>
        <w:t xml:space="preserve"> </w:t>
      </w:r>
      <w:r w:rsidRPr="002B73A8">
        <w:rPr>
          <w:rFonts w:ascii="Arial"/>
          <w:b/>
          <w:sz w:val="32"/>
        </w:rPr>
        <w:t>for</w:t>
      </w:r>
      <w:r w:rsidRPr="002B73A8">
        <w:rPr>
          <w:rFonts w:ascii="Arial"/>
          <w:b/>
          <w:spacing w:val="-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Multiple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Patches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Not</w:t>
      </w:r>
      <w:r w:rsidRPr="002B73A8">
        <w:t xml:space="preserve"> </w:t>
      </w:r>
      <w:r w:rsidRPr="002B73A8">
        <w:rPr>
          <w:spacing w:val="-1"/>
        </w:rPr>
        <w:t>applicable.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115" w:name="3.6._Logoff_During_Installation"/>
      <w:bookmarkStart w:id="116" w:name="_bookmark24"/>
      <w:bookmarkEnd w:id="115"/>
      <w:bookmarkEnd w:id="116"/>
      <w:r w:rsidRPr="002B73A8">
        <w:rPr>
          <w:rFonts w:ascii="Arial"/>
          <w:b/>
          <w:spacing w:val="-1"/>
          <w:sz w:val="32"/>
        </w:rPr>
        <w:t>Logoff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z w:val="32"/>
        </w:rPr>
        <w:t>During</w:t>
      </w:r>
      <w:r w:rsidRPr="002B73A8">
        <w:rPr>
          <w:rFonts w:ascii="Arial"/>
          <w:b/>
          <w:spacing w:val="-12"/>
          <w:sz w:val="32"/>
        </w:rPr>
        <w:t xml:space="preserve"> </w:t>
      </w:r>
      <w:r w:rsidRPr="002B73A8">
        <w:rPr>
          <w:rFonts w:ascii="Arial"/>
          <w:b/>
          <w:sz w:val="32"/>
        </w:rPr>
        <w:t>Installation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End</w:t>
      </w:r>
      <w:r w:rsidRPr="002B73A8">
        <w:t xml:space="preserve"> </w:t>
      </w:r>
      <w:r w:rsidRPr="002B73A8">
        <w:rPr>
          <w:spacing w:val="-1"/>
        </w:rPr>
        <w:t>users</w:t>
      </w:r>
      <w:r w:rsidRPr="002B73A8">
        <w:t xml:space="preserve"> </w:t>
      </w:r>
      <w:r w:rsidRPr="002B73A8">
        <w:rPr>
          <w:spacing w:val="-1"/>
        </w:rPr>
        <w:t>do</w:t>
      </w:r>
      <w:r w:rsidRPr="002B73A8">
        <w:t xml:space="preserve"> not </w:t>
      </w:r>
      <w:r w:rsidRPr="002B73A8">
        <w:rPr>
          <w:spacing w:val="-1"/>
        </w:rPr>
        <w:t>need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logged</w:t>
      </w:r>
      <w:r w:rsidRPr="002B73A8">
        <w:rPr>
          <w:spacing w:val="-2"/>
        </w:rPr>
        <w:t xml:space="preserve"> </w:t>
      </w:r>
      <w:r w:rsidRPr="002B73A8">
        <w:t>off</w:t>
      </w:r>
      <w:r w:rsidRPr="002B73A8">
        <w:rPr>
          <w:spacing w:val="-2"/>
        </w:rPr>
        <w:t xml:space="preserve"> </w:t>
      </w:r>
      <w:r w:rsidRPr="002B73A8">
        <w:t>during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(during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act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1"/>
        </w:rPr>
        <w:t xml:space="preserve"> </w:t>
      </w:r>
      <w:r w:rsidRPr="002B73A8">
        <w:t xml:space="preserve">copying </w:t>
      </w:r>
      <w:r w:rsidRPr="002B73A8">
        <w:rPr>
          <w:spacing w:val="-1"/>
        </w:rPr>
        <w:t>files</w:t>
      </w:r>
      <w:r w:rsidRPr="002B73A8">
        <w:t xml:space="preserve"> and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executions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the </w:t>
      </w:r>
      <w:r w:rsidRPr="002B73A8">
        <w:rPr>
          <w:spacing w:val="-1"/>
        </w:rPr>
        <w:t>server(s)).</w:t>
      </w:r>
      <w:r w:rsidRPr="002B73A8">
        <w:t xml:space="preserve"> </w:t>
      </w:r>
      <w:r w:rsidRPr="002B73A8">
        <w:rPr>
          <w:spacing w:val="-1"/>
        </w:rPr>
        <w:t>However,</w:t>
      </w:r>
      <w:r w:rsidRPr="002B73A8">
        <w:t xml:space="preserve"> the</w:t>
      </w:r>
      <w:r w:rsidRPr="002B73A8">
        <w:rPr>
          <w:spacing w:val="-1"/>
        </w:rPr>
        <w:t xml:space="preserve"> users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logged</w:t>
      </w:r>
      <w:r w:rsidRPr="002B73A8">
        <w:t xml:space="preserve"> </w:t>
      </w:r>
      <w:r w:rsidRPr="002B73A8">
        <w:rPr>
          <w:spacing w:val="-1"/>
        </w:rPr>
        <w:t>off for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any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updates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rPr>
          <w:spacing w:val="88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software</w:t>
      </w:r>
      <w:r w:rsidRPr="002B73A8">
        <w:rPr>
          <w:spacing w:val="-3"/>
        </w:rPr>
        <w:t xml:space="preserve"> </w:t>
      </w:r>
      <w:r w:rsidRPr="002B73A8">
        <w:t>(running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executions </w:t>
      </w:r>
      <w:r w:rsidRPr="002B73A8">
        <w:t xml:space="preserve">and/or </w:t>
      </w:r>
      <w:r w:rsidRPr="002B73A8">
        <w:rPr>
          <w:spacing w:val="-1"/>
        </w:rPr>
        <w:t>configuring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software</w:t>
      </w:r>
      <w:r w:rsidRPr="002B73A8">
        <w:t xml:space="preserve"> 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files).</w:t>
      </w:r>
    </w:p>
    <w:p w:rsidR="00393CEF" w:rsidRPr="002B73A8" w:rsidRDefault="00DA3427">
      <w:pPr>
        <w:pStyle w:val="BodyText"/>
        <w:spacing w:before="0"/>
        <w:ind w:left="119"/>
      </w:pPr>
      <w:r w:rsidRPr="002B73A8">
        <w:rPr>
          <w:spacing w:val="-1"/>
        </w:rPr>
        <w:t>Logging</w:t>
      </w:r>
      <w:r w:rsidRPr="002B73A8">
        <w:t xml:space="preserve"> </w:t>
      </w:r>
      <w:r w:rsidRPr="002B73A8">
        <w:rPr>
          <w:spacing w:val="-1"/>
        </w:rPr>
        <w:t>off</w:t>
      </w:r>
      <w:r w:rsidRPr="002B73A8">
        <w:t xml:space="preserve"> during </w:t>
      </w:r>
      <w:r w:rsidRPr="002B73A8">
        <w:rPr>
          <w:spacing w:val="-1"/>
        </w:rPr>
        <w:t>software</w:t>
      </w:r>
      <w:r w:rsidRPr="002B73A8">
        <w:t xml:space="preserve"> </w:t>
      </w:r>
      <w:r w:rsidRPr="002B73A8">
        <w:rPr>
          <w:spacing w:val="-1"/>
        </w:rPr>
        <w:t>updates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no </w:t>
      </w:r>
      <w:r w:rsidRPr="002B73A8">
        <w:rPr>
          <w:spacing w:val="-1"/>
        </w:rPr>
        <w:t>different</w:t>
      </w:r>
      <w:r w:rsidRPr="002B73A8">
        <w:t xml:space="preserve"> than any </w:t>
      </w:r>
      <w:r w:rsidRPr="002B73A8">
        <w:rPr>
          <w:spacing w:val="-1"/>
        </w:rPr>
        <w:t>other</w:t>
      </w:r>
      <w:r w:rsidRPr="002B73A8">
        <w:t xml:space="preserve"> </w:t>
      </w:r>
      <w:r w:rsidRPr="002B73A8">
        <w:rPr>
          <w:spacing w:val="-1"/>
        </w:rPr>
        <w:t xml:space="preserve">logoff </w:t>
      </w:r>
      <w:r w:rsidRPr="002B73A8">
        <w:t xml:space="preserve">that a </w:t>
      </w:r>
      <w:r w:rsidRPr="002B73A8">
        <w:rPr>
          <w:spacing w:val="-1"/>
        </w:rPr>
        <w:t>user</w:t>
      </w:r>
      <w:r w:rsidRPr="002B73A8">
        <w:t xml:space="preserve"> </w:t>
      </w:r>
      <w:r w:rsidRPr="002B73A8">
        <w:rPr>
          <w:spacing w:val="-1"/>
        </w:rPr>
        <w:t>may</w:t>
      </w:r>
      <w:r w:rsidRPr="002B73A8">
        <w:t xml:space="preserve"> do.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right="864" w:hanging="907"/>
        <w:rPr>
          <w:rFonts w:ascii="Arial" w:eastAsia="Arial" w:hAnsi="Arial" w:cs="Arial"/>
          <w:sz w:val="32"/>
          <w:szCs w:val="32"/>
        </w:rPr>
      </w:pPr>
      <w:bookmarkStart w:id="117" w:name="3.7._Average_Amount_of_Time_Required_to_"/>
      <w:bookmarkStart w:id="118" w:name="_bookmark25"/>
      <w:bookmarkEnd w:id="117"/>
      <w:bookmarkEnd w:id="118"/>
      <w:r w:rsidRPr="002B73A8">
        <w:rPr>
          <w:rFonts w:ascii="Arial"/>
          <w:b/>
          <w:spacing w:val="-3"/>
          <w:sz w:val="32"/>
        </w:rPr>
        <w:t>Average</w:t>
      </w:r>
      <w:r w:rsidRPr="002B73A8">
        <w:rPr>
          <w:rFonts w:ascii="Arial"/>
          <w:b/>
          <w:spacing w:val="-26"/>
          <w:sz w:val="32"/>
        </w:rPr>
        <w:t xml:space="preserve"> </w:t>
      </w:r>
      <w:r w:rsidRPr="002B73A8">
        <w:rPr>
          <w:rFonts w:ascii="Arial"/>
          <w:b/>
          <w:sz w:val="32"/>
        </w:rPr>
        <w:t>Amount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of</w:t>
      </w:r>
      <w:r w:rsidRPr="002B73A8">
        <w:rPr>
          <w:rFonts w:ascii="Arial"/>
          <w:b/>
          <w:spacing w:val="-2"/>
          <w:sz w:val="32"/>
        </w:rPr>
        <w:t xml:space="preserve"> Time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z w:val="32"/>
        </w:rPr>
        <w:t>Required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to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Complete</w:t>
      </w:r>
      <w:r w:rsidRPr="002B73A8">
        <w:rPr>
          <w:rFonts w:ascii="Arial"/>
          <w:b/>
          <w:spacing w:val="-16"/>
          <w:sz w:val="32"/>
        </w:rPr>
        <w:t xml:space="preserve"> </w:t>
      </w:r>
      <w:r w:rsidRPr="002B73A8">
        <w:rPr>
          <w:rFonts w:ascii="Arial"/>
          <w:b/>
          <w:sz w:val="32"/>
        </w:rPr>
        <w:t>the</w:t>
      </w:r>
      <w:r w:rsidRPr="002B73A8">
        <w:rPr>
          <w:rFonts w:ascii="Arial"/>
          <w:b/>
          <w:spacing w:val="35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Installation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The average</w:t>
      </w:r>
      <w:r w:rsidRPr="002B73A8">
        <w:t xml:space="preserve"> </w:t>
      </w:r>
      <w:r w:rsidRPr="002B73A8">
        <w:rPr>
          <w:spacing w:val="-1"/>
        </w:rPr>
        <w:t>amount</w:t>
      </w:r>
      <w:r w:rsidRPr="002B73A8">
        <w:t xml:space="preserve"> of</w:t>
      </w:r>
      <w:r w:rsidRPr="002B73A8">
        <w:rPr>
          <w:spacing w:val="-1"/>
        </w:rPr>
        <w:t xml:space="preserve"> time required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complete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 xml:space="preserve">2 </w:t>
      </w:r>
      <w:r w:rsidRPr="002B73A8">
        <w:rPr>
          <w:spacing w:val="-1"/>
        </w:rPr>
        <w:t>days.</w:t>
      </w:r>
    </w:p>
    <w:p w:rsidR="00393CEF" w:rsidRPr="002B73A8" w:rsidRDefault="00393CEF">
      <w:pPr>
        <w:sectPr w:rsidR="00393CEF" w:rsidRPr="002B73A8">
          <w:pgSz w:w="12240" w:h="15840"/>
          <w:pgMar w:top="1380" w:right="1340" w:bottom="1140" w:left="1320" w:header="0" w:footer="957" w:gutter="0"/>
          <w:cols w:space="720"/>
        </w:sectPr>
      </w:pPr>
    </w:p>
    <w:p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119" w:name="4._Database_Information"/>
      <w:bookmarkStart w:id="120" w:name="_bookmark26"/>
      <w:bookmarkEnd w:id="119"/>
      <w:bookmarkEnd w:id="120"/>
      <w:r w:rsidRPr="002B73A8">
        <w:rPr>
          <w:rFonts w:ascii="Arial"/>
          <w:b/>
          <w:spacing w:val="-1"/>
          <w:sz w:val="36"/>
        </w:rPr>
        <w:lastRenderedPageBreak/>
        <w:t>Database Information</w:t>
      </w:r>
    </w:p>
    <w:p w:rsidR="00393CEF" w:rsidRPr="002B73A8" w:rsidRDefault="00DA3427">
      <w:pPr>
        <w:spacing w:before="118"/>
        <w:ind w:left="119" w:right="125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 xml:space="preserve">Please see the </w:t>
      </w:r>
      <w:r w:rsidRPr="002B73A8">
        <w:rPr>
          <w:rFonts w:ascii="Times New Roman"/>
          <w:i/>
          <w:sz w:val="24"/>
        </w:rPr>
        <w:t>NUMI</w:t>
      </w:r>
      <w:r w:rsidRPr="002B73A8">
        <w:rPr>
          <w:rFonts w:ascii="Times New Roman"/>
          <w:i/>
          <w:spacing w:val="-1"/>
          <w:sz w:val="24"/>
        </w:rPr>
        <w:t xml:space="preserve"> </w:t>
      </w:r>
      <w:r w:rsidRPr="002B73A8">
        <w:rPr>
          <w:rFonts w:ascii="Times New Roman"/>
          <w:i/>
          <w:sz w:val="24"/>
        </w:rPr>
        <w:t xml:space="preserve">Systems </w:t>
      </w:r>
      <w:r w:rsidRPr="002B73A8">
        <w:rPr>
          <w:rFonts w:ascii="Times New Roman"/>
          <w:i/>
          <w:spacing w:val="-1"/>
          <w:sz w:val="24"/>
        </w:rPr>
        <w:t>Management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Guide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for information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about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the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structure and</w:t>
      </w:r>
      <w:r w:rsidRPr="002B73A8">
        <w:rPr>
          <w:rFonts w:ascii="Times New Roman"/>
          <w:spacing w:val="67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components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z w:val="24"/>
        </w:rPr>
        <w:t>of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sz w:val="24"/>
        </w:rPr>
        <w:t>NUMI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database.</w:t>
      </w:r>
    </w:p>
    <w:p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122"/>
        <w:rPr>
          <w:rFonts w:ascii="Arial" w:eastAsia="Arial" w:hAnsi="Arial" w:cs="Arial"/>
          <w:sz w:val="36"/>
          <w:szCs w:val="36"/>
        </w:rPr>
      </w:pPr>
      <w:bookmarkStart w:id="121" w:name="5._Instructions_for_Installing_Database_"/>
      <w:bookmarkStart w:id="122" w:name="_bookmark27"/>
      <w:bookmarkEnd w:id="121"/>
      <w:bookmarkEnd w:id="122"/>
      <w:r w:rsidRPr="002B73A8">
        <w:rPr>
          <w:rFonts w:ascii="Arial"/>
          <w:b/>
          <w:spacing w:val="-1"/>
          <w:position w:val="1"/>
          <w:sz w:val="36"/>
        </w:rPr>
        <w:t>Instructions for</w:t>
      </w:r>
      <w:r w:rsidRPr="002B73A8">
        <w:rPr>
          <w:rFonts w:ascii="Arial"/>
          <w:b/>
          <w:position w:val="1"/>
          <w:sz w:val="36"/>
        </w:rPr>
        <w:t xml:space="preserve"> </w:t>
      </w:r>
      <w:r w:rsidRPr="002B73A8">
        <w:rPr>
          <w:rFonts w:ascii="Arial"/>
          <w:b/>
          <w:spacing w:val="-1"/>
          <w:position w:val="1"/>
          <w:sz w:val="36"/>
        </w:rPr>
        <w:t>Installing</w:t>
      </w:r>
      <w:r w:rsidRPr="002B73A8">
        <w:rPr>
          <w:rFonts w:ascii="Arial"/>
          <w:b/>
          <w:position w:val="1"/>
          <w:sz w:val="36"/>
        </w:rPr>
        <w:t xml:space="preserve"> </w:t>
      </w:r>
      <w:r w:rsidRPr="002B73A8">
        <w:rPr>
          <w:rFonts w:ascii="Arial"/>
          <w:b/>
          <w:spacing w:val="-2"/>
          <w:position w:val="1"/>
          <w:sz w:val="36"/>
        </w:rPr>
        <w:t>Database</w:t>
      </w:r>
      <w:r w:rsidRPr="002B73A8">
        <w:rPr>
          <w:rFonts w:ascii="Arial"/>
          <w:b/>
          <w:spacing w:val="-1"/>
          <w:position w:val="1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Components</w:t>
      </w:r>
    </w:p>
    <w:p w:rsidR="00393CEF" w:rsidRPr="002B73A8" w:rsidRDefault="00DA3427">
      <w:pPr>
        <w:pStyle w:val="BodyText"/>
        <w:spacing w:before="117"/>
        <w:ind w:left="119" w:right="125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exists now</w:t>
      </w:r>
      <w:r w:rsidRPr="002B73A8">
        <w:rPr>
          <w:spacing w:val="-2"/>
        </w:rPr>
        <w:t xml:space="preserve"> </w:t>
      </w:r>
      <w:r w:rsidRPr="002B73A8">
        <w:t>is a</w:t>
      </w:r>
      <w:r w:rsidRPr="002B73A8">
        <w:rPr>
          <w:spacing w:val="-1"/>
        </w:rPr>
        <w:t xml:space="preserve"> manifestation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multiple changes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over multiple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releases.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document</w:t>
      </w:r>
      <w:r w:rsidRPr="002B73A8">
        <w:t xml:space="preserve"> has as a </w:t>
      </w:r>
      <w:r w:rsidRPr="002B73A8">
        <w:rPr>
          <w:spacing w:val="-1"/>
        </w:rPr>
        <w:t>pre-requisite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backup of</w:t>
      </w:r>
      <w:r w:rsidRPr="002B73A8">
        <w:rPr>
          <w:spacing w:val="-1"/>
        </w:rPr>
        <w:t xml:space="preserve"> </w:t>
      </w:r>
      <w:r w:rsidRPr="002B73A8">
        <w:t xml:space="preserve">an </w:t>
      </w:r>
      <w:r w:rsidRPr="002B73A8">
        <w:rPr>
          <w:spacing w:val="-1"/>
        </w:rPr>
        <w:t>existing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database.</w:t>
      </w:r>
      <w:r w:rsidRPr="002B73A8">
        <w:t xml:space="preserve">  </w:t>
      </w:r>
      <w:r w:rsidRPr="002B73A8">
        <w:rPr>
          <w:spacing w:val="-1"/>
        </w:rPr>
        <w:t>Therefore,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a </w:t>
      </w:r>
      <w:r w:rsidRPr="002B73A8">
        <w:rPr>
          <w:spacing w:val="-1"/>
        </w:rPr>
        <w:t>new NUMI</w:t>
      </w:r>
      <w:r w:rsidRPr="002B73A8"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2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restore </w:t>
      </w:r>
      <w:r w:rsidRPr="002B73A8">
        <w:t xml:space="preserve">a </w:t>
      </w:r>
      <w:r w:rsidRPr="002B73A8">
        <w:rPr>
          <w:spacing w:val="-1"/>
        </w:rPr>
        <w:t>backup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101"/>
        </w:rPr>
        <w:t xml:space="preserve">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database</w:t>
      </w:r>
      <w:del w:id="123" w:author="Subbaraman, Padma (VETS)" w:date="2016-09-13T10:37:00Z">
        <w:r w:rsidRPr="002B73A8" w:rsidDel="00947227">
          <w:rPr>
            <w:spacing w:val="-1"/>
          </w:rPr>
          <w:delText>,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and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make</w:delText>
        </w:r>
        <w:r w:rsidRPr="002B73A8" w:rsidDel="00947227">
          <w:rPr>
            <w:spacing w:val="2"/>
          </w:rPr>
          <w:delText xml:space="preserve"> </w:delText>
        </w:r>
        <w:r w:rsidRPr="002B73A8" w:rsidDel="00947227">
          <w:rPr>
            <w:spacing w:val="-1"/>
          </w:rPr>
          <w:delText>whatever data alterations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are desired</w:delText>
        </w:r>
        <w:r w:rsidRPr="002B73A8" w:rsidDel="00947227">
          <w:rPr>
            <w:spacing w:val="-2"/>
          </w:rPr>
          <w:delText xml:space="preserve"> </w:delText>
        </w:r>
        <w:r w:rsidRPr="002B73A8" w:rsidDel="00947227">
          <w:rPr>
            <w:spacing w:val="-1"/>
          </w:rPr>
          <w:delText>for</w:delText>
        </w:r>
        <w:r w:rsidRPr="002B73A8" w:rsidDel="00947227">
          <w:delText xml:space="preserve"> the</w:delText>
        </w:r>
        <w:r w:rsidRPr="002B73A8" w:rsidDel="00947227">
          <w:rPr>
            <w:spacing w:val="-1"/>
          </w:rPr>
          <w:delText xml:space="preserve"> target</w:delText>
        </w:r>
        <w:r w:rsidRPr="002B73A8" w:rsidDel="00947227">
          <w:rPr>
            <w:spacing w:val="69"/>
          </w:rPr>
          <w:delText xml:space="preserve"> </w:delText>
        </w:r>
        <w:r w:rsidRPr="002B73A8" w:rsidDel="00947227">
          <w:rPr>
            <w:spacing w:val="-1"/>
          </w:rPr>
          <w:delText>environment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(i.e.,</w:delText>
        </w:r>
        <w:r w:rsidRPr="002B73A8" w:rsidDel="00947227">
          <w:delText xml:space="preserve"> the</w:delText>
        </w:r>
        <w:r w:rsidRPr="002B73A8" w:rsidDel="00947227">
          <w:rPr>
            <w:spacing w:val="-3"/>
          </w:rPr>
          <w:delText xml:space="preserve"> </w:delText>
        </w:r>
        <w:r w:rsidRPr="002B73A8" w:rsidDel="00947227">
          <w:rPr>
            <w:spacing w:val="-1"/>
          </w:rPr>
          <w:delText>removal</w:delText>
        </w:r>
        <w:r w:rsidRPr="002B73A8" w:rsidDel="00947227">
          <w:rPr>
            <w:spacing w:val="-2"/>
          </w:rPr>
          <w:delText xml:space="preserve"> </w:delText>
        </w:r>
        <w:r w:rsidRPr="002B73A8" w:rsidDel="00947227">
          <w:rPr>
            <w:spacing w:val="1"/>
          </w:rPr>
          <w:delText>of</w:delText>
        </w:r>
        <w:r w:rsidRPr="002B73A8" w:rsidDel="00947227">
          <w:rPr>
            <w:spacing w:val="-2"/>
          </w:rPr>
          <w:delText xml:space="preserve"> </w:delText>
        </w:r>
        <w:r w:rsidRPr="002B73A8" w:rsidDel="00947227">
          <w:rPr>
            <w:spacing w:val="-1"/>
          </w:rPr>
          <w:delText>sensitive data</w:delText>
        </w:r>
        <w:r w:rsidRPr="002B73A8" w:rsidDel="00947227">
          <w:rPr>
            <w:spacing w:val="-3"/>
          </w:rPr>
          <w:delText xml:space="preserve"> </w:delText>
        </w:r>
        <w:r w:rsidRPr="002B73A8" w:rsidDel="00947227">
          <w:rPr>
            <w:spacing w:val="-1"/>
          </w:rPr>
          <w:delText>in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non-production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environments).</w:delText>
        </w:r>
      </w:del>
      <w:r w:rsidRPr="002B73A8">
        <w:t xml:space="preserve"> </w:t>
      </w:r>
      <w:del w:id="124" w:author="Subbaraman, Padma (VETS)" w:date="2016-09-13T10:37:00Z">
        <w:r w:rsidRPr="002B73A8" w:rsidDel="00947227">
          <w:rPr>
            <w:spacing w:val="-1"/>
          </w:rPr>
          <w:delText xml:space="preserve">For </w:delText>
        </w:r>
        <w:r w:rsidRPr="002B73A8" w:rsidDel="00947227">
          <w:delText>an upgrade</w:delText>
        </w:r>
        <w:r w:rsidRPr="002B73A8" w:rsidDel="00947227">
          <w:rPr>
            <w:spacing w:val="97"/>
          </w:rPr>
          <w:delText xml:space="preserve"> </w:delText>
        </w:r>
        <w:r w:rsidRPr="002B73A8" w:rsidDel="00947227">
          <w:delText xml:space="preserve">backup, </w:delText>
        </w:r>
        <w:r w:rsidRPr="002B73A8" w:rsidDel="00947227">
          <w:rPr>
            <w:spacing w:val="-1"/>
          </w:rPr>
          <w:delText>work</w:delText>
        </w:r>
        <w:r w:rsidRPr="002B73A8" w:rsidDel="00947227">
          <w:delText xml:space="preserve"> from</w:delText>
        </w:r>
        <w:r w:rsidRPr="002B73A8" w:rsidDel="00947227">
          <w:rPr>
            <w:spacing w:val="-2"/>
          </w:rPr>
          <w:delText xml:space="preserve"> </w:delText>
        </w:r>
        <w:r w:rsidRPr="002B73A8" w:rsidDel="00947227">
          <w:delText xml:space="preserve">the </w:delText>
        </w:r>
        <w:r w:rsidRPr="002B73A8" w:rsidDel="00947227">
          <w:rPr>
            <w:spacing w:val="-1"/>
          </w:rPr>
          <w:delText>NUMI</w:delText>
        </w:r>
        <w:r w:rsidRPr="002B73A8" w:rsidDel="00947227">
          <w:delText xml:space="preserve"> 13.2 or 14.0 </w:delText>
        </w:r>
        <w:r w:rsidRPr="002B73A8" w:rsidDel="00947227">
          <w:rPr>
            <w:spacing w:val="-1"/>
          </w:rPr>
          <w:delText>databases.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For</w:delText>
        </w:r>
        <w:r w:rsidRPr="002B73A8" w:rsidDel="00947227">
          <w:delText xml:space="preserve"> a</w:delText>
        </w:r>
        <w:r w:rsidRPr="002B73A8" w:rsidDel="00947227">
          <w:rPr>
            <w:spacing w:val="-1"/>
          </w:rPr>
          <w:delText xml:space="preserve"> fresh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 xml:space="preserve">install </w:delText>
        </w:r>
        <w:r w:rsidRPr="002B73A8" w:rsidDel="00947227">
          <w:delText xml:space="preserve">backup, </w:delText>
        </w:r>
        <w:r w:rsidRPr="002B73A8" w:rsidDel="00947227">
          <w:rPr>
            <w:spacing w:val="-1"/>
          </w:rPr>
          <w:delText>work</w:delText>
        </w:r>
        <w:r w:rsidRPr="002B73A8" w:rsidDel="00947227">
          <w:delText xml:space="preserve"> from</w:delText>
        </w:r>
        <w:r w:rsidRPr="002B73A8" w:rsidDel="00947227">
          <w:rPr>
            <w:spacing w:val="-2"/>
          </w:rPr>
          <w:delText xml:space="preserve"> </w:delText>
        </w:r>
        <w:r w:rsidRPr="002B73A8" w:rsidDel="00947227">
          <w:delText>the</w:delText>
        </w:r>
        <w:r w:rsidRPr="002B73A8" w:rsidDel="00947227">
          <w:rPr>
            <w:spacing w:val="59"/>
          </w:rPr>
          <w:delText xml:space="preserve"> </w:delText>
        </w:r>
        <w:r w:rsidRPr="002B73A8" w:rsidDel="00947227">
          <w:rPr>
            <w:spacing w:val="-1"/>
          </w:rPr>
          <w:delText>NUMI</w:delText>
        </w:r>
        <w:r w:rsidR="00B531F4" w:rsidRPr="002B73A8" w:rsidDel="00947227">
          <w:delText xml:space="preserve"> </w:delText>
        </w:r>
        <w:r w:rsidR="00FE6C35" w:rsidDel="00947227">
          <w:delText>1.1.14.3</w:delText>
        </w:r>
        <w:r w:rsidRPr="002B73A8" w:rsidDel="00947227">
          <w:delText xml:space="preserve"> </w:delText>
        </w:r>
        <w:r w:rsidRPr="002B73A8" w:rsidDel="00947227">
          <w:rPr>
            <w:spacing w:val="-1"/>
          </w:rPr>
          <w:delText>database.</w:delText>
        </w:r>
      </w:del>
    </w:p>
    <w:p w:rsidR="00393CEF" w:rsidRPr="002B73A8" w:rsidRDefault="00DA3427">
      <w:pPr>
        <w:numPr>
          <w:ilvl w:val="1"/>
          <w:numId w:val="26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25" w:name="5.1._Database_Installation_/_Restoration"/>
      <w:bookmarkStart w:id="126" w:name="_bookmark28"/>
      <w:bookmarkEnd w:id="125"/>
      <w:bookmarkEnd w:id="126"/>
      <w:r w:rsidRPr="002B73A8">
        <w:rPr>
          <w:rFonts w:ascii="Arial"/>
          <w:b/>
          <w:spacing w:val="-1"/>
          <w:sz w:val="32"/>
        </w:rPr>
        <w:t>Database</w:t>
      </w:r>
      <w:r w:rsidRPr="002B73A8">
        <w:rPr>
          <w:rFonts w:ascii="Arial"/>
          <w:b/>
          <w:spacing w:val="-15"/>
          <w:sz w:val="32"/>
        </w:rPr>
        <w:t xml:space="preserve"> </w:t>
      </w:r>
      <w:r w:rsidRPr="002B73A8">
        <w:rPr>
          <w:rFonts w:ascii="Arial"/>
          <w:b/>
          <w:sz w:val="32"/>
        </w:rPr>
        <w:t>Installation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z w:val="32"/>
        </w:rPr>
        <w:t>/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z w:val="32"/>
        </w:rPr>
        <w:t>Restoration</w:t>
      </w:r>
      <w:r w:rsidRPr="002B73A8">
        <w:rPr>
          <w:rFonts w:ascii="Arial"/>
          <w:b/>
          <w:spacing w:val="-19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Procedures</w:t>
      </w: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480"/>
        </w:tabs>
        <w:spacing w:before="118"/>
        <w:ind w:right="341" w:firstLine="0"/>
        <w:jc w:val="left"/>
      </w:pPr>
      <w:r w:rsidRPr="002B73A8">
        <w:t>Copy</w:t>
      </w:r>
      <w:r w:rsidRPr="002B73A8">
        <w:rPr>
          <w:spacing w:val="-5"/>
        </w:rPr>
        <w:t xml:space="preserve"> </w:t>
      </w:r>
      <w:r w:rsidRPr="002B73A8">
        <w:t>a</w:t>
      </w:r>
      <w:r w:rsidRPr="002B73A8">
        <w:rPr>
          <w:spacing w:val="-1"/>
        </w:rPr>
        <w:t xml:space="preserve"> backup</w:t>
      </w:r>
      <w:r w:rsidRPr="002B73A8">
        <w:t xml:space="preserve"> of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</w:t>
      </w:r>
      <w:r w:rsidRPr="002B73A8">
        <w:t xml:space="preserve"> 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database(s)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appropriate </w:t>
      </w:r>
      <w:r w:rsidRPr="002B73A8">
        <w:t>size</w:t>
      </w:r>
      <w:r w:rsidRPr="002B73A8">
        <w:rPr>
          <w:spacing w:val="-1"/>
        </w:rPr>
        <w:t xml:space="preserve"> and</w:t>
      </w:r>
      <w:r w:rsidRPr="002B73A8">
        <w:t xml:space="preserve"> content</w:t>
      </w:r>
      <w:r w:rsidRPr="002B73A8">
        <w:rPr>
          <w:spacing w:val="-1"/>
        </w:rPr>
        <w:t xml:space="preserve"> to</w:t>
      </w:r>
      <w:r w:rsidRPr="002B73A8">
        <w:t xml:space="preserve"> the </w:t>
      </w:r>
      <w:r w:rsidRPr="002B73A8">
        <w:rPr>
          <w:spacing w:val="-1"/>
        </w:rPr>
        <w:t>new</w:t>
      </w:r>
      <w:r w:rsidRPr="002B73A8">
        <w:rPr>
          <w:spacing w:val="5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server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143" w:firstLine="0"/>
      </w:pPr>
      <w:r w:rsidRPr="002B73A8">
        <w:rPr>
          <w:spacing w:val="-1"/>
        </w:rPr>
        <w:t>The application</w:t>
      </w:r>
      <w:r w:rsidRPr="002B73A8">
        <w:t xml:space="preserve"> </w:t>
      </w: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(typically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called</w:t>
      </w:r>
      <w:r w:rsidRPr="002B73A8">
        <w:t xml:space="preserve"> </w:t>
      </w:r>
      <w:r w:rsidRPr="002B73A8">
        <w:rPr>
          <w:spacing w:val="-1"/>
        </w:rPr>
        <w:t>NUMI)</w:t>
      </w:r>
      <w:r w:rsidRPr="002B73A8">
        <w:rPr>
          <w:spacing w:val="2"/>
        </w:rPr>
        <w:t xml:space="preserve"> </w:t>
      </w:r>
      <w:r w:rsidRPr="002B73A8">
        <w:t xml:space="preserve">is </w:t>
      </w:r>
      <w:r w:rsidRPr="002B73A8">
        <w:rPr>
          <w:spacing w:val="-1"/>
        </w:rPr>
        <w:t>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proper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function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77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804" w:firstLine="0"/>
      </w:pPr>
      <w:r w:rsidRPr="002B73A8">
        <w:rPr>
          <w:spacing w:val="-1"/>
        </w:rPr>
        <w:t>The “auditing” 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(typically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called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LogSyncDb</w:t>
      </w:r>
      <w:proofErr w:type="spellEnd"/>
      <w:r w:rsidRPr="002B73A8">
        <w:rPr>
          <w:spacing w:val="-1"/>
        </w:rPr>
        <w:t xml:space="preserve">) </w:t>
      </w:r>
      <w:r w:rsidRPr="002B73A8">
        <w:t>is 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for proper</w:t>
      </w:r>
      <w:r w:rsidRPr="002B73A8">
        <w:rPr>
          <w:spacing w:val="76"/>
        </w:rPr>
        <w:t xml:space="preserve"> </w:t>
      </w:r>
      <w:r w:rsidRPr="002B73A8">
        <w:rPr>
          <w:spacing w:val="-1"/>
        </w:rPr>
        <w:t>functioning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t xml:space="preserve"> 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synchronizer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 </w:t>
      </w:r>
      <w:r w:rsidRPr="002B73A8">
        <w:t>can be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restored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an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existing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1"/>
        </w:rPr>
        <w:t>or</w:t>
      </w:r>
      <w:r w:rsidRPr="002B73A8">
        <w:rPr>
          <w:spacing w:val="-1"/>
        </w:rPr>
        <w:t xml:space="preserve"> can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</w:t>
      </w:r>
      <w:r w:rsidRPr="002B73A8">
        <w:t xml:space="preserve">built </w:t>
      </w:r>
      <w:r w:rsidRPr="002B73A8">
        <w:rPr>
          <w:spacing w:val="-2"/>
        </w:rPr>
        <w:t>from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scratch</w:t>
      </w:r>
      <w:r w:rsidRPr="002B73A8">
        <w:t xml:space="preserve"> </w:t>
      </w:r>
      <w:r w:rsidRPr="002B73A8">
        <w:rPr>
          <w:spacing w:val="-1"/>
        </w:rPr>
        <w:t xml:space="preserve">from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CERMe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media</w:t>
      </w:r>
    </w:p>
    <w:p w:rsidR="00393CEF" w:rsidRPr="002B73A8" w:rsidRDefault="00DA3427">
      <w:pPr>
        <w:pStyle w:val="BodyText"/>
        <w:numPr>
          <w:ilvl w:val="2"/>
          <w:numId w:val="23"/>
        </w:numPr>
        <w:tabs>
          <w:tab w:val="left" w:pos="2280"/>
        </w:tabs>
        <w:ind w:right="114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is</w:t>
      </w:r>
      <w:r w:rsidRPr="002B73A8">
        <w:rPr>
          <w:spacing w:val="-1"/>
        </w:rPr>
        <w:t xml:space="preserve"> restored</w:t>
      </w:r>
      <w:r w:rsidRPr="002B73A8">
        <w:t xml:space="preserve"> from</w:t>
      </w:r>
      <w:r w:rsidRPr="002B73A8">
        <w:rPr>
          <w:spacing w:val="-1"/>
        </w:rPr>
        <w:t xml:space="preserve"> an</w:t>
      </w:r>
      <w:r w:rsidRPr="002B73A8">
        <w:t xml:space="preserve"> </w:t>
      </w:r>
      <w:r w:rsidRPr="002B73A8">
        <w:rPr>
          <w:spacing w:val="-1"/>
        </w:rPr>
        <w:t>existing</w:t>
      </w:r>
      <w:r w:rsidRPr="002B73A8">
        <w:rPr>
          <w:spacing w:val="-3"/>
        </w:rPr>
        <w:t xml:space="preserve"> </w:t>
      </w:r>
      <w:r w:rsidRPr="002B73A8">
        <w:t>backup, 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that </w:t>
      </w:r>
      <w:r w:rsidRPr="002B73A8">
        <w:t>the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 xml:space="preserve">reference </w:t>
      </w:r>
      <w:r w:rsidRPr="002B73A8">
        <w:t>a</w:t>
      </w:r>
      <w:r w:rsidRPr="002B73A8">
        <w:rPr>
          <w:spacing w:val="-1"/>
        </w:rPr>
        <w:t xml:space="preserve"> database authenticated</w:t>
      </w:r>
      <w:r w:rsidRPr="002B73A8">
        <w:t xml:space="preserve"> user</w:t>
      </w:r>
      <w:r w:rsidRPr="002B73A8">
        <w:rPr>
          <w:spacing w:val="-1"/>
        </w:rPr>
        <w:t xml:space="preserve"> that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has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 xml:space="preserve">DBO privilege </w:t>
      </w:r>
      <w:r w:rsidRPr="002B73A8">
        <w:t>on the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 </w:t>
      </w:r>
      <w:r w:rsidRPr="002B73A8">
        <w:t>for</w:t>
      </w:r>
      <w:r w:rsidRPr="002B73A8">
        <w:rPr>
          <w:spacing w:val="-1"/>
        </w:rPr>
        <w:t xml:space="preserve"> proper functioning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 NUMI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application</w:t>
      </w:r>
    </w:p>
    <w:p w:rsidR="00393CEF" w:rsidRPr="002B73A8" w:rsidRDefault="00DA3427">
      <w:pPr>
        <w:pStyle w:val="BodyText"/>
        <w:numPr>
          <w:ilvl w:val="2"/>
          <w:numId w:val="23"/>
        </w:numPr>
        <w:tabs>
          <w:tab w:val="left" w:pos="2280"/>
        </w:tabs>
        <w:ind w:right="473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is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from media,</w:t>
      </w:r>
      <w:r w:rsidRPr="002B73A8">
        <w:t xml:space="preserve"> follow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instructions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2"/>
        </w:rPr>
        <w:t>by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McKesson</w:t>
      </w:r>
      <w:r w:rsidRPr="002B73A8">
        <w:rPr>
          <w:spacing w:val="2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installation</w:t>
      </w: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480"/>
        </w:tabs>
        <w:ind w:left="480"/>
        <w:jc w:val="left"/>
      </w:pPr>
      <w:r w:rsidRPr="002B73A8">
        <w:rPr>
          <w:spacing w:val="-1"/>
        </w:rPr>
        <w:t>Restore the database</w:t>
      </w:r>
      <w:r w:rsidRPr="002B73A8">
        <w:rPr>
          <w:spacing w:val="-3"/>
        </w:rPr>
        <w:t xml:space="preserve"> </w:t>
      </w:r>
      <w:r w:rsidRPr="002B73A8">
        <w:t>backup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firstLine="0"/>
        <w:jc w:val="both"/>
      </w:pPr>
      <w:r w:rsidRPr="002B73A8">
        <w:rPr>
          <w:spacing w:val="-1"/>
        </w:rPr>
        <w:t>File paths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have</w:t>
      </w:r>
      <w:r w:rsidRPr="002B73A8">
        <w:rPr>
          <w:spacing w:val="-3"/>
        </w:rPr>
        <w:t xml:space="preserve"> </w:t>
      </w:r>
      <w:r w:rsidRPr="002B73A8">
        <w:t>to 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altered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to</w:t>
      </w:r>
      <w:r w:rsidRPr="002B73A8">
        <w:t xml:space="preserve"> local </w:t>
      </w:r>
      <w:r w:rsidRPr="002B73A8">
        <w:rPr>
          <w:spacing w:val="-1"/>
        </w:rPr>
        <w:t>best practices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rPr>
          <w:spacing w:val="-1"/>
        </w:rPr>
        <w:t>User accounts</w:t>
      </w:r>
      <w:r w:rsidRPr="002B73A8">
        <w:t xml:space="preserve"> may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be,</w:t>
      </w:r>
      <w:r w:rsidRPr="002B73A8">
        <w:t xml:space="preserve"> but </w:t>
      </w:r>
      <w:r w:rsidRPr="002B73A8">
        <w:rPr>
          <w:spacing w:val="-1"/>
        </w:rPr>
        <w:t>are not</w:t>
      </w:r>
      <w:r w:rsidRPr="002B73A8">
        <w:t xml:space="preserve"> </w:t>
      </w:r>
      <w:r w:rsidRPr="002B73A8">
        <w:rPr>
          <w:spacing w:val="-1"/>
        </w:rPr>
        <w:t>required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be,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restored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 xml:space="preserve">database. </w:t>
      </w:r>
      <w:r w:rsidRPr="002B73A8">
        <w:rPr>
          <w:spacing w:val="-1"/>
        </w:rPr>
        <w:t>NUMI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requires</w:t>
      </w:r>
      <w:r w:rsidRPr="002B73A8"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numi_user</w:t>
      </w:r>
      <w:proofErr w:type="spellEnd"/>
      <w:r w:rsidRPr="002B73A8">
        <w:t xml:space="preserve"> </w:t>
      </w:r>
      <w:r w:rsidRPr="002B73A8">
        <w:rPr>
          <w:spacing w:val="-1"/>
        </w:rPr>
        <w:t>account</w:t>
      </w:r>
      <w:r w:rsidRPr="002B73A8">
        <w:t xml:space="preserve"> to </w:t>
      </w:r>
      <w:r w:rsidRPr="002B73A8">
        <w:rPr>
          <w:spacing w:val="-1"/>
        </w:rPr>
        <w:t xml:space="preserve">be </w:t>
      </w:r>
      <w:r w:rsidRPr="002B73A8">
        <w:t>setup.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1535" w:firstLine="0"/>
      </w:pPr>
      <w:r w:rsidRPr="002B73A8">
        <w:rPr>
          <w:spacing w:val="-1"/>
        </w:rPr>
        <w:t>Database ownership</w:t>
      </w:r>
      <w:r w:rsidRPr="002B73A8">
        <w:rPr>
          <w:spacing w:val="-2"/>
        </w:rPr>
        <w:t xml:space="preserve"> </w:t>
      </w:r>
      <w:r w:rsidRPr="002B73A8">
        <w:t>may</w:t>
      </w:r>
      <w:r w:rsidRPr="002B73A8">
        <w:rPr>
          <w:spacing w:val="-3"/>
        </w:rPr>
        <w:t xml:space="preserve"> </w:t>
      </w:r>
      <w:r w:rsidRPr="002B73A8">
        <w:t>be</w:t>
      </w:r>
      <w:r w:rsidRPr="002B73A8">
        <w:rPr>
          <w:spacing w:val="-1"/>
        </w:rPr>
        <w:t xml:space="preserve"> altered</w:t>
      </w:r>
      <w:r w:rsidRPr="002B73A8">
        <w:t xml:space="preserve"> so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owning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account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59"/>
        </w:rPr>
        <w:t xml:space="preserve"> </w:t>
      </w:r>
      <w:proofErr w:type="spellStart"/>
      <w:r w:rsidRPr="002B73A8">
        <w:rPr>
          <w:spacing w:val="-1"/>
        </w:rPr>
        <w:t>NUMIdatabase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complies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local best</w:t>
      </w:r>
      <w:r w:rsidRPr="002B73A8">
        <w:t xml:space="preserve"> </w:t>
      </w:r>
      <w:r w:rsidRPr="002B73A8">
        <w:rPr>
          <w:spacing w:val="-2"/>
        </w:rPr>
        <w:t>practices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t>A</w:t>
      </w:r>
      <w:r w:rsidRPr="002B73A8">
        <w:rPr>
          <w:spacing w:val="-1"/>
        </w:rPr>
        <w:t xml:space="preserve"> 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authenticated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user for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t>should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configured,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granted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DBO privileges</w:t>
      </w:r>
      <w:r w:rsidRPr="002B73A8">
        <w:rPr>
          <w:spacing w:val="3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1200"/>
        </w:tabs>
        <w:ind w:left="840" w:right="414" w:firstLine="0"/>
        <w:jc w:val="both"/>
      </w:pPr>
      <w:r w:rsidRPr="002B73A8">
        <w:t xml:space="preserve">Run the </w:t>
      </w:r>
      <w:proofErr w:type="spellStart"/>
      <w:r w:rsidRPr="002B73A8">
        <w:rPr>
          <w:spacing w:val="-1"/>
        </w:rPr>
        <w:t>Install_XX.sql</w:t>
      </w:r>
      <w:proofErr w:type="spellEnd"/>
      <w:r w:rsidRPr="002B73A8">
        <w:t xml:space="preserve"> if</w:t>
      </w:r>
      <w:r w:rsidRPr="002B73A8">
        <w:rPr>
          <w:spacing w:val="1"/>
        </w:rPr>
        <w:t xml:space="preserve"> </w:t>
      </w:r>
      <w:r w:rsidRPr="002B73A8">
        <w:t xml:space="preserve">it </w:t>
      </w:r>
      <w:r w:rsidRPr="002B73A8">
        <w:rPr>
          <w:spacing w:val="-1"/>
        </w:rPr>
        <w:t>was</w:t>
      </w:r>
      <w:r w:rsidRPr="002B73A8"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build,</w:t>
      </w:r>
      <w:r w:rsidRPr="002B73A8">
        <w:t xml:space="preserve"> </w:t>
      </w:r>
      <w:r w:rsidRPr="002B73A8">
        <w:rPr>
          <w:spacing w:val="-1"/>
        </w:rPr>
        <w:t xml:space="preserve">where XX </w:t>
      </w:r>
      <w:r w:rsidRPr="002B73A8">
        <w:t xml:space="preserve">is </w:t>
      </w:r>
      <w:r w:rsidRPr="002B73A8">
        <w:rPr>
          <w:spacing w:val="-1"/>
        </w:rPr>
        <w:t>the database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version</w:t>
      </w:r>
      <w:r w:rsidRPr="002B73A8">
        <w:t xml:space="preserve"> </w:t>
      </w:r>
      <w:r w:rsidRPr="002B73A8">
        <w:rPr>
          <w:spacing w:val="-1"/>
        </w:rPr>
        <w:t xml:space="preserve">for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 xml:space="preserve">build.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apply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changes</w:t>
      </w:r>
      <w:r w:rsidRPr="002B73A8">
        <w:t xml:space="preserve"> to the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</w:t>
      </w:r>
      <w:r w:rsidRPr="002B73A8">
        <w:t>necessary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version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that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is being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installed.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400" w:right="138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1140"/>
        </w:tabs>
        <w:spacing w:before="56"/>
        <w:ind w:left="840" w:right="100" w:firstLine="0"/>
        <w:jc w:val="left"/>
      </w:pPr>
      <w:r w:rsidRPr="002B73A8">
        <w:rPr>
          <w:spacing w:val="-1"/>
        </w:rPr>
        <w:lastRenderedPageBreak/>
        <w:t xml:space="preserve">Install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Synchronizer 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instructions</w:t>
      </w:r>
      <w:r w:rsidRPr="002B73A8">
        <w:t xml:space="preserve"> in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t>6.18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rPr>
          <w:spacing w:val="7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Synchronizer </w:t>
      </w:r>
      <w:r w:rsidRPr="002B73A8">
        <w:t>on the</w:t>
      </w:r>
      <w:r w:rsidRPr="002B73A8">
        <w:rPr>
          <w:spacing w:val="-1"/>
        </w:rPr>
        <w:t xml:space="preserve"> DB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numPr>
          <w:ilvl w:val="0"/>
          <w:numId w:val="22"/>
        </w:numPr>
        <w:tabs>
          <w:tab w:val="left" w:pos="840"/>
        </w:tabs>
        <w:spacing w:before="121"/>
        <w:rPr>
          <w:rFonts w:ascii="Arial" w:eastAsia="Arial" w:hAnsi="Arial" w:cs="Arial"/>
          <w:sz w:val="36"/>
          <w:szCs w:val="36"/>
        </w:rPr>
      </w:pPr>
      <w:bookmarkStart w:id="127" w:name="6._Installation_Procedure_for_Server_200"/>
      <w:bookmarkStart w:id="128" w:name="_bookmark29"/>
      <w:bookmarkEnd w:id="127"/>
      <w:bookmarkEnd w:id="128"/>
      <w:r w:rsidRPr="002B73A8">
        <w:rPr>
          <w:rFonts w:ascii="Arial"/>
          <w:b/>
          <w:spacing w:val="-1"/>
          <w:sz w:val="36"/>
        </w:rPr>
        <w:t>Installation Procedure</w:t>
      </w:r>
      <w:r w:rsidRPr="002B73A8">
        <w:rPr>
          <w:rFonts w:ascii="Arial"/>
          <w:b/>
          <w:sz w:val="36"/>
        </w:rPr>
        <w:t xml:space="preserve"> for </w:t>
      </w:r>
      <w:r w:rsidRPr="002B73A8">
        <w:rPr>
          <w:rFonts w:ascii="Arial"/>
          <w:b/>
          <w:spacing w:val="-1"/>
          <w:sz w:val="36"/>
        </w:rPr>
        <w:t>Server</w:t>
      </w:r>
      <w:r w:rsidRPr="002B73A8">
        <w:rPr>
          <w:rFonts w:ascii="Arial"/>
          <w:b/>
          <w:sz w:val="36"/>
        </w:rPr>
        <w:t xml:space="preserve"> </w:t>
      </w:r>
      <w:del w:id="129" w:author="Subbaraman, Padma (VETS)" w:date="2016-09-13T10:38:00Z">
        <w:r w:rsidRPr="002B73A8" w:rsidDel="00E41E40">
          <w:rPr>
            <w:rFonts w:ascii="Arial"/>
            <w:b/>
            <w:spacing w:val="-1"/>
            <w:sz w:val="36"/>
          </w:rPr>
          <w:delText>2008</w:delText>
        </w:r>
        <w:r w:rsidRPr="002B73A8" w:rsidDel="00E41E40">
          <w:rPr>
            <w:rFonts w:ascii="Arial"/>
            <w:b/>
            <w:sz w:val="36"/>
          </w:rPr>
          <w:delText xml:space="preserve"> </w:delText>
        </w:r>
        <w:r w:rsidRPr="002B73A8" w:rsidDel="00E41E40">
          <w:rPr>
            <w:rFonts w:ascii="Arial"/>
            <w:b/>
            <w:spacing w:val="1"/>
            <w:sz w:val="36"/>
          </w:rPr>
          <w:delText>R2</w:delText>
        </w:r>
      </w:del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identifies the installation</w:t>
      </w:r>
      <w:r w:rsidRPr="002B73A8">
        <w:t xml:space="preserve"> </w:t>
      </w:r>
      <w:r w:rsidRPr="002B73A8">
        <w:rPr>
          <w:spacing w:val="-1"/>
        </w:rPr>
        <w:t>procedures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shall</w:t>
      </w:r>
      <w:r w:rsidRPr="002B73A8">
        <w:t xml:space="preserve"> </w:t>
      </w:r>
      <w:r w:rsidRPr="002B73A8">
        <w:rPr>
          <w:spacing w:val="-1"/>
        </w:rPr>
        <w:t>be followed.</w:t>
      </w:r>
    </w:p>
    <w:p w:rsidR="00393CEF" w:rsidRPr="002B73A8" w:rsidRDefault="00DA3427">
      <w:pPr>
        <w:numPr>
          <w:ilvl w:val="1"/>
          <w:numId w:val="22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30" w:name="6.1._Patch_the_OS"/>
      <w:bookmarkStart w:id="131" w:name="_bookmark30"/>
      <w:bookmarkEnd w:id="130"/>
      <w:bookmarkEnd w:id="131"/>
      <w:r w:rsidRPr="002B73A8">
        <w:rPr>
          <w:rFonts w:ascii="Arial"/>
          <w:b/>
          <w:spacing w:val="-1"/>
          <w:sz w:val="32"/>
        </w:rPr>
        <w:t>Patch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the</w:t>
      </w:r>
      <w:r w:rsidRPr="002B73A8">
        <w:rPr>
          <w:rFonts w:ascii="Arial"/>
          <w:b/>
          <w:spacing w:val="-5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 xml:space="preserve">to </w:t>
      </w:r>
      <w:r w:rsidRPr="002B73A8">
        <w:rPr>
          <w:spacing w:val="-1"/>
        </w:rPr>
        <w:t>all servers.</w:t>
      </w:r>
    </w:p>
    <w:p w:rsidR="00393CEF" w:rsidRPr="002B73A8" w:rsidRDefault="00DA3427">
      <w:pPr>
        <w:numPr>
          <w:ilvl w:val="0"/>
          <w:numId w:val="21"/>
        </w:numPr>
        <w:tabs>
          <w:tab w:val="left" w:pos="480"/>
        </w:tabs>
        <w:spacing w:before="12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z w:val="24"/>
        </w:rPr>
        <w:t xml:space="preserve"> up </w:t>
      </w:r>
      <w:r w:rsidRPr="002B73A8">
        <w:rPr>
          <w:rFonts w:ascii="Times New Roman"/>
          <w:spacing w:val="-1"/>
          <w:sz w:val="24"/>
        </w:rPr>
        <w:t>an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instance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of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Internet Explorer</w:t>
      </w:r>
      <w:r w:rsidRPr="002B73A8">
        <w:rPr>
          <w:rFonts w:ascii="Times New Roman"/>
          <w:spacing w:val="-1"/>
          <w:sz w:val="24"/>
        </w:rPr>
        <w:t>.</w:t>
      </w:r>
    </w:p>
    <w:p w:rsidR="00393CEF" w:rsidRPr="002B73A8" w:rsidRDefault="00DA3427">
      <w:pPr>
        <w:numPr>
          <w:ilvl w:val="0"/>
          <w:numId w:val="21"/>
        </w:numPr>
        <w:tabs>
          <w:tab w:val="left" w:pos="480"/>
        </w:tabs>
        <w:spacing w:before="127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Select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menu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item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Tools/Windows</w:t>
      </w:r>
      <w:r w:rsidRPr="002B73A8">
        <w:rPr>
          <w:rFonts w:ascii="Courier New"/>
          <w:spacing w:val="-17"/>
          <w:sz w:val="20"/>
        </w:rPr>
        <w:t xml:space="preserve"> </w:t>
      </w:r>
      <w:r w:rsidRPr="002B73A8">
        <w:rPr>
          <w:rFonts w:ascii="Courier New"/>
          <w:spacing w:val="-2"/>
          <w:sz w:val="20"/>
        </w:rPr>
        <w:t>Update</w:t>
      </w:r>
      <w:r w:rsidRPr="002B73A8">
        <w:rPr>
          <w:rFonts w:ascii="Times New Roman"/>
          <w:spacing w:val="-2"/>
          <w:sz w:val="24"/>
        </w:rPr>
        <w:t>&gt;.</w:t>
      </w:r>
    </w:p>
    <w:p w:rsidR="00393CEF" w:rsidRPr="002B73A8" w:rsidRDefault="00DA3427">
      <w:pPr>
        <w:pStyle w:val="BodyText"/>
        <w:numPr>
          <w:ilvl w:val="0"/>
          <w:numId w:val="21"/>
        </w:numPr>
        <w:tabs>
          <w:tab w:val="left" w:pos="480"/>
        </w:tabs>
        <w:spacing w:before="112"/>
        <w:ind w:right="815" w:firstLine="0"/>
      </w:pPr>
      <w:r w:rsidRPr="002B73A8">
        <w:rPr>
          <w:spacing w:val="-1"/>
        </w:rPr>
        <w:t>Follow the instructions</w:t>
      </w:r>
      <w:r w:rsidRPr="002B73A8">
        <w:t xml:space="preserve"> on </w:t>
      </w: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website.</w:t>
      </w:r>
      <w:r w:rsidRPr="002B73A8">
        <w:t xml:space="preserve"> (Note: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restart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servers</w:t>
      </w:r>
      <w:r w:rsidRPr="002B73A8">
        <w:t xml:space="preserve"> may</w:t>
      </w:r>
      <w:r w:rsidRPr="002B73A8">
        <w:rPr>
          <w:spacing w:val="-4"/>
        </w:rPr>
        <w:t xml:space="preserve"> </w:t>
      </w:r>
      <w:r w:rsidRPr="002B73A8">
        <w:t>be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necessary).</w:t>
      </w:r>
    </w:p>
    <w:p w:rsidR="00393CEF" w:rsidRPr="002B73A8" w:rsidRDefault="00DA3427">
      <w:pPr>
        <w:numPr>
          <w:ilvl w:val="1"/>
          <w:numId w:val="22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32" w:name="6.2._SQL_Server_Setup_(Windows_Server_20"/>
      <w:bookmarkStart w:id="133" w:name="_bookmark31"/>
      <w:bookmarkEnd w:id="132"/>
      <w:bookmarkEnd w:id="133"/>
      <w:r w:rsidRPr="002B73A8">
        <w:rPr>
          <w:rFonts w:ascii="Arial"/>
          <w:b/>
          <w:spacing w:val="-1"/>
          <w:sz w:val="32"/>
        </w:rPr>
        <w:t>SQL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Server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Setup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z w:val="32"/>
        </w:rPr>
        <w:t>(Windows</w:t>
      </w:r>
      <w:r w:rsidRPr="002B73A8">
        <w:rPr>
          <w:rFonts w:ascii="Arial"/>
          <w:b/>
          <w:spacing w:val="-17"/>
          <w:sz w:val="32"/>
        </w:rPr>
        <w:t xml:space="preserve"> </w:t>
      </w:r>
      <w:r w:rsidRPr="002B73A8">
        <w:rPr>
          <w:rFonts w:ascii="Arial"/>
          <w:b/>
          <w:spacing w:val="-2"/>
          <w:sz w:val="32"/>
        </w:rPr>
        <w:t>Server</w:t>
      </w:r>
      <w:del w:id="134" w:author="Subbaraman, Padma (VETS)" w:date="2016-09-13T10:38:00Z">
        <w:r w:rsidRPr="002B73A8" w:rsidDel="00E41E40">
          <w:rPr>
            <w:rFonts w:ascii="Arial"/>
            <w:b/>
            <w:spacing w:val="-10"/>
            <w:sz w:val="32"/>
          </w:rPr>
          <w:delText xml:space="preserve"> </w:delText>
        </w:r>
        <w:r w:rsidRPr="002B73A8" w:rsidDel="00E41E40">
          <w:rPr>
            <w:rFonts w:ascii="Arial"/>
            <w:b/>
            <w:sz w:val="32"/>
          </w:rPr>
          <w:delText>2008</w:delText>
        </w:r>
        <w:r w:rsidRPr="002B73A8" w:rsidDel="00E41E40">
          <w:rPr>
            <w:rFonts w:ascii="Arial"/>
            <w:b/>
            <w:spacing w:val="-8"/>
            <w:sz w:val="32"/>
          </w:rPr>
          <w:delText xml:space="preserve"> </w:delText>
        </w:r>
        <w:r w:rsidRPr="002B73A8" w:rsidDel="00E41E40">
          <w:rPr>
            <w:rFonts w:ascii="Arial"/>
            <w:b/>
            <w:spacing w:val="1"/>
            <w:sz w:val="32"/>
          </w:rPr>
          <w:delText>R2</w:delText>
        </w:r>
      </w:del>
      <w:r w:rsidRPr="002B73A8">
        <w:rPr>
          <w:rFonts w:ascii="Arial"/>
          <w:b/>
          <w:spacing w:val="1"/>
          <w:sz w:val="32"/>
        </w:rPr>
        <w:t>)</w:t>
      </w:r>
    </w:p>
    <w:p w:rsidR="00393CEF" w:rsidRPr="002B73A8" w:rsidRDefault="00DA3427">
      <w:pPr>
        <w:numPr>
          <w:ilvl w:val="2"/>
          <w:numId w:val="22"/>
        </w:numPr>
        <w:tabs>
          <w:tab w:val="left" w:pos="1199"/>
          <w:tab w:val="left" w:pos="1200"/>
        </w:tabs>
        <w:spacing w:before="240"/>
        <w:ind w:hanging="1079"/>
        <w:rPr>
          <w:rFonts w:ascii="Arial" w:eastAsia="Arial" w:hAnsi="Arial" w:cs="Arial"/>
          <w:sz w:val="28"/>
          <w:szCs w:val="28"/>
        </w:rPr>
      </w:pPr>
      <w:bookmarkStart w:id="135" w:name="6.2.1._Role_Setup"/>
      <w:bookmarkStart w:id="136" w:name="_bookmark32"/>
      <w:bookmarkEnd w:id="135"/>
      <w:bookmarkEnd w:id="136"/>
      <w:r w:rsidRPr="002B73A8">
        <w:rPr>
          <w:rFonts w:ascii="Arial"/>
          <w:b/>
          <w:spacing w:val="-1"/>
          <w:sz w:val="28"/>
        </w:rPr>
        <w:t>Role</w:t>
      </w:r>
      <w:r w:rsidRPr="002B73A8">
        <w:rPr>
          <w:rFonts w:ascii="Arial"/>
          <w:b/>
          <w:spacing w:val="-13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Setup</w:t>
      </w:r>
    </w:p>
    <w:p w:rsidR="00393CEF" w:rsidRPr="002B73A8" w:rsidRDefault="00DA3427">
      <w:pPr>
        <w:pStyle w:val="BodyText"/>
        <w:spacing w:before="117"/>
        <w:ind w:right="100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t>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3"/>
        </w:rPr>
        <w:t xml:space="preserve"> </w:t>
      </w:r>
      <w:r w:rsidRPr="002B73A8">
        <w:t xml:space="preserve">server,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del w:id="137" w:author="Subbaraman, Padma (VETS)" w:date="2016-09-13T10:38:00Z">
        <w:r w:rsidRPr="002B73A8" w:rsidDel="00E41E40">
          <w:delText xml:space="preserve">2008 R2 </w:delText>
        </w:r>
      </w:del>
      <w:r w:rsidRPr="002B73A8">
        <w:rPr>
          <w:spacing w:val="-1"/>
        </w:rPr>
        <w:t>installed.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the File Services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the role services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2"/>
        </w:rPr>
        <w:t xml:space="preserve"> </w:t>
      </w:r>
      <w:hyperlink w:anchor="_bookmark33" w:history="1">
        <w:r w:rsidRPr="002B73A8">
          <w:rPr>
            <w:spacing w:val="-1"/>
          </w:rPr>
          <w:t>Figure</w:t>
        </w:r>
        <w:r w:rsidRPr="002B73A8">
          <w:t xml:space="preserve"> 1: </w:t>
        </w:r>
        <w:r w:rsidRPr="002B73A8">
          <w:rPr>
            <w:spacing w:val="-1"/>
          </w:rPr>
          <w:t>SQL Server</w:t>
        </w:r>
        <w:r w:rsidRPr="002B73A8">
          <w:t xml:space="preserve"> </w:t>
        </w:r>
        <w:r w:rsidRPr="002B73A8">
          <w:rPr>
            <w:spacing w:val="-1"/>
          </w:rPr>
          <w:t>Role</w:t>
        </w:r>
      </w:hyperlink>
      <w:r w:rsidRPr="002B73A8">
        <w:rPr>
          <w:spacing w:val="87"/>
        </w:rPr>
        <w:t xml:space="preserve"> </w:t>
      </w:r>
      <w:hyperlink w:anchor="_bookmark33" w:history="1">
        <w:r w:rsidRPr="002B73A8">
          <w:rPr>
            <w:spacing w:val="-1"/>
          </w:rPr>
          <w:t>Services</w:t>
        </w:r>
      </w:hyperlink>
      <w:r w:rsidRPr="002B73A8">
        <w:rPr>
          <w:spacing w:val="-1"/>
        </w:rPr>
        <w:t>.</w:t>
      </w:r>
    </w:p>
    <w:p w:rsidR="00393CEF" w:rsidRPr="002B73A8" w:rsidRDefault="00393CEF">
      <w:pPr>
        <w:sectPr w:rsidR="00393CEF" w:rsidRPr="002B73A8">
          <w:pgSz w:w="12240" w:h="15840"/>
          <w:pgMar w:top="1380" w:right="148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78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3" wp14:editId="6FA52884">
            <wp:extent cx="5149732" cy="3960495"/>
            <wp:effectExtent l="0" t="0" r="0" b="0"/>
            <wp:docPr id="3" name="image2.png" descr="SQL Server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73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FC3964" w:rsidP="00FC3964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38" w:name="_bookmark33"/>
      <w:bookmarkStart w:id="139" w:name="_Toc420012686"/>
      <w:bookmarkEnd w:id="138"/>
      <w:r w:rsidRPr="002B73A8">
        <w:rPr>
          <w:rFonts w:ascii="Arial" w:hAnsi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/>
          <w:color w:val="auto"/>
          <w:sz w:val="20"/>
          <w:szCs w:val="20"/>
        </w:rPr>
        <w:fldChar w:fldCharType="begin"/>
      </w:r>
      <w:r w:rsidRPr="002B73A8">
        <w:rPr>
          <w:rFonts w:ascii="Arial" w:hAnsi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/>
          <w:noProof/>
          <w:color w:val="auto"/>
          <w:sz w:val="20"/>
          <w:szCs w:val="20"/>
        </w:rPr>
        <w:t>1</w:t>
      </w:r>
      <w:r w:rsidRPr="002B73A8">
        <w:rPr>
          <w:rFonts w:ascii="Arial" w:hAnsi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/>
          <w:color w:val="auto"/>
          <w:spacing w:val="-1"/>
          <w:sz w:val="20"/>
          <w:szCs w:val="20"/>
        </w:rPr>
        <w:t>SQL Server Role Services</w:t>
      </w:r>
      <w:bookmarkEnd w:id="139"/>
    </w:p>
    <w:p w:rsidR="00393CEF" w:rsidRPr="002B73A8" w:rsidRDefault="00DA3427">
      <w:pPr>
        <w:pStyle w:val="Heading2"/>
        <w:numPr>
          <w:ilvl w:val="1"/>
          <w:numId w:val="20"/>
        </w:numPr>
        <w:tabs>
          <w:tab w:val="left" w:pos="1020"/>
        </w:tabs>
        <w:spacing w:before="119"/>
        <w:rPr>
          <w:b w:val="0"/>
          <w:bCs w:val="0"/>
        </w:rPr>
      </w:pPr>
      <w:bookmarkStart w:id="140" w:name="6.3._Web_Server_Setup_(Windows_Server_20"/>
      <w:bookmarkStart w:id="141" w:name="_bookmark34"/>
      <w:bookmarkEnd w:id="140"/>
      <w:bookmarkEnd w:id="141"/>
      <w:r w:rsidRPr="002B73A8">
        <w:rPr>
          <w:spacing w:val="-2"/>
        </w:rPr>
        <w:t>Web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-11"/>
        </w:rPr>
        <w:t xml:space="preserve"> </w:t>
      </w:r>
      <w:r w:rsidRPr="002B73A8">
        <w:t>(Windows</w:t>
      </w:r>
      <w:r w:rsidRPr="002B73A8">
        <w:rPr>
          <w:spacing w:val="-17"/>
        </w:rPr>
        <w:t xml:space="preserve"> </w:t>
      </w:r>
      <w:r w:rsidRPr="002B73A8">
        <w:rPr>
          <w:spacing w:val="-2"/>
        </w:rPr>
        <w:t>Server</w:t>
      </w:r>
      <w:del w:id="142" w:author="Subbaraman, Padma (VETS)" w:date="2016-09-13T10:40:00Z">
        <w:r w:rsidRPr="002B73A8" w:rsidDel="00067E94">
          <w:rPr>
            <w:spacing w:val="-10"/>
          </w:rPr>
          <w:delText xml:space="preserve"> </w:delText>
        </w:r>
        <w:r w:rsidRPr="002B73A8" w:rsidDel="00067E94">
          <w:delText>2008</w:delText>
        </w:r>
        <w:r w:rsidRPr="002B73A8" w:rsidDel="00067E94">
          <w:rPr>
            <w:spacing w:val="-8"/>
          </w:rPr>
          <w:delText xml:space="preserve"> </w:delText>
        </w:r>
        <w:r w:rsidRPr="002B73A8" w:rsidDel="00067E94">
          <w:rPr>
            <w:spacing w:val="1"/>
          </w:rPr>
          <w:delText>R2</w:delText>
        </w:r>
      </w:del>
      <w:r w:rsidRPr="002B73A8">
        <w:rPr>
          <w:spacing w:val="1"/>
        </w:rPr>
        <w:t>)</w:t>
      </w: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143" w:name="6.3.1._Role_Setup"/>
      <w:bookmarkStart w:id="144" w:name="_bookmark35"/>
      <w:bookmarkEnd w:id="143"/>
      <w:bookmarkEnd w:id="144"/>
      <w:r w:rsidRPr="002B73A8">
        <w:rPr>
          <w:spacing w:val="-1"/>
        </w:rPr>
        <w:t>Role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  <w:ind w:left="119" w:right="102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NUMI</w:t>
      </w:r>
      <w:r w:rsidRPr="002B73A8">
        <w:rPr>
          <w:spacing w:val="-4"/>
        </w:rPr>
        <w:t xml:space="preserve"> </w:t>
      </w:r>
      <w:r w:rsidRPr="002B73A8">
        <w:t>Exchange</w:t>
      </w:r>
      <w:r w:rsidRPr="002B73A8">
        <w:rPr>
          <w:spacing w:val="-1"/>
        </w:rPr>
        <w:t xml:space="preserve"> /MDWS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del w:id="145" w:author="Subbaraman, Padma (VETS)" w:date="2016-09-13T10:42:00Z">
        <w:r w:rsidRPr="002B73A8" w:rsidDel="00067E94">
          <w:delText>2008</w:delText>
        </w:r>
        <w:r w:rsidRPr="002B73A8" w:rsidDel="00067E94">
          <w:rPr>
            <w:spacing w:val="-2"/>
          </w:rPr>
          <w:delText xml:space="preserve"> </w:delText>
        </w:r>
        <w:r w:rsidRPr="002B73A8" w:rsidDel="00067E94">
          <w:delText>R2</w:delText>
        </w:r>
        <w:r w:rsidRPr="002B73A8" w:rsidDel="00067E94">
          <w:rPr>
            <w:spacing w:val="55"/>
          </w:rPr>
          <w:delText xml:space="preserve"> </w:delText>
        </w:r>
      </w:del>
      <w:r w:rsidRPr="002B73A8">
        <w:rPr>
          <w:spacing w:val="-1"/>
        </w:rPr>
        <w:t>installed.</w:t>
      </w:r>
      <w:r w:rsidRPr="002B73A8">
        <w:t xml:space="preserve">  </w:t>
      </w:r>
      <w:r w:rsidRPr="002B73A8">
        <w:rPr>
          <w:spacing w:val="-1"/>
        </w:rPr>
        <w:t xml:space="preserve">Use Server </w:t>
      </w:r>
      <w:r w:rsidRPr="002B73A8">
        <w:t>Manager</w:t>
      </w:r>
      <w:r w:rsidRPr="002B73A8">
        <w:rPr>
          <w:spacing w:val="-1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File Services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(IIS) roles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role services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2: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/ </w:t>
      </w:r>
      <w:r w:rsidRPr="002B73A8">
        <w:rPr>
          <w:spacing w:val="-1"/>
        </w:rPr>
        <w:t>MDWS</w:t>
      </w:r>
      <w:r w:rsidRPr="002B73A8">
        <w:t xml:space="preserve"> Role</w:t>
      </w:r>
      <w:r w:rsidRPr="002B73A8">
        <w:rPr>
          <w:spacing w:val="-1"/>
        </w:rPr>
        <w:t xml:space="preserve"> Services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>3: NUMI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/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 (IIS).</w:t>
      </w:r>
    </w:p>
    <w:p w:rsidR="00393CEF" w:rsidRPr="002B73A8" w:rsidRDefault="00393CEF">
      <w:pPr>
        <w:sectPr w:rsidR="00393CEF" w:rsidRPr="002B73A8">
          <w:pgSz w:w="12240" w:h="15840"/>
          <w:pgMar w:top="1360" w:right="156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0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5" wp14:editId="6FA52886">
            <wp:extent cx="5452384" cy="4196238"/>
            <wp:effectExtent l="0" t="0" r="0" b="0"/>
            <wp:docPr id="5" name="image3.png" descr="NUMI Exchange / MDWS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84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46" w:name="_bookmark36"/>
      <w:bookmarkStart w:id="147" w:name="_Toc420012687"/>
      <w:bookmarkEnd w:id="146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2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Exchange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z w:val="20"/>
          <w:szCs w:val="20"/>
        </w:rPr>
        <w:t>/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MDWS Role Services</w:t>
      </w:r>
      <w:bookmarkEnd w:id="147"/>
    </w:p>
    <w:p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1591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87" wp14:editId="6FA52888">
            <wp:extent cx="4092319" cy="7816596"/>
            <wp:effectExtent l="19050" t="19050" r="22860" b="13335"/>
            <wp:docPr id="7" name="image4.png" descr="NUMI Exchange/MOWS Web Services (I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319" cy="7816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Arial" w:eastAsia="Arial" w:hAnsi="Arial" w:cs="Arial"/>
          <w:b/>
          <w:bCs/>
          <w:sz w:val="9"/>
          <w:szCs w:val="9"/>
        </w:rPr>
      </w:pPr>
    </w:p>
    <w:p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48" w:name="_bookmark37"/>
      <w:bookmarkStart w:id="149" w:name="_Toc420012688"/>
      <w:bookmarkEnd w:id="148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3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Exchange/MOWS Web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Services (IIS)</w:t>
      </w:r>
      <w:bookmarkEnd w:id="149"/>
    </w:p>
    <w:p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39"/>
        <w:ind w:hanging="1079"/>
        <w:rPr>
          <w:b w:val="0"/>
          <w:bCs w:val="0"/>
        </w:rPr>
      </w:pPr>
      <w:bookmarkStart w:id="150" w:name="6.3.2._ASP.NET_2.0_AJAX_Extensions_1.0_S"/>
      <w:bookmarkStart w:id="151" w:name="_bookmark38"/>
      <w:bookmarkEnd w:id="150"/>
      <w:bookmarkEnd w:id="151"/>
      <w:r w:rsidRPr="002B73A8">
        <w:rPr>
          <w:spacing w:val="-1"/>
        </w:rPr>
        <w:lastRenderedPageBreak/>
        <w:t>ASP.NET</w:t>
      </w:r>
      <w:r w:rsidRPr="002B73A8">
        <w:rPr>
          <w:spacing w:val="-10"/>
        </w:rPr>
        <w:t xml:space="preserve"> </w:t>
      </w:r>
      <w:ins w:id="152" w:author="Subbaraman, Padma (VETS)" w:date="2016-09-13T10:42:00Z">
        <w:r w:rsidR="00067E94">
          <w:t>4.5.2</w:t>
        </w:r>
      </w:ins>
      <w:del w:id="153" w:author="Subbaraman, Padma (VETS)" w:date="2016-09-13T10:42:00Z">
        <w:r w:rsidRPr="002B73A8" w:rsidDel="00067E94">
          <w:delText>2.0</w:delText>
        </w:r>
      </w:del>
      <w:r w:rsidRPr="002B73A8">
        <w:rPr>
          <w:spacing w:val="-6"/>
        </w:rPr>
        <w:t xml:space="preserve"> </w:t>
      </w:r>
      <w:r w:rsidRPr="002B73A8">
        <w:rPr>
          <w:spacing w:val="-3"/>
        </w:rPr>
        <w:t>AJAX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Extensions</w:t>
      </w:r>
      <w:r w:rsidRPr="002B73A8">
        <w:rPr>
          <w:spacing w:val="-11"/>
        </w:rPr>
        <w:t xml:space="preserve"> </w:t>
      </w:r>
      <w:r w:rsidRPr="002B73A8">
        <w:t>1.0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ASP.NET </w:t>
      </w:r>
      <w:ins w:id="154" w:author="Subbaraman, Padma (VETS)" w:date="2016-09-13T10:42:00Z">
        <w:r w:rsidR="00067E94">
          <w:t>4.5.2</w:t>
        </w:r>
      </w:ins>
      <w:del w:id="155" w:author="Subbaraman, Padma (VETS)" w:date="2016-09-13T10:42:00Z">
        <w:r w:rsidRPr="002B73A8" w:rsidDel="00067E94">
          <w:delText>2.0</w:delText>
        </w:r>
      </w:del>
      <w:r w:rsidRPr="002B73A8">
        <w:rPr>
          <w:spacing w:val="3"/>
        </w:rPr>
        <w:t xml:space="preserve"> </w:t>
      </w:r>
      <w:r w:rsidRPr="002B73A8">
        <w:t>AJAX</w:t>
      </w:r>
      <w:r w:rsidRPr="002B73A8">
        <w:rPr>
          <w:spacing w:val="-1"/>
        </w:rPr>
        <w:t xml:space="preserve"> Extensions</w:t>
      </w:r>
      <w:r w:rsidRPr="002B73A8">
        <w:t xml:space="preserve"> 1.0 </w:t>
      </w:r>
      <w:r w:rsidRPr="002B73A8">
        <w:rPr>
          <w:spacing w:val="-2"/>
        </w:rPr>
        <w:t>as</w:t>
      </w:r>
      <w:r w:rsidRPr="002B73A8">
        <w:t xml:space="preserve"> </w:t>
      </w:r>
      <w:r w:rsidRPr="002B73A8">
        <w:rPr>
          <w:spacing w:val="-1"/>
        </w:rPr>
        <w:t>detailed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section</w:t>
      </w:r>
      <w:r w:rsidRPr="002B73A8">
        <w:t xml:space="preserve"> 6.5,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ASP.Net</w:t>
      </w:r>
      <w:r w:rsidRPr="002B73A8">
        <w:t xml:space="preserve"> </w:t>
      </w:r>
      <w:ins w:id="156" w:author="Subbaraman, Padma (VETS)" w:date="2016-09-13T10:43:00Z">
        <w:r w:rsidR="00067E94">
          <w:t>4.5.2</w:t>
        </w:r>
      </w:ins>
      <w:del w:id="157" w:author="Subbaraman, Padma (VETS)" w:date="2016-09-13T10:43:00Z">
        <w:r w:rsidRPr="002B73A8" w:rsidDel="00067E94">
          <w:delText>2.0</w:delText>
        </w:r>
      </w:del>
      <w:r w:rsidRPr="002B73A8">
        <w:t xml:space="preserve"> AJAX</w:t>
      </w:r>
      <w:r w:rsidRPr="002B73A8">
        <w:rPr>
          <w:spacing w:val="-1"/>
        </w:rPr>
        <w:t xml:space="preserve"> Extensions</w:t>
      </w:r>
      <w:r w:rsidRPr="002B73A8">
        <w:t xml:space="preserve"> 1.0.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158" w:name="6.3.3._Microsoft_WSE_3.0_Setup"/>
      <w:bookmarkStart w:id="159" w:name="_bookmark39"/>
      <w:bookmarkEnd w:id="158"/>
      <w:bookmarkEnd w:id="159"/>
      <w:r w:rsidRPr="002B73A8">
        <w:rPr>
          <w:spacing w:val="-1"/>
        </w:rPr>
        <w:t>Microsoft</w:t>
      </w:r>
      <w:r w:rsidRPr="002B73A8">
        <w:rPr>
          <w:spacing w:val="-11"/>
        </w:rPr>
        <w:t xml:space="preserve"> </w:t>
      </w:r>
      <w:r w:rsidRPr="002B73A8">
        <w:t>WSE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3.0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Install Microsoft</w:t>
      </w:r>
      <w:r w:rsidRPr="002B73A8">
        <w:t xml:space="preserve"> WSE </w:t>
      </w:r>
      <w:r w:rsidRPr="002B73A8">
        <w:rPr>
          <w:spacing w:val="-1"/>
        </w:rPr>
        <w:t>3.0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detailed</w:t>
      </w:r>
      <w:r w:rsidRPr="002B73A8">
        <w:t xml:space="preserve"> in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t>6.6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Install</w:t>
      </w:r>
      <w:r w:rsidRPr="002B73A8">
        <w:rPr>
          <w:spacing w:val="-1"/>
        </w:rPr>
        <w:t xml:space="preserve"> Microsoft 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rPr>
          <w:spacing w:val="74"/>
        </w:rPr>
        <w:t xml:space="preserve"> </w:t>
      </w:r>
      <w:r w:rsidRPr="002B73A8">
        <w:rPr>
          <w:spacing w:val="-1"/>
        </w:rPr>
        <w:t>Enhancements</w:t>
      </w:r>
      <w:r w:rsidRPr="002B73A8">
        <w:t xml:space="preserve"> 3.0.</w:t>
      </w:r>
    </w:p>
    <w:p w:rsidR="00393CEF" w:rsidRPr="002B73A8" w:rsidRDefault="00DA3427">
      <w:pPr>
        <w:pStyle w:val="Heading2"/>
        <w:numPr>
          <w:ilvl w:val="1"/>
          <w:numId w:val="20"/>
        </w:numPr>
        <w:tabs>
          <w:tab w:val="left" w:pos="1020"/>
        </w:tabs>
        <w:rPr>
          <w:b w:val="0"/>
          <w:bCs w:val="0"/>
        </w:rPr>
      </w:pPr>
      <w:bookmarkStart w:id="160" w:name="6.4._Application_Server_Setup_(Windows_S"/>
      <w:bookmarkStart w:id="161" w:name="_bookmark40"/>
      <w:bookmarkEnd w:id="160"/>
      <w:bookmarkEnd w:id="161"/>
      <w:r w:rsidRPr="002B73A8">
        <w:rPr>
          <w:spacing w:val="-1"/>
        </w:rPr>
        <w:t>Application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Setup</w:t>
      </w:r>
      <w:r w:rsidRPr="002B73A8">
        <w:rPr>
          <w:spacing w:val="-11"/>
        </w:rPr>
        <w:t xml:space="preserve"> </w:t>
      </w:r>
      <w:r w:rsidRPr="002B73A8">
        <w:t>(Windows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Server</w:t>
      </w:r>
      <w:del w:id="162" w:author="Subbaraman, Padma (VETS)" w:date="2016-09-13T10:43:00Z">
        <w:r w:rsidRPr="002B73A8" w:rsidDel="00067E94">
          <w:rPr>
            <w:spacing w:val="-10"/>
          </w:rPr>
          <w:delText xml:space="preserve"> </w:delText>
        </w:r>
        <w:r w:rsidRPr="002B73A8" w:rsidDel="00067E94">
          <w:delText>2008</w:delText>
        </w:r>
        <w:r w:rsidRPr="002B73A8" w:rsidDel="00067E94">
          <w:rPr>
            <w:spacing w:val="-8"/>
          </w:rPr>
          <w:delText xml:space="preserve"> </w:delText>
        </w:r>
        <w:r w:rsidRPr="002B73A8" w:rsidDel="00067E94">
          <w:rPr>
            <w:spacing w:val="-1"/>
          </w:rPr>
          <w:delText>R2</w:delText>
        </w:r>
      </w:del>
      <w:r w:rsidRPr="002B73A8">
        <w:rPr>
          <w:spacing w:val="-1"/>
        </w:rPr>
        <w:t>)</w:t>
      </w: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239"/>
        <w:ind w:hanging="1079"/>
        <w:rPr>
          <w:b w:val="0"/>
          <w:bCs w:val="0"/>
        </w:rPr>
      </w:pPr>
      <w:bookmarkStart w:id="163" w:name="6.4.1._Role_Setup"/>
      <w:bookmarkStart w:id="164" w:name="_bookmark41"/>
      <w:bookmarkEnd w:id="163"/>
      <w:bookmarkEnd w:id="164"/>
      <w:r w:rsidRPr="002B73A8">
        <w:rPr>
          <w:spacing w:val="-1"/>
        </w:rPr>
        <w:t>Role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NUMI app</w:t>
      </w:r>
      <w:r w:rsidRPr="002B73A8">
        <w:t xml:space="preserve"> </w:t>
      </w:r>
      <w:r w:rsidRPr="002B73A8">
        <w:rPr>
          <w:spacing w:val="-1"/>
        </w:rPr>
        <w:t>servers,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del w:id="165" w:author="Subbaraman, Padma (VETS)" w:date="2016-09-13T10:43:00Z">
        <w:r w:rsidRPr="002B73A8" w:rsidDel="00067E94">
          <w:delText xml:space="preserve">2008 R2 </w:delText>
        </w:r>
      </w:del>
      <w:r w:rsidRPr="002B73A8">
        <w:rPr>
          <w:spacing w:val="-1"/>
        </w:rPr>
        <w:t>installed.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the File Services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(IIS)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roles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role</w:t>
      </w:r>
      <w:r w:rsidRPr="002B73A8">
        <w:t xml:space="preserve"> </w:t>
      </w:r>
      <w:r w:rsidRPr="002B73A8">
        <w:rPr>
          <w:spacing w:val="-1"/>
        </w:rPr>
        <w:t>services shown</w:t>
      </w:r>
      <w:r w:rsidRPr="002B73A8">
        <w:t xml:space="preserve"> in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Figure</w:t>
      </w:r>
      <w:r w:rsidRPr="002B73A8">
        <w:rPr>
          <w:spacing w:val="1"/>
        </w:rPr>
        <w:t xml:space="preserve"> </w:t>
      </w:r>
      <w:r w:rsidRPr="002B73A8">
        <w:t>4: NUMI</w:t>
      </w:r>
      <w:r w:rsidRPr="002B73A8">
        <w:rPr>
          <w:spacing w:val="-6"/>
        </w:rPr>
        <w:t xml:space="preserve"> </w:t>
      </w:r>
      <w:r w:rsidRPr="002B73A8">
        <w:t>Role</w:t>
      </w:r>
      <w:r w:rsidRPr="002B73A8">
        <w:rPr>
          <w:spacing w:val="-1"/>
        </w:rPr>
        <w:t xml:space="preserve"> Services</w:t>
      </w:r>
      <w:r w:rsidRPr="002B73A8">
        <w:rPr>
          <w:spacing w:val="2"/>
        </w:rPr>
        <w:t xml:space="preserve">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5: NUMI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(IIS).</w:t>
      </w:r>
    </w:p>
    <w:p w:rsidR="00393CEF" w:rsidRPr="002B73A8" w:rsidRDefault="00393CEF">
      <w:pPr>
        <w:sectPr w:rsidR="00393CEF" w:rsidRPr="002B73A8">
          <w:pgSz w:w="12240" w:h="15840"/>
          <w:pgMar w:top="1400" w:right="162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0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9" wp14:editId="6FA5288A">
            <wp:extent cx="5452384" cy="4196238"/>
            <wp:effectExtent l="0" t="0" r="0" b="0"/>
            <wp:docPr id="9" name="image3.png" descr="NUMI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84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66" w:name="_bookmark42"/>
      <w:bookmarkStart w:id="167" w:name="_Toc420012689"/>
      <w:bookmarkEnd w:id="166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4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Role Services</w:t>
      </w:r>
      <w:bookmarkEnd w:id="167"/>
    </w:p>
    <w:p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174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8B" wp14:editId="6FA5288C">
            <wp:extent cx="3891917" cy="7929562"/>
            <wp:effectExtent l="19050" t="19050" r="13335" b="14605"/>
            <wp:docPr id="11" name="image5.png" descr="NUMI Web Servises 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917" cy="79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4"/>
        <w:rPr>
          <w:rFonts w:ascii="Arial" w:eastAsia="Arial" w:hAnsi="Arial" w:cs="Arial"/>
          <w:b/>
          <w:bCs/>
          <w:sz w:val="12"/>
          <w:szCs w:val="12"/>
        </w:rPr>
      </w:pPr>
    </w:p>
    <w:p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68" w:name="_bookmark43"/>
      <w:bookmarkStart w:id="169" w:name="_Toc420012690"/>
      <w:bookmarkEnd w:id="168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5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z w:val="20"/>
          <w:szCs w:val="20"/>
        </w:rPr>
        <w:t>Web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 xml:space="preserve"> Services IIS</w:t>
      </w:r>
      <w:bookmarkEnd w:id="169"/>
    </w:p>
    <w:p w:rsidR="00393CEF" w:rsidRPr="002B73A8" w:rsidRDefault="00393CEF" w:rsidP="003E1B21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 w:rsidSect="00EB2016">
          <w:pgSz w:w="12240" w:h="15840"/>
          <w:pgMar w:top="1360" w:right="1720" w:bottom="1140" w:left="1340" w:header="0" w:footer="864" w:gutter="0"/>
          <w:cols w:space="720"/>
          <w:docGrid w:linePitch="299"/>
        </w:sectPr>
      </w:pP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39"/>
        <w:ind w:hanging="1079"/>
        <w:rPr>
          <w:b w:val="0"/>
          <w:bCs w:val="0"/>
        </w:rPr>
      </w:pPr>
      <w:bookmarkStart w:id="170" w:name="6.4.2._Feature_Delegation"/>
      <w:bookmarkStart w:id="171" w:name="_bookmark44"/>
      <w:bookmarkEnd w:id="170"/>
      <w:bookmarkEnd w:id="171"/>
      <w:r w:rsidRPr="002B73A8">
        <w:rPr>
          <w:spacing w:val="-1"/>
        </w:rPr>
        <w:lastRenderedPageBreak/>
        <w:t>Feature</w:t>
      </w:r>
      <w:r w:rsidRPr="002B73A8">
        <w:rPr>
          <w:spacing w:val="-25"/>
        </w:rPr>
        <w:t xml:space="preserve"> </w:t>
      </w:r>
      <w:r w:rsidRPr="002B73A8">
        <w:rPr>
          <w:spacing w:val="-1"/>
        </w:rPr>
        <w:t>Delegation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Select</w:t>
      </w:r>
      <w:r w:rsidRPr="002B73A8">
        <w:t xml:space="preserve"> the </w:t>
      </w:r>
      <w:r w:rsidRPr="002B73A8">
        <w:rPr>
          <w:spacing w:val="-1"/>
        </w:rPr>
        <w:t>main</w:t>
      </w:r>
      <w:r w:rsidRPr="002B73A8">
        <w:t xml:space="preserve"> node in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IIS,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 xml:space="preserve">server name.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double </w:t>
      </w:r>
      <w:r w:rsidRPr="002B73A8">
        <w:rPr>
          <w:spacing w:val="-1"/>
        </w:rPr>
        <w:t>click</w:t>
      </w:r>
      <w:r w:rsidRPr="002B73A8">
        <w:t xml:space="preserve"> on “Feature </w:t>
      </w:r>
      <w:r w:rsidRPr="002B73A8">
        <w:rPr>
          <w:spacing w:val="-1"/>
        </w:rPr>
        <w:t>Delegation”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item.</w:t>
      </w:r>
      <w:r w:rsidRPr="002B73A8">
        <w:t xml:space="preserve">  Change the “Feature Delegation” </w:t>
      </w:r>
      <w:r w:rsidRPr="002B73A8">
        <w:rPr>
          <w:spacing w:val="-1"/>
        </w:rPr>
        <w:t xml:space="preserve">settings </w:t>
      </w:r>
      <w:r w:rsidRPr="002B73A8">
        <w:t>for the server,</w:t>
      </w:r>
      <w:r w:rsidRPr="002B73A8">
        <w:rPr>
          <w:spacing w:val="2"/>
        </w:rPr>
        <w:t xml:space="preserve"> </w:t>
      </w:r>
      <w:r w:rsidRPr="002B73A8">
        <w:t xml:space="preserve">as </w:t>
      </w:r>
      <w:r w:rsidRPr="002B73A8">
        <w:rPr>
          <w:spacing w:val="-1"/>
        </w:rPr>
        <w:t>shown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t xml:space="preserve"> 6: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Feature</w:t>
      </w:r>
      <w:r w:rsidRPr="002B73A8">
        <w:rPr>
          <w:spacing w:val="53"/>
        </w:rPr>
        <w:t xml:space="preserve"> </w:t>
      </w:r>
      <w:r w:rsidRPr="002B73A8">
        <w:t>Delegation.</w:t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49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D" wp14:editId="6FA5288E">
            <wp:extent cx="5489487" cy="3444906"/>
            <wp:effectExtent l="19050" t="19050" r="16510" b="22225"/>
            <wp:docPr id="13" name="image6.png" descr="IIS Feature Dele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87" cy="34449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72" w:name="_bookmark45"/>
      <w:bookmarkStart w:id="173" w:name="_Toc420012691"/>
      <w:bookmarkEnd w:id="172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6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IIS Feature Delegation</w:t>
      </w:r>
      <w:bookmarkEnd w:id="173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Make sure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authentication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rules</w:t>
      </w:r>
      <w:r w:rsidRPr="002B73A8">
        <w:t xml:space="preserve"> </w:t>
      </w:r>
      <w:r w:rsidRPr="002B73A8">
        <w:rPr>
          <w:spacing w:val="-2"/>
        </w:rPr>
        <w:t>are</w:t>
      </w:r>
      <w:r w:rsidRPr="002B73A8">
        <w:rPr>
          <w:spacing w:val="-1"/>
        </w:rPr>
        <w:t xml:space="preserve"> </w:t>
      </w:r>
      <w:r w:rsidRPr="002B73A8">
        <w:t>set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>Read/Write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1"/>
        </w:rPr>
        <w:t xml:space="preserve"> </w:t>
      </w:r>
      <w:r w:rsidRPr="002B73A8">
        <w:t xml:space="preserve">7: </w:t>
      </w:r>
      <w:r w:rsidRPr="002B73A8">
        <w:rPr>
          <w:spacing w:val="-1"/>
        </w:rPr>
        <w:t>Feature</w:t>
      </w:r>
      <w:r w:rsidRPr="002B73A8">
        <w:t xml:space="preserve"> </w:t>
      </w:r>
      <w:r w:rsidRPr="002B73A8">
        <w:rPr>
          <w:spacing w:val="-1"/>
        </w:rPr>
        <w:t>Delegation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Selection.</w:t>
      </w:r>
    </w:p>
    <w:p w:rsidR="00393CEF" w:rsidRPr="002B73A8" w:rsidRDefault="00393CEF">
      <w:pPr>
        <w:sectPr w:rsidR="00393CEF" w:rsidRPr="002B73A8">
          <w:pgSz w:w="12240" w:h="15840"/>
          <w:pgMar w:top="1400" w:right="134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8F" wp14:editId="6FA52890">
            <wp:extent cx="5498065" cy="5529834"/>
            <wp:effectExtent l="19050" t="19050" r="26670" b="13970"/>
            <wp:docPr id="15" name="image7.png" descr="Feature Delegation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065" cy="5529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74" w:name="_GoBack"/>
      <w:bookmarkEnd w:id="174"/>
    </w:p>
    <w:p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175" w:name="_bookmark46"/>
      <w:bookmarkStart w:id="176" w:name="_Toc420012692"/>
      <w:bookmarkEnd w:id="175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7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Feature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Delegation Selection</w:t>
      </w:r>
      <w:bookmarkEnd w:id="176"/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20"/>
        <w:ind w:hanging="908"/>
        <w:rPr>
          <w:b w:val="0"/>
          <w:bCs w:val="0"/>
        </w:rPr>
      </w:pPr>
      <w:bookmarkStart w:id="177" w:name="6.5._Install_Microsoft_ASP.Net_2.0_AJAX_"/>
      <w:bookmarkStart w:id="178" w:name="_bookmark47"/>
      <w:bookmarkEnd w:id="177"/>
      <w:bookmarkEnd w:id="178"/>
      <w:r w:rsidRPr="002B73A8">
        <w:rPr>
          <w:spacing w:val="-1"/>
        </w:rPr>
        <w:t>I</w:t>
      </w:r>
      <w:r w:rsidRPr="002B73A8">
        <w:rPr>
          <w:spacing w:val="-2"/>
        </w:rPr>
        <w:t>n</w:t>
      </w:r>
      <w:r w:rsidRPr="002B73A8">
        <w:rPr>
          <w:spacing w:val="-1"/>
        </w:rPr>
        <w:t>stal</w:t>
      </w:r>
      <w:r w:rsidRPr="002B73A8">
        <w:t>l</w:t>
      </w:r>
      <w:r w:rsidRPr="002B73A8">
        <w:rPr>
          <w:spacing w:val="-9"/>
        </w:rPr>
        <w:t xml:space="preserve"> </w:t>
      </w:r>
      <w:r w:rsidRPr="002B73A8">
        <w:t>M</w:t>
      </w:r>
      <w:r w:rsidRPr="002B73A8">
        <w:rPr>
          <w:spacing w:val="3"/>
        </w:rPr>
        <w:t>i</w:t>
      </w:r>
      <w:r w:rsidRPr="002B73A8">
        <w:rPr>
          <w:spacing w:val="-1"/>
        </w:rPr>
        <w:t>c</w:t>
      </w:r>
      <w:r w:rsidRPr="002B73A8">
        <w:rPr>
          <w:spacing w:val="1"/>
        </w:rPr>
        <w:t>r</w:t>
      </w:r>
      <w:r w:rsidRPr="002B73A8">
        <w:rPr>
          <w:spacing w:val="-2"/>
        </w:rPr>
        <w:t>o</w:t>
      </w:r>
      <w:r w:rsidRPr="002B73A8">
        <w:rPr>
          <w:spacing w:val="1"/>
        </w:rPr>
        <w:t>s</w:t>
      </w:r>
      <w:r w:rsidRPr="002B73A8">
        <w:rPr>
          <w:spacing w:val="-2"/>
        </w:rPr>
        <w:t>of</w:t>
      </w:r>
      <w:r w:rsidRPr="002B73A8">
        <w:t>t</w:t>
      </w:r>
      <w:r w:rsidRPr="002B73A8">
        <w:rPr>
          <w:spacing w:val="-21"/>
        </w:rPr>
        <w:t xml:space="preserve"> </w:t>
      </w:r>
      <w:r w:rsidRPr="002B73A8">
        <w:rPr>
          <w:spacing w:val="-8"/>
        </w:rPr>
        <w:t>A</w:t>
      </w:r>
      <w:r w:rsidRPr="002B73A8">
        <w:t>S</w:t>
      </w:r>
      <w:r w:rsidRPr="002B73A8">
        <w:rPr>
          <w:spacing w:val="-40"/>
        </w:rPr>
        <w:t>P</w:t>
      </w:r>
      <w:r w:rsidRPr="002B73A8">
        <w:rPr>
          <w:spacing w:val="2"/>
        </w:rPr>
        <w:t>.</w:t>
      </w:r>
      <w:r w:rsidRPr="002B73A8">
        <w:t>N</w:t>
      </w:r>
      <w:r w:rsidRPr="002B73A8">
        <w:rPr>
          <w:spacing w:val="-1"/>
        </w:rPr>
        <w:t>e</w:t>
      </w:r>
      <w:r w:rsidRPr="002B73A8">
        <w:t>t</w:t>
      </w:r>
      <w:r w:rsidRPr="002B73A8">
        <w:rPr>
          <w:spacing w:val="-14"/>
        </w:rPr>
        <w:t xml:space="preserve"> </w:t>
      </w:r>
      <w:ins w:id="179" w:author="Subbaraman, Padma (VETS)" w:date="2016-09-13T10:43:00Z">
        <w:r w:rsidR="00067E94">
          <w:t>4.5.2</w:t>
        </w:r>
      </w:ins>
      <w:del w:id="180" w:author="Subbaraman, Padma (VETS)" w:date="2016-09-13T10:43:00Z">
        <w:r w:rsidRPr="002B73A8" w:rsidDel="00067E94">
          <w:rPr>
            <w:spacing w:val="-1"/>
          </w:rPr>
          <w:delText>2</w:delText>
        </w:r>
        <w:r w:rsidRPr="002B73A8" w:rsidDel="00067E94">
          <w:rPr>
            <w:spacing w:val="3"/>
          </w:rPr>
          <w:delText>.</w:delText>
        </w:r>
        <w:r w:rsidRPr="002B73A8" w:rsidDel="00067E94">
          <w:delText>0</w:delText>
        </w:r>
      </w:del>
      <w:r w:rsidRPr="002B73A8">
        <w:rPr>
          <w:spacing w:val="-12"/>
        </w:rPr>
        <w:t xml:space="preserve"> </w:t>
      </w:r>
      <w:r w:rsidRPr="002B73A8">
        <w:rPr>
          <w:spacing w:val="-8"/>
        </w:rPr>
        <w:t>A</w:t>
      </w:r>
      <w:r w:rsidRPr="002B73A8">
        <w:rPr>
          <w:spacing w:val="4"/>
        </w:rPr>
        <w:t>J</w:t>
      </w:r>
      <w:r w:rsidRPr="002B73A8">
        <w:rPr>
          <w:spacing w:val="-5"/>
        </w:rPr>
        <w:t>A</w:t>
      </w:r>
      <w:r w:rsidRPr="002B73A8">
        <w:t>X</w:t>
      </w:r>
      <w:r w:rsidRPr="002B73A8">
        <w:rPr>
          <w:spacing w:val="-7"/>
        </w:rPr>
        <w:t xml:space="preserve"> </w:t>
      </w:r>
      <w:r w:rsidRPr="002B73A8">
        <w:t>E</w:t>
      </w:r>
      <w:r w:rsidRPr="002B73A8">
        <w:rPr>
          <w:spacing w:val="2"/>
        </w:rPr>
        <w:t>x</w:t>
      </w:r>
      <w:r w:rsidRPr="002B73A8">
        <w:rPr>
          <w:spacing w:val="-1"/>
        </w:rPr>
        <w:t>te</w:t>
      </w:r>
      <w:r w:rsidRPr="002B73A8">
        <w:rPr>
          <w:spacing w:val="2"/>
        </w:rPr>
        <w:t>n</w:t>
      </w:r>
      <w:r w:rsidRPr="002B73A8">
        <w:rPr>
          <w:spacing w:val="-1"/>
        </w:rPr>
        <w:t>si</w:t>
      </w:r>
      <w:r w:rsidRPr="002B73A8">
        <w:rPr>
          <w:spacing w:val="2"/>
        </w:rPr>
        <w:t>o</w:t>
      </w:r>
      <w:r w:rsidRPr="002B73A8">
        <w:rPr>
          <w:spacing w:val="-2"/>
        </w:rPr>
        <w:t>n</w:t>
      </w:r>
      <w:r w:rsidRPr="002B73A8">
        <w:t>s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1</w:t>
      </w:r>
      <w:r w:rsidRPr="002B73A8">
        <w:t>.0</w:t>
      </w:r>
    </w:p>
    <w:p w:rsidR="00393CEF" w:rsidRDefault="00DA3427">
      <w:pPr>
        <w:pStyle w:val="BodyText"/>
        <w:spacing w:before="118"/>
        <w:rPr>
          <w:ins w:id="181" w:author="Subbaraman, Padma (VETS)" w:date="2016-09-15T10:46:00Z"/>
        </w:rPr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web</w:t>
      </w:r>
      <w:r w:rsidRPr="002B73A8">
        <w:rPr>
          <w:b/>
        </w:rPr>
        <w:t xml:space="preserve"> </w:t>
      </w:r>
      <w:r w:rsidRPr="002B73A8">
        <w:rPr>
          <w:spacing w:val="-1"/>
        </w:rPr>
        <w:t>servers</w:t>
      </w:r>
      <w:r w:rsidRPr="002B73A8">
        <w:t xml:space="preserve"> only.</w:t>
      </w:r>
    </w:p>
    <w:p w:rsidR="00232483" w:rsidRPr="002B73A8" w:rsidRDefault="00232483">
      <w:pPr>
        <w:pStyle w:val="BodyText"/>
        <w:spacing w:before="118"/>
      </w:pPr>
      <w:ins w:id="182" w:author="Subbaraman, Padma (VETS)" w:date="2016-09-15T10:46:00Z">
        <w:r>
          <w:t xml:space="preserve">The screenshots shown in this section </w:t>
        </w:r>
        <w:proofErr w:type="gramStart"/>
        <w:r>
          <w:t>alone,</w:t>
        </w:r>
        <w:proofErr w:type="gramEnd"/>
        <w:r>
          <w:t xml:space="preserve"> belong to an older .NET version installation. </w:t>
        </w:r>
      </w:ins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ind w:firstLine="0"/>
      </w:pPr>
      <w:r w:rsidRPr="002B73A8">
        <w:rPr>
          <w:spacing w:val="-1"/>
        </w:rPr>
        <w:t>Download</w:t>
      </w:r>
      <w:r w:rsidRPr="002B73A8">
        <w:t xml:space="preserve"> the</w:t>
      </w:r>
      <w:r w:rsidRPr="002B73A8">
        <w:rPr>
          <w:spacing w:val="-1"/>
        </w:rPr>
        <w:t xml:space="preserve"> Microsoft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ASP.Net</w:t>
      </w:r>
      <w:r w:rsidRPr="002B73A8">
        <w:t xml:space="preserve"> </w:t>
      </w:r>
      <w:ins w:id="183" w:author="Subbaraman, Padma (VETS)" w:date="2016-09-13T10:43:00Z">
        <w:r w:rsidR="00067E94">
          <w:t>4.5.2</w:t>
        </w:r>
      </w:ins>
      <w:del w:id="184" w:author="Subbaraman, Padma (VETS)" w:date="2016-09-13T10:43:00Z">
        <w:r w:rsidRPr="002B73A8" w:rsidDel="00067E94">
          <w:delText>2.0</w:delText>
        </w:r>
      </w:del>
      <w:r w:rsidRPr="002B73A8">
        <w:t xml:space="preserve"> AJAX</w:t>
      </w:r>
      <w:r w:rsidRPr="002B73A8">
        <w:rPr>
          <w:spacing w:val="-1"/>
        </w:rPr>
        <w:t xml:space="preserve"> Extensions </w:t>
      </w:r>
      <w:r w:rsidRPr="002B73A8">
        <w:t xml:space="preserve">1.0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website.</w:t>
      </w:r>
    </w:p>
    <w:p w:rsidR="00393CEF" w:rsidRPr="002B73A8" w:rsidRDefault="00DA3427">
      <w:pPr>
        <w:numPr>
          <w:ilvl w:val="0"/>
          <w:numId w:val="18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z w:val="24"/>
        </w:rPr>
        <w:t>Run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ASPAJAXExtSetup.msi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2"/>
          <w:sz w:val="24"/>
        </w:rPr>
        <w:t>by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double-clicking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sz w:val="24"/>
        </w:rPr>
        <w:t>it.</w:t>
      </w:r>
    </w:p>
    <w:p w:rsidR="00393CEF" w:rsidRPr="002B73A8" w:rsidRDefault="00DA3427">
      <w:pPr>
        <w:numPr>
          <w:ilvl w:val="0"/>
          <w:numId w:val="18"/>
        </w:numPr>
        <w:tabs>
          <w:tab w:val="left" w:pos="482"/>
        </w:tabs>
        <w:spacing w:before="130" w:line="276" w:lineRule="exact"/>
        <w:ind w:right="301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Download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button</w:t>
      </w:r>
      <w:r w:rsidRPr="002B73A8">
        <w:rPr>
          <w:rFonts w:ascii="Times New Roman" w:eastAsia="Times New Roman" w:hAnsi="Times New Roman" w:cs="Times New Roman"/>
          <w:spacing w:val="67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8: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ASP.Net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ins w:id="185" w:author="Subbaraman, Padma (VETS)" w:date="2016-09-13T10:43:00Z">
        <w:r w:rsidR="00067E94">
          <w:rPr>
            <w:rFonts w:ascii="Times New Roman" w:eastAsia="Times New Roman" w:hAnsi="Times New Roman" w:cs="Times New Roman"/>
            <w:sz w:val="24"/>
            <w:szCs w:val="24"/>
          </w:rPr>
          <w:t>4.5.2</w:t>
        </w:r>
      </w:ins>
      <w:del w:id="186" w:author="Subbaraman, Padma (VETS)" w:date="2016-09-13T10:43:00Z">
        <w:r w:rsidRPr="002B73A8" w:rsidDel="00067E94">
          <w:rPr>
            <w:rFonts w:ascii="Times New Roman" w:eastAsia="Times New Roman" w:hAnsi="Times New Roman" w:cs="Times New Roman"/>
            <w:sz w:val="24"/>
            <w:szCs w:val="24"/>
          </w:rPr>
          <w:delText>2.0</w:delText>
        </w:r>
      </w:del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File Download-Security</w:t>
      </w:r>
      <w:r w:rsidRPr="002B73A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Warning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spacing w:line="276" w:lineRule="exact"/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3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1" wp14:editId="6FA52892">
            <wp:extent cx="4390632" cy="2891599"/>
            <wp:effectExtent l="0" t="0" r="0" b="0"/>
            <wp:docPr id="17" name="image8.jpeg" descr="Microsoft ASP.Net 2.0 File Download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632" cy="28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87" w:name="_bookmark48"/>
      <w:bookmarkEnd w:id="187"/>
    </w:p>
    <w:p w:rsidR="00393CEF" w:rsidRPr="002B73A8" w:rsidRDefault="0003523E" w:rsidP="0003523E">
      <w:pPr>
        <w:spacing w:before="74"/>
        <w:ind w:left="1230" w:right="913"/>
        <w:jc w:val="center"/>
        <w:rPr>
          <w:rFonts w:ascii="Arial" w:eastAsia="Arial" w:hAnsi="Arial" w:cs="Arial"/>
          <w:b/>
          <w:sz w:val="20"/>
          <w:szCs w:val="20"/>
        </w:rPr>
      </w:pPr>
      <w:bookmarkStart w:id="188" w:name="_Toc420012693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z w:val="20"/>
          <w:szCs w:val="20"/>
        </w:rPr>
        <w:t xml:space="preserve">: </w:t>
      </w:r>
      <w:r w:rsidR="00DA3427" w:rsidRPr="002B73A8">
        <w:rPr>
          <w:rFonts w:ascii="Arial"/>
          <w:b/>
          <w:spacing w:val="-1"/>
          <w:sz w:val="20"/>
          <w:szCs w:val="20"/>
        </w:rPr>
        <w:t>Microsoft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 xml:space="preserve">ASP.Net </w:t>
      </w:r>
      <w:ins w:id="189" w:author="Subbaraman, Padma (VETS)" w:date="2016-09-13T10:47:00Z">
        <w:r w:rsidR="00067E94">
          <w:rPr>
            <w:rFonts w:ascii="Arial"/>
            <w:b/>
            <w:spacing w:val="-1"/>
            <w:sz w:val="20"/>
            <w:szCs w:val="20"/>
          </w:rPr>
          <w:t>4.5.2</w:t>
        </w:r>
      </w:ins>
      <w:del w:id="190" w:author="Subbaraman, Padma (VETS)" w:date="2016-09-13T10:47:00Z">
        <w:r w:rsidR="00DA3427" w:rsidRPr="002B73A8" w:rsidDel="00067E94">
          <w:rPr>
            <w:rFonts w:ascii="Arial"/>
            <w:b/>
            <w:spacing w:val="-1"/>
            <w:sz w:val="20"/>
            <w:szCs w:val="20"/>
          </w:rPr>
          <w:delText>2.0</w:delText>
        </w:r>
      </w:del>
      <w:r w:rsidR="00DA3427" w:rsidRPr="002B73A8">
        <w:rPr>
          <w:rFonts w:ascii="Arial"/>
          <w:b/>
          <w:spacing w:val="-1"/>
          <w:sz w:val="20"/>
          <w:szCs w:val="20"/>
        </w:rPr>
        <w:t xml:space="preserve"> File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Download-Security</w:t>
      </w:r>
      <w:r w:rsidR="00DA3427" w:rsidRPr="002B73A8">
        <w:rPr>
          <w:rFonts w:ascii="Arial"/>
          <w:b/>
          <w:spacing w:val="-4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Warning Window</w:t>
      </w:r>
      <w:bookmarkEnd w:id="188"/>
    </w:p>
    <w:p w:rsidR="00393CEF" w:rsidRPr="002B73A8" w:rsidRDefault="00DA3427">
      <w:pPr>
        <w:numPr>
          <w:ilvl w:val="0"/>
          <w:numId w:val="18"/>
        </w:numPr>
        <w:tabs>
          <w:tab w:val="left" w:pos="482"/>
        </w:tabs>
        <w:spacing w:before="127" w:line="278" w:lineRule="exact"/>
        <w:ind w:right="114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Explorer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click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Pr="002B73A8"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9: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ASP.Net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ins w:id="191" w:author="Subbaraman, Padma (VETS)" w:date="2016-09-13T10:48:00Z">
        <w:r w:rsidR="00067E94">
          <w:rPr>
            <w:rFonts w:ascii="Times New Roman" w:eastAsia="Times New Roman" w:hAnsi="Times New Roman" w:cs="Times New Roman"/>
            <w:sz w:val="24"/>
            <w:szCs w:val="24"/>
          </w:rPr>
          <w:t>4.5.2</w:t>
        </w:r>
      </w:ins>
      <w:del w:id="192" w:author="Subbaraman, Padma (VETS)" w:date="2016-09-13T10:47:00Z">
        <w:r w:rsidRPr="002B73A8" w:rsidDel="00067E94">
          <w:rPr>
            <w:rFonts w:ascii="Times New Roman" w:eastAsia="Times New Roman" w:hAnsi="Times New Roman" w:cs="Times New Roman"/>
            <w:sz w:val="24"/>
            <w:szCs w:val="24"/>
          </w:rPr>
          <w:delText>2.0</w:delText>
        </w:r>
      </w:del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Explorer-Security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32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3" wp14:editId="6FA52894">
            <wp:extent cx="4438030" cy="2028825"/>
            <wp:effectExtent l="0" t="0" r="0" b="0"/>
            <wp:docPr id="19" name="image9.png" descr="Microsoft ASP.Net 2.0 Internet Explorer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93" w:name="_bookmark49"/>
      <w:bookmarkEnd w:id="193"/>
    </w:p>
    <w:p w:rsidR="00393CEF" w:rsidRPr="002B73A8" w:rsidRDefault="0003523E" w:rsidP="0003523E">
      <w:pPr>
        <w:ind w:left="1232" w:right="913"/>
        <w:jc w:val="center"/>
        <w:rPr>
          <w:rFonts w:ascii="Arial" w:eastAsia="Arial" w:hAnsi="Arial" w:cs="Arial"/>
          <w:b/>
          <w:sz w:val="20"/>
          <w:szCs w:val="20"/>
        </w:rPr>
      </w:pPr>
      <w:bookmarkStart w:id="194" w:name="_Toc42001269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z w:val="20"/>
          <w:szCs w:val="20"/>
        </w:rPr>
        <w:t xml:space="preserve">: </w:t>
      </w:r>
      <w:r w:rsidR="00DA3427" w:rsidRPr="002B73A8">
        <w:rPr>
          <w:rFonts w:ascii="Arial"/>
          <w:b/>
          <w:spacing w:val="-1"/>
          <w:sz w:val="20"/>
          <w:szCs w:val="20"/>
        </w:rPr>
        <w:t>Microsoft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 xml:space="preserve">ASP.Net </w:t>
      </w:r>
      <w:ins w:id="195" w:author="Subbaraman, Padma (VETS)" w:date="2016-09-13T10:48:00Z">
        <w:r w:rsidR="00067E94">
          <w:rPr>
            <w:rFonts w:ascii="Arial"/>
            <w:b/>
            <w:spacing w:val="-1"/>
            <w:sz w:val="20"/>
            <w:szCs w:val="20"/>
          </w:rPr>
          <w:t>4.5.2</w:t>
        </w:r>
      </w:ins>
      <w:del w:id="196" w:author="Subbaraman, Padma (VETS)" w:date="2016-09-13T10:48:00Z">
        <w:r w:rsidR="00DA3427" w:rsidRPr="002B73A8" w:rsidDel="00067E94">
          <w:rPr>
            <w:rFonts w:ascii="Arial"/>
            <w:b/>
            <w:spacing w:val="-1"/>
            <w:sz w:val="20"/>
            <w:szCs w:val="20"/>
          </w:rPr>
          <w:delText>2.0</w:delText>
        </w:r>
      </w:del>
      <w:r w:rsidR="00DA3427" w:rsidRPr="002B73A8">
        <w:rPr>
          <w:rFonts w:ascii="Arial"/>
          <w:b/>
          <w:spacing w:val="-1"/>
          <w:sz w:val="20"/>
          <w:szCs w:val="20"/>
        </w:rPr>
        <w:t xml:space="preserve"> Internet Explorer-Security</w:t>
      </w:r>
      <w:r w:rsidR="00DA3427" w:rsidRPr="002B73A8">
        <w:rPr>
          <w:rFonts w:ascii="Arial"/>
          <w:b/>
          <w:spacing w:val="-4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Warning Window</w:t>
      </w:r>
      <w:bookmarkEnd w:id="194"/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2"/>
        </w:tabs>
        <w:spacing w:before="118"/>
        <w:ind w:left="481" w:hanging="361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Microsoft ASP.NET </w:t>
      </w:r>
      <w:r w:rsidRPr="002B73A8">
        <w:t xml:space="preserve">AJAX </w:t>
      </w:r>
      <w:r w:rsidRPr="002B73A8">
        <w:rPr>
          <w:spacing w:val="-1"/>
        </w:rPr>
        <w:t>Extensions</w:t>
      </w:r>
      <w:r w:rsidRPr="002B73A8">
        <w:rPr>
          <w:spacing w:val="-3"/>
        </w:rPr>
        <w:t xml:space="preserve"> </w:t>
      </w:r>
      <w:r w:rsidRPr="002B73A8">
        <w:t xml:space="preserve">1.0 </w:t>
      </w:r>
      <w:r w:rsidRPr="002B73A8">
        <w:rPr>
          <w:spacing w:val="-1"/>
        </w:rPr>
        <w:t>Setup</w:t>
      </w:r>
      <w:r w:rsidRPr="002B73A8">
        <w:t xml:space="preserve"> </w:t>
      </w:r>
      <w:r w:rsidRPr="002B73A8">
        <w:rPr>
          <w:spacing w:val="-1"/>
        </w:rPr>
        <w:t>window displays,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rPr>
          <w:spacing w:val="-2"/>
        </w:rPr>
        <w:t xml:space="preserve"> </w:t>
      </w:r>
      <w:r w:rsidRPr="002B73A8">
        <w:t>the</w:t>
      </w:r>
    </w:p>
    <w:p w:rsidR="00393CEF" w:rsidRPr="002B73A8" w:rsidRDefault="00DA3427">
      <w:pPr>
        <w:pStyle w:val="BodyText"/>
        <w:spacing w:before="9" w:line="278" w:lineRule="exact"/>
        <w:ind w:left="119" w:right="526"/>
      </w:pP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spacing w:val="-1"/>
        </w:rPr>
        <w:t>&gt;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button</w:t>
      </w:r>
      <w:r w:rsidRPr="002B73A8">
        <w:t xml:space="preserve"> (shown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>10:</w:t>
      </w:r>
      <w:r w:rsidRPr="002B73A8">
        <w:rPr>
          <w:spacing w:val="-1"/>
        </w:rPr>
        <w:t xml:space="preserve"> Microsoft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ASP.NET </w:t>
      </w:r>
      <w:ins w:id="197" w:author="Subbaraman, Padma (VETS)" w:date="2016-09-13T10:48:00Z">
        <w:r w:rsidR="00067E94">
          <w:t>4.5.2</w:t>
        </w:r>
      </w:ins>
      <w:del w:id="198" w:author="Subbaraman, Padma (VETS)" w:date="2016-09-13T10:48:00Z">
        <w:r w:rsidRPr="002B73A8" w:rsidDel="00067E94">
          <w:delText>2.0</w:delText>
        </w:r>
      </w:del>
      <w:r w:rsidRPr="002B73A8">
        <w:t xml:space="preserve"> AJAX</w:t>
      </w:r>
      <w:r w:rsidRPr="002B73A8">
        <w:rPr>
          <w:spacing w:val="-1"/>
        </w:rPr>
        <w:t xml:space="preserve"> Extensions</w:t>
      </w:r>
      <w:r w:rsidRPr="002B73A8">
        <w:t xml:space="preserve"> 1.0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line="278" w:lineRule="exact"/>
        <w:sectPr w:rsidR="00393CEF" w:rsidRPr="002B73A8">
          <w:pgSz w:w="12240" w:h="15840"/>
          <w:pgMar w:top="1360" w:right="164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9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5" wp14:editId="6FA52896">
            <wp:extent cx="4229288" cy="3267075"/>
            <wp:effectExtent l="0" t="0" r="0" b="0"/>
            <wp:docPr id="21" name="image10.png" descr="Microsoft ASP.NET 2.0 AJAX Extensions 1.0 Setup Wizard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28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99" w:name="_bookmark50"/>
      <w:bookmarkEnd w:id="199"/>
    </w:p>
    <w:p w:rsidR="00393CEF" w:rsidRPr="002B73A8" w:rsidRDefault="0003523E" w:rsidP="0003523E">
      <w:pPr>
        <w:spacing w:before="74"/>
        <w:ind w:left="1137" w:right="1104"/>
        <w:jc w:val="center"/>
        <w:rPr>
          <w:rFonts w:ascii="Arial" w:eastAsia="Arial" w:hAnsi="Arial" w:cs="Arial"/>
          <w:b/>
          <w:sz w:val="20"/>
          <w:szCs w:val="20"/>
        </w:rPr>
      </w:pPr>
      <w:bookmarkStart w:id="200" w:name="_Toc420012695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 xml:space="preserve">Microsoft ASP.NET </w:t>
      </w:r>
      <w:ins w:id="201" w:author="Subbaraman, Padma (VETS)" w:date="2016-09-13T10:49:00Z">
        <w:r w:rsidR="00067E94">
          <w:rPr>
            <w:rFonts w:ascii="Arial"/>
            <w:b/>
            <w:spacing w:val="-1"/>
            <w:sz w:val="20"/>
            <w:szCs w:val="20"/>
          </w:rPr>
          <w:t>4.5.2</w:t>
        </w:r>
      </w:ins>
      <w:del w:id="202" w:author="Subbaraman, Padma (VETS)" w:date="2016-09-13T10:49:00Z">
        <w:r w:rsidR="00DA3427" w:rsidRPr="002B73A8" w:rsidDel="00067E94">
          <w:rPr>
            <w:rFonts w:ascii="Arial"/>
            <w:b/>
            <w:spacing w:val="-1"/>
            <w:sz w:val="20"/>
            <w:szCs w:val="20"/>
          </w:rPr>
          <w:delText>2.0</w:delText>
        </w:r>
      </w:del>
      <w:r w:rsidR="00DA3427" w:rsidRPr="002B73A8">
        <w:rPr>
          <w:rFonts w:ascii="Arial"/>
          <w:b/>
          <w:spacing w:val="-1"/>
          <w:sz w:val="20"/>
          <w:szCs w:val="20"/>
        </w:rPr>
        <w:t xml:space="preserve"> AJAX Extensions 1.0 Setup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Wizard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Window</w:t>
      </w:r>
      <w:bookmarkEnd w:id="200"/>
    </w:p>
    <w:p w:rsidR="00393CEF" w:rsidRPr="002B73A8" w:rsidRDefault="008C6B33">
      <w:pPr>
        <w:numPr>
          <w:ilvl w:val="0"/>
          <w:numId w:val="18"/>
        </w:numPr>
        <w:tabs>
          <w:tab w:val="left" w:pos="480"/>
        </w:tabs>
        <w:spacing w:before="118" w:line="282" w:lineRule="exact"/>
        <w:ind w:right="238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noProof/>
        </w:rPr>
        <mc:AlternateContent>
          <mc:Choice Requires="wpg">
            <w:drawing>
              <wp:anchor distT="0" distB="0" distL="114300" distR="114300" simplePos="0" relativeHeight="503265848" behindDoc="1" locked="0" layoutInCell="1" allowOverlap="1" wp14:anchorId="6FA52897" wp14:editId="6FA52898">
                <wp:simplePos x="0" y="0"/>
                <wp:positionH relativeFrom="page">
                  <wp:posOffset>6510655</wp:posOffset>
                </wp:positionH>
                <wp:positionV relativeFrom="paragraph">
                  <wp:posOffset>415290</wp:posOffset>
                </wp:positionV>
                <wp:extent cx="38100" cy="1270"/>
                <wp:effectExtent l="5080" t="5715" r="13970" b="12065"/>
                <wp:wrapNone/>
                <wp:docPr id="4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270"/>
                          <a:chOff x="10253" y="654"/>
                          <a:chExt cx="60" cy="2"/>
                        </a:xfrm>
                      </wpg:grpSpPr>
                      <wps:wsp>
                        <wps:cNvPr id="48" name="Freeform 4"/>
                        <wps:cNvSpPr>
                          <a:spLocks/>
                        </wps:cNvSpPr>
                        <wps:spPr bwMode="auto">
                          <a:xfrm>
                            <a:off x="10253" y="654"/>
                            <a:ext cx="60" cy="2"/>
                          </a:xfrm>
                          <a:custGeom>
                            <a:avLst/>
                            <a:gdLst>
                              <a:gd name="T0" fmla="+- 0 10253 10253"/>
                              <a:gd name="T1" fmla="*/ T0 w 60"/>
                              <a:gd name="T2" fmla="+- 0 10313 10253"/>
                              <a:gd name="T3" fmla="*/ T2 w 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0"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</a:path>
                            </a:pathLst>
                          </a:custGeom>
                          <a:noFill/>
                          <a:ln w="88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512.65pt;margin-top:32.7pt;width:3pt;height:.1pt;z-index:-50632;mso-position-horizontal-relative:page" coordorigin="10253,654" coordsize="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">
                <v:shape id="Freeform 4" o:spid="_x0000_s1027" style="position:absolute;left:10253;top:654;width:60;height:2;visibility:visible;mso-wrap-style:square;v-text-anchor:top" coordsize="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oZAMIA&#10;AADbAAAADwAAAGRycy9kb3ducmV2LnhtbERPXWvCMBR9F/Yfwh3sbSYrc0g1iogFEXGog+HbXXPX&#10;djY3pYlt9++Xh4GPh/M9Xw62Fh21vnKs4WWsQBDnzlRcaPg4Z89TED4gG6wdk4Zf8rBcPIzmmBrX&#10;85G6UyhEDGGfooYyhCaV0uclWfRj1xBH7tu1FkOEbSFNi30Mt7VMlHqTFiuODSU2tC4pv55uVsPn&#10;KlOT4Ye/NvuD4vqwC8nl3Wj99DisZiACDeEu/ndvjYbXODZ+iT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hkAwgAAANsAAAAPAAAAAAAAAAAAAAAAAJgCAABkcnMvZG93&#10;bnJldi54bWxQSwUGAAAAAAQABAD1AAAAhwMAAAAA&#10;" path="m,l60,e" filled="f" strokeweight=".24658mm">
                  <v:path arrowok="t" o:connecttype="custom" o:connectlocs="0,0;60,0" o:connectangles="0,0"/>
                </v:shape>
                <w10:wrap anchorx="page"/>
              </v:group>
            </w:pict>
          </mc:Fallback>
        </mc:AlternateContent>
      </w:r>
      <w:r w:rsidR="00DA3427"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="00DA3427" w:rsidRPr="002B73A8"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A3427"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A3427" w:rsidRPr="002B73A8">
        <w:rPr>
          <w:rFonts w:ascii="Courier New" w:eastAsia="Courier New" w:hAnsi="Courier New" w:cs="Courier New"/>
          <w:spacing w:val="-1"/>
          <w:sz w:val="20"/>
          <w:szCs w:val="20"/>
        </w:rPr>
        <w:t>“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</w:t>
      </w:r>
      <w:r w:rsidR="00DA3427" w:rsidRPr="002B73A8">
        <w:rPr>
          <w:rFonts w:ascii="Courier New" w:eastAsia="Courier New" w:hAnsi="Courier New" w:cs="Courier New"/>
          <w:b/>
          <w:bCs/>
          <w:spacing w:val="-4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accept</w:t>
      </w:r>
      <w:r w:rsidR="00DA3427"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terms</w:t>
      </w:r>
      <w:r w:rsidR="00DA3427"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in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License</w:t>
      </w:r>
      <w:r w:rsidR="00DA3427"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Agreement”</w:t>
      </w:r>
      <w:r w:rsidR="00DA3427"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checkbox,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="00DA3427"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illustrated</w:t>
      </w:r>
      <w:r w:rsidR="00DA3427"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A3427" w:rsidRPr="002B73A8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Figure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11:</w:t>
      </w:r>
      <w:r w:rsidR="00DA3427"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ASP.NET </w:t>
      </w:r>
      <w:ins w:id="203" w:author="Subbaraman, Padma (VETS)" w:date="2016-09-13T10:49:00Z">
        <w:r w:rsidR="00067E94">
          <w:rPr>
            <w:rFonts w:ascii="Times New Roman" w:eastAsia="Times New Roman" w:hAnsi="Times New Roman" w:cs="Times New Roman"/>
            <w:sz w:val="24"/>
            <w:szCs w:val="24"/>
          </w:rPr>
          <w:t>4.5.2</w:t>
        </w:r>
      </w:ins>
      <w:del w:id="204" w:author="Subbaraman, Padma (VETS)" w:date="2016-09-13T10:49:00Z">
        <w:r w:rsidR="00DA3427" w:rsidRPr="002B73A8" w:rsidDel="00067E94">
          <w:rPr>
            <w:rFonts w:ascii="Times New Roman" w:eastAsia="Times New Roman" w:hAnsi="Times New Roman" w:cs="Times New Roman"/>
            <w:sz w:val="24"/>
            <w:szCs w:val="24"/>
          </w:rPr>
          <w:delText>2.0</w:delText>
        </w:r>
      </w:del>
      <w:r w:rsidR="00DA3427"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AJAX</w:t>
      </w:r>
      <w:r w:rsidR="00DA3427"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License Agreement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window.</w:t>
      </w:r>
    </w:p>
    <w:p w:rsidR="00393CEF" w:rsidRPr="002B73A8" w:rsidRDefault="00DA3427">
      <w:pPr>
        <w:numPr>
          <w:ilvl w:val="0"/>
          <w:numId w:val="18"/>
        </w:numPr>
        <w:tabs>
          <w:tab w:val="left" w:pos="480"/>
        </w:tabs>
        <w:spacing w:before="122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DA3427" w:rsidP="002C184E">
      <w:pPr>
        <w:spacing w:line="200" w:lineRule="atLeast"/>
        <w:ind w:left="172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9" wp14:editId="6FA5289A">
            <wp:extent cx="3934011" cy="3048000"/>
            <wp:effectExtent l="0" t="0" r="0" b="0"/>
            <wp:docPr id="23" name="image11.png" descr="Microsoft ASP.NET 2.0 AJAX License Agreemen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01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4E" w:rsidRPr="002B73A8" w:rsidRDefault="002C184E" w:rsidP="002C184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205" w:name="_bookmark51"/>
      <w:bookmarkEnd w:id="205"/>
    </w:p>
    <w:p w:rsidR="00393CEF" w:rsidRPr="002B73A8" w:rsidRDefault="002C184E" w:rsidP="002C184E">
      <w:pPr>
        <w:ind w:left="1137" w:right="1100"/>
        <w:jc w:val="center"/>
        <w:rPr>
          <w:rFonts w:ascii="Arial" w:eastAsia="Arial" w:hAnsi="Arial" w:cs="Arial"/>
          <w:b/>
          <w:sz w:val="20"/>
          <w:szCs w:val="20"/>
        </w:rPr>
      </w:pPr>
      <w:bookmarkStart w:id="206" w:name="_Toc42001269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 xml:space="preserve">Microsoft ASP.NET </w:t>
      </w:r>
      <w:ins w:id="207" w:author="Subbaraman, Padma (VETS)" w:date="2016-09-13T10:49:00Z">
        <w:r w:rsidR="00067E94">
          <w:rPr>
            <w:rFonts w:ascii="Arial"/>
            <w:b/>
            <w:spacing w:val="-1"/>
            <w:sz w:val="20"/>
            <w:szCs w:val="20"/>
          </w:rPr>
          <w:t>4.5.2</w:t>
        </w:r>
      </w:ins>
      <w:del w:id="208" w:author="Subbaraman, Padma (VETS)" w:date="2016-09-13T10:49:00Z">
        <w:r w:rsidR="00DA3427" w:rsidRPr="002B73A8" w:rsidDel="00067E94">
          <w:rPr>
            <w:rFonts w:ascii="Arial"/>
            <w:b/>
            <w:spacing w:val="-1"/>
            <w:sz w:val="20"/>
            <w:szCs w:val="20"/>
          </w:rPr>
          <w:delText>2.0</w:delText>
        </w:r>
      </w:del>
      <w:r w:rsidR="00DA3427" w:rsidRPr="002B73A8">
        <w:rPr>
          <w:rFonts w:ascii="Arial"/>
          <w:b/>
          <w:spacing w:val="-1"/>
          <w:sz w:val="20"/>
          <w:szCs w:val="20"/>
        </w:rPr>
        <w:t xml:space="preserve"> AJAX License Agreement Window</w:t>
      </w:r>
      <w:bookmarkEnd w:id="206"/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spacing w:before="129" w:line="276" w:lineRule="exact"/>
        <w:ind w:right="111" w:firstLine="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Install</w:t>
      </w:r>
      <w:r w:rsidRPr="002B73A8">
        <w:rPr>
          <w:spacing w:val="-1"/>
        </w:rPr>
        <w:t>&gt;</w:t>
      </w:r>
      <w:r w:rsidRPr="002B73A8">
        <w:rPr>
          <w:spacing w:val="-10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12: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>ASP.NET</w:t>
      </w:r>
      <w:r w:rsidRPr="002B73A8">
        <w:t xml:space="preserve"> </w:t>
      </w:r>
      <w:ins w:id="209" w:author="Subbaraman, Padma (VETS)" w:date="2016-09-13T10:50:00Z">
        <w:r w:rsidR="00067E94">
          <w:t>4.5.2</w:t>
        </w:r>
      </w:ins>
      <w:del w:id="210" w:author="Subbaraman, Padma (VETS)" w:date="2016-09-13T10:50:00Z">
        <w:r w:rsidRPr="002B73A8" w:rsidDel="00067E94">
          <w:delText>2.0</w:delText>
        </w:r>
      </w:del>
      <w:r w:rsidRPr="002B73A8">
        <w:t xml:space="preserve"> AJAX</w:t>
      </w:r>
      <w:r w:rsidRPr="002B73A8">
        <w:rPr>
          <w:spacing w:val="-1"/>
        </w:rPr>
        <w:t xml:space="preserve"> Installation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line="276" w:lineRule="exact"/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9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B" wp14:editId="6FA5289C">
            <wp:extent cx="4095927" cy="3152775"/>
            <wp:effectExtent l="0" t="0" r="0" b="0"/>
            <wp:docPr id="25" name="image12.png" descr="Microsoft ASP.NET 2.0 AJAX 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92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4E" w:rsidRPr="002B73A8" w:rsidRDefault="002C184E" w:rsidP="002C184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211" w:name="_bookmark52"/>
      <w:bookmarkEnd w:id="211"/>
    </w:p>
    <w:p w:rsidR="00393CEF" w:rsidRPr="002B73A8" w:rsidRDefault="002C184E" w:rsidP="002C184E">
      <w:pPr>
        <w:spacing w:before="74"/>
        <w:ind w:left="1954"/>
        <w:rPr>
          <w:rFonts w:ascii="Arial" w:eastAsia="Arial" w:hAnsi="Arial" w:cs="Arial"/>
          <w:b/>
          <w:sz w:val="20"/>
          <w:szCs w:val="20"/>
        </w:rPr>
      </w:pPr>
      <w:bookmarkStart w:id="212" w:name="_Toc42001269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 xml:space="preserve">Microsoft ASP.NET </w:t>
      </w:r>
      <w:ins w:id="213" w:author="Subbaraman, Padma (VETS)" w:date="2016-09-13T10:50:00Z">
        <w:r w:rsidR="00067E94">
          <w:rPr>
            <w:rFonts w:ascii="Arial"/>
            <w:b/>
            <w:spacing w:val="-1"/>
            <w:sz w:val="20"/>
            <w:szCs w:val="20"/>
          </w:rPr>
          <w:t>4.5.2</w:t>
        </w:r>
      </w:ins>
      <w:del w:id="214" w:author="Subbaraman, Padma (VETS)" w:date="2016-09-13T10:50:00Z">
        <w:r w:rsidR="00DA3427" w:rsidRPr="002B73A8" w:rsidDel="00067E94">
          <w:rPr>
            <w:rFonts w:ascii="Arial"/>
            <w:b/>
            <w:spacing w:val="-1"/>
            <w:sz w:val="20"/>
            <w:szCs w:val="20"/>
          </w:rPr>
          <w:delText>2.0</w:delText>
        </w:r>
      </w:del>
      <w:r w:rsidR="00DA3427" w:rsidRPr="002B73A8">
        <w:rPr>
          <w:rFonts w:ascii="Arial"/>
          <w:b/>
          <w:spacing w:val="-1"/>
          <w:sz w:val="20"/>
          <w:szCs w:val="20"/>
        </w:rPr>
        <w:t xml:space="preserve"> AJAX Installation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Window</w:t>
      </w:r>
      <w:bookmarkEnd w:id="212"/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spacing w:before="127" w:line="237" w:lineRule="auto"/>
        <w:ind w:right="553" w:firstLine="0"/>
      </w:pPr>
      <w:r w:rsidRPr="002B73A8">
        <w:rPr>
          <w:spacing w:val="-1"/>
        </w:rPr>
        <w:t>The installation</w:t>
      </w:r>
      <w:r w:rsidRPr="002B73A8">
        <w:t xml:space="preserve"> is</w:t>
      </w:r>
      <w:r w:rsidRPr="002B73A8">
        <w:rPr>
          <w:spacing w:val="-1"/>
        </w:rPr>
        <w:t xml:space="preserve"> complete.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Finish</w:t>
      </w:r>
      <w:r w:rsidRPr="002B73A8">
        <w:rPr>
          <w:spacing w:val="-1"/>
        </w:rPr>
        <w:t>&gt;</w:t>
      </w:r>
      <w:r w:rsidRPr="002B73A8">
        <w:rPr>
          <w:spacing w:val="-6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t>by</w:t>
      </w:r>
      <w:r w:rsidRPr="002B73A8">
        <w:rPr>
          <w:spacing w:val="-5"/>
        </w:rPr>
        <w:t xml:space="preserve"> </w:t>
      </w:r>
      <w:r w:rsidRPr="002B73A8">
        <w:rPr>
          <w:i/>
          <w:spacing w:val="-1"/>
        </w:rPr>
        <w:t>clicking</w:t>
      </w:r>
      <w:r w:rsidRPr="002B73A8">
        <w:rPr>
          <w:i/>
        </w:rPr>
        <w:t xml:space="preserve"> </w:t>
      </w:r>
      <w:r w:rsidRPr="002B73A8">
        <w:rPr>
          <w:spacing w:val="-1"/>
        </w:rPr>
        <w:t>on</w:t>
      </w:r>
      <w:r w:rsidRPr="002B73A8">
        <w:t xml:space="preserve"> it to </w:t>
      </w:r>
      <w:r w:rsidRPr="002B73A8">
        <w:rPr>
          <w:spacing w:val="-1"/>
        </w:rPr>
        <w:t>exit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wizard,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depicted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 xml:space="preserve">Figure </w:t>
      </w:r>
      <w:r w:rsidRPr="002B73A8">
        <w:t xml:space="preserve">13: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 xml:space="preserve">ASP.NET </w:t>
      </w:r>
      <w:ins w:id="215" w:author="Subbaraman, Padma (VETS)" w:date="2016-09-13T10:50:00Z">
        <w:r w:rsidR="00067E94">
          <w:t>4.5.2</w:t>
        </w:r>
      </w:ins>
      <w:del w:id="216" w:author="Subbaraman, Padma (VETS)" w:date="2016-09-13T10:50:00Z">
        <w:r w:rsidRPr="002B73A8" w:rsidDel="00067E94">
          <w:delText>2.0</w:delText>
        </w:r>
      </w:del>
      <w:r w:rsidRPr="002B73A8">
        <w:t xml:space="preserve"> </w:t>
      </w:r>
      <w:r w:rsidRPr="002B73A8">
        <w:rPr>
          <w:spacing w:val="-1"/>
        </w:rPr>
        <w:t>AJAX</w:t>
      </w:r>
      <w:r w:rsidRPr="002B73A8">
        <w:t xml:space="preserve"> </w:t>
      </w:r>
      <w:r w:rsidRPr="002B73A8">
        <w:rPr>
          <w:spacing w:val="-1"/>
        </w:rPr>
        <w:t>Completion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window.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ind w:left="153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noProof/>
        </w:rPr>
        <w:drawing>
          <wp:inline distT="0" distB="0" distL="0" distR="0" wp14:anchorId="6FA5289D" wp14:editId="6FA5289E">
            <wp:extent cx="230491" cy="230498"/>
            <wp:effectExtent l="0" t="0" r="0" b="0"/>
            <wp:docPr id="27" name="image1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you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do not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wish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to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view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release notes,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un-check</w:t>
      </w:r>
      <w:r w:rsidRPr="002B73A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“Display</w:t>
      </w:r>
      <w:r w:rsidRPr="002B73A8">
        <w:rPr>
          <w:rFonts w:ascii="Courier New" w:eastAsia="Courier New" w:hAnsi="Courier New" w:cs="Courier New"/>
          <w:spacing w:val="-11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Microsoft</w:t>
      </w:r>
    </w:p>
    <w:p w:rsidR="00393CEF" w:rsidRPr="002B73A8" w:rsidRDefault="00DA3427">
      <w:pPr>
        <w:spacing w:before="115"/>
        <w:ind w:left="11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ASP.NET</w:t>
      </w:r>
      <w:r w:rsidRPr="002B73A8">
        <w:rPr>
          <w:rFonts w:ascii="Courier New" w:eastAsia="Courier New" w:hAnsi="Courier New" w:cs="Courier New"/>
          <w:b/>
          <w:bCs/>
          <w:spacing w:val="-11"/>
          <w:sz w:val="20"/>
          <w:szCs w:val="20"/>
        </w:rPr>
        <w:t xml:space="preserve"> </w:t>
      </w:r>
      <w:ins w:id="217" w:author="Subbaraman, Padma (VETS)" w:date="2016-09-13T10:50:00Z">
        <w:r w:rsidR="00067E94">
          <w:rPr>
            <w:rFonts w:ascii="Courier New" w:eastAsia="Courier New" w:hAnsi="Courier New" w:cs="Courier New"/>
            <w:b/>
            <w:bCs/>
            <w:spacing w:val="-1"/>
            <w:sz w:val="20"/>
            <w:szCs w:val="20"/>
          </w:rPr>
          <w:t>4.5.2</w:t>
        </w:r>
      </w:ins>
      <w:del w:id="218" w:author="Subbaraman, Padma (VETS)" w:date="2016-09-13T10:50:00Z">
        <w:r w:rsidRPr="002B73A8" w:rsidDel="00067E94">
          <w:rPr>
            <w:rFonts w:ascii="Courier New" w:eastAsia="Courier New" w:hAnsi="Courier New" w:cs="Courier New"/>
            <w:b/>
            <w:bCs/>
            <w:spacing w:val="-1"/>
            <w:sz w:val="20"/>
            <w:szCs w:val="20"/>
          </w:rPr>
          <w:delText>2.0</w:delText>
        </w:r>
      </w:del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AJAX</w:t>
      </w:r>
      <w:r w:rsidRPr="002B73A8">
        <w:rPr>
          <w:rFonts w:ascii="Courier New" w:eastAsia="Courier New" w:hAnsi="Courier New" w:cs="Courier New"/>
          <w:b/>
          <w:bCs/>
          <w:spacing w:val="-7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Extensions</w:t>
      </w:r>
      <w:r w:rsidRPr="002B73A8">
        <w:rPr>
          <w:rFonts w:ascii="Courier New" w:eastAsia="Courier New" w:hAnsi="Courier New" w:cs="Courier New"/>
          <w:b/>
          <w:bCs/>
          <w:spacing w:val="-14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1.0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Release</w:t>
      </w:r>
      <w:r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Notes”</w:t>
      </w:r>
      <w:r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checkbox.</w:t>
      </w:r>
      <w:proofErr w:type="gramEnd"/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06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9F" wp14:editId="6FA528A0">
            <wp:extent cx="4772211" cy="3686175"/>
            <wp:effectExtent l="0" t="0" r="0" b="0"/>
            <wp:docPr id="29" name="image14.png" descr="Microsoft ASP.NET 2.0 AJAX Comple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1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948"/>
        <w:rPr>
          <w:rFonts w:ascii="Arial" w:eastAsia="Arial" w:hAnsi="Arial" w:cs="Arial"/>
          <w:sz w:val="20"/>
          <w:szCs w:val="20"/>
        </w:rPr>
      </w:pPr>
      <w:bookmarkStart w:id="219" w:name="_bookmark53"/>
      <w:bookmarkStart w:id="220" w:name="_Toc420012698"/>
      <w:bookmarkEnd w:id="219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ASP.NET </w:t>
      </w:r>
      <w:ins w:id="221" w:author="Subbaraman, Padma (VETS)" w:date="2016-09-13T10:50:00Z">
        <w:r w:rsidR="00067E94">
          <w:rPr>
            <w:rFonts w:ascii="Arial"/>
            <w:b/>
            <w:spacing w:val="-1"/>
            <w:sz w:val="20"/>
          </w:rPr>
          <w:t>4.5.2</w:t>
        </w:r>
      </w:ins>
      <w:del w:id="222" w:author="Subbaraman, Padma (VETS)" w:date="2016-09-13T10:50:00Z">
        <w:r w:rsidR="00DA3427" w:rsidRPr="002B73A8" w:rsidDel="00067E94">
          <w:rPr>
            <w:rFonts w:ascii="Arial"/>
            <w:b/>
            <w:spacing w:val="-1"/>
            <w:sz w:val="20"/>
          </w:rPr>
          <w:delText>2.0</w:delText>
        </w:r>
      </w:del>
      <w:r w:rsidR="00DA3427" w:rsidRPr="002B73A8">
        <w:rPr>
          <w:rFonts w:ascii="Arial"/>
          <w:b/>
          <w:spacing w:val="-1"/>
          <w:sz w:val="20"/>
        </w:rPr>
        <w:t xml:space="preserve"> AJAX Completion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220"/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19"/>
        <w:ind w:left="1020"/>
        <w:rPr>
          <w:b w:val="0"/>
          <w:bCs w:val="0"/>
        </w:rPr>
      </w:pPr>
      <w:bookmarkStart w:id="223" w:name="6.6._Install_Microsoft_Web_Services_Enha"/>
      <w:bookmarkStart w:id="224" w:name="_bookmark54"/>
      <w:bookmarkEnd w:id="223"/>
      <w:bookmarkEnd w:id="224"/>
      <w:r w:rsidRPr="002B73A8">
        <w:rPr>
          <w:spacing w:val="-1"/>
        </w:rPr>
        <w:t>Install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Web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Services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Enhancements</w:t>
      </w:r>
      <w:r w:rsidRPr="002B73A8">
        <w:rPr>
          <w:spacing w:val="-23"/>
        </w:rPr>
        <w:t xml:space="preserve"> </w:t>
      </w:r>
      <w:r w:rsidRPr="002B73A8">
        <w:rPr>
          <w:spacing w:val="-1"/>
        </w:rPr>
        <w:t>3.0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web</w:t>
      </w:r>
      <w:r w:rsidRPr="002B73A8">
        <w:rPr>
          <w:b/>
        </w:rPr>
        <w:t xml:space="preserve"> </w:t>
      </w:r>
      <w:r w:rsidRPr="002B73A8">
        <w:rPr>
          <w:spacing w:val="-1"/>
        </w:rPr>
        <w:t>servers</w:t>
      </w:r>
      <w:r w:rsidRPr="002B73A8">
        <w:t xml:space="preserve"> only.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80"/>
        </w:tabs>
        <w:spacing w:before="0"/>
        <w:ind w:firstLine="0"/>
      </w:pPr>
      <w:r w:rsidRPr="002B73A8">
        <w:rPr>
          <w:spacing w:val="-1"/>
        </w:rPr>
        <w:t>Download</w:t>
      </w:r>
      <w:r w:rsidRPr="002B73A8">
        <w:t xml:space="preserve"> the</w:t>
      </w:r>
      <w:r w:rsidRPr="002B73A8">
        <w:rPr>
          <w:spacing w:val="-1"/>
        </w:rPr>
        <w:t xml:space="preserve"> Microsoft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Microsoft’s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website.</w:t>
      </w:r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z w:val="24"/>
        </w:rPr>
        <w:t>Run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Microsoft</w:t>
      </w:r>
      <w:r w:rsidRPr="002B73A8">
        <w:rPr>
          <w:rFonts w:ascii="Times New Roman"/>
          <w:b/>
          <w:spacing w:val="-2"/>
          <w:sz w:val="24"/>
        </w:rPr>
        <w:t xml:space="preserve"> </w:t>
      </w:r>
      <w:r w:rsidRPr="002B73A8">
        <w:rPr>
          <w:rFonts w:ascii="Times New Roman"/>
          <w:b/>
          <w:sz w:val="24"/>
        </w:rPr>
        <w:t xml:space="preserve">WSE </w:t>
      </w:r>
      <w:r w:rsidRPr="002B73A8">
        <w:rPr>
          <w:rFonts w:ascii="Times New Roman"/>
          <w:b/>
          <w:spacing w:val="-1"/>
          <w:sz w:val="24"/>
        </w:rPr>
        <w:t>3.0.msi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2"/>
          <w:sz w:val="24"/>
        </w:rPr>
        <w:t>by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double-clicking</w:t>
      </w:r>
      <w:r w:rsidRPr="002B73A8">
        <w:rPr>
          <w:rFonts w:ascii="Times New Roman"/>
          <w:i/>
          <w:spacing w:val="-2"/>
          <w:sz w:val="24"/>
        </w:rPr>
        <w:t xml:space="preserve"> </w:t>
      </w:r>
      <w:r w:rsidRPr="002B73A8">
        <w:rPr>
          <w:rFonts w:ascii="Times New Roman"/>
          <w:sz w:val="24"/>
        </w:rPr>
        <w:t>it.</w:t>
      </w:r>
    </w:p>
    <w:p w:rsidR="00393CEF" w:rsidRPr="002B73A8" w:rsidRDefault="00DA3427">
      <w:pPr>
        <w:numPr>
          <w:ilvl w:val="0"/>
          <w:numId w:val="17"/>
        </w:numPr>
        <w:tabs>
          <w:tab w:val="left" w:pos="482"/>
        </w:tabs>
        <w:spacing w:before="129" w:line="278" w:lineRule="exact"/>
        <w:ind w:right="301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Download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button</w:t>
      </w:r>
      <w:r w:rsidRPr="002B73A8">
        <w:rPr>
          <w:rFonts w:ascii="Times New Roman" w:eastAsia="Times New Roman" w:hAnsi="Times New Roman" w:cs="Times New Roman"/>
          <w:spacing w:val="67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14: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3.0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File Download-Security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spacing w:line="278" w:lineRule="exact"/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75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1" wp14:editId="6FA528A2">
            <wp:extent cx="3867475" cy="2562225"/>
            <wp:effectExtent l="0" t="0" r="0" b="0"/>
            <wp:docPr id="31" name="image15.png" descr="Microsoft WSE 3.0 File Download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321" w:right="1024"/>
        <w:jc w:val="center"/>
        <w:rPr>
          <w:rFonts w:ascii="Arial" w:eastAsia="Arial" w:hAnsi="Arial" w:cs="Arial"/>
          <w:sz w:val="20"/>
          <w:szCs w:val="20"/>
        </w:rPr>
      </w:pPr>
      <w:bookmarkStart w:id="225" w:name="_bookmark55"/>
      <w:bookmarkStart w:id="226" w:name="_Toc420012699"/>
      <w:bookmarkEnd w:id="225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File Download-Security</w:t>
      </w:r>
      <w:r w:rsidR="00DA3427" w:rsidRPr="002B73A8">
        <w:rPr>
          <w:rFonts w:ascii="Arial"/>
          <w:b/>
          <w:spacing w:val="-4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Warning Window</w:t>
      </w:r>
      <w:bookmarkEnd w:id="226"/>
    </w:p>
    <w:p w:rsidR="00393CEF" w:rsidRPr="002B73A8" w:rsidRDefault="00DA3427">
      <w:pPr>
        <w:numPr>
          <w:ilvl w:val="0"/>
          <w:numId w:val="17"/>
        </w:numPr>
        <w:tabs>
          <w:tab w:val="left" w:pos="462"/>
        </w:tabs>
        <w:spacing w:before="126" w:line="278" w:lineRule="exact"/>
        <w:ind w:left="100" w:right="114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Explorer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click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Pr="002B73A8"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15: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3.0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Explorer-Security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30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3" wp14:editId="6FA528A4">
            <wp:extent cx="4438037" cy="2028825"/>
            <wp:effectExtent l="0" t="0" r="0" b="0"/>
            <wp:docPr id="33" name="image16.png" descr="Microsoft WSE 3.0 Internet Explorer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3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321" w:right="1024"/>
        <w:jc w:val="center"/>
        <w:rPr>
          <w:rFonts w:ascii="Arial" w:eastAsia="Arial" w:hAnsi="Arial" w:cs="Arial"/>
          <w:sz w:val="20"/>
          <w:szCs w:val="20"/>
        </w:rPr>
      </w:pPr>
      <w:bookmarkStart w:id="227" w:name="_bookmark56"/>
      <w:bookmarkStart w:id="228" w:name="_Toc420012700"/>
      <w:bookmarkEnd w:id="22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Internet Explorer-Security</w:t>
      </w:r>
      <w:r w:rsidR="00DA3427" w:rsidRPr="002B73A8">
        <w:rPr>
          <w:rFonts w:ascii="Arial"/>
          <w:b/>
          <w:spacing w:val="-4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Warning Window</w:t>
      </w:r>
      <w:bookmarkEnd w:id="228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62"/>
        </w:tabs>
        <w:spacing w:before="126" w:line="278" w:lineRule="exact"/>
        <w:ind w:left="100" w:right="298" w:firstLine="0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Microsoft WSE</w:t>
      </w:r>
      <w:r w:rsidRPr="002B73A8">
        <w:t xml:space="preserve"> 3.0 – </w:t>
      </w:r>
      <w:proofErr w:type="spellStart"/>
      <w:r w:rsidRPr="002B73A8">
        <w:rPr>
          <w:spacing w:val="-1"/>
        </w:rPr>
        <w:t>InstallShield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 displays,</w:t>
      </w:r>
      <w:r w:rsidRPr="002B73A8">
        <w:t xml:space="preserve"> click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Next</w:t>
      </w:r>
      <w:r w:rsidRPr="002B73A8">
        <w:rPr>
          <w:spacing w:val="-1"/>
        </w:rPr>
        <w:t>&gt;</w:t>
      </w:r>
      <w:r w:rsidRPr="002B73A8">
        <w:rPr>
          <w:spacing w:val="57"/>
        </w:rPr>
        <w:t xml:space="preserve"> </w:t>
      </w:r>
      <w:r w:rsidRPr="002B73A8">
        <w:t xml:space="preserve">button </w:t>
      </w:r>
      <w:r w:rsidRPr="002B73A8">
        <w:rPr>
          <w:spacing w:val="-1"/>
        </w:rPr>
        <w:t>(shown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 xml:space="preserve">16: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InstallShield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Wizard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Welcome</w:t>
      </w:r>
      <w:r w:rsidRPr="002B73A8"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line="278" w:lineRule="exact"/>
        <w:sectPr w:rsidR="00393CEF" w:rsidRPr="002B73A8">
          <w:pgSz w:w="12240" w:h="15840"/>
          <w:pgMar w:top="1360" w:right="164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9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5" wp14:editId="6FA528A6">
            <wp:extent cx="4229309" cy="3181350"/>
            <wp:effectExtent l="0" t="0" r="0" b="0"/>
            <wp:docPr id="35" name="image17.png" descr="Microsoft WSE 3.0 InstallShield Wizard Welcome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581" w:right="1405"/>
        <w:jc w:val="center"/>
        <w:rPr>
          <w:rFonts w:ascii="Arial" w:eastAsia="Arial" w:hAnsi="Arial" w:cs="Arial"/>
          <w:sz w:val="20"/>
          <w:szCs w:val="20"/>
        </w:rPr>
      </w:pPr>
      <w:bookmarkStart w:id="229" w:name="_bookmark57"/>
      <w:bookmarkStart w:id="230" w:name="_Toc420012701"/>
      <w:bookmarkEnd w:id="229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</w:t>
      </w:r>
      <w:proofErr w:type="spellStart"/>
      <w:r w:rsidR="00DA3427" w:rsidRPr="002B73A8">
        <w:rPr>
          <w:rFonts w:ascii="Arial"/>
          <w:b/>
          <w:spacing w:val="-1"/>
          <w:sz w:val="20"/>
        </w:rPr>
        <w:t>InstallShield</w:t>
      </w:r>
      <w:proofErr w:type="spellEnd"/>
      <w:r w:rsidR="00DA3427" w:rsidRPr="002B73A8">
        <w:rPr>
          <w:rFonts w:ascii="Arial"/>
          <w:b/>
          <w:spacing w:val="-1"/>
          <w:sz w:val="20"/>
        </w:rPr>
        <w:t xml:space="preserve"> Wizard Welcome Window</w:t>
      </w:r>
      <w:bookmarkEnd w:id="230"/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19" w:line="282" w:lineRule="exact"/>
        <w:ind w:right="98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“I</w:t>
      </w:r>
      <w:r w:rsidRPr="002B73A8">
        <w:rPr>
          <w:rFonts w:ascii="Courier New" w:eastAsia="Courier New" w:hAnsi="Courier New" w:cs="Courier New"/>
          <w:b/>
          <w:bCs/>
          <w:spacing w:val="-4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accept</w:t>
      </w:r>
      <w:r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terms</w:t>
      </w:r>
      <w:r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in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license</w:t>
      </w:r>
      <w:r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agreement”</w:t>
      </w:r>
      <w:r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checkbox,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illustrated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2B73A8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Figure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17: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Microsoft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3.0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License Agreement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window.</w:t>
      </w:r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2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DA3427">
      <w:pPr>
        <w:spacing w:line="200" w:lineRule="atLeast"/>
        <w:ind w:left="17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7" wp14:editId="6FA528A8">
            <wp:extent cx="3886410" cy="2924175"/>
            <wp:effectExtent l="0" t="0" r="0" b="0"/>
            <wp:docPr id="37" name="image18.png" descr="Microsoft WSE 3.0 License Agreemen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4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1581" w:right="1404"/>
        <w:jc w:val="center"/>
        <w:rPr>
          <w:rFonts w:ascii="Arial" w:eastAsia="Arial" w:hAnsi="Arial" w:cs="Arial"/>
          <w:sz w:val="20"/>
          <w:szCs w:val="20"/>
        </w:rPr>
      </w:pPr>
      <w:bookmarkStart w:id="231" w:name="_bookmark58"/>
      <w:bookmarkStart w:id="232" w:name="_Toc420012702"/>
      <w:bookmarkEnd w:id="231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License Agreement Window</w:t>
      </w:r>
      <w:bookmarkEnd w:id="232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80"/>
        </w:tabs>
        <w:spacing w:before="129" w:line="276" w:lineRule="exact"/>
        <w:ind w:right="407" w:firstLine="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Administrator</w:t>
      </w:r>
      <w:r w:rsidRPr="002B73A8">
        <w:rPr>
          <w:spacing w:val="-1"/>
        </w:rPr>
        <w:t>&gt;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radio</w:t>
      </w:r>
      <w:r w:rsidRPr="002B73A8">
        <w:t xml:space="preserve"> button, </w:t>
      </w:r>
      <w:r w:rsidRPr="002B73A8">
        <w:rPr>
          <w:spacing w:val="-1"/>
        </w:rPr>
        <w:t>as illustrated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18:</w:t>
      </w:r>
      <w:r w:rsidRPr="002B73A8">
        <w:rPr>
          <w:spacing w:val="-1"/>
        </w:rPr>
        <w:t xml:space="preserve"> Microsoft</w:t>
      </w:r>
      <w:r w:rsidRPr="002B73A8">
        <w:t xml:space="preserve"> WSE</w:t>
      </w:r>
      <w:r w:rsidRPr="002B73A8">
        <w:rPr>
          <w:spacing w:val="-1"/>
        </w:rPr>
        <w:t xml:space="preserve"> </w:t>
      </w:r>
      <w:r w:rsidRPr="002B73A8">
        <w:t>3.0</w:t>
      </w:r>
      <w:r w:rsidRPr="002B73A8">
        <w:rPr>
          <w:spacing w:val="47"/>
        </w:rPr>
        <w:t xml:space="preserve"> </w:t>
      </w:r>
      <w:proofErr w:type="spellStart"/>
      <w:r w:rsidRPr="002B73A8">
        <w:rPr>
          <w:spacing w:val="-1"/>
        </w:rPr>
        <w:t>InstallShield</w:t>
      </w:r>
      <w:proofErr w:type="spellEnd"/>
      <w:r w:rsidRPr="002B73A8"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window.\</w:t>
      </w:r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4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50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2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9" wp14:editId="6FA528AA">
            <wp:extent cx="4162632" cy="3133725"/>
            <wp:effectExtent l="0" t="0" r="0" b="0"/>
            <wp:docPr id="39" name="image19.png" descr="Microsoft WSE 3.0 InstallShield Wizard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63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023" w:right="1827"/>
        <w:jc w:val="center"/>
        <w:rPr>
          <w:rFonts w:ascii="Arial" w:eastAsia="Arial" w:hAnsi="Arial" w:cs="Arial"/>
          <w:sz w:val="20"/>
          <w:szCs w:val="20"/>
        </w:rPr>
      </w:pPr>
      <w:bookmarkStart w:id="233" w:name="_bookmark59"/>
      <w:bookmarkStart w:id="234" w:name="_Toc420012703"/>
      <w:bookmarkEnd w:id="233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</w:t>
      </w:r>
      <w:proofErr w:type="spellStart"/>
      <w:r w:rsidR="00DA3427" w:rsidRPr="002B73A8">
        <w:rPr>
          <w:rFonts w:ascii="Arial"/>
          <w:b/>
          <w:spacing w:val="-1"/>
          <w:sz w:val="20"/>
        </w:rPr>
        <w:t>InstallShield</w:t>
      </w:r>
      <w:proofErr w:type="spellEnd"/>
      <w:r w:rsidR="00DA3427" w:rsidRPr="002B73A8">
        <w:rPr>
          <w:rFonts w:ascii="Arial"/>
          <w:b/>
          <w:spacing w:val="-1"/>
          <w:sz w:val="20"/>
        </w:rPr>
        <w:t xml:space="preserve"> Wizard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234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60"/>
        </w:tabs>
        <w:spacing w:before="124"/>
        <w:ind w:left="46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Install</w:t>
      </w:r>
      <w:r w:rsidRPr="002B73A8">
        <w:rPr>
          <w:spacing w:val="-1"/>
        </w:rPr>
        <w:t>&gt;</w:t>
      </w:r>
      <w:r w:rsidRPr="002B73A8">
        <w:rPr>
          <w:spacing w:val="-10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19: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DA3427">
      <w:pPr>
        <w:spacing w:line="200" w:lineRule="atLeast"/>
        <w:ind w:left="160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B" wp14:editId="6FA528AC">
            <wp:extent cx="4057860" cy="3048000"/>
            <wp:effectExtent l="0" t="0" r="0" b="0"/>
            <wp:docPr id="41" name="image20.png" descr="Microsoft WSE 3.0 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023" w:right="1825"/>
        <w:jc w:val="center"/>
        <w:rPr>
          <w:rFonts w:ascii="Arial" w:eastAsia="Arial" w:hAnsi="Arial" w:cs="Arial"/>
          <w:sz w:val="20"/>
          <w:szCs w:val="20"/>
        </w:rPr>
      </w:pPr>
      <w:bookmarkStart w:id="235" w:name="_bookmark60"/>
      <w:bookmarkStart w:id="236" w:name="_Toc420012704"/>
      <w:bookmarkEnd w:id="235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Installation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236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60"/>
        </w:tabs>
        <w:spacing w:before="126"/>
        <w:ind w:left="46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Finish</w:t>
      </w:r>
      <w:r w:rsidRPr="002B73A8">
        <w:rPr>
          <w:spacing w:val="-1"/>
        </w:rPr>
        <w:t>&gt;</w:t>
      </w:r>
      <w:r w:rsidRPr="002B73A8">
        <w:rPr>
          <w:spacing w:val="-9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20: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Completion</w:t>
      </w:r>
      <w:r w:rsidRPr="002B73A8"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ectPr w:rsidR="00393CEF" w:rsidRPr="002B73A8">
          <w:pgSz w:w="12240" w:h="15840"/>
          <w:pgMar w:top="1360" w:right="154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17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AD" wp14:editId="6FA528AE">
            <wp:extent cx="4629358" cy="3486150"/>
            <wp:effectExtent l="0" t="0" r="0" b="0"/>
            <wp:docPr id="43" name="image21.png" descr="Microsoft WSE 3.0 Comple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35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432"/>
        <w:rPr>
          <w:rFonts w:ascii="Arial" w:eastAsia="Arial" w:hAnsi="Arial" w:cs="Arial"/>
          <w:sz w:val="20"/>
          <w:szCs w:val="20"/>
        </w:rPr>
      </w:pPr>
      <w:bookmarkStart w:id="237" w:name="_bookmark61"/>
      <w:bookmarkStart w:id="238" w:name="_Toc420012705"/>
      <w:bookmarkEnd w:id="23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Completion </w:t>
      </w:r>
      <w:r w:rsidR="00DA3427" w:rsidRPr="002B73A8">
        <w:rPr>
          <w:rFonts w:ascii="Arial"/>
          <w:b/>
          <w:spacing w:val="-2"/>
          <w:sz w:val="20"/>
        </w:rPr>
        <w:t>Window</w:t>
      </w:r>
      <w:bookmarkEnd w:id="238"/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20"/>
        <w:ind w:left="1020"/>
        <w:rPr>
          <w:b w:val="0"/>
          <w:bCs w:val="0"/>
        </w:rPr>
      </w:pPr>
      <w:bookmarkStart w:id="239" w:name="6.7._Install_SQL_Server"/>
      <w:bookmarkStart w:id="240" w:name="_bookmark62"/>
      <w:bookmarkEnd w:id="239"/>
      <w:bookmarkEnd w:id="240"/>
      <w:r w:rsidRPr="002B73A8">
        <w:rPr>
          <w:spacing w:val="-1"/>
        </w:rPr>
        <w:t>Install</w:t>
      </w:r>
      <w:r w:rsidRPr="002B73A8">
        <w:rPr>
          <w:spacing w:val="-10"/>
        </w:rPr>
        <w:t xml:space="preserve"> </w:t>
      </w:r>
      <w:r w:rsidRPr="002B73A8">
        <w:rPr>
          <w:spacing w:val="1"/>
        </w:rPr>
        <w:t>SQL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spacing w:before="117"/>
        <w:ind w:left="119" w:right="211"/>
      </w:pP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Microsoft</w:t>
      </w:r>
      <w:r w:rsidRPr="002B73A8">
        <w:t xml:space="preserve"> </w:t>
      </w:r>
      <w:r w:rsidRPr="002B73A8">
        <w:rPr>
          <w:spacing w:val="-1"/>
        </w:rPr>
        <w:t>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del w:id="241" w:author="Subbaraman, Padma (VETS)" w:date="2016-09-13T10:51:00Z">
        <w:r w:rsidRPr="002B73A8" w:rsidDel="009179B5">
          <w:rPr>
            <w:spacing w:val="1"/>
          </w:rPr>
          <w:delText>2005</w:delText>
        </w:r>
      </w:del>
      <w:r w:rsidRPr="002B73A8">
        <w:rPr>
          <w:spacing w:val="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3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software </w:t>
      </w:r>
      <w:r w:rsidRPr="002B73A8">
        <w:rPr>
          <w:spacing w:val="1"/>
        </w:rPr>
        <w:t>only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database server</w:t>
      </w:r>
      <w:r w:rsidRPr="002B73A8">
        <w:rPr>
          <w:spacing w:val="-1"/>
        </w:rPr>
        <w:t>,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applying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both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2"/>
        </w:rPr>
        <w:t>and</w:t>
      </w:r>
      <w:r w:rsidRPr="002B73A8">
        <w:t xml:space="preserve"> </w:t>
      </w:r>
      <w:r w:rsidRPr="002B73A8">
        <w:rPr>
          <w:spacing w:val="-1"/>
        </w:rPr>
        <w:t>local</w:t>
      </w:r>
      <w:r w:rsidRPr="002B73A8">
        <w:t xml:space="preserve"> </w:t>
      </w:r>
      <w:r w:rsidRPr="002B73A8">
        <w:rPr>
          <w:spacing w:val="-1"/>
        </w:rPr>
        <w:t>best practices.</w:t>
      </w:r>
    </w:p>
    <w:p w:rsidR="00393CEF" w:rsidRPr="002B73A8" w:rsidRDefault="00DA3427">
      <w:pPr>
        <w:pStyle w:val="BodyText"/>
        <w:ind w:left="119" w:right="51"/>
      </w:pP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service packs</w:t>
      </w:r>
      <w:r w:rsidRPr="002B73A8">
        <w:t xml:space="preserve"> </w:t>
      </w:r>
      <w:del w:id="242" w:author="Subbaraman, Padma (VETS)" w:date="2016-09-13T10:51:00Z">
        <w:r w:rsidRPr="002B73A8" w:rsidDel="009179B5">
          <w:rPr>
            <w:spacing w:val="-1"/>
          </w:rPr>
          <w:delText>through</w:delText>
        </w:r>
        <w:r w:rsidRPr="002B73A8" w:rsidDel="009179B5">
          <w:delText xml:space="preserve"> SP 3 </w:delText>
        </w:r>
      </w:del>
      <w:r w:rsidRPr="002B73A8">
        <w:rPr>
          <w:spacing w:val="-1"/>
        </w:rPr>
        <w:t>are required;</w:t>
      </w:r>
      <w:r w:rsidRPr="002B73A8">
        <w:t xml:space="preserve"> </w:t>
      </w:r>
      <w:r w:rsidRPr="002B73A8">
        <w:rPr>
          <w:spacing w:val="-1"/>
        </w:rPr>
        <w:t>additional</w:t>
      </w:r>
      <w:r w:rsidRPr="002B73A8">
        <w:t xml:space="preserve"> </w:t>
      </w:r>
      <w:r w:rsidRPr="002B73A8">
        <w:rPr>
          <w:spacing w:val="-1"/>
        </w:rPr>
        <w:t>service</w:t>
      </w:r>
      <w:r w:rsidRPr="002B73A8">
        <w:rPr>
          <w:spacing w:val="-3"/>
        </w:rPr>
        <w:t xml:space="preserve"> </w:t>
      </w:r>
      <w:r w:rsidRPr="002B73A8">
        <w:t>packs or</w:t>
      </w:r>
      <w:r w:rsidRPr="002B73A8">
        <w:rPr>
          <w:spacing w:val="-1"/>
        </w:rPr>
        <w:t xml:space="preserve"> patches</w:t>
      </w:r>
      <w:r w:rsidRPr="002B73A8">
        <w:t xml:space="preserve"> may</w:t>
      </w:r>
      <w:r w:rsidRPr="002B73A8">
        <w:rPr>
          <w:spacing w:val="-5"/>
        </w:rPr>
        <w:t xml:space="preserve"> </w:t>
      </w:r>
      <w:r w:rsidRPr="002B73A8">
        <w:t>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installed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subsequent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testing,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accordance with</w:t>
      </w:r>
      <w:r w:rsidRPr="002B73A8">
        <w:t xml:space="preserve"> </w:t>
      </w:r>
      <w:r w:rsidRPr="002B73A8">
        <w:rPr>
          <w:spacing w:val="-1"/>
        </w:rPr>
        <w:t>local</w:t>
      </w:r>
      <w:r w:rsidRPr="002B73A8">
        <w:t xml:space="preserve"> best </w:t>
      </w:r>
      <w:r w:rsidRPr="002B73A8">
        <w:rPr>
          <w:spacing w:val="-1"/>
        </w:rPr>
        <w:t>practices.</w:t>
      </w:r>
    </w:p>
    <w:p w:rsidR="00393CEF" w:rsidRPr="002B73A8" w:rsidRDefault="00DA3427">
      <w:pPr>
        <w:pStyle w:val="BodyText"/>
        <w:ind w:left="119" w:right="51"/>
      </w:pP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production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databases</w:t>
      </w:r>
      <w:r w:rsidRPr="002B73A8">
        <w:t xml:space="preserve"> </w:t>
      </w:r>
      <w:r w:rsidRPr="002B73A8">
        <w:rPr>
          <w:spacing w:val="-1"/>
        </w:rPr>
        <w:t>should</w:t>
      </w:r>
      <w:r w:rsidRPr="002B73A8">
        <w:t xml:space="preserve"> be</w:t>
      </w:r>
      <w:r w:rsidRPr="002B73A8">
        <w:rPr>
          <w:spacing w:val="-1"/>
        </w:rPr>
        <w:t xml:space="preserve"> run</w:t>
      </w:r>
      <w:r w:rsidRPr="002B73A8">
        <w:t xml:space="preserve"> in </w:t>
      </w:r>
      <w:r w:rsidRPr="002B73A8">
        <w:rPr>
          <w:spacing w:val="-2"/>
        </w:rPr>
        <w:t>Simple</w:t>
      </w:r>
      <w:r w:rsidRPr="002B73A8">
        <w:rPr>
          <w:spacing w:val="-1"/>
        </w:rPr>
        <w:t xml:space="preserve"> </w:t>
      </w:r>
      <w:r w:rsidRPr="002B73A8">
        <w:t>Recovery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mode,</w:t>
      </w:r>
      <w:r w:rsidRPr="002B73A8">
        <w:t xml:space="preserve"> to enable </w:t>
      </w:r>
      <w:r w:rsidRPr="002B73A8">
        <w:rPr>
          <w:spacing w:val="-1"/>
        </w:rPr>
        <w:t>replication</w:t>
      </w:r>
      <w:r w:rsidRPr="002B73A8">
        <w:t xml:space="preserve"> to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function,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to </w:t>
      </w:r>
      <w:r w:rsidRPr="002B73A8">
        <w:rPr>
          <w:spacing w:val="-1"/>
        </w:rPr>
        <w:t xml:space="preserve">maximize </w:t>
      </w:r>
      <w:r w:rsidRPr="002B73A8">
        <w:t>the</w:t>
      </w:r>
      <w:r w:rsidRPr="002B73A8">
        <w:rPr>
          <w:spacing w:val="-1"/>
        </w:rPr>
        <w:t xml:space="preserve"> recoverability</w:t>
      </w:r>
      <w:r w:rsidRPr="002B73A8">
        <w:rPr>
          <w:spacing w:val="-5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databases.</w:t>
      </w:r>
      <w:r w:rsidRPr="002B73A8">
        <w:t xml:space="preserve"> </w:t>
      </w:r>
      <w:r w:rsidRPr="002B73A8">
        <w:rPr>
          <w:spacing w:val="-2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environments,</w:t>
      </w:r>
      <w:r w:rsidRPr="002B73A8">
        <w:rPr>
          <w:spacing w:val="107"/>
        </w:rPr>
        <w:t xml:space="preserve"> </w:t>
      </w:r>
      <w:r w:rsidRPr="002B73A8">
        <w:t>any</w:t>
      </w:r>
      <w:r w:rsidRPr="002B73A8">
        <w:rPr>
          <w:spacing w:val="-3"/>
        </w:rPr>
        <w:t xml:space="preserve"> </w:t>
      </w:r>
      <w:r w:rsidRPr="002B73A8">
        <w:t>recovery</w:t>
      </w:r>
      <w:r w:rsidRPr="002B73A8">
        <w:rPr>
          <w:spacing w:val="-5"/>
        </w:rPr>
        <w:t xml:space="preserve"> </w:t>
      </w:r>
      <w:r w:rsidRPr="002B73A8">
        <w:t>mode</w:t>
      </w:r>
      <w:r w:rsidRPr="002B73A8">
        <w:rPr>
          <w:spacing w:val="-1"/>
        </w:rPr>
        <w:t xml:space="preserve"> </w:t>
      </w:r>
      <w:r w:rsidRPr="002B73A8">
        <w:t xml:space="preserve">is </w:t>
      </w:r>
      <w:r w:rsidRPr="002B73A8">
        <w:rPr>
          <w:spacing w:val="-1"/>
        </w:rPr>
        <w:t>acceptable,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simple</w:t>
      </w:r>
      <w:r w:rsidRPr="002B73A8">
        <w:rPr>
          <w:spacing w:val="-1"/>
        </w:rPr>
        <w:t xml:space="preserve"> </w:t>
      </w:r>
      <w:r w:rsidRPr="002B73A8">
        <w:t xml:space="preserve">recovery </w:t>
      </w:r>
      <w:r w:rsidRPr="002B73A8">
        <w:rPr>
          <w:spacing w:val="-1"/>
        </w:rPr>
        <w:t>mode</w:t>
      </w:r>
      <w:r w:rsidRPr="002B73A8">
        <w:t xml:space="preserve"> is </w:t>
      </w:r>
      <w:r w:rsidRPr="002B73A8">
        <w:rPr>
          <w:spacing w:val="-1"/>
        </w:rPr>
        <w:t>encouraged</w:t>
      </w:r>
      <w:r w:rsidRPr="002B73A8">
        <w:t xml:space="preserve"> </w:t>
      </w:r>
      <w:r w:rsidRPr="002B73A8">
        <w:rPr>
          <w:spacing w:val="-1"/>
        </w:rPr>
        <w:t>for development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 xml:space="preserve">QA </w:t>
      </w:r>
      <w:r w:rsidRPr="002B73A8">
        <w:t>testing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environments</w:t>
      </w:r>
      <w:r w:rsidRPr="002B73A8">
        <w:t xml:space="preserve"> due</w:t>
      </w:r>
      <w:r w:rsidRPr="002B73A8">
        <w:rPr>
          <w:spacing w:val="-1"/>
        </w:rPr>
        <w:t xml:space="preserve"> </w:t>
      </w:r>
      <w:r w:rsidRPr="002B73A8">
        <w:t>to ease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1"/>
        </w:rPr>
        <w:t xml:space="preserve"> administration.</w:t>
      </w:r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left="1020"/>
        <w:rPr>
          <w:b w:val="0"/>
          <w:bCs w:val="0"/>
        </w:rPr>
      </w:pPr>
      <w:bookmarkStart w:id="243" w:name="6.8._Download_all_SQL_Server_Patches"/>
      <w:bookmarkStart w:id="244" w:name="_bookmark63"/>
      <w:bookmarkEnd w:id="243"/>
      <w:bookmarkEnd w:id="244"/>
      <w:r w:rsidRPr="002B73A8">
        <w:rPr>
          <w:spacing w:val="-1"/>
        </w:rPr>
        <w:t>Download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all</w:t>
      </w:r>
      <w:r w:rsidRPr="002B73A8">
        <w:rPr>
          <w:spacing w:val="-4"/>
        </w:rPr>
        <w:t xml:space="preserve"> </w:t>
      </w:r>
      <w:r w:rsidRPr="002B73A8">
        <w:t>SQL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Patches</w:t>
      </w:r>
    </w:p>
    <w:p w:rsidR="00393CEF" w:rsidRPr="002B73A8" w:rsidRDefault="00DA3427">
      <w:pPr>
        <w:spacing w:before="118"/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This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applies </w:t>
      </w:r>
      <w:r w:rsidRPr="002B73A8">
        <w:rPr>
          <w:rFonts w:ascii="Times New Roman"/>
          <w:sz w:val="24"/>
        </w:rPr>
        <w:t>to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 xml:space="preserve">database server </w:t>
      </w:r>
      <w:r w:rsidRPr="002B73A8">
        <w:rPr>
          <w:rFonts w:ascii="Times New Roman"/>
          <w:spacing w:val="-1"/>
          <w:sz w:val="24"/>
        </w:rPr>
        <w:t>only.</w:t>
      </w:r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right="1253" w:hanging="908"/>
        <w:rPr>
          <w:b w:val="0"/>
          <w:bCs w:val="0"/>
        </w:rPr>
      </w:pPr>
      <w:bookmarkStart w:id="245" w:name="6.9._Restore_the_Appropriate_Databases_f"/>
      <w:bookmarkStart w:id="246" w:name="_bookmark64"/>
      <w:bookmarkEnd w:id="245"/>
      <w:bookmarkEnd w:id="246"/>
      <w:r w:rsidRPr="002B73A8">
        <w:rPr>
          <w:spacing w:val="-1"/>
        </w:rPr>
        <w:t>Restore</w:t>
      </w:r>
      <w:r w:rsidRPr="002B73A8">
        <w:rPr>
          <w:spacing w:val="-13"/>
        </w:rPr>
        <w:t xml:space="preserve"> </w:t>
      </w:r>
      <w:r w:rsidRPr="002B73A8">
        <w:t>the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Appropriate</w:t>
      </w:r>
      <w:r w:rsidRPr="002B73A8">
        <w:rPr>
          <w:spacing w:val="-19"/>
        </w:rPr>
        <w:t xml:space="preserve"> </w:t>
      </w:r>
      <w:r w:rsidRPr="002B73A8">
        <w:t>Databases</w:t>
      </w:r>
      <w:r w:rsidRPr="002B73A8">
        <w:rPr>
          <w:spacing w:val="-16"/>
        </w:rPr>
        <w:t xml:space="preserve"> </w:t>
      </w:r>
      <w:r w:rsidRPr="002B73A8">
        <w:t>for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5"/>
        </w:rPr>
        <w:t xml:space="preserve"> </w:t>
      </w:r>
      <w:r w:rsidRPr="002B73A8">
        <w:t>NUMI</w:t>
      </w:r>
      <w:r w:rsidRPr="002B73A8">
        <w:rPr>
          <w:spacing w:val="29"/>
        </w:rPr>
        <w:t xml:space="preserve"> </w:t>
      </w:r>
      <w:r w:rsidRPr="002B73A8">
        <w:rPr>
          <w:spacing w:val="-1"/>
        </w:rPr>
        <w:t>Application</w:t>
      </w:r>
    </w:p>
    <w:p w:rsidR="00393CEF" w:rsidRPr="002B73A8" w:rsidRDefault="00DA3427">
      <w:pPr>
        <w:spacing w:before="117"/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This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applies </w:t>
      </w:r>
      <w:r w:rsidRPr="002B73A8">
        <w:rPr>
          <w:rFonts w:ascii="Times New Roman"/>
          <w:sz w:val="24"/>
        </w:rPr>
        <w:t>to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 xml:space="preserve">database server </w:t>
      </w:r>
      <w:r w:rsidRPr="002B73A8">
        <w:rPr>
          <w:rFonts w:ascii="Times New Roman"/>
          <w:spacing w:val="-1"/>
          <w:sz w:val="24"/>
        </w:rPr>
        <w:t>only.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 xml:space="preserve">Follow </w:t>
      </w:r>
      <w:r w:rsidRPr="002B73A8">
        <w:t>the</w:t>
      </w:r>
      <w:r w:rsidRPr="002B73A8">
        <w:rPr>
          <w:spacing w:val="-1"/>
        </w:rPr>
        <w:t xml:space="preserve"> instructions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t xml:space="preserve"> 5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Components.</w:t>
      </w:r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left="1020"/>
        <w:rPr>
          <w:b w:val="0"/>
          <w:bCs w:val="0"/>
        </w:rPr>
      </w:pPr>
      <w:bookmarkStart w:id="247" w:name="6.10._Installing_NUMI_Exchange_on_Server"/>
      <w:bookmarkStart w:id="248" w:name="_bookmark65"/>
      <w:bookmarkEnd w:id="247"/>
      <w:bookmarkEnd w:id="248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-17"/>
        </w:rPr>
        <w:t xml:space="preserve"> </w:t>
      </w:r>
      <w:r w:rsidRPr="002B73A8">
        <w:rPr>
          <w:spacing w:val="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del w:id="249" w:author="Subbaraman, Padma (VETS)" w:date="2016-09-13T10:51:00Z">
        <w:r w:rsidRPr="002B73A8" w:rsidDel="009179B5">
          <w:delText>2008</w:delText>
        </w:r>
        <w:r w:rsidRPr="002B73A8" w:rsidDel="009179B5">
          <w:rPr>
            <w:spacing w:val="-8"/>
          </w:rPr>
          <w:delText xml:space="preserve"> </w:delText>
        </w:r>
        <w:r w:rsidRPr="002B73A8" w:rsidDel="009179B5">
          <w:delText>R2</w:delText>
        </w:r>
      </w:del>
    </w:p>
    <w:p w:rsidR="00393CEF" w:rsidRPr="002B73A8" w:rsidRDefault="00DA3427">
      <w:pPr>
        <w:pStyle w:val="BodyText"/>
        <w:spacing w:before="125" w:line="242" w:lineRule="auto"/>
        <w:ind w:left="119" w:right="211" w:firstLine="33"/>
        <w:rPr>
          <w:rFonts w:cs="Times New Roman"/>
        </w:rPr>
      </w:pPr>
      <w:r w:rsidRPr="002B73A8">
        <w:rPr>
          <w:noProof/>
        </w:rPr>
        <w:drawing>
          <wp:inline distT="0" distB="0" distL="0" distR="0" wp14:anchorId="6FA528AF" wp14:editId="6FA528B0">
            <wp:extent cx="230504" cy="230495"/>
            <wp:effectExtent l="0" t="0" r="0" b="0"/>
            <wp:docPr id="45" name="image22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4" cy="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spacing w:val="-1"/>
          <w:position w:val="1"/>
        </w:rPr>
        <w:t xml:space="preserve">Before </w:t>
      </w:r>
      <w:r w:rsidRPr="002B73A8">
        <w:rPr>
          <w:position w:val="1"/>
        </w:rPr>
        <w:t xml:space="preserve">doing this, </w:t>
      </w:r>
      <w:r w:rsidRPr="002B73A8">
        <w:rPr>
          <w:spacing w:val="-1"/>
          <w:position w:val="1"/>
        </w:rPr>
        <w:t>you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must</w:t>
      </w:r>
      <w:r w:rsidRPr="002B73A8">
        <w:rPr>
          <w:spacing w:val="4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 backup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copy of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4"/>
          <w:position w:val="1"/>
        </w:rPr>
        <w:t xml:space="preserve"> </w:t>
      </w:r>
      <w:proofErr w:type="spellStart"/>
      <w:r w:rsidRPr="002B73A8">
        <w:rPr>
          <w:position w:val="1"/>
        </w:rPr>
        <w:t>web.config</w:t>
      </w:r>
      <w:proofErr w:type="spellEnd"/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file (if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an</w:t>
      </w:r>
      <w:r w:rsidRPr="002B73A8">
        <w:rPr>
          <w:spacing w:val="36"/>
          <w:position w:val="1"/>
        </w:rPr>
        <w:t xml:space="preserve"> </w:t>
      </w:r>
      <w:r w:rsidRPr="002B73A8">
        <w:t xml:space="preserve">upgrade).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2"/>
        </w:rPr>
        <w:t>may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be</w:t>
      </w:r>
      <w:r w:rsidRPr="002B73A8">
        <w:rPr>
          <w:spacing w:val="-1"/>
        </w:rPr>
        <w:t xml:space="preserve"> extracted</w:t>
      </w:r>
      <w:r w:rsidRPr="002B73A8">
        <w:rPr>
          <w:spacing w:val="1"/>
        </w:rPr>
        <w:t xml:space="preserve"> </w:t>
      </w:r>
      <w:r w:rsidRPr="002B73A8">
        <w:t>from</w:t>
      </w:r>
      <w:r w:rsidRPr="002B73A8">
        <w:rPr>
          <w:spacing w:val="-5"/>
        </w:rPr>
        <w:t xml:space="preserve"> </w:t>
      </w:r>
      <w:r w:rsidRPr="002B73A8">
        <w:t>this in the</w:t>
      </w:r>
      <w:r w:rsidRPr="002B73A8">
        <w:rPr>
          <w:spacing w:val="-1"/>
        </w:rPr>
        <w:t xml:space="preserve"> future</w:t>
      </w:r>
      <w:r w:rsidRPr="002B73A8">
        <w:rPr>
          <w:i/>
          <w:spacing w:val="-1"/>
        </w:rPr>
        <w:t>.</w:t>
      </w:r>
    </w:p>
    <w:p w:rsidR="00393CEF" w:rsidRPr="002B73A8" w:rsidRDefault="00393CEF">
      <w:pPr>
        <w:spacing w:line="242" w:lineRule="auto"/>
        <w:rPr>
          <w:rFonts w:ascii="Times New Roman" w:eastAsia="Times New Roman" w:hAnsi="Times New Roman" w:cs="Times New Roman"/>
        </w:rPr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:rsidR="00393CEF" w:rsidRPr="002B73A8" w:rsidRDefault="00393CEF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9"/>
        </w:numPr>
        <w:tabs>
          <w:tab w:val="left" w:pos="1199"/>
          <w:tab w:val="left" w:pos="1200"/>
        </w:tabs>
        <w:spacing w:before="225"/>
        <w:ind w:hanging="1079"/>
        <w:rPr>
          <w:b w:val="0"/>
          <w:bCs w:val="0"/>
        </w:rPr>
      </w:pPr>
      <w:bookmarkStart w:id="250" w:name="6.10.1._Unzip/Install_NUMI_Exchange_Dist"/>
      <w:bookmarkStart w:id="251" w:name="_bookmark66"/>
      <w:bookmarkEnd w:id="250"/>
      <w:bookmarkEnd w:id="251"/>
      <w:r w:rsidRPr="002B73A8">
        <w:rPr>
          <w:spacing w:val="-1"/>
        </w:rPr>
        <w:t>Unzip/Install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NUMI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Distribution</w:t>
      </w:r>
    </w:p>
    <w:p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spacing w:before="117"/>
        <w:ind w:right="642" w:firstLine="0"/>
      </w:pPr>
      <w:r w:rsidRPr="002B73A8">
        <w:rPr>
          <w:spacing w:val="-1"/>
        </w:rPr>
        <w:t>Using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>Explorer,</w:t>
      </w:r>
      <w:r w:rsidRPr="002B73A8">
        <w:t xml:space="preserve"> </w:t>
      </w:r>
      <w:r w:rsidRPr="002B73A8">
        <w:rPr>
          <w:spacing w:val="-1"/>
        </w:rPr>
        <w:t xml:space="preserve">create the </w:t>
      </w:r>
      <w:proofErr w:type="spellStart"/>
      <w:r w:rsidRPr="002B73A8">
        <w:rPr>
          <w:b/>
          <w:spacing w:val="-1"/>
        </w:rPr>
        <w:t>NumiExchange</w:t>
      </w:r>
      <w:proofErr w:type="spellEnd"/>
      <w:r w:rsidRPr="002B73A8">
        <w:rPr>
          <w:b/>
          <w:spacing w:val="-1"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on the</w:t>
      </w:r>
      <w:r w:rsidRPr="002B73A8">
        <w:rPr>
          <w:spacing w:val="1"/>
        </w:rPr>
        <w:t xml:space="preserve"> </w:t>
      </w:r>
      <w:r w:rsidRPr="002B73A8">
        <w:t>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drive,</w:t>
      </w:r>
      <w:r w:rsidRPr="002B73A8">
        <w:rPr>
          <w:spacing w:val="1"/>
        </w:rPr>
        <w:t xml:space="preserve"> </w:t>
      </w:r>
      <w:r w:rsidRPr="002B73A8">
        <w:t>if</w:t>
      </w:r>
      <w:r w:rsidRPr="002B73A8">
        <w:rPr>
          <w:spacing w:val="-1"/>
        </w:rPr>
        <w:t xml:space="preserve"> available;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 xml:space="preserve">otherwise </w:t>
      </w:r>
      <w:r w:rsidRPr="002B73A8">
        <w:t>create</w:t>
      </w:r>
      <w:r w:rsidRPr="002B73A8">
        <w:rPr>
          <w:spacing w:val="-1"/>
        </w:rPr>
        <w:t xml:space="preserve"> </w:t>
      </w:r>
      <w:r w:rsidRPr="002B73A8">
        <w:t>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C </w:t>
      </w:r>
      <w:r w:rsidRPr="002B73A8">
        <w:rPr>
          <w:spacing w:val="-1"/>
        </w:rPr>
        <w:t>drive.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D:\NumiExchange</w:t>
      </w:r>
    </w:p>
    <w:p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ind w:left="480"/>
      </w:pPr>
      <w:r w:rsidRPr="002B73A8">
        <w:t xml:space="preserve">Unzip </w:t>
      </w: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files </w:t>
      </w:r>
      <w:r w:rsidRPr="002B73A8">
        <w:t xml:space="preserve">into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NumiExchange</w:t>
      </w:r>
      <w:proofErr w:type="spellEnd"/>
      <w:r w:rsidRPr="002B73A8">
        <w:t xml:space="preserve"> </w:t>
      </w:r>
      <w:r w:rsidRPr="002B73A8">
        <w:rPr>
          <w:spacing w:val="-1"/>
        </w:rPr>
        <w:t>folder created</w:t>
      </w:r>
      <w:r w:rsidRPr="002B73A8">
        <w:t xml:space="preserve"> </w:t>
      </w:r>
      <w:r w:rsidRPr="002B73A8">
        <w:rPr>
          <w:spacing w:val="-1"/>
        </w:rPr>
        <w:t>above.</w:t>
      </w:r>
    </w:p>
    <w:p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ind w:right="293" w:firstLine="0"/>
      </w:pPr>
      <w:r w:rsidRPr="002B73A8">
        <w:rPr>
          <w:spacing w:val="-1"/>
        </w:rPr>
        <w:t>Update the application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Exchange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</w:t>
      </w:r>
      <w:r w:rsidRPr="002B73A8">
        <w:t xml:space="preserve"> the</w:t>
      </w:r>
      <w:r w:rsidRPr="002B73A8">
        <w:rPr>
          <w:spacing w:val="73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created</w:t>
      </w:r>
      <w:r w:rsidRPr="002B73A8">
        <w:t xml:space="preserve"> </w:t>
      </w:r>
      <w:r w:rsidRPr="002B73A8">
        <w:rPr>
          <w:spacing w:val="-1"/>
        </w:rPr>
        <w:t>above.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Typically,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would</w:t>
      </w:r>
      <w:r w:rsidRPr="002B73A8">
        <w:t xml:space="preserve"> involve</w:t>
      </w:r>
      <w:r w:rsidRPr="002B73A8">
        <w:rPr>
          <w:spacing w:val="-1"/>
        </w:rPr>
        <w:t xml:space="preserve"> updating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 xml:space="preserve">database </w:t>
      </w:r>
      <w:r w:rsidRPr="002B73A8">
        <w:rPr>
          <w:spacing w:val="-1"/>
        </w:rPr>
        <w:t>connection</w:t>
      </w:r>
      <w:r w:rsidRPr="002B73A8">
        <w:t xml:space="preserve"> </w:t>
      </w:r>
      <w:r w:rsidRPr="002B73A8">
        <w:rPr>
          <w:spacing w:val="-1"/>
        </w:rPr>
        <w:t>string.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9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52" w:name="6.10.2._NUMI_Exchange_Web_Site_Configura"/>
      <w:bookmarkStart w:id="253" w:name="_bookmark67"/>
      <w:bookmarkEnd w:id="252"/>
      <w:bookmarkEnd w:id="253"/>
      <w:r w:rsidRPr="002B73A8">
        <w:rPr>
          <w:spacing w:val="-1"/>
        </w:rPr>
        <w:t>NUMI</w:t>
      </w:r>
      <w:r w:rsidRPr="002B73A8">
        <w:rPr>
          <w:spacing w:val="-12"/>
        </w:rPr>
        <w:t xml:space="preserve"> </w:t>
      </w:r>
      <w:r w:rsidRPr="002B73A8">
        <w:t>Exchange</w:t>
      </w:r>
      <w:r w:rsidRPr="002B73A8">
        <w:rPr>
          <w:spacing w:val="-12"/>
        </w:rPr>
        <w:t xml:space="preserve"> </w:t>
      </w:r>
      <w:r w:rsidRPr="002B73A8">
        <w:t>Web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Manager,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a</w:t>
      </w:r>
      <w:r w:rsidRPr="002B73A8">
        <w:rPr>
          <w:spacing w:val="-1"/>
        </w:rPr>
        <w:t xml:space="preserve"> new </w:t>
      </w:r>
      <w:r w:rsidRPr="002B73A8">
        <w:t>web site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 xml:space="preserve">the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21: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69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web </w:t>
      </w:r>
      <w:r w:rsidRPr="002B73A8">
        <w:rPr>
          <w:spacing w:val="-1"/>
        </w:rPr>
        <w:t>site.</w:t>
      </w:r>
    </w:p>
    <w:p w:rsidR="00393CEF" w:rsidRPr="002B73A8" w:rsidRDefault="00393CEF">
      <w:pPr>
        <w:sectPr w:rsidR="00393CEF" w:rsidRPr="002B73A8">
          <w:pgSz w:w="12240" w:h="15840"/>
          <w:pgMar w:top="1500" w:right="134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63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1" wp14:editId="6FA528B2">
            <wp:extent cx="4011177" cy="3930586"/>
            <wp:effectExtent l="0" t="0" r="0" b="0"/>
            <wp:docPr id="47" name="image23.png" descr="Add NUMI Exchang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77" cy="39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83" w:right="2523"/>
        <w:jc w:val="center"/>
        <w:rPr>
          <w:rFonts w:ascii="Arial" w:eastAsia="Arial" w:hAnsi="Arial" w:cs="Arial"/>
          <w:sz w:val="20"/>
          <w:szCs w:val="20"/>
        </w:rPr>
      </w:pPr>
      <w:bookmarkStart w:id="254" w:name="_bookmark68"/>
      <w:bookmarkStart w:id="255" w:name="_Toc420012706"/>
      <w:bookmarkEnd w:id="25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Add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255"/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10"/>
          <w:szCs w:val="10"/>
        </w:rPr>
      </w:pPr>
    </w:p>
    <w:p w:rsidR="00393CEF" w:rsidRPr="002B73A8" w:rsidRDefault="00DA3427">
      <w:pPr>
        <w:spacing w:line="200" w:lineRule="atLeast"/>
        <w:ind w:left="509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B3" wp14:editId="6FA528B4">
            <wp:extent cx="5451359" cy="3486150"/>
            <wp:effectExtent l="0" t="0" r="0" b="0"/>
            <wp:docPr id="49" name="image24.jpeg" descr="NUMI Exchang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5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83" w:right="2523"/>
        <w:jc w:val="center"/>
        <w:rPr>
          <w:rFonts w:ascii="Arial" w:eastAsia="Arial" w:hAnsi="Arial" w:cs="Arial"/>
          <w:sz w:val="20"/>
          <w:szCs w:val="20"/>
        </w:rPr>
      </w:pPr>
      <w:bookmarkStart w:id="256" w:name="_bookmark69"/>
      <w:bookmarkStart w:id="257" w:name="_Toc420012707"/>
      <w:bookmarkEnd w:id="25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Website</w:t>
      </w:r>
      <w:bookmarkEnd w:id="257"/>
    </w:p>
    <w:p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DA3427">
      <w:pPr>
        <w:pStyle w:val="BodyText"/>
        <w:spacing w:before="56"/>
        <w:ind w:left="119"/>
      </w:pPr>
      <w:r w:rsidRPr="002B73A8">
        <w:rPr>
          <w:spacing w:val="-1"/>
        </w:rPr>
        <w:lastRenderedPageBreak/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</w:t>
      </w:r>
      <w:r w:rsidRPr="002B73A8">
        <w:t>basic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23:</w:t>
      </w:r>
      <w:r w:rsidRPr="002B73A8">
        <w:rPr>
          <w:spacing w:val="-1"/>
        </w:rPr>
        <w:t xml:space="preserve"> </w:t>
      </w:r>
      <w:r w:rsidRPr="002B73A8">
        <w:t xml:space="preserve">NUMI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Basic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Settings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24: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46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5" wp14:editId="6FA528B6">
            <wp:extent cx="4276708" cy="2333625"/>
            <wp:effectExtent l="0" t="0" r="0" b="0"/>
            <wp:docPr id="51" name="image25.png" descr="NUMI Exchange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0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820" w:right="2741"/>
        <w:jc w:val="center"/>
        <w:rPr>
          <w:rFonts w:ascii="Arial" w:eastAsia="Arial" w:hAnsi="Arial" w:cs="Arial"/>
          <w:sz w:val="20"/>
          <w:szCs w:val="20"/>
        </w:rPr>
      </w:pPr>
      <w:bookmarkStart w:id="258" w:name="_bookmark70"/>
      <w:bookmarkStart w:id="259" w:name="_Toc420012708"/>
      <w:bookmarkEnd w:id="25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Basic Settings</w:t>
      </w:r>
      <w:bookmarkEnd w:id="259"/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56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B7" wp14:editId="6FA528B8">
            <wp:extent cx="5460789" cy="3390900"/>
            <wp:effectExtent l="0" t="0" r="0" b="0"/>
            <wp:docPr id="53" name="image26.png" descr="NUMI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78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20" w:right="2741"/>
        <w:jc w:val="center"/>
        <w:rPr>
          <w:rFonts w:ascii="Arial" w:eastAsia="Arial" w:hAnsi="Arial" w:cs="Arial"/>
          <w:sz w:val="20"/>
          <w:szCs w:val="20"/>
        </w:rPr>
      </w:pPr>
      <w:bookmarkStart w:id="260" w:name="_bookmark71"/>
      <w:bookmarkStart w:id="261" w:name="_Toc420012709"/>
      <w:bookmarkEnd w:id="26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261"/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 xml:space="preserve">web </w:t>
      </w:r>
      <w:r w:rsidRPr="002B73A8">
        <w:rPr>
          <w:spacing w:val="-1"/>
        </w:rPr>
        <w:t>site bindings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>shown</w:t>
      </w:r>
      <w:r w:rsidRPr="002B73A8">
        <w:rPr>
          <w:spacing w:val="2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25: NUMI</w:t>
      </w:r>
      <w:r w:rsidRPr="002B73A8">
        <w:rPr>
          <w:spacing w:val="-4"/>
        </w:rPr>
        <w:t xml:space="preserve"> </w:t>
      </w:r>
      <w:r w:rsidRPr="002B73A8">
        <w:t xml:space="preserve">Exchange </w:t>
      </w:r>
      <w:r w:rsidRPr="002B73A8">
        <w:rPr>
          <w:spacing w:val="-1"/>
        </w:rPr>
        <w:t>Bindings.</w:t>
      </w:r>
    </w:p>
    <w:p w:rsidR="00393CEF" w:rsidRPr="002B73A8" w:rsidRDefault="00393CEF">
      <w:pPr>
        <w:sectPr w:rsidR="00393CEF" w:rsidRPr="002B73A8">
          <w:pgSz w:w="12240" w:h="15840"/>
          <w:pgMar w:top="1380" w:right="140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66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9" wp14:editId="6FA528BA">
            <wp:extent cx="5271040" cy="2000250"/>
            <wp:effectExtent l="0" t="0" r="0" b="0"/>
            <wp:docPr id="55" name="image27.png" descr="NUMI Exchange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581" w:right="1401"/>
        <w:jc w:val="center"/>
        <w:rPr>
          <w:rFonts w:ascii="Arial" w:eastAsia="Arial" w:hAnsi="Arial" w:cs="Arial"/>
          <w:sz w:val="20"/>
          <w:szCs w:val="20"/>
        </w:rPr>
      </w:pPr>
      <w:bookmarkStart w:id="262" w:name="_bookmark72"/>
      <w:bookmarkStart w:id="263" w:name="_Toc420012710"/>
      <w:bookmarkEnd w:id="26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Bindings</w:t>
      </w:r>
      <w:bookmarkEnd w:id="263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 xml:space="preserve">web </w:t>
      </w:r>
      <w:r w:rsidRPr="002B73A8">
        <w:rPr>
          <w:spacing w:val="-1"/>
        </w:rPr>
        <w:t>site authentication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26: NUMI</w:t>
      </w:r>
      <w:r w:rsidRPr="002B73A8">
        <w:rPr>
          <w:spacing w:val="-1"/>
        </w:rPr>
        <w:t xml:space="preserve"> Exchange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Authentication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67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B" wp14:editId="6FA528BC">
            <wp:extent cx="5261532" cy="3369945"/>
            <wp:effectExtent l="0" t="0" r="0" b="0"/>
            <wp:docPr id="57" name="image28.png" descr="NUMI Exchange Authentica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532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581" w:right="1403"/>
        <w:jc w:val="center"/>
        <w:rPr>
          <w:rFonts w:ascii="Arial" w:eastAsia="Arial" w:hAnsi="Arial" w:cs="Arial"/>
          <w:sz w:val="20"/>
          <w:szCs w:val="20"/>
        </w:rPr>
      </w:pPr>
      <w:bookmarkStart w:id="264" w:name="_bookmark73"/>
      <w:bookmarkStart w:id="265" w:name="_Toc420012711"/>
      <w:bookmarkEnd w:id="26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Authentication Settings</w:t>
      </w:r>
      <w:bookmarkEnd w:id="265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website </w:t>
      </w:r>
      <w:r w:rsidRPr="002B73A8"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27: NUMI</w:t>
      </w:r>
      <w:r w:rsidRPr="002B73A8">
        <w:rPr>
          <w:spacing w:val="-1"/>
        </w:rPr>
        <w:t xml:space="preserve"> Exchange</w:t>
      </w:r>
      <w:r w:rsidRPr="002B73A8">
        <w:t xml:space="preserve"> SSL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50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64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D" wp14:editId="6FA528BE">
            <wp:extent cx="5278424" cy="3375469"/>
            <wp:effectExtent l="0" t="0" r="0" b="0"/>
            <wp:docPr id="59" name="image29.png" descr="NUMI Exchange SS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424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74"/>
        <w:rPr>
          <w:rFonts w:ascii="Arial" w:eastAsia="Arial" w:hAnsi="Arial" w:cs="Arial"/>
          <w:sz w:val="20"/>
          <w:szCs w:val="20"/>
        </w:rPr>
      </w:pPr>
      <w:bookmarkStart w:id="266" w:name="_bookmark74"/>
      <w:bookmarkStart w:id="267" w:name="_Toc420012712"/>
      <w:bookmarkEnd w:id="26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SSL Settings</w:t>
      </w:r>
      <w:bookmarkEnd w:id="267"/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9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268" w:name="6.10.3._Application_Pool_Configuration"/>
      <w:bookmarkStart w:id="269" w:name="_bookmark75"/>
      <w:bookmarkEnd w:id="268"/>
      <w:bookmarkEnd w:id="269"/>
      <w:r w:rsidRPr="002B73A8">
        <w:rPr>
          <w:spacing w:val="-1"/>
        </w:rPr>
        <w:t>Application</w:t>
      </w:r>
      <w:r w:rsidRPr="002B73A8">
        <w:rPr>
          <w:spacing w:val="-21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28: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window.</w:t>
      </w:r>
    </w:p>
    <w:p w:rsidR="00393CEF" w:rsidRPr="002B73A8" w:rsidRDefault="00393CEF">
      <w:pPr>
        <w:sectPr w:rsidR="00393CEF" w:rsidRPr="002B73A8">
          <w:pgSz w:w="12240" w:h="15840"/>
          <w:pgMar w:top="1360" w:right="164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2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BF" wp14:editId="6FA528C0">
            <wp:extent cx="5443728" cy="3486150"/>
            <wp:effectExtent l="0" t="0" r="0" b="0"/>
            <wp:docPr id="61" name="image30.png" descr="Application P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010" w:right="1713"/>
        <w:jc w:val="center"/>
        <w:rPr>
          <w:rFonts w:ascii="Arial" w:eastAsia="Arial" w:hAnsi="Arial" w:cs="Arial"/>
          <w:sz w:val="20"/>
          <w:szCs w:val="20"/>
        </w:rPr>
      </w:pPr>
      <w:bookmarkStart w:id="270" w:name="_bookmark76"/>
      <w:bookmarkStart w:id="271" w:name="_Toc420012713"/>
      <w:bookmarkEnd w:id="27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Window</w:t>
      </w:r>
      <w:bookmarkEnd w:id="271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basic settings</w:t>
      </w:r>
      <w:r w:rsidRPr="002B73A8">
        <w:t xml:space="preserve"> </w:t>
      </w:r>
      <w:r w:rsidRPr="002B73A8">
        <w:rPr>
          <w:spacing w:val="-1"/>
        </w:rPr>
        <w:t>are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29: NUMI</w:t>
      </w:r>
      <w:r w:rsidRPr="002B73A8">
        <w:rPr>
          <w:spacing w:val="-1"/>
        </w:rPr>
        <w:t xml:space="preserve"> Exchange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Basic Settings.</w:t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285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1" wp14:editId="6FA528C2">
            <wp:extent cx="2507244" cy="2276475"/>
            <wp:effectExtent l="0" t="0" r="0" b="0"/>
            <wp:docPr id="63" name="image31.png" descr="NUMI Exchange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4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013" w:right="1713"/>
        <w:jc w:val="center"/>
        <w:rPr>
          <w:rFonts w:ascii="Arial" w:eastAsia="Arial" w:hAnsi="Arial" w:cs="Arial"/>
          <w:sz w:val="20"/>
          <w:szCs w:val="20"/>
        </w:rPr>
      </w:pPr>
      <w:bookmarkStart w:id="272" w:name="_bookmark77"/>
      <w:bookmarkStart w:id="273" w:name="_Toc420012714"/>
      <w:bookmarkEnd w:id="27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273"/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Exchange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t xml:space="preserve"> 30: </w:t>
      </w:r>
      <w:r w:rsidRPr="002B73A8">
        <w:rPr>
          <w:spacing w:val="-1"/>
        </w:rPr>
        <w:t>NUMI</w:t>
      </w:r>
      <w:r w:rsidRPr="002B73A8">
        <w:rPr>
          <w:spacing w:val="95"/>
        </w:rPr>
        <w:t xml:space="preserve"> </w:t>
      </w:r>
      <w:r w:rsidRPr="002B73A8">
        <w:rPr>
          <w:spacing w:val="-1"/>
        </w:rPr>
        <w:t>Exchange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62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2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3" wp14:editId="6FA528C4">
            <wp:extent cx="4313970" cy="7742110"/>
            <wp:effectExtent l="0" t="0" r="0" b="0"/>
            <wp:docPr id="65" name="image32.png" descr="NUMI Exchange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970" cy="77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p w:rsidR="00393CEF" w:rsidRPr="002B73A8" w:rsidRDefault="00C42448">
      <w:pPr>
        <w:spacing w:before="74"/>
        <w:ind w:left="2346"/>
        <w:rPr>
          <w:rFonts w:ascii="Arial" w:eastAsia="Arial" w:hAnsi="Arial" w:cs="Arial"/>
          <w:sz w:val="20"/>
          <w:szCs w:val="20"/>
        </w:rPr>
      </w:pPr>
      <w:bookmarkStart w:id="274" w:name="_bookmark78"/>
      <w:bookmarkStart w:id="275" w:name="_Toc420012715"/>
      <w:bookmarkEnd w:id="27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275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pStyle w:val="Heading2"/>
        <w:numPr>
          <w:ilvl w:val="1"/>
          <w:numId w:val="15"/>
        </w:numPr>
        <w:tabs>
          <w:tab w:val="left" w:pos="1020"/>
        </w:tabs>
        <w:spacing w:before="38"/>
        <w:rPr>
          <w:b w:val="0"/>
          <w:bCs w:val="0"/>
        </w:rPr>
      </w:pPr>
      <w:bookmarkStart w:id="276" w:name="6.11._Installing_MDWS_2.7.3.2_on_Server_"/>
      <w:bookmarkStart w:id="277" w:name="_bookmark79"/>
      <w:bookmarkEnd w:id="276"/>
      <w:bookmarkEnd w:id="277"/>
      <w:r w:rsidRPr="002B73A8">
        <w:rPr>
          <w:spacing w:val="-1"/>
        </w:rPr>
        <w:lastRenderedPageBreak/>
        <w:t>Installing</w:t>
      </w:r>
      <w:r w:rsidRPr="002B73A8">
        <w:rPr>
          <w:spacing w:val="-15"/>
        </w:rPr>
        <w:t xml:space="preserve"> </w:t>
      </w:r>
      <w:r w:rsidRPr="002B73A8">
        <w:rPr>
          <w:spacing w:val="1"/>
        </w:rPr>
        <w:t>MDWS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2.7.3.2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7"/>
        </w:rPr>
        <w:t xml:space="preserve"> </w:t>
      </w:r>
      <w:del w:id="278" w:author="Subbaraman, Padma (VETS)" w:date="2016-09-13T10:52:00Z">
        <w:r w:rsidRPr="002B73A8" w:rsidDel="009179B5">
          <w:rPr>
            <w:spacing w:val="-1"/>
          </w:rPr>
          <w:delText>2008</w:delText>
        </w:r>
        <w:r w:rsidRPr="002B73A8" w:rsidDel="009179B5">
          <w:rPr>
            <w:spacing w:val="-8"/>
          </w:rPr>
          <w:delText xml:space="preserve"> </w:delText>
        </w:r>
        <w:r w:rsidRPr="002B73A8" w:rsidDel="009179B5">
          <w:delText>R2</w:delText>
        </w:r>
      </w:del>
    </w:p>
    <w:p w:rsidR="00393CEF" w:rsidRPr="002B73A8" w:rsidRDefault="00DA3427">
      <w:pPr>
        <w:pStyle w:val="BodyText"/>
        <w:spacing w:before="126"/>
        <w:ind w:left="119" w:firstLine="34"/>
        <w:rPr>
          <w:rFonts w:cs="Times New Roman"/>
        </w:rPr>
      </w:pPr>
      <w:r w:rsidRPr="002B73A8">
        <w:rPr>
          <w:noProof/>
        </w:rPr>
        <w:drawing>
          <wp:inline distT="0" distB="0" distL="0" distR="0" wp14:anchorId="6FA528C5" wp14:editId="6FA528C6">
            <wp:extent cx="222875" cy="222882"/>
            <wp:effectExtent l="0" t="0" r="0" b="0"/>
            <wp:docPr id="67" name="image3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75" cy="2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 xml:space="preserve">Before </w:t>
      </w:r>
      <w:r w:rsidRPr="002B73A8">
        <w:rPr>
          <w:position w:val="1"/>
        </w:rPr>
        <w:t xml:space="preserve">doing this, </w:t>
      </w:r>
      <w:r w:rsidRPr="002B73A8">
        <w:rPr>
          <w:spacing w:val="-1"/>
          <w:position w:val="1"/>
        </w:rPr>
        <w:t>you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must</w:t>
      </w:r>
      <w:r w:rsidRPr="002B73A8">
        <w:rPr>
          <w:spacing w:val="4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 backup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copy of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4"/>
          <w:position w:val="1"/>
        </w:rPr>
        <w:t xml:space="preserve"> </w:t>
      </w:r>
      <w:proofErr w:type="spellStart"/>
      <w:r w:rsidRPr="002B73A8">
        <w:rPr>
          <w:position w:val="1"/>
        </w:rPr>
        <w:t>web.config</w:t>
      </w:r>
      <w:proofErr w:type="spellEnd"/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file (if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an</w:t>
      </w:r>
      <w:r w:rsidRPr="002B73A8">
        <w:rPr>
          <w:spacing w:val="36"/>
          <w:position w:val="1"/>
        </w:rPr>
        <w:t xml:space="preserve"> </w:t>
      </w:r>
      <w:r w:rsidRPr="002B73A8">
        <w:t xml:space="preserve">upgrade).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2"/>
        </w:rPr>
        <w:t>may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be</w:t>
      </w:r>
      <w:r w:rsidRPr="002B73A8">
        <w:rPr>
          <w:spacing w:val="-1"/>
        </w:rPr>
        <w:t xml:space="preserve"> extracted</w:t>
      </w:r>
      <w:r w:rsidRPr="002B73A8">
        <w:rPr>
          <w:spacing w:val="1"/>
        </w:rPr>
        <w:t xml:space="preserve"> </w:t>
      </w:r>
      <w:r w:rsidRPr="002B73A8">
        <w:t>from</w:t>
      </w:r>
      <w:r w:rsidRPr="002B73A8">
        <w:rPr>
          <w:spacing w:val="-5"/>
        </w:rPr>
        <w:t xml:space="preserve"> </w:t>
      </w:r>
      <w:r w:rsidRPr="002B73A8">
        <w:t>this in the</w:t>
      </w:r>
      <w:r w:rsidRPr="002B73A8">
        <w:rPr>
          <w:spacing w:val="-1"/>
        </w:rPr>
        <w:t xml:space="preserve"> future</w:t>
      </w:r>
      <w:r w:rsidRPr="002B73A8">
        <w:rPr>
          <w:i/>
          <w:spacing w:val="-1"/>
        </w:rPr>
        <w:t>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393CEF" w:rsidRPr="002B73A8" w:rsidRDefault="00DA3427">
      <w:pPr>
        <w:pStyle w:val="BodyText"/>
        <w:numPr>
          <w:ilvl w:val="2"/>
          <w:numId w:val="15"/>
        </w:numPr>
        <w:tabs>
          <w:tab w:val="left" w:pos="1199"/>
          <w:tab w:val="left" w:pos="1200"/>
        </w:tabs>
        <w:spacing w:before="0" w:line="336" w:lineRule="auto"/>
        <w:ind w:right="5710" w:firstLine="0"/>
      </w:pPr>
      <w:bookmarkStart w:id="279" w:name="6.11.1._Download_MDWS"/>
      <w:bookmarkStart w:id="280" w:name="_bookmark80"/>
      <w:bookmarkEnd w:id="279"/>
      <w:bookmarkEnd w:id="280"/>
      <w:r w:rsidRPr="002B73A8">
        <w:rPr>
          <w:rFonts w:ascii="Arial"/>
          <w:b/>
          <w:sz w:val="28"/>
        </w:rPr>
        <w:t>Download</w:t>
      </w:r>
      <w:r w:rsidRPr="002B73A8">
        <w:rPr>
          <w:rFonts w:ascii="Arial"/>
          <w:b/>
          <w:spacing w:val="-24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MDWS</w:t>
      </w:r>
      <w:r w:rsidRPr="002B73A8">
        <w:rPr>
          <w:rFonts w:ascii="Arial"/>
          <w:b/>
          <w:spacing w:val="24"/>
          <w:w w:val="99"/>
          <w:sz w:val="28"/>
        </w:rPr>
        <w:t xml:space="preserve"> </w:t>
      </w: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t xml:space="preserve"> 2.7.3.2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from:</w:t>
      </w:r>
      <w:r w:rsidRPr="002B73A8">
        <w:rPr>
          <w:spacing w:val="33"/>
        </w:rPr>
        <w:t xml:space="preserve"> </w:t>
      </w:r>
      <w:r w:rsidRPr="002B73A8">
        <w:rPr>
          <w:spacing w:val="-1"/>
        </w:rPr>
        <w:t>ftp://downloads.medora.va.gov/mdws</w:t>
      </w: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spacing w:before="135"/>
        <w:ind w:left="1199" w:hanging="1079"/>
        <w:rPr>
          <w:b w:val="0"/>
          <w:bCs w:val="0"/>
        </w:rPr>
      </w:pPr>
      <w:bookmarkStart w:id="281" w:name="6.11.2._Install_MDWS_Distribution"/>
      <w:bookmarkStart w:id="282" w:name="_bookmark81"/>
      <w:bookmarkEnd w:id="281"/>
      <w:bookmarkEnd w:id="282"/>
      <w:r w:rsidRPr="002B73A8">
        <w:t>Install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MDWS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Distribution</w:t>
      </w:r>
    </w:p>
    <w:p w:rsidR="00393CEF" w:rsidRPr="002B73A8" w:rsidRDefault="00DA3427">
      <w:pPr>
        <w:pStyle w:val="BodyText"/>
        <w:spacing w:before="117" w:line="344" w:lineRule="auto"/>
        <w:ind w:left="119"/>
      </w:pPr>
      <w:r w:rsidRPr="002B73A8">
        <w:rPr>
          <w:spacing w:val="-1"/>
        </w:rPr>
        <w:t>Install MDWS</w:t>
      </w:r>
      <w:r w:rsidRPr="002B73A8">
        <w:t xml:space="preserve"> </w:t>
      </w:r>
      <w:r w:rsidRPr="002B73A8">
        <w:rPr>
          <w:spacing w:val="-1"/>
        </w:rPr>
        <w:t>following</w:t>
      </w:r>
      <w:r w:rsidRPr="002B73A8">
        <w:t xml:space="preserve"> the</w:t>
      </w:r>
      <w:r w:rsidRPr="002B73A8">
        <w:rPr>
          <w:spacing w:val="-1"/>
        </w:rPr>
        <w:t xml:space="preserve"> MDWS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at:</w:t>
      </w:r>
      <w:hyperlink r:id="rId47">
        <w:r w:rsidRPr="002B73A8">
          <w:rPr>
            <w:spacing w:val="59"/>
          </w:rPr>
          <w:t xml:space="preserve"> </w:t>
        </w:r>
        <w:r w:rsidRPr="002B73A8">
          <w:rPr>
            <w:spacing w:val="-1"/>
          </w:rPr>
          <w:t>http://trac.medora.va.gov/web/wiki/Projects/MDWS/Installation</w:t>
        </w:r>
      </w:hyperlink>
    </w:p>
    <w:p w:rsidR="00393CEF" w:rsidRPr="002B73A8" w:rsidRDefault="00DA3427">
      <w:pPr>
        <w:pStyle w:val="BodyText"/>
        <w:spacing w:before="4"/>
        <w:ind w:right="4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MDWS</w:t>
      </w:r>
      <w:r w:rsidRPr="002B73A8">
        <w:t xml:space="preserve"> be</w:t>
      </w:r>
      <w:r w:rsidRPr="002B73A8">
        <w:rPr>
          <w:spacing w:val="-1"/>
        </w:rPr>
        <w:t xml:space="preserve"> installed</w:t>
      </w:r>
      <w:r w:rsidRPr="002B73A8">
        <w:t xml:space="preserve"> in</w:t>
      </w:r>
      <w:r w:rsidRPr="002B73A8">
        <w:rPr>
          <w:spacing w:val="-2"/>
        </w:rPr>
        <w:t xml:space="preserve"> the</w:t>
      </w:r>
      <w:r w:rsidRPr="002B73A8">
        <w:rPr>
          <w:spacing w:val="-1"/>
        </w:rPr>
        <w:t xml:space="preserve"> </w:t>
      </w:r>
      <w:r w:rsidRPr="002B73A8">
        <w:t>D:\NUMI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D:\NUMI\NUMI2_7_3_2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The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steps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from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MDWS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Installation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1"/>
        </w:rPr>
        <w:t>can</w:t>
      </w:r>
      <w:r w:rsidRPr="002B73A8">
        <w:t xml:space="preserve"> be</w:t>
      </w:r>
      <w:r w:rsidRPr="002B73A8">
        <w:rPr>
          <w:spacing w:val="-1"/>
        </w:rPr>
        <w:t xml:space="preserve"> </w:t>
      </w:r>
      <w:r w:rsidRPr="002B73A8">
        <w:t>skipped:</w:t>
      </w:r>
    </w:p>
    <w:p w:rsidR="00393CEF" w:rsidRPr="002B73A8" w:rsidRDefault="00DA3427">
      <w:pPr>
        <w:pStyle w:val="BodyText"/>
        <w:numPr>
          <w:ilvl w:val="0"/>
          <w:numId w:val="14"/>
        </w:numPr>
        <w:tabs>
          <w:tab w:val="left" w:pos="840"/>
        </w:tabs>
        <w:ind w:firstLine="0"/>
      </w:pPr>
      <w:r w:rsidRPr="002B73A8">
        <w:rPr>
          <w:spacing w:val="-1"/>
        </w:rPr>
        <w:t>Step</w:t>
      </w:r>
      <w:r w:rsidRPr="002B73A8">
        <w:t xml:space="preserve"> 4. 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 xml:space="preserve">Server </w:t>
      </w:r>
      <w:del w:id="283" w:author="Subbaraman, Padma (VETS)" w:date="2016-09-13T10:52:00Z">
        <w:r w:rsidRPr="002B73A8" w:rsidDel="009179B5">
          <w:delText>2008</w:delText>
        </w:r>
        <w:r w:rsidRPr="002B73A8" w:rsidDel="009179B5">
          <w:rPr>
            <w:spacing w:val="1"/>
          </w:rPr>
          <w:delText xml:space="preserve"> </w:delText>
        </w:r>
      </w:del>
      <w:r w:rsidRPr="002B73A8">
        <w:rPr>
          <w:spacing w:val="-1"/>
        </w:rPr>
        <w:t>(optional</w:t>
      </w:r>
      <w:r w:rsidRPr="002B73A8">
        <w:t xml:space="preserve"> </w:t>
      </w:r>
      <w:r w:rsidRPr="002B73A8">
        <w:rPr>
          <w:spacing w:val="-1"/>
        </w:rPr>
        <w:t>for non-BSE installations).</w:t>
      </w:r>
    </w:p>
    <w:p w:rsidR="00393CEF" w:rsidRPr="002B73A8" w:rsidRDefault="00DA3427">
      <w:pPr>
        <w:pStyle w:val="BodyText"/>
        <w:numPr>
          <w:ilvl w:val="0"/>
          <w:numId w:val="14"/>
        </w:numPr>
        <w:tabs>
          <w:tab w:val="left" w:pos="840"/>
        </w:tabs>
        <w:spacing w:line="344" w:lineRule="auto"/>
        <w:ind w:right="4842" w:firstLine="0"/>
      </w:pPr>
      <w:r w:rsidRPr="002B73A8">
        <w:rPr>
          <w:spacing w:val="-1"/>
        </w:rPr>
        <w:t>Step</w:t>
      </w:r>
      <w:r w:rsidRPr="002B73A8">
        <w:t xml:space="preserve"> 6. </w:t>
      </w:r>
      <w:r w:rsidRPr="002B73A8">
        <w:rPr>
          <w:spacing w:val="-1"/>
        </w:rPr>
        <w:t>Oracle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ODAC</w:t>
      </w:r>
      <w:r w:rsidRPr="002B73A8">
        <w:t xml:space="preserve"> </w:t>
      </w:r>
      <w:r w:rsidRPr="002B73A8">
        <w:rPr>
          <w:spacing w:val="-1"/>
        </w:rPr>
        <w:t>Server Software.</w:t>
      </w:r>
      <w:r w:rsidRPr="002B73A8">
        <w:rPr>
          <w:spacing w:val="30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2"/>
        </w:rPr>
        <w:t xml:space="preserve"> </w:t>
      </w:r>
      <w:r w:rsidRPr="002B73A8">
        <w:t>settings to</w:t>
      </w:r>
      <w:r w:rsidRPr="002B73A8">
        <w:rPr>
          <w:spacing w:val="-2"/>
        </w:rPr>
        <w:t xml:space="preserve"> </w:t>
      </w:r>
      <w:r w:rsidRPr="002B73A8">
        <w:t>update:</w:t>
      </w:r>
    </w:p>
    <w:p w:rsidR="00393CEF" w:rsidRPr="002B73A8" w:rsidRDefault="00DA3427">
      <w:pPr>
        <w:pStyle w:val="BodyText"/>
        <w:spacing w:before="4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system.webServer</w:t>
      </w:r>
      <w:proofErr w:type="spellEnd"/>
      <w:r w:rsidRPr="002B73A8">
        <w:rPr>
          <w:spacing w:val="-1"/>
        </w:rPr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</w:t>
      </w:r>
      <w:proofErr w:type="spellStart"/>
      <w:proofErr w:type="gramStart"/>
      <w:r w:rsidRPr="002B73A8">
        <w:rPr>
          <w:spacing w:val="-1"/>
        </w:rPr>
        <w:t>defaultDocument</w:t>
      </w:r>
      <w:proofErr w:type="spellEnd"/>
      <w:proofErr w:type="gramEnd"/>
      <w:r w:rsidRPr="002B73A8">
        <w:rPr>
          <w:spacing w:val="1"/>
        </w:rPr>
        <w:t xml:space="preserve"> </w:t>
      </w:r>
      <w:r w:rsidRPr="002B73A8"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</w:t>
      </w:r>
      <w:proofErr w:type="gramStart"/>
      <w:r w:rsidRPr="002B73A8">
        <w:rPr>
          <w:spacing w:val="-1"/>
        </w:rPr>
        <w:t>files</w:t>
      </w:r>
      <w:proofErr w:type="gramEnd"/>
      <w:r w:rsidRPr="002B73A8">
        <w:rPr>
          <w:spacing w:val="-1"/>
        </w:rPr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value=”NumiService.asmx”</w:t>
      </w:r>
      <w:r w:rsidRPr="002B73A8">
        <w:rPr>
          <w:spacing w:val="1"/>
        </w:rPr>
        <w:t xml:space="preserve"> </w:t>
      </w:r>
      <w:r w:rsidRPr="002B73A8">
        <w:t>/&gt;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&lt;/files&gt;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&lt;/</w:t>
      </w:r>
      <w:proofErr w:type="spellStart"/>
      <w:r w:rsidRPr="002B73A8">
        <w:rPr>
          <w:spacing w:val="-1"/>
        </w:rPr>
        <w:t>defaultDocument</w:t>
      </w:r>
      <w:proofErr w:type="spellEnd"/>
      <w:r w:rsidRPr="002B73A8">
        <w:rPr>
          <w:spacing w:val="-1"/>
        </w:rPr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&lt;/</w:t>
      </w:r>
      <w:proofErr w:type="spellStart"/>
      <w:r w:rsidRPr="002B73A8">
        <w:rPr>
          <w:spacing w:val="-1"/>
        </w:rPr>
        <w:t>system.webService</w:t>
      </w:r>
      <w:proofErr w:type="spellEnd"/>
      <w:r w:rsidRPr="002B73A8">
        <w:rPr>
          <w:spacing w:val="-1"/>
        </w:rPr>
        <w:t>&gt;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284" w:name="6.11.3._MDWS_Web_Site_Configuration"/>
      <w:bookmarkStart w:id="285" w:name="_bookmark82"/>
      <w:bookmarkEnd w:id="284"/>
      <w:bookmarkEnd w:id="285"/>
      <w:r w:rsidRPr="002B73A8">
        <w:rPr>
          <w:spacing w:val="-1"/>
        </w:rPr>
        <w:t>MDWS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Web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site</w:t>
      </w:r>
      <w:r w:rsidRPr="002B73A8">
        <w:rPr>
          <w:spacing w:val="-1"/>
        </w:rPr>
        <w:t xml:space="preserve"> configuration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41: </w:t>
      </w:r>
      <w:r w:rsidRPr="002B73A8">
        <w:rPr>
          <w:spacing w:val="-1"/>
        </w:rPr>
        <w:t>Configuring</w:t>
      </w:r>
      <w:r w:rsidRPr="002B73A8">
        <w:rPr>
          <w:spacing w:val="-3"/>
        </w:rPr>
        <w:t xml:space="preserve"> </w:t>
      </w:r>
      <w:r w:rsidRPr="002B73A8"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Website,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rPr>
          <w:spacing w:val="73"/>
        </w:rPr>
        <w:t xml:space="preserve"> </w:t>
      </w:r>
      <w:r w:rsidRPr="002B73A8">
        <w:t xml:space="preserve">42: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Website Basic Settings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Figure</w:t>
      </w:r>
      <w:r w:rsidRPr="002B73A8">
        <w:rPr>
          <w:spacing w:val="-1"/>
        </w:rPr>
        <w:t xml:space="preserve"> 43: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Website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400" w:right="146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7" wp14:editId="6FA528C8">
            <wp:extent cx="5502810" cy="3594449"/>
            <wp:effectExtent l="0" t="0" r="0" b="0"/>
            <wp:docPr id="69" name="image34.jpeg" descr="Configuring MDWS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10" cy="35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286" w:name="_bookmark83"/>
      <w:bookmarkStart w:id="287" w:name="_Toc420012716"/>
      <w:bookmarkEnd w:id="28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Configuring 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287"/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44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C9" wp14:editId="6FA528CA">
            <wp:extent cx="4276151" cy="2962275"/>
            <wp:effectExtent l="0" t="0" r="0" b="0"/>
            <wp:docPr id="71" name="image35.png" descr="MDWS Website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5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29" w:right="2509"/>
        <w:jc w:val="center"/>
        <w:rPr>
          <w:rFonts w:ascii="Arial" w:eastAsia="Arial" w:hAnsi="Arial" w:cs="Arial"/>
          <w:sz w:val="20"/>
          <w:szCs w:val="20"/>
        </w:rPr>
      </w:pPr>
      <w:bookmarkStart w:id="288" w:name="_bookmark84"/>
      <w:bookmarkStart w:id="289" w:name="_Toc420012717"/>
      <w:bookmarkEnd w:id="28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 Basic Settings</w:t>
      </w:r>
      <w:bookmarkEnd w:id="289"/>
    </w:p>
    <w:p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66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962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CB" wp14:editId="6FA528CC">
            <wp:extent cx="4875233" cy="3181350"/>
            <wp:effectExtent l="0" t="0" r="0" b="0"/>
            <wp:docPr id="73" name="image36.png" descr="MDWS Website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3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Arial" w:eastAsia="Arial" w:hAnsi="Arial" w:cs="Arial"/>
          <w:b/>
          <w:bCs/>
          <w:sz w:val="13"/>
          <w:szCs w:val="13"/>
        </w:rPr>
      </w:pPr>
    </w:p>
    <w:p w:rsidR="00393CEF" w:rsidRPr="002B73A8" w:rsidRDefault="00C42448">
      <w:pPr>
        <w:spacing w:before="74"/>
        <w:ind w:left="2618"/>
        <w:rPr>
          <w:rFonts w:ascii="Arial" w:eastAsia="Arial" w:hAnsi="Arial" w:cs="Arial"/>
          <w:sz w:val="20"/>
          <w:szCs w:val="20"/>
        </w:rPr>
      </w:pPr>
      <w:bookmarkStart w:id="290" w:name="_bookmark85"/>
      <w:bookmarkStart w:id="291" w:name="_Toc420012718"/>
      <w:bookmarkEnd w:id="29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 Advanced Settings</w:t>
      </w:r>
      <w:bookmarkEnd w:id="291"/>
    </w:p>
    <w:p w:rsidR="00393CEF" w:rsidRPr="002B73A8" w:rsidRDefault="00DA3427">
      <w:pPr>
        <w:pStyle w:val="BodyText"/>
        <w:spacing w:before="118"/>
        <w:ind w:left="100" w:right="106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bindings</w:t>
      </w:r>
      <w:r w:rsidRPr="002B73A8"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44: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Default</w:t>
      </w:r>
      <w:r w:rsidRPr="002B73A8">
        <w:t xml:space="preserve"> </w:t>
      </w:r>
      <w:r w:rsidRPr="002B73A8">
        <w:rPr>
          <w:spacing w:val="-1"/>
        </w:rPr>
        <w:t>Website and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rPr>
          <w:spacing w:val="83"/>
        </w:rPr>
        <w:t xml:space="preserve"> </w:t>
      </w:r>
      <w:r w:rsidRPr="002B73A8">
        <w:t xml:space="preserve">45: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Bindings,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>is</w:t>
      </w:r>
      <w:r w:rsidRPr="002B73A8">
        <w:rPr>
          <w:spacing w:val="-1"/>
        </w:rPr>
        <w:t xml:space="preserve"> installed</w:t>
      </w:r>
      <w:r w:rsidRPr="002B73A8">
        <w:t xml:space="preserve"> on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using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port</w:t>
      </w:r>
      <w:r w:rsidRPr="002B73A8">
        <w:t xml:space="preserve"> 80, </w:t>
      </w:r>
      <w:r w:rsidRPr="002B73A8">
        <w:rPr>
          <w:spacing w:val="-1"/>
        </w:rPr>
        <w:t>then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configure</w:t>
      </w:r>
      <w:r w:rsidRPr="002B73A8">
        <w:rPr>
          <w:spacing w:val="79"/>
        </w:rPr>
        <w:t xml:space="preserve"> </w:t>
      </w:r>
      <w:r w:rsidRPr="002B73A8">
        <w:t>MDWS to</w:t>
      </w:r>
      <w:r w:rsidRPr="002B73A8">
        <w:rPr>
          <w:spacing w:val="-3"/>
        </w:rPr>
        <w:t xml:space="preserve"> </w:t>
      </w:r>
      <w:r w:rsidRPr="002B73A8">
        <w:t>use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different</w:t>
      </w:r>
      <w:r w:rsidRPr="002B73A8">
        <w:t xml:space="preserve"> </w:t>
      </w:r>
      <w:r w:rsidRPr="002B73A8">
        <w:rPr>
          <w:spacing w:val="-1"/>
        </w:rPr>
        <w:t>port,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port</w:t>
      </w:r>
      <w:r w:rsidRPr="002B73A8">
        <w:t xml:space="preserve"> 8082.</w:t>
      </w:r>
    </w:p>
    <w:p w:rsidR="00393CEF" w:rsidRPr="002B73A8" w:rsidRDefault="00393CEF">
      <w:pPr>
        <w:sectPr w:rsidR="00393CEF" w:rsidRPr="002B73A8">
          <w:pgSz w:w="12240" w:h="15840"/>
          <w:pgMar w:top="1360" w:right="138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CD" wp14:editId="6FA528CE">
            <wp:extent cx="5502810" cy="3594449"/>
            <wp:effectExtent l="0" t="0" r="0" b="0"/>
            <wp:docPr id="75" name="image37.jpeg" descr="MDWS Default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10" cy="35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292" w:name="_bookmark86"/>
      <w:bookmarkStart w:id="293" w:name="_Toc420012719"/>
      <w:bookmarkEnd w:id="29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Default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293"/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3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CF" wp14:editId="6FA528D0">
            <wp:extent cx="5518513" cy="1987677"/>
            <wp:effectExtent l="0" t="0" r="0" b="0"/>
            <wp:docPr id="77" name="image38.png" descr="MDWS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13" cy="1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C42448">
      <w:pPr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294" w:name="_bookmark87"/>
      <w:bookmarkStart w:id="295" w:name="_Toc420012720"/>
      <w:bookmarkEnd w:id="29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Bindings</w:t>
      </w:r>
      <w:bookmarkEnd w:id="295"/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authentication</w:t>
      </w:r>
      <w:r w:rsidRPr="002B73A8">
        <w:t xml:space="preserve"> </w:t>
      </w:r>
      <w:r w:rsidRPr="002B73A8">
        <w:rPr>
          <w:spacing w:val="-1"/>
        </w:rPr>
        <w:t>setup</w:t>
      </w:r>
      <w:r w:rsidRPr="002B73A8">
        <w:t xml:space="preserve"> is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46: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Authentication.</w:t>
      </w:r>
    </w:p>
    <w:p w:rsidR="00393CEF" w:rsidRPr="002B73A8" w:rsidRDefault="00393CEF">
      <w:pPr>
        <w:sectPr w:rsidR="00393CEF" w:rsidRPr="002B73A8">
          <w:pgSz w:w="12240" w:h="15840"/>
          <w:pgMar w:top="1360" w:right="166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D1" wp14:editId="6FA528D2">
            <wp:extent cx="5502620" cy="2874359"/>
            <wp:effectExtent l="0" t="0" r="0" b="0"/>
            <wp:docPr id="79" name="image39.png" descr="MDWS Authent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20" cy="28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3249"/>
        <w:rPr>
          <w:rFonts w:ascii="Arial" w:eastAsia="Arial" w:hAnsi="Arial" w:cs="Arial"/>
          <w:sz w:val="20"/>
          <w:szCs w:val="20"/>
        </w:rPr>
      </w:pPr>
      <w:bookmarkStart w:id="296" w:name="_bookmark88"/>
      <w:bookmarkStart w:id="297" w:name="_Toc420012721"/>
      <w:bookmarkEnd w:id="29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Authentication</w:t>
      </w:r>
      <w:bookmarkEnd w:id="297"/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298" w:name="6.11.4._Configuration_File_Setup"/>
      <w:bookmarkStart w:id="299" w:name="_bookmark89"/>
      <w:bookmarkEnd w:id="298"/>
      <w:bookmarkEnd w:id="299"/>
      <w:r w:rsidRPr="002B73A8">
        <w:rPr>
          <w:spacing w:val="-1"/>
        </w:rPr>
        <w:t>Configuration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8"/>
      </w:pPr>
      <w:proofErr w:type="spellStart"/>
      <w:r w:rsidRPr="002B73A8">
        <w:t>Web.Config</w:t>
      </w:r>
      <w:proofErr w:type="spellEnd"/>
    </w:p>
    <w:p w:rsidR="00393CEF" w:rsidRPr="002B73A8" w:rsidRDefault="00DA3427">
      <w:pPr>
        <w:pStyle w:val="BodyText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httpExecution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in the</w:t>
      </w:r>
      <w:r w:rsidRPr="002B73A8">
        <w:rPr>
          <w:spacing w:val="-1"/>
        </w:rPr>
        <w:t xml:space="preserve"> MDWS</w:t>
      </w:r>
      <w:r w:rsidRPr="002B73A8">
        <w:t xml:space="preserve"> </w:t>
      </w:r>
      <w:proofErr w:type="spellStart"/>
      <w:r w:rsidRPr="002B73A8">
        <w:rPr>
          <w:spacing w:val="-1"/>
        </w:rPr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file:</w:t>
      </w:r>
    </w:p>
    <w:p w:rsidR="00393CEF" w:rsidRPr="002B73A8" w:rsidRDefault="00DA3427">
      <w:pPr>
        <w:pStyle w:val="BodyText"/>
        <w:spacing w:line="344" w:lineRule="auto"/>
        <w:ind w:left="119" w:right="3933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httpRuntime</w:t>
      </w:r>
      <w:proofErr w:type="spellEnd"/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executionTimeout</w:t>
      </w:r>
      <w:proofErr w:type="spellEnd"/>
      <w:r w:rsidRPr="002B73A8">
        <w:rPr>
          <w:spacing w:val="-1"/>
        </w:rPr>
        <w:t xml:space="preserve">=”900” </w:t>
      </w:r>
      <w:r w:rsidRPr="002B73A8">
        <w:t>/&gt;</w:t>
      </w:r>
      <w:r w:rsidRPr="002B73A8">
        <w:rPr>
          <w:spacing w:val="41"/>
        </w:rPr>
        <w:t xml:space="preserve"> </w:t>
      </w:r>
      <w:r w:rsidRPr="002B73A8">
        <w:rPr>
          <w:spacing w:val="-1"/>
        </w:rPr>
        <w:t>VhaSites.xml</w:t>
      </w:r>
    </w:p>
    <w:p w:rsidR="00393CEF" w:rsidRPr="002B73A8" w:rsidRDefault="00DA3427">
      <w:pPr>
        <w:pStyle w:val="BodyText"/>
        <w:spacing w:before="4"/>
        <w:ind w:left="119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there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are </w:t>
      </w:r>
      <w:r w:rsidRPr="002B73A8">
        <w:t>any</w:t>
      </w:r>
      <w:r w:rsidRPr="002B73A8">
        <w:rPr>
          <w:spacing w:val="-5"/>
        </w:rPr>
        <w:t xml:space="preserve"> </w:t>
      </w:r>
      <w:r w:rsidRPr="002B73A8">
        <w:t>new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sites</w:t>
      </w:r>
      <w:r w:rsidRPr="002B73A8">
        <w:t xml:space="preserve"> to </w:t>
      </w:r>
      <w:r w:rsidRPr="002B73A8">
        <w:rPr>
          <w:spacing w:val="-1"/>
        </w:rPr>
        <w:t>add</w:t>
      </w:r>
      <w:r w:rsidRPr="002B73A8">
        <w:t xml:space="preserve"> to MDWS,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add</w:t>
      </w:r>
      <w:r w:rsidRPr="002B73A8">
        <w:t xml:space="preserve"> the</w:t>
      </w:r>
      <w:r w:rsidRPr="002B73A8">
        <w:rPr>
          <w:spacing w:val="-1"/>
        </w:rPr>
        <w:t xml:space="preserve"> site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information</w:t>
      </w:r>
      <w:r w:rsidRPr="002B73A8">
        <w:rPr>
          <w:spacing w:val="2"/>
        </w:rPr>
        <w:t xml:space="preserve"> </w:t>
      </w:r>
      <w:r w:rsidRPr="002B73A8">
        <w:t>in the</w:t>
      </w:r>
      <w:r w:rsidRPr="002B73A8">
        <w:rPr>
          <w:spacing w:val="-1"/>
        </w:rPr>
        <w:t xml:space="preserve"> MDWS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VhaSites.xml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 xml:space="preserve">Follow </w:t>
      </w:r>
      <w:r w:rsidRPr="002B73A8">
        <w:t>the</w:t>
      </w:r>
      <w:r w:rsidRPr="002B73A8">
        <w:rPr>
          <w:spacing w:val="-1"/>
        </w:rPr>
        <w:t xml:space="preserve"> same format</w:t>
      </w:r>
      <w:r w:rsidRPr="002B73A8">
        <w:t xml:space="preserve"> </w:t>
      </w:r>
      <w:r w:rsidRPr="002B73A8">
        <w:rPr>
          <w:spacing w:val="-1"/>
        </w:rPr>
        <w:t>used</w:t>
      </w:r>
      <w:r w:rsidRPr="002B73A8">
        <w:t xml:space="preserve"> for</w:t>
      </w:r>
      <w:r w:rsidRPr="002B73A8">
        <w:rPr>
          <w:spacing w:val="-1"/>
        </w:rPr>
        <w:t xml:space="preserve"> </w:t>
      </w:r>
      <w:r w:rsidRPr="002B73A8">
        <w:t>existing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sites</w:t>
      </w:r>
      <w:r w:rsidRPr="002B73A8">
        <w:t xml:space="preserve"> </w:t>
      </w:r>
      <w:r w:rsidRPr="002B73A8">
        <w:rPr>
          <w:spacing w:val="-1"/>
        </w:rPr>
        <w:t>already</w:t>
      </w:r>
      <w:r w:rsidRPr="002B73A8">
        <w:rPr>
          <w:spacing w:val="-6"/>
        </w:rPr>
        <w:t xml:space="preserve"> </w:t>
      </w:r>
      <w:r w:rsidRPr="002B73A8">
        <w:rPr>
          <w:spacing w:val="2"/>
        </w:rPr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file.</w:t>
      </w:r>
      <w:r w:rsidRPr="002B73A8">
        <w:rPr>
          <w:spacing w:val="58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file </w:t>
      </w:r>
      <w:r w:rsidRPr="002B73A8">
        <w:t>is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 xml:space="preserve">the </w:t>
      </w:r>
      <w:r w:rsidRPr="002B73A8">
        <w:t>xml</w:t>
      </w:r>
      <w:r w:rsidRPr="002B73A8">
        <w:rPr>
          <w:spacing w:val="-1"/>
        </w:rPr>
        <w:t xml:space="preserve"> folder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resources</w:t>
      </w:r>
      <w:r w:rsidRPr="002B73A8">
        <w:t xml:space="preserve"> </w:t>
      </w:r>
      <w:r w:rsidRPr="002B73A8">
        <w:rPr>
          <w:spacing w:val="-1"/>
        </w:rPr>
        <w:t>directory</w:t>
      </w:r>
      <w:r w:rsidRPr="002B73A8">
        <w:rPr>
          <w:spacing w:val="-5"/>
        </w:rPr>
        <w:t xml:space="preserve"> </w:t>
      </w:r>
      <w:r w:rsidRPr="002B73A8">
        <w:t>in the</w:t>
      </w:r>
      <w:r w:rsidRPr="002B73A8">
        <w:rPr>
          <w:spacing w:val="-1"/>
        </w:rPr>
        <w:t xml:space="preserve"> MDWS</w:t>
      </w:r>
      <w:r w:rsidRPr="002B73A8">
        <w:t xml:space="preserve"> website</w:t>
      </w:r>
      <w:r w:rsidRPr="002B73A8">
        <w:rPr>
          <w:spacing w:val="-1"/>
        </w:rPr>
        <w:t xml:space="preserve"> directory.</w:t>
      </w:r>
      <w:r w:rsidRPr="002B73A8">
        <w:t xml:space="preserve">  </w:t>
      </w:r>
      <w:proofErr w:type="gramStart"/>
      <w:r w:rsidRPr="002B73A8">
        <w:rPr>
          <w:spacing w:val="-1"/>
        </w:rPr>
        <w:t>E.g.,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D:\MDWS\MDWS2_7_3_2\resources\xml\VhaSites.xml.</w:t>
      </w:r>
      <w:proofErr w:type="gramEnd"/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300" w:name="6.11.5._MDWS_Application_Pool_Configurat"/>
      <w:bookmarkStart w:id="301" w:name="_bookmark90"/>
      <w:bookmarkEnd w:id="300"/>
      <w:bookmarkEnd w:id="301"/>
      <w:r w:rsidRPr="002B73A8">
        <w:rPr>
          <w:spacing w:val="-1"/>
        </w:rPr>
        <w:t>MDWS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5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8"/>
        <w:ind w:left="119" w:right="347"/>
        <w:jc w:val="both"/>
      </w:pPr>
      <w:r w:rsidRPr="002B73A8">
        <w:rPr>
          <w:spacing w:val="-1"/>
        </w:rPr>
        <w:t>The application</w:t>
      </w:r>
      <w:r w:rsidRPr="002B73A8">
        <w:t xml:space="preserve"> pool </w:t>
      </w:r>
      <w:r w:rsidRPr="002B73A8">
        <w:rPr>
          <w:spacing w:val="-1"/>
        </w:rPr>
        <w:t>settings</w:t>
      </w:r>
      <w:r w:rsidRPr="002B73A8">
        <w:t xml:space="preserve"> 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47: </w:t>
      </w:r>
      <w:r w:rsidRPr="002B73A8">
        <w:rPr>
          <w:spacing w:val="-1"/>
        </w:rPr>
        <w:t>Configuring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Settings,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48:</w:t>
      </w:r>
      <w:r w:rsidRPr="002B73A8">
        <w:rPr>
          <w:spacing w:val="-1"/>
        </w:rPr>
        <w:t xml:space="preserve"> </w:t>
      </w:r>
      <w:r w:rsidRPr="002B73A8">
        <w:t xml:space="preserve">MDWS </w:t>
      </w:r>
      <w:r w:rsidRPr="002B73A8">
        <w:rPr>
          <w:spacing w:val="-1"/>
        </w:rPr>
        <w:t>Application</w:t>
      </w:r>
      <w:r w:rsidRPr="002B73A8">
        <w:t xml:space="preserve"> Pool</w:t>
      </w:r>
      <w:r w:rsidRPr="002B73A8">
        <w:rPr>
          <w:spacing w:val="-1"/>
        </w:rPr>
        <w:t xml:space="preserve"> Basic Settings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 xml:space="preserve">49: </w:t>
      </w:r>
      <w:r w:rsidRPr="002B73A8">
        <w:rPr>
          <w:spacing w:val="-1"/>
        </w:rPr>
        <w:t>MDWS Application</w:t>
      </w:r>
      <w:r w:rsidRPr="002B73A8">
        <w:t xml:space="preserve"> Pool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60" w:right="152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0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D3" wp14:editId="6FA528D4">
            <wp:extent cx="5458592" cy="3079432"/>
            <wp:effectExtent l="0" t="0" r="0" b="0"/>
            <wp:docPr id="81" name="image40.png" descr="Configuring Application Poo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92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424" w:firstLine="44"/>
        <w:rPr>
          <w:rFonts w:ascii="Arial" w:eastAsia="Arial" w:hAnsi="Arial" w:cs="Arial"/>
          <w:sz w:val="20"/>
          <w:szCs w:val="20"/>
        </w:rPr>
      </w:pPr>
      <w:bookmarkStart w:id="302" w:name="_bookmark91"/>
      <w:bookmarkStart w:id="303" w:name="_Toc420012722"/>
      <w:bookmarkEnd w:id="30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Configuring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Settings</w:t>
      </w:r>
      <w:bookmarkEnd w:id="303"/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283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D5" wp14:editId="6FA528D6">
            <wp:extent cx="2507242" cy="2276475"/>
            <wp:effectExtent l="0" t="0" r="0" b="0"/>
            <wp:docPr id="83" name="image41.png" descr="MDWS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4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424"/>
        <w:rPr>
          <w:rFonts w:ascii="Arial" w:eastAsia="Arial" w:hAnsi="Arial" w:cs="Arial"/>
          <w:sz w:val="20"/>
          <w:szCs w:val="20"/>
        </w:rPr>
      </w:pPr>
      <w:bookmarkStart w:id="304" w:name="_bookmark92"/>
      <w:bookmarkStart w:id="305" w:name="_Toc420012723"/>
      <w:bookmarkEnd w:id="30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305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97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D7" wp14:editId="6FA528D8">
            <wp:extent cx="4858825" cy="6886575"/>
            <wp:effectExtent l="0" t="0" r="0" b="0"/>
            <wp:docPr id="85" name="image42.png" descr="MDWS Application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8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13"/>
          <w:szCs w:val="13"/>
        </w:rPr>
      </w:pPr>
    </w:p>
    <w:p w:rsidR="00393CEF" w:rsidRPr="002B73A8" w:rsidRDefault="00C42448">
      <w:pPr>
        <w:spacing w:before="74"/>
        <w:ind w:left="2213"/>
        <w:rPr>
          <w:rFonts w:ascii="Arial" w:eastAsia="Arial" w:hAnsi="Arial" w:cs="Arial"/>
          <w:sz w:val="20"/>
          <w:szCs w:val="20"/>
        </w:rPr>
      </w:pPr>
      <w:bookmarkStart w:id="306" w:name="_bookmark93"/>
      <w:bookmarkStart w:id="307" w:name="_Toc420012724"/>
      <w:bookmarkEnd w:id="30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307"/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308" w:name="6.11.6._To_Restart_IIS"/>
      <w:bookmarkStart w:id="309" w:name="_bookmark94"/>
      <w:bookmarkEnd w:id="308"/>
      <w:bookmarkEnd w:id="309"/>
      <w:r w:rsidRPr="002B73A8">
        <w:rPr>
          <w:spacing w:val="-1"/>
        </w:rPr>
        <w:t>To</w:t>
      </w:r>
      <w:r w:rsidRPr="002B73A8">
        <w:rPr>
          <w:spacing w:val="-10"/>
        </w:rPr>
        <w:t xml:space="preserve"> </w:t>
      </w:r>
      <w:r w:rsidRPr="002B73A8">
        <w:t>Restart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IIS</w:t>
      </w:r>
    </w:p>
    <w:p w:rsidR="00393CEF" w:rsidRPr="002B73A8" w:rsidRDefault="00DA3427">
      <w:pPr>
        <w:numPr>
          <w:ilvl w:val="0"/>
          <w:numId w:val="13"/>
        </w:numPr>
        <w:tabs>
          <w:tab w:val="left" w:pos="460"/>
        </w:tabs>
        <w:spacing w:before="126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Start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DA3427">
      <w:pPr>
        <w:numPr>
          <w:ilvl w:val="0"/>
          <w:numId w:val="13"/>
        </w:numPr>
        <w:tabs>
          <w:tab w:val="left" w:pos="460"/>
        </w:tabs>
        <w:spacing w:before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Command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Prompt</w:t>
      </w:r>
      <w:r w:rsidRPr="002B73A8">
        <w:rPr>
          <w:rFonts w:ascii="Times New Roman"/>
          <w:b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(or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Run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depending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on 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System).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numPr>
          <w:ilvl w:val="0"/>
          <w:numId w:val="13"/>
        </w:numPr>
        <w:tabs>
          <w:tab w:val="left" w:pos="480"/>
        </w:tabs>
        <w:spacing w:before="44"/>
        <w:ind w:left="48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Times New Roman"/>
          <w:spacing w:val="-1"/>
          <w:sz w:val="24"/>
        </w:rPr>
        <w:lastRenderedPageBreak/>
        <w:t>Type:</w:t>
      </w:r>
      <w:r w:rsidRPr="002B73A8">
        <w:rPr>
          <w:rFonts w:ascii="Times New Roman"/>
          <w:sz w:val="24"/>
        </w:rPr>
        <w:t xml:space="preserve">  </w:t>
      </w:r>
      <w:proofErr w:type="spellStart"/>
      <w:r w:rsidRPr="002B73A8">
        <w:rPr>
          <w:rFonts w:ascii="Courier New"/>
          <w:spacing w:val="-2"/>
          <w:sz w:val="20"/>
        </w:rPr>
        <w:t>IISReset</w:t>
      </w:r>
      <w:proofErr w:type="spellEnd"/>
      <w:r w:rsidRPr="002B73A8">
        <w:rPr>
          <w:rFonts w:ascii="Courier New"/>
          <w:spacing w:val="-2"/>
          <w:sz w:val="20"/>
        </w:rPr>
        <w:t>.</w:t>
      </w:r>
    </w:p>
    <w:p w:rsidR="00393CEF" w:rsidRPr="002B73A8" w:rsidRDefault="00DA3427" w:rsidP="00F327F5">
      <w:pPr>
        <w:numPr>
          <w:ilvl w:val="0"/>
          <w:numId w:val="13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Enter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spacing w:before="0"/>
        <w:ind w:left="155"/>
      </w:pPr>
      <w:r w:rsidRPr="002B73A8">
        <w:rPr>
          <w:noProof/>
        </w:rPr>
        <w:drawing>
          <wp:inline distT="0" distB="0" distL="0" distR="0" wp14:anchorId="6FA528D9" wp14:editId="6FA528DA">
            <wp:extent cx="222881" cy="222881"/>
            <wp:effectExtent l="0" t="0" r="0" b="0"/>
            <wp:docPr id="87" name="image4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1" cy="2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>Watch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1"/>
          <w:position w:val="1"/>
        </w:rPr>
        <w:t xml:space="preserve"> command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lines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to</w:t>
      </w:r>
      <w:r w:rsidRPr="002B73A8">
        <w:rPr>
          <w:spacing w:val="2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position w:val="1"/>
        </w:rPr>
        <w:t xml:space="preserve"> sure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stops and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then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starts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again.</w:t>
      </w: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spacing w:before="243"/>
        <w:ind w:left="1199" w:hanging="1079"/>
        <w:rPr>
          <w:b w:val="0"/>
          <w:bCs w:val="0"/>
        </w:rPr>
      </w:pPr>
      <w:bookmarkStart w:id="310" w:name="6.11.7._To_Test_That_MDWS_Is_Working"/>
      <w:bookmarkStart w:id="311" w:name="_bookmark95"/>
      <w:bookmarkEnd w:id="310"/>
      <w:bookmarkEnd w:id="311"/>
      <w:r w:rsidRPr="002B73A8">
        <w:rPr>
          <w:spacing w:val="-1"/>
        </w:rPr>
        <w:t>To</w:t>
      </w:r>
      <w:r w:rsidRPr="002B73A8">
        <w:rPr>
          <w:spacing w:val="-7"/>
        </w:rPr>
        <w:t xml:space="preserve"> </w:t>
      </w:r>
      <w:r w:rsidRPr="002B73A8">
        <w:t>Test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That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MDWS</w:t>
      </w:r>
      <w:r w:rsidRPr="002B73A8">
        <w:rPr>
          <w:spacing w:val="-8"/>
        </w:rPr>
        <w:t xml:space="preserve"> </w:t>
      </w:r>
      <w:r w:rsidRPr="002B73A8">
        <w:t>Is</w:t>
      </w:r>
      <w:r w:rsidRPr="002B73A8">
        <w:rPr>
          <w:spacing w:val="-10"/>
        </w:rPr>
        <w:t xml:space="preserve"> </w:t>
      </w:r>
      <w:r w:rsidRPr="002B73A8">
        <w:t>Working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18"/>
        <w:ind w:right="301" w:firstLine="1"/>
      </w:pP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browser </w:t>
      </w:r>
      <w:r w:rsidRPr="002B73A8">
        <w:t xml:space="preserve">on </w:t>
      </w:r>
      <w:r w:rsidRPr="002B73A8">
        <w:rPr>
          <w:spacing w:val="-1"/>
        </w:rPr>
        <w:t xml:space="preserve">the </w:t>
      </w:r>
      <w:r w:rsidRPr="002B73A8">
        <w:rPr>
          <w:b/>
          <w:spacing w:val="-1"/>
        </w:rPr>
        <w:t>application</w:t>
      </w:r>
      <w:r w:rsidRPr="002B73A8">
        <w:rPr>
          <w:b/>
        </w:rPr>
        <w:t xml:space="preserve"> </w:t>
      </w:r>
      <w:r w:rsidRPr="002B73A8">
        <w:rPr>
          <w:spacing w:val="-1"/>
        </w:rPr>
        <w:t>server and</w:t>
      </w:r>
      <w:r w:rsidRPr="002B73A8">
        <w:rPr>
          <w:spacing w:val="-2"/>
        </w:rPr>
        <w:t xml:space="preserve"> </w:t>
      </w:r>
      <w:r w:rsidRPr="002B73A8">
        <w:t>enter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rPr>
          <w:spacing w:val="-3"/>
        </w:rPr>
        <w:t xml:space="preserve"> </w:t>
      </w:r>
      <w:r w:rsidRPr="002B73A8">
        <w:t xml:space="preserve">in </w:t>
      </w:r>
      <w:r w:rsidRPr="002B73A8">
        <w:rPr>
          <w:spacing w:val="-1"/>
        </w:rPr>
        <w:t>the Address</w:t>
      </w:r>
      <w:r w:rsidRPr="002B73A8">
        <w:t xml:space="preserve"> </w:t>
      </w:r>
      <w:r w:rsidRPr="002B73A8">
        <w:rPr>
          <w:spacing w:val="-1"/>
        </w:rPr>
        <w:t>bar:</w:t>
      </w:r>
    </w:p>
    <w:p w:rsidR="00393CEF" w:rsidRPr="002B73A8" w:rsidRDefault="00D85DC2">
      <w:pPr>
        <w:pStyle w:val="Heading4"/>
        <w:ind w:left="119" w:right="301"/>
        <w:rPr>
          <w:b w:val="0"/>
          <w:bCs w:val="0"/>
        </w:rPr>
      </w:pPr>
      <w:hyperlink r:id="rId58">
        <w:r w:rsidR="00DA3427" w:rsidRPr="002B73A8">
          <w:rPr>
            <w:spacing w:val="-1"/>
          </w:rPr>
          <w:t>http://localhost/NumiService.asmx</w:t>
        </w:r>
      </w:hyperlink>
    </w:p>
    <w:p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28" w:line="236" w:lineRule="auto"/>
        <w:ind w:right="269" w:firstLine="1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You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have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z w:val="24"/>
        </w:rPr>
        <w:t>ability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z w:val="24"/>
        </w:rPr>
        <w:t xml:space="preserve">to </w:t>
      </w:r>
      <w:r w:rsidRPr="002B73A8">
        <w:rPr>
          <w:rFonts w:ascii="Times New Roman"/>
          <w:spacing w:val="-1"/>
          <w:sz w:val="24"/>
        </w:rPr>
        <w:t>enter either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localhost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-4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actual</w:t>
      </w:r>
      <w:r w:rsidRPr="002B73A8">
        <w:rPr>
          <w:rFonts w:ascii="Courier New"/>
          <w:spacing w:val="-8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IP</w:t>
      </w:r>
      <w:r w:rsidRPr="002B73A8">
        <w:rPr>
          <w:rFonts w:ascii="Courier New"/>
          <w:spacing w:val="-3"/>
          <w:sz w:val="20"/>
        </w:rPr>
        <w:t xml:space="preserve"> </w:t>
      </w:r>
      <w:r w:rsidRPr="002B73A8">
        <w:rPr>
          <w:rFonts w:ascii="Courier New"/>
          <w:sz w:val="20"/>
        </w:rPr>
        <w:t>address</w:t>
      </w:r>
      <w:r w:rsidRPr="002B73A8">
        <w:rPr>
          <w:rFonts w:ascii="Times New Roman"/>
          <w:sz w:val="24"/>
        </w:rPr>
        <w:t>&gt;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z w:val="24"/>
        </w:rPr>
        <w:t>or</w:t>
      </w:r>
      <w:r w:rsidRPr="002B73A8">
        <w:rPr>
          <w:rFonts w:ascii="Times New Roman"/>
          <w:spacing w:val="-1"/>
          <w:sz w:val="24"/>
        </w:rPr>
        <w:t xml:space="preserve"> &lt;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32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name</w:t>
      </w:r>
      <w:r w:rsidRPr="002B73A8">
        <w:rPr>
          <w:rFonts w:ascii="Courier New"/>
          <w:spacing w:val="-6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of</w:t>
      </w:r>
      <w:r w:rsidRPr="002B73A8">
        <w:rPr>
          <w:rFonts w:ascii="Courier New"/>
          <w:spacing w:val="-3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-4"/>
          <w:sz w:val="20"/>
        </w:rPr>
        <w:t xml:space="preserve"> </w:t>
      </w:r>
      <w:r w:rsidRPr="002B73A8">
        <w:rPr>
          <w:rFonts w:ascii="Courier New"/>
          <w:sz w:val="20"/>
        </w:rPr>
        <w:t>server</w:t>
      </w:r>
      <w:r w:rsidRPr="002B73A8">
        <w:rPr>
          <w:rFonts w:ascii="Times New Roman"/>
          <w:sz w:val="24"/>
        </w:rPr>
        <w:t>&gt;.</w:t>
      </w:r>
      <w:r w:rsidRPr="002B73A8">
        <w:rPr>
          <w:rFonts w:ascii="Times New Roman"/>
          <w:spacing w:val="5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Example</w:t>
      </w:r>
      <w:hyperlink r:id="rId59">
        <w:r w:rsidRPr="002B73A8">
          <w:rPr>
            <w:rFonts w:ascii="Times New Roman"/>
            <w:spacing w:val="-1"/>
            <w:sz w:val="24"/>
          </w:rPr>
          <w:t>s:</w:t>
        </w:r>
        <w:r w:rsidRPr="002B73A8">
          <w:rPr>
            <w:rFonts w:ascii="Times New Roman"/>
            <w:sz w:val="24"/>
          </w:rPr>
          <w:t xml:space="preserve"> </w:t>
        </w:r>
        <w:r w:rsidRPr="002B73A8">
          <w:rPr>
            <w:rFonts w:ascii="Times New Roman"/>
            <w:spacing w:val="-1"/>
            <w:sz w:val="24"/>
          </w:rPr>
          <w:t>http://localhost/NumiService.aspx</w:t>
        </w:r>
      </w:hyperlink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2"/>
          <w:sz w:val="24"/>
        </w:rPr>
        <w:t>and</w:t>
      </w:r>
      <w:r w:rsidRPr="002B73A8">
        <w:rPr>
          <w:rFonts w:ascii="Times New Roman"/>
          <w:spacing w:val="53"/>
          <w:sz w:val="24"/>
        </w:rPr>
        <w:t xml:space="preserve"> </w:t>
      </w:r>
      <w:hyperlink r:id="rId60">
        <w:r w:rsidRPr="002B73A8">
          <w:rPr>
            <w:rFonts w:ascii="Times New Roman"/>
            <w:spacing w:val="-1"/>
            <w:sz w:val="24"/>
          </w:rPr>
          <w:t>http://hostname.aac.va.gov/NumiService.aspx</w:t>
        </w:r>
      </w:hyperlink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28"/>
        <w:ind w:left="48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Go</w:t>
      </w:r>
      <w:r w:rsidRPr="002B73A8">
        <w:rPr>
          <w:spacing w:val="-1"/>
        </w:rPr>
        <w:t>&gt;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button</w:t>
      </w:r>
      <w:r w:rsidRPr="002B73A8">
        <w:t xml:space="preserve"> on</w:t>
      </w:r>
      <w:r w:rsidRPr="002B73A8">
        <w:rPr>
          <w:spacing w:val="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browser </w:t>
      </w:r>
      <w:r w:rsidRPr="002B73A8">
        <w:t>to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go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address.</w:t>
      </w:r>
    </w:p>
    <w:p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13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 xml:space="preserve">The </w:t>
      </w:r>
      <w:r w:rsidRPr="002B73A8">
        <w:rPr>
          <w:rFonts w:ascii="Times New Roman"/>
          <w:b/>
          <w:i/>
          <w:spacing w:val="-1"/>
          <w:sz w:val="24"/>
        </w:rPr>
        <w:t>NUMI</w:t>
      </w:r>
      <w:r w:rsidRPr="002B73A8">
        <w:rPr>
          <w:rFonts w:ascii="Times New Roman"/>
          <w:b/>
          <w:i/>
          <w:sz w:val="24"/>
        </w:rPr>
        <w:t xml:space="preserve"> </w:t>
      </w:r>
      <w:r w:rsidRPr="002B73A8">
        <w:rPr>
          <w:rFonts w:ascii="Times New Roman"/>
          <w:b/>
          <w:i/>
          <w:spacing w:val="-1"/>
          <w:sz w:val="24"/>
        </w:rPr>
        <w:t>SERVICE</w:t>
      </w:r>
      <w:r w:rsidRPr="002B73A8">
        <w:rPr>
          <w:rFonts w:ascii="Times New Roman"/>
          <w:b/>
          <w:i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page will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display.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t>Choose</w:t>
      </w:r>
      <w:r w:rsidRPr="002B73A8">
        <w:rPr>
          <w:spacing w:val="-1"/>
        </w:rPr>
        <w:t xml:space="preserve"> "</w:t>
      </w:r>
      <w:proofErr w:type="spellStart"/>
      <w:r w:rsidRPr="002B73A8">
        <w:rPr>
          <w:spacing w:val="-1"/>
        </w:rPr>
        <w:t>ConnectAndLogin</w:t>
      </w:r>
      <w:proofErr w:type="spellEnd"/>
      <w:r w:rsidRPr="002B73A8">
        <w:rPr>
          <w:spacing w:val="-1"/>
        </w:rPr>
        <w:t>"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spacing w:val="-2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b/>
          <w:spacing w:val="-1"/>
        </w:rPr>
        <w:t>Sitecode</w:t>
      </w:r>
      <w:proofErr w:type="spellEnd"/>
      <w:r w:rsidRPr="002B73A8">
        <w:rPr>
          <w:b/>
          <w:spacing w:val="-1"/>
        </w:rPr>
        <w:t xml:space="preserve"> </w:t>
      </w:r>
      <w:r w:rsidRPr="002B73A8">
        <w:rPr>
          <w:spacing w:val="-1"/>
        </w:rPr>
        <w:t>field,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enter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code for </w:t>
      </w:r>
      <w:r w:rsidRPr="002B73A8">
        <w:t>the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you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>trying</w:t>
      </w:r>
      <w:r w:rsidRPr="002B73A8">
        <w:rPr>
          <w:spacing w:val="-4"/>
        </w:rPr>
        <w:t xml:space="preserve"> </w:t>
      </w:r>
      <w:r w:rsidRPr="002B73A8">
        <w:t xml:space="preserve">to </w:t>
      </w:r>
      <w:r w:rsidRPr="002B73A8">
        <w:rPr>
          <w:spacing w:val="-1"/>
        </w:rPr>
        <w:t>access.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t>Put 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Access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Codes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username 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password.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spacing w:val="-1"/>
        </w:rPr>
        <w:t xml:space="preserve">Leave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context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</w:t>
      </w:r>
      <w:r w:rsidRPr="002B73A8">
        <w:rPr>
          <w:spacing w:val="-1"/>
        </w:rPr>
        <w:t>blank.</w:t>
      </w:r>
    </w:p>
    <w:p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27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Invoke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9"/>
          <w:sz w:val="24"/>
        </w:rPr>
        <w:t xml:space="preserve"> </w:t>
      </w:r>
      <w:r w:rsidRPr="002B73A8">
        <w:rPr>
          <w:rFonts w:ascii="Times New Roman"/>
          <w:sz w:val="24"/>
        </w:rPr>
        <w:t>button.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13"/>
        <w:ind w:left="120" w:right="136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t xml:space="preserve">is </w:t>
      </w:r>
      <w:r w:rsidRPr="002B73A8">
        <w:rPr>
          <w:spacing w:val="-1"/>
        </w:rPr>
        <w:t>successful,</w:t>
      </w:r>
      <w:r w:rsidRPr="002B73A8"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welcome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message will</w:t>
      </w:r>
      <w:r w:rsidRPr="002B73A8">
        <w:t xml:space="preserve"> </w:t>
      </w:r>
      <w:r w:rsidRPr="002B73A8">
        <w:rPr>
          <w:spacing w:val="-1"/>
        </w:rPr>
        <w:t>display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form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79"/>
        </w:rPr>
        <w:t xml:space="preserve"> </w:t>
      </w:r>
      <w:r w:rsidRPr="002B73A8">
        <w:t>xml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 </w:t>
      </w:r>
      <w:r w:rsidRPr="002B73A8">
        <w:rPr>
          <w:spacing w:val="-1"/>
        </w:rPr>
        <w:t>Example:</w:t>
      </w:r>
    </w:p>
    <w:p w:rsidR="00393CEF" w:rsidRPr="002B73A8" w:rsidRDefault="00393CEF">
      <w:pPr>
        <w:sectPr w:rsidR="00393CEF" w:rsidRPr="002B73A8">
          <w:pgSz w:w="12240" w:h="15840"/>
          <w:pgMar w:top="140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938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DB" wp14:editId="6FA528DC">
            <wp:extent cx="4935291" cy="3574161"/>
            <wp:effectExtent l="19050" t="19050" r="17780" b="26670"/>
            <wp:docPr id="89" name="image44.png" descr="Sample Welcome Mess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91" cy="3574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:rsidR="00393CEF" w:rsidRPr="002B73A8" w:rsidRDefault="008C6B33">
      <w:pPr>
        <w:spacing w:before="74"/>
        <w:ind w:left="3021"/>
        <w:rPr>
          <w:rFonts w:ascii="Arial" w:eastAsia="Arial" w:hAnsi="Arial" w:cs="Arial"/>
          <w:sz w:val="20"/>
          <w:szCs w:val="20"/>
        </w:rPr>
      </w:pPr>
      <w:bookmarkStart w:id="312" w:name="_Toc420012725"/>
      <w:r w:rsidRPr="002B73A8">
        <w:rPr>
          <w:noProof/>
        </w:rPr>
        <w:drawing>
          <wp:anchor distT="0" distB="0" distL="114300" distR="114300" simplePos="0" relativeHeight="503265872" behindDoc="1" locked="0" layoutInCell="1" allowOverlap="1" wp14:anchorId="6FA528DD" wp14:editId="6FA528DE">
            <wp:simplePos x="0" y="0"/>
            <wp:positionH relativeFrom="page">
              <wp:posOffset>935355</wp:posOffset>
            </wp:positionH>
            <wp:positionV relativeFrom="paragraph">
              <wp:posOffset>272415</wp:posOffset>
            </wp:positionV>
            <wp:extent cx="228600" cy="228600"/>
            <wp:effectExtent l="0" t="0" r="0" b="0"/>
            <wp:wrapNone/>
            <wp:docPr id="44" name="Picture 2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tebook bullet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13" w:name="_bookmark96"/>
      <w:bookmarkEnd w:id="313"/>
      <w:r w:rsidR="00C42448" w:rsidRPr="002B73A8">
        <w:rPr>
          <w:rFonts w:ascii="Arial" w:hAnsi="Arial" w:cs="Arial"/>
          <w:b/>
          <w:sz w:val="20"/>
          <w:szCs w:val="20"/>
        </w:rPr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40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Sample Welcome Message</w:t>
      </w:r>
      <w:bookmarkEnd w:id="312"/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</w:rPr>
      </w:pPr>
    </w:p>
    <w:p w:rsidR="00393CEF" w:rsidRPr="002B73A8" w:rsidRDefault="00DA3427">
      <w:pPr>
        <w:pStyle w:val="BodyText"/>
        <w:spacing w:before="0"/>
        <w:ind w:left="510"/>
      </w:pPr>
      <w:r w:rsidRPr="002B73A8"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Access</w:t>
      </w:r>
      <w:r w:rsidRPr="002B73A8">
        <w:t xml:space="preserve"> 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Verify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codes</w:t>
      </w:r>
      <w:r w:rsidRPr="002B73A8">
        <w:t xml:space="preserve"> </w:t>
      </w:r>
      <w:r w:rsidRPr="002B73A8">
        <w:rPr>
          <w:spacing w:val="-1"/>
        </w:rPr>
        <w:t>are incorrect,</w:t>
      </w:r>
      <w:r w:rsidRPr="002B73A8">
        <w:t xml:space="preserve"> this</w:t>
      </w:r>
      <w:r w:rsidRPr="002B73A8">
        <w:rPr>
          <w:spacing w:val="-1"/>
        </w:rPr>
        <w:t xml:space="preserve"> message </w:t>
      </w:r>
      <w:r w:rsidRPr="002B73A8">
        <w:t>will be</w:t>
      </w:r>
      <w:r w:rsidRPr="002B73A8">
        <w:rPr>
          <w:spacing w:val="-1"/>
        </w:rPr>
        <w:t xml:space="preserve"> imbedded</w:t>
      </w:r>
      <w:r w:rsidRPr="002B73A8">
        <w:rPr>
          <w:spacing w:val="1"/>
        </w:rPr>
        <w:t xml:space="preserve"> </w:t>
      </w:r>
      <w:r w:rsidRPr="002B73A8">
        <w:t>in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xml:</w:t>
      </w:r>
    </w:p>
    <w:p w:rsidR="00393CEF" w:rsidRPr="002B73A8" w:rsidRDefault="00DA3427">
      <w:pPr>
        <w:spacing w:before="6"/>
        <w:ind w:left="153" w:hanging="34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Courier New"/>
          <w:spacing w:val="-1"/>
          <w:sz w:val="20"/>
        </w:rPr>
        <w:t>&lt;</w:t>
      </w:r>
      <w:proofErr w:type="gramStart"/>
      <w:r w:rsidRPr="002B73A8">
        <w:rPr>
          <w:rFonts w:ascii="Courier New"/>
          <w:spacing w:val="-1"/>
          <w:sz w:val="20"/>
        </w:rPr>
        <w:t>message&gt;</w:t>
      </w:r>
      <w:proofErr w:type="gramEnd"/>
      <w:r w:rsidRPr="002B73A8">
        <w:rPr>
          <w:rFonts w:ascii="Courier New"/>
          <w:spacing w:val="-1"/>
          <w:sz w:val="20"/>
        </w:rPr>
        <w:t>Not</w:t>
      </w:r>
      <w:r w:rsidRPr="002B73A8">
        <w:rPr>
          <w:rFonts w:ascii="Courier New"/>
          <w:spacing w:val="-15"/>
          <w:sz w:val="20"/>
        </w:rPr>
        <w:t xml:space="preserve"> </w:t>
      </w:r>
      <w:r w:rsidRPr="002B73A8">
        <w:rPr>
          <w:rFonts w:ascii="Courier New"/>
          <w:sz w:val="20"/>
        </w:rPr>
        <w:t>a</w:t>
      </w:r>
      <w:r w:rsidRPr="002B73A8">
        <w:rPr>
          <w:rFonts w:ascii="Courier New"/>
          <w:spacing w:val="-2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valid</w:t>
      </w:r>
      <w:r w:rsidRPr="002B73A8">
        <w:rPr>
          <w:rFonts w:ascii="Courier New"/>
          <w:spacing w:val="-7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ACCESS</w:t>
      </w:r>
      <w:r w:rsidRPr="002B73A8">
        <w:rPr>
          <w:rFonts w:ascii="Courier New"/>
          <w:spacing w:val="-8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CODE/VERIFY</w:t>
      </w:r>
      <w:r w:rsidRPr="002B73A8">
        <w:rPr>
          <w:rFonts w:ascii="Courier New"/>
          <w:spacing w:val="-14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CODE</w:t>
      </w:r>
      <w:r w:rsidRPr="002B73A8">
        <w:rPr>
          <w:rFonts w:ascii="Courier New"/>
          <w:spacing w:val="-6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pair.&lt;/message&gt;</w:t>
      </w:r>
    </w:p>
    <w:p w:rsidR="00393CEF" w:rsidRPr="002B73A8" w:rsidRDefault="00393CEF">
      <w:pPr>
        <w:rPr>
          <w:rFonts w:ascii="Courier New" w:eastAsia="Courier New" w:hAnsi="Courier New" w:cs="Courier New"/>
          <w:sz w:val="20"/>
          <w:szCs w:val="20"/>
        </w:rPr>
      </w:pPr>
    </w:p>
    <w:p w:rsidR="00393CEF" w:rsidRPr="002B73A8" w:rsidRDefault="00393CEF">
      <w:pPr>
        <w:spacing w:before="5"/>
        <w:rPr>
          <w:rFonts w:ascii="Courier New" w:eastAsia="Courier New" w:hAnsi="Courier New" w:cs="Courier New"/>
          <w:sz w:val="25"/>
          <w:szCs w:val="25"/>
        </w:rPr>
      </w:pPr>
    </w:p>
    <w:p w:rsidR="00393CEF" w:rsidRPr="002B73A8" w:rsidRDefault="00DA3427">
      <w:pPr>
        <w:pStyle w:val="BodyText"/>
        <w:spacing w:before="0"/>
        <w:ind w:left="153"/>
      </w:pPr>
      <w:r w:rsidRPr="002B73A8">
        <w:rPr>
          <w:noProof/>
        </w:rPr>
        <w:drawing>
          <wp:inline distT="0" distB="0" distL="0" distR="0" wp14:anchorId="6FA528DF" wp14:editId="6FA528E0">
            <wp:extent cx="230491" cy="230490"/>
            <wp:effectExtent l="0" t="0" r="0" b="0"/>
            <wp:docPr id="91" name="image1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position w:val="1"/>
        </w:rPr>
        <w:t>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1"/>
          <w:position w:val="1"/>
        </w:rPr>
        <w:t xml:space="preserve"> Site code </w:t>
      </w:r>
      <w:r w:rsidRPr="002B73A8">
        <w:rPr>
          <w:position w:val="1"/>
        </w:rPr>
        <w:t xml:space="preserve">is </w:t>
      </w:r>
      <w:r w:rsidRPr="002B73A8">
        <w:rPr>
          <w:spacing w:val="-1"/>
          <w:position w:val="1"/>
        </w:rPr>
        <w:t>incorrect,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this</w:t>
      </w:r>
      <w:r w:rsidRPr="002B73A8">
        <w:rPr>
          <w:spacing w:val="3"/>
          <w:position w:val="1"/>
        </w:rPr>
        <w:t xml:space="preserve"> </w:t>
      </w:r>
      <w:r w:rsidRPr="002B73A8">
        <w:rPr>
          <w:spacing w:val="-1"/>
          <w:position w:val="1"/>
        </w:rPr>
        <w:t xml:space="preserve">message </w:t>
      </w:r>
      <w:r w:rsidRPr="002B73A8">
        <w:rPr>
          <w:position w:val="1"/>
        </w:rPr>
        <w:t>will be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imbedded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in the</w:t>
      </w:r>
      <w:r w:rsidRPr="002B73A8">
        <w:rPr>
          <w:spacing w:val="-1"/>
          <w:position w:val="1"/>
        </w:rPr>
        <w:t xml:space="preserve"> xml:</w:t>
      </w:r>
    </w:p>
    <w:p w:rsidR="00393CEF" w:rsidRPr="002B73A8" w:rsidRDefault="00DA3427">
      <w:pPr>
        <w:spacing w:before="123"/>
        <w:ind w:left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b/>
          <w:spacing w:val="-1"/>
          <w:sz w:val="24"/>
        </w:rPr>
        <w:t>&lt;</w:t>
      </w:r>
      <w:proofErr w:type="gramStart"/>
      <w:r w:rsidRPr="002B73A8">
        <w:rPr>
          <w:rFonts w:ascii="Times New Roman"/>
          <w:b/>
          <w:spacing w:val="-1"/>
          <w:sz w:val="24"/>
        </w:rPr>
        <w:t>message&gt;</w:t>
      </w:r>
      <w:proofErr w:type="gramEnd"/>
      <w:r w:rsidRPr="002B73A8">
        <w:rPr>
          <w:rFonts w:ascii="Times New Roman"/>
          <w:spacing w:val="-1"/>
          <w:sz w:val="24"/>
        </w:rPr>
        <w:t>No</w:t>
      </w:r>
      <w:r w:rsidRPr="002B73A8">
        <w:rPr>
          <w:rFonts w:ascii="Times New Roman"/>
          <w:spacing w:val="-14"/>
          <w:sz w:val="24"/>
        </w:rPr>
        <w:t xml:space="preserve"> </w:t>
      </w:r>
      <w:r w:rsidRPr="002B73A8">
        <w:rPr>
          <w:rFonts w:ascii="Times New Roman"/>
          <w:sz w:val="24"/>
        </w:rPr>
        <w:t>site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for</w:t>
      </w:r>
      <w:r w:rsidRPr="002B73A8">
        <w:rPr>
          <w:rFonts w:ascii="Times New Roman"/>
          <w:spacing w:val="-4"/>
          <w:sz w:val="24"/>
        </w:rPr>
        <w:t xml:space="preserve"> </w:t>
      </w:r>
      <w:proofErr w:type="spellStart"/>
      <w:r w:rsidRPr="002B73A8">
        <w:rPr>
          <w:rFonts w:ascii="Times New Roman"/>
          <w:spacing w:val="-1"/>
          <w:sz w:val="24"/>
        </w:rPr>
        <w:t>sitecode</w:t>
      </w:r>
      <w:proofErr w:type="spellEnd"/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50</w:t>
      </w:r>
      <w:r w:rsidRPr="002B73A8">
        <w:rPr>
          <w:rFonts w:ascii="Times New Roman"/>
          <w:b/>
          <w:spacing w:val="-1"/>
          <w:sz w:val="24"/>
        </w:rPr>
        <w:t>&lt;/message&gt;</w:t>
      </w:r>
    </w:p>
    <w:p w:rsidR="00393CEF" w:rsidRPr="002B73A8" w:rsidRDefault="00393CE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393CEF" w:rsidRPr="002B73A8" w:rsidRDefault="00DA3427">
      <w:pPr>
        <w:pStyle w:val="BodyText"/>
        <w:spacing w:before="0"/>
        <w:ind w:left="153"/>
      </w:pPr>
      <w:r w:rsidRPr="002B73A8">
        <w:rPr>
          <w:noProof/>
        </w:rPr>
        <w:drawing>
          <wp:inline distT="0" distB="0" distL="0" distR="0" wp14:anchorId="6FA528E1" wp14:editId="6FA528E2">
            <wp:extent cx="230491" cy="230504"/>
            <wp:effectExtent l="0" t="0" r="0" b="0"/>
            <wp:docPr id="93" name="image13.png" descr="Notebook bu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spacing w:val="-1"/>
          <w:position w:val="1"/>
        </w:rPr>
        <w:t>Other error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messages</w:t>
      </w:r>
      <w:r w:rsidRPr="002B73A8">
        <w:rPr>
          <w:spacing w:val="3"/>
          <w:position w:val="1"/>
        </w:rPr>
        <w:t xml:space="preserve"> </w:t>
      </w:r>
      <w:r w:rsidRPr="002B73A8">
        <w:rPr>
          <w:spacing w:val="-3"/>
          <w:position w:val="1"/>
        </w:rPr>
        <w:t>m</w:t>
      </w:r>
      <w:ins w:id="314" w:author="Subbaraman, Padma (VETS)" w:date="2016-09-13T10:53:00Z">
        <w:r w:rsidR="009179B5">
          <w:rPr>
            <w:spacing w:val="-3"/>
            <w:position w:val="1"/>
          </w:rPr>
          <w:t>a</w:t>
        </w:r>
      </w:ins>
      <w:r w:rsidRPr="002B73A8">
        <w:rPr>
          <w:spacing w:val="-3"/>
          <w:position w:val="1"/>
        </w:rPr>
        <w:t>y</w:t>
      </w:r>
      <w:r w:rsidRPr="002B73A8">
        <w:rPr>
          <w:position w:val="1"/>
        </w:rPr>
        <w:t xml:space="preserve"> display due</w:t>
      </w:r>
      <w:r w:rsidRPr="002B73A8">
        <w:rPr>
          <w:spacing w:val="-1"/>
          <w:position w:val="1"/>
        </w:rPr>
        <w:t xml:space="preserve"> to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connectivity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issues.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23" w:line="344" w:lineRule="auto"/>
        <w:ind w:left="120" w:right="498" w:firstLine="0"/>
      </w:pPr>
      <w:r w:rsidRPr="002B73A8">
        <w:rPr>
          <w:spacing w:val="-1"/>
        </w:rPr>
        <w:t xml:space="preserve">After </w:t>
      </w:r>
      <w:r w:rsidRPr="002B73A8">
        <w:t>successfully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testing</w:t>
      </w:r>
      <w:r w:rsidRPr="002B73A8">
        <w:t xml:space="preserve"> </w:t>
      </w:r>
      <w:r w:rsidRPr="002B73A8">
        <w:rPr>
          <w:spacing w:val="-1"/>
        </w:rPr>
        <w:t>the connection,</w:t>
      </w:r>
      <w:r w:rsidRPr="002B73A8">
        <w:t xml:space="preserve"> </w:t>
      </w:r>
      <w:r w:rsidRPr="002B73A8">
        <w:rPr>
          <w:rFonts w:cs="Times New Roman"/>
          <w:i/>
          <w:spacing w:val="-1"/>
        </w:rPr>
        <w:t xml:space="preserve">click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</w:t>
      </w:r>
      <w:r w:rsidRPr="002B73A8">
        <w:rPr>
          <w:color w:val="0000FF"/>
          <w:spacing w:val="-1"/>
          <w:u w:val="single" w:color="0000FF"/>
        </w:rPr>
        <w:t>here</w:t>
      </w:r>
      <w:r w:rsidRPr="002B73A8">
        <w:rPr>
          <w:spacing w:val="-1"/>
        </w:rPr>
        <w:t>&gt;</w:t>
      </w:r>
      <w:r w:rsidRPr="002B73A8">
        <w:rPr>
          <w:spacing w:val="-3"/>
        </w:rPr>
        <w:t xml:space="preserve"> </w:t>
      </w:r>
      <w:r w:rsidRPr="002B73A8">
        <w:t>link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string:</w:t>
      </w:r>
      <w:r w:rsidRPr="002B73A8">
        <w:rPr>
          <w:spacing w:val="61"/>
        </w:rPr>
        <w:t xml:space="preserve"> </w:t>
      </w:r>
      <w:r w:rsidRPr="002B73A8">
        <w:t xml:space="preserve">‘Click </w:t>
      </w:r>
      <w:r w:rsidRPr="002B73A8">
        <w:rPr>
          <w:color w:val="0000FF"/>
          <w:spacing w:val="-1"/>
          <w:u w:val="single" w:color="0000FF"/>
        </w:rPr>
        <w:t>here</w:t>
      </w:r>
      <w:r w:rsidRPr="002B73A8">
        <w:rPr>
          <w:color w:val="0000FF"/>
          <w:u w:val="single" w:color="0000FF"/>
        </w:rPr>
        <w:t xml:space="preserve"> </w:t>
      </w:r>
      <w:r w:rsidRPr="002B73A8">
        <w:t xml:space="preserve">for a complete </w:t>
      </w:r>
      <w:r w:rsidRPr="002B73A8">
        <w:rPr>
          <w:spacing w:val="-1"/>
        </w:rPr>
        <w:t>list</w:t>
      </w:r>
      <w:r w:rsidRPr="002B73A8">
        <w:t xml:space="preserve"> of</w:t>
      </w:r>
      <w:r w:rsidRPr="002B73A8">
        <w:rPr>
          <w:spacing w:val="-1"/>
        </w:rPr>
        <w:t xml:space="preserve"> operations’.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4"/>
        <w:ind w:left="48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&lt;Disconnect&gt;</w:t>
      </w:r>
      <w:r w:rsidRPr="002B73A8">
        <w:rPr>
          <w:spacing w:val="-3"/>
        </w:rPr>
        <w:t xml:space="preserve"> </w:t>
      </w:r>
      <w:r w:rsidRPr="002B73A8"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list.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&lt;Invoke&gt; button.</w:t>
      </w:r>
      <w:r w:rsidRPr="002B73A8">
        <w:t xml:space="preserve"> </w:t>
      </w:r>
      <w:r w:rsidRPr="002B73A8">
        <w:rPr>
          <w:spacing w:val="-1"/>
        </w:rPr>
        <w:t>This will</w:t>
      </w:r>
      <w:r w:rsidRPr="002B73A8">
        <w:t xml:space="preserve"> </w:t>
      </w:r>
      <w:r w:rsidRPr="002B73A8">
        <w:rPr>
          <w:spacing w:val="-1"/>
        </w:rPr>
        <w:t xml:space="preserve">prevent </w:t>
      </w:r>
      <w:r w:rsidRPr="002B73A8">
        <w:t>a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being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left</w:t>
      </w:r>
      <w:r w:rsidRPr="002B73A8">
        <w:t xml:space="preserve"> open.</w:t>
      </w:r>
    </w:p>
    <w:p w:rsidR="00393CEF" w:rsidRPr="002B73A8" w:rsidRDefault="00DA3427">
      <w:pPr>
        <w:pStyle w:val="Heading2"/>
        <w:numPr>
          <w:ilvl w:val="1"/>
          <w:numId w:val="11"/>
        </w:numPr>
        <w:tabs>
          <w:tab w:val="left" w:pos="1020"/>
        </w:tabs>
        <w:rPr>
          <w:b w:val="0"/>
          <w:bCs w:val="0"/>
        </w:rPr>
      </w:pPr>
      <w:bookmarkStart w:id="315" w:name="6.12._Installing_NUMI_on_Server_2008_R2"/>
      <w:bookmarkStart w:id="316" w:name="_bookmark97"/>
      <w:bookmarkEnd w:id="315"/>
      <w:bookmarkEnd w:id="316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del w:id="317" w:author="Subbaraman, Padma (VETS)" w:date="2016-09-13T10:53:00Z">
        <w:r w:rsidRPr="002B73A8" w:rsidDel="009179B5">
          <w:delText>2008</w:delText>
        </w:r>
        <w:r w:rsidRPr="002B73A8" w:rsidDel="009179B5">
          <w:rPr>
            <w:spacing w:val="-5"/>
          </w:rPr>
          <w:delText xml:space="preserve"> </w:delText>
        </w:r>
        <w:r w:rsidRPr="002B73A8" w:rsidDel="009179B5">
          <w:delText>R2</w:delText>
        </w:r>
      </w:del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318" w:name="6.12.1._Software_Copy_Instructions"/>
      <w:bookmarkStart w:id="319" w:name="_bookmark98"/>
      <w:bookmarkEnd w:id="318"/>
      <w:bookmarkEnd w:id="319"/>
      <w:r w:rsidRPr="002B73A8">
        <w:rPr>
          <w:spacing w:val="-1"/>
        </w:rPr>
        <w:t>Software</w:t>
      </w:r>
      <w:r w:rsidRPr="002B73A8">
        <w:rPr>
          <w:spacing w:val="-18"/>
        </w:rPr>
        <w:t xml:space="preserve"> </w:t>
      </w:r>
      <w:r w:rsidRPr="002B73A8">
        <w:t>Copy</w:t>
      </w:r>
      <w:r w:rsidRPr="002B73A8">
        <w:rPr>
          <w:spacing w:val="-25"/>
        </w:rPr>
        <w:t xml:space="preserve"> </w:t>
      </w:r>
      <w:r w:rsidRPr="002B73A8">
        <w:rPr>
          <w:spacing w:val="-1"/>
        </w:rPr>
        <w:t>Instructions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rPr>
          <w:spacing w:val="-2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 and</w:t>
      </w:r>
      <w:r w:rsidRPr="002B73A8">
        <w:t xml:space="preserve"> </w:t>
      </w:r>
      <w:r w:rsidRPr="002B73A8">
        <w:rPr>
          <w:spacing w:val="-1"/>
        </w:rPr>
        <w:t xml:space="preserve">select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“Unblock” </w:t>
      </w:r>
      <w:r w:rsidRPr="002B73A8">
        <w:t>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active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proofErr w:type="gramStart"/>
      <w:r w:rsidRPr="002B73A8">
        <w:t>O.K..</w:t>
      </w:r>
      <w:proofErr w:type="gramEnd"/>
      <w:r w:rsidRPr="002B73A8">
        <w:t xml:space="preserve"> </w:t>
      </w:r>
      <w:r w:rsidRPr="002B73A8">
        <w:rPr>
          <w:spacing w:val="-1"/>
        </w:rPr>
        <w:t>Some</w:t>
      </w:r>
      <w:r w:rsidRPr="002B73A8">
        <w:t xml:space="preserve"> security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schemes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block</w:t>
      </w:r>
      <w:r w:rsidRPr="002B73A8">
        <w:t xml:space="preserve"> </w:t>
      </w:r>
      <w:r w:rsidRPr="002B73A8">
        <w:rPr>
          <w:spacing w:val="-1"/>
        </w:rPr>
        <w:t>certain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 xml:space="preserve">from </w:t>
      </w:r>
      <w:r w:rsidRPr="002B73A8">
        <w:t>being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unpacked,</w:t>
      </w:r>
      <w:r w:rsidRPr="002B73A8">
        <w:t xml:space="preserve"> </w:t>
      </w:r>
      <w:r w:rsidRPr="002B73A8">
        <w:rPr>
          <w:spacing w:val="-1"/>
        </w:rPr>
        <w:t>typically</w:t>
      </w:r>
      <w:r w:rsidRPr="002B73A8">
        <w:rPr>
          <w:spacing w:val="-5"/>
        </w:rPr>
        <w:t xml:space="preserve"> </w:t>
      </w:r>
      <w:r w:rsidRPr="002B73A8">
        <w:t>the Java</w:t>
      </w:r>
      <w:r w:rsidRPr="002B73A8">
        <w:rPr>
          <w:spacing w:val="-1"/>
        </w:rPr>
        <w:t xml:space="preserve"> files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under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“web”</w:t>
      </w:r>
      <w:r w:rsidRPr="002B73A8">
        <w:rPr>
          <w:spacing w:val="87"/>
        </w:rPr>
        <w:t xml:space="preserve"> </w:t>
      </w:r>
      <w:r w:rsidRPr="002B73A8">
        <w:rPr>
          <w:spacing w:val="-1"/>
        </w:rPr>
        <w:t>directory.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file</w:t>
      </w:r>
      <w:r w:rsidRPr="002B73A8">
        <w:rPr>
          <w:spacing w:val="-3"/>
        </w:rPr>
        <w:t xml:space="preserve"> </w:t>
      </w:r>
      <w:r w:rsidRPr="002B73A8">
        <w:t>to Unblock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eliminates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problem.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20" w:header="0" w:footer="957" w:gutter="0"/>
          <w:cols w:space="720"/>
        </w:sectPr>
      </w:pP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73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3" wp14:editId="6FA528E4">
            <wp:extent cx="3916276" cy="3018567"/>
            <wp:effectExtent l="0" t="0" r="0" b="0"/>
            <wp:docPr id="95" name="image45.png" descr="Unblocking Restricted Files in Installation ZIP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276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:rsidR="00393CEF" w:rsidRPr="002B73A8" w:rsidRDefault="00C42448">
      <w:pPr>
        <w:spacing w:before="74"/>
        <w:ind w:left="1922"/>
        <w:rPr>
          <w:rFonts w:ascii="Arial" w:eastAsia="Arial" w:hAnsi="Arial" w:cs="Arial"/>
          <w:sz w:val="20"/>
          <w:szCs w:val="20"/>
        </w:rPr>
      </w:pPr>
      <w:bookmarkStart w:id="320" w:name="_bookmark99"/>
      <w:bookmarkStart w:id="321" w:name="_Toc420012726"/>
      <w:bookmarkEnd w:id="32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Unblocking Restricted Files in Installation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ZIP File</w:t>
      </w:r>
      <w:bookmarkEnd w:id="321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NUMI</w:t>
      </w:r>
      <w:r w:rsidRPr="002B73A8">
        <w:rPr>
          <w:spacing w:val="-6"/>
        </w:rPr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installed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the D:\NUMI</w:t>
      </w:r>
      <w:r w:rsidRPr="002B73A8">
        <w:rPr>
          <w:spacing w:val="-1"/>
        </w:rPr>
        <w:t xml:space="preserve"> folder.</w:t>
      </w:r>
      <w:r w:rsidRPr="002B73A8">
        <w:rPr>
          <w:spacing w:val="60"/>
        </w:rPr>
        <w:t xml:space="preserve"> </w:t>
      </w:r>
      <w:r w:rsidRPr="002B73A8">
        <w:t>Using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>Explorer,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 xml:space="preserve">create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  <w:spacing w:val="3"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D</w:t>
      </w:r>
      <w:r w:rsidRPr="002B73A8">
        <w:rPr>
          <w:spacing w:val="-1"/>
        </w:rPr>
        <w:t xml:space="preserve"> drive,</w:t>
      </w:r>
      <w:r w:rsidRPr="002B73A8">
        <w:t xml:space="preserve"> 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available,</w:t>
      </w:r>
      <w:r w:rsidRPr="002B73A8">
        <w:t xml:space="preserve"> </w:t>
      </w:r>
      <w:r w:rsidRPr="002B73A8">
        <w:rPr>
          <w:spacing w:val="-1"/>
        </w:rPr>
        <w:t>otherwise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create </w:t>
      </w:r>
      <w:r w:rsidRPr="002B73A8">
        <w:t>in</w:t>
      </w:r>
      <w:r w:rsidRPr="002B73A8">
        <w:rPr>
          <w:spacing w:val="2"/>
        </w:rPr>
        <w:t xml:space="preserve"> </w:t>
      </w:r>
      <w:r w:rsidRPr="002B73A8">
        <w:t xml:space="preserve">C </w:t>
      </w:r>
      <w:r w:rsidRPr="002B73A8">
        <w:rPr>
          <w:spacing w:val="-1"/>
        </w:rPr>
        <w:t>drive.</w:t>
      </w:r>
      <w:r w:rsidRPr="002B73A8">
        <w:rPr>
          <w:spacing w:val="-2"/>
        </w:rPr>
        <w:t xml:space="preserve"> </w:t>
      </w:r>
      <w:proofErr w:type="gramStart"/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t>D:\NUMI.</w:t>
      </w:r>
      <w:proofErr w:type="gramEnd"/>
    </w:p>
    <w:p w:rsidR="00393CEF" w:rsidRPr="002B73A8" w:rsidRDefault="00DA3427">
      <w:pPr>
        <w:pStyle w:val="BodyText"/>
        <w:ind w:left="119"/>
      </w:pPr>
      <w:r w:rsidRPr="002B73A8">
        <w:t>Unzip 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NumiWebApp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folder from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distribution</w:t>
      </w:r>
      <w:r w:rsidRPr="002B73A8">
        <w:t xml:space="preserve"> </w:t>
      </w:r>
      <w:r w:rsidRPr="002B73A8">
        <w:rPr>
          <w:spacing w:val="-1"/>
        </w:rPr>
        <w:t>zip</w:t>
      </w:r>
      <w:r w:rsidRPr="002B73A8">
        <w:t xml:space="preserve"> </w:t>
      </w:r>
      <w:r w:rsidRPr="002B73A8">
        <w:rPr>
          <w:spacing w:val="-1"/>
        </w:rPr>
        <w:t>file into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D:\NUMI </w:t>
      </w:r>
      <w:r w:rsidRPr="002B73A8">
        <w:rPr>
          <w:spacing w:val="-1"/>
        </w:rPr>
        <w:t>folder.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 xml:space="preserve">Rename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NumiWebApp</w:t>
      </w:r>
      <w:proofErr w:type="spellEnd"/>
      <w:r w:rsidRPr="002B73A8">
        <w:t xml:space="preserve"> </w:t>
      </w:r>
      <w:r w:rsidRPr="002B73A8">
        <w:rPr>
          <w:spacing w:val="-1"/>
        </w:rPr>
        <w:t>folder using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build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name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 distribution</w:t>
      </w:r>
      <w:r w:rsidRPr="002B73A8">
        <w:rPr>
          <w:spacing w:val="-2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322" w:name="6.12.2._NUMI_Web_Site_Configuration"/>
      <w:bookmarkStart w:id="323" w:name="_bookmark100"/>
      <w:bookmarkEnd w:id="322"/>
      <w:bookmarkEnd w:id="323"/>
      <w:r w:rsidRPr="002B73A8">
        <w:rPr>
          <w:spacing w:val="-1"/>
        </w:rPr>
        <w:t>NUMI</w:t>
      </w:r>
      <w:r w:rsidRPr="002B73A8">
        <w:rPr>
          <w:spacing w:val="-12"/>
        </w:rPr>
        <w:t xml:space="preserve"> </w:t>
      </w:r>
      <w:r w:rsidRPr="002B73A8">
        <w:t>Web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Manager,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a</w:t>
      </w:r>
      <w:r w:rsidRPr="002B73A8">
        <w:rPr>
          <w:spacing w:val="-1"/>
        </w:rPr>
        <w:t xml:space="preserve"> new </w:t>
      </w:r>
      <w:r w:rsidRPr="002B73A8">
        <w:t>web site</w:t>
      </w:r>
      <w:r w:rsidRPr="002B73A8">
        <w:rPr>
          <w:spacing w:val="-1"/>
        </w:rPr>
        <w:t xml:space="preserve">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rPr>
          <w:spacing w:val="1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 52: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</w:t>
      </w:r>
      <w:r w:rsidRPr="002B73A8">
        <w:rPr>
          <w:spacing w:val="1"/>
        </w:rPr>
        <w:t>NUMI</w:t>
      </w:r>
      <w:r w:rsidRPr="002B73A8">
        <w:rPr>
          <w:spacing w:val="-1"/>
        </w:rPr>
        <w:t xml:space="preserve"> web</w:t>
      </w:r>
      <w:r w:rsidRPr="002B73A8">
        <w:t xml:space="preserve"> </w:t>
      </w:r>
      <w:r w:rsidRPr="002B73A8">
        <w:rPr>
          <w:spacing w:val="-1"/>
        </w:rPr>
        <w:t>site.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5" wp14:editId="6FA528E6">
            <wp:extent cx="4267212" cy="4191000"/>
            <wp:effectExtent l="0" t="0" r="0" b="0"/>
            <wp:docPr id="97" name="image46.png" descr="Add NUMI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1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3316" w:right="3056"/>
        <w:jc w:val="center"/>
        <w:rPr>
          <w:rFonts w:ascii="Arial" w:eastAsia="Arial" w:hAnsi="Arial" w:cs="Arial"/>
          <w:sz w:val="20"/>
          <w:szCs w:val="20"/>
        </w:rPr>
      </w:pPr>
      <w:bookmarkStart w:id="324" w:name="_bookmark101"/>
      <w:bookmarkStart w:id="325" w:name="_Toc420012727"/>
      <w:bookmarkEnd w:id="32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Add NUMI Website</w:t>
      </w:r>
      <w:bookmarkEnd w:id="325"/>
    </w:p>
    <w:p w:rsidR="00393CEF" w:rsidRPr="002B73A8" w:rsidRDefault="00DA3427">
      <w:pPr>
        <w:pStyle w:val="BodyText"/>
        <w:spacing w:before="118"/>
        <w:ind w:left="119" w:right="11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</w:t>
      </w:r>
      <w:r w:rsidRPr="002B73A8">
        <w:t>basic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53: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Basic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Figure</w:t>
      </w:r>
      <w:r w:rsidRPr="002B73A8">
        <w:rPr>
          <w:spacing w:val="-1"/>
        </w:rPr>
        <w:t xml:space="preserve"> 54:</w:t>
      </w:r>
      <w:r w:rsidRPr="002B73A8">
        <w:rPr>
          <w:spacing w:val="4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4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7" wp14:editId="6FA528E8">
            <wp:extent cx="4267199" cy="2343150"/>
            <wp:effectExtent l="0" t="0" r="0" b="0"/>
            <wp:docPr id="99" name="image47.png" descr="NUMI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3316" w:right="3057"/>
        <w:jc w:val="center"/>
        <w:rPr>
          <w:rFonts w:ascii="Arial" w:eastAsia="Arial" w:hAnsi="Arial" w:cs="Arial"/>
          <w:sz w:val="20"/>
          <w:szCs w:val="20"/>
        </w:rPr>
      </w:pPr>
      <w:bookmarkStart w:id="326" w:name="_bookmark102"/>
      <w:bookmarkStart w:id="327" w:name="_Toc420012728"/>
      <w:bookmarkEnd w:id="32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327"/>
    </w:p>
    <w:p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58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31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E9" wp14:editId="6FA528EA">
            <wp:extent cx="5695950" cy="5238750"/>
            <wp:effectExtent l="0" t="0" r="0" b="0"/>
            <wp:docPr id="101" name="image48.png" descr="NUMI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13"/>
          <w:szCs w:val="13"/>
        </w:rPr>
      </w:pPr>
    </w:p>
    <w:p w:rsidR="00393CEF" w:rsidRPr="002B73A8" w:rsidRDefault="00C42448">
      <w:pPr>
        <w:spacing w:before="74"/>
        <w:ind w:left="3090"/>
        <w:rPr>
          <w:rFonts w:ascii="Arial" w:eastAsia="Arial" w:hAnsi="Arial" w:cs="Arial"/>
          <w:sz w:val="20"/>
          <w:szCs w:val="20"/>
        </w:rPr>
      </w:pPr>
      <w:bookmarkStart w:id="328" w:name="_bookmark103"/>
      <w:bookmarkStart w:id="329" w:name="_Toc420012729"/>
      <w:bookmarkEnd w:id="32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329"/>
    </w:p>
    <w:p w:rsidR="00393CEF" w:rsidRPr="002B73A8" w:rsidRDefault="00DA3427">
      <w:pPr>
        <w:pStyle w:val="BodyText"/>
        <w:spacing w:before="118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bindings</w:t>
      </w:r>
      <w:r w:rsidRPr="002B73A8">
        <w:t xml:space="preserve"> are</w:t>
      </w:r>
      <w:r w:rsidRPr="002B73A8">
        <w:rPr>
          <w:spacing w:val="-1"/>
        </w:rPr>
        <w:t xml:space="preserve"> shown</w:t>
      </w:r>
      <w:r w:rsidRPr="002B73A8">
        <w:t xml:space="preserve"> in Figure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55: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Bindings.</w:t>
      </w:r>
    </w:p>
    <w:p w:rsidR="00393CEF" w:rsidRPr="002B73A8" w:rsidRDefault="00393CEF">
      <w:pPr>
        <w:sectPr w:rsidR="00393CEF" w:rsidRPr="002B73A8">
          <w:pgSz w:w="12240" w:h="15840"/>
          <w:pgMar w:top="1360" w:right="150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1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B" wp14:editId="6FA528EC">
            <wp:extent cx="5460939" cy="2206561"/>
            <wp:effectExtent l="0" t="0" r="0" b="0"/>
            <wp:docPr id="103" name="image49.png" descr="NUMI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39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p w:rsidR="00393CEF" w:rsidRPr="002B73A8" w:rsidRDefault="00C42448">
      <w:pPr>
        <w:spacing w:before="74"/>
        <w:ind w:left="3367" w:right="3228"/>
        <w:jc w:val="center"/>
        <w:rPr>
          <w:rFonts w:ascii="Arial" w:eastAsia="Arial" w:hAnsi="Arial" w:cs="Arial"/>
          <w:sz w:val="20"/>
          <w:szCs w:val="20"/>
        </w:rPr>
      </w:pPr>
      <w:bookmarkStart w:id="330" w:name="_bookmark104"/>
      <w:bookmarkStart w:id="331" w:name="_Toc420012730"/>
      <w:bookmarkEnd w:id="33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 Bindings</w:t>
      </w:r>
      <w:bookmarkEnd w:id="331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authentication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56:</w:t>
      </w:r>
      <w:r w:rsidRPr="002B73A8">
        <w:rPr>
          <w:spacing w:val="-1"/>
        </w:rPr>
        <w:t xml:space="preserve"> </w:t>
      </w:r>
      <w:r w:rsidRPr="002B73A8">
        <w:rPr>
          <w:rFonts w:ascii="Arial"/>
          <w:sz w:val="20"/>
        </w:rPr>
        <w:t>NUMI</w:t>
      </w:r>
      <w:r w:rsidRPr="002B73A8">
        <w:rPr>
          <w:rFonts w:ascii="Arial"/>
          <w:spacing w:val="-5"/>
          <w:sz w:val="20"/>
        </w:rPr>
        <w:t xml:space="preserve"> </w:t>
      </w:r>
      <w:r w:rsidRPr="002B73A8">
        <w:rPr>
          <w:rFonts w:ascii="Arial"/>
          <w:spacing w:val="-1"/>
          <w:sz w:val="20"/>
        </w:rPr>
        <w:t>Authentication Settings</w:t>
      </w:r>
      <w:r w:rsidRPr="002B73A8">
        <w:rPr>
          <w:rFonts w:ascii="Arial"/>
          <w:spacing w:val="65"/>
          <w:sz w:val="20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2"/>
        </w:rPr>
        <w:t>Figure</w:t>
      </w:r>
      <w:r w:rsidRPr="002B73A8">
        <w:rPr>
          <w:spacing w:val="-3"/>
        </w:rPr>
        <w:t xml:space="preserve"> </w:t>
      </w:r>
      <w:r w:rsidRPr="002B73A8">
        <w:rPr>
          <w:spacing w:val="-2"/>
        </w:rPr>
        <w:t>57:</w:t>
      </w:r>
      <w:r w:rsidRPr="002B73A8">
        <w:rPr>
          <w:spacing w:val="1"/>
        </w:rPr>
        <w:t xml:space="preserve"> NUMI</w:t>
      </w:r>
      <w:r w:rsidRPr="002B73A8">
        <w:rPr>
          <w:spacing w:val="4"/>
        </w:rPr>
        <w:t xml:space="preserve"> </w:t>
      </w:r>
      <w:r w:rsidRPr="002B73A8">
        <w:rPr>
          <w:spacing w:val="1"/>
        </w:rPr>
        <w:t>Provider</w:t>
      </w:r>
      <w:r w:rsidRPr="002B73A8">
        <w:rPr>
          <w:spacing w:val="4"/>
        </w:rPr>
        <w:t xml:space="preserve"> </w:t>
      </w:r>
      <w:r w:rsidRPr="002B73A8">
        <w:rPr>
          <w:spacing w:val="1"/>
        </w:rPr>
        <w:t>Settings.</w:t>
      </w:r>
      <w:r w:rsidRPr="002B73A8">
        <w:rPr>
          <w:spacing w:val="52"/>
        </w:rPr>
        <w:t xml:space="preserve"> </w:t>
      </w:r>
      <w:r w:rsidRPr="002B73A8">
        <w:rPr>
          <w:spacing w:val="-1"/>
        </w:rPr>
        <w:t>Make sure NTLM</w:t>
      </w:r>
      <w:r w:rsidRPr="002B73A8">
        <w:t xml:space="preserve"> is </w:t>
      </w:r>
      <w:r w:rsidRPr="002B73A8">
        <w:rPr>
          <w:spacing w:val="-1"/>
        </w:rPr>
        <w:t>before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Negotiate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Providers</w:t>
      </w:r>
      <w:r w:rsidRPr="002B73A8">
        <w:rPr>
          <w:spacing w:val="72"/>
        </w:rPr>
        <w:t xml:space="preserve"> </w:t>
      </w:r>
      <w:r w:rsidRPr="002B73A8">
        <w:rPr>
          <w:spacing w:val="-1"/>
        </w:rPr>
        <w:t>dialog.</w:t>
      </w:r>
    </w:p>
    <w:p w:rsidR="00393CEF" w:rsidRPr="002B73A8" w:rsidRDefault="00393CEF">
      <w:pPr>
        <w:sectPr w:rsidR="00393CEF" w:rsidRPr="002B73A8">
          <w:pgSz w:w="12240" w:h="15840"/>
          <w:pgMar w:top="1360" w:right="146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ED" wp14:editId="6FA528EE">
            <wp:extent cx="5478145" cy="3840479"/>
            <wp:effectExtent l="0" t="0" r="0" b="0"/>
            <wp:docPr id="105" name="image50.png" descr="NUMI Authentica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67" w:right="2528"/>
        <w:jc w:val="center"/>
        <w:rPr>
          <w:rFonts w:ascii="Arial" w:eastAsia="Arial" w:hAnsi="Arial" w:cs="Arial"/>
          <w:sz w:val="20"/>
          <w:szCs w:val="20"/>
        </w:rPr>
      </w:pPr>
      <w:bookmarkStart w:id="332" w:name="_bookmark105"/>
      <w:bookmarkStart w:id="333" w:name="_Toc420012731"/>
      <w:bookmarkEnd w:id="33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 Authentication Settings</w:t>
      </w:r>
      <w:bookmarkEnd w:id="333"/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991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A528EF" wp14:editId="6FA528F0">
            <wp:extent cx="3571511" cy="2943225"/>
            <wp:effectExtent l="0" t="0" r="0" b="0"/>
            <wp:docPr id="107" name="image51.png" descr="NUMI Provid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511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67" w:right="2528"/>
        <w:jc w:val="center"/>
        <w:rPr>
          <w:rFonts w:ascii="Arial" w:eastAsia="Arial" w:hAnsi="Arial" w:cs="Arial"/>
          <w:sz w:val="20"/>
          <w:szCs w:val="20"/>
        </w:rPr>
      </w:pPr>
      <w:bookmarkStart w:id="334" w:name="_bookmark106"/>
      <w:bookmarkStart w:id="335" w:name="_Toc420012732"/>
      <w:bookmarkEnd w:id="33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Provider Settings</w:t>
      </w:r>
      <w:bookmarkEnd w:id="335"/>
    </w:p>
    <w:p w:rsidR="00393CEF" w:rsidRPr="002B73A8" w:rsidRDefault="00DA3427">
      <w:pPr>
        <w:pStyle w:val="BodyText"/>
        <w:spacing w:before="118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website</w:t>
      </w:r>
      <w:r w:rsidRPr="002B73A8">
        <w:rPr>
          <w:spacing w:val="-1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58: NUMI</w:t>
      </w:r>
      <w:r w:rsidRPr="002B73A8">
        <w:rPr>
          <w:spacing w:val="-4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1" wp14:editId="6FA528F2">
            <wp:extent cx="5478145" cy="3840479"/>
            <wp:effectExtent l="0" t="0" r="0" b="0"/>
            <wp:docPr id="109" name="image52.png" descr="NUMI SS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3367" w:right="3268"/>
        <w:jc w:val="center"/>
        <w:rPr>
          <w:rFonts w:ascii="Arial" w:eastAsia="Arial" w:hAnsi="Arial" w:cs="Arial"/>
          <w:sz w:val="20"/>
          <w:szCs w:val="20"/>
        </w:rPr>
      </w:pPr>
      <w:bookmarkStart w:id="336" w:name="_bookmark107"/>
      <w:bookmarkStart w:id="337" w:name="_Toc420012733"/>
      <w:bookmarkEnd w:id="33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SSL Settings</w:t>
      </w:r>
      <w:bookmarkEnd w:id="337"/>
    </w:p>
    <w:p w:rsidR="00393CEF" w:rsidRPr="002B73A8" w:rsidRDefault="00DA3427">
      <w:pPr>
        <w:pStyle w:val="BodyText"/>
        <w:spacing w:before="118"/>
        <w:ind w:left="0" w:right="10"/>
        <w:jc w:val="center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compression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59: NUMI</w:t>
      </w:r>
      <w:r w:rsidRPr="002B73A8">
        <w:rPr>
          <w:spacing w:val="-1"/>
        </w:rPr>
        <w:t xml:space="preserve"> Compression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jc w:val="center"/>
        <w:sectPr w:rsidR="00393CEF" w:rsidRPr="002B73A8">
          <w:pgSz w:w="12240" w:h="15840"/>
          <w:pgMar w:top="1360" w:right="144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3" wp14:editId="6FA528F4">
            <wp:extent cx="5478145" cy="3840479"/>
            <wp:effectExtent l="0" t="0" r="0" b="0"/>
            <wp:docPr id="111" name="image53.png" descr="NUMI Compress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929"/>
        <w:rPr>
          <w:rFonts w:ascii="Arial" w:eastAsia="Arial" w:hAnsi="Arial" w:cs="Arial"/>
          <w:sz w:val="20"/>
          <w:szCs w:val="20"/>
        </w:rPr>
      </w:pPr>
      <w:bookmarkStart w:id="338" w:name="_bookmark108"/>
      <w:bookmarkStart w:id="339" w:name="_Toc420012734"/>
      <w:bookmarkEnd w:id="33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Compression Settings</w:t>
      </w:r>
      <w:bookmarkEnd w:id="339"/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340" w:name="6.12.3._Configuration_File_Setup"/>
      <w:bookmarkStart w:id="341" w:name="_bookmark109"/>
      <w:bookmarkEnd w:id="340"/>
      <w:bookmarkEnd w:id="341"/>
      <w:r w:rsidRPr="002B73A8">
        <w:rPr>
          <w:spacing w:val="-1"/>
        </w:rPr>
        <w:t>Configuration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httpExectuion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in the</w:t>
      </w:r>
      <w:r w:rsidRPr="002B73A8">
        <w:rPr>
          <w:spacing w:val="-1"/>
        </w:rPr>
        <w:t xml:space="preserve"> NUMI </w:t>
      </w:r>
      <w:proofErr w:type="spellStart"/>
      <w:r w:rsidRPr="002B73A8">
        <w:rPr>
          <w:spacing w:val="-1"/>
        </w:rPr>
        <w:t>web.config</w:t>
      </w:r>
      <w:proofErr w:type="spellEnd"/>
      <w:r w:rsidRPr="002B73A8">
        <w:t xml:space="preserve"> </w:t>
      </w:r>
      <w:r w:rsidRPr="002B73A8">
        <w:rPr>
          <w:spacing w:val="-1"/>
        </w:rPr>
        <w:t>file:</w:t>
      </w:r>
    </w:p>
    <w:p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httpRuntime</w:t>
      </w:r>
      <w:proofErr w:type="spellEnd"/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executionTimeout</w:t>
      </w:r>
      <w:proofErr w:type="spellEnd"/>
      <w:r w:rsidRPr="002B73A8">
        <w:rPr>
          <w:spacing w:val="-1"/>
        </w:rPr>
        <w:t xml:space="preserve">=”300” </w:t>
      </w:r>
      <w:r w:rsidRPr="002B73A8">
        <w:t>/&gt;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342" w:name="6.12.4._Application_Pool_Configuration"/>
      <w:bookmarkStart w:id="343" w:name="_bookmark110"/>
      <w:bookmarkEnd w:id="342"/>
      <w:bookmarkEnd w:id="343"/>
      <w:r w:rsidRPr="002B73A8">
        <w:rPr>
          <w:spacing w:val="-1"/>
        </w:rPr>
        <w:t>Application</w:t>
      </w:r>
      <w:r w:rsidRPr="002B73A8">
        <w:rPr>
          <w:spacing w:val="-21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60: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window.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5" wp14:editId="6FA528F6">
            <wp:extent cx="5492717" cy="3600450"/>
            <wp:effectExtent l="0" t="0" r="0" b="0"/>
            <wp:docPr id="113" name="image54.png" descr="Application P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1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p w:rsidR="00393CEF" w:rsidRPr="002B73A8" w:rsidRDefault="00C42448">
      <w:pPr>
        <w:spacing w:before="74"/>
        <w:ind w:left="2506" w:right="2489"/>
        <w:jc w:val="center"/>
        <w:rPr>
          <w:rFonts w:ascii="Arial" w:eastAsia="Arial" w:hAnsi="Arial" w:cs="Arial"/>
          <w:sz w:val="20"/>
          <w:szCs w:val="20"/>
        </w:rPr>
      </w:pPr>
      <w:bookmarkStart w:id="344" w:name="_bookmark111"/>
      <w:bookmarkStart w:id="345" w:name="_Toc420012735"/>
      <w:bookmarkEnd w:id="34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Window</w:t>
      </w:r>
      <w:bookmarkEnd w:id="345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 xml:space="preserve">basic 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61: NUMI</w:t>
      </w:r>
      <w:r w:rsidRPr="002B73A8">
        <w:rPr>
          <w:spacing w:val="-1"/>
        </w:rPr>
        <w:t xml:space="preserve"> Application</w:t>
      </w:r>
      <w:r w:rsidRPr="002B73A8">
        <w:t xml:space="preserve"> Pool </w:t>
      </w:r>
      <w:r w:rsidRPr="002B73A8">
        <w:rPr>
          <w:spacing w:val="-1"/>
        </w:rPr>
        <w:t>Basic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285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7" wp14:editId="6FA528F8">
            <wp:extent cx="2507238" cy="2276475"/>
            <wp:effectExtent l="0" t="0" r="0" b="0"/>
            <wp:docPr id="115" name="image55.png" descr="NUMI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38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509" w:right="2489"/>
        <w:jc w:val="center"/>
        <w:rPr>
          <w:rFonts w:ascii="Arial" w:eastAsia="Arial" w:hAnsi="Arial" w:cs="Arial"/>
          <w:sz w:val="20"/>
          <w:szCs w:val="20"/>
        </w:rPr>
      </w:pPr>
      <w:bookmarkStart w:id="346" w:name="_bookmark112"/>
      <w:bookmarkStart w:id="347" w:name="_Toc420012736"/>
      <w:bookmarkEnd w:id="34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347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 xml:space="preserve">62: NUMI </w:t>
      </w:r>
      <w:r w:rsidRPr="002B73A8">
        <w:rPr>
          <w:spacing w:val="-1"/>
        </w:rPr>
        <w:t>Application</w:t>
      </w:r>
      <w:r w:rsidRPr="002B73A8">
        <w:t xml:space="preserve"> Pool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34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0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9" wp14:editId="6FA528FA">
            <wp:extent cx="4307198" cy="7718583"/>
            <wp:effectExtent l="0" t="0" r="0" b="0"/>
            <wp:docPr id="117" name="image56.png" descr="NUMI Application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198" cy="77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5"/>
          <w:szCs w:val="15"/>
        </w:rPr>
      </w:pPr>
    </w:p>
    <w:p w:rsidR="00393CEF" w:rsidRPr="002B73A8" w:rsidRDefault="00C42448">
      <w:pPr>
        <w:spacing w:before="74"/>
        <w:ind w:left="2274"/>
        <w:rPr>
          <w:rFonts w:ascii="Arial" w:eastAsia="Arial" w:hAnsi="Arial" w:cs="Arial"/>
          <w:sz w:val="20"/>
          <w:szCs w:val="20"/>
        </w:rPr>
      </w:pPr>
      <w:bookmarkStart w:id="348" w:name="_bookmark113"/>
      <w:bookmarkStart w:id="349" w:name="_Toc420012737"/>
      <w:bookmarkEnd w:id="34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Advanced Settings</w:t>
      </w:r>
      <w:bookmarkEnd w:id="349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pStyle w:val="Heading2"/>
        <w:numPr>
          <w:ilvl w:val="1"/>
          <w:numId w:val="10"/>
        </w:numPr>
        <w:tabs>
          <w:tab w:val="left" w:pos="1020"/>
        </w:tabs>
        <w:spacing w:before="38"/>
        <w:ind w:right="1227" w:hanging="906"/>
        <w:rPr>
          <w:b w:val="0"/>
          <w:bCs w:val="0"/>
        </w:rPr>
      </w:pPr>
      <w:bookmarkStart w:id="350" w:name="6.13._Installing_CERME_(COTS_Product)_So"/>
      <w:bookmarkStart w:id="351" w:name="_bookmark114"/>
      <w:bookmarkEnd w:id="350"/>
      <w:bookmarkEnd w:id="351"/>
      <w:r w:rsidRPr="002B73A8">
        <w:rPr>
          <w:spacing w:val="-1"/>
        </w:rPr>
        <w:lastRenderedPageBreak/>
        <w:t>Installing</w:t>
      </w:r>
      <w:r w:rsidRPr="002B73A8">
        <w:rPr>
          <w:spacing w:val="-13"/>
        </w:rPr>
        <w:t xml:space="preserve"> </w:t>
      </w:r>
      <w:r w:rsidRPr="002B73A8">
        <w:t>CERME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(COTS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Product)</w:t>
      </w:r>
      <w:r w:rsidRPr="002B73A8">
        <w:rPr>
          <w:spacing w:val="-14"/>
        </w:rPr>
        <w:t xml:space="preserve"> </w:t>
      </w:r>
      <w:r w:rsidRPr="002B73A8">
        <w:t>Software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and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15"/>
        </w:rPr>
        <w:t xml:space="preserve"> </w:t>
      </w:r>
      <w:r w:rsidRPr="002B73A8">
        <w:t>from</w:t>
      </w:r>
      <w:r w:rsidRPr="002B73A8">
        <w:rPr>
          <w:spacing w:val="-6"/>
        </w:rPr>
        <w:t xml:space="preserve"> </w:t>
      </w:r>
      <w:proofErr w:type="spellStart"/>
      <w:r w:rsidRPr="002B73A8">
        <w:t>CERMe</w:t>
      </w:r>
      <w:proofErr w:type="spellEnd"/>
      <w:r w:rsidRPr="002B73A8">
        <w:rPr>
          <w:spacing w:val="-13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-9"/>
        </w:rPr>
        <w:t xml:space="preserve"> </w:t>
      </w:r>
      <w:r w:rsidRPr="002B73A8">
        <w:rPr>
          <w:spacing w:val="1"/>
        </w:rPr>
        <w:t>CD</w:t>
      </w:r>
    </w:p>
    <w:p w:rsidR="00393CEF" w:rsidRPr="002B73A8" w:rsidRDefault="00DA3427">
      <w:pPr>
        <w:pStyle w:val="BodyText"/>
        <w:spacing w:before="117"/>
        <w:ind w:right="100"/>
      </w:pPr>
      <w:r w:rsidRPr="002B73A8">
        <w:t xml:space="preserve">See the </w:t>
      </w:r>
      <w:r w:rsidRPr="002B73A8">
        <w:rPr>
          <w:b/>
          <w:i/>
        </w:rPr>
        <w:t>RM</w:t>
      </w:r>
      <w:r w:rsidRPr="002B73A8">
        <w:rPr>
          <w:b/>
          <w:i/>
          <w:spacing w:val="-1"/>
        </w:rPr>
        <w:t xml:space="preserve"> Install</w:t>
      </w:r>
      <w:r w:rsidRPr="002B73A8">
        <w:rPr>
          <w:b/>
          <w:i/>
        </w:rPr>
        <w:t xml:space="preserve"> </w:t>
      </w:r>
      <w:r w:rsidRPr="002B73A8">
        <w:rPr>
          <w:b/>
          <w:i/>
          <w:spacing w:val="-1"/>
        </w:rPr>
        <w:t>Guide</w:t>
      </w:r>
      <w:r w:rsidRPr="002B73A8">
        <w:rPr>
          <w:b/>
          <w:i/>
        </w:rPr>
        <w:t xml:space="preserve"> </w:t>
      </w:r>
      <w:r w:rsidRPr="002B73A8">
        <w:rPr>
          <w:spacing w:val="-1"/>
        </w:rPr>
        <w:t>PDF file</w:t>
      </w:r>
      <w:r w:rsidRPr="002B73A8">
        <w:t xml:space="preserve"> on the </w:t>
      </w:r>
      <w:proofErr w:type="spellStart"/>
      <w:r w:rsidRPr="002B73A8">
        <w:t>CERMe</w:t>
      </w:r>
      <w:proofErr w:type="spellEnd"/>
      <w:r w:rsidRPr="002B73A8">
        <w:t xml:space="preserve"> setup CD</w:t>
      </w:r>
      <w:r w:rsidRPr="002B73A8">
        <w:rPr>
          <w:spacing w:val="-1"/>
        </w:rPr>
        <w:t xml:space="preserve"> for</w:t>
      </w:r>
      <w:r w:rsidRPr="002B73A8">
        <w:t xml:space="preserve"> detailed </w:t>
      </w:r>
      <w:r w:rsidRPr="002B73A8">
        <w:rPr>
          <w:spacing w:val="-1"/>
        </w:rPr>
        <w:t xml:space="preserve">instructions </w:t>
      </w:r>
      <w:r w:rsidRPr="002B73A8">
        <w:t>on how</w:t>
      </w:r>
      <w:r w:rsidRPr="002B73A8">
        <w:rPr>
          <w:spacing w:val="-1"/>
        </w:rPr>
        <w:t xml:space="preserve"> </w:t>
      </w:r>
      <w:r w:rsidRPr="002B73A8">
        <w:t>to</w:t>
      </w:r>
      <w:r w:rsidRPr="002B73A8">
        <w:rPr>
          <w:spacing w:val="55"/>
        </w:rPr>
        <w:t xml:space="preserve"> </w:t>
      </w:r>
      <w:r w:rsidRPr="002B73A8">
        <w:t xml:space="preserve">setup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>.</w:t>
      </w:r>
      <w:r w:rsidRPr="002B73A8">
        <w:t xml:space="preserve"> </w:t>
      </w:r>
      <w:r w:rsidRPr="002B73A8">
        <w:rPr>
          <w:spacing w:val="-1"/>
        </w:rPr>
        <w:t xml:space="preserve">(DBA </w:t>
      </w:r>
      <w:r w:rsidRPr="002B73A8">
        <w:t>assistance may</w:t>
      </w:r>
      <w:r w:rsidRPr="002B73A8">
        <w:rPr>
          <w:spacing w:val="-5"/>
        </w:rPr>
        <w:t xml:space="preserve"> </w:t>
      </w:r>
      <w:r w:rsidRPr="002B73A8">
        <w:t>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required</w:t>
      </w:r>
      <w:r w:rsidRPr="002B73A8">
        <w:t xml:space="preserve"> to setup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database,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which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rPr>
          <w:spacing w:val="1"/>
        </w:rPr>
        <w:t xml:space="preserve"> </w:t>
      </w:r>
      <w:r w:rsidRPr="002B73A8">
        <w:t>be done</w:t>
      </w:r>
      <w:r w:rsidRPr="002B73A8">
        <w:rPr>
          <w:spacing w:val="43"/>
        </w:rPr>
        <w:t xml:space="preserve"> </w:t>
      </w:r>
      <w:r w:rsidRPr="002B73A8">
        <w:t>before 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setup).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352" w:name="6.13.1._Install_CERME_on_the_Application"/>
      <w:bookmarkStart w:id="353" w:name="_bookmark115"/>
      <w:bookmarkEnd w:id="352"/>
      <w:bookmarkEnd w:id="353"/>
      <w:r w:rsidRPr="002B73A8">
        <w:t>Install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CERME</w:t>
      </w:r>
      <w:r w:rsidRPr="002B73A8">
        <w:rPr>
          <w:spacing w:val="-10"/>
        </w:rPr>
        <w:t xml:space="preserve"> </w:t>
      </w:r>
      <w:r w:rsidRPr="002B73A8">
        <w:t>on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393CEF" w:rsidRPr="002B73A8" w:rsidDel="009179B5" w:rsidRDefault="00DA3427">
      <w:pPr>
        <w:pStyle w:val="BodyText"/>
        <w:spacing w:before="192"/>
        <w:rPr>
          <w:del w:id="354" w:author="Subbaraman, Padma (VETS)" w:date="2016-09-13T10:54:00Z"/>
          <w:rFonts w:cs="Times New Roman"/>
        </w:rPr>
      </w:pPr>
      <w:del w:id="355" w:author="Subbaraman, Padma (VETS)" w:date="2016-09-13T10:54:00Z">
        <w:r w:rsidRPr="002B73A8" w:rsidDel="009179B5">
          <w:rPr>
            <w:spacing w:val="-1"/>
          </w:rPr>
          <w:delText>CERMe install</w:delText>
        </w:r>
        <w:r w:rsidRPr="002B73A8" w:rsidDel="009179B5">
          <w:delText xml:space="preserve"> </w:delText>
        </w:r>
        <w:r w:rsidRPr="002B73A8" w:rsidDel="009179B5">
          <w:rPr>
            <w:spacing w:val="-1"/>
          </w:rPr>
          <w:delText>helpful</w:delText>
        </w:r>
        <w:r w:rsidRPr="002B73A8" w:rsidDel="009179B5">
          <w:delText xml:space="preserve"> </w:delText>
        </w:r>
        <w:r w:rsidRPr="002B73A8" w:rsidDel="009179B5">
          <w:rPr>
            <w:spacing w:val="-1"/>
          </w:rPr>
          <w:delText>hints:</w:delText>
        </w:r>
        <w:r w:rsidRPr="002B73A8" w:rsidDel="009179B5">
          <w:delText xml:space="preserve"> </w:delText>
        </w:r>
        <w:r w:rsidRPr="002B73A8" w:rsidDel="009179B5">
          <w:rPr>
            <w:spacing w:val="-1"/>
          </w:rPr>
          <w:delText xml:space="preserve">VERSION </w:delText>
        </w:r>
        <w:r w:rsidRPr="002B73A8" w:rsidDel="009179B5">
          <w:delText xml:space="preserve">12.0 (2013) </w:delText>
        </w:r>
        <w:r w:rsidRPr="002B73A8" w:rsidDel="009179B5">
          <w:rPr>
            <w:spacing w:val="-1"/>
          </w:rPr>
          <w:delText>CUSTOMER</w:delText>
        </w:r>
        <w:r w:rsidRPr="002B73A8" w:rsidDel="009179B5">
          <w:rPr>
            <w:spacing w:val="3"/>
          </w:rPr>
          <w:delText xml:space="preserve"> </w:delText>
        </w:r>
        <w:r w:rsidRPr="002B73A8" w:rsidDel="009179B5">
          <w:rPr>
            <w:spacing w:val="-3"/>
          </w:rPr>
          <w:delText>ID:</w:delText>
        </w:r>
        <w:r w:rsidRPr="002B73A8" w:rsidDel="009179B5">
          <w:delText xml:space="preserve"> </w:delText>
        </w:r>
        <w:r w:rsidRPr="002B73A8" w:rsidDel="009179B5">
          <w:rPr>
            <w:b/>
            <w:spacing w:val="-1"/>
          </w:rPr>
          <w:delText>1102</w:delText>
        </w:r>
      </w:del>
    </w:p>
    <w:p w:rsidR="00393CEF" w:rsidRPr="002B73A8" w:rsidDel="009179B5" w:rsidRDefault="00DA3427">
      <w:pPr>
        <w:pStyle w:val="BodyText"/>
        <w:spacing w:before="119"/>
        <w:rPr>
          <w:del w:id="356" w:author="Subbaraman, Padma (VETS)" w:date="2016-09-13T10:54:00Z"/>
        </w:rPr>
      </w:pPr>
      <w:del w:id="357" w:author="Subbaraman, Padma (VETS)" w:date="2016-09-13T10:54:00Z">
        <w:r w:rsidRPr="002B73A8" w:rsidDel="009179B5">
          <w:rPr>
            <w:spacing w:val="-1"/>
          </w:rPr>
          <w:delText>PRODUCT</w:delText>
        </w:r>
        <w:r w:rsidRPr="002B73A8" w:rsidDel="009179B5">
          <w:delText xml:space="preserve"> </w:delText>
        </w:r>
        <w:r w:rsidRPr="002B73A8" w:rsidDel="009179B5">
          <w:rPr>
            <w:spacing w:val="-1"/>
          </w:rPr>
          <w:delText>KEY:</w:delText>
        </w:r>
        <w:r w:rsidRPr="002B73A8" w:rsidDel="009179B5">
          <w:delText xml:space="preserve"> </w:delText>
        </w:r>
        <w:r w:rsidRPr="002B73A8" w:rsidDel="009179B5">
          <w:rPr>
            <w:spacing w:val="-1"/>
          </w:rPr>
          <w:delText>755638-507216-296082-523246-21</w:delText>
        </w:r>
      </w:del>
    </w:p>
    <w:p w:rsidR="00393CEF" w:rsidRPr="002B73A8" w:rsidDel="009179B5" w:rsidRDefault="00DA3427">
      <w:pPr>
        <w:pStyle w:val="BodyText"/>
        <w:rPr>
          <w:del w:id="358" w:author="Subbaraman, Padma (VETS)" w:date="2016-09-13T10:54:00Z"/>
        </w:rPr>
      </w:pPr>
      <w:del w:id="359" w:author="Subbaraman, Padma (VETS)" w:date="2016-09-13T10:54:00Z">
        <w:r w:rsidRPr="002B73A8" w:rsidDel="009179B5">
          <w:rPr>
            <w:spacing w:val="-1"/>
          </w:rPr>
          <w:delText>ORGANIZATION:</w:delText>
        </w:r>
        <w:r w:rsidRPr="002B73A8" w:rsidDel="009179B5">
          <w:delText xml:space="preserve">  </w:delText>
        </w:r>
        <w:r w:rsidRPr="002B73A8" w:rsidDel="009179B5">
          <w:rPr>
            <w:spacing w:val="-1"/>
          </w:rPr>
          <w:delText>Department</w:delText>
        </w:r>
        <w:r w:rsidRPr="002B73A8" w:rsidDel="009179B5">
          <w:delText xml:space="preserve"> of</w:delText>
        </w:r>
        <w:r w:rsidRPr="002B73A8" w:rsidDel="009179B5">
          <w:rPr>
            <w:spacing w:val="-1"/>
          </w:rPr>
          <w:delText xml:space="preserve"> Veterans</w:delText>
        </w:r>
        <w:r w:rsidRPr="002B73A8" w:rsidDel="009179B5">
          <w:delText xml:space="preserve"> </w:delText>
        </w:r>
        <w:r w:rsidRPr="002B73A8" w:rsidDel="009179B5">
          <w:rPr>
            <w:spacing w:val="-1"/>
          </w:rPr>
          <w:delText>Affairs</w:delText>
        </w:r>
      </w:del>
    </w:p>
    <w:p w:rsidR="00393CEF" w:rsidRPr="002B73A8" w:rsidDel="009179B5" w:rsidRDefault="00393CEF">
      <w:pPr>
        <w:rPr>
          <w:del w:id="360" w:author="Subbaraman, Padma (VETS)" w:date="2016-09-13T10:54:00Z"/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spacing w:before="0"/>
        <w:ind w:right="1130" w:firstLine="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CERME database</w:t>
      </w:r>
      <w:r w:rsidRPr="002B73A8">
        <w:rPr>
          <w:spacing w:val="-3"/>
        </w:rPr>
        <w:t xml:space="preserve"> </w:t>
      </w:r>
      <w:r w:rsidRPr="002B73A8">
        <w:t>is already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set</w:t>
      </w:r>
      <w:r w:rsidRPr="002B73A8">
        <w:t xml:space="preserve"> 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before proceeding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the software</w:t>
      </w:r>
      <w:r w:rsidRPr="002B73A8">
        <w:rPr>
          <w:spacing w:val="93"/>
        </w:rPr>
        <w:t xml:space="preserve"> </w:t>
      </w:r>
      <w:r w:rsidRPr="002B73A8">
        <w:rPr>
          <w:spacing w:val="-1"/>
        </w:rPr>
        <w:t>installation.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51"/>
        </w:tabs>
        <w:ind w:right="184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installation</w:t>
      </w:r>
      <w:r w:rsidRPr="002B73A8">
        <w:t xml:space="preserve"> </w:t>
      </w:r>
      <w:r w:rsidRPr="002B73A8">
        <w:rPr>
          <w:spacing w:val="-1"/>
        </w:rPr>
        <w:t xml:space="preserve">does </w:t>
      </w:r>
      <w:r w:rsidRPr="002B73A8">
        <w:t xml:space="preserve">not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automatically,</w:t>
      </w:r>
      <w:r w:rsidRPr="002B73A8">
        <w:rPr>
          <w:spacing w:val="-2"/>
        </w:rPr>
        <w:t xml:space="preserve"> </w:t>
      </w:r>
      <w:r w:rsidRPr="002B73A8">
        <w:t>double</w:t>
      </w:r>
      <w:r w:rsidRPr="002B73A8">
        <w:rPr>
          <w:spacing w:val="-1"/>
        </w:rPr>
        <w:t xml:space="preserve"> click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install.htm file (using</w:t>
      </w:r>
      <w:r w:rsidRPr="002B73A8">
        <w:t xml:space="preserve"> </w:t>
      </w:r>
      <w:r w:rsidRPr="002B73A8">
        <w:rPr>
          <w:spacing w:val="-1"/>
        </w:rPr>
        <w:t>Internet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 xml:space="preserve">Explorer)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root</w:t>
      </w:r>
      <w:r w:rsidRPr="002B73A8">
        <w:t xml:space="preserve"> </w:t>
      </w:r>
      <w:r w:rsidRPr="002B73A8">
        <w:rPr>
          <w:spacing w:val="-1"/>
        </w:rPr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welcome </w:t>
      </w:r>
      <w:r w:rsidRPr="002B73A8">
        <w:t>page.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right="184" w:firstLine="0"/>
      </w:pPr>
      <w:r w:rsidRPr="002B73A8">
        <w:rPr>
          <w:spacing w:val="-1"/>
        </w:rPr>
        <w:t>On</w:t>
      </w:r>
      <w:r w:rsidRPr="002B73A8">
        <w:t xml:space="preserve"> </w:t>
      </w:r>
      <w:r w:rsidRPr="002B73A8">
        <w:rPr>
          <w:spacing w:val="-1"/>
        </w:rPr>
        <w:t>license information</w:t>
      </w:r>
      <w:r w:rsidRPr="002B73A8">
        <w:t xml:space="preserve"> page, </w:t>
      </w: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1"/>
        </w:rPr>
        <w:t xml:space="preserve"> CERME license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-1"/>
        </w:rPr>
        <w:t>above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then</w:t>
      </w:r>
      <w:r w:rsidRPr="002B73A8">
        <w:rPr>
          <w:spacing w:val="91"/>
        </w:rPr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right="334" w:firstLine="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Review Manager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Enterprise</w:t>
      </w:r>
      <w:r w:rsidRPr="002B73A8">
        <w:t xml:space="preserve"> and then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click</w:t>
      </w:r>
      <w:r w:rsidRPr="002B73A8">
        <w:rPr>
          <w:spacing w:val="2"/>
        </w:rPr>
        <w:t xml:space="preserve"> </w:t>
      </w:r>
      <w:r w:rsidRPr="002B73A8">
        <w:t>“Next”.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and then</w:t>
      </w:r>
      <w:r w:rsidRPr="002B73A8">
        <w:rPr>
          <w:spacing w:val="93"/>
        </w:rPr>
        <w:t xml:space="preserve"> </w:t>
      </w:r>
      <w:r w:rsidRPr="002B73A8">
        <w:t>click</w:t>
      </w:r>
      <w:r w:rsidRPr="002B73A8">
        <w:rPr>
          <w:spacing w:val="-2"/>
        </w:rPr>
        <w:t xml:space="preserve"> </w:t>
      </w:r>
      <w:r w:rsidRPr="002B73A8"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right="334" w:firstLine="0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‘Choose Components” install</w:t>
      </w:r>
      <w:r w:rsidRPr="002B73A8">
        <w:t xml:space="preserve"> </w:t>
      </w:r>
      <w:r w:rsidRPr="002B73A8">
        <w:rPr>
          <w:spacing w:val="-1"/>
        </w:rPr>
        <w:t xml:space="preserve">window </w:t>
      </w:r>
      <w:r w:rsidRPr="002B73A8">
        <w:t xml:space="preserve">is </w:t>
      </w:r>
      <w:r w:rsidRPr="002B73A8">
        <w:rPr>
          <w:spacing w:val="-1"/>
        </w:rPr>
        <w:t>reached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checkboxes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left="363" w:hanging="243"/>
      </w:pPr>
      <w:r w:rsidRPr="002B73A8">
        <w:t>Choose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based</w:t>
      </w:r>
      <w:r w:rsidRPr="002B73A8">
        <w:rPr>
          <w:spacing w:val="2"/>
        </w:rPr>
        <w:t xml:space="preserve"> </w:t>
      </w:r>
      <w:r w:rsidRPr="002B73A8">
        <w:t xml:space="preserve">on </w:t>
      </w:r>
      <w:r w:rsidRPr="002B73A8">
        <w:rPr>
          <w:spacing w:val="-1"/>
        </w:rPr>
        <w:t xml:space="preserve">local </w:t>
      </w:r>
      <w:r w:rsidRPr="002B73A8">
        <w:t>policy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(example </w:t>
      </w:r>
      <w:r w:rsidRPr="002B73A8">
        <w:rPr>
          <w:spacing w:val="1"/>
        </w:rPr>
        <w:t>D:\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Program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Files),</w:t>
      </w:r>
      <w:r w:rsidRPr="002B73A8">
        <w:t xml:space="preserve"> 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left="360"/>
      </w:pP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page,</w:t>
      </w:r>
      <w:r w:rsidRPr="002B73A8">
        <w:t xml:space="preserve"> select </w:t>
      </w:r>
      <w:r w:rsidRPr="002B73A8">
        <w:rPr>
          <w:spacing w:val="-1"/>
        </w:rPr>
        <w:t>“SQL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Server”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dropdown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then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right="334" w:firstLine="0"/>
      </w:pP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b/>
          <w:spacing w:val="-1"/>
        </w:rPr>
        <w:t>CERME</w:t>
      </w:r>
      <w:r w:rsidRPr="002B73A8">
        <w:rPr>
          <w:b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information,</w:t>
      </w:r>
      <w:r w:rsidRPr="002B73A8">
        <w:t xml:space="preserve"> </w:t>
      </w:r>
      <w:r w:rsidRPr="002B73A8">
        <w:rPr>
          <w:spacing w:val="-1"/>
        </w:rPr>
        <w:t>including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server name,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database name (</w:t>
      </w:r>
      <w:r w:rsidRPr="002B73A8">
        <w:rPr>
          <w:b/>
          <w:spacing w:val="-1"/>
        </w:rPr>
        <w:t>CERME</w:t>
      </w:r>
      <w:r w:rsidRPr="002B73A8">
        <w:rPr>
          <w:spacing w:val="-1"/>
        </w:rPr>
        <w:t>),</w:t>
      </w:r>
      <w:r w:rsidRPr="002B73A8">
        <w:t xml:space="preserve"> </w:t>
      </w:r>
      <w:r w:rsidRPr="002B73A8">
        <w:rPr>
          <w:spacing w:val="-1"/>
        </w:rPr>
        <w:t>port</w:t>
      </w:r>
      <w:r w:rsidRPr="002B73A8">
        <w:t xml:space="preserve"> </w:t>
      </w:r>
      <w:r w:rsidRPr="002B73A8">
        <w:rPr>
          <w:b/>
          <w:spacing w:val="-1"/>
        </w:rPr>
        <w:t>1433</w:t>
      </w:r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-1"/>
        </w:rPr>
        <w:t xml:space="preserve">instance </w:t>
      </w:r>
      <w:r w:rsidRPr="002B73A8">
        <w:t>(</w:t>
      </w:r>
      <w:r w:rsidRPr="002B73A8">
        <w:rPr>
          <w:b/>
        </w:rPr>
        <w:t>leave</w:t>
      </w:r>
      <w:r w:rsidRPr="002B73A8">
        <w:rPr>
          <w:b/>
          <w:spacing w:val="-1"/>
        </w:rPr>
        <w:t xml:space="preserve"> blank</w:t>
      </w:r>
      <w:r w:rsidRPr="002B73A8">
        <w:rPr>
          <w:spacing w:val="-1"/>
        </w:rPr>
        <w:t>),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-1"/>
        </w:rPr>
        <w:t xml:space="preserve"> database user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credential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(user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ID</w:t>
      </w:r>
      <w:r w:rsidRPr="002B73A8">
        <w:rPr>
          <w:spacing w:val="1"/>
        </w:rPr>
        <w:t xml:space="preserve"> </w:t>
      </w:r>
      <w:r w:rsidRPr="002B73A8">
        <w:rPr>
          <w:b/>
          <w:spacing w:val="-1"/>
        </w:rPr>
        <w:t>CERME</w:t>
      </w:r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-1"/>
        </w:rPr>
        <w:t>DBA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assistance</w:t>
      </w:r>
      <w:r w:rsidRPr="002B73A8">
        <w:rPr>
          <w:spacing w:val="-3"/>
        </w:rPr>
        <w:t xml:space="preserve"> </w:t>
      </w:r>
      <w:r w:rsidRPr="002B73A8">
        <w:t xml:space="preserve">required </w:t>
      </w:r>
      <w:r w:rsidRPr="002B73A8">
        <w:rPr>
          <w:spacing w:val="-1"/>
        </w:rPr>
        <w:t>for the password).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left="363" w:hanging="243"/>
      </w:pPr>
      <w:r w:rsidRPr="002B73A8">
        <w:t>Choose</w:t>
      </w:r>
      <w:r w:rsidRPr="002B73A8">
        <w:rPr>
          <w:spacing w:val="-1"/>
        </w:rPr>
        <w:t xml:space="preserve"> default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rest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steps.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480"/>
        </w:tabs>
        <w:ind w:left="480" w:hanging="360"/>
        <w:rPr>
          <w:rFonts w:cs="Times New Roman"/>
        </w:rPr>
      </w:pPr>
      <w:r w:rsidRPr="002B73A8">
        <w:rPr>
          <w:spacing w:val="-1"/>
        </w:rPr>
        <w:t xml:space="preserve">Use </w:t>
      </w:r>
      <w:r w:rsidRPr="002B73A8">
        <w:t>a</w:t>
      </w:r>
      <w:r w:rsidRPr="002B73A8">
        <w:rPr>
          <w:spacing w:val="-1"/>
        </w:rPr>
        <w:t xml:space="preserve"> separate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to</w:t>
      </w:r>
      <w:r w:rsidRPr="002B73A8">
        <w:t xml:space="preserve"> </w:t>
      </w:r>
      <w:r w:rsidRPr="002B73A8">
        <w:rPr>
          <w:spacing w:val="-1"/>
        </w:rPr>
        <w:t>store report</w:t>
      </w:r>
      <w:r w:rsidRPr="002B73A8">
        <w:t xml:space="preserve"> </w:t>
      </w:r>
      <w:r w:rsidRPr="002B73A8">
        <w:rPr>
          <w:spacing w:val="-1"/>
        </w:rPr>
        <w:t>data and</w:t>
      </w:r>
      <w:r w:rsidRPr="002B73A8">
        <w:t xml:space="preserve"> then </w:t>
      </w:r>
      <w:r w:rsidRPr="002B73A8">
        <w:rPr>
          <w:spacing w:val="-1"/>
        </w:rPr>
        <w:t>click</w:t>
      </w:r>
      <w:r w:rsidRPr="002B73A8">
        <w:t xml:space="preserve"> </w:t>
      </w:r>
      <w:proofErr w:type="gramStart"/>
      <w:r w:rsidRPr="002B73A8">
        <w:rPr>
          <w:b/>
          <w:spacing w:val="-1"/>
        </w:rPr>
        <w:t>No</w:t>
      </w:r>
      <w:proofErr w:type="gramEnd"/>
      <w:r w:rsidRPr="002B73A8">
        <w:rPr>
          <w:b/>
          <w:spacing w:val="-1"/>
        </w:rPr>
        <w:t>.</w:t>
      </w:r>
    </w:p>
    <w:p w:rsidR="00393CEF" w:rsidRPr="002B73A8" w:rsidRDefault="00DA3427">
      <w:pPr>
        <w:numPr>
          <w:ilvl w:val="0"/>
          <w:numId w:val="9"/>
        </w:numPr>
        <w:tabs>
          <w:tab w:val="left" w:pos="480"/>
        </w:tabs>
        <w:spacing w:before="120"/>
        <w:ind w:left="4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On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“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Install</w:t>
      </w:r>
      <w:r w:rsidRPr="002B7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Jetty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”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window,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select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B73A8">
        <w:rPr>
          <w:rFonts w:ascii="Times New Roman" w:eastAsia="Times New Roman" w:hAnsi="Times New Roman" w:cs="Times New Roman"/>
          <w:b/>
          <w:bCs/>
          <w:sz w:val="24"/>
          <w:szCs w:val="24"/>
        </w:rPr>
        <w:t>Yes</w:t>
      </w:r>
      <w:proofErr w:type="gramEnd"/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install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Jetty.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software </w:t>
      </w:r>
      <w:r w:rsidRPr="002B73A8">
        <w:t>should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after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going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through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the setup</w:t>
      </w:r>
      <w:r w:rsidRPr="002B73A8">
        <w:t xml:space="preserve"> </w:t>
      </w:r>
      <w:r w:rsidRPr="002B73A8">
        <w:rPr>
          <w:spacing w:val="-1"/>
        </w:rPr>
        <w:t>steps.</w:t>
      </w:r>
    </w:p>
    <w:p w:rsidR="00393CEF" w:rsidRPr="002B73A8" w:rsidRDefault="00DA3427">
      <w:pPr>
        <w:pStyle w:val="BodyText"/>
        <w:ind w:right="100"/>
      </w:pPr>
      <w:r w:rsidRPr="002B73A8">
        <w:rPr>
          <w:spacing w:val="-1"/>
        </w:rPr>
        <w:t xml:space="preserve">After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version</w:t>
      </w:r>
      <w:r w:rsidRPr="002B73A8">
        <w:t xml:space="preserve"> </w:t>
      </w:r>
      <w:proofErr w:type="spellStart"/>
      <w:r w:rsidRPr="002B73A8">
        <w:t>n.n.n.n</w:t>
      </w:r>
      <w:proofErr w:type="spellEnd"/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database </w:t>
      </w:r>
      <w:r w:rsidRPr="002B73A8">
        <w:t>is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following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needs</w:t>
      </w:r>
      <w:r w:rsidRPr="002B73A8">
        <w:t xml:space="preserve"> to </w:t>
      </w:r>
      <w:r w:rsidRPr="002B73A8">
        <w:rPr>
          <w:spacing w:val="-1"/>
        </w:rPr>
        <w:t>be done.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ind w:right="334" w:firstLine="0"/>
      </w:pPr>
      <w:r w:rsidRPr="002B73A8">
        <w:rPr>
          <w:spacing w:val="-1"/>
        </w:rPr>
        <w:t>Add</w:t>
      </w:r>
      <w:r w:rsidRPr="002B73A8">
        <w:t xml:space="preserve"> the</w:t>
      </w:r>
      <w:r w:rsidRPr="002B73A8">
        <w:rPr>
          <w:spacing w:val="-1"/>
        </w:rPr>
        <w:t xml:space="preserve"> below element</w:t>
      </w:r>
      <w:r w:rsidRPr="002B73A8">
        <w:t xml:space="preserve"> in </w:t>
      </w:r>
      <w:r w:rsidRPr="002B73A8">
        <w:rPr>
          <w:b/>
          <w:spacing w:val="-1"/>
        </w:rPr>
        <w:t>ReviewManager.xml</w:t>
      </w:r>
      <w:r w:rsidRPr="002B73A8">
        <w:rPr>
          <w:b/>
        </w:rPr>
        <w:t xml:space="preserve"> </w:t>
      </w:r>
      <w:r w:rsidRPr="002B73A8">
        <w:rPr>
          <w:b/>
          <w:spacing w:val="4"/>
        </w:rPr>
        <w:t xml:space="preserve"> </w:t>
      </w:r>
      <w:r w:rsidRPr="002B73A8">
        <w:rPr>
          <w:spacing w:val="-1"/>
        </w:rPr>
        <w:t>file which</w:t>
      </w:r>
      <w:r w:rsidRPr="002B73A8">
        <w:t xml:space="preserve"> is</w:t>
      </w:r>
      <w:r w:rsidRPr="002B73A8">
        <w:rPr>
          <w:spacing w:val="-1"/>
        </w:rPr>
        <w:t xml:space="preserve"> located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&lt;home</w:t>
      </w:r>
      <w:r w:rsidRPr="002B73A8">
        <w:t xml:space="preserve"> </w:t>
      </w:r>
      <w:r w:rsidRPr="002B73A8">
        <w:rPr>
          <w:spacing w:val="-1"/>
        </w:rPr>
        <w:t>directory&gt;</w:t>
      </w:r>
      <w:r w:rsidRPr="002B73A8">
        <w:t xml:space="preserve"> \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McKesson\CERME\Jetty\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e.g.</w:t>
      </w:r>
      <w:proofErr w:type="gramStart"/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</w:t>
      </w:r>
      <w:proofErr w:type="gramEnd"/>
      <w:r w:rsidRPr="002B73A8">
        <w:rPr>
          <w:spacing w:val="-1"/>
        </w:rPr>
        <w:t>:\Program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>(x86)\McKesson\CERME\Jetty\</w:t>
      </w:r>
      <w:proofErr w:type="spellStart"/>
      <w:r w:rsidRPr="002B73A8">
        <w:rPr>
          <w:spacing w:val="-1"/>
        </w:rPr>
        <w:t>ReviewManager_xml</w:t>
      </w:r>
      <w:proofErr w:type="spellEnd"/>
    </w:p>
    <w:p w:rsidR="00393CEF" w:rsidRPr="002B73A8" w:rsidRDefault="00393CEF">
      <w:pPr>
        <w:sectPr w:rsidR="00393CEF" w:rsidRPr="002B73A8">
          <w:pgSz w:w="12240" w:h="15840"/>
          <w:pgMar w:top="1400" w:right="148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spacing w:before="56"/>
      </w:pPr>
      <w:r w:rsidRPr="002B73A8">
        <w:rPr>
          <w:spacing w:val="-1"/>
        </w:rPr>
        <w:lastRenderedPageBreak/>
        <w:t>Add</w:t>
      </w:r>
      <w:r w:rsidRPr="002B73A8">
        <w:t xml:space="preserve"> this </w:t>
      </w:r>
      <w:r w:rsidRPr="002B73A8">
        <w:rPr>
          <w:spacing w:val="-1"/>
        </w:rPr>
        <w:t>element</w:t>
      </w:r>
      <w:r w:rsidRPr="002B73A8">
        <w:t xml:space="preserve"> in </w:t>
      </w:r>
      <w:proofErr w:type="spellStart"/>
      <w:r w:rsidRPr="002B73A8">
        <w:rPr>
          <w:spacing w:val="-1"/>
        </w:rPr>
        <w:t>Config</w:t>
      </w:r>
      <w:proofErr w:type="spellEnd"/>
      <w:r w:rsidRPr="002B73A8">
        <w:t xml:space="preserve"> </w:t>
      </w:r>
      <w:r w:rsidRPr="002B73A8">
        <w:rPr>
          <w:spacing w:val="-1"/>
        </w:rPr>
        <w:t>group</w:t>
      </w:r>
      <w:r w:rsidRPr="002B73A8">
        <w:t xml:space="preserve"> </w:t>
      </w:r>
      <w:r w:rsidRPr="002B73A8">
        <w:rPr>
          <w:spacing w:val="-1"/>
        </w:rPr>
        <w:t>bottom.</w:t>
      </w:r>
    </w:p>
    <w:p w:rsidR="00393CEF" w:rsidRPr="002B73A8" w:rsidRDefault="00DA3427">
      <w:pPr>
        <w:pStyle w:val="BodyText"/>
        <w:ind w:left="119" w:right="125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IntegratedLogin</w:t>
      </w:r>
      <w:proofErr w:type="spellEnd"/>
      <w:r w:rsidRPr="002B73A8">
        <w:t xml:space="preserve"> </w:t>
      </w:r>
      <w:r w:rsidRPr="002B73A8">
        <w:rPr>
          <w:spacing w:val="-1"/>
        </w:rPr>
        <w:t>Enabled="true"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CookieName</w:t>
      </w:r>
      <w:proofErr w:type="spellEnd"/>
      <w:r w:rsidRPr="002B73A8">
        <w:rPr>
          <w:spacing w:val="-1"/>
        </w:rPr>
        <w:t>="</w:t>
      </w:r>
      <w:proofErr w:type="spellStart"/>
      <w:r w:rsidRPr="002B73A8">
        <w:rPr>
          <w:spacing w:val="-1"/>
        </w:rPr>
        <w:t>unifiedkey</w:t>
      </w:r>
      <w:proofErr w:type="spellEnd"/>
      <w:r w:rsidRPr="002B73A8">
        <w:rPr>
          <w:spacing w:val="-1"/>
        </w:rPr>
        <w:t>"</w:t>
      </w:r>
      <w:r w:rsidRPr="002B73A8">
        <w:rPr>
          <w:spacing w:val="51"/>
        </w:rPr>
        <w:t xml:space="preserve"> </w:t>
      </w:r>
      <w:proofErr w:type="spellStart"/>
      <w:r w:rsidRPr="002B73A8">
        <w:rPr>
          <w:spacing w:val="-1"/>
        </w:rPr>
        <w:t>UnifiedKey</w:t>
      </w:r>
      <w:proofErr w:type="spellEnd"/>
      <w:r w:rsidRPr="002B73A8">
        <w:rPr>
          <w:spacing w:val="-1"/>
        </w:rPr>
        <w:t>="8rzVNfLwjHWHvPctaen9dw=="</w:t>
      </w:r>
    </w:p>
    <w:p w:rsidR="00393CEF" w:rsidRPr="002B73A8" w:rsidRDefault="00DA3427">
      <w:pPr>
        <w:spacing w:before="121"/>
        <w:ind w:left="120" w:right="341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>AuthenticationFailUrl="/iqm/html/rm_integrated_authentication_failed.htm"</w:t>
      </w:r>
      <w:r w:rsidRPr="002B73A8">
        <w:rPr>
          <w:rFonts w:ascii="Times New Roman"/>
          <w:i/>
          <w:spacing w:val="74"/>
          <w:sz w:val="24"/>
        </w:rPr>
        <w:t xml:space="preserve"> </w:t>
      </w:r>
      <w:proofErr w:type="spellStart"/>
      <w:r w:rsidRPr="002B73A8">
        <w:rPr>
          <w:rFonts w:ascii="Times New Roman"/>
          <w:i/>
          <w:spacing w:val="-1"/>
          <w:sz w:val="24"/>
        </w:rPr>
        <w:t>GuidUserCid</w:t>
      </w:r>
      <w:proofErr w:type="spellEnd"/>
      <w:r w:rsidRPr="002B73A8">
        <w:rPr>
          <w:rFonts w:ascii="Times New Roman"/>
          <w:i/>
          <w:spacing w:val="-1"/>
          <w:sz w:val="24"/>
        </w:rPr>
        <w:t>="IQ_1"</w:t>
      </w:r>
      <w:r w:rsidRPr="002B73A8">
        <w:rPr>
          <w:rFonts w:ascii="Times New Roman"/>
          <w:i/>
          <w:spacing w:val="2"/>
          <w:sz w:val="24"/>
        </w:rPr>
        <w:t xml:space="preserve"> </w:t>
      </w:r>
      <w:proofErr w:type="spellStart"/>
      <w:r w:rsidRPr="002B73A8">
        <w:rPr>
          <w:rFonts w:ascii="Times New Roman"/>
          <w:i/>
          <w:spacing w:val="-1"/>
          <w:sz w:val="24"/>
        </w:rPr>
        <w:t>Guid</w:t>
      </w:r>
      <w:proofErr w:type="spellEnd"/>
      <w:r w:rsidRPr="002B73A8">
        <w:rPr>
          <w:rFonts w:ascii="Times New Roman"/>
          <w:i/>
          <w:spacing w:val="-1"/>
          <w:sz w:val="24"/>
        </w:rPr>
        <w:t>="A1B0B165-3C18-4561-935F-5FB81BD42128"</w:t>
      </w:r>
    </w:p>
    <w:p w:rsidR="00393CEF" w:rsidRPr="002B73A8" w:rsidRDefault="00DA3427">
      <w:pPr>
        <w:spacing w:before="120"/>
        <w:ind w:right="5279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73A8">
        <w:rPr>
          <w:rFonts w:ascii="Times New Roman"/>
          <w:i/>
          <w:spacing w:val="-1"/>
          <w:sz w:val="24"/>
        </w:rPr>
        <w:t>AuthenticateWS</w:t>
      </w:r>
      <w:proofErr w:type="spellEnd"/>
      <w:r w:rsidRPr="002B73A8">
        <w:rPr>
          <w:rFonts w:ascii="Times New Roman"/>
          <w:i/>
          <w:spacing w:val="-1"/>
          <w:sz w:val="24"/>
        </w:rPr>
        <w:t>="false"/&gt;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spacing w:before="119"/>
        <w:ind w:right="143" w:firstLine="0"/>
      </w:pPr>
      <w:r w:rsidRPr="002B73A8">
        <w:rPr>
          <w:spacing w:val="-1"/>
        </w:rPr>
        <w:t>NOTE-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after </w:t>
      </w:r>
      <w:r w:rsidRPr="002B73A8">
        <w:t>successfully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up the</w:t>
      </w:r>
      <w:r w:rsidRPr="002B73A8">
        <w:rPr>
          <w:spacing w:val="-1"/>
        </w:rPr>
        <w:t xml:space="preserve"> </w:t>
      </w:r>
      <w:r w:rsidRPr="002B73A8">
        <w:t>server,</w:t>
      </w:r>
      <w:r w:rsidRPr="002B73A8">
        <w:rPr>
          <w:spacing w:val="-2"/>
        </w:rPr>
        <w:t xml:space="preserve"> </w:t>
      </w:r>
      <w:r w:rsidRPr="002B73A8">
        <w:rPr>
          <w:spacing w:val="2"/>
        </w:rPr>
        <w:t>it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possible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run,</w:t>
      </w:r>
      <w:r w:rsidRPr="002B73A8">
        <w:t xml:space="preserve"> but not</w:t>
      </w:r>
      <w:r w:rsidRPr="002B73A8">
        <w:rPr>
          <w:spacing w:val="47"/>
        </w:rPr>
        <w:t xml:space="preserve"> </w:t>
      </w:r>
      <w:r w:rsidRPr="002B73A8">
        <w:t>show</w:t>
      </w:r>
      <w:r w:rsidRPr="002B73A8">
        <w:rPr>
          <w:spacing w:val="-1"/>
        </w:rPr>
        <w:t xml:space="preserve"> </w:t>
      </w:r>
      <w:r w:rsidRPr="002B73A8">
        <w:t>any</w:t>
      </w:r>
      <w:r w:rsidRPr="002B73A8">
        <w:rPr>
          <w:spacing w:val="-5"/>
        </w:rPr>
        <w:t xml:space="preserve"> </w:t>
      </w:r>
      <w:proofErr w:type="spellStart"/>
      <w:r w:rsidRPr="002B73A8">
        <w:t>CERMe</w:t>
      </w:r>
      <w:proofErr w:type="spellEnd"/>
      <w:r w:rsidRPr="002B73A8">
        <w:rPr>
          <w:spacing w:val="-1"/>
        </w:rPr>
        <w:t xml:space="preserve"> information.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user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right-clicks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blank</w:t>
      </w:r>
      <w:r w:rsidRPr="002B73A8"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views</w:t>
      </w:r>
      <w:r w:rsidRPr="002B73A8">
        <w:rPr>
          <w:spacing w:val="62"/>
        </w:rPr>
        <w:t xml:space="preserve"> </w:t>
      </w:r>
      <w:r w:rsidRPr="002B73A8">
        <w:rPr>
          <w:spacing w:val="-1"/>
        </w:rPr>
        <w:t>source,</w:t>
      </w:r>
      <w:r w:rsidRPr="002B73A8">
        <w:t xml:space="preserve"> they</w:t>
      </w:r>
      <w:r w:rsidRPr="002B73A8">
        <w:rPr>
          <w:spacing w:val="-6"/>
        </w:rPr>
        <w:t xml:space="preserve"> </w:t>
      </w:r>
      <w:r w:rsidRPr="002B73A8">
        <w:t>may</w:t>
      </w:r>
      <w:r w:rsidRPr="002B73A8">
        <w:rPr>
          <w:spacing w:val="-5"/>
        </w:rPr>
        <w:t xml:space="preserve"> </w:t>
      </w:r>
      <w:r w:rsidRPr="002B73A8">
        <w:t>see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warning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about invalid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log-in.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This </w:t>
      </w:r>
      <w:r w:rsidRPr="002B73A8">
        <w:t>is usually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because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Integrated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Login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information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entered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xml </w:t>
      </w:r>
      <w:r w:rsidRPr="002B73A8">
        <w:rPr>
          <w:spacing w:val="-1"/>
        </w:rPr>
        <w:t xml:space="preserve">file </w:t>
      </w:r>
      <w:r w:rsidRPr="002B73A8">
        <w:t xml:space="preserve">did not </w:t>
      </w:r>
      <w:r w:rsidRPr="002B73A8">
        <w:rPr>
          <w:spacing w:val="-2"/>
        </w:rPr>
        <w:t>get</w:t>
      </w:r>
      <w:r w:rsidRPr="002B73A8">
        <w:t xml:space="preserve"> </w:t>
      </w:r>
      <w:r w:rsidRPr="002B73A8">
        <w:rPr>
          <w:spacing w:val="-1"/>
        </w:rPr>
        <w:t>propagated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t>CERMe</w:t>
      </w:r>
      <w:proofErr w:type="spellEnd"/>
      <w:r w:rsidRPr="002B73A8">
        <w:rPr>
          <w:spacing w:val="-1"/>
        </w:rPr>
        <w:t xml:space="preserve"> service.</w:t>
      </w:r>
      <w:r w:rsidRPr="002B73A8">
        <w:t xml:space="preserve"> </w:t>
      </w:r>
      <w:r w:rsidRPr="002B73A8">
        <w:rPr>
          <w:spacing w:val="-1"/>
        </w:rPr>
        <w:t>Usually,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restarting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</w:t>
      </w:r>
      <w:r w:rsidRPr="002B73A8">
        <w:t xml:space="preserve">service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fix</w:t>
      </w:r>
      <w:r w:rsidRPr="002B73A8">
        <w:t xml:space="preserve"> the </w:t>
      </w:r>
      <w:r w:rsidRPr="002B73A8">
        <w:rPr>
          <w:spacing w:val="-1"/>
        </w:rPr>
        <w:t>problem.</w:t>
      </w:r>
      <w:r w:rsidRPr="002B73A8">
        <w:t xml:space="preserve">  </w:t>
      </w:r>
      <w:r w:rsidRPr="002B73A8">
        <w:rPr>
          <w:spacing w:val="-1"/>
        </w:rPr>
        <w:t xml:space="preserve">Before </w:t>
      </w:r>
      <w:r w:rsidRPr="002B73A8">
        <w:t>performing</w:t>
      </w:r>
      <w:r w:rsidRPr="002B73A8">
        <w:rPr>
          <w:spacing w:val="-3"/>
        </w:rPr>
        <w:t xml:space="preserve"> </w:t>
      </w:r>
      <w:r w:rsidRPr="002B73A8">
        <w:t xml:space="preserve">a </w:t>
      </w:r>
      <w:r w:rsidRPr="002B73A8">
        <w:rPr>
          <w:spacing w:val="-1"/>
        </w:rPr>
        <w:t>Service Restart,</w:t>
      </w:r>
      <w:r w:rsidRPr="002B73A8">
        <w:t xml:space="preserve"> verify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ReviewManager.xml</w:t>
      </w:r>
      <w:r w:rsidRPr="002B73A8">
        <w:t xml:space="preserve"> </w:t>
      </w:r>
      <w:r w:rsidRPr="002B73A8">
        <w:rPr>
          <w:spacing w:val="-1"/>
        </w:rPr>
        <w:t xml:space="preserve">contains </w:t>
      </w:r>
      <w:r w:rsidRPr="002B73A8">
        <w:t>the</w:t>
      </w:r>
      <w:r w:rsidRPr="002B73A8">
        <w:rPr>
          <w:spacing w:val="-1"/>
        </w:rPr>
        <w:t xml:space="preserve"> correct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-2"/>
        </w:rPr>
        <w:t xml:space="preserve"> </w:t>
      </w:r>
      <w:r w:rsidRPr="002B73A8">
        <w:t>name</w:t>
      </w:r>
      <w:r w:rsidRPr="002B73A8">
        <w:rPr>
          <w:spacing w:val="-1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desired</w:t>
      </w:r>
      <w:r w:rsidRPr="002B73A8">
        <w:t xml:space="preserve"> </w:t>
      </w:r>
      <w:r w:rsidRPr="002B73A8">
        <w:rPr>
          <w:spacing w:val="-1"/>
        </w:rPr>
        <w:t>database access as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configured</w:t>
      </w:r>
      <w:r w:rsidRPr="002B73A8">
        <w:t xml:space="preserve"> </w:t>
      </w:r>
      <w:r w:rsidRPr="002B73A8">
        <w:rPr>
          <w:spacing w:val="-1"/>
        </w:rPr>
        <w:t>below: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ind w:left="480"/>
      </w:pPr>
      <w:r w:rsidRPr="002B73A8">
        <w:rPr>
          <w:spacing w:val="-1"/>
        </w:rPr>
        <w:t>Open</w:t>
      </w:r>
      <w:r w:rsidRPr="002B73A8">
        <w:t xml:space="preserve"> </w:t>
      </w:r>
      <w:r w:rsidRPr="002B73A8">
        <w:rPr>
          <w:b/>
          <w:spacing w:val="-1"/>
        </w:rPr>
        <w:t>jetty.xml</w:t>
      </w:r>
      <w:r w:rsidRPr="002B73A8">
        <w:rPr>
          <w:b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from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&lt;home</w:t>
      </w:r>
      <w:r w:rsidRPr="002B73A8">
        <w:t xml:space="preserve"> </w:t>
      </w:r>
      <w:r w:rsidRPr="002B73A8">
        <w:rPr>
          <w:spacing w:val="-1"/>
        </w:rPr>
        <w:t>directory&gt;</w:t>
      </w:r>
      <w:r w:rsidRPr="002B73A8">
        <w:t xml:space="preserve"> \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McKesson\CERME\Jetty\</w:t>
      </w:r>
      <w:proofErr w:type="spellStart"/>
      <w:r w:rsidRPr="002B73A8">
        <w:rPr>
          <w:spacing w:val="-1"/>
        </w:rPr>
        <w:t>etc</w:t>
      </w:r>
      <w:proofErr w:type="spellEnd"/>
      <w:r w:rsidRPr="002B73A8">
        <w:rPr>
          <w:spacing w:val="-1"/>
        </w:rPr>
        <w:t xml:space="preserve"> folder.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spacing w:before="0"/>
        <w:ind w:right="341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ConParams</w:t>
      </w:r>
      <w:proofErr w:type="spellEnd"/>
      <w:r w:rsidRPr="002B73A8">
        <w:rPr>
          <w:spacing w:val="-12"/>
        </w:rPr>
        <w:t xml:space="preserve">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McKCERME</w:t>
      </w:r>
      <w:proofErr w:type="spellEnd"/>
      <w:r w:rsidRPr="002B73A8">
        <w:rPr>
          <w:spacing w:val="-1"/>
        </w:rPr>
        <w:t>"</w:t>
      </w:r>
      <w:r w:rsidRPr="002B73A8">
        <w:rPr>
          <w:spacing w:val="-17"/>
        </w:rPr>
        <w:t xml:space="preserve"> </w:t>
      </w:r>
      <w:proofErr w:type="spellStart"/>
      <w:r w:rsidRPr="002B73A8">
        <w:rPr>
          <w:spacing w:val="-1"/>
        </w:rPr>
        <w:t>DBtype</w:t>
      </w:r>
      <w:proofErr w:type="spellEnd"/>
      <w:r w:rsidRPr="002B73A8">
        <w:rPr>
          <w:spacing w:val="-1"/>
        </w:rPr>
        <w:t>="MSS"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DBCID=""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Driver="</w:t>
      </w:r>
      <w:proofErr w:type="spellStart"/>
      <w:r w:rsidRPr="002B73A8">
        <w:rPr>
          <w:spacing w:val="-1"/>
        </w:rPr>
        <w:t>net.sourceforge.jtds.jdbc.Driver</w:t>
      </w:r>
      <w:proofErr w:type="spellEnd"/>
      <w:r w:rsidRPr="002B73A8">
        <w:rPr>
          <w:spacing w:val="-1"/>
        </w:rPr>
        <w:t>"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URL="jdbc</w:t>
      </w:r>
      <w:proofErr w:type="gramStart"/>
      <w:r w:rsidRPr="002B73A8">
        <w:rPr>
          <w:spacing w:val="-1"/>
        </w:rPr>
        <w:t>:jtds:sqlserver</w:t>
      </w:r>
      <w:proofErr w:type="gramEnd"/>
      <w:r w:rsidRPr="002B73A8">
        <w:rPr>
          <w:spacing w:val="-1"/>
        </w:rPr>
        <w:t>://&lt;database_server&gt;:1433/cerme;sendStringParam</w:t>
      </w:r>
      <w:r w:rsidRPr="002B73A8">
        <w:rPr>
          <w:spacing w:val="-2"/>
        </w:rPr>
        <w:t xml:space="preserve"> </w:t>
      </w:r>
      <w:proofErr w:type="spellStart"/>
      <w:r w:rsidRPr="002B73A8">
        <w:rPr>
          <w:spacing w:val="-1"/>
        </w:rPr>
        <w:t>etersAsUn</w:t>
      </w:r>
      <w:proofErr w:type="spellEnd"/>
    </w:p>
    <w:p w:rsidR="00393CEF" w:rsidRPr="002B73A8" w:rsidRDefault="00DA3427">
      <w:pPr>
        <w:pStyle w:val="BodyText"/>
      </w:pPr>
      <w:proofErr w:type="spellStart"/>
      <w:r w:rsidRPr="002B73A8">
        <w:rPr>
          <w:spacing w:val="-1"/>
        </w:rPr>
        <w:t>icode</w:t>
      </w:r>
      <w:proofErr w:type="spellEnd"/>
      <w:r w:rsidRPr="002B73A8">
        <w:rPr>
          <w:spacing w:val="-1"/>
        </w:rPr>
        <w:t>=false"</w:t>
      </w:r>
      <w:r w:rsidRPr="002B73A8">
        <w:rPr>
          <w:spacing w:val="-16"/>
        </w:rPr>
        <w:t xml:space="preserve"> </w:t>
      </w:r>
      <w:proofErr w:type="spellStart"/>
      <w:r w:rsidRPr="002B73A8">
        <w:rPr>
          <w:spacing w:val="-1"/>
        </w:rPr>
        <w:t>ABAutoSumConnectionName</w:t>
      </w:r>
      <w:proofErr w:type="spellEnd"/>
      <w:r w:rsidRPr="002B73A8">
        <w:rPr>
          <w:spacing w:val="-1"/>
        </w:rPr>
        <w:t>=""</w:t>
      </w:r>
      <w:r w:rsidRPr="002B73A8">
        <w:rPr>
          <w:spacing w:val="-31"/>
        </w:rPr>
        <w:t xml:space="preserve"> </w:t>
      </w:r>
      <w:proofErr w:type="spellStart"/>
      <w:r w:rsidRPr="002B73A8">
        <w:rPr>
          <w:spacing w:val="-1"/>
        </w:rPr>
        <w:t>ABIQCConnectionName</w:t>
      </w:r>
      <w:proofErr w:type="spellEnd"/>
      <w:r w:rsidRPr="002B73A8">
        <w:rPr>
          <w:spacing w:val="-1"/>
        </w:rPr>
        <w:t>=""</w:t>
      </w:r>
      <w:r w:rsidRPr="002B73A8">
        <w:rPr>
          <w:spacing w:val="-26"/>
        </w:rPr>
        <w:t xml:space="preserve"> </w:t>
      </w:r>
      <w:r w:rsidRPr="002B73A8">
        <w:rPr>
          <w:spacing w:val="-1"/>
        </w:rPr>
        <w:t>RMDB="Y"</w:t>
      </w:r>
    </w:p>
    <w:p w:rsidR="00393CEF" w:rsidRPr="002B73A8" w:rsidRDefault="00DA3427">
      <w:pPr>
        <w:pStyle w:val="BodyText"/>
      </w:pPr>
      <w:r w:rsidRPr="002B73A8">
        <w:t>/&gt;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PoolParams</w:t>
      </w:r>
      <w:proofErr w:type="spellEnd"/>
      <w:r w:rsidRPr="002B73A8">
        <w:rPr>
          <w:spacing w:val="-13"/>
        </w:rPr>
        <w:t xml:space="preserve"> </w:t>
      </w:r>
      <w:proofErr w:type="spellStart"/>
      <w:r w:rsidRPr="002B73A8">
        <w:rPr>
          <w:spacing w:val="-1"/>
        </w:rPr>
        <w:t>dbname</w:t>
      </w:r>
      <w:proofErr w:type="spellEnd"/>
      <w:r w:rsidRPr="002B73A8">
        <w:rPr>
          <w:spacing w:val="-1"/>
        </w:rPr>
        <w:t>="</w:t>
      </w:r>
      <w:proofErr w:type="spellStart"/>
      <w:r w:rsidRPr="002B73A8">
        <w:rPr>
          <w:spacing w:val="-1"/>
        </w:rPr>
        <w:t>McKCERME</w:t>
      </w:r>
      <w:proofErr w:type="spellEnd"/>
      <w:r w:rsidRPr="002B73A8">
        <w:rPr>
          <w:spacing w:val="-1"/>
        </w:rPr>
        <w:t>"</w:t>
      </w:r>
      <w:r w:rsidRPr="002B73A8">
        <w:rPr>
          <w:spacing w:val="-20"/>
        </w:rPr>
        <w:t xml:space="preserve"> </w:t>
      </w:r>
      <w:r w:rsidRPr="002B73A8">
        <w:rPr>
          <w:spacing w:val="-1"/>
        </w:rPr>
        <w:t>Size="25"</w:t>
      </w:r>
      <w:r w:rsidRPr="002B73A8">
        <w:rPr>
          <w:spacing w:val="-11"/>
        </w:rPr>
        <w:t xml:space="preserve"> </w:t>
      </w:r>
      <w:proofErr w:type="spellStart"/>
      <w:r w:rsidRPr="002B73A8">
        <w:rPr>
          <w:spacing w:val="-1"/>
        </w:rPr>
        <w:t>PoolMax</w:t>
      </w:r>
      <w:proofErr w:type="spellEnd"/>
      <w:r w:rsidRPr="002B73A8">
        <w:rPr>
          <w:spacing w:val="-1"/>
        </w:rPr>
        <w:t>="35"</w:t>
      </w:r>
      <w:r w:rsidRPr="002B73A8">
        <w:rPr>
          <w:spacing w:val="-14"/>
        </w:rPr>
        <w:t xml:space="preserve"> </w:t>
      </w:r>
      <w:proofErr w:type="spellStart"/>
      <w:r w:rsidRPr="002B73A8">
        <w:rPr>
          <w:spacing w:val="-1"/>
        </w:rPr>
        <w:t>UseCount</w:t>
      </w:r>
      <w:proofErr w:type="spellEnd"/>
      <w:r w:rsidRPr="002B73A8">
        <w:rPr>
          <w:spacing w:val="-1"/>
        </w:rPr>
        <w:t>="200"</w:t>
      </w:r>
    </w:p>
    <w:p w:rsidR="00393CEF" w:rsidRPr="002B73A8" w:rsidRDefault="00DA3427">
      <w:pPr>
        <w:spacing w:before="127"/>
        <w:ind w:left="12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Courier New"/>
          <w:i/>
          <w:spacing w:val="-1"/>
          <w:sz w:val="20"/>
        </w:rPr>
        <w:t>Timeout="600"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spacing w:before="112"/>
        <w:ind w:left="480"/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default</w:t>
      </w:r>
      <w:r w:rsidRPr="002B73A8">
        <w:t xml:space="preserve"> </w:t>
      </w:r>
      <w:r w:rsidRPr="002B73A8">
        <w:rPr>
          <w:spacing w:val="-1"/>
        </w:rPr>
        <w:t>port</w:t>
      </w:r>
      <w:r w:rsidRPr="002B73A8">
        <w:t xml:space="preserve"> to </w:t>
      </w:r>
      <w:r w:rsidRPr="002B73A8">
        <w:rPr>
          <w:rFonts w:cs="Times New Roman"/>
          <w:b/>
          <w:bCs/>
          <w:spacing w:val="-1"/>
        </w:rPr>
        <w:t>“8357”</w:t>
      </w:r>
      <w:r w:rsidRPr="002B73A8">
        <w:rPr>
          <w:rFonts w:cs="Times New Roman"/>
          <w:b/>
          <w:bCs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“80”.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&lt;Set</w:t>
      </w:r>
      <w:r w:rsidRPr="002B73A8">
        <w:t xml:space="preserve"> </w:t>
      </w:r>
      <w:r w:rsidRPr="002B73A8">
        <w:rPr>
          <w:spacing w:val="-1"/>
        </w:rPr>
        <w:t>name="Port"&gt;&lt;</w:t>
      </w:r>
      <w:proofErr w:type="spellStart"/>
      <w:r w:rsidRPr="002B73A8">
        <w:rPr>
          <w:spacing w:val="-1"/>
        </w:rPr>
        <w:t>SystemProperty</w:t>
      </w:r>
      <w:proofErr w:type="spellEnd"/>
      <w:r w:rsidRPr="002B73A8">
        <w:rPr>
          <w:spacing w:val="-5"/>
        </w:rPr>
        <w:t xml:space="preserve">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jetty.port</w:t>
      </w:r>
      <w:proofErr w:type="spellEnd"/>
      <w:r w:rsidRPr="002B73A8">
        <w:rPr>
          <w:spacing w:val="-1"/>
        </w:rPr>
        <w:t>"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default="8357"/&gt;&lt;/Set&gt;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361" w:name="6.13.2._Install_CERME_SSL_Certificate"/>
      <w:bookmarkStart w:id="362" w:name="_bookmark116"/>
      <w:bookmarkEnd w:id="361"/>
      <w:bookmarkEnd w:id="362"/>
      <w:r w:rsidRPr="002B73A8">
        <w:t>Install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CERME</w:t>
      </w:r>
      <w:r w:rsidRPr="002B73A8">
        <w:rPr>
          <w:spacing w:val="-13"/>
        </w:rPr>
        <w:t xml:space="preserve"> </w:t>
      </w:r>
      <w:r w:rsidRPr="002B73A8">
        <w:t>SSL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Certificate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393CEF" w:rsidRPr="002B73A8" w:rsidRDefault="00DA3427">
      <w:pPr>
        <w:pStyle w:val="BodyText"/>
        <w:spacing w:before="192"/>
        <w:ind w:left="119" w:right="176"/>
      </w:pP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will need</w:t>
      </w:r>
      <w:r w:rsidRPr="002B73A8"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</w:t>
      </w:r>
      <w:r w:rsidRPr="002B73A8">
        <w:t>(for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Jetty).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uses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</w:t>
      </w:r>
      <w:r w:rsidRPr="002B73A8">
        <w:t xml:space="preserve">is </w:t>
      </w:r>
      <w:r w:rsidRPr="002B73A8">
        <w:rPr>
          <w:spacing w:val="-1"/>
        </w:rPr>
        <w:t>running</w:t>
      </w:r>
      <w:r w:rsidRPr="002B73A8">
        <w:rPr>
          <w:spacing w:val="-3"/>
        </w:rPr>
        <w:t xml:space="preserve"> </w:t>
      </w:r>
      <w:r w:rsidRPr="002B73A8">
        <w:t>on.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sever</w:t>
      </w:r>
      <w:r w:rsidRPr="002B73A8">
        <w:rPr>
          <w:spacing w:val="-1"/>
        </w:rPr>
        <w:t xml:space="preserve"> does</w:t>
      </w:r>
      <w:r w:rsidRPr="002B73A8">
        <w:t xml:space="preserve"> not have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>installed,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follow</w:t>
      </w:r>
      <w:r w:rsidRPr="002B73A8">
        <w:rPr>
          <w:spacing w:val="6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normal</w:t>
      </w:r>
      <w:r w:rsidRPr="002B73A8">
        <w:t xml:space="preserve"> </w:t>
      </w:r>
      <w:r w:rsidRPr="002B73A8">
        <w:rPr>
          <w:spacing w:val="-1"/>
        </w:rPr>
        <w:t>VA processes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obtaining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Certificates</w:t>
      </w:r>
      <w:r w:rsidRPr="002B73A8">
        <w:rPr>
          <w:spacing w:val="2"/>
        </w:rPr>
        <w:t xml:space="preserve">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it.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219" w:firstLine="0"/>
        <w:jc w:val="both"/>
      </w:pPr>
      <w:r w:rsidRPr="002B73A8">
        <w:rPr>
          <w:spacing w:val="-1"/>
        </w:rPr>
        <w:t>Use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t>export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current certificate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to</w:t>
      </w:r>
      <w:r w:rsidRPr="002B73A8">
        <w:t xml:space="preserve"> a</w:t>
      </w:r>
      <w:r w:rsidRPr="002B73A8">
        <w:rPr>
          <w:spacing w:val="-1"/>
        </w:rPr>
        <w:t xml:space="preserve">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the</w:t>
      </w:r>
      <w:r w:rsidRPr="002B73A8">
        <w:rPr>
          <w:spacing w:val="-1"/>
        </w:rPr>
        <w:t xml:space="preserve"> server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name</w:t>
      </w:r>
      <w:r w:rsidRPr="002B73A8">
        <w:t xml:space="preserve"> in the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Connections pane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double click</w:t>
      </w:r>
      <w:r w:rsidRPr="002B73A8"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Server Certificates </w:t>
      </w:r>
      <w:r w:rsidRPr="002B73A8">
        <w:t>in the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pane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81"/>
        </w:rPr>
        <w:t xml:space="preserve"> </w:t>
      </w:r>
      <w:r w:rsidRPr="002B73A8">
        <w:t>63: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Server</w:t>
      </w:r>
      <w:r w:rsidRPr="002B73A8">
        <w:rPr>
          <w:spacing w:val="-1"/>
        </w:rPr>
        <w:t xml:space="preserve"> Certificates.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80" w:right="138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64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B" wp14:editId="6FA528FC">
            <wp:extent cx="5304376" cy="3295554"/>
            <wp:effectExtent l="0" t="0" r="0" b="0"/>
            <wp:docPr id="119" name="image57.png" descr="IIS Server Certif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376" cy="3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137" w:right="1097"/>
        <w:jc w:val="center"/>
        <w:rPr>
          <w:rFonts w:ascii="Arial" w:eastAsia="Arial" w:hAnsi="Arial" w:cs="Arial"/>
          <w:sz w:val="20"/>
          <w:szCs w:val="20"/>
        </w:rPr>
      </w:pPr>
      <w:bookmarkStart w:id="363" w:name="_bookmark117"/>
      <w:bookmarkStart w:id="364" w:name="_Toc420012738"/>
      <w:bookmarkEnd w:id="363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Server Certificates</w:t>
      </w:r>
      <w:bookmarkEnd w:id="364"/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right="103" w:firstLine="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the certificate</w:t>
      </w:r>
      <w:r w:rsidRPr="002B73A8">
        <w:rPr>
          <w:spacing w:val="-3"/>
        </w:rPr>
        <w:t xml:space="preserve"> </w:t>
      </w:r>
      <w:r w:rsidRPr="002B73A8">
        <w:t xml:space="preserve">to export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 </w:t>
      </w:r>
      <w:r w:rsidRPr="002B73A8">
        <w:rPr>
          <w:spacing w:val="-1"/>
        </w:rPr>
        <w:t xml:space="preserve">the </w:t>
      </w:r>
      <w:r w:rsidRPr="002B73A8">
        <w:t>“Export…”</w:t>
      </w:r>
      <w:r w:rsidRPr="002B73A8">
        <w:rPr>
          <w:spacing w:val="-1"/>
        </w:rPr>
        <w:t xml:space="preserve"> </w:t>
      </w:r>
      <w:r w:rsidRPr="002B73A8">
        <w:t>link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Actions</w:t>
      </w:r>
      <w:r w:rsidRPr="002B73A8">
        <w:t xml:space="preserve"> </w:t>
      </w:r>
      <w:r w:rsidRPr="002B73A8">
        <w:rPr>
          <w:spacing w:val="-1"/>
        </w:rPr>
        <w:t>pane,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rPr>
          <w:spacing w:val="51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 64:</w:t>
      </w:r>
      <w:r w:rsidRPr="002B73A8">
        <w:rPr>
          <w:spacing w:val="4"/>
        </w:rPr>
        <w:t xml:space="preserve"> </w:t>
      </w:r>
      <w:r w:rsidRPr="002B73A8">
        <w:t xml:space="preserve">IIS </w:t>
      </w:r>
      <w:r w:rsidRPr="002B73A8">
        <w:rPr>
          <w:spacing w:val="-1"/>
        </w:rPr>
        <w:t>Server Certificate Selection.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14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D" wp14:editId="6FA528FE">
            <wp:extent cx="4662479" cy="3190875"/>
            <wp:effectExtent l="0" t="0" r="0" b="0"/>
            <wp:docPr id="121" name="image58.png" descr="IIS Server Certific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137" w:right="1097"/>
        <w:jc w:val="center"/>
        <w:rPr>
          <w:rFonts w:ascii="Arial" w:eastAsia="Arial" w:hAnsi="Arial" w:cs="Arial"/>
          <w:sz w:val="20"/>
          <w:szCs w:val="20"/>
        </w:rPr>
      </w:pPr>
      <w:bookmarkStart w:id="365" w:name="_bookmark118"/>
      <w:bookmarkStart w:id="366" w:name="_Toc420012739"/>
      <w:bookmarkEnd w:id="365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Server Certificate Selection</w:t>
      </w:r>
      <w:bookmarkEnd w:id="366"/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right="979" w:firstLine="0"/>
        <w:jc w:val="both"/>
      </w:pPr>
      <w:r w:rsidRPr="002B73A8">
        <w:rPr>
          <w:spacing w:val="-1"/>
        </w:rPr>
        <w:t>Set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spacing w:val="-2"/>
        </w:rPr>
        <w:t>name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t xml:space="preserve">file. </w:t>
      </w:r>
      <w:r w:rsidRPr="002B73A8">
        <w:rPr>
          <w:spacing w:val="-1"/>
        </w:rPr>
        <w:t xml:space="preserve">Set </w:t>
      </w:r>
      <w:r w:rsidRPr="002B73A8">
        <w:t>the</w:t>
      </w:r>
      <w:r w:rsidRPr="002B73A8">
        <w:rPr>
          <w:spacing w:val="-1"/>
        </w:rPr>
        <w:t xml:space="preserve"> password,</w:t>
      </w:r>
      <w:r w:rsidRPr="002B73A8">
        <w:t xml:space="preserve"> e.g., use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numi</w:t>
      </w:r>
      <w:proofErr w:type="spellEnd"/>
      <w:r w:rsidRPr="002B73A8">
        <w:t xml:space="preserve"> </w:t>
      </w:r>
      <w:r w:rsidRPr="002B73A8">
        <w:rPr>
          <w:spacing w:val="-1"/>
        </w:rPr>
        <w:t>(all</w:t>
      </w:r>
      <w:r w:rsidRPr="002B73A8">
        <w:t xml:space="preserve"> </w:t>
      </w:r>
      <w:r w:rsidRPr="002B73A8">
        <w:rPr>
          <w:spacing w:val="-1"/>
        </w:rPr>
        <w:t xml:space="preserve">lowercase) for </w:t>
      </w:r>
      <w:r w:rsidRPr="002B73A8">
        <w:t>the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password,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65: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-1"/>
        </w:rPr>
        <w:t xml:space="preserve"> Certificate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Details.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password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be</w:t>
      </w:r>
      <w:r w:rsidRPr="002B73A8">
        <w:rPr>
          <w:spacing w:val="-1"/>
        </w:rPr>
        <w:t xml:space="preserve"> used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subsequent</w:t>
      </w:r>
      <w:r w:rsidRPr="002B73A8">
        <w:t xml:space="preserve"> </w:t>
      </w:r>
      <w:r w:rsidRPr="002B73A8">
        <w:rPr>
          <w:spacing w:val="-1"/>
        </w:rPr>
        <w:t>steps.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2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8FF" wp14:editId="6FA52900">
            <wp:extent cx="2962667" cy="2333625"/>
            <wp:effectExtent l="0" t="0" r="0" b="0"/>
            <wp:docPr id="123" name="image59.png" descr="IIS Certificate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67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jc w:val="center"/>
        <w:rPr>
          <w:rFonts w:ascii="Arial" w:eastAsia="Arial" w:hAnsi="Arial" w:cs="Arial"/>
          <w:sz w:val="20"/>
          <w:szCs w:val="20"/>
        </w:rPr>
      </w:pPr>
      <w:bookmarkStart w:id="367" w:name="_bookmark119"/>
      <w:bookmarkStart w:id="368" w:name="_Toc420012740"/>
      <w:bookmarkEnd w:id="36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Certificate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Details</w:t>
      </w:r>
      <w:bookmarkEnd w:id="368"/>
    </w:p>
    <w:p w:rsidR="00393CEF" w:rsidRPr="002B73A8" w:rsidRDefault="00DA3427">
      <w:pPr>
        <w:pStyle w:val="BodyText"/>
        <w:spacing w:before="118"/>
        <w:ind w:left="119" w:right="16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following,</w:t>
      </w:r>
      <w:r w:rsidRPr="002B73A8">
        <w:t xml:space="preserve"> the</w:t>
      </w:r>
      <w:r w:rsidRPr="002B73A8">
        <w:rPr>
          <w:spacing w:val="-1"/>
        </w:rPr>
        <w:t xml:space="preserve"> password</w:t>
      </w:r>
      <w:r w:rsidRPr="002B73A8">
        <w:t xml:space="preserve"> can be</w:t>
      </w:r>
      <w:r w:rsidRPr="002B73A8">
        <w:rPr>
          <w:spacing w:val="-1"/>
        </w:rPr>
        <w:t xml:space="preserve"> 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choose,</w:t>
      </w:r>
      <w:r w:rsidRPr="002B73A8">
        <w:t xml:space="preserve"> but</w:t>
      </w:r>
      <w:r w:rsidRPr="002B73A8">
        <w:rPr>
          <w:spacing w:val="-1"/>
        </w:rPr>
        <w:t xml:space="preserve"> </w:t>
      </w:r>
      <w:r w:rsidRPr="002B73A8">
        <w:t>please</w:t>
      </w:r>
      <w:r w:rsidRPr="002B73A8">
        <w:rPr>
          <w:spacing w:val="-1"/>
        </w:rPr>
        <w:t xml:space="preserve"> make </w:t>
      </w:r>
      <w:r w:rsidRPr="002B73A8">
        <w:t>a note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them,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they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will</w:t>
      </w:r>
      <w:r w:rsidRPr="002B73A8">
        <w:rPr>
          <w:spacing w:val="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used</w:t>
      </w:r>
      <w:r w:rsidRPr="002B73A8">
        <w:t xml:space="preserve"> </w:t>
      </w:r>
      <w:r w:rsidRPr="002B73A8">
        <w:rPr>
          <w:spacing w:val="-1"/>
        </w:rPr>
        <w:t>later.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For </w:t>
      </w:r>
      <w:r w:rsidRPr="002B73A8">
        <w:t xml:space="preserve">this </w:t>
      </w:r>
      <w:r w:rsidRPr="002B73A8">
        <w:rPr>
          <w:spacing w:val="-1"/>
        </w:rPr>
        <w:t>example,</w:t>
      </w:r>
      <w:r w:rsidRPr="002B73A8">
        <w:t xml:space="preserve"> </w:t>
      </w:r>
      <w:r w:rsidRPr="002B73A8">
        <w:rPr>
          <w:spacing w:val="-1"/>
        </w:rPr>
        <w:t>D:\Certs\NUMI.pfx</w:t>
      </w:r>
      <w:r w:rsidRPr="002B73A8">
        <w:rPr>
          <w:spacing w:val="2"/>
        </w:rPr>
        <w:t xml:space="preserve"> </w:t>
      </w:r>
      <w:r w:rsidRPr="002B73A8">
        <w:t>is the</w:t>
      </w:r>
      <w:r w:rsidRPr="002B73A8">
        <w:rPr>
          <w:spacing w:val="-1"/>
        </w:rPr>
        <w:t xml:space="preserve"> file</w:t>
      </w:r>
      <w:r w:rsidRPr="002B73A8">
        <w:t xml:space="preserve"> </w:t>
      </w:r>
      <w:r w:rsidRPr="002B73A8">
        <w:rPr>
          <w:spacing w:val="-1"/>
        </w:rPr>
        <w:t>name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password,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one</w:t>
      </w:r>
      <w:r w:rsidRPr="002B73A8">
        <w:rPr>
          <w:spacing w:val="-1"/>
        </w:rPr>
        <w:t xml:space="preserve"> that</w:t>
      </w:r>
      <w:r w:rsidRPr="002B73A8">
        <w:rPr>
          <w:spacing w:val="5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used</w:t>
      </w:r>
      <w:r w:rsidRPr="002B73A8">
        <w:t xml:space="preserve"> to export </w:t>
      </w:r>
      <w:r w:rsidRPr="002B73A8">
        <w:rPr>
          <w:spacing w:val="-1"/>
        </w:rPr>
        <w:t>the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t xml:space="preserve"> </w:t>
      </w:r>
      <w:proofErr w:type="spellStart"/>
      <w:r w:rsidRPr="002B73A8">
        <w:t>numi</w:t>
      </w:r>
      <w:proofErr w:type="spellEnd"/>
      <w:r w:rsidRPr="002B73A8">
        <w:t xml:space="preserve"> </w:t>
      </w:r>
      <w:r w:rsidRPr="002B73A8">
        <w:rPr>
          <w:spacing w:val="-1"/>
        </w:rPr>
        <w:t>(all</w:t>
      </w:r>
      <w:r w:rsidRPr="002B73A8">
        <w:t xml:space="preserve"> </w:t>
      </w:r>
      <w:r w:rsidRPr="002B73A8">
        <w:rPr>
          <w:spacing w:val="-1"/>
        </w:rPr>
        <w:t>lowercase).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639" w:firstLine="0"/>
      </w:pP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command</w:t>
      </w:r>
      <w:r w:rsidRPr="002B73A8">
        <w:t xml:space="preserve"> prompt </w:t>
      </w:r>
      <w:r w:rsidRPr="002B73A8">
        <w:rPr>
          <w:spacing w:val="-1"/>
        </w:rPr>
        <w:t>window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change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current</w:t>
      </w:r>
      <w:r w:rsidRPr="002B73A8">
        <w:t xml:space="preserve"> directory</w:t>
      </w:r>
      <w:r w:rsidRPr="002B73A8">
        <w:rPr>
          <w:spacing w:val="-5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location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45"/>
        </w:rPr>
        <w:t xml:space="preserve"> </w:t>
      </w:r>
      <w:proofErr w:type="spellStart"/>
      <w:r w:rsidRPr="002B73A8">
        <w:rPr>
          <w:spacing w:val="-1"/>
        </w:rPr>
        <w:t>keytool</w:t>
      </w:r>
      <w:proofErr w:type="spellEnd"/>
      <w:r w:rsidRPr="002B73A8">
        <w:rPr>
          <w:spacing w:val="4"/>
        </w:rPr>
        <w:t xml:space="preserve"> </w:t>
      </w:r>
      <w:r w:rsidRPr="002B73A8">
        <w:rPr>
          <w:spacing w:val="-1"/>
        </w:rPr>
        <w:t>executable.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example </w:t>
      </w:r>
      <w:r w:rsidRPr="002B73A8">
        <w:t>it</w:t>
      </w:r>
      <w:r w:rsidRPr="002B73A8">
        <w:rPr>
          <w:spacing w:val="-1"/>
        </w:rPr>
        <w:t xml:space="preserve"> would</w:t>
      </w:r>
      <w:r w:rsidRPr="002B73A8">
        <w:t xml:space="preserve"> </w:t>
      </w:r>
      <w:r w:rsidRPr="002B73A8">
        <w:rPr>
          <w:spacing w:val="-2"/>
        </w:rPr>
        <w:t>be:</w:t>
      </w:r>
      <w:r w:rsidRPr="002B73A8">
        <w:t xml:space="preserve"> </w:t>
      </w:r>
      <w:r w:rsidRPr="002B73A8">
        <w:rPr>
          <w:spacing w:val="-1"/>
        </w:rPr>
        <w:t>D:\Program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Files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(x86)\McKesson\CERME\</w:t>
      </w:r>
      <w:proofErr w:type="spellStart"/>
      <w:r w:rsidRPr="002B73A8">
        <w:rPr>
          <w:spacing w:val="-1"/>
        </w:rPr>
        <w:t>Jre</w:t>
      </w:r>
      <w:proofErr w:type="spellEnd"/>
      <w:r w:rsidRPr="002B73A8">
        <w:rPr>
          <w:spacing w:val="-1"/>
        </w:rPr>
        <w:t>\bin\keytool.exe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 w:right="166"/>
      </w:pPr>
      <w:proofErr w:type="spellStart"/>
      <w:proofErr w:type="gramStart"/>
      <w:r w:rsidRPr="002B73A8">
        <w:rPr>
          <w:spacing w:val="-1"/>
        </w:rPr>
        <w:t>keytool</w:t>
      </w:r>
      <w:proofErr w:type="spellEnd"/>
      <w:proofErr w:type="gramEnd"/>
      <w:r w:rsidRPr="002B73A8">
        <w:rPr>
          <w:spacing w:val="-1"/>
        </w:rPr>
        <w:t xml:space="preserve"> -</w:t>
      </w:r>
      <w:proofErr w:type="spellStart"/>
      <w:r w:rsidRPr="002B73A8">
        <w:rPr>
          <w:spacing w:val="-1"/>
        </w:rPr>
        <w:t>importkeystore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srcstoretype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PKCS12</w:t>
      </w:r>
      <w:r w:rsidRPr="002B73A8"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srckeystore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"D:\Certs\NUMI.pfx"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destkeystore</w:t>
      </w:r>
      <w:proofErr w:type="spellEnd"/>
      <w:r w:rsidRPr="002B73A8">
        <w:rPr>
          <w:spacing w:val="107"/>
        </w:rPr>
        <w:t xml:space="preserve"> </w:t>
      </w:r>
      <w:r w:rsidRPr="002B73A8">
        <w:rPr>
          <w:spacing w:val="-1"/>
        </w:rPr>
        <w:t>"D:\Certs\CERME.ks"</w:t>
      </w:r>
    </w:p>
    <w:p w:rsidR="00393CEF" w:rsidRPr="002B73A8" w:rsidRDefault="00DA3427">
      <w:pPr>
        <w:pStyle w:val="BodyText"/>
        <w:ind w:left="119" w:right="16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srckeystore</w:t>
      </w:r>
      <w:proofErr w:type="spellEnd"/>
      <w:r w:rsidRPr="002B73A8">
        <w:rPr>
          <w:spacing w:val="-3"/>
        </w:rPr>
        <w:t xml:space="preserve"> </w:t>
      </w:r>
      <w:r w:rsidRPr="002B73A8">
        <w:t>value</w:t>
      </w:r>
      <w:r w:rsidRPr="002B73A8">
        <w:rPr>
          <w:spacing w:val="-1"/>
        </w:rPr>
        <w:t xml:space="preserve"> will</w:t>
      </w:r>
      <w:r w:rsidRPr="002B73A8">
        <w:t xml:space="preserve"> be</w:t>
      </w:r>
      <w:r w:rsidRPr="002B73A8">
        <w:rPr>
          <w:spacing w:val="-1"/>
        </w:rPr>
        <w:t xml:space="preserve"> the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path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filename</w:t>
      </w:r>
      <w:r w:rsidRPr="002B73A8">
        <w:t xml:space="preserve"> above,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destkeystore</w:t>
      </w:r>
      <w:proofErr w:type="spellEnd"/>
      <w:r w:rsidRPr="002B73A8">
        <w:rPr>
          <w:spacing w:val="-3"/>
        </w:rPr>
        <w:t xml:space="preserve"> </w:t>
      </w:r>
      <w:r w:rsidRPr="002B73A8">
        <w:t>can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choose;</w:t>
      </w:r>
      <w:r w:rsidRPr="002B73A8">
        <w:t xml:space="preserve"> </w:t>
      </w:r>
      <w:r w:rsidRPr="002B73A8">
        <w:rPr>
          <w:spacing w:val="-1"/>
        </w:rPr>
        <w:t>again,</w:t>
      </w:r>
      <w:r w:rsidRPr="002B73A8">
        <w:t xml:space="preserve"> </w:t>
      </w:r>
      <w:r w:rsidRPr="002B73A8">
        <w:rPr>
          <w:spacing w:val="-1"/>
        </w:rPr>
        <w:t>passwords</w:t>
      </w:r>
      <w:r w:rsidRPr="002B73A8">
        <w:t xml:space="preserve"> can be</w:t>
      </w:r>
      <w:r w:rsidRPr="002B73A8">
        <w:rPr>
          <w:spacing w:val="-1"/>
        </w:rPr>
        <w:t xml:space="preserve"> 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choose,</w:t>
      </w:r>
      <w:r w:rsidRPr="002B73A8">
        <w:t xml:space="preserve"> but</w:t>
      </w:r>
      <w:r w:rsidRPr="002B73A8">
        <w:rPr>
          <w:spacing w:val="-1"/>
        </w:rPr>
        <w:t xml:space="preserve"> </w:t>
      </w:r>
      <w:r w:rsidRPr="002B73A8">
        <w:t>please</w:t>
      </w:r>
      <w:r w:rsidRPr="002B73A8">
        <w:rPr>
          <w:spacing w:val="-1"/>
        </w:rPr>
        <w:t xml:space="preserve"> make </w:t>
      </w:r>
      <w:r w:rsidRPr="002B73A8">
        <w:t>a note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them.</w:t>
      </w:r>
      <w:r w:rsidRPr="002B73A8">
        <w:t xml:space="preserve"> 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word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“secret” </w:t>
      </w:r>
      <w:r w:rsidRPr="002B73A8">
        <w:t xml:space="preserve">is </w:t>
      </w:r>
      <w:r w:rsidRPr="002B73A8">
        <w:rPr>
          <w:spacing w:val="-1"/>
        </w:rPr>
        <w:t>used</w:t>
      </w:r>
      <w:r w:rsidRPr="002B73A8">
        <w:t xml:space="preserve"> </w:t>
      </w:r>
      <w:r w:rsidRPr="002B73A8">
        <w:rPr>
          <w:spacing w:val="-1"/>
        </w:rPr>
        <w:t xml:space="preserve">as the 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-1"/>
        </w:rPr>
        <w:t xml:space="preserve"> password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 xml:space="preserve">this </w:t>
      </w:r>
      <w:r w:rsidRPr="002B73A8">
        <w:rPr>
          <w:spacing w:val="-1"/>
        </w:rPr>
        <w:t>example.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/>
      </w:pPr>
      <w:proofErr w:type="spellStart"/>
      <w:proofErr w:type="gramStart"/>
      <w:r w:rsidRPr="002B73A8">
        <w:rPr>
          <w:spacing w:val="-1"/>
        </w:rPr>
        <w:t>keytool</w:t>
      </w:r>
      <w:proofErr w:type="spellEnd"/>
      <w:proofErr w:type="gramEnd"/>
      <w:r w:rsidRPr="002B73A8">
        <w:rPr>
          <w:spacing w:val="-1"/>
        </w:rPr>
        <w:t xml:space="preserve"> -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–list</w:t>
      </w:r>
    </w:p>
    <w:p w:rsidR="00393CEF" w:rsidRPr="002B73A8" w:rsidRDefault="00DA3427">
      <w:pPr>
        <w:pStyle w:val="BodyText"/>
        <w:ind w:left="119" w:right="117"/>
        <w:jc w:val="both"/>
      </w:pPr>
      <w:r w:rsidRPr="002B73A8">
        <w:rPr>
          <w:spacing w:val="-1"/>
        </w:rPr>
        <w:t xml:space="preserve">Make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note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long,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auto-generated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alphanumeric value</w:t>
      </w:r>
      <w:r w:rsidRPr="002B73A8">
        <w:t xml:space="preserve"> </w:t>
      </w:r>
      <w:r w:rsidRPr="002B73A8">
        <w:rPr>
          <w:spacing w:val="-1"/>
        </w:rPr>
        <w:t>circled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red</w:t>
      </w:r>
      <w:r w:rsidRPr="002B73A8">
        <w:t xml:space="preserve"> below. </w:t>
      </w:r>
      <w:r w:rsidRPr="002B73A8">
        <w:rPr>
          <w:spacing w:val="-1"/>
        </w:rPr>
        <w:t>Recommended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actions</w:t>
      </w:r>
      <w:r w:rsidRPr="002B73A8">
        <w:t xml:space="preserve"> are</w:t>
      </w:r>
      <w:r w:rsidRPr="002B73A8">
        <w:rPr>
          <w:spacing w:val="-1"/>
        </w:rPr>
        <w:t xml:space="preserve"> to</w:t>
      </w:r>
      <w:r w:rsidRPr="002B73A8">
        <w:t xml:space="preserve"> copy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paste </w:t>
      </w:r>
      <w:r w:rsidRPr="002B73A8">
        <w:t>the</w:t>
      </w:r>
      <w:r w:rsidRPr="002B73A8">
        <w:rPr>
          <w:spacing w:val="-1"/>
        </w:rPr>
        <w:t xml:space="preserve"> entire 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t xml:space="preserve"> output to </w:t>
      </w:r>
      <w:r w:rsidRPr="002B73A8">
        <w:rPr>
          <w:spacing w:val="-1"/>
        </w:rPr>
        <w:t>notepad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t>copy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paste this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value.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60" w:right="132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1" wp14:editId="6FA52902">
            <wp:extent cx="5964773" cy="2914650"/>
            <wp:effectExtent l="0" t="0" r="0" b="0"/>
            <wp:docPr id="125" name="image60.png" descr="Screen capture of keytool -keystore &quot;C:\Certs\CERME.ks&quot; –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7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:rsidR="00393CEF" w:rsidRPr="002B73A8" w:rsidRDefault="00C42448">
      <w:pPr>
        <w:spacing w:before="74"/>
        <w:ind w:left="2204"/>
        <w:rPr>
          <w:rFonts w:ascii="Arial" w:eastAsia="Arial" w:hAnsi="Arial" w:cs="Arial"/>
          <w:sz w:val="20"/>
          <w:szCs w:val="20"/>
        </w:rPr>
      </w:pPr>
      <w:bookmarkStart w:id="369" w:name="_bookmark120"/>
      <w:bookmarkStart w:id="370" w:name="_Toc420012741"/>
      <w:bookmarkEnd w:id="369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:</w:t>
      </w:r>
      <w:r w:rsidR="00DA3427" w:rsidRPr="002B73A8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spellStart"/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keytool</w:t>
      </w:r>
      <w:proofErr w:type="spellEnd"/>
      <w:r w:rsidR="00DA3427" w:rsidRPr="002B73A8"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-</w:t>
      </w:r>
      <w:proofErr w:type="spellStart"/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keystore</w:t>
      </w:r>
      <w:proofErr w:type="spellEnd"/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 xml:space="preserve"> "C:\Certs\CERME.ks" –list</w:t>
      </w:r>
      <w:bookmarkEnd w:id="370"/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/>
      </w:pPr>
      <w:proofErr w:type="spellStart"/>
      <w:proofErr w:type="gramStart"/>
      <w:r w:rsidRPr="002B73A8">
        <w:rPr>
          <w:spacing w:val="-1"/>
        </w:rPr>
        <w:t>keytool</w:t>
      </w:r>
      <w:proofErr w:type="spellEnd"/>
      <w:proofErr w:type="gramEnd"/>
      <w:r w:rsidRPr="002B73A8">
        <w:rPr>
          <w:spacing w:val="-1"/>
        </w:rPr>
        <w:t xml:space="preserve"> -</w:t>
      </w:r>
      <w:proofErr w:type="spellStart"/>
      <w:r w:rsidRPr="002B73A8">
        <w:rPr>
          <w:spacing w:val="-1"/>
        </w:rPr>
        <w:t>changealias</w:t>
      </w:r>
      <w:proofErr w:type="spellEnd"/>
      <w:r w:rsidRPr="002B73A8"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destalias</w:t>
      </w:r>
      <w:proofErr w:type="spellEnd"/>
      <w:r w:rsidRPr="002B73A8">
        <w:t xml:space="preserve"> </w:t>
      </w:r>
      <w:proofErr w:type="spellStart"/>
      <w:r w:rsidRPr="002B73A8">
        <w:rPr>
          <w:spacing w:val="-1"/>
        </w:rPr>
        <w:t>numi</w:t>
      </w:r>
      <w:proofErr w:type="spellEnd"/>
      <w:r w:rsidRPr="002B73A8">
        <w:t xml:space="preserve"> </w:t>
      </w:r>
      <w:r w:rsidRPr="002B73A8">
        <w:rPr>
          <w:spacing w:val="-1"/>
        </w:rPr>
        <w:t>-alias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</w:t>
      </w:r>
      <w:proofErr w:type="gramStart"/>
      <w:r w:rsidRPr="002B73A8">
        <w:rPr>
          <w:spacing w:val="-1"/>
        </w:rPr>
        <w:t>alphanumeric</w:t>
      </w:r>
      <w:proofErr w:type="gramEnd"/>
      <w:r w:rsidRPr="002B73A8">
        <w:rPr>
          <w:spacing w:val="-1"/>
        </w:rPr>
        <w:t xml:space="preserve"> value&gt;</w:t>
      </w:r>
    </w:p>
    <w:p w:rsidR="00393CEF" w:rsidRPr="002B73A8" w:rsidRDefault="00DA3427">
      <w:pPr>
        <w:pStyle w:val="BodyText"/>
        <w:ind w:left="119" w:right="30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Replace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&lt;alphanumeric value&gt; with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value</w:t>
      </w:r>
      <w:r w:rsidRPr="002B73A8">
        <w:rPr>
          <w:spacing w:val="-1"/>
        </w:rPr>
        <w:t xml:space="preserve"> noted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circled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step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above.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-1"/>
        </w:rPr>
        <w:t xml:space="preserve"> </w:t>
      </w:r>
      <w:r w:rsidRPr="002B73A8">
        <w:t xml:space="preserve">password </w:t>
      </w:r>
      <w:r w:rsidRPr="002B73A8">
        <w:rPr>
          <w:spacing w:val="-1"/>
        </w:rPr>
        <w:t>is</w:t>
      </w:r>
      <w:r w:rsidRPr="002B73A8">
        <w:t xml:space="preserve"> the</w:t>
      </w:r>
      <w:r w:rsidRPr="002B73A8">
        <w:rPr>
          <w:spacing w:val="-1"/>
        </w:rPr>
        <w:t xml:space="preserve"> password</w:t>
      </w:r>
      <w:r w:rsidRPr="002B73A8">
        <w:t xml:space="preserve"> </w:t>
      </w:r>
      <w:r w:rsidRPr="002B73A8">
        <w:rPr>
          <w:spacing w:val="-1"/>
        </w:rPr>
        <w:t>specified</w:t>
      </w:r>
      <w:r w:rsidRPr="002B73A8">
        <w:rPr>
          <w:spacing w:val="-2"/>
        </w:rPr>
        <w:t xml:space="preserve"> </w:t>
      </w:r>
      <w:r w:rsidRPr="002B73A8">
        <w:t xml:space="preserve">when </w:t>
      </w:r>
      <w:r w:rsidRPr="002B73A8">
        <w:rPr>
          <w:spacing w:val="-1"/>
        </w:rPr>
        <w:t>creating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t xml:space="preserve"> </w:t>
      </w:r>
      <w:r w:rsidRPr="002B73A8">
        <w:rPr>
          <w:spacing w:val="-1"/>
        </w:rPr>
        <w:t>above,</w:t>
      </w:r>
      <w:r w:rsidRPr="002B73A8">
        <w:t xml:space="preserve"> </w:t>
      </w:r>
      <w:r w:rsidRPr="002B73A8">
        <w:rPr>
          <w:spacing w:val="-1"/>
        </w:rPr>
        <w:t xml:space="preserve">secret </w:t>
      </w:r>
      <w:r w:rsidRPr="002B73A8">
        <w:t>in our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example.</w:t>
      </w:r>
      <w:r w:rsidRPr="002B73A8">
        <w:t xml:space="preserve">  </w:t>
      </w:r>
      <w:r w:rsidRPr="002B73A8">
        <w:rPr>
          <w:spacing w:val="-1"/>
        </w:rPr>
        <w:t xml:space="preserve">The </w:t>
      </w:r>
      <w:r w:rsidRPr="002B73A8">
        <w:rPr>
          <w:spacing w:val="1"/>
        </w:rPr>
        <w:t>key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password</w:t>
      </w:r>
      <w:r w:rsidRPr="002B73A8">
        <w:rPr>
          <w:spacing w:val="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password</w:t>
      </w:r>
      <w:r w:rsidRPr="002B73A8">
        <w:t xml:space="preserve"> specified </w:t>
      </w:r>
      <w:r w:rsidRPr="002B73A8">
        <w:rPr>
          <w:spacing w:val="-1"/>
        </w:rPr>
        <w:t>when</w:t>
      </w:r>
      <w:r w:rsidRPr="002B73A8">
        <w:t xml:space="preserve"> creating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proofErr w:type="spellStart"/>
      <w:r w:rsidRPr="002B73A8">
        <w:rPr>
          <w:spacing w:val="-1"/>
        </w:rPr>
        <w:t>numi</w:t>
      </w:r>
      <w:proofErr w:type="spellEnd"/>
      <w:r w:rsidRPr="002B73A8">
        <w:t xml:space="preserve"> in our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example.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/>
      </w:pPr>
      <w:proofErr w:type="spellStart"/>
      <w:proofErr w:type="gramStart"/>
      <w:r w:rsidRPr="002B73A8">
        <w:rPr>
          <w:spacing w:val="-1"/>
        </w:rPr>
        <w:t>keytool</w:t>
      </w:r>
      <w:proofErr w:type="spellEnd"/>
      <w:proofErr w:type="gramEnd"/>
      <w:r w:rsidRPr="002B73A8">
        <w:rPr>
          <w:spacing w:val="-1"/>
        </w:rPr>
        <w:t xml:space="preserve"> -</w:t>
      </w:r>
      <w:proofErr w:type="spellStart"/>
      <w:r w:rsidRPr="002B73A8">
        <w:rPr>
          <w:spacing w:val="-1"/>
        </w:rPr>
        <w:t>keypasswd</w:t>
      </w:r>
      <w:proofErr w:type="spellEnd"/>
      <w:r w:rsidRPr="002B73A8">
        <w:t xml:space="preserve"> -</w:t>
      </w:r>
      <w:proofErr w:type="spellStart"/>
      <w:r w:rsidRPr="002B73A8">
        <w:t>keystore</w:t>
      </w:r>
      <w:proofErr w:type="spellEnd"/>
      <w:r w:rsidRPr="002B73A8">
        <w:rPr>
          <w:spacing w:val="-1"/>
        </w:rPr>
        <w:t xml:space="preserve"> 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-alias</w:t>
      </w:r>
      <w:r w:rsidRPr="002B73A8">
        <w:t xml:space="preserve"> </w:t>
      </w:r>
      <w:proofErr w:type="spellStart"/>
      <w:r w:rsidRPr="002B73A8">
        <w:rPr>
          <w:spacing w:val="-2"/>
        </w:rPr>
        <w:t>numi</w:t>
      </w:r>
      <w:proofErr w:type="spellEnd"/>
    </w:p>
    <w:p w:rsidR="00393CEF" w:rsidRPr="002B73A8" w:rsidRDefault="00DA3427">
      <w:pPr>
        <w:pStyle w:val="BodyText"/>
        <w:ind w:left="119" w:right="287"/>
      </w:pPr>
      <w:r w:rsidRPr="002B73A8">
        <w:rPr>
          <w:spacing w:val="-1"/>
        </w:rPr>
        <w:t>NOTE: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this </w:t>
      </w:r>
      <w:r w:rsidRPr="002B73A8">
        <w:rPr>
          <w:spacing w:val="-1"/>
        </w:rPr>
        <w:t>command,</w:t>
      </w:r>
      <w:r w:rsidRPr="002B73A8">
        <w:t xml:space="preserve"> </w:t>
      </w:r>
      <w:r w:rsidRPr="002B73A8">
        <w:rPr>
          <w:spacing w:val="-1"/>
        </w:rPr>
        <w:t xml:space="preserve">we </w:t>
      </w:r>
      <w:r w:rsidRPr="002B73A8">
        <w:t>are</w:t>
      </w:r>
      <w:r w:rsidRPr="002B73A8">
        <w:rPr>
          <w:spacing w:val="-1"/>
        </w:rPr>
        <w:t xml:space="preserve"> changing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t>key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password</w:t>
      </w:r>
      <w:r w:rsidRPr="002B73A8">
        <w:t xml:space="preserve"> to </w:t>
      </w:r>
      <w:r w:rsidRPr="002B73A8">
        <w:rPr>
          <w:spacing w:val="-1"/>
        </w:rPr>
        <w:t>“</w:t>
      </w:r>
      <w:proofErr w:type="spellStart"/>
      <w:r w:rsidRPr="002B73A8">
        <w:rPr>
          <w:spacing w:val="-1"/>
        </w:rPr>
        <w:t>reallysecret</w:t>
      </w:r>
      <w:proofErr w:type="spellEnd"/>
      <w:r w:rsidRPr="002B73A8">
        <w:rPr>
          <w:spacing w:val="-1"/>
        </w:rPr>
        <w:t>” for</w:t>
      </w:r>
      <w:r w:rsidRPr="002B73A8">
        <w:rPr>
          <w:spacing w:val="-2"/>
        </w:rPr>
        <w:t xml:space="preserve"> </w:t>
      </w:r>
      <w:r w:rsidRPr="002B73A8">
        <w:t>this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example.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192" w:firstLine="0"/>
      </w:pPr>
      <w:r w:rsidRPr="002B73A8">
        <w:t>Next, copy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-1"/>
        </w:rPr>
        <w:t>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(D:\Certs\</w:t>
      </w:r>
      <w:proofErr w:type="spellStart"/>
      <w:r w:rsidRPr="002B73A8">
        <w:rPr>
          <w:spacing w:val="-1"/>
        </w:rPr>
        <w:t>CERME.ks</w:t>
      </w:r>
      <w:proofErr w:type="spellEnd"/>
      <w:r w:rsidRPr="002B73A8">
        <w:rPr>
          <w:spacing w:val="-1"/>
        </w:rPr>
        <w:t>),</w:t>
      </w:r>
      <w:r w:rsidRPr="002B73A8">
        <w:t xml:space="preserve"> to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Jetty\</w:t>
      </w:r>
      <w:proofErr w:type="spellStart"/>
      <w:r w:rsidRPr="002B73A8">
        <w:rPr>
          <w:spacing w:val="-1"/>
        </w:rPr>
        <w:t>etc</w:t>
      </w:r>
      <w:proofErr w:type="spellEnd"/>
      <w:r w:rsidRPr="002B73A8">
        <w:rPr>
          <w:spacing w:val="-1"/>
        </w:rPr>
        <w:t xml:space="preserve"> directory.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this</w:t>
      </w:r>
      <w:r w:rsidRPr="002B73A8">
        <w:t xml:space="preserve"> </w:t>
      </w:r>
      <w:r w:rsidRPr="002B73A8">
        <w:rPr>
          <w:spacing w:val="-1"/>
        </w:rPr>
        <w:t xml:space="preserve">example </w:t>
      </w:r>
      <w:r w:rsidRPr="002B73A8">
        <w:t>it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would</w:t>
      </w:r>
      <w:r w:rsidRPr="002B73A8">
        <w:t xml:space="preserve"> be</w:t>
      </w:r>
      <w:r w:rsidRPr="002B73A8">
        <w:rPr>
          <w:spacing w:val="-1"/>
        </w:rPr>
        <w:t xml:space="preserve"> here:</w:t>
      </w:r>
      <w:r w:rsidRPr="002B73A8">
        <w:t xml:space="preserve"> </w:t>
      </w:r>
      <w:r w:rsidRPr="002B73A8">
        <w:rPr>
          <w:spacing w:val="-1"/>
        </w:rPr>
        <w:t>D:\Program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>(x86)\McKesson\CERME\Jetty\</w:t>
      </w:r>
      <w:proofErr w:type="spellStart"/>
      <w:r w:rsidRPr="002B73A8">
        <w:rPr>
          <w:spacing w:val="-1"/>
        </w:rPr>
        <w:t>etc</w:t>
      </w:r>
      <w:proofErr w:type="spellEnd"/>
    </w:p>
    <w:p w:rsidR="00393CEF" w:rsidRPr="002B73A8" w:rsidRDefault="00DA3427">
      <w:pPr>
        <w:pStyle w:val="BodyText"/>
        <w:ind w:right="203"/>
        <w:jc w:val="both"/>
      </w:pP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-1"/>
        </w:rPr>
        <w:t xml:space="preserve"> jetty.xml</w:t>
      </w:r>
      <w:r w:rsidRPr="002B73A8">
        <w:t xml:space="preserve"> </w:t>
      </w:r>
      <w:r w:rsidRPr="002B73A8">
        <w:rPr>
          <w:spacing w:val="-1"/>
        </w:rPr>
        <w:t xml:space="preserve">file </w:t>
      </w:r>
      <w:r w:rsidRPr="002B73A8">
        <w:t>in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same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 xml:space="preserve">scroll </w:t>
      </w:r>
      <w:r w:rsidRPr="002B73A8">
        <w:rPr>
          <w:spacing w:val="-1"/>
        </w:rPr>
        <w:t>down</w:t>
      </w:r>
      <w:r w:rsidRPr="002B73A8">
        <w:t xml:space="preserve"> to the</w:t>
      </w:r>
      <w:r w:rsidRPr="002B73A8">
        <w:rPr>
          <w:spacing w:val="-1"/>
        </w:rPr>
        <w:t xml:space="preserve"> “</w:t>
      </w:r>
      <w:proofErr w:type="gramStart"/>
      <w:r w:rsidRPr="002B73A8">
        <w:rPr>
          <w:spacing w:val="-1"/>
        </w:rPr>
        <w:t>add</w:t>
      </w:r>
      <w:r w:rsidRPr="002B73A8">
        <w:rPr>
          <w:spacing w:val="1"/>
        </w:rPr>
        <w:t xml:space="preserve"> </w:t>
      </w:r>
      <w:r w:rsidRPr="002B73A8">
        <w:t xml:space="preserve">a </w:t>
      </w:r>
      <w:r w:rsidRPr="002B73A8">
        <w:rPr>
          <w:spacing w:val="-1"/>
        </w:rPr>
        <w:t xml:space="preserve">HTTPS </w:t>
      </w:r>
      <w:r w:rsidRPr="002B73A8"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listener</w:t>
      </w:r>
      <w:proofErr w:type="gramEnd"/>
      <w:r w:rsidRPr="002B73A8">
        <w:rPr>
          <w:spacing w:val="-1"/>
        </w:rPr>
        <w:t>”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section,</w:t>
      </w:r>
      <w:r w:rsidRPr="002B73A8">
        <w:t xml:space="preserve"> </w:t>
      </w:r>
      <w:r w:rsidRPr="002B73A8">
        <w:rPr>
          <w:spacing w:val="-1"/>
        </w:rPr>
        <w:t>(pictured</w:t>
      </w:r>
      <w:r w:rsidRPr="002B73A8">
        <w:t xml:space="preserve"> </w:t>
      </w:r>
      <w:r w:rsidRPr="002B73A8">
        <w:rPr>
          <w:spacing w:val="-1"/>
        </w:rPr>
        <w:t>below).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items</w:t>
      </w:r>
      <w:r w:rsidRPr="002B73A8">
        <w:t xml:space="preserve"> </w:t>
      </w:r>
      <w:r w:rsidRPr="002B73A8">
        <w:rPr>
          <w:spacing w:val="-1"/>
        </w:rPr>
        <w:t>highlighted</w:t>
      </w:r>
      <w:r w:rsidRPr="002B73A8">
        <w:t xml:space="preserve"> in red </w:t>
      </w:r>
      <w:r w:rsidRPr="002B73A8">
        <w:rPr>
          <w:spacing w:val="-1"/>
        </w:rPr>
        <w:t>exist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your</w:t>
      </w:r>
      <w:r w:rsidRPr="002B73A8"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delete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them.</w:t>
      </w:r>
      <w:r w:rsidRPr="002B73A8">
        <w:t xml:space="preserve"> They</w:t>
      </w:r>
      <w:r w:rsidRPr="002B73A8">
        <w:rPr>
          <w:spacing w:val="-3"/>
        </w:rPr>
        <w:t xml:space="preserve"> </w:t>
      </w:r>
      <w:r w:rsidRPr="002B73A8">
        <w:t>are</w:t>
      </w:r>
      <w:r w:rsidRPr="002B73A8">
        <w:rPr>
          <w:spacing w:val="67"/>
        </w:rPr>
        <w:t xml:space="preserve"> </w:t>
      </w:r>
      <w:r w:rsidRPr="002B73A8">
        <w:t xml:space="preserve">xml </w:t>
      </w:r>
      <w:r w:rsidRPr="002B73A8">
        <w:rPr>
          <w:spacing w:val="-1"/>
        </w:rPr>
        <w:t>comments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will cause </w:t>
      </w:r>
      <w:r w:rsidRPr="002B73A8">
        <w:t>the</w:t>
      </w:r>
      <w:r w:rsidRPr="002B73A8">
        <w:rPr>
          <w:spacing w:val="-1"/>
        </w:rPr>
        <w:t xml:space="preserve"> section</w:t>
      </w:r>
      <w:r w:rsidRPr="002B73A8">
        <w:t xml:space="preserve"> to </w:t>
      </w:r>
      <w:r w:rsidRPr="002B73A8">
        <w:rPr>
          <w:spacing w:val="-1"/>
        </w:rPr>
        <w:t>be ignored.</w:t>
      </w:r>
      <w:r w:rsidRPr="002B73A8">
        <w:t xml:space="preserve"> </w:t>
      </w:r>
      <w:r w:rsidRPr="002B73A8">
        <w:rPr>
          <w:spacing w:val="-2"/>
        </w:rPr>
        <w:t>Items</w:t>
      </w:r>
      <w:r w:rsidRPr="002B73A8">
        <w:t xml:space="preserve"> </w:t>
      </w:r>
      <w:r w:rsidRPr="002B73A8">
        <w:rPr>
          <w:spacing w:val="-1"/>
        </w:rPr>
        <w:t>highlighted</w:t>
      </w:r>
      <w:r w:rsidRPr="002B73A8">
        <w:t xml:space="preserve"> in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yellow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may</w:t>
      </w:r>
      <w:r w:rsidRPr="002B73A8">
        <w:rPr>
          <w:spacing w:val="-5"/>
        </w:rPr>
        <w:t xml:space="preserve"> </w:t>
      </w:r>
      <w:r w:rsidRPr="002B73A8">
        <w:t>need to</w:t>
      </w:r>
      <w:r w:rsidRPr="002B73A8">
        <w:rPr>
          <w:spacing w:val="79"/>
        </w:rPr>
        <w:t xml:space="preserve"> </w:t>
      </w:r>
      <w:r w:rsidRPr="002B73A8">
        <w:t>be</w:t>
      </w:r>
      <w:r w:rsidRPr="002B73A8">
        <w:rPr>
          <w:spacing w:val="-1"/>
        </w:rPr>
        <w:t xml:space="preserve"> </w:t>
      </w:r>
      <w:r w:rsidRPr="002B73A8">
        <w:t>updated.</w:t>
      </w:r>
    </w:p>
    <w:p w:rsidR="00393CEF" w:rsidRPr="002B73A8" w:rsidRDefault="00DA3427">
      <w:pPr>
        <w:pStyle w:val="BodyText"/>
        <w:spacing w:before="119"/>
      </w:pPr>
      <w:r w:rsidRPr="002B73A8">
        <w:rPr>
          <w:spacing w:val="-1"/>
        </w:rPr>
        <w:t>&lt;!--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--&gt;</w:t>
      </w:r>
    </w:p>
    <w:p w:rsidR="00393CEF" w:rsidRPr="002B73A8" w:rsidRDefault="00DA3427">
      <w:pPr>
        <w:pStyle w:val="BodyText"/>
        <w:tabs>
          <w:tab w:val="left" w:pos="5645"/>
        </w:tabs>
      </w:pPr>
      <w:proofErr w:type="gramStart"/>
      <w:r w:rsidRPr="002B73A8">
        <w:rPr>
          <w:spacing w:val="-1"/>
        </w:rPr>
        <w:t>&lt;!--</w:t>
      </w:r>
      <w:proofErr w:type="gramEnd"/>
      <w:r w:rsidRPr="002B73A8">
        <w:rPr>
          <w:spacing w:val="-1"/>
        </w:rPr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-2"/>
        </w:rPr>
        <w:t xml:space="preserve"> </w:t>
      </w:r>
      <w:r w:rsidRPr="002B73A8">
        <w:t>a</w:t>
      </w:r>
      <w:r w:rsidRPr="002B73A8">
        <w:rPr>
          <w:spacing w:val="-1"/>
        </w:rPr>
        <w:t xml:space="preserve"> HTTPS</w:t>
      </w:r>
      <w:r w:rsidRPr="002B73A8">
        <w:t xml:space="preserve"> 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listener</w:t>
      </w:r>
      <w:r w:rsidRPr="002B73A8">
        <w:rPr>
          <w:spacing w:val="-1"/>
        </w:rPr>
        <w:tab/>
        <w:t>--&gt;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&lt;!--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--&gt;</w:t>
      </w:r>
    </w:p>
    <w:p w:rsidR="00393CEF" w:rsidRPr="002B73A8" w:rsidRDefault="00DA3427">
      <w:pPr>
        <w:pStyle w:val="BodyText"/>
      </w:pPr>
      <w:proofErr w:type="gramStart"/>
      <w:r w:rsidRPr="002B73A8">
        <w:rPr>
          <w:spacing w:val="-1"/>
        </w:rPr>
        <w:t>&lt;!--</w:t>
      </w:r>
      <w:proofErr w:type="gramEnd"/>
      <w:r w:rsidRPr="002B73A8">
        <w:rPr>
          <w:spacing w:val="-1"/>
        </w:rPr>
        <w:t xml:space="preserve"> </w:t>
      </w:r>
      <w:r w:rsidRPr="002B73A8"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NIO is</w:t>
      </w:r>
      <w:r w:rsidRPr="002B73A8">
        <w:t xml:space="preserve"> not </w:t>
      </w:r>
      <w:r w:rsidRPr="002B73A8">
        <w:rPr>
          <w:spacing w:val="-1"/>
        </w:rPr>
        <w:t>available,</w:t>
      </w:r>
      <w:r w:rsidRPr="002B73A8">
        <w:t xml:space="preserve"> use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org.eclipse.jetty.server.ssl.SslSocketConnector</w:t>
      </w:r>
      <w:proofErr w:type="spellEnd"/>
      <w:r w:rsidRPr="002B73A8">
        <w:rPr>
          <w:spacing w:val="-1"/>
        </w:rPr>
        <w:t xml:space="preserve"> </w:t>
      </w:r>
      <w:r w:rsidRPr="002B73A8">
        <w:t>--&gt;</w:t>
      </w:r>
    </w:p>
    <w:p w:rsidR="00393CEF" w:rsidRPr="002B73A8" w:rsidRDefault="00DA3427">
      <w:pPr>
        <w:pStyle w:val="BodyText"/>
      </w:pPr>
      <w:r w:rsidRPr="002B73A8">
        <w:t>&lt;!--</w:t>
      </w:r>
    </w:p>
    <w:p w:rsidR="00393CEF" w:rsidRPr="002B73A8" w:rsidRDefault="00393CEF">
      <w:pPr>
        <w:sectPr w:rsidR="00393CEF" w:rsidRPr="002B73A8">
          <w:pgSz w:w="12240" w:h="15840"/>
          <w:pgMar w:top="1360" w:right="128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spacing w:before="56"/>
      </w:pPr>
      <w:r w:rsidRPr="002B73A8">
        <w:lastRenderedPageBreak/>
        <w:t xml:space="preserve">&lt;Call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addConnector</w:t>
      </w:r>
      <w:proofErr w:type="spellEnd"/>
      <w:r w:rsidRPr="002B73A8">
        <w:rPr>
          <w:spacing w:val="-1"/>
        </w:rPr>
        <w:t>"&gt;</w:t>
      </w:r>
    </w:p>
    <w:p w:rsidR="00393CEF" w:rsidRPr="002B73A8" w:rsidRDefault="00DA3427">
      <w:pPr>
        <w:pStyle w:val="BodyText"/>
        <w:ind w:left="296"/>
      </w:pPr>
      <w:r w:rsidRPr="002B73A8">
        <w:rPr>
          <w:spacing w:val="-2"/>
        </w:rPr>
        <w:t>&lt;</w:t>
      </w:r>
      <w:proofErr w:type="spellStart"/>
      <w:r w:rsidRPr="002B73A8">
        <w:rPr>
          <w:spacing w:val="-2"/>
        </w:rPr>
        <w:t>Arg</w:t>
      </w:r>
      <w:proofErr w:type="spellEnd"/>
      <w:r w:rsidRPr="002B73A8">
        <w:rPr>
          <w:spacing w:val="-2"/>
        </w:rPr>
        <w:t>&gt;</w:t>
      </w:r>
    </w:p>
    <w:p w:rsidR="00393CEF" w:rsidRPr="002B73A8" w:rsidRDefault="00DA3427">
      <w:pPr>
        <w:pStyle w:val="BodyText"/>
        <w:ind w:left="414"/>
      </w:pPr>
      <w:r w:rsidRPr="002B73A8">
        <w:rPr>
          <w:spacing w:val="-1"/>
        </w:rPr>
        <w:t>&lt;New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class="</w:t>
      </w:r>
      <w:proofErr w:type="spellStart"/>
      <w:r w:rsidRPr="002B73A8">
        <w:rPr>
          <w:spacing w:val="-1"/>
        </w:rPr>
        <w:t>org.eclipse.jetty.server.ssl.SslSelectChannelConnector</w:t>
      </w:r>
      <w:proofErr w:type="spellEnd"/>
      <w:r w:rsidRPr="002B73A8">
        <w:rPr>
          <w:spacing w:val="-1"/>
        </w:rPr>
        <w:t>"&gt;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name="Port"&gt;8443&lt;/Set&gt;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maxIdleTime</w:t>
      </w:r>
      <w:proofErr w:type="spellEnd"/>
      <w:r w:rsidRPr="002B73A8">
        <w:rPr>
          <w:spacing w:val="-1"/>
        </w:rPr>
        <w:t>"&gt;30000&lt;/Set&gt;</w:t>
      </w:r>
    </w:p>
    <w:p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name="Acceptors"&gt;2&lt;/Set&gt;</w:t>
      </w:r>
    </w:p>
    <w:p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AcceptQueueSize</w:t>
      </w:r>
      <w:proofErr w:type="spellEnd"/>
      <w:r w:rsidRPr="002B73A8">
        <w:rPr>
          <w:spacing w:val="-1"/>
        </w:rPr>
        <w:t>"&gt;100&lt;/Set&gt;</w:t>
      </w:r>
    </w:p>
    <w:p w:rsidR="00393CEF" w:rsidRPr="002B73A8" w:rsidRDefault="00DA3427">
      <w:pPr>
        <w:pStyle w:val="BodyText"/>
        <w:ind w:left="840"/>
      </w:pPr>
      <w:r w:rsidRPr="002B73A8">
        <w:t>&lt;Set name="</w:t>
      </w:r>
      <w:proofErr w:type="spellStart"/>
      <w:r w:rsidRPr="002B73A8">
        <w:t>Keystore</w:t>
      </w:r>
      <w:proofErr w:type="spellEnd"/>
      <w:r w:rsidRPr="002B73A8">
        <w:t>"&gt;&lt;Property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jetty.home</w:t>
      </w:r>
      <w:proofErr w:type="spellEnd"/>
      <w:r w:rsidRPr="002B73A8">
        <w:rPr>
          <w:spacing w:val="-1"/>
        </w:rPr>
        <w:t>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default="."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/&gt;/</w:t>
      </w:r>
      <w:proofErr w:type="spellStart"/>
      <w:r w:rsidRPr="002B73A8">
        <w:rPr>
          <w:spacing w:val="-1"/>
        </w:rPr>
        <w:t>etc</w:t>
      </w:r>
      <w:proofErr w:type="spellEnd"/>
      <w:r w:rsidRPr="002B73A8">
        <w:rPr>
          <w:spacing w:val="-1"/>
        </w:rPr>
        <w:t>/</w:t>
      </w:r>
      <w:proofErr w:type="spellStart"/>
      <w:r w:rsidRPr="002B73A8">
        <w:rPr>
          <w:spacing w:val="-1"/>
        </w:rPr>
        <w:t>CERME.ks</w:t>
      </w:r>
      <w:proofErr w:type="spellEnd"/>
      <w:r w:rsidRPr="002B73A8">
        <w:rPr>
          <w:spacing w:val="-1"/>
        </w:rPr>
        <w:t>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name="Password"&gt;secret&lt;/Set&gt;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KeyPassword</w:t>
      </w:r>
      <w:proofErr w:type="spellEnd"/>
      <w:r w:rsidRPr="002B73A8">
        <w:rPr>
          <w:spacing w:val="-1"/>
        </w:rPr>
        <w:t>"&gt;</w:t>
      </w:r>
      <w:proofErr w:type="spellStart"/>
      <w:r w:rsidRPr="002B73A8">
        <w:rPr>
          <w:spacing w:val="-1"/>
        </w:rPr>
        <w:t>reallysecret</w:t>
      </w:r>
      <w:proofErr w:type="spellEnd"/>
      <w:r w:rsidRPr="002B73A8">
        <w:rPr>
          <w:spacing w:val="-1"/>
        </w:rPr>
        <w:t>&lt;/Set&gt;</w:t>
      </w:r>
    </w:p>
    <w:p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truststore</w:t>
      </w:r>
      <w:proofErr w:type="spellEnd"/>
      <w:r w:rsidRPr="002B73A8">
        <w:rPr>
          <w:spacing w:val="-1"/>
        </w:rPr>
        <w:t>"&gt;&lt;Property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jetty.home</w:t>
      </w:r>
      <w:proofErr w:type="spellEnd"/>
      <w:r w:rsidRPr="002B73A8">
        <w:rPr>
          <w:spacing w:val="-1"/>
        </w:rPr>
        <w:t>"</w:t>
      </w:r>
      <w:r w:rsidRPr="002B73A8">
        <w:rPr>
          <w:spacing w:val="-2"/>
        </w:rPr>
        <w:t xml:space="preserve"> </w:t>
      </w:r>
      <w:r w:rsidRPr="002B73A8">
        <w:t>default="."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/&gt;/</w:t>
      </w:r>
      <w:proofErr w:type="spellStart"/>
      <w:r w:rsidRPr="002B73A8">
        <w:rPr>
          <w:spacing w:val="-1"/>
        </w:rPr>
        <w:t>etc</w:t>
      </w:r>
      <w:proofErr w:type="spellEnd"/>
      <w:r w:rsidRPr="002B73A8">
        <w:rPr>
          <w:spacing w:val="-1"/>
        </w:rPr>
        <w:t>/</w:t>
      </w:r>
      <w:proofErr w:type="spellStart"/>
      <w:r w:rsidRPr="002B73A8">
        <w:rPr>
          <w:spacing w:val="-1"/>
        </w:rPr>
        <w:t>CERME.ks</w:t>
      </w:r>
      <w:proofErr w:type="spellEnd"/>
      <w:r w:rsidRPr="002B73A8">
        <w:rPr>
          <w:spacing w:val="-1"/>
        </w:rPr>
        <w:t>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trustPassword</w:t>
      </w:r>
      <w:proofErr w:type="spellEnd"/>
      <w:r w:rsidRPr="002B73A8">
        <w:rPr>
          <w:spacing w:val="-1"/>
        </w:rPr>
        <w:t>"&gt;secret&lt;/Set&gt;</w:t>
      </w:r>
    </w:p>
    <w:p w:rsidR="00393CEF" w:rsidRPr="002B73A8" w:rsidRDefault="00DA3427">
      <w:pPr>
        <w:pStyle w:val="BodyText"/>
        <w:ind w:left="414"/>
      </w:pPr>
      <w:r w:rsidRPr="002B73A8">
        <w:rPr>
          <w:spacing w:val="-1"/>
        </w:rPr>
        <w:t>&lt;/New&gt;</w:t>
      </w:r>
    </w:p>
    <w:p w:rsidR="00393CEF" w:rsidRPr="002B73A8" w:rsidRDefault="00DA3427">
      <w:pPr>
        <w:pStyle w:val="BodyText"/>
        <w:ind w:left="355"/>
      </w:pPr>
      <w:r w:rsidRPr="002B73A8">
        <w:rPr>
          <w:spacing w:val="-1"/>
        </w:rPr>
        <w:t>&lt;/</w:t>
      </w:r>
      <w:proofErr w:type="spellStart"/>
      <w:r w:rsidRPr="002B73A8">
        <w:rPr>
          <w:spacing w:val="-1"/>
        </w:rPr>
        <w:t>Arg</w:t>
      </w:r>
      <w:proofErr w:type="spellEnd"/>
      <w:r w:rsidRPr="002B73A8">
        <w:rPr>
          <w:spacing w:val="-1"/>
        </w:rPr>
        <w:t>&gt;</w:t>
      </w:r>
    </w:p>
    <w:p w:rsidR="00393CEF" w:rsidRPr="002B73A8" w:rsidRDefault="00DA3427">
      <w:pPr>
        <w:pStyle w:val="BodyText"/>
        <w:ind w:left="0" w:right="8299"/>
        <w:jc w:val="center"/>
      </w:pPr>
      <w:r w:rsidRPr="002B73A8">
        <w:rPr>
          <w:spacing w:val="-1"/>
        </w:rPr>
        <w:t>&lt;/Call&gt;</w:t>
      </w:r>
    </w:p>
    <w:p w:rsidR="00393CEF" w:rsidRPr="002B73A8" w:rsidRDefault="00DA3427">
      <w:pPr>
        <w:pStyle w:val="BodyText"/>
      </w:pPr>
      <w:r w:rsidRPr="002B73A8">
        <w:t>--&gt;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0"/>
        <w:ind w:right="106" w:firstLine="0"/>
      </w:pP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-1"/>
        </w:rPr>
        <w:t xml:space="preserve"> windows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management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console,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(START-&gt;RUN-&gt;</w:t>
      </w:r>
      <w:proofErr w:type="spellStart"/>
      <w:r w:rsidRPr="002B73A8">
        <w:rPr>
          <w:spacing w:val="-1"/>
        </w:rPr>
        <w:t>services.msc</w:t>
      </w:r>
      <w:proofErr w:type="spellEnd"/>
      <w:r w:rsidRPr="002B73A8">
        <w:rPr>
          <w:spacing w:val="-1"/>
        </w:rPr>
        <w:t>-&gt;OK),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restart</w:t>
      </w:r>
      <w:r w:rsidRPr="002B73A8">
        <w:t xml:space="preserve"> </w:t>
      </w:r>
      <w:r w:rsidRPr="002B73A8">
        <w:rPr>
          <w:spacing w:val="-1"/>
        </w:rPr>
        <w:t>the CERME service.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It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take about</w:t>
      </w:r>
      <w:r w:rsidRPr="002B73A8">
        <w:t xml:space="preserve"> 20</w:t>
      </w:r>
      <w:r w:rsidRPr="002B73A8">
        <w:rPr>
          <w:spacing w:val="-2"/>
        </w:rPr>
        <w:t xml:space="preserve"> </w:t>
      </w:r>
      <w:r w:rsidRPr="002B73A8">
        <w:t xml:space="preserve">to 30 </w:t>
      </w:r>
      <w:r w:rsidRPr="002B73A8">
        <w:rPr>
          <w:spacing w:val="-1"/>
        </w:rPr>
        <w:t>seconds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 xml:space="preserve">the </w:t>
      </w:r>
      <w:r w:rsidRPr="002B73A8">
        <w:rPr>
          <w:spacing w:val="-1"/>
        </w:rPr>
        <w:t xml:space="preserve">service </w:t>
      </w:r>
      <w:r w:rsidRPr="002B73A8">
        <w:t>to completely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restart,</w:t>
      </w:r>
      <w:r w:rsidRPr="002B73A8">
        <w:t xml:space="preserve"> </w:t>
      </w:r>
      <w:r w:rsidRPr="002B73A8">
        <w:rPr>
          <w:spacing w:val="-1"/>
        </w:rPr>
        <w:t>but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should be able</w:t>
      </w:r>
      <w:r w:rsidRPr="002B73A8">
        <w:rPr>
          <w:spacing w:val="-3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browse </w:t>
      </w:r>
      <w:r w:rsidRPr="002B73A8">
        <w:t>directly</w:t>
      </w:r>
      <w:r w:rsidRPr="002B73A8">
        <w:rPr>
          <w:spacing w:val="-8"/>
        </w:rPr>
        <w:t xml:space="preserve"> </w:t>
      </w:r>
      <w:r w:rsidRPr="002B73A8">
        <w:t>to the</w:t>
      </w:r>
      <w:r w:rsidRPr="002B73A8">
        <w:rPr>
          <w:spacing w:val="-1"/>
        </w:rPr>
        <w:t xml:space="preserve"> secure CERME.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Use whatever</w:t>
      </w:r>
      <w:r w:rsidRPr="002B73A8">
        <w:rPr>
          <w:spacing w:val="2"/>
        </w:rPr>
        <w:t xml:space="preserve"> </w:t>
      </w:r>
      <w:r w:rsidRPr="002B73A8">
        <w:t>URL</w:t>
      </w:r>
      <w:r w:rsidRPr="002B73A8">
        <w:rPr>
          <w:spacing w:val="-6"/>
        </w:rPr>
        <w:t xml:space="preserve"> </w:t>
      </w:r>
      <w:r w:rsidRPr="002B73A8">
        <w:t>is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used</w:t>
      </w:r>
      <w:r w:rsidRPr="002B73A8">
        <w:t xml:space="preserve"> to </w:t>
      </w:r>
      <w:r w:rsidRPr="002B73A8">
        <w:rPr>
          <w:spacing w:val="-1"/>
        </w:rPr>
        <w:t>access</w:t>
      </w:r>
      <w:r w:rsidRPr="002B73A8">
        <w:t xml:space="preserve"> </w:t>
      </w:r>
      <w:r w:rsidRPr="002B73A8">
        <w:rPr>
          <w:spacing w:val="-1"/>
        </w:rPr>
        <w:t>NUMI,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-1"/>
        </w:rPr>
        <w:t>https://vaww.prod.temp.numi.med.va.gov/web/home.aspx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352" w:firstLine="0"/>
      </w:pPr>
      <w:r w:rsidRPr="002B73A8">
        <w:rPr>
          <w:spacing w:val="-1"/>
        </w:rPr>
        <w:t xml:space="preserve">Replace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“/web/home.aspx” portion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CERME’s</w:t>
      </w:r>
      <w:r w:rsidRPr="002B73A8">
        <w:t xml:space="preserve"> secure</w:t>
      </w:r>
      <w:r w:rsidRPr="002B73A8">
        <w:rPr>
          <w:spacing w:val="-1"/>
        </w:rPr>
        <w:t xml:space="preserve"> port,</w:t>
      </w:r>
      <w:r w:rsidRPr="002B73A8">
        <w:t xml:space="preserve"> </w:t>
      </w:r>
      <w:r w:rsidRPr="002B73A8">
        <w:rPr>
          <w:spacing w:val="-1"/>
        </w:rPr>
        <w:t>(8443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default),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https://vaww.prod.temp.numi.med.va.gov:8443/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website </w:t>
      </w:r>
      <w:r w:rsidRPr="002B73A8">
        <w:t>should be</w:t>
      </w:r>
      <w:r w:rsidRPr="002B73A8">
        <w:rPr>
          <w:spacing w:val="-1"/>
        </w:rPr>
        <w:t xml:space="preserve"> displayed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1"/>
        </w:rPr>
        <w:t xml:space="preserve"> </w:t>
      </w:r>
      <w:r w:rsidRPr="002B73A8">
        <w:t>should not</w:t>
      </w:r>
      <w:r w:rsidRPr="002B73A8">
        <w:rPr>
          <w:spacing w:val="-1"/>
        </w:rPr>
        <w:t xml:space="preserve"> have been</w:t>
      </w:r>
      <w:r w:rsidRPr="002B73A8">
        <w:t xml:space="preserve"> warned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security</w:t>
      </w:r>
      <w:r w:rsidRPr="002B73A8">
        <w:rPr>
          <w:spacing w:val="47"/>
        </w:rPr>
        <w:t xml:space="preserve"> </w:t>
      </w:r>
      <w:r w:rsidRPr="002B73A8">
        <w:rPr>
          <w:spacing w:val="-1"/>
        </w:rPr>
        <w:t>certificate problem.</w:t>
      </w:r>
    </w:p>
    <w:p w:rsidR="00393CEF" w:rsidRPr="002B73A8" w:rsidRDefault="00DA3427">
      <w:pPr>
        <w:pStyle w:val="Heading2"/>
        <w:numPr>
          <w:ilvl w:val="1"/>
          <w:numId w:val="6"/>
        </w:numPr>
        <w:tabs>
          <w:tab w:val="left" w:pos="1020"/>
        </w:tabs>
        <w:rPr>
          <w:b w:val="0"/>
          <w:bCs w:val="0"/>
        </w:rPr>
      </w:pPr>
      <w:bookmarkStart w:id="371" w:name="6.14._Setting_up_NUMI_Section_in_the_Win"/>
      <w:bookmarkStart w:id="372" w:name="_bookmark121"/>
      <w:bookmarkEnd w:id="371"/>
      <w:bookmarkEnd w:id="372"/>
      <w:r w:rsidRPr="002B73A8">
        <w:rPr>
          <w:spacing w:val="-1"/>
        </w:rPr>
        <w:t>Setting</w:t>
      </w:r>
      <w:r w:rsidRPr="002B73A8">
        <w:rPr>
          <w:spacing w:val="-13"/>
        </w:rPr>
        <w:t xml:space="preserve"> </w:t>
      </w:r>
      <w:r w:rsidRPr="002B73A8">
        <w:rPr>
          <w:spacing w:val="1"/>
        </w:rPr>
        <w:t>up</w:t>
      </w:r>
      <w:r w:rsidRPr="002B73A8">
        <w:rPr>
          <w:spacing w:val="-5"/>
        </w:rPr>
        <w:t xml:space="preserve"> </w:t>
      </w:r>
      <w:r w:rsidRPr="002B73A8">
        <w:t>NUMI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Section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in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Windows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Event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Log</w:t>
      </w:r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spacing w:before="118"/>
        <w:ind w:right="690" w:firstLine="0"/>
      </w:pPr>
      <w:r w:rsidRPr="002B73A8">
        <w:rPr>
          <w:spacing w:val="-1"/>
        </w:rPr>
        <w:t>Change</w:t>
      </w:r>
      <w:r w:rsidRPr="002B73A8">
        <w:rPr>
          <w:spacing w:val="1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Go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(run</w:t>
      </w:r>
      <w:r w:rsidRPr="002B73A8">
        <w:t xml:space="preserve"> as </w:t>
      </w:r>
      <w:r w:rsidRPr="002B73A8">
        <w:rPr>
          <w:spacing w:val="-1"/>
        </w:rPr>
        <w:t>Administrator)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change</w:t>
      </w:r>
      <w:r w:rsidRPr="002B73A8">
        <w:t xml:space="preserve"> </w:t>
      </w:r>
      <w:r w:rsidRPr="002B73A8">
        <w:rPr>
          <w:spacing w:val="-1"/>
        </w:rPr>
        <w:t>current</w:t>
      </w:r>
      <w:r w:rsidRPr="002B73A8">
        <w:rPr>
          <w:spacing w:val="57"/>
        </w:rPr>
        <w:t xml:space="preserve">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Framework</w:t>
      </w:r>
      <w:r w:rsidRPr="002B73A8">
        <w:t xml:space="preserve"> v2.0 bit </w:t>
      </w:r>
      <w:r w:rsidRPr="002B73A8">
        <w:rPr>
          <w:spacing w:val="-1"/>
        </w:rPr>
        <w:t>folder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1"/>
        </w:rPr>
        <w:t xml:space="preserve"> </w:t>
      </w:r>
      <w:r w:rsidRPr="002B73A8">
        <w:rPr>
          <w:spacing w:val="-1"/>
        </w:rPr>
        <w:t>C:\WINDOWS\Microsoft.NET\Framework\v2.0.50727</w:t>
      </w:r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ind w:right="135" w:firstLine="0"/>
      </w:pP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Command</w:t>
      </w:r>
      <w:r w:rsidRPr="002B73A8">
        <w:t xml:space="preserve"> -</w:t>
      </w:r>
      <w:r w:rsidRPr="002B73A8">
        <w:rPr>
          <w:spacing w:val="-1"/>
        </w:rPr>
        <w:t xml:space="preserve"> </w:t>
      </w:r>
      <w:r w:rsidRPr="002B73A8">
        <w:t>Type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InstallUtil.exe</w:t>
      </w:r>
      <w:r w:rsidRPr="002B73A8">
        <w:rPr>
          <w:spacing w:val="57"/>
        </w:rPr>
        <w:t xml:space="preserve"> </w:t>
      </w:r>
      <w:r w:rsidRPr="002B73A8">
        <w:t>/I</w:t>
      </w:r>
      <w:r w:rsidRPr="002B73A8">
        <w:rPr>
          <w:spacing w:val="-1"/>
        </w:rPr>
        <w:t xml:space="preserve"> </w:t>
      </w:r>
      <w:r w:rsidRPr="002B73A8">
        <w:t xml:space="preserve">&lt; </w:t>
      </w:r>
      <w:r w:rsidRPr="002B73A8">
        <w:rPr>
          <w:spacing w:val="-1"/>
        </w:rPr>
        <w:t xml:space="preserve">source </w:t>
      </w:r>
      <w:r w:rsidRPr="002B73A8">
        <w:t>folder</w:t>
      </w:r>
      <w:r w:rsidRPr="002B73A8">
        <w:rPr>
          <w:spacing w:val="-2"/>
        </w:rPr>
        <w:t xml:space="preserve"> </w:t>
      </w:r>
      <w:r w:rsidRPr="002B73A8">
        <w:t>full</w:t>
      </w:r>
      <w:r w:rsidRPr="002B73A8">
        <w:rPr>
          <w:spacing w:val="-2"/>
        </w:rPr>
        <w:t xml:space="preserve"> </w:t>
      </w:r>
      <w:r w:rsidRPr="002B73A8">
        <w:t xml:space="preserve">path </w:t>
      </w:r>
      <w:r w:rsidRPr="002B73A8">
        <w:rPr>
          <w:spacing w:val="-1"/>
        </w:rPr>
        <w:t>&gt;</w:t>
      </w:r>
      <w:r w:rsidRPr="002B73A8">
        <w:rPr>
          <w:b/>
          <w:spacing w:val="-1"/>
        </w:rPr>
        <w:t>\bin\NumiWebApp.dll</w:t>
      </w:r>
      <w:r w:rsidRPr="002B73A8">
        <w:rPr>
          <w:b/>
          <w:spacing w:val="61"/>
        </w:rPr>
        <w:t xml:space="preserve"> </w:t>
      </w:r>
      <w:r w:rsidRPr="002B73A8">
        <w:rPr>
          <w:spacing w:val="-1"/>
        </w:rPr>
        <w:t>under Framework</w:t>
      </w:r>
      <w:r w:rsidRPr="002B73A8">
        <w:t xml:space="preserve"> v2.0 folder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press</w:t>
      </w:r>
      <w:r w:rsidRPr="002B73A8">
        <w:t xml:space="preserve"> </w:t>
      </w:r>
      <w:r w:rsidRPr="002B73A8">
        <w:rPr>
          <w:spacing w:val="-1"/>
        </w:rPr>
        <w:t>enter.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-1"/>
        </w:rPr>
        <w:t xml:space="preserve">InstallUtil.exe </w:t>
      </w:r>
      <w:r w:rsidRPr="002B73A8">
        <w:t>/i D:\NUMI\&lt;install_dir&gt;\bin\NumiWebApp.dll</w:t>
      </w:r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ind w:left="480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should</w:t>
      </w:r>
      <w:r w:rsidRPr="002B73A8">
        <w:t xml:space="preserve"> </w:t>
      </w:r>
      <w:r w:rsidRPr="002B73A8">
        <w:rPr>
          <w:spacing w:val="-1"/>
        </w:rPr>
        <w:t>create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section</w:t>
      </w:r>
      <w:r w:rsidRPr="002B73A8">
        <w:t xml:space="preserve"> in the</w:t>
      </w:r>
      <w:r w:rsidRPr="002B73A8">
        <w:rPr>
          <w:spacing w:val="-1"/>
        </w:rPr>
        <w:t xml:space="preserve"> Windows</w:t>
      </w:r>
      <w:r w:rsidRPr="002B73A8">
        <w:t xml:space="preserve"> </w:t>
      </w:r>
      <w:r w:rsidRPr="002B73A8">
        <w:rPr>
          <w:spacing w:val="-1"/>
        </w:rPr>
        <w:t>Event</w:t>
      </w:r>
      <w:r w:rsidRPr="002B73A8">
        <w:t xml:space="preserve"> </w:t>
      </w:r>
      <w:r w:rsidRPr="002B73A8">
        <w:rPr>
          <w:spacing w:val="-1"/>
        </w:rPr>
        <w:t>log.</w:t>
      </w:r>
    </w:p>
    <w:p w:rsidR="00393CEF" w:rsidRPr="002B73A8" w:rsidRDefault="00393CEF">
      <w:pPr>
        <w:sectPr w:rsidR="00393CEF" w:rsidRPr="002B73A8" w:rsidSect="00EB2016">
          <w:pgSz w:w="12240" w:h="15840"/>
          <w:pgMar w:top="1380" w:right="1400" w:bottom="1140" w:left="1320" w:header="0" w:footer="864" w:gutter="0"/>
          <w:cols w:space="720"/>
          <w:docGrid w:linePitch="299"/>
        </w:sectPr>
      </w:pP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8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3" wp14:editId="6FA52904">
            <wp:extent cx="5491515" cy="3819905"/>
            <wp:effectExtent l="0" t="0" r="0" b="0"/>
            <wp:docPr id="127" name="image61.png" descr="Creating a NUMI section in the Windows Event 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5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852"/>
        <w:rPr>
          <w:rFonts w:ascii="Arial" w:eastAsia="Arial" w:hAnsi="Arial" w:cs="Arial"/>
          <w:sz w:val="20"/>
          <w:szCs w:val="20"/>
        </w:rPr>
      </w:pPr>
      <w:bookmarkStart w:id="373" w:name="_bookmark122"/>
      <w:bookmarkStart w:id="374" w:name="_Toc420012742"/>
      <w:bookmarkEnd w:id="373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Creating </w:t>
      </w:r>
      <w:r w:rsidR="00DA3427" w:rsidRPr="002B73A8">
        <w:rPr>
          <w:rFonts w:ascii="Arial"/>
          <w:b/>
          <w:sz w:val="20"/>
        </w:rPr>
        <w:t>a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section in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z w:val="20"/>
        </w:rPr>
        <w:t>the</w:t>
      </w:r>
      <w:r w:rsidR="00DA3427" w:rsidRPr="002B73A8">
        <w:rPr>
          <w:rFonts w:ascii="Arial"/>
          <w:b/>
          <w:spacing w:val="-1"/>
          <w:sz w:val="20"/>
        </w:rPr>
        <w:t xml:space="preserve"> Windows Event </w:t>
      </w:r>
      <w:r w:rsidR="00DA3427" w:rsidRPr="002B73A8">
        <w:rPr>
          <w:rFonts w:ascii="Arial"/>
          <w:b/>
          <w:sz w:val="20"/>
        </w:rPr>
        <w:t>Log</w:t>
      </w:r>
      <w:bookmarkEnd w:id="374"/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60"/>
        </w:tabs>
        <w:spacing w:before="118"/>
        <w:ind w:left="460"/>
      </w:pP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Event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Folder Properties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47"/>
        </w:tabs>
        <w:ind w:firstLine="0"/>
      </w:pPr>
      <w:r w:rsidRPr="002B73A8">
        <w:rPr>
          <w:spacing w:val="-1"/>
        </w:rPr>
        <w:t>Go</w:t>
      </w:r>
      <w:r w:rsidRPr="002B73A8">
        <w:t xml:space="preserve"> to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>Properties</w:t>
      </w:r>
      <w:r w:rsidRPr="002B73A8">
        <w:rPr>
          <w:spacing w:val="3"/>
        </w:rPr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right mouse.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64"/>
        </w:tabs>
        <w:ind w:right="208" w:firstLine="0"/>
      </w:pPr>
      <w:r w:rsidRPr="002B73A8">
        <w:rPr>
          <w:spacing w:val="-1"/>
        </w:rPr>
        <w:t>Click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General</w:t>
      </w:r>
      <w:r w:rsidRPr="002B73A8">
        <w:t xml:space="preserve"> Tab</w:t>
      </w:r>
      <w:r w:rsidRPr="002B73A8">
        <w:rPr>
          <w:spacing w:val="-2"/>
        </w:rPr>
        <w:t xml:space="preserve"> </w:t>
      </w:r>
      <w:r w:rsidRPr="002B73A8">
        <w:t>under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>Properties</w:t>
      </w:r>
      <w:r w:rsidRPr="002B73A8">
        <w:t xml:space="preserve"> dialog</w:t>
      </w:r>
      <w:r w:rsidRPr="002B73A8">
        <w:rPr>
          <w:spacing w:val="-3"/>
        </w:rPr>
        <w:t xml:space="preserve"> </w:t>
      </w:r>
      <w:r w:rsidRPr="002B73A8">
        <w:t>box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window.</w:t>
      </w:r>
      <w:r w:rsidRPr="002B73A8">
        <w:t xml:space="preserve"> </w:t>
      </w:r>
      <w:r w:rsidRPr="002B73A8">
        <w:rPr>
          <w:spacing w:val="-1"/>
        </w:rPr>
        <w:t>Check/Click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Overwrite events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needed.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51"/>
        </w:tabs>
        <w:spacing w:before="127"/>
        <w:ind w:left="1050" w:hanging="230"/>
      </w:pPr>
      <w:r w:rsidRPr="002B73A8">
        <w:rPr>
          <w:spacing w:val="-1"/>
        </w:rPr>
        <w:t>Press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Apply&gt;</w:t>
      </w:r>
      <w:r w:rsidRPr="002B73A8">
        <w:rPr>
          <w:rFonts w:ascii="Courier New"/>
          <w:spacing w:val="-61"/>
          <w:sz w:val="20"/>
        </w:rPr>
        <w:t xml:space="preserve"> </w:t>
      </w:r>
      <w:r w:rsidRPr="002B73A8">
        <w:t>button</w:t>
      </w:r>
      <w:r w:rsidRPr="002B73A8">
        <w:rPr>
          <w:spacing w:val="-3"/>
        </w:rPr>
        <w:t xml:space="preserve"> </w:t>
      </w:r>
      <w:r w:rsidRPr="002B73A8">
        <w:t>(if</w:t>
      </w:r>
      <w:r w:rsidRPr="002B73A8">
        <w:rPr>
          <w:spacing w:val="-1"/>
        </w:rPr>
        <w:t xml:space="preserve"> needed)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>Press</w:t>
      </w:r>
      <w:r w:rsidRPr="002B73A8">
        <w:rPr>
          <w:spacing w:val="-1"/>
        </w:rPr>
        <w:t xml:space="preserve"> &lt;</w:t>
      </w:r>
      <w:r w:rsidRPr="002B73A8">
        <w:rPr>
          <w:rFonts w:ascii="Courier New"/>
          <w:spacing w:val="-1"/>
          <w:sz w:val="20"/>
        </w:rPr>
        <w:t>OK&gt;</w:t>
      </w:r>
      <w:r w:rsidRPr="002B73A8">
        <w:rPr>
          <w:rFonts w:ascii="Courier New"/>
          <w:spacing w:val="-59"/>
          <w:sz w:val="20"/>
        </w:rPr>
        <w:t xml:space="preserve"> </w:t>
      </w:r>
      <w:r w:rsidRPr="002B73A8">
        <w:t>button.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60"/>
        </w:tabs>
        <w:spacing w:before="113"/>
        <w:ind w:left="1060" w:hanging="24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Event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View,</w:t>
      </w:r>
      <w:r w:rsidRPr="002B73A8">
        <w:t xml:space="preserve"> if</w:t>
      </w:r>
      <w:r w:rsidRPr="002B73A8">
        <w:rPr>
          <w:spacing w:val="-2"/>
        </w:rPr>
        <w:t xml:space="preserve"> </w:t>
      </w:r>
      <w:r w:rsidRPr="002B73A8">
        <w:t>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error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logs</w:t>
      </w:r>
      <w:r w:rsidRPr="002B73A8">
        <w:t xml:space="preserve"> occurred</w:t>
      </w:r>
      <w:r w:rsidRPr="002B73A8">
        <w:rPr>
          <w:spacing w:val="-2"/>
        </w:rPr>
        <w:t xml:space="preserve"> </w:t>
      </w:r>
      <w:r w:rsidRPr="002B73A8">
        <w:t>during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 installation.</w:t>
      </w:r>
    </w:p>
    <w:p w:rsidR="00393CEF" w:rsidRPr="002B73A8" w:rsidRDefault="00DA3427">
      <w:pPr>
        <w:pStyle w:val="Heading2"/>
        <w:numPr>
          <w:ilvl w:val="1"/>
          <w:numId w:val="6"/>
        </w:numPr>
        <w:tabs>
          <w:tab w:val="left" w:pos="1000"/>
        </w:tabs>
        <w:ind w:left="1000"/>
        <w:rPr>
          <w:b w:val="0"/>
          <w:bCs w:val="0"/>
        </w:rPr>
      </w:pPr>
      <w:bookmarkStart w:id="375" w:name="6.15._Validate_XML_Configuration_File_Se"/>
      <w:bookmarkStart w:id="376" w:name="_bookmark123"/>
      <w:bookmarkEnd w:id="375"/>
      <w:bookmarkEnd w:id="376"/>
      <w:r w:rsidRPr="002B73A8">
        <w:rPr>
          <w:spacing w:val="-3"/>
        </w:rPr>
        <w:t>Validate</w:t>
      </w:r>
      <w:r w:rsidRPr="002B73A8">
        <w:rPr>
          <w:spacing w:val="-12"/>
        </w:rPr>
        <w:t xml:space="preserve"> </w:t>
      </w:r>
      <w:r w:rsidRPr="002B73A8">
        <w:rPr>
          <w:spacing w:val="1"/>
        </w:rPr>
        <w:t>XML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Configuration</w:t>
      </w:r>
      <w:r w:rsidRPr="002B73A8">
        <w:rPr>
          <w:spacing w:val="-22"/>
        </w:rPr>
        <w:t xml:space="preserve"> </w:t>
      </w:r>
      <w:r w:rsidRPr="002B73A8">
        <w:t>File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Settings</w:t>
      </w:r>
    </w:p>
    <w:p w:rsidR="00393CEF" w:rsidRPr="002B73A8" w:rsidRDefault="00DA3427">
      <w:pPr>
        <w:pStyle w:val="BodyText"/>
        <w:spacing w:before="117" w:line="344" w:lineRule="auto"/>
        <w:ind w:left="100" w:right="2802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XML</w:t>
      </w:r>
      <w:r w:rsidRPr="002B73A8">
        <w:rPr>
          <w:spacing w:val="-1"/>
        </w:rPr>
        <w:t xml:space="preserve"> configuration</w:t>
      </w:r>
      <w:r w:rsidRPr="002B73A8">
        <w:t xml:space="preserve"> </w:t>
      </w:r>
      <w:r w:rsidRPr="002B73A8">
        <w:rPr>
          <w:spacing w:val="-1"/>
        </w:rPr>
        <w:t>file 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correct.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Validate NUMI</w:t>
      </w:r>
      <w:r w:rsidRPr="002B73A8">
        <w:t xml:space="preserve"> </w:t>
      </w:r>
      <w:r w:rsidRPr="002B73A8">
        <w:rPr>
          <w:spacing w:val="-1"/>
        </w:rPr>
        <w:t>XML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 Settings.</w:t>
      </w:r>
    </w:p>
    <w:p w:rsidR="00393CEF" w:rsidRPr="002B73A8" w:rsidRDefault="00DA3427">
      <w:pPr>
        <w:pStyle w:val="BodyText"/>
        <w:numPr>
          <w:ilvl w:val="0"/>
          <w:numId w:val="4"/>
        </w:numPr>
        <w:tabs>
          <w:tab w:val="left" w:pos="460"/>
        </w:tabs>
        <w:spacing w:before="4" w:line="344" w:lineRule="auto"/>
        <w:ind w:right="1922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 xml:space="preserve">in </w:t>
      </w:r>
      <w:r w:rsidRPr="002B73A8">
        <w:rPr>
          <w:spacing w:val="-1"/>
        </w:rPr>
        <w:t>the</w:t>
      </w:r>
      <w:r w:rsidRPr="002B73A8">
        <w:rPr>
          <w:spacing w:val="59"/>
        </w:rPr>
        <w:t xml:space="preserve"> </w:t>
      </w:r>
      <w:proofErr w:type="spellStart"/>
      <w:r w:rsidRPr="002B73A8">
        <w:rPr>
          <w:b/>
        </w:rPr>
        <w:t>web.config</w:t>
      </w:r>
      <w:proofErr w:type="spellEnd"/>
      <w:r w:rsidRPr="002B73A8">
        <w:rPr>
          <w:b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in 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D:\NUMI\&lt;install_dir&gt;\web.config</w:t>
      </w:r>
    </w:p>
    <w:p w:rsidR="00393CEF" w:rsidRPr="002B73A8" w:rsidRDefault="00DA3427">
      <w:pPr>
        <w:pStyle w:val="BodyText"/>
        <w:spacing w:before="4"/>
        <w:ind w:left="100"/>
      </w:pPr>
      <w:r w:rsidRPr="002B73A8">
        <w:t>Settings to update: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4"/>
        </w:numPr>
        <w:tabs>
          <w:tab w:val="left" w:pos="460"/>
        </w:tabs>
        <w:spacing w:before="0"/>
        <w:ind w:left="460"/>
      </w:pPr>
      <w:proofErr w:type="gramStart"/>
      <w:r w:rsidRPr="002B73A8">
        <w:rPr>
          <w:spacing w:val="-1"/>
        </w:rPr>
        <w:t>&lt;!--</w:t>
      </w:r>
      <w:proofErr w:type="gramEnd"/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change </w:t>
      </w:r>
      <w:r w:rsidRPr="002B73A8">
        <w:t xml:space="preserve">this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to point</w:t>
      </w:r>
      <w:r w:rsidRPr="002B73A8">
        <w:rPr>
          <w:spacing w:val="-1"/>
        </w:rPr>
        <w:t xml:space="preserve"> to</w:t>
      </w:r>
      <w:r w:rsidRPr="002B73A8">
        <w:t xml:space="preserve"> the</w:t>
      </w:r>
      <w:r w:rsidRPr="002B73A8">
        <w:rPr>
          <w:spacing w:val="-1"/>
        </w:rPr>
        <w:t xml:space="preserve"> appropriate</w:t>
      </w:r>
      <w:r w:rsidRPr="002B73A8">
        <w:t xml:space="preserve"> </w:t>
      </w:r>
      <w:proofErr w:type="spellStart"/>
      <w:r w:rsidRPr="002B73A8">
        <w:rPr>
          <w:spacing w:val="-1"/>
        </w:rPr>
        <w:t>config</w:t>
      </w:r>
      <w:proofErr w:type="spellEnd"/>
      <w:r w:rsidRPr="002B73A8">
        <w:t xml:space="preserve"> </w:t>
      </w:r>
      <w:r w:rsidRPr="002B73A8">
        <w:rPr>
          <w:spacing w:val="-1"/>
        </w:rPr>
        <w:t xml:space="preserve">file for </w:t>
      </w:r>
      <w:r w:rsidRPr="002B73A8">
        <w:t>the</w:t>
      </w:r>
      <w:r w:rsidRPr="002B73A8">
        <w:rPr>
          <w:spacing w:val="-1"/>
        </w:rPr>
        <w:t xml:space="preserve"> deployment.</w:t>
      </w:r>
      <w:r w:rsidRPr="002B73A8">
        <w:t xml:space="preserve"> --&gt;</w:t>
      </w:r>
    </w:p>
    <w:p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</w:t>
      </w:r>
      <w:proofErr w:type="spellStart"/>
      <w:proofErr w:type="gramStart"/>
      <w:r w:rsidRPr="002B73A8">
        <w:rPr>
          <w:spacing w:val="-1"/>
        </w:rPr>
        <w:t>appSettings</w:t>
      </w:r>
      <w:proofErr w:type="spellEnd"/>
      <w:proofErr w:type="gramEnd"/>
      <w:r w:rsidRPr="002B73A8">
        <w:t xml:space="preserve"> </w:t>
      </w:r>
      <w:r w:rsidRPr="002B73A8">
        <w:rPr>
          <w:spacing w:val="-1"/>
        </w:rPr>
        <w:t>configSource="src\\main\\resources\\xml\\deployment\\numiwebapp.config"/&gt;</w:t>
      </w:r>
    </w:p>
    <w:p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connectionStrings</w:t>
      </w:r>
      <w:proofErr w:type="spellEnd"/>
      <w:r w:rsidRPr="002B73A8">
        <w:rPr>
          <w:spacing w:val="-1"/>
        </w:rPr>
        <w:t>/&gt;</w:t>
      </w:r>
    </w:p>
    <w:p w:rsidR="00393CEF" w:rsidRPr="002B73A8" w:rsidRDefault="00393CEF">
      <w:pPr>
        <w:sectPr w:rsidR="00393CEF" w:rsidRPr="002B73A8" w:rsidSect="00787845">
          <w:footerReference w:type="default" r:id="rId80"/>
          <w:pgSz w:w="12240" w:h="15840"/>
          <w:pgMar w:top="1360" w:right="1660" w:bottom="1140" w:left="1340" w:header="0" w:footer="957" w:gutter="0"/>
          <w:cols w:space="720"/>
        </w:sectPr>
      </w:pP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5" wp14:editId="6FA52906">
            <wp:extent cx="5902942" cy="3467862"/>
            <wp:effectExtent l="0" t="0" r="0" b="0"/>
            <wp:docPr id="129" name="image62.png" descr="Updating Settings in NUMI XML Configuration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42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:rsidR="00393CEF" w:rsidRPr="002B73A8" w:rsidRDefault="00C42448">
      <w:pPr>
        <w:spacing w:before="74"/>
        <w:ind w:left="1916"/>
        <w:rPr>
          <w:rFonts w:ascii="Arial" w:eastAsia="Arial" w:hAnsi="Arial" w:cs="Arial"/>
          <w:sz w:val="20"/>
          <w:szCs w:val="20"/>
        </w:rPr>
      </w:pPr>
      <w:bookmarkStart w:id="377" w:name="_bookmark124"/>
      <w:bookmarkStart w:id="378" w:name="_Toc420012743"/>
      <w:bookmarkEnd w:id="37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Updating Settings in NUMI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XML Configuration File</w:t>
      </w:r>
      <w:bookmarkEnd w:id="378"/>
    </w:p>
    <w:p w:rsidR="00393CEF" w:rsidRPr="002B73A8" w:rsidRDefault="00DA3427">
      <w:pPr>
        <w:pStyle w:val="BodyText"/>
        <w:numPr>
          <w:ilvl w:val="0"/>
          <w:numId w:val="4"/>
        </w:numPr>
        <w:tabs>
          <w:tab w:val="left" w:pos="480"/>
        </w:tabs>
        <w:spacing w:before="118"/>
        <w:ind w:left="120" w:right="176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 xml:space="preserve">in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b/>
        </w:rPr>
        <w:t>config</w:t>
      </w:r>
      <w:proofErr w:type="spellEnd"/>
      <w:r w:rsidRPr="002B73A8">
        <w:rPr>
          <w:b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indicated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previous</w:t>
      </w:r>
      <w:r w:rsidRPr="002B73A8">
        <w:t xml:space="preserve"> </w:t>
      </w:r>
      <w:r w:rsidRPr="002B73A8">
        <w:rPr>
          <w:spacing w:val="-1"/>
        </w:rPr>
        <w:t>entry.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Make</w:t>
      </w:r>
      <w:r w:rsidRPr="002B73A8">
        <w:t xml:space="preserve"> </w:t>
      </w:r>
      <w:r w:rsidRPr="002B73A8">
        <w:rPr>
          <w:spacing w:val="-1"/>
        </w:rPr>
        <w:t xml:space="preserve">sure </w:t>
      </w:r>
      <w:r w:rsidRPr="002B73A8">
        <w:t>to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MDWS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database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 names,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</w:t>
      </w:r>
      <w:r w:rsidRPr="002B73A8">
        <w:t xml:space="preserve">NUMI </w:t>
      </w:r>
      <w:r w:rsidRPr="002B73A8">
        <w:rPr>
          <w:spacing w:val="-1"/>
        </w:rPr>
        <w:t>database password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indicated.</w:t>
      </w:r>
    </w:p>
    <w:p w:rsidR="00393CEF" w:rsidRPr="002B73A8" w:rsidRDefault="00DA3427">
      <w:pPr>
        <w:pStyle w:val="BodyText"/>
        <w:spacing w:line="344" w:lineRule="auto"/>
        <w:ind w:left="119" w:right="1003"/>
      </w:pPr>
      <w:r w:rsidRPr="002B73A8">
        <w:rPr>
          <w:spacing w:val="-1"/>
        </w:rPr>
        <w:t>D:\NUMI\&lt;install_dir&gt;\src\main\resources\xml\deployment\numiweb</w:t>
      </w:r>
      <w:r w:rsidRPr="002B73A8">
        <w:t xml:space="preserve"> </w:t>
      </w:r>
      <w:proofErr w:type="spellStart"/>
      <w:r w:rsidRPr="002B73A8">
        <w:t>app.config</w:t>
      </w:r>
      <w:proofErr w:type="spellEnd"/>
      <w:r w:rsidRPr="002B73A8">
        <w:rPr>
          <w:spacing w:val="71"/>
        </w:rPr>
        <w:t xml:space="preserve"> </w:t>
      </w:r>
      <w:r w:rsidRPr="002B73A8">
        <w:t>Settings to update:</w:t>
      </w:r>
    </w:p>
    <w:p w:rsidR="00393CEF" w:rsidRPr="002B73A8" w:rsidRDefault="00DA3427">
      <w:pPr>
        <w:pStyle w:val="BodyText"/>
        <w:spacing w:before="4"/>
        <w:ind w:left="119" w:right="1065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</w:t>
      </w:r>
      <w:proofErr w:type="spellStart"/>
      <w:r w:rsidRPr="002B73A8">
        <w:rPr>
          <w:spacing w:val="-1"/>
        </w:rPr>
        <w:t>serviceUrl</w:t>
      </w:r>
      <w:proofErr w:type="spellEnd"/>
      <w:r w:rsidRPr="002B73A8">
        <w:rPr>
          <w:spacing w:val="-1"/>
        </w:rPr>
        <w:t>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value="</w:t>
      </w:r>
      <w:proofErr w:type="gramStart"/>
      <w:r w:rsidRPr="002B73A8">
        <w:rPr>
          <w:spacing w:val="-1"/>
        </w:rPr>
        <w:t>http:</w:t>
      </w:r>
      <w:proofErr w:type="gramEnd"/>
      <w:r w:rsidRPr="002B73A8">
        <w:rPr>
          <w:spacing w:val="-1"/>
        </w:rPr>
        <w:t>//&lt;</w:t>
      </w:r>
      <w:proofErr w:type="spellStart"/>
      <w:r w:rsidRPr="002B73A8">
        <w:rPr>
          <w:spacing w:val="-1"/>
        </w:rPr>
        <w:t>enter_mdws_server</w:t>
      </w:r>
      <w:proofErr w:type="spellEnd"/>
      <w:r w:rsidRPr="002B73A8">
        <w:rPr>
          <w:spacing w:val="-1"/>
        </w:rPr>
        <w:t>&gt;/NumiService.asmx"</w:t>
      </w:r>
      <w:r w:rsidRPr="002B73A8">
        <w:rPr>
          <w:spacing w:val="-2"/>
        </w:rPr>
        <w:t xml:space="preserve"> </w:t>
      </w:r>
      <w:r w:rsidRPr="002B73A8">
        <w:t>/&gt;</w:t>
      </w:r>
    </w:p>
    <w:p w:rsidR="00393CEF" w:rsidRPr="002B73A8" w:rsidRDefault="00DA3427">
      <w:pPr>
        <w:pStyle w:val="BodyText"/>
        <w:ind w:left="119" w:right="1003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</w:t>
      </w:r>
      <w:proofErr w:type="spellStart"/>
      <w:r w:rsidRPr="002B73A8">
        <w:rPr>
          <w:spacing w:val="-1"/>
        </w:rPr>
        <w:t>numiDbConnectionString</w:t>
      </w:r>
      <w:proofErr w:type="spellEnd"/>
      <w:r w:rsidRPr="002B73A8">
        <w:rPr>
          <w:spacing w:val="-1"/>
        </w:rPr>
        <w:t>"</w:t>
      </w:r>
      <w:r w:rsidRPr="002B73A8">
        <w:rPr>
          <w:spacing w:val="-2"/>
        </w:rPr>
        <w:t xml:space="preserve"> </w:t>
      </w:r>
      <w:r w:rsidRPr="002B73A8">
        <w:t>value="Data</w:t>
      </w:r>
      <w:r w:rsidRPr="002B73A8">
        <w:rPr>
          <w:spacing w:val="41"/>
        </w:rPr>
        <w:t xml:space="preserve"> </w:t>
      </w:r>
      <w:r w:rsidRPr="002B73A8">
        <w:rPr>
          <w:spacing w:val="-1"/>
        </w:rPr>
        <w:t>Source=&lt;</w:t>
      </w:r>
      <w:proofErr w:type="spellStart"/>
      <w:r w:rsidRPr="002B73A8">
        <w:rPr>
          <w:spacing w:val="-1"/>
        </w:rPr>
        <w:t>enter_database_server</w:t>
      </w:r>
      <w:proofErr w:type="spellEnd"/>
      <w:r w:rsidRPr="002B73A8">
        <w:rPr>
          <w:spacing w:val="-1"/>
        </w:rPr>
        <w:t>&gt;</w:t>
      </w:r>
      <w:proofErr w:type="gramStart"/>
      <w:r w:rsidRPr="002B73A8">
        <w:rPr>
          <w:spacing w:val="-1"/>
        </w:rPr>
        <w:t>;Database</w:t>
      </w:r>
      <w:proofErr w:type="gramEnd"/>
      <w:r w:rsidRPr="002B73A8">
        <w:rPr>
          <w:spacing w:val="-1"/>
        </w:rPr>
        <w:t>=</w:t>
      </w:r>
      <w:proofErr w:type="spellStart"/>
      <w:r w:rsidRPr="002B73A8">
        <w:rPr>
          <w:spacing w:val="-1"/>
        </w:rPr>
        <w:t>NUMI;User</w:t>
      </w:r>
      <w:proofErr w:type="spellEnd"/>
      <w:r w:rsidRPr="002B73A8">
        <w:rPr>
          <w:spacing w:val="60"/>
        </w:rPr>
        <w:t xml:space="preserve"> </w:t>
      </w:r>
      <w:r w:rsidRPr="002B73A8">
        <w:rPr>
          <w:spacing w:val="-1"/>
        </w:rPr>
        <w:t>ID=</w:t>
      </w:r>
      <w:proofErr w:type="spellStart"/>
      <w:r w:rsidRPr="002B73A8">
        <w:rPr>
          <w:spacing w:val="-1"/>
        </w:rPr>
        <w:t>numi_user;Password</w:t>
      </w:r>
      <w:proofErr w:type="spellEnd"/>
      <w:r w:rsidRPr="002B73A8">
        <w:rPr>
          <w:spacing w:val="-1"/>
        </w:rPr>
        <w:t>=</w:t>
      </w:r>
      <w:proofErr w:type="spellStart"/>
      <w:r w:rsidRPr="002B73A8">
        <w:rPr>
          <w:spacing w:val="-1"/>
        </w:rPr>
        <w:t>xxxxxxxx;Trusted_Connection</w:t>
      </w:r>
      <w:proofErr w:type="spellEnd"/>
      <w:r w:rsidRPr="002B73A8">
        <w:rPr>
          <w:spacing w:val="-1"/>
        </w:rPr>
        <w:t>=False"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/&gt;</w:t>
      </w:r>
    </w:p>
    <w:p w:rsidR="00393CEF" w:rsidRPr="002B73A8" w:rsidRDefault="00DA3427">
      <w:pPr>
        <w:pStyle w:val="BodyText"/>
        <w:ind w:right="176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</w:t>
      </w:r>
      <w:proofErr w:type="spellStart"/>
      <w:r w:rsidRPr="002B73A8">
        <w:rPr>
          <w:spacing w:val="-1"/>
        </w:rPr>
        <w:t>reportDbConnectionString</w:t>
      </w:r>
      <w:proofErr w:type="spellEnd"/>
      <w:r w:rsidRPr="002B73A8">
        <w:rPr>
          <w:spacing w:val="-1"/>
        </w:rPr>
        <w:t>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value="Data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Source=&lt;</w:t>
      </w:r>
      <w:proofErr w:type="spellStart"/>
      <w:r w:rsidRPr="002B73A8">
        <w:rPr>
          <w:spacing w:val="-1"/>
        </w:rPr>
        <w:t>enter_database_server</w:t>
      </w:r>
      <w:proofErr w:type="spellEnd"/>
      <w:r w:rsidRPr="002B73A8">
        <w:rPr>
          <w:spacing w:val="-1"/>
        </w:rPr>
        <w:t>&gt;</w:t>
      </w:r>
      <w:proofErr w:type="gramStart"/>
      <w:r w:rsidRPr="002B73A8">
        <w:rPr>
          <w:spacing w:val="-1"/>
        </w:rPr>
        <w:t>;Database</w:t>
      </w:r>
      <w:proofErr w:type="gramEnd"/>
      <w:r w:rsidRPr="002B73A8">
        <w:rPr>
          <w:spacing w:val="-1"/>
        </w:rPr>
        <w:t>=</w:t>
      </w:r>
      <w:proofErr w:type="spellStart"/>
      <w:r w:rsidRPr="002B73A8">
        <w:rPr>
          <w:spacing w:val="-1"/>
        </w:rPr>
        <w:t>NUMI;User</w:t>
      </w:r>
      <w:proofErr w:type="spellEnd"/>
      <w:r w:rsidRPr="002B73A8">
        <w:rPr>
          <w:spacing w:val="60"/>
        </w:rPr>
        <w:t xml:space="preserve"> </w:t>
      </w:r>
      <w:r w:rsidRPr="002B73A8">
        <w:rPr>
          <w:spacing w:val="-1"/>
        </w:rPr>
        <w:t>ID=</w:t>
      </w:r>
      <w:proofErr w:type="spellStart"/>
      <w:r w:rsidRPr="002B73A8">
        <w:rPr>
          <w:spacing w:val="-1"/>
        </w:rPr>
        <w:t>numi_user;Password</w:t>
      </w:r>
      <w:proofErr w:type="spellEnd"/>
      <w:r w:rsidRPr="002B73A8">
        <w:rPr>
          <w:spacing w:val="-1"/>
        </w:rPr>
        <w:t>=</w:t>
      </w:r>
      <w:proofErr w:type="spellStart"/>
      <w:r w:rsidRPr="002B73A8">
        <w:rPr>
          <w:spacing w:val="-1"/>
        </w:rPr>
        <w:t>xxxxxxxx;Trusted_Connection</w:t>
      </w:r>
      <w:proofErr w:type="spellEnd"/>
      <w:r w:rsidRPr="002B73A8">
        <w:rPr>
          <w:spacing w:val="-1"/>
        </w:rPr>
        <w:t>=False"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/&gt;</w:t>
      </w:r>
    </w:p>
    <w:p w:rsidR="00393CEF" w:rsidRPr="002B73A8" w:rsidRDefault="00DA3427">
      <w:pPr>
        <w:pStyle w:val="Heading2"/>
        <w:numPr>
          <w:ilvl w:val="1"/>
          <w:numId w:val="6"/>
        </w:numPr>
        <w:tabs>
          <w:tab w:val="left" w:pos="1020"/>
        </w:tabs>
        <w:rPr>
          <w:b w:val="0"/>
          <w:bCs w:val="0"/>
        </w:rPr>
      </w:pPr>
      <w:bookmarkStart w:id="379" w:name="6.16._Perform_Restart"/>
      <w:bookmarkStart w:id="380" w:name="_bookmark125"/>
      <w:bookmarkEnd w:id="379"/>
      <w:bookmarkEnd w:id="380"/>
      <w:r w:rsidRPr="002B73A8">
        <w:rPr>
          <w:spacing w:val="-1"/>
        </w:rPr>
        <w:t>Perform</w:t>
      </w:r>
      <w:r w:rsidRPr="002B73A8">
        <w:rPr>
          <w:spacing w:val="-12"/>
        </w:rPr>
        <w:t xml:space="preserve"> </w:t>
      </w:r>
      <w:r w:rsidRPr="002B73A8">
        <w:t>Restart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Restart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7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Start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Command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Prompt</w:t>
      </w:r>
      <w:r w:rsidRPr="002B73A8">
        <w:rPr>
          <w:rFonts w:ascii="Times New Roman"/>
          <w:b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(or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Run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depending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on 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System)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Times New Roman"/>
          <w:spacing w:val="-1"/>
          <w:sz w:val="24"/>
        </w:rPr>
        <w:t>Type:</w:t>
      </w:r>
      <w:r w:rsidRPr="002B73A8">
        <w:rPr>
          <w:rFonts w:ascii="Times New Roman"/>
          <w:sz w:val="24"/>
        </w:rPr>
        <w:t xml:space="preserve">  </w:t>
      </w:r>
      <w:proofErr w:type="spellStart"/>
      <w:r w:rsidRPr="002B73A8">
        <w:rPr>
          <w:rFonts w:ascii="Courier New"/>
          <w:spacing w:val="-2"/>
          <w:sz w:val="20"/>
        </w:rPr>
        <w:t>IISReset</w:t>
      </w:r>
      <w:proofErr w:type="spellEnd"/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Enter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300" w:bottom="1140" w:left="1320" w:header="0" w:footer="957" w:gutter="0"/>
          <w:cols w:space="720"/>
        </w:sectPr>
      </w:pPr>
    </w:p>
    <w:p w:rsidR="00393CEF" w:rsidRPr="002B73A8" w:rsidRDefault="00DA3427">
      <w:pPr>
        <w:pStyle w:val="Heading3"/>
        <w:tabs>
          <w:tab w:val="left" w:pos="1199"/>
        </w:tabs>
        <w:spacing w:before="39"/>
        <w:ind w:left="120" w:firstLine="0"/>
        <w:rPr>
          <w:b w:val="0"/>
          <w:bCs w:val="0"/>
        </w:rPr>
      </w:pPr>
      <w:bookmarkStart w:id="381" w:name="6.16.1._Test_NUMI_Web_Site_Functionality"/>
      <w:bookmarkStart w:id="382" w:name="_bookmark126"/>
      <w:bookmarkEnd w:id="381"/>
      <w:bookmarkEnd w:id="382"/>
      <w:r w:rsidRPr="002B73A8">
        <w:rPr>
          <w:w w:val="95"/>
        </w:rPr>
        <w:lastRenderedPageBreak/>
        <w:t>6.16.1.</w:t>
      </w:r>
      <w:r w:rsidRPr="002B73A8">
        <w:rPr>
          <w:w w:val="95"/>
        </w:rPr>
        <w:tab/>
      </w:r>
      <w:r w:rsidRPr="002B73A8">
        <w:t>Test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NUMI</w:t>
      </w:r>
      <w:r w:rsidRPr="002B73A8">
        <w:rPr>
          <w:spacing w:val="-9"/>
        </w:rPr>
        <w:t xml:space="preserve"> </w:t>
      </w:r>
      <w:r w:rsidRPr="002B73A8">
        <w:t>Web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Functionality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t xml:space="preserve">1.   </w:t>
      </w:r>
      <w:r w:rsidRPr="002B73A8">
        <w:rPr>
          <w:spacing w:val="-1"/>
        </w:rPr>
        <w:t>Open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Internet</w:t>
      </w:r>
      <w:r w:rsidRPr="002B73A8">
        <w:t xml:space="preserve"> </w:t>
      </w:r>
      <w:r w:rsidRPr="002B73A8">
        <w:rPr>
          <w:spacing w:val="-1"/>
        </w:rPr>
        <w:t xml:space="preserve">Explorer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type</w:t>
      </w:r>
      <w:hyperlink r:id="rId82">
        <w:r w:rsidRPr="002B73A8">
          <w:rPr>
            <w:spacing w:val="-1"/>
          </w:rPr>
          <w:t>: http://servername/Web/Home.aspx</w:t>
        </w:r>
      </w:hyperlink>
      <w:r w:rsidRPr="002B73A8">
        <w:rPr>
          <w:spacing w:val="1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https://vaausnumapp40/Web/Home.aspx</w:t>
      </w:r>
    </w:p>
    <w:p w:rsidR="00393CEF" w:rsidRPr="002B73A8" w:rsidRDefault="00DA3427">
      <w:pPr>
        <w:pStyle w:val="Heading2"/>
        <w:numPr>
          <w:ilvl w:val="1"/>
          <w:numId w:val="2"/>
        </w:numPr>
        <w:tabs>
          <w:tab w:val="left" w:pos="1020"/>
        </w:tabs>
        <w:rPr>
          <w:b w:val="0"/>
          <w:bCs w:val="0"/>
        </w:rPr>
      </w:pPr>
      <w:bookmarkStart w:id="383" w:name="6.17._Installing_NUMI_Synchronizer_on_th"/>
      <w:bookmarkStart w:id="384" w:name="_bookmark127"/>
      <w:bookmarkEnd w:id="383"/>
      <w:bookmarkEnd w:id="384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1"/>
        </w:rPr>
        <w:t xml:space="preserve"> </w:t>
      </w:r>
      <w:r w:rsidRPr="002B73A8">
        <w:t>on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DB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Heading3"/>
        <w:numPr>
          <w:ilvl w:val="2"/>
          <w:numId w:val="2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385" w:name="6.17.1._Software_Copy_Instructions"/>
      <w:bookmarkStart w:id="386" w:name="_bookmark128"/>
      <w:bookmarkEnd w:id="385"/>
      <w:bookmarkEnd w:id="386"/>
      <w:r w:rsidRPr="002B73A8">
        <w:rPr>
          <w:spacing w:val="-1"/>
        </w:rPr>
        <w:t>Software</w:t>
      </w:r>
      <w:r w:rsidRPr="002B73A8">
        <w:rPr>
          <w:spacing w:val="-18"/>
        </w:rPr>
        <w:t xml:space="preserve"> </w:t>
      </w:r>
      <w:r w:rsidRPr="002B73A8">
        <w:t>Copy</w:t>
      </w:r>
      <w:r w:rsidRPr="002B73A8">
        <w:rPr>
          <w:spacing w:val="-25"/>
        </w:rPr>
        <w:t xml:space="preserve"> </w:t>
      </w:r>
      <w:r w:rsidRPr="002B73A8">
        <w:t>Instructions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117"/>
        <w:ind w:right="106" w:firstLine="0"/>
      </w:pP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 the</w:t>
      </w:r>
      <w:r w:rsidRPr="002B73A8">
        <w:rPr>
          <w:spacing w:val="-1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select “Unblock” 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active,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O.K.</w:t>
      </w:r>
      <w:r w:rsidRPr="002B73A8">
        <w:t xml:space="preserve"> </w:t>
      </w:r>
      <w:r w:rsidRPr="002B73A8">
        <w:rPr>
          <w:spacing w:val="-1"/>
        </w:rPr>
        <w:t>Some</w:t>
      </w:r>
      <w:r w:rsidRPr="002B73A8">
        <w:rPr>
          <w:spacing w:val="1"/>
        </w:rPr>
        <w:t xml:space="preserve"> </w:t>
      </w:r>
      <w:r w:rsidRPr="002B73A8">
        <w:t xml:space="preserve">security </w:t>
      </w:r>
      <w:r w:rsidRPr="002B73A8">
        <w:rPr>
          <w:spacing w:val="-1"/>
        </w:rPr>
        <w:t>schemes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block</w:t>
      </w:r>
      <w:r w:rsidRPr="002B73A8">
        <w:t xml:space="preserve"> </w:t>
      </w:r>
      <w:r w:rsidRPr="002B73A8">
        <w:rPr>
          <w:spacing w:val="-1"/>
        </w:rPr>
        <w:t>certain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2"/>
        </w:rPr>
        <w:t xml:space="preserve">from </w:t>
      </w:r>
      <w:r w:rsidRPr="002B73A8">
        <w:t>being</w:t>
      </w:r>
      <w:r w:rsidRPr="002B73A8">
        <w:rPr>
          <w:spacing w:val="-3"/>
        </w:rPr>
        <w:t xml:space="preserve"> </w:t>
      </w:r>
      <w:r w:rsidRPr="002B73A8">
        <w:t>unpacked,</w:t>
      </w:r>
      <w:r w:rsidRPr="002B73A8">
        <w:rPr>
          <w:spacing w:val="-2"/>
        </w:rPr>
        <w:t xml:space="preserve"> </w:t>
      </w:r>
      <w:r w:rsidRPr="002B73A8">
        <w:t>typically</w:t>
      </w:r>
      <w:r w:rsidRPr="002B73A8">
        <w:rPr>
          <w:spacing w:val="-6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Java</w:t>
      </w:r>
      <w:r w:rsidRPr="002B73A8">
        <w:rPr>
          <w:spacing w:val="-1"/>
        </w:rPr>
        <w:t xml:space="preserve"> files</w:t>
      </w:r>
      <w:r w:rsidRPr="002B73A8">
        <w:t xml:space="preserve"> </w:t>
      </w:r>
      <w:r w:rsidRPr="002B73A8">
        <w:rPr>
          <w:spacing w:val="-1"/>
        </w:rPr>
        <w:t>under</w:t>
      </w:r>
      <w:r w:rsidRPr="002B73A8">
        <w:t xml:space="preserve"> the</w:t>
      </w:r>
      <w:r w:rsidRPr="002B73A8">
        <w:rPr>
          <w:spacing w:val="-1"/>
        </w:rPr>
        <w:t xml:space="preserve"> “web”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directory.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the file </w:t>
      </w:r>
      <w:r w:rsidRPr="002B73A8">
        <w:t xml:space="preserve">to </w:t>
      </w:r>
      <w:r w:rsidRPr="002B73A8">
        <w:rPr>
          <w:spacing w:val="-1"/>
        </w:rPr>
        <w:t>Unblock</w:t>
      </w:r>
      <w:r w:rsidRPr="002B73A8">
        <w:t xml:space="preserve"> </w:t>
      </w:r>
      <w:r w:rsidRPr="002B73A8">
        <w:rPr>
          <w:spacing w:val="-1"/>
        </w:rPr>
        <w:t>eliminates</w:t>
      </w:r>
      <w:r w:rsidRPr="002B73A8">
        <w:t xml:space="preserve"> this </w:t>
      </w:r>
      <w:r w:rsidRPr="002B73A8">
        <w:rPr>
          <w:spacing w:val="-1"/>
        </w:rPr>
        <w:t>problem.</w:t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73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7" wp14:editId="6FA52908">
            <wp:extent cx="3916272" cy="3018567"/>
            <wp:effectExtent l="19050" t="19050" r="27305" b="10795"/>
            <wp:docPr id="131" name="image45.png" descr="Unblocking Restricted Files in Installation ZIP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272" cy="3018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950"/>
        <w:rPr>
          <w:rFonts w:ascii="Arial" w:eastAsia="Arial" w:hAnsi="Arial" w:cs="Arial"/>
          <w:sz w:val="20"/>
          <w:szCs w:val="20"/>
        </w:rPr>
      </w:pPr>
      <w:bookmarkStart w:id="387" w:name="_bookmark129"/>
      <w:bookmarkStart w:id="388" w:name="_Toc420012744"/>
      <w:bookmarkEnd w:id="38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Unblocking Restricted Files in Installation ZIP file</w:t>
      </w:r>
      <w:bookmarkEnd w:id="388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installed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D:\NUMI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Explorer,</w:t>
      </w:r>
      <w:r w:rsidRPr="002B73A8">
        <w:t xml:space="preserve"> </w:t>
      </w:r>
      <w:r w:rsidRPr="002B73A8">
        <w:rPr>
          <w:spacing w:val="-1"/>
        </w:rPr>
        <w:t xml:space="preserve">create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in D</w:t>
      </w:r>
      <w:r w:rsidRPr="002B73A8">
        <w:rPr>
          <w:spacing w:val="-1"/>
        </w:rPr>
        <w:t xml:space="preserve"> </w:t>
      </w:r>
      <w:r w:rsidRPr="002B73A8">
        <w:t>drive,</w:t>
      </w:r>
      <w:r w:rsidRPr="002B73A8">
        <w:rPr>
          <w:spacing w:val="-2"/>
        </w:rPr>
        <w:t xml:space="preserve"> </w:t>
      </w:r>
      <w:r w:rsidRPr="002B73A8">
        <w:t>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available,</w:t>
      </w:r>
      <w:r w:rsidRPr="002B73A8">
        <w:t xml:space="preserve"> </w:t>
      </w:r>
      <w:r w:rsidRPr="002B73A8">
        <w:rPr>
          <w:spacing w:val="-1"/>
        </w:rPr>
        <w:t>otherwise create in</w:t>
      </w:r>
      <w:r w:rsidRPr="002B73A8">
        <w:t xml:space="preserve"> C</w:t>
      </w:r>
      <w:r w:rsidRPr="002B73A8">
        <w:rPr>
          <w:spacing w:val="-1"/>
        </w:rPr>
        <w:t xml:space="preserve"> drive.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t>D:\NUMI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71" w:firstLine="0"/>
      </w:pPr>
      <w:r w:rsidRPr="002B73A8">
        <w:t xml:space="preserve">Unzip </w:t>
      </w:r>
      <w:r w:rsidRPr="002B73A8">
        <w:rPr>
          <w:spacing w:val="-1"/>
        </w:rPr>
        <w:t xml:space="preserve">the Synchronizer </w:t>
      </w:r>
      <w:r w:rsidRPr="002B73A8">
        <w:t>folder</w:t>
      </w:r>
      <w:r w:rsidRPr="002B73A8">
        <w:rPr>
          <w:spacing w:val="-1"/>
        </w:rPr>
        <w:t xml:space="preserve"> 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rPr>
          <w:spacing w:val="1"/>
        </w:rPr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distribution</w:t>
      </w:r>
      <w:r w:rsidRPr="002B73A8">
        <w:t xml:space="preserve"> zip </w:t>
      </w:r>
      <w:r w:rsidRPr="002B73A8">
        <w:rPr>
          <w:spacing w:val="-1"/>
        </w:rPr>
        <w:t>file into</w:t>
      </w:r>
      <w:r w:rsidRPr="002B73A8">
        <w:t xml:space="preserve"> the</w:t>
      </w:r>
      <w:r w:rsidRPr="002B73A8">
        <w:rPr>
          <w:spacing w:val="-1"/>
        </w:rPr>
        <w:t xml:space="preserve"> D:\NUMI</w:t>
      </w:r>
      <w:r w:rsidRPr="002B73A8">
        <w:t xml:space="preserve"> </w:t>
      </w:r>
      <w:r w:rsidRPr="002B73A8">
        <w:rPr>
          <w:spacing w:val="-1"/>
        </w:rPr>
        <w:t>folder.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 xml:space="preserve">Rename </w:t>
      </w:r>
      <w:r w:rsidRPr="002B73A8">
        <w:t>the</w:t>
      </w:r>
      <w:r w:rsidRPr="002B73A8">
        <w:rPr>
          <w:spacing w:val="-1"/>
        </w:rPr>
        <w:t xml:space="preserve"> Synchronizer folder </w:t>
      </w:r>
      <w:r w:rsidRPr="002B73A8">
        <w:t>using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t xml:space="preserve">build </w:t>
      </w:r>
      <w:r w:rsidRPr="002B73A8">
        <w:rPr>
          <w:spacing w:val="-2"/>
        </w:rPr>
        <w:t>name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distribution</w:t>
      </w:r>
      <w:r w:rsidRPr="002B73A8">
        <w:t xml:space="preserve"> zip </w:t>
      </w:r>
      <w:r w:rsidRPr="002B73A8">
        <w:rPr>
          <w:spacing w:val="-1"/>
        </w:rPr>
        <w:t>file.</w:t>
      </w:r>
    </w:p>
    <w:p w:rsidR="00393CEF" w:rsidRPr="002B73A8" w:rsidRDefault="00DA3427">
      <w:pPr>
        <w:numPr>
          <w:ilvl w:val="0"/>
          <w:numId w:val="1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z w:val="24"/>
        </w:rPr>
        <w:t xml:space="preserve"> </w:t>
      </w:r>
      <w:proofErr w:type="spellStart"/>
      <w:r w:rsidRPr="002B73A8">
        <w:rPr>
          <w:rFonts w:ascii="Times New Roman"/>
          <w:spacing w:val="-1"/>
          <w:sz w:val="24"/>
        </w:rPr>
        <w:t>Config</w:t>
      </w:r>
      <w:proofErr w:type="spellEnd"/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File </w:t>
      </w:r>
      <w:r w:rsidRPr="002B73A8">
        <w:rPr>
          <w:rFonts w:ascii="Times New Roman"/>
          <w:sz w:val="24"/>
        </w:rPr>
        <w:t>-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pacing w:val="2"/>
          <w:sz w:val="24"/>
        </w:rPr>
        <w:t xml:space="preserve"> </w:t>
      </w:r>
      <w:proofErr w:type="spellStart"/>
      <w:r w:rsidRPr="002B73A8">
        <w:rPr>
          <w:rFonts w:ascii="Times New Roman"/>
          <w:b/>
          <w:spacing w:val="-1"/>
          <w:sz w:val="24"/>
        </w:rPr>
        <w:t>synchronizer.exe.config</w:t>
      </w:r>
      <w:proofErr w:type="spellEnd"/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file </w:t>
      </w:r>
      <w:r w:rsidRPr="002B73A8">
        <w:rPr>
          <w:rFonts w:ascii="Times New Roman"/>
          <w:sz w:val="24"/>
        </w:rPr>
        <w:t xml:space="preserve">in </w:t>
      </w:r>
      <w:r w:rsidRPr="002B73A8">
        <w:rPr>
          <w:rFonts w:ascii="Times New Roman"/>
          <w:spacing w:val="-1"/>
          <w:sz w:val="24"/>
        </w:rPr>
        <w:t>notepad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under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D:\NUMI\</w:t>
      </w:r>
    </w:p>
    <w:p w:rsidR="00393CEF" w:rsidRPr="002B73A8" w:rsidRDefault="00DA3427">
      <w:pPr>
        <w:pStyle w:val="BodyText"/>
        <w:spacing w:before="0"/>
        <w:ind w:left="119" w:right="135"/>
      </w:pPr>
      <w:proofErr w:type="gramStart"/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install_dir</w:t>
      </w:r>
      <w:proofErr w:type="spellEnd"/>
      <w:r w:rsidRPr="002B73A8">
        <w:rPr>
          <w:spacing w:val="-1"/>
        </w:rPr>
        <w:t>&gt;</w:t>
      </w:r>
      <w:r w:rsidRPr="002B73A8">
        <w:t xml:space="preserve"> </w:t>
      </w:r>
      <w:r w:rsidRPr="002B73A8">
        <w:rPr>
          <w:spacing w:val="-1"/>
        </w:rPr>
        <w:t>folder.</w:t>
      </w:r>
      <w:proofErr w:type="gramEnd"/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left="480"/>
      </w:pPr>
      <w:r w:rsidRPr="002B73A8">
        <w:rPr>
          <w:spacing w:val="-1"/>
        </w:rPr>
        <w:t xml:space="preserve">Make sure </w:t>
      </w:r>
      <w:r w:rsidRPr="002B73A8">
        <w:t>the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configSource</w:t>
      </w:r>
      <w:proofErr w:type="spellEnd"/>
      <w:r w:rsidRPr="002B73A8">
        <w:rPr>
          <w:spacing w:val="-1"/>
        </w:rPr>
        <w:t xml:space="preserve"> points</w:t>
      </w:r>
      <w:r w:rsidRPr="002B73A8">
        <w:t xml:space="preserve"> to 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Synchronizer.config</w:t>
      </w:r>
      <w:proofErr w:type="spellEnd"/>
      <w:r w:rsidRPr="002B73A8">
        <w:t xml:space="preserve"> </w:t>
      </w:r>
      <w:r w:rsidRPr="002B73A8">
        <w:rPr>
          <w:spacing w:val="-1"/>
        </w:rPr>
        <w:t>file path</w:t>
      </w:r>
      <w:r w:rsidRPr="002B73A8">
        <w:t xml:space="preserve"> </w:t>
      </w:r>
      <w:r w:rsidRPr="002B73A8">
        <w:rPr>
          <w:spacing w:val="-1"/>
        </w:rPr>
        <w:t>location,</w:t>
      </w:r>
      <w:r w:rsidRPr="002B73A8">
        <w:t xml:space="preserve"> </w:t>
      </w:r>
      <w:r w:rsidRPr="002B73A8">
        <w:rPr>
          <w:spacing w:val="-2"/>
        </w:rPr>
        <w:t>e.g.,</w:t>
      </w:r>
    </w:p>
    <w:p w:rsidR="00393CEF" w:rsidRPr="002B73A8" w:rsidRDefault="00DA3427">
      <w:pPr>
        <w:pStyle w:val="BodyText"/>
        <w:spacing w:before="0" w:line="344" w:lineRule="auto"/>
        <w:ind w:left="119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appSettings</w:t>
      </w:r>
      <w:proofErr w:type="spellEnd"/>
      <w:r w:rsidRPr="002B73A8">
        <w:t xml:space="preserve"> </w:t>
      </w:r>
      <w:r w:rsidRPr="002B73A8">
        <w:rPr>
          <w:spacing w:val="-1"/>
        </w:rPr>
        <w:t>configSource="src\\main\\resources\\xml\\deployment\\Synchronizer.config”</w:t>
      </w:r>
      <w:r w:rsidRPr="002B73A8">
        <w:t xml:space="preserve"> </w:t>
      </w:r>
      <w:r w:rsidRPr="002B73A8">
        <w:rPr>
          <w:spacing w:val="-1"/>
        </w:rPr>
        <w:t>/&gt;</w:t>
      </w:r>
      <w:r w:rsidRPr="002B73A8">
        <w:rPr>
          <w:spacing w:val="105"/>
        </w:rPr>
        <w:t xml:space="preserve"> </w:t>
      </w: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httpExecution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field:</w:t>
      </w:r>
    </w:p>
    <w:p w:rsidR="00393CEF" w:rsidRPr="002B73A8" w:rsidRDefault="00DA3427">
      <w:pPr>
        <w:pStyle w:val="BodyText"/>
        <w:spacing w:before="4"/>
        <w:ind w:left="119" w:right="135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httpRuntime</w:t>
      </w:r>
      <w:proofErr w:type="spellEnd"/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executionTimeout</w:t>
      </w:r>
      <w:proofErr w:type="spellEnd"/>
      <w:r w:rsidRPr="002B73A8">
        <w:rPr>
          <w:spacing w:val="-1"/>
        </w:rPr>
        <w:t xml:space="preserve">=”900” </w:t>
      </w:r>
      <w:r w:rsidRPr="002B73A8">
        <w:t>/&gt;</w:t>
      </w:r>
    </w:p>
    <w:p w:rsidR="00393CEF" w:rsidRPr="002B73A8" w:rsidRDefault="00DA3427">
      <w:pPr>
        <w:pStyle w:val="BodyText"/>
        <w:ind w:left="119" w:right="135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targeted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located</w:t>
      </w:r>
      <w:r w:rsidRPr="002B73A8">
        <w:t xml:space="preserve"> </w:t>
      </w:r>
      <w:r w:rsidRPr="002B73A8">
        <w:rPr>
          <w:spacing w:val="-1"/>
        </w:rPr>
        <w:t>at</w:t>
      </w:r>
    </w:p>
    <w:p w:rsidR="00393CEF" w:rsidRPr="002B73A8" w:rsidRDefault="00DA3427">
      <w:pPr>
        <w:pStyle w:val="BodyText"/>
        <w:ind w:left="119" w:right="135"/>
      </w:pPr>
      <w:r w:rsidRPr="002B73A8">
        <w:rPr>
          <w:spacing w:val="-1"/>
        </w:rPr>
        <w:t>&lt;</w:t>
      </w:r>
      <w:proofErr w:type="gramStart"/>
      <w:r w:rsidRPr="002B73A8">
        <w:rPr>
          <w:spacing w:val="-1"/>
        </w:rPr>
        <w:t>destination</w:t>
      </w:r>
      <w:proofErr w:type="gramEnd"/>
      <w:r w:rsidRPr="002B73A8">
        <w:rPr>
          <w:spacing w:val="-1"/>
        </w:rPr>
        <w:t>&gt;:\synchronizer\</w:t>
      </w:r>
      <w:proofErr w:type="spellStart"/>
      <w:r w:rsidRPr="002B73A8">
        <w:rPr>
          <w:spacing w:val="-1"/>
        </w:rPr>
        <w:t>src</w:t>
      </w:r>
      <w:proofErr w:type="spellEnd"/>
      <w:r w:rsidRPr="002B73A8">
        <w:rPr>
          <w:spacing w:val="-1"/>
        </w:rPr>
        <w:t>\main\resources\xml\deployment</w:t>
      </w:r>
    </w:p>
    <w:p w:rsidR="00393CEF" w:rsidRPr="002B73A8" w:rsidRDefault="00393CEF">
      <w:pPr>
        <w:sectPr w:rsidR="00393CEF" w:rsidRPr="002B73A8">
          <w:pgSz w:w="12240" w:h="15840"/>
          <w:pgMar w:top="1400" w:right="140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56"/>
        <w:ind w:right="239" w:firstLine="0"/>
      </w:pPr>
      <w:r w:rsidRPr="002B73A8">
        <w:rPr>
          <w:spacing w:val="-1"/>
        </w:rPr>
        <w:lastRenderedPageBreak/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proofErr w:type="spellStart"/>
      <w:r w:rsidRPr="002B73A8">
        <w:rPr>
          <w:spacing w:val="-1"/>
        </w:rPr>
        <w:t>Synchronizer.config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to point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the </w:t>
      </w:r>
      <w:r w:rsidRPr="002B73A8">
        <w:t xml:space="preserve">MDWS </w:t>
      </w:r>
      <w:r w:rsidRPr="002B73A8">
        <w:rPr>
          <w:spacing w:val="-1"/>
        </w:rPr>
        <w:t>server that</w:t>
      </w:r>
      <w:r w:rsidRPr="002B73A8">
        <w:t xml:space="preserve"> </w:t>
      </w:r>
      <w:r w:rsidRPr="002B73A8">
        <w:rPr>
          <w:spacing w:val="-1"/>
        </w:rPr>
        <w:t>the synchronizer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be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using,</w:t>
      </w:r>
      <w:r w:rsidRPr="002B73A8">
        <w:t xml:space="preserve"> </w:t>
      </w:r>
      <w:r w:rsidRPr="002B73A8">
        <w:rPr>
          <w:spacing w:val="-1"/>
        </w:rPr>
        <w:t>e.g.,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&lt;app</w:t>
      </w:r>
      <w:r w:rsidRPr="002B73A8">
        <w:t xml:space="preserve"> </w:t>
      </w:r>
      <w:r w:rsidRPr="002B73A8">
        <w:rPr>
          <w:spacing w:val="-1"/>
        </w:rPr>
        <w:t>key=”</w:t>
      </w:r>
      <w:proofErr w:type="spellStart"/>
      <w:r w:rsidRPr="002B73A8">
        <w:rPr>
          <w:spacing w:val="-1"/>
        </w:rPr>
        <w:t>serviceUrl</w:t>
      </w:r>
      <w:proofErr w:type="spellEnd"/>
      <w:r w:rsidRPr="002B73A8">
        <w:rPr>
          <w:spacing w:val="-1"/>
        </w:rPr>
        <w:t xml:space="preserve">” value=”http://vaausnumweb42:8081/NumiService.asmx” </w:t>
      </w:r>
      <w:r w:rsidRPr="002B73A8">
        <w:t>/&gt;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12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proofErr w:type="spellStart"/>
      <w:r w:rsidRPr="002B73A8">
        <w:rPr>
          <w:spacing w:val="-1"/>
        </w:rPr>
        <w:t>Synchronizer.config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to point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>the Database</w:t>
      </w:r>
      <w:r w:rsidRPr="002B73A8">
        <w:rPr>
          <w:spacing w:val="-3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synchronizer </w:t>
      </w:r>
      <w:r w:rsidRPr="002B73A8">
        <w:rPr>
          <w:spacing w:val="-1"/>
        </w:rPr>
        <w:t>will</w:t>
      </w:r>
      <w:r w:rsidRPr="002B73A8">
        <w:t xml:space="preserve"> be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using,</w:t>
      </w:r>
      <w:r w:rsidRPr="002B73A8">
        <w:t xml:space="preserve"> </w:t>
      </w:r>
      <w:r w:rsidRPr="002B73A8">
        <w:rPr>
          <w:spacing w:val="-1"/>
        </w:rPr>
        <w:t>e.g.,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>&lt;app</w:t>
      </w:r>
      <w:r w:rsidRPr="002B73A8">
        <w:t xml:space="preserve"> </w:t>
      </w:r>
      <w:r w:rsidRPr="002B73A8">
        <w:rPr>
          <w:spacing w:val="-1"/>
        </w:rPr>
        <w:t>key=”</w:t>
      </w:r>
      <w:proofErr w:type="spellStart"/>
      <w:r w:rsidRPr="002B73A8">
        <w:rPr>
          <w:spacing w:val="-1"/>
        </w:rPr>
        <w:t>numiDbConnectionString</w:t>
      </w:r>
      <w:proofErr w:type="spellEnd"/>
      <w:r w:rsidRPr="002B73A8">
        <w:rPr>
          <w:spacing w:val="-1"/>
        </w:rPr>
        <w:t xml:space="preserve">” </w:t>
      </w:r>
      <w:r w:rsidRPr="002B73A8">
        <w:t>value=”Data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Source=vaausnumsql</w:t>
      </w:r>
      <w:ins w:id="389" w:author="Subbaraman, Padma (VETS)" w:date="2016-09-13T10:56:00Z">
        <w:r w:rsidR="009179B5">
          <w:rPr>
            <w:spacing w:val="-1"/>
          </w:rPr>
          <w:t>2</w:t>
        </w:r>
      </w:ins>
      <w:del w:id="390" w:author="Subbaraman, Padma (VETS)" w:date="2016-09-13T10:56:00Z">
        <w:r w:rsidRPr="002B73A8" w:rsidDel="009179B5">
          <w:rPr>
            <w:spacing w:val="-1"/>
          </w:rPr>
          <w:delText>8</w:delText>
        </w:r>
      </w:del>
      <w:r w:rsidRPr="002B73A8">
        <w:rPr>
          <w:spacing w:val="-1"/>
        </w:rPr>
        <w:t>3</w:t>
      </w:r>
      <w:proofErr w:type="gramStart"/>
      <w:r w:rsidRPr="002B73A8">
        <w:rPr>
          <w:spacing w:val="-1"/>
        </w:rPr>
        <w:t>;Database</w:t>
      </w:r>
      <w:proofErr w:type="gramEnd"/>
      <w:r w:rsidRPr="002B73A8">
        <w:rPr>
          <w:spacing w:val="-1"/>
        </w:rPr>
        <w:t>=</w:t>
      </w:r>
      <w:proofErr w:type="spellStart"/>
      <w:r w:rsidRPr="002B73A8">
        <w:rPr>
          <w:spacing w:val="-1"/>
        </w:rPr>
        <w:t>NUMI;User</w:t>
      </w:r>
      <w:proofErr w:type="spellEnd"/>
      <w:r w:rsidRPr="002B73A8">
        <w:rPr>
          <w:spacing w:val="50"/>
        </w:rPr>
        <w:t xml:space="preserve"> </w:t>
      </w:r>
      <w:r w:rsidRPr="002B73A8">
        <w:rPr>
          <w:spacing w:val="-1"/>
        </w:rPr>
        <w:t>ID=</w:t>
      </w:r>
      <w:proofErr w:type="spellStart"/>
      <w:r w:rsidRPr="002B73A8">
        <w:rPr>
          <w:spacing w:val="-1"/>
        </w:rPr>
        <w:t>numi_user;Password</w:t>
      </w:r>
      <w:proofErr w:type="spellEnd"/>
      <w:r w:rsidRPr="002B73A8">
        <w:rPr>
          <w:spacing w:val="-1"/>
        </w:rPr>
        <w:t>=</w:t>
      </w:r>
      <w:proofErr w:type="spellStart"/>
      <w:r w:rsidRPr="002B73A8">
        <w:rPr>
          <w:spacing w:val="-1"/>
        </w:rPr>
        <w:t>xxx;Trusted_Connection</w:t>
      </w:r>
      <w:proofErr w:type="spellEnd"/>
      <w:r w:rsidRPr="002B73A8">
        <w:rPr>
          <w:spacing w:val="-1"/>
        </w:rPr>
        <w:t>=False” /&gt;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12" w:firstLine="0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If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going</w:t>
      </w:r>
      <w:r w:rsidRPr="002B73A8">
        <w:t xml:space="preserve"> to </w:t>
      </w:r>
      <w:r w:rsidRPr="002B73A8">
        <w:rPr>
          <w:spacing w:val="-1"/>
        </w:rPr>
        <w:t>specify</w:t>
      </w:r>
      <w:r w:rsidRPr="002B73A8">
        <w:rPr>
          <w:spacing w:val="-5"/>
        </w:rPr>
        <w:t xml:space="preserve"> </w:t>
      </w:r>
      <w:r w:rsidRPr="002B73A8">
        <w:t>a</w:t>
      </w:r>
      <w:r w:rsidRPr="002B73A8">
        <w:rPr>
          <w:spacing w:val="-1"/>
        </w:rPr>
        <w:t xml:space="preserve"> different</w:t>
      </w:r>
      <w:r w:rsidRPr="002B73A8">
        <w:t xml:space="preserve"> visitor</w:t>
      </w:r>
      <w:r w:rsidRPr="002B73A8">
        <w:rPr>
          <w:spacing w:val="-1"/>
        </w:rPr>
        <w:t xml:space="preserve"> account</w:t>
      </w:r>
      <w:r w:rsidRPr="002B73A8">
        <w:t xml:space="preserve"> </w:t>
      </w:r>
      <w:r w:rsidRPr="002B73A8">
        <w:rPr>
          <w:spacing w:val="-1"/>
        </w:rPr>
        <w:t>than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standard </w:t>
      </w:r>
      <w:r w:rsidRPr="002B73A8">
        <w:rPr>
          <w:spacing w:val="-1"/>
        </w:rPr>
        <w:t>DOD visitor,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</w:t>
      </w:r>
      <w:r w:rsidRPr="002B73A8">
        <w:rPr>
          <w:spacing w:val="-1"/>
        </w:rPr>
        <w:t>enter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appropriate visitor information</w:t>
      </w:r>
      <w:r w:rsidRPr="002B73A8">
        <w:t xml:space="preserve"> in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Sunchronizer.config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</w:t>
      </w:r>
      <w:r w:rsidRPr="002B73A8">
        <w:rPr>
          <w:spacing w:val="-2"/>
        </w:rPr>
        <w:t>If</w:t>
      </w:r>
      <w:r w:rsidRPr="002B73A8">
        <w:rPr>
          <w:spacing w:val="5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do </w:t>
      </w:r>
      <w:r w:rsidRPr="002B73A8">
        <w:rPr>
          <w:spacing w:val="-1"/>
        </w:rPr>
        <w:t>create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103"/>
        </w:rPr>
        <w:t xml:space="preserve"> </w:t>
      </w:r>
      <w:r w:rsidRPr="002B73A8">
        <w:rPr>
          <w:spacing w:val="-1"/>
        </w:rPr>
        <w:t xml:space="preserve">new </w:t>
      </w:r>
      <w:r w:rsidRPr="002B73A8">
        <w:t>visitor</w:t>
      </w:r>
      <w:r w:rsidRPr="002B73A8">
        <w:rPr>
          <w:spacing w:val="-1"/>
        </w:rPr>
        <w:t xml:space="preserve">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your environment,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new </w:t>
      </w:r>
      <w:r w:rsidRPr="002B73A8">
        <w:t>visitor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record</w:t>
      </w:r>
      <w:r w:rsidRPr="002B73A8">
        <w:t xml:space="preserve"> to 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NumiUser</w:t>
      </w:r>
      <w:proofErr w:type="spellEnd"/>
      <w:r w:rsidRPr="002B73A8">
        <w:rPr>
          <w:spacing w:val="59"/>
        </w:rPr>
        <w:t xml:space="preserve"> </w:t>
      </w:r>
      <w:r w:rsidRPr="002B73A8">
        <w:rPr>
          <w:spacing w:val="-1"/>
        </w:rPr>
        <w:t xml:space="preserve">table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1"/>
        </w:rPr>
        <w:t xml:space="preserve"> database,</w:t>
      </w:r>
      <w:r w:rsidRPr="002B73A8">
        <w:t xml:space="preserve"> </w:t>
      </w:r>
      <w:r w:rsidRPr="002B73A8">
        <w:rPr>
          <w:spacing w:val="-1"/>
        </w:rPr>
        <w:t>similar to</w:t>
      </w:r>
      <w:r w:rsidRPr="002B73A8">
        <w:t xml:space="preserve"> the</w:t>
      </w:r>
      <w:r w:rsidRPr="002B73A8">
        <w:rPr>
          <w:spacing w:val="-1"/>
        </w:rPr>
        <w:t xml:space="preserve"> standard</w:t>
      </w:r>
      <w:r w:rsidRPr="002B73A8">
        <w:t xml:space="preserve"> </w:t>
      </w:r>
      <w:r w:rsidRPr="002B73A8">
        <w:rPr>
          <w:spacing w:val="-1"/>
        </w:rPr>
        <w:t xml:space="preserve">DOD </w:t>
      </w:r>
      <w:r w:rsidRPr="002B73A8">
        <w:t>visitor</w:t>
      </w:r>
      <w:r w:rsidRPr="002B73A8">
        <w:rPr>
          <w:spacing w:val="-1"/>
        </w:rPr>
        <w:t xml:space="preserve"> that </w:t>
      </w:r>
      <w:r w:rsidRPr="002B73A8">
        <w:t xml:space="preserve">is </w:t>
      </w:r>
      <w:r w:rsidRPr="002B73A8">
        <w:rPr>
          <w:spacing w:val="-1"/>
        </w:rPr>
        <w:t>already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table.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667" w:firstLine="0"/>
      </w:pPr>
      <w:r w:rsidRPr="002B73A8">
        <w:rPr>
          <w:spacing w:val="-1"/>
        </w:rPr>
        <w:t>Change</w:t>
      </w:r>
      <w:r w:rsidRPr="002B73A8">
        <w:rPr>
          <w:spacing w:val="1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Go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(run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Administrator)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change</w:t>
      </w:r>
      <w:r w:rsidRPr="002B73A8">
        <w:t xml:space="preserve"> </w:t>
      </w:r>
      <w:r w:rsidRPr="002B73A8">
        <w:rPr>
          <w:spacing w:val="-1"/>
        </w:rPr>
        <w:t>current</w:t>
      </w:r>
      <w:r w:rsidRPr="002B73A8">
        <w:rPr>
          <w:spacing w:val="57"/>
        </w:rPr>
        <w:t xml:space="preserve">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Framework</w:t>
      </w:r>
      <w:r w:rsidRPr="002B73A8">
        <w:t xml:space="preserve"> v2.0 bit </w:t>
      </w:r>
      <w:r w:rsidRPr="002B73A8">
        <w:rPr>
          <w:spacing w:val="-1"/>
        </w:rPr>
        <w:t>folder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</w:p>
    <w:p w:rsidR="00393CEF" w:rsidRPr="002B73A8" w:rsidRDefault="00DA3427">
      <w:pPr>
        <w:pStyle w:val="Heading4"/>
        <w:ind w:left="119"/>
        <w:rPr>
          <w:b w:val="0"/>
          <w:bCs w:val="0"/>
        </w:rPr>
      </w:pPr>
      <w:r w:rsidRPr="002B73A8">
        <w:rPr>
          <w:spacing w:val="-1"/>
        </w:rPr>
        <w:t>C:\WINDOWS\Microsoft.NET\Framework64\v2.0.50727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117"/>
        <w:ind w:right="626" w:firstLine="0"/>
      </w:pP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Command</w:t>
      </w:r>
      <w:r w:rsidRPr="002B73A8">
        <w:t xml:space="preserve"> -</w:t>
      </w:r>
      <w:r w:rsidRPr="002B73A8">
        <w:rPr>
          <w:spacing w:val="-1"/>
        </w:rPr>
        <w:t xml:space="preserve"> </w:t>
      </w:r>
      <w:r w:rsidRPr="002B73A8">
        <w:t>Type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installutil.exe </w:t>
      </w:r>
      <w:r w:rsidRPr="002B73A8">
        <w:t>–I</w:t>
      </w:r>
      <w:r w:rsidRPr="002B73A8">
        <w:rPr>
          <w:spacing w:val="-1"/>
        </w:rPr>
        <w:t xml:space="preserve"> </w:t>
      </w:r>
      <w:r w:rsidRPr="002B73A8">
        <w:t xml:space="preserve">&lt; </w:t>
      </w:r>
      <w:r w:rsidRPr="002B73A8">
        <w:rPr>
          <w:spacing w:val="-1"/>
        </w:rPr>
        <w:t xml:space="preserve">source </w:t>
      </w:r>
      <w:r w:rsidRPr="002B73A8">
        <w:t>folder</w:t>
      </w:r>
      <w:r w:rsidRPr="002B73A8">
        <w:rPr>
          <w:spacing w:val="-2"/>
        </w:rPr>
        <w:t xml:space="preserve"> </w:t>
      </w:r>
      <w:r w:rsidRPr="002B73A8">
        <w:t>full</w:t>
      </w:r>
      <w:r w:rsidRPr="002B73A8">
        <w:rPr>
          <w:spacing w:val="-2"/>
        </w:rPr>
        <w:t xml:space="preserve"> </w:t>
      </w:r>
      <w:r w:rsidRPr="002B73A8">
        <w:t xml:space="preserve">path &gt; </w:t>
      </w:r>
      <w:r w:rsidRPr="002B73A8">
        <w:rPr>
          <w:rFonts w:cs="Times New Roman"/>
          <w:b/>
          <w:bCs/>
          <w:spacing w:val="-1"/>
        </w:rPr>
        <w:t>\synchronizer.exe</w:t>
      </w:r>
      <w:r w:rsidRPr="002B73A8">
        <w:rPr>
          <w:rFonts w:cs="Times New Roman"/>
          <w:b/>
          <w:bCs/>
          <w:spacing w:val="57"/>
        </w:rPr>
        <w:t xml:space="preserve"> </w:t>
      </w:r>
      <w:r w:rsidRPr="002B73A8">
        <w:t>(Figure</w:t>
      </w:r>
      <w:r w:rsidRPr="002B73A8">
        <w:rPr>
          <w:spacing w:val="-1"/>
        </w:rPr>
        <w:t xml:space="preserve"> </w:t>
      </w:r>
      <w:r w:rsidRPr="002B73A8">
        <w:t>70:</w:t>
      </w:r>
      <w:r w:rsidRPr="002B73A8">
        <w:rPr>
          <w:spacing w:val="-1"/>
        </w:rPr>
        <w:t xml:space="preserve"> Synchronizer.exe window) under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Framework</w:t>
      </w:r>
      <w:r w:rsidRPr="002B73A8">
        <w:rPr>
          <w:spacing w:val="2"/>
        </w:rPr>
        <w:t xml:space="preserve"> </w:t>
      </w:r>
      <w:r w:rsidRPr="002B73A8">
        <w:t xml:space="preserve">v2.0 </w:t>
      </w:r>
      <w:r w:rsidRPr="002B73A8">
        <w:rPr>
          <w:spacing w:val="-1"/>
        </w:rPr>
        <w:t>folder and</w:t>
      </w:r>
      <w:r w:rsidRPr="002B73A8">
        <w:t xml:space="preserve"> press </w:t>
      </w:r>
      <w:r w:rsidRPr="002B73A8">
        <w:rPr>
          <w:spacing w:val="-1"/>
        </w:rPr>
        <w:t>enter.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 xml:space="preserve">installutil.exe </w:t>
      </w:r>
      <w:r w:rsidRPr="002B73A8">
        <w:rPr>
          <w:spacing w:val="1"/>
        </w:rPr>
        <w:t>-I</w:t>
      </w:r>
      <w:r w:rsidRPr="002B73A8">
        <w:rPr>
          <w:spacing w:val="-4"/>
        </w:rPr>
        <w:t xml:space="preserve"> </w:t>
      </w:r>
      <w:r w:rsidRPr="002B73A8">
        <w:rPr>
          <w:spacing w:val="1"/>
        </w:rPr>
        <w:t>D:\NUMI\&lt;install_dir&gt;\synchronizer.exe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24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9" wp14:editId="6FA5290A">
            <wp:extent cx="4540738" cy="3522726"/>
            <wp:effectExtent l="0" t="0" r="0" b="0"/>
            <wp:docPr id="133" name="image63.png" descr="Synchronizer.exe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38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  <w:sectPr w:rsidR="00393CEF" w:rsidRPr="002B73A8">
          <w:pgSz w:w="12240" w:h="15840"/>
          <w:pgMar w:top="1380" w:right="1420" w:bottom="1140" w:left="1320" w:header="0" w:footer="957" w:gutter="0"/>
          <w:cols w:space="720"/>
        </w:sect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DA3427">
      <w:pPr>
        <w:pStyle w:val="BodyText"/>
        <w:spacing w:before="147"/>
      </w:pPr>
      <w:bookmarkStart w:id="391" w:name="_bookmark130"/>
      <w:bookmarkEnd w:id="391"/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 xml:space="preserve">Synchronizer </w:t>
      </w:r>
      <w:r w:rsidRPr="002B73A8">
        <w:t>–</w:t>
      </w:r>
    </w:p>
    <w:p w:rsidR="00393CEF" w:rsidRPr="002B73A8" w:rsidRDefault="00DA3427">
      <w:pPr>
        <w:spacing w:before="74"/>
        <w:ind w:left="120"/>
        <w:rPr>
          <w:rFonts w:ascii="Arial" w:eastAsia="Arial" w:hAnsi="Arial" w:cs="Arial"/>
          <w:sz w:val="20"/>
          <w:szCs w:val="20"/>
        </w:rPr>
      </w:pPr>
      <w:r w:rsidRPr="002B73A8">
        <w:br w:type="column"/>
      </w:r>
      <w:bookmarkStart w:id="392" w:name="_Toc420012745"/>
      <w:r w:rsidR="00C42448" w:rsidRPr="002B73A8">
        <w:rPr>
          <w:rFonts w:ascii="Arial" w:hAnsi="Arial" w:cs="Arial"/>
          <w:b/>
          <w:sz w:val="20"/>
          <w:szCs w:val="20"/>
        </w:rPr>
        <w:lastRenderedPageBreak/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60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Pr="002B73A8">
        <w:rPr>
          <w:rFonts w:ascii="Arial"/>
          <w:b/>
          <w:spacing w:val="-1"/>
          <w:sz w:val="20"/>
        </w:rPr>
        <w:t>:</w:t>
      </w:r>
      <w:r w:rsidRPr="002B73A8">
        <w:rPr>
          <w:rFonts w:ascii="Arial"/>
          <w:b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 xml:space="preserve">Synchronizer.exe </w:t>
      </w:r>
      <w:r w:rsidRPr="002B73A8">
        <w:rPr>
          <w:rFonts w:ascii="Arial"/>
          <w:b/>
          <w:spacing w:val="-2"/>
          <w:sz w:val="20"/>
        </w:rPr>
        <w:t>Window</w:t>
      </w:r>
      <w:bookmarkEnd w:id="392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type w:val="continuous"/>
          <w:pgSz w:w="12240" w:h="15840"/>
          <w:pgMar w:top="1500" w:right="1420" w:bottom="280" w:left="1320" w:header="720" w:footer="720" w:gutter="0"/>
          <w:cols w:num="2" w:space="720" w:equalWidth="0">
            <w:col w:w="2089" w:space="847"/>
            <w:col w:w="6564"/>
          </w:cols>
        </w:sectPr>
      </w:pPr>
    </w:p>
    <w:p w:rsidR="00393CEF" w:rsidRPr="002B73A8" w:rsidRDefault="00DA3427">
      <w:pPr>
        <w:pStyle w:val="BodyText"/>
        <w:spacing w:before="56"/>
        <w:ind w:left="119" w:right="380"/>
      </w:pPr>
      <w:r w:rsidRPr="002B73A8">
        <w:rPr>
          <w:spacing w:val="-1"/>
        </w:rPr>
        <w:lastRenderedPageBreak/>
        <w:t>Note:</w:t>
      </w:r>
      <w:r w:rsidRPr="002B73A8">
        <w:t xml:space="preserve"> </w:t>
      </w:r>
      <w:r w:rsidRPr="002B73A8">
        <w:rPr>
          <w:spacing w:val="-1"/>
        </w:rPr>
        <w:t>The Synchronizer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name </w:t>
      </w:r>
      <w:r w:rsidRPr="002B73A8">
        <w:t xml:space="preserve">is </w:t>
      </w:r>
      <w:r w:rsidRPr="002B73A8">
        <w:rPr>
          <w:spacing w:val="-1"/>
        </w:rPr>
        <w:t>hard</w:t>
      </w:r>
      <w:r w:rsidRPr="002B73A8">
        <w:t xml:space="preserve"> coded.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synchronizer name </w:t>
      </w:r>
      <w:r w:rsidRPr="002B73A8">
        <w:t>can</w:t>
      </w:r>
      <w:r w:rsidRPr="002B73A8">
        <w:rPr>
          <w:spacing w:val="1"/>
        </w:rPr>
        <w:t xml:space="preserve"> be</w:t>
      </w:r>
      <w:r w:rsidRPr="002B73A8">
        <w:rPr>
          <w:spacing w:val="-1"/>
        </w:rPr>
        <w:t xml:space="preserve"> found</w:t>
      </w:r>
      <w:r w:rsidRPr="002B73A8">
        <w:t xml:space="preserve"> during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synchronizer setup</w:t>
      </w:r>
      <w:r w:rsidRPr="002B73A8">
        <w:t xml:space="preserve"> </w:t>
      </w:r>
      <w:r w:rsidRPr="002B73A8">
        <w:rPr>
          <w:spacing w:val="-1"/>
        </w:rPr>
        <w:t xml:space="preserve">(See Figure </w:t>
      </w:r>
      <w:r w:rsidRPr="002B73A8">
        <w:t xml:space="preserve">70: </w:t>
      </w:r>
      <w:r w:rsidRPr="002B73A8">
        <w:rPr>
          <w:spacing w:val="-1"/>
        </w:rPr>
        <w:t>Synchronizer.exe window).</w:t>
      </w:r>
      <w:r w:rsidRPr="002B73A8">
        <w:t xml:space="preserve"> </w:t>
      </w:r>
      <w:r w:rsidRPr="002B73A8">
        <w:rPr>
          <w:spacing w:val="-1"/>
        </w:rPr>
        <w:t>The status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lines</w:t>
      </w:r>
    </w:p>
    <w:p w:rsidR="00393CEF" w:rsidRPr="002B73A8" w:rsidRDefault="00DA3427">
      <w:pPr>
        <w:pStyle w:val="BodyText"/>
        <w:ind w:left="119" w:right="1003"/>
      </w:pPr>
      <w:r w:rsidRPr="002B73A8">
        <w:rPr>
          <w:spacing w:val="-1"/>
        </w:rPr>
        <w:t>“Installing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Service:</w:t>
      </w:r>
      <w:r w:rsidRPr="002B73A8">
        <w:t xml:space="preserve"> xxx”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“Service </w:t>
      </w:r>
      <w:r w:rsidRPr="002B73A8">
        <w:t>xxx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has</w:t>
      </w:r>
      <w:r w:rsidRPr="002B73A8">
        <w:t xml:space="preserve"> </w:t>
      </w:r>
      <w:r w:rsidRPr="002B73A8">
        <w:rPr>
          <w:spacing w:val="-1"/>
        </w:rPr>
        <w:t>been</w:t>
      </w:r>
      <w:r w:rsidRPr="002B73A8">
        <w:t xml:space="preserve"> successfully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installed”</w:t>
      </w:r>
      <w:r w:rsidRPr="002B73A8">
        <w:t xml:space="preserve"> show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synchronizer name.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278" w:firstLine="0"/>
      </w:pPr>
      <w:r w:rsidRPr="002B73A8">
        <w:rPr>
          <w:spacing w:val="-1"/>
        </w:rPr>
        <w:t>Go</w:t>
      </w:r>
      <w:r w:rsidRPr="002B73A8">
        <w:t xml:space="preserve"> to </w:t>
      </w:r>
      <w:r w:rsidRPr="002B73A8">
        <w:rPr>
          <w:spacing w:val="-1"/>
        </w:rPr>
        <w:t xml:space="preserve">“Services” </w:t>
      </w:r>
      <w:r w:rsidRPr="002B73A8">
        <w:t>via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“Administration</w:t>
      </w:r>
      <w:r w:rsidRPr="002B73A8">
        <w:t xml:space="preserve"> </w:t>
      </w:r>
      <w:r w:rsidRPr="002B73A8">
        <w:rPr>
          <w:spacing w:val="-1"/>
        </w:rPr>
        <w:t>Tools”,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service,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select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(See</w:t>
      </w:r>
      <w:r w:rsidRPr="002B73A8">
        <w:rPr>
          <w:spacing w:val="73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 xml:space="preserve">71: </w:t>
      </w:r>
      <w:r w:rsidRPr="002B73A8">
        <w:rPr>
          <w:spacing w:val="-1"/>
        </w:rPr>
        <w:t>Starting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Service).</w:t>
      </w:r>
      <w:r w:rsidRPr="002B73A8">
        <w:t xml:space="preserve"> </w:t>
      </w:r>
      <w:r w:rsidRPr="002B73A8">
        <w:rPr>
          <w:spacing w:val="-1"/>
        </w:rPr>
        <w:t>Alternately,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 xml:space="preserve">you </w:t>
      </w:r>
      <w:r w:rsidRPr="002B73A8">
        <w:rPr>
          <w:spacing w:val="-1"/>
        </w:rPr>
        <w:t>could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enter “</w:t>
      </w:r>
      <w:proofErr w:type="spellStart"/>
      <w:r w:rsidRPr="002B73A8">
        <w:rPr>
          <w:spacing w:val="-1"/>
        </w:rPr>
        <w:t>services.msc</w:t>
      </w:r>
      <w:proofErr w:type="spellEnd"/>
      <w:r w:rsidRPr="002B73A8">
        <w:rPr>
          <w:spacing w:val="-1"/>
        </w:rPr>
        <w:t xml:space="preserve">” </w:t>
      </w:r>
      <w:r w:rsidRPr="002B73A8">
        <w:t>in the</w:t>
      </w:r>
      <w:r w:rsidRPr="002B73A8">
        <w:rPr>
          <w:spacing w:val="-1"/>
        </w:rPr>
        <w:t xml:space="preserve"> run</w:t>
      </w:r>
      <w:r w:rsidRPr="002B73A8">
        <w:rPr>
          <w:spacing w:val="1"/>
        </w:rPr>
        <w:t xml:space="preserve"> </w:t>
      </w:r>
      <w:r w:rsidRPr="002B73A8">
        <w:t>box</w:t>
      </w:r>
      <w:r w:rsidRPr="002B73A8">
        <w:rPr>
          <w:spacing w:val="2"/>
        </w:rPr>
        <w:t xml:space="preserve"> </w:t>
      </w:r>
      <w:r w:rsidRPr="002B73A8">
        <w:t>to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bring</w:t>
      </w:r>
      <w:r w:rsidRPr="002B73A8">
        <w:rPr>
          <w:spacing w:val="-3"/>
        </w:rPr>
        <w:t xml:space="preserve"> </w:t>
      </w:r>
      <w:r w:rsidRPr="002B73A8">
        <w:t>up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Explorer window.</w:t>
      </w:r>
      <w:r w:rsidRPr="002B73A8">
        <w:rPr>
          <w:spacing w:val="60"/>
        </w:rPr>
        <w:t xml:space="preserve"> </w:t>
      </w:r>
      <w:r w:rsidRPr="002B73A8">
        <w:t>Verify</w:t>
      </w:r>
    </w:p>
    <w:p w:rsidR="00393CEF" w:rsidRPr="002B73A8" w:rsidRDefault="00DA3427">
      <w:pPr>
        <w:pStyle w:val="BodyText"/>
        <w:ind w:left="119" w:right="1065"/>
      </w:pPr>
      <w:r w:rsidRPr="002B73A8">
        <w:rPr>
          <w:spacing w:val="-1"/>
        </w:rPr>
        <w:t xml:space="preserve">‘Started’ </w:t>
      </w:r>
      <w:r w:rsidRPr="002B73A8">
        <w:t>is</w:t>
      </w:r>
      <w:r w:rsidRPr="002B73A8">
        <w:rPr>
          <w:spacing w:val="-1"/>
        </w:rPr>
        <w:t xml:space="preserve"> displayed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Status</w:t>
      </w:r>
      <w:r w:rsidRPr="002B73A8">
        <w:t xml:space="preserve"> </w:t>
      </w:r>
      <w:r w:rsidRPr="002B73A8">
        <w:rPr>
          <w:spacing w:val="-1"/>
        </w:rPr>
        <w:t>column</w:t>
      </w:r>
      <w:r w:rsidRPr="002B73A8">
        <w:t xml:space="preserve"> in the</w:t>
      </w:r>
      <w:r w:rsidRPr="002B73A8">
        <w:rPr>
          <w:spacing w:val="-1"/>
        </w:rPr>
        <w:t xml:space="preserve"> row for </w:t>
      </w:r>
      <w:r w:rsidRPr="002B73A8">
        <w:t>the</w:t>
      </w:r>
      <w:r w:rsidRPr="002B73A8">
        <w:rPr>
          <w:spacing w:val="-1"/>
        </w:rPr>
        <w:t xml:space="preserve"> Synchronizer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Service.</w:t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5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A5290B" wp14:editId="6FA5290C">
            <wp:extent cx="5932608" cy="3075813"/>
            <wp:effectExtent l="19050" t="19050" r="11430" b="10795"/>
            <wp:docPr id="135" name="image64.png" descr="Starting the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08" cy="3075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  <w:sectPr w:rsidR="00393CEF" w:rsidRPr="002B73A8">
          <w:pgSz w:w="12240" w:h="15840"/>
          <w:pgMar w:top="1380" w:right="1300" w:bottom="1140" w:left="1320" w:header="0" w:footer="957" w:gutter="0"/>
          <w:cols w:space="720"/>
        </w:sect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DA3427">
      <w:pPr>
        <w:pStyle w:val="BodyText"/>
        <w:spacing w:before="147"/>
      </w:pPr>
      <w:bookmarkStart w:id="393" w:name="_bookmark131"/>
      <w:bookmarkEnd w:id="393"/>
      <w:r w:rsidRPr="002B73A8">
        <w:rPr>
          <w:spacing w:val="-1"/>
        </w:rPr>
        <w:t>Uninstall:</w:t>
      </w:r>
    </w:p>
    <w:p w:rsidR="00393CEF" w:rsidRPr="002B73A8" w:rsidRDefault="00DA3427">
      <w:pPr>
        <w:spacing w:before="74"/>
        <w:ind w:left="120"/>
        <w:rPr>
          <w:rFonts w:ascii="Arial" w:eastAsia="Arial" w:hAnsi="Arial" w:cs="Arial"/>
          <w:sz w:val="20"/>
          <w:szCs w:val="20"/>
        </w:rPr>
      </w:pPr>
      <w:r w:rsidRPr="002B73A8">
        <w:br w:type="column"/>
      </w:r>
      <w:bookmarkStart w:id="394" w:name="_Toc420012746"/>
      <w:r w:rsidR="00C42448" w:rsidRPr="002B73A8">
        <w:rPr>
          <w:rFonts w:ascii="Arial" w:hAnsi="Arial" w:cs="Arial"/>
          <w:b/>
          <w:sz w:val="20"/>
          <w:szCs w:val="20"/>
        </w:rPr>
        <w:lastRenderedPageBreak/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61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Pr="002B73A8">
        <w:rPr>
          <w:rFonts w:ascii="Arial"/>
          <w:b/>
          <w:spacing w:val="-1"/>
          <w:sz w:val="20"/>
        </w:rPr>
        <w:t>:</w:t>
      </w:r>
      <w:r w:rsidRPr="002B73A8">
        <w:rPr>
          <w:rFonts w:ascii="Arial"/>
          <w:b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Starting the Service</w:t>
      </w:r>
      <w:bookmarkEnd w:id="394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type w:val="continuous"/>
          <w:pgSz w:w="12240" w:h="15840"/>
          <w:pgMar w:top="1500" w:right="1300" w:bottom="280" w:left="1320" w:header="720" w:footer="720" w:gutter="0"/>
          <w:cols w:num="2" w:space="720" w:equalWidth="0">
            <w:col w:w="1069" w:space="2167"/>
            <w:col w:w="6384"/>
          </w:cols>
        </w:sectPr>
      </w:pPr>
    </w:p>
    <w:p w:rsidR="00393CEF" w:rsidRPr="002B73A8" w:rsidRDefault="00DA3427">
      <w:pPr>
        <w:pStyle w:val="BodyText"/>
        <w:spacing w:line="344" w:lineRule="auto"/>
        <w:ind w:right="1065"/>
      </w:pPr>
      <w:r w:rsidRPr="002B73A8">
        <w:lastRenderedPageBreak/>
        <w:t>If</w:t>
      </w:r>
      <w:r w:rsidRPr="002B73A8">
        <w:rPr>
          <w:spacing w:val="1"/>
        </w:rPr>
        <w:t xml:space="preserve"> </w:t>
      </w:r>
      <w:r w:rsidRPr="002B73A8">
        <w:t>you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uninstall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NUMI</w:t>
      </w:r>
      <w:r w:rsidRPr="002B73A8"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use: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installutil.exe -u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C:\NUMI\</w:t>
      </w:r>
      <w:r w:rsidRPr="002B73A8">
        <w:t xml:space="preserve"> </w:t>
      </w:r>
      <w:r w:rsidRPr="002B73A8">
        <w:rPr>
          <w:spacing w:val="-1"/>
        </w:rPr>
        <w:t>synchronizer\synchronizer.exe</w:t>
      </w:r>
    </w:p>
    <w:p w:rsidR="00393CEF" w:rsidRPr="002B73A8" w:rsidRDefault="00DA3427">
      <w:pPr>
        <w:pStyle w:val="BodyText"/>
        <w:spacing w:before="12"/>
        <w:ind w:firstLine="35"/>
      </w:pPr>
      <w:r w:rsidRPr="002B73A8">
        <w:rPr>
          <w:noProof/>
        </w:rPr>
        <w:drawing>
          <wp:inline distT="0" distB="0" distL="0" distR="0" wp14:anchorId="6FA5290D" wp14:editId="6FA5290E">
            <wp:extent cx="222884" cy="222884"/>
            <wp:effectExtent l="0" t="0" r="0" b="0"/>
            <wp:docPr id="137" name="image65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4" cy="2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>Please see</w:t>
      </w:r>
      <w:r w:rsidRPr="002B73A8">
        <w:rPr>
          <w:position w:val="1"/>
        </w:rPr>
        <w:t xml:space="preserve"> the</w:t>
      </w:r>
      <w:r w:rsidRPr="002B73A8">
        <w:rPr>
          <w:spacing w:val="-1"/>
          <w:position w:val="1"/>
        </w:rPr>
        <w:t xml:space="preserve"> event</w:t>
      </w:r>
      <w:r w:rsidRPr="002B73A8">
        <w:rPr>
          <w:spacing w:val="-2"/>
          <w:position w:val="1"/>
        </w:rPr>
        <w:t xml:space="preserve"> </w:t>
      </w:r>
      <w:r w:rsidRPr="002B73A8">
        <w:rPr>
          <w:position w:val="1"/>
        </w:rPr>
        <w:t>logs 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you</w:t>
      </w:r>
      <w:r w:rsidRPr="002B73A8">
        <w:rPr>
          <w:spacing w:val="-2"/>
          <w:position w:val="1"/>
        </w:rPr>
        <w:t xml:space="preserve"> </w:t>
      </w:r>
      <w:r w:rsidRPr="002B73A8">
        <w:rPr>
          <w:position w:val="1"/>
        </w:rPr>
        <w:t>have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 xml:space="preserve">any </w:t>
      </w:r>
      <w:r w:rsidRPr="002B73A8">
        <w:rPr>
          <w:spacing w:val="-1"/>
          <w:position w:val="1"/>
        </w:rPr>
        <w:t>issues.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45"/>
          <w:szCs w:val="45"/>
        </w:rPr>
      </w:pPr>
    </w:p>
    <w:p w:rsidR="00393CEF" w:rsidRPr="002B73A8" w:rsidRDefault="00DA3427">
      <w:pPr>
        <w:pStyle w:val="BodyText"/>
        <w:spacing w:before="0"/>
      </w:pPr>
      <w:r w:rsidRPr="002B73A8">
        <w:rPr>
          <w:spacing w:val="-1"/>
        </w:rPr>
        <w:t>Validate</w:t>
      </w:r>
      <w:r w:rsidRPr="002B73A8">
        <w:t xml:space="preserve"> </w:t>
      </w:r>
      <w:r w:rsidRPr="002B73A8">
        <w:rPr>
          <w:spacing w:val="-1"/>
        </w:rPr>
        <w:t>Installation: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confirm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synchronizer installation</w:t>
      </w:r>
    </w:p>
    <w:p w:rsidR="00393CEF" w:rsidRPr="002B73A8" w:rsidRDefault="00DA3427">
      <w:pPr>
        <w:pStyle w:val="BodyText"/>
        <w:spacing w:line="344" w:lineRule="auto"/>
        <w:ind w:left="119" w:right="380"/>
      </w:pPr>
      <w:r w:rsidRPr="002B73A8">
        <w:rPr>
          <w:spacing w:val="-1"/>
        </w:rPr>
        <w:t>Open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-4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Management</w:t>
      </w:r>
      <w:r w:rsidRPr="002B73A8">
        <w:t xml:space="preserve"> Studio </w:t>
      </w:r>
      <w:r w:rsidRPr="002B73A8">
        <w:rPr>
          <w:spacing w:val="-1"/>
        </w:rPr>
        <w:t xml:space="preserve">after </w:t>
      </w:r>
      <w:r w:rsidRPr="002B73A8">
        <w:t xml:space="preserve">2 </w:t>
      </w:r>
      <w:r w:rsidRPr="002B73A8">
        <w:rPr>
          <w:spacing w:val="-1"/>
        </w:rPr>
        <w:t>hours.</w:t>
      </w:r>
      <w:r w:rsidRPr="002B73A8">
        <w:t xml:space="preserve"> </w:t>
      </w: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</w:t>
      </w:r>
      <w:r w:rsidRPr="002B73A8">
        <w:t>new</w:t>
      </w:r>
      <w:r w:rsidRPr="002B73A8">
        <w:rPr>
          <w:spacing w:val="-1"/>
        </w:rPr>
        <w:t xml:space="preserve"> </w:t>
      </w:r>
      <w:r w:rsidRPr="002B73A8">
        <w:t>query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t>type: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 xml:space="preserve">Use </w:t>
      </w:r>
      <w:proofErr w:type="spellStart"/>
      <w:r w:rsidRPr="002B73A8">
        <w:rPr>
          <w:spacing w:val="-1"/>
        </w:rPr>
        <w:t>numi</w:t>
      </w:r>
      <w:proofErr w:type="spellEnd"/>
      <w:r w:rsidRPr="002B73A8">
        <w:t xml:space="preserve"> go.</w:t>
      </w:r>
    </w:p>
    <w:p w:rsidR="00393CEF" w:rsidRPr="002B73A8" w:rsidRDefault="00DA3427">
      <w:pPr>
        <w:pStyle w:val="BodyText"/>
        <w:spacing w:before="4"/>
        <w:ind w:left="119" w:right="1065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 xml:space="preserve">TOP </w:t>
      </w:r>
      <w:r w:rsidRPr="002B73A8">
        <w:t>1000 * from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patientstay</w:t>
      </w:r>
      <w:proofErr w:type="spellEnd"/>
      <w:r w:rsidRPr="002B73A8">
        <w:rPr>
          <w:spacing w:val="-1"/>
        </w:rPr>
        <w:t>.</w:t>
      </w:r>
    </w:p>
    <w:p w:rsidR="00393CEF" w:rsidRPr="002B73A8" w:rsidRDefault="00DA3427">
      <w:pPr>
        <w:pStyle w:val="BodyText"/>
        <w:ind w:left="119" w:right="1065"/>
      </w:pPr>
      <w:r w:rsidRPr="002B73A8">
        <w:rPr>
          <w:spacing w:val="-1"/>
        </w:rPr>
        <w:t>Click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&lt;</w:t>
      </w:r>
      <w:r w:rsidRPr="002B73A8">
        <w:rPr>
          <w:spacing w:val="-1"/>
        </w:rPr>
        <w:t>Execute&gt; button</w:t>
      </w:r>
      <w:r w:rsidRPr="002B73A8">
        <w:t xml:space="preserve"> to </w:t>
      </w:r>
      <w:r w:rsidRPr="002B73A8">
        <w:rPr>
          <w:spacing w:val="-1"/>
        </w:rPr>
        <w:t>run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query.</w:t>
      </w:r>
      <w:r w:rsidRPr="002B73A8">
        <w:t xml:space="preserve"> 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records</w:t>
      </w:r>
      <w:r w:rsidRPr="002B73A8">
        <w:t xml:space="preserve"> </w:t>
      </w:r>
      <w:r w:rsidRPr="002B73A8">
        <w:rPr>
          <w:spacing w:val="-1"/>
        </w:rPr>
        <w:t>shall</w:t>
      </w:r>
      <w:r w:rsidRPr="002B73A8">
        <w:t xml:space="preserve"> </w:t>
      </w:r>
      <w:r w:rsidRPr="002B73A8">
        <w:rPr>
          <w:spacing w:val="-1"/>
        </w:rPr>
        <w:t>display.</w:t>
      </w:r>
    </w:p>
    <w:p w:rsidR="00393CEF" w:rsidRPr="002B73A8" w:rsidRDefault="00393CEF">
      <w:pPr>
        <w:sectPr w:rsidR="00393CEF" w:rsidRPr="002B73A8">
          <w:type w:val="continuous"/>
          <w:pgSz w:w="12240" w:h="15840"/>
          <w:pgMar w:top="1500" w:right="1300" w:bottom="280" w:left="1320" w:header="720" w:footer="720" w:gutter="0"/>
          <w:cols w:space="720"/>
        </w:sectPr>
      </w:pPr>
    </w:p>
    <w:p w:rsidR="00393CEF" w:rsidRPr="002B73A8" w:rsidRDefault="00DA3427">
      <w:pPr>
        <w:pStyle w:val="Heading2"/>
        <w:spacing w:before="38"/>
        <w:ind w:left="120" w:firstLine="0"/>
        <w:rPr>
          <w:b w:val="0"/>
          <w:bCs w:val="0"/>
        </w:rPr>
      </w:pPr>
      <w:bookmarkStart w:id="395" w:name="6.18._Add_Jobs_to_the_SQL_Server"/>
      <w:bookmarkStart w:id="396" w:name="_bookmark132"/>
      <w:bookmarkEnd w:id="395"/>
      <w:bookmarkEnd w:id="396"/>
      <w:r w:rsidRPr="002B73A8">
        <w:rPr>
          <w:spacing w:val="-1"/>
        </w:rPr>
        <w:lastRenderedPageBreak/>
        <w:t>6.18</w:t>
      </w:r>
      <w:proofErr w:type="gramStart"/>
      <w:r w:rsidRPr="002B73A8">
        <w:rPr>
          <w:spacing w:val="-1"/>
        </w:rPr>
        <w:t>.</w:t>
      </w:r>
      <w:r w:rsidRPr="002B73A8">
        <w:t xml:space="preserve"> </w:t>
      </w:r>
      <w:r w:rsidRPr="002B73A8">
        <w:rPr>
          <w:spacing w:val="11"/>
        </w:rPr>
        <w:t xml:space="preserve"> </w:t>
      </w:r>
      <w:r w:rsidRPr="002B73A8">
        <w:rPr>
          <w:spacing w:val="-1"/>
        </w:rPr>
        <w:t>Add</w:t>
      </w:r>
      <w:proofErr w:type="gramEnd"/>
      <w:r w:rsidRPr="002B73A8">
        <w:rPr>
          <w:spacing w:val="-6"/>
        </w:rPr>
        <w:t xml:space="preserve"> </w:t>
      </w:r>
      <w:r w:rsidRPr="002B73A8">
        <w:rPr>
          <w:spacing w:val="-1"/>
        </w:rPr>
        <w:t>Jobs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SQL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There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are three </w:t>
      </w:r>
      <w:r w:rsidRPr="002B73A8">
        <w:t>jobs</w:t>
      </w:r>
      <w:r w:rsidRPr="002B73A8">
        <w:rPr>
          <w:spacing w:val="-1"/>
        </w:rPr>
        <w:t xml:space="preserve"> that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added</w:t>
      </w:r>
      <w:r w:rsidRPr="002B73A8">
        <w:t xml:space="preserve"> to the</w:t>
      </w:r>
      <w:r w:rsidRPr="002B73A8">
        <w:rPr>
          <w:spacing w:val="-1"/>
        </w:rPr>
        <w:t xml:space="preserve"> 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Server,</w:t>
      </w:r>
      <w:r w:rsidRPr="002B73A8">
        <w:t xml:space="preserve"> </w:t>
      </w:r>
      <w:r w:rsidRPr="002B73A8">
        <w:rPr>
          <w:spacing w:val="-1"/>
        </w:rPr>
        <w:t>specifically,</w:t>
      </w:r>
    </w:p>
    <w:p w:rsidR="00393CEF" w:rsidRPr="002B73A8" w:rsidRDefault="00DA3427">
      <w:pPr>
        <w:pStyle w:val="BodyText"/>
        <w:ind w:left="119"/>
      </w:pPr>
      <w:proofErr w:type="spellStart"/>
      <w:r w:rsidRPr="002B73A8">
        <w:rPr>
          <w:spacing w:val="-1"/>
        </w:rPr>
        <w:t>NUMI_PhysicianAdvisorPatientReview_AutoExpire</w:t>
      </w:r>
      <w:proofErr w:type="spellEnd"/>
      <w:r w:rsidRPr="002B73A8">
        <w:t xml:space="preserve"> </w:t>
      </w:r>
      <w:proofErr w:type="spellStart"/>
      <w:r w:rsidRPr="002B73A8">
        <w:rPr>
          <w:spacing w:val="-1"/>
        </w:rPr>
        <w:t>LogSynchDB_ValidateSynchronizer</w:t>
      </w:r>
      <w:proofErr w:type="spellEnd"/>
      <w:r w:rsidRPr="002B73A8">
        <w:rPr>
          <w:spacing w:val="86"/>
        </w:rPr>
        <w:t xml:space="preserve"> </w:t>
      </w:r>
      <w:proofErr w:type="spellStart"/>
      <w:r w:rsidRPr="002B73A8">
        <w:rPr>
          <w:spacing w:val="-1"/>
        </w:rPr>
        <w:t>NUMI_AlterIndex_Rebuild</w:t>
      </w:r>
      <w:proofErr w:type="spellEnd"/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 xml:space="preserve">These </w:t>
      </w:r>
      <w:r w:rsidRPr="002B73A8">
        <w:t xml:space="preserve">jobs </w:t>
      </w:r>
      <w:r w:rsidRPr="002B73A8">
        <w:rPr>
          <w:spacing w:val="-2"/>
        </w:rPr>
        <w:t>can</w:t>
      </w:r>
      <w:r w:rsidRPr="002B73A8"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scripts</w:t>
      </w:r>
      <w:r w:rsidRPr="002B73A8">
        <w:t xml:space="preserve"> </w:t>
      </w:r>
      <w:r w:rsidRPr="002B73A8">
        <w:rPr>
          <w:spacing w:val="-1"/>
        </w:rPr>
        <w:t>(included</w:t>
      </w:r>
      <w:r w:rsidRPr="002B73A8">
        <w:t xml:space="preserve"> in the </w:t>
      </w:r>
      <w:r w:rsidRPr="002B73A8">
        <w:rPr>
          <w:spacing w:val="-1"/>
        </w:rPr>
        <w:t>build)</w:t>
      </w:r>
      <w:r w:rsidRPr="002B73A8">
        <w:t xml:space="preserve"> </w:t>
      </w:r>
      <w:r w:rsidRPr="002B73A8">
        <w:rPr>
          <w:spacing w:val="-1"/>
        </w:rPr>
        <w:t>or,</w:t>
      </w:r>
      <w:r w:rsidRPr="002B73A8">
        <w:t xml:space="preserve"> if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are transferring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87"/>
        </w:rPr>
        <w:t xml:space="preserve"> </w:t>
      </w:r>
      <w:r w:rsidRPr="002B73A8">
        <w:t>another</w:t>
      </w:r>
      <w:r w:rsidRPr="002B73A8">
        <w:rPr>
          <w:spacing w:val="-1"/>
        </w:rPr>
        <w:t xml:space="preserve"> server,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you</w:t>
      </w:r>
      <w:r w:rsidRPr="002B73A8">
        <w:t xml:space="preserve"> can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 xml:space="preserve">each job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script</w:t>
      </w:r>
      <w:r w:rsidRPr="002B73A8">
        <w:t xml:space="preserve"> </w:t>
      </w:r>
      <w:r w:rsidRPr="002B73A8">
        <w:rPr>
          <w:spacing w:val="-2"/>
        </w:rPr>
        <w:t>as</w:t>
      </w:r>
      <w:r w:rsidRPr="002B73A8">
        <w:t xml:space="preserve"> DROP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CREATE.</w:t>
      </w:r>
    </w:p>
    <w:p w:rsidR="00393CEF" w:rsidRPr="002B73A8" w:rsidRDefault="00DA3427">
      <w:pPr>
        <w:spacing w:before="122"/>
        <w:ind w:left="840"/>
        <w:rPr>
          <w:rFonts w:ascii="Calibri" w:eastAsia="Calibri" w:hAnsi="Calibri" w:cs="Calibri"/>
        </w:rPr>
      </w:pPr>
      <w:r w:rsidRPr="002B73A8">
        <w:rPr>
          <w:rFonts w:ascii="Calibri"/>
          <w:spacing w:val="-1"/>
        </w:rPr>
        <w:t>Backup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</w:rPr>
        <w:t>the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jobs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</w:rPr>
        <w:t>before</w:t>
      </w:r>
      <w:r w:rsidRPr="002B73A8">
        <w:rPr>
          <w:rFonts w:ascii="Calibri"/>
          <w:spacing w:val="-1"/>
        </w:rPr>
        <w:t xml:space="preserve"> you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run</w:t>
      </w:r>
      <w:r w:rsidRPr="002B73A8">
        <w:rPr>
          <w:rFonts w:ascii="Calibri"/>
          <w:spacing w:val="-4"/>
        </w:rPr>
        <w:t xml:space="preserve"> </w:t>
      </w:r>
      <w:r w:rsidRPr="002B73A8">
        <w:rPr>
          <w:rFonts w:ascii="Calibri"/>
        </w:rPr>
        <w:t>the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scripts.</w:t>
      </w:r>
      <w:r w:rsidRPr="002B73A8">
        <w:rPr>
          <w:rFonts w:ascii="Calibri"/>
          <w:spacing w:val="-4"/>
        </w:rPr>
        <w:t xml:space="preserve"> </w:t>
      </w:r>
      <w:r w:rsidRPr="002B73A8">
        <w:rPr>
          <w:rFonts w:ascii="Calibri"/>
        </w:rPr>
        <w:t>Modify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scripts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to</w:t>
      </w:r>
      <w:r w:rsidRPr="002B73A8">
        <w:rPr>
          <w:rFonts w:ascii="Calibri"/>
          <w:spacing w:val="-3"/>
        </w:rPr>
        <w:t xml:space="preserve"> </w:t>
      </w:r>
      <w:r w:rsidRPr="002B73A8">
        <w:rPr>
          <w:rFonts w:ascii="Calibri"/>
          <w:spacing w:val="-1"/>
        </w:rPr>
        <w:t>replace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the</w:t>
      </w:r>
    </w:p>
    <w:p w:rsidR="00393CEF" w:rsidRPr="002B73A8" w:rsidRDefault="00DA3427">
      <w:pPr>
        <w:spacing w:before="39" w:line="275" w:lineRule="auto"/>
        <w:ind w:left="840" w:right="239"/>
        <w:rPr>
          <w:rFonts w:ascii="Calibri" w:eastAsia="Calibri" w:hAnsi="Calibri" w:cs="Calibri"/>
        </w:rPr>
      </w:pPr>
      <w:proofErr w:type="gramStart"/>
      <w:r w:rsidRPr="002B73A8">
        <w:rPr>
          <w:rFonts w:ascii="Calibri"/>
          <w:spacing w:val="-1"/>
        </w:rPr>
        <w:t>@</w:t>
      </w:r>
      <w:proofErr w:type="spellStart"/>
      <w:r w:rsidRPr="002B73A8">
        <w:rPr>
          <w:rFonts w:ascii="Calibri"/>
          <w:spacing w:val="-1"/>
        </w:rPr>
        <w:t>owner_login_name</w:t>
      </w:r>
      <w:proofErr w:type="spellEnd"/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with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owner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login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name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appropriate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for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your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installation,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if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necessary</w:t>
      </w:r>
      <w:r w:rsidRPr="002B73A8">
        <w:rPr>
          <w:rFonts w:ascii="Calibri"/>
          <w:spacing w:val="77"/>
          <w:w w:val="99"/>
        </w:rPr>
        <w:t xml:space="preserve"> </w:t>
      </w:r>
      <w:proofErr w:type="spellStart"/>
      <w:r w:rsidRPr="002B73A8">
        <w:rPr>
          <w:rFonts w:ascii="Calibri"/>
          <w:spacing w:val="-1"/>
        </w:rPr>
        <w:t>NUMI_PhysicianAdvisorPatientReview_AutoExpire</w:t>
      </w:r>
      <w:proofErr w:type="spellEnd"/>
      <w:r w:rsidRPr="002B73A8">
        <w:rPr>
          <w:rFonts w:ascii="Calibri"/>
          <w:spacing w:val="-12"/>
        </w:rPr>
        <w:t xml:space="preserve"> </w:t>
      </w:r>
      <w:r w:rsidRPr="002B73A8">
        <w:rPr>
          <w:rFonts w:ascii="Calibri"/>
          <w:spacing w:val="-1"/>
        </w:rPr>
        <w:t>is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</w:rPr>
        <w:t>a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</w:rPr>
        <w:t>job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that</w:t>
      </w:r>
      <w:r w:rsidRPr="002B73A8">
        <w:rPr>
          <w:rFonts w:ascii="Calibri"/>
          <w:spacing w:val="-9"/>
        </w:rPr>
        <w:t xml:space="preserve"> </w:t>
      </w:r>
      <w:r w:rsidRPr="002B73A8">
        <w:rPr>
          <w:rFonts w:ascii="Calibri"/>
          <w:spacing w:val="-1"/>
        </w:rPr>
        <w:t>executes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Stored</w:t>
      </w:r>
      <w:r w:rsidRPr="002B73A8">
        <w:rPr>
          <w:rFonts w:ascii="Calibri"/>
          <w:spacing w:val="-10"/>
        </w:rPr>
        <w:t xml:space="preserve"> </w:t>
      </w:r>
      <w:r w:rsidRPr="002B73A8">
        <w:rPr>
          <w:rFonts w:ascii="Calibri"/>
          <w:spacing w:val="-1"/>
        </w:rPr>
        <w:t>Procedure</w:t>
      </w:r>
      <w:r w:rsidRPr="002B73A8">
        <w:rPr>
          <w:rFonts w:ascii="Calibri"/>
          <w:spacing w:val="93"/>
          <w:w w:val="99"/>
        </w:rPr>
        <w:t xml:space="preserve"> </w:t>
      </w:r>
      <w:proofErr w:type="spellStart"/>
      <w:r w:rsidRPr="002B73A8">
        <w:rPr>
          <w:rFonts w:ascii="Calibri"/>
          <w:spacing w:val="-1"/>
        </w:rPr>
        <w:t>usp_PhysicianAdvisorPatientReview_AutoExpire</w:t>
      </w:r>
      <w:proofErr w:type="spellEnd"/>
      <w:r w:rsidRPr="002B73A8">
        <w:rPr>
          <w:rFonts w:ascii="Calibri"/>
          <w:spacing w:val="-13"/>
        </w:rPr>
        <w:t xml:space="preserve"> </w:t>
      </w:r>
      <w:r w:rsidRPr="002B73A8">
        <w:rPr>
          <w:rFonts w:ascii="Calibri"/>
        </w:rPr>
        <w:t>every</w:t>
      </w:r>
      <w:r w:rsidRPr="002B73A8">
        <w:rPr>
          <w:rFonts w:ascii="Calibri"/>
          <w:spacing w:val="-16"/>
        </w:rPr>
        <w:t xml:space="preserve"> </w:t>
      </w:r>
      <w:r w:rsidRPr="002B73A8">
        <w:rPr>
          <w:rFonts w:ascii="Calibri"/>
        </w:rPr>
        <w:t>day</w:t>
      </w:r>
      <w:r w:rsidRPr="002B73A8">
        <w:rPr>
          <w:rFonts w:ascii="Calibri"/>
          <w:spacing w:val="-16"/>
        </w:rPr>
        <w:t xml:space="preserve"> </w:t>
      </w:r>
      <w:r w:rsidRPr="002B73A8">
        <w:rPr>
          <w:rFonts w:ascii="Calibri"/>
        </w:rPr>
        <w:t>at</w:t>
      </w:r>
      <w:r w:rsidRPr="002B73A8">
        <w:rPr>
          <w:rFonts w:ascii="Calibri"/>
          <w:spacing w:val="-10"/>
        </w:rPr>
        <w:t xml:space="preserve"> </w:t>
      </w:r>
      <w:r w:rsidRPr="002B73A8">
        <w:rPr>
          <w:rFonts w:ascii="Calibri"/>
          <w:spacing w:val="-1"/>
        </w:rPr>
        <w:t>midnight.</w:t>
      </w:r>
      <w:proofErr w:type="gramEnd"/>
      <w:r w:rsidRPr="002B73A8">
        <w:rPr>
          <w:rFonts w:ascii="Calibri"/>
          <w:spacing w:val="-12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Stored</w:t>
      </w:r>
      <w:r w:rsidRPr="002B73A8">
        <w:rPr>
          <w:rFonts w:ascii="Calibri"/>
          <w:spacing w:val="-13"/>
        </w:rPr>
        <w:t xml:space="preserve"> </w:t>
      </w:r>
      <w:r w:rsidRPr="002B73A8">
        <w:rPr>
          <w:rFonts w:ascii="Calibri"/>
        </w:rPr>
        <w:t>Procedure</w:t>
      </w:r>
      <w:r w:rsidRPr="002B73A8">
        <w:rPr>
          <w:rFonts w:ascii="Calibri"/>
          <w:spacing w:val="77"/>
          <w:w w:val="99"/>
        </w:rPr>
        <w:t xml:space="preserve"> </w:t>
      </w:r>
      <w:r w:rsidRPr="002B73A8">
        <w:rPr>
          <w:rFonts w:ascii="Calibri"/>
          <w:spacing w:val="-1"/>
        </w:rPr>
        <w:t>looks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for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b/>
          <w:spacing w:val="-1"/>
        </w:rPr>
        <w:t>Physician</w:t>
      </w:r>
      <w:r w:rsidRPr="002B73A8">
        <w:rPr>
          <w:rFonts w:ascii="Calibri"/>
          <w:b/>
          <w:spacing w:val="-5"/>
        </w:rPr>
        <w:t xml:space="preserve"> </w:t>
      </w:r>
      <w:r w:rsidRPr="002B73A8">
        <w:rPr>
          <w:rFonts w:ascii="Calibri"/>
          <w:b/>
          <w:spacing w:val="-1"/>
        </w:rPr>
        <w:t>UM</w:t>
      </w:r>
      <w:r w:rsidRPr="002B73A8">
        <w:rPr>
          <w:rFonts w:ascii="Calibri"/>
          <w:b/>
          <w:spacing w:val="-6"/>
        </w:rPr>
        <w:t xml:space="preserve"> </w:t>
      </w:r>
      <w:r w:rsidRPr="002B73A8">
        <w:rPr>
          <w:rFonts w:ascii="Calibri"/>
          <w:b/>
        </w:rPr>
        <w:t>Advisor</w:t>
      </w:r>
      <w:r w:rsidRPr="002B73A8">
        <w:rPr>
          <w:rFonts w:ascii="Calibri"/>
          <w:b/>
          <w:spacing w:val="-8"/>
        </w:rPr>
        <w:t xml:space="preserve"> </w:t>
      </w:r>
      <w:r w:rsidRPr="002B73A8">
        <w:rPr>
          <w:rFonts w:ascii="Calibri"/>
          <w:spacing w:val="-1"/>
        </w:rPr>
        <w:t>(PUMA)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Reviews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that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have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not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been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completed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within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14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1"/>
        </w:rPr>
        <w:t>days</w:t>
      </w:r>
      <w:r w:rsidRPr="002B73A8">
        <w:rPr>
          <w:rFonts w:ascii="Calibri"/>
          <w:spacing w:val="67"/>
          <w:w w:val="99"/>
        </w:rPr>
        <w:t xml:space="preserve"> </w:t>
      </w:r>
      <w:r w:rsidRPr="002B73A8">
        <w:rPr>
          <w:rFonts w:ascii="Calibri"/>
          <w:spacing w:val="-1"/>
        </w:rPr>
        <w:t>and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marks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them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as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Completed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with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a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reason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description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of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Expired.</w:t>
      </w:r>
    </w:p>
    <w:p w:rsidR="00393CEF" w:rsidRPr="002B73A8" w:rsidRDefault="00DA3427">
      <w:pPr>
        <w:pStyle w:val="BodyText"/>
        <w:spacing w:before="198"/>
        <w:ind w:left="119"/>
      </w:pPr>
      <w:proofErr w:type="spellStart"/>
      <w:r w:rsidRPr="002B73A8">
        <w:rPr>
          <w:spacing w:val="-1"/>
        </w:rPr>
        <w:t>LogSynchDB_ValidateSynchronizer</w:t>
      </w:r>
      <w:proofErr w:type="spellEnd"/>
      <w:r w:rsidRPr="002B73A8">
        <w:rPr>
          <w:spacing w:val="-2"/>
        </w:rPr>
        <w:t xml:space="preserve"> </w:t>
      </w:r>
      <w:r w:rsidRPr="002B73A8">
        <w:t xml:space="preserve">is job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executed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t xml:space="preserve">stored </w:t>
      </w:r>
      <w:r w:rsidRPr="002B73A8">
        <w:rPr>
          <w:spacing w:val="-1"/>
        </w:rPr>
        <w:t>procedure</w:t>
      </w:r>
      <w:r w:rsidRPr="002B73A8">
        <w:rPr>
          <w:spacing w:val="53"/>
        </w:rPr>
        <w:t xml:space="preserve"> </w:t>
      </w:r>
      <w:proofErr w:type="spellStart"/>
      <w:r w:rsidRPr="002B73A8">
        <w:rPr>
          <w:spacing w:val="-1"/>
        </w:rPr>
        <w:t>LogSyncDB.dbo.usp_LogSync_ValidateSynchronizer</w:t>
      </w:r>
      <w:proofErr w:type="spellEnd"/>
      <w:r w:rsidRPr="002B73A8">
        <w:rPr>
          <w:spacing w:val="-1"/>
        </w:rPr>
        <w:t xml:space="preserve"> </w:t>
      </w:r>
      <w:r w:rsidRPr="002B73A8">
        <w:t>every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hour.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stored </w:t>
      </w:r>
      <w:r w:rsidRPr="002B73A8">
        <w:rPr>
          <w:spacing w:val="-1"/>
        </w:rPr>
        <w:t>procedure</w:t>
      </w:r>
      <w:r w:rsidRPr="002B73A8">
        <w:t xml:space="preserve"> </w:t>
      </w:r>
      <w:r w:rsidRPr="002B73A8">
        <w:rPr>
          <w:spacing w:val="-1"/>
        </w:rPr>
        <w:t>checks</w:t>
      </w:r>
      <w:r w:rsidRPr="002B73A8">
        <w:rPr>
          <w:spacing w:val="87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stays</w:t>
      </w:r>
      <w:r w:rsidRPr="002B73A8">
        <w:t xml:space="preserve"> </w:t>
      </w:r>
      <w:r w:rsidRPr="002B73A8">
        <w:rPr>
          <w:spacing w:val="-1"/>
        </w:rPr>
        <w:t xml:space="preserve">have </w:t>
      </w:r>
      <w:r w:rsidRPr="002B73A8">
        <w:t xml:space="preserve">been </w:t>
      </w:r>
      <w:r w:rsidRPr="002B73A8">
        <w:rPr>
          <w:spacing w:val="-1"/>
        </w:rPr>
        <w:t>imported</w:t>
      </w:r>
      <w:r w:rsidRPr="002B73A8">
        <w:t xml:space="preserve"> </w:t>
      </w:r>
      <w:r w:rsidRPr="002B73A8">
        <w:rPr>
          <w:spacing w:val="-1"/>
        </w:rPr>
        <w:t>within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last</w:t>
      </w:r>
      <w:r w:rsidRPr="002B73A8">
        <w:t xml:space="preserve"> 3 </w:t>
      </w:r>
      <w:r w:rsidRPr="002B73A8">
        <w:rPr>
          <w:spacing w:val="-1"/>
        </w:rPr>
        <w:t>hours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reports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problem</w:t>
      </w:r>
      <w:r w:rsidRPr="002B73A8">
        <w:rPr>
          <w:spacing w:val="-2"/>
        </w:rPr>
        <w:t xml:space="preserve"> </w:t>
      </w:r>
      <w:r w:rsidRPr="002B73A8">
        <w:t xml:space="preserve">to a </w:t>
      </w:r>
      <w:r w:rsidRPr="002B73A8">
        <w:rPr>
          <w:spacing w:val="-1"/>
        </w:rPr>
        <w:t>pre-defined</w:t>
      </w:r>
      <w:r w:rsidRPr="002B73A8">
        <w:t xml:space="preserve"> e-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mail</w:t>
      </w:r>
      <w:r w:rsidRPr="002B73A8">
        <w:t xml:space="preserve"> </w:t>
      </w:r>
      <w:r w:rsidRPr="002B73A8">
        <w:rPr>
          <w:spacing w:val="-1"/>
        </w:rPr>
        <w:t>distribution</w:t>
      </w:r>
      <w:r w:rsidRPr="002B73A8">
        <w:t xml:space="preserve"> </w:t>
      </w:r>
      <w:r w:rsidRPr="002B73A8">
        <w:rPr>
          <w:spacing w:val="-1"/>
        </w:rPr>
        <w:t>list,</w:t>
      </w:r>
      <w:r w:rsidRPr="002B73A8">
        <w:rPr>
          <w:spacing w:val="-2"/>
        </w:rPr>
        <w:t xml:space="preserve"> </w:t>
      </w:r>
      <w:r w:rsidRPr="002B73A8">
        <w:t xml:space="preserve">as </w:t>
      </w:r>
      <w:r w:rsidRPr="002B73A8">
        <w:rPr>
          <w:spacing w:val="-1"/>
        </w:rPr>
        <w:t>decided</w:t>
      </w:r>
      <w:r w:rsidRPr="002B73A8">
        <w:t xml:space="preserve"> by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needs of</w:t>
      </w:r>
      <w:r w:rsidRPr="002B73A8">
        <w:rPr>
          <w:spacing w:val="-1"/>
        </w:rPr>
        <w:t xml:space="preserve"> the</w:t>
      </w:r>
      <w:r w:rsidRPr="002B73A8">
        <w:t xml:space="preserve"> </w:t>
      </w:r>
      <w:r w:rsidRPr="002B73A8">
        <w:rPr>
          <w:spacing w:val="-1"/>
        </w:rPr>
        <w:t>particular</w:t>
      </w:r>
      <w:r w:rsidRPr="002B73A8">
        <w:t xml:space="preserve"> </w:t>
      </w:r>
      <w:r w:rsidRPr="002B73A8">
        <w:rPr>
          <w:spacing w:val="-1"/>
        </w:rPr>
        <w:t>installation</w:t>
      </w:r>
    </w:p>
    <w:p w:rsidR="00393CEF" w:rsidRPr="002B73A8" w:rsidRDefault="00DA3427">
      <w:pPr>
        <w:pStyle w:val="BodyText"/>
        <w:ind w:left="119"/>
      </w:pPr>
      <w:proofErr w:type="spellStart"/>
      <w:r w:rsidRPr="002B73A8">
        <w:rPr>
          <w:spacing w:val="-1"/>
        </w:rPr>
        <w:t>NUMI_AlterIndex_Rebuild</w:t>
      </w:r>
      <w:proofErr w:type="spellEnd"/>
      <w:r w:rsidRPr="002B73A8">
        <w:t xml:space="preserve"> is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job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executes</w:t>
      </w:r>
      <w:r w:rsidRPr="002B73A8">
        <w:t xml:space="preserve"> </w:t>
      </w:r>
      <w:r w:rsidRPr="002B73A8">
        <w:rPr>
          <w:spacing w:val="-1"/>
        </w:rPr>
        <w:t>the stored</w:t>
      </w:r>
      <w:r w:rsidRPr="002B73A8">
        <w:rPr>
          <w:spacing w:val="-2"/>
        </w:rPr>
        <w:t xml:space="preserve"> </w:t>
      </w:r>
      <w:r w:rsidRPr="002B73A8">
        <w:t>procedure</w:t>
      </w:r>
      <w:r w:rsidRPr="002B73A8">
        <w:rPr>
          <w:spacing w:val="53"/>
        </w:rPr>
        <w:t xml:space="preserve"> </w:t>
      </w:r>
      <w:proofErr w:type="spellStart"/>
      <w:r w:rsidRPr="002B73A8">
        <w:rPr>
          <w:spacing w:val="-1"/>
        </w:rPr>
        <w:t>NUMI.dbo.usp_AlterIndex_Rebuild</w:t>
      </w:r>
      <w:proofErr w:type="spellEnd"/>
      <w:r w:rsidRPr="002B73A8">
        <w:rPr>
          <w:spacing w:val="-1"/>
        </w:rPr>
        <w:t>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stored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procedure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rebuilds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indexes </w:t>
      </w:r>
      <w:r w:rsidRPr="002B73A8">
        <w:rPr>
          <w:spacing w:val="-1"/>
        </w:rPr>
        <w:t>for the</w:t>
      </w:r>
      <w:r w:rsidRPr="002B73A8">
        <w:t xml:space="preserve"> </w:t>
      </w:r>
      <w:r w:rsidRPr="002B73A8">
        <w:rPr>
          <w:spacing w:val="-1"/>
        </w:rPr>
        <w:t xml:space="preserve">tables </w:t>
      </w:r>
      <w:r w:rsidRPr="002B73A8">
        <w:t>in</w:t>
      </w:r>
      <w:r w:rsidRPr="002B73A8">
        <w:rPr>
          <w:spacing w:val="10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database.</w:t>
      </w:r>
    </w:p>
    <w:p w:rsidR="00393CEF" w:rsidRPr="002B73A8" w:rsidRDefault="00DA3427">
      <w:pPr>
        <w:pStyle w:val="Heading1"/>
        <w:tabs>
          <w:tab w:val="left" w:pos="839"/>
        </w:tabs>
        <w:spacing w:before="121"/>
        <w:ind w:left="120" w:firstLine="0"/>
        <w:rPr>
          <w:b w:val="0"/>
          <w:bCs w:val="0"/>
        </w:rPr>
      </w:pPr>
      <w:bookmarkStart w:id="397" w:name="7._Post-Installation_Considerations"/>
      <w:bookmarkStart w:id="398" w:name="_bookmark133"/>
      <w:bookmarkEnd w:id="397"/>
      <w:bookmarkEnd w:id="398"/>
      <w:r w:rsidRPr="002B73A8">
        <w:t>7.</w:t>
      </w:r>
      <w:r w:rsidRPr="002B73A8">
        <w:tab/>
      </w:r>
      <w:r w:rsidRPr="002B73A8">
        <w:rPr>
          <w:spacing w:val="-1"/>
        </w:rPr>
        <w:t xml:space="preserve">Post-Installation </w:t>
      </w:r>
      <w:r w:rsidRPr="002B73A8">
        <w:rPr>
          <w:spacing w:val="-2"/>
        </w:rPr>
        <w:t>Considerations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 xml:space="preserve">this is </w:t>
      </w:r>
      <w:r w:rsidRPr="002B73A8">
        <w:rPr>
          <w:spacing w:val="-1"/>
        </w:rPr>
        <w:t xml:space="preserve">applicable </w:t>
      </w:r>
      <w:r w:rsidRPr="002B73A8">
        <w:t xml:space="preserve">to </w:t>
      </w:r>
      <w:r w:rsidRPr="002B73A8">
        <w:rPr>
          <w:spacing w:val="-1"/>
        </w:rPr>
        <w:t>NUMI,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be provided</w:t>
      </w:r>
      <w:r w:rsidRPr="002B73A8"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appropriate project teams.</w:t>
      </w:r>
    </w:p>
    <w:p w:rsidR="00393CEF" w:rsidRPr="002B73A8" w:rsidRDefault="00393CEF">
      <w:pPr>
        <w:sectPr w:rsidR="00393CEF" w:rsidRPr="002B73A8">
          <w:pgSz w:w="12240" w:h="15840"/>
          <w:pgMar w:top="1400" w:right="1420" w:bottom="1140" w:left="1320" w:header="0" w:footer="957" w:gutter="0"/>
          <w:cols w:space="720"/>
        </w:sectPr>
      </w:pPr>
    </w:p>
    <w:p w:rsidR="00393CEF" w:rsidRPr="002B73A8" w:rsidRDefault="00DA3427" w:rsidP="004B4040">
      <w:pPr>
        <w:pStyle w:val="Heading1"/>
      </w:pPr>
      <w:bookmarkStart w:id="399" w:name="_Ref420411292"/>
      <w:r w:rsidRPr="002B73A8">
        <w:lastRenderedPageBreak/>
        <w:t>Acronyms and Descriptions</w:t>
      </w:r>
      <w:bookmarkEnd w:id="399"/>
    </w:p>
    <w:p w:rsidR="00393CEF" w:rsidRPr="002B73A8" w:rsidRDefault="00393CEF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393CEF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9"/>
        <w:gridCol w:w="7739"/>
      </w:tblGrid>
      <w:tr w:rsidR="00393CEF" w:rsidRPr="002B73A8">
        <w:trPr>
          <w:trHeight w:hRule="exact" w:val="574"/>
        </w:trPr>
        <w:tc>
          <w:tcPr>
            <w:tcW w:w="1789" w:type="dxa"/>
            <w:tcBorders>
              <w:top w:val="single" w:sz="13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60"/>
              <w:ind w:left="449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Acronym</w:t>
            </w:r>
          </w:p>
        </w:tc>
        <w:tc>
          <w:tcPr>
            <w:tcW w:w="773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60"/>
              <w:ind w:right="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Description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proofErr w:type="spellStart"/>
            <w:r w:rsidRPr="002B73A8">
              <w:rPr>
                <w:rFonts w:ascii="Arial"/>
                <w:spacing w:val="-1"/>
              </w:rPr>
              <w:t>CERMe</w:t>
            </w:r>
            <w:proofErr w:type="spellEnd"/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proofErr w:type="spellStart"/>
            <w:r w:rsidRPr="002B73A8">
              <w:rPr>
                <w:rFonts w:ascii="Arial"/>
                <w:spacing w:val="-1"/>
              </w:rPr>
              <w:t>CareEnhance</w:t>
            </w:r>
            <w:proofErr w:type="spellEnd"/>
            <w:r w:rsidRPr="002B73A8">
              <w:rPr>
                <w:rFonts w:ascii="Arial"/>
                <w:spacing w:val="-15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Review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Enterprise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CPU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Central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Processing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Unit</w:t>
            </w:r>
          </w:p>
        </w:tc>
      </w:tr>
      <w:tr w:rsidR="00393CEF" w:rsidRPr="002B73A8">
        <w:trPr>
          <w:trHeight w:hRule="exact" w:val="413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HTTP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proofErr w:type="spellStart"/>
            <w:r w:rsidRPr="002B73A8">
              <w:rPr>
                <w:rFonts w:ascii="Arial"/>
                <w:spacing w:val="-1"/>
              </w:rPr>
              <w:t>HyperText</w:t>
            </w:r>
            <w:proofErr w:type="spellEnd"/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Transfer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Protocol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HTTPS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proofErr w:type="spellStart"/>
            <w:r w:rsidRPr="002B73A8">
              <w:rPr>
                <w:rFonts w:ascii="Arial"/>
                <w:spacing w:val="-1"/>
              </w:rPr>
              <w:t>HyperText</w:t>
            </w:r>
            <w:proofErr w:type="spellEnd"/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</w:rPr>
              <w:t>Transfer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Protocol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Secure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IIS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Internet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Information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Services</w:t>
            </w:r>
          </w:p>
        </w:tc>
      </w:tr>
      <w:tr w:rsidR="00393CEF" w:rsidRPr="002B73A8">
        <w:trPr>
          <w:trHeight w:hRule="exact" w:val="414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MDWS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Medical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Domain</w:t>
            </w:r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</w:rPr>
              <w:t>Web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Services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NUMI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National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Utilization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Integration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PM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Project</w:t>
            </w:r>
            <w:r w:rsidRPr="002B73A8">
              <w:rPr>
                <w:rFonts w:ascii="Arial"/>
                <w:spacing w:val="-16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Manager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PUMA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Physician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UM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Advisor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QA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Quality</w:t>
            </w:r>
            <w:r w:rsidRPr="002B73A8">
              <w:rPr>
                <w:rFonts w:ascii="Arial"/>
                <w:spacing w:val="-19"/>
              </w:rPr>
              <w:t xml:space="preserve"> </w:t>
            </w:r>
            <w:r w:rsidRPr="002B73A8">
              <w:rPr>
                <w:rFonts w:ascii="Arial"/>
              </w:rPr>
              <w:t>Assurance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SQL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Standard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Query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Language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SSL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Secure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</w:rPr>
              <w:t>Socket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Layer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UM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Utilization</w:t>
            </w:r>
            <w:r w:rsidRPr="002B73A8">
              <w:rPr>
                <w:rFonts w:ascii="Arial"/>
                <w:spacing w:val="-23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</w:p>
        </w:tc>
      </w:tr>
      <w:tr w:rsidR="00393CEF">
        <w:trPr>
          <w:trHeight w:hRule="exact" w:val="427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13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URL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13" w:space="0" w:color="000000"/>
            </w:tcBorders>
          </w:tcPr>
          <w:p w:rsidR="00393CEF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Uniform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Resource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Locator</w:t>
            </w:r>
          </w:p>
        </w:tc>
      </w:tr>
    </w:tbl>
    <w:p w:rsidR="00DA3427" w:rsidRDefault="00DA3427"/>
    <w:sectPr w:rsidR="00DA3427">
      <w:pgSz w:w="12240" w:h="15840"/>
      <w:pgMar w:top="1400" w:right="1080" w:bottom="1140" w:left="1340" w:header="0" w:footer="9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569" w:rsidRDefault="00813569">
      <w:r>
        <w:separator/>
      </w:r>
    </w:p>
  </w:endnote>
  <w:endnote w:type="continuationSeparator" w:id="0">
    <w:p w:rsidR="00813569" w:rsidRDefault="00813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DC2" w:rsidRDefault="00D85DC2" w:rsidP="00063C28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/>
        <w:i/>
        <w:spacing w:val="-1"/>
        <w:sz w:val="20"/>
      </w:rPr>
      <w:t>NUMI Server Setup Guide,</w:t>
    </w:r>
    <w:r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>
      <w:rPr>
        <w:rFonts w:ascii="Times New Roman"/>
        <w:i/>
        <w:spacing w:val="-1"/>
        <w:sz w:val="20"/>
      </w:rPr>
      <w:tab/>
    </w:r>
    <w:r>
      <w:rPr>
        <w:rFonts w:ascii="Times New Roman"/>
        <w:i/>
        <w:spacing w:val="-1"/>
        <w:sz w:val="20"/>
      </w:rPr>
      <w:tab/>
    </w:r>
    <w:r>
      <w:rPr>
        <w:rFonts w:ascii="Times New Roman"/>
        <w:i/>
        <w:spacing w:val="-1"/>
        <w:sz w:val="20"/>
      </w:rPr>
      <w:tab/>
    </w:r>
    <w:r w:rsidRPr="00226DA6">
      <w:rPr>
        <w:rFonts w:ascii="Times New Roman"/>
        <w:i/>
        <w:spacing w:val="-1"/>
        <w:sz w:val="20"/>
      </w:rPr>
      <w:fldChar w:fldCharType="begin"/>
    </w:r>
    <w:r w:rsidRPr="00226DA6">
      <w:rPr>
        <w:rFonts w:ascii="Times New Roman"/>
        <w:i/>
        <w:spacing w:val="-1"/>
        <w:sz w:val="20"/>
      </w:rPr>
      <w:instrText xml:space="preserve"> PAGE   \* MERGEFORMAT </w:instrText>
    </w:r>
    <w:r w:rsidRPr="00226DA6">
      <w:rPr>
        <w:rFonts w:ascii="Times New Roman"/>
        <w:i/>
        <w:spacing w:val="-1"/>
        <w:sz w:val="20"/>
      </w:rPr>
      <w:fldChar w:fldCharType="separate"/>
    </w:r>
    <w:r w:rsidR="00EF64DA">
      <w:rPr>
        <w:rFonts w:ascii="Times New Roman"/>
        <w:i/>
        <w:noProof/>
        <w:spacing w:val="-1"/>
        <w:sz w:val="20"/>
      </w:rPr>
      <w:t>ii</w:t>
    </w:r>
    <w:r w:rsidRPr="00226DA6">
      <w:rPr>
        <w:rFonts w:ascii="Times New Roman"/>
        <w:i/>
        <w:noProof/>
        <w:spacing w:val="-1"/>
        <w:sz w:val="20"/>
      </w:rPr>
      <w:fldChar w:fldCharType="end"/>
    </w:r>
    <w:r>
      <w:rPr>
        <w:rFonts w:ascii="Times New Roman"/>
        <w:i/>
        <w:noProof/>
        <w:spacing w:val="-1"/>
        <w:sz w:val="20"/>
      </w:rPr>
      <w:tab/>
    </w:r>
    <w:r>
      <w:rPr>
        <w:rFonts w:ascii="Times New Roman"/>
        <w:i/>
        <w:noProof/>
        <w:spacing w:val="-1"/>
        <w:sz w:val="20"/>
      </w:rPr>
      <w:tab/>
      <w:t xml:space="preserve">                      </w:t>
    </w:r>
    <w:proofErr w:type="gramStart"/>
    <w:r>
      <w:rPr>
        <w:rFonts w:ascii="Times New Roman"/>
        <w:i/>
        <w:spacing w:val="-1"/>
        <w:sz w:val="20"/>
      </w:rPr>
      <w:t xml:space="preserve">Nov </w:t>
    </w:r>
    <w:r w:rsidRPr="00F865CD">
      <w:rPr>
        <w:rFonts w:ascii="Times New Roman"/>
        <w:i/>
        <w:spacing w:val="-1"/>
        <w:sz w:val="20"/>
      </w:rPr>
      <w:t xml:space="preserve"> 2015</w:t>
    </w:r>
    <w:proofErr w:type="gramEnd"/>
  </w:p>
  <w:p w:rsidR="00D85DC2" w:rsidRDefault="00D85DC2">
    <w:pPr>
      <w:pStyle w:val="Footer"/>
    </w:pPr>
  </w:p>
  <w:p w:rsidR="00D85DC2" w:rsidRDefault="00D85DC2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DC2" w:rsidRDefault="00D85DC2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865CD">
      <w:rPr>
        <w:rFonts w:ascii="Times New Roman"/>
        <w:i/>
        <w:spacing w:val="-1"/>
        <w:sz w:val="20"/>
      </w:rPr>
      <w:t>NUMI Server Setup Guide,</w:t>
    </w:r>
    <w:r w:rsidRPr="00F865CD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F865CD">
      <w:rPr>
        <w:rFonts w:ascii="Times New Roman"/>
        <w:i/>
        <w:spacing w:val="-1"/>
        <w:sz w:val="20"/>
      </w:rPr>
      <w:t xml:space="preserve"> </w:t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fldChar w:fldCharType="begin"/>
    </w:r>
    <w:r w:rsidRPr="00F865CD">
      <w:rPr>
        <w:rFonts w:ascii="Times New Roman"/>
        <w:i/>
        <w:spacing w:val="-1"/>
        <w:sz w:val="20"/>
      </w:rPr>
      <w:instrText xml:space="preserve"> PAGE   \* MERGEFORMAT </w:instrText>
    </w:r>
    <w:r w:rsidRPr="00F865CD">
      <w:rPr>
        <w:rFonts w:ascii="Times New Roman"/>
        <w:i/>
        <w:spacing w:val="-1"/>
        <w:sz w:val="20"/>
      </w:rPr>
      <w:fldChar w:fldCharType="separate"/>
    </w:r>
    <w:r w:rsidR="00EF64DA">
      <w:rPr>
        <w:rFonts w:ascii="Times New Roman"/>
        <w:i/>
        <w:noProof/>
        <w:spacing w:val="-1"/>
        <w:sz w:val="20"/>
      </w:rPr>
      <w:t>v</w:t>
    </w:r>
    <w:r w:rsidRPr="00F865CD">
      <w:rPr>
        <w:rFonts w:ascii="Times New Roman"/>
        <w:i/>
        <w:noProof/>
        <w:spacing w:val="-1"/>
        <w:sz w:val="20"/>
      </w:rPr>
      <w:fldChar w:fldCharType="end"/>
    </w:r>
    <w:r w:rsidRPr="00F865CD">
      <w:rPr>
        <w:rFonts w:ascii="Times New Roman"/>
        <w:i/>
        <w:noProof/>
        <w:spacing w:val="-1"/>
        <w:sz w:val="20"/>
      </w:rPr>
      <w:tab/>
    </w:r>
    <w:r w:rsidRPr="00F865CD">
      <w:rPr>
        <w:rFonts w:ascii="Times New Roman"/>
        <w:i/>
        <w:noProof/>
        <w:spacing w:val="-1"/>
        <w:sz w:val="20"/>
      </w:rPr>
      <w:tab/>
      <w:t xml:space="preserve">                      </w:t>
    </w:r>
    <w:r>
      <w:rPr>
        <w:rFonts w:ascii="Times New Roman"/>
        <w:i/>
        <w:spacing w:val="-1"/>
        <w:sz w:val="20"/>
      </w:rPr>
      <w:t xml:space="preserve">Nov </w:t>
    </w:r>
    <w:r w:rsidRPr="00F865CD">
      <w:rPr>
        <w:rFonts w:ascii="Times New Roman"/>
        <w:i/>
        <w:spacing w:val="-1"/>
        <w:sz w:val="20"/>
      </w:rPr>
      <w:t>2015</w:t>
    </w:r>
  </w:p>
  <w:p w:rsidR="00D85DC2" w:rsidRDefault="00D85DC2">
    <w:pPr>
      <w:pStyle w:val="Footer"/>
    </w:pPr>
  </w:p>
  <w:p w:rsidR="00D85DC2" w:rsidRDefault="00D85DC2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DC2" w:rsidRDefault="00D85DC2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865CD">
      <w:rPr>
        <w:rFonts w:ascii="Times New Roman"/>
        <w:i/>
        <w:spacing w:val="-1"/>
        <w:sz w:val="20"/>
      </w:rPr>
      <w:t>NUMI Server Setup Guide,</w:t>
    </w:r>
    <w:r w:rsidRPr="00F865CD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fldChar w:fldCharType="begin"/>
    </w:r>
    <w:r w:rsidRPr="00F865CD">
      <w:rPr>
        <w:rFonts w:ascii="Times New Roman"/>
        <w:i/>
        <w:spacing w:val="-1"/>
        <w:sz w:val="20"/>
      </w:rPr>
      <w:instrText xml:space="preserve"> PAGE   \* MERGEFORMAT </w:instrText>
    </w:r>
    <w:r w:rsidRPr="00F865CD">
      <w:rPr>
        <w:rFonts w:ascii="Times New Roman"/>
        <w:i/>
        <w:spacing w:val="-1"/>
        <w:sz w:val="20"/>
      </w:rPr>
      <w:fldChar w:fldCharType="separate"/>
    </w:r>
    <w:r w:rsidR="00485931">
      <w:rPr>
        <w:rFonts w:ascii="Times New Roman"/>
        <w:i/>
        <w:noProof/>
        <w:spacing w:val="-1"/>
        <w:sz w:val="20"/>
      </w:rPr>
      <w:t>viii</w:t>
    </w:r>
    <w:r w:rsidRPr="00F865CD">
      <w:rPr>
        <w:rFonts w:ascii="Times New Roman"/>
        <w:i/>
        <w:noProof/>
        <w:spacing w:val="-1"/>
        <w:sz w:val="20"/>
      </w:rPr>
      <w:fldChar w:fldCharType="end"/>
    </w:r>
    <w:r w:rsidRPr="00F865CD">
      <w:rPr>
        <w:rFonts w:ascii="Times New Roman"/>
        <w:i/>
        <w:noProof/>
        <w:spacing w:val="-1"/>
        <w:sz w:val="20"/>
      </w:rPr>
      <w:tab/>
    </w:r>
    <w:r w:rsidRPr="00F865CD">
      <w:rPr>
        <w:rFonts w:ascii="Times New Roman"/>
        <w:i/>
        <w:noProof/>
        <w:spacing w:val="-1"/>
        <w:sz w:val="20"/>
      </w:rPr>
      <w:tab/>
      <w:t xml:space="preserve">                       </w:t>
    </w:r>
    <w:r>
      <w:rPr>
        <w:rFonts w:ascii="Times New Roman"/>
        <w:i/>
        <w:spacing w:val="-1"/>
        <w:sz w:val="20"/>
      </w:rPr>
      <w:t xml:space="preserve">Nov </w:t>
    </w:r>
    <w:r w:rsidRPr="00F865CD">
      <w:rPr>
        <w:rFonts w:ascii="Times New Roman"/>
        <w:i/>
        <w:spacing w:val="-1"/>
        <w:sz w:val="20"/>
      </w:rPr>
      <w:t>2015</w:t>
    </w:r>
  </w:p>
  <w:p w:rsidR="00D85DC2" w:rsidRDefault="00D85DC2">
    <w:pPr>
      <w:pStyle w:val="Footer"/>
    </w:pPr>
  </w:p>
  <w:p w:rsidR="00D85DC2" w:rsidRDefault="00D85DC2">
    <w:pPr>
      <w:spacing w:line="14" w:lineRule="auto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DC2" w:rsidRDefault="00D85DC2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B4E96">
      <w:rPr>
        <w:rFonts w:ascii="Times New Roman"/>
        <w:i/>
        <w:spacing w:val="-1"/>
        <w:sz w:val="20"/>
      </w:rPr>
      <w:t>NUMI Server Setup Guide,</w:t>
    </w:r>
    <w:r w:rsidRPr="00FB4E96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FB4E96">
      <w:rPr>
        <w:rFonts w:ascii="Times New Roman"/>
        <w:i/>
        <w:spacing w:val="-1"/>
        <w:sz w:val="20"/>
      </w:rPr>
      <w:t xml:space="preserve"> </w:t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fldChar w:fldCharType="begin"/>
    </w:r>
    <w:r w:rsidRPr="00FB4E96">
      <w:rPr>
        <w:rFonts w:ascii="Times New Roman"/>
        <w:i/>
        <w:spacing w:val="-1"/>
        <w:sz w:val="20"/>
      </w:rPr>
      <w:instrText xml:space="preserve"> PAGE   \* MERGEFORMAT </w:instrText>
    </w:r>
    <w:r w:rsidRPr="00FB4E96">
      <w:rPr>
        <w:rFonts w:ascii="Times New Roman"/>
        <w:i/>
        <w:spacing w:val="-1"/>
        <w:sz w:val="20"/>
      </w:rPr>
      <w:fldChar w:fldCharType="separate"/>
    </w:r>
    <w:r w:rsidR="00944751">
      <w:rPr>
        <w:rFonts w:ascii="Times New Roman"/>
        <w:i/>
        <w:noProof/>
        <w:spacing w:val="-1"/>
        <w:sz w:val="20"/>
      </w:rPr>
      <w:t>ix</w:t>
    </w:r>
    <w:r w:rsidRPr="00FB4E96">
      <w:rPr>
        <w:rFonts w:ascii="Times New Roman"/>
        <w:i/>
        <w:noProof/>
        <w:spacing w:val="-1"/>
        <w:sz w:val="20"/>
      </w:rPr>
      <w:fldChar w:fldCharType="end"/>
    </w:r>
    <w:r w:rsidRPr="00FB4E96">
      <w:rPr>
        <w:rFonts w:ascii="Times New Roman"/>
        <w:i/>
        <w:noProof/>
        <w:spacing w:val="-1"/>
        <w:sz w:val="20"/>
      </w:rPr>
      <w:tab/>
    </w:r>
    <w:r w:rsidRPr="00FB4E96">
      <w:rPr>
        <w:rFonts w:ascii="Times New Roman"/>
        <w:i/>
        <w:noProof/>
        <w:spacing w:val="-1"/>
        <w:sz w:val="20"/>
      </w:rPr>
      <w:tab/>
      <w:t xml:space="preserve">                       </w:t>
    </w:r>
    <w:r>
      <w:rPr>
        <w:rFonts w:ascii="Times New Roman"/>
        <w:i/>
        <w:spacing w:val="-1"/>
        <w:sz w:val="20"/>
      </w:rPr>
      <w:t xml:space="preserve">Nov </w:t>
    </w:r>
    <w:r w:rsidRPr="00FB4E96">
      <w:rPr>
        <w:rFonts w:ascii="Times New Roman"/>
        <w:i/>
        <w:spacing w:val="-1"/>
        <w:sz w:val="20"/>
      </w:rPr>
      <w:t>2015</w:t>
    </w:r>
  </w:p>
  <w:p w:rsidR="00D85DC2" w:rsidRDefault="00D85DC2">
    <w:pPr>
      <w:pStyle w:val="Footer"/>
    </w:pPr>
  </w:p>
  <w:p w:rsidR="00D85DC2" w:rsidRPr="00B0184F" w:rsidRDefault="00D85DC2" w:rsidP="00B0184F">
    <w:pPr>
      <w:tabs>
        <w:tab w:val="center" w:pos="4780"/>
      </w:tabs>
      <w:spacing w:line="14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DC2" w:rsidRPr="00787845" w:rsidRDefault="00D85DC2" w:rsidP="00787845">
    <w:pPr>
      <w:spacing w:line="225" w:lineRule="exact"/>
      <w:rPr>
        <w:rFonts w:ascii="Times New Roman" w:eastAsia="Times New Roman" w:hAnsi="Times New Roman" w:cs="Times New Roman"/>
        <w:sz w:val="20"/>
        <w:szCs w:val="20"/>
      </w:rPr>
    </w:pPr>
    <w:r w:rsidRPr="007D7E3A">
      <w:rPr>
        <w:rFonts w:ascii="Times New Roman"/>
        <w:i/>
        <w:spacing w:val="-1"/>
        <w:sz w:val="20"/>
      </w:rPr>
      <w:t>NUMI Server Setup Guide,</w:t>
    </w:r>
    <w:r w:rsidRPr="007D7E3A"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v1.1.14.3</w:t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fldChar w:fldCharType="begin"/>
    </w:r>
    <w:r w:rsidRPr="007D7E3A">
      <w:rPr>
        <w:rFonts w:ascii="Times New Roman"/>
        <w:i/>
        <w:spacing w:val="-1"/>
        <w:sz w:val="20"/>
      </w:rPr>
      <w:instrText xml:space="preserve"> PAGE   \* MERGEFORMAT </w:instrText>
    </w:r>
    <w:r w:rsidRPr="007D7E3A">
      <w:rPr>
        <w:rFonts w:ascii="Times New Roman"/>
        <w:i/>
        <w:spacing w:val="-1"/>
        <w:sz w:val="20"/>
      </w:rPr>
      <w:fldChar w:fldCharType="separate"/>
    </w:r>
    <w:r w:rsidR="00EF64DA">
      <w:rPr>
        <w:rFonts w:ascii="Times New Roman"/>
        <w:i/>
        <w:noProof/>
        <w:spacing w:val="-1"/>
        <w:sz w:val="20"/>
      </w:rPr>
      <w:t>4</w:t>
    </w:r>
    <w:r w:rsidRPr="007D7E3A">
      <w:rPr>
        <w:rFonts w:ascii="Times New Roman"/>
        <w:i/>
        <w:noProof/>
        <w:spacing w:val="-1"/>
        <w:sz w:val="20"/>
      </w:rPr>
      <w:fldChar w:fldCharType="end"/>
    </w:r>
    <w:r w:rsidRPr="007D7E3A">
      <w:rPr>
        <w:rFonts w:ascii="Times New Roman"/>
        <w:i/>
        <w:noProof/>
        <w:spacing w:val="-1"/>
        <w:sz w:val="20"/>
      </w:rPr>
      <w:tab/>
    </w:r>
    <w:r w:rsidRPr="007D7E3A">
      <w:rPr>
        <w:rFonts w:ascii="Times New Roman"/>
        <w:i/>
        <w:noProof/>
        <w:spacing w:val="-1"/>
        <w:sz w:val="20"/>
      </w:rPr>
      <w:tab/>
      <w:t xml:space="preserve">                       </w:t>
    </w:r>
    <w:r>
      <w:rPr>
        <w:rFonts w:ascii="Times New Roman"/>
        <w:i/>
        <w:spacing w:val="-1"/>
        <w:sz w:val="20"/>
      </w:rPr>
      <w:t>Nov 2</w:t>
    </w:r>
    <w:r w:rsidRPr="007D7E3A">
      <w:rPr>
        <w:rFonts w:ascii="Times New Roman"/>
        <w:i/>
        <w:spacing w:val="-1"/>
        <w:sz w:val="20"/>
      </w:rPr>
      <w:t>015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DC2" w:rsidRDefault="00D85DC2">
    <w:pPr>
      <w:pStyle w:val="Footer"/>
    </w:pPr>
    <w:r>
      <w:rPr>
        <w:rFonts w:ascii="Times New Roman"/>
        <w:i/>
        <w:spacing w:val="-1"/>
        <w:sz w:val="20"/>
      </w:rPr>
      <w:t>NUMI Server Setup Guide,</w:t>
    </w:r>
    <w:r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 xml:space="preserve">v1.1.14.3                                      </w:t>
    </w:r>
    <w:r w:rsidRPr="00787845">
      <w:rPr>
        <w:rFonts w:ascii="Times New Roman"/>
        <w:i/>
        <w:spacing w:val="-1"/>
        <w:sz w:val="20"/>
      </w:rPr>
      <w:fldChar w:fldCharType="begin"/>
    </w:r>
    <w:r w:rsidRPr="00787845">
      <w:rPr>
        <w:rFonts w:ascii="Times New Roman"/>
        <w:i/>
        <w:spacing w:val="-1"/>
        <w:sz w:val="20"/>
      </w:rPr>
      <w:instrText xml:space="preserve"> PAGE   \* MERGEFORMAT </w:instrText>
    </w:r>
    <w:r w:rsidRPr="00787845">
      <w:rPr>
        <w:rFonts w:ascii="Times New Roman"/>
        <w:i/>
        <w:spacing w:val="-1"/>
        <w:sz w:val="20"/>
      </w:rPr>
      <w:fldChar w:fldCharType="separate"/>
    </w:r>
    <w:r w:rsidR="00EF64DA">
      <w:rPr>
        <w:rFonts w:ascii="Times New Roman"/>
        <w:i/>
        <w:noProof/>
        <w:spacing w:val="-1"/>
        <w:sz w:val="20"/>
      </w:rPr>
      <w:t>60</w:t>
    </w:r>
    <w:r w:rsidRPr="00787845">
      <w:rPr>
        <w:rFonts w:ascii="Times New Roman"/>
        <w:i/>
        <w:noProof/>
        <w:spacing w:val="-1"/>
        <w:sz w:val="20"/>
      </w:rPr>
      <w:fldChar w:fldCharType="end"/>
    </w:r>
    <w:r>
      <w:rPr>
        <w:rFonts w:ascii="Times New Roman"/>
        <w:i/>
        <w:noProof/>
        <w:spacing w:val="-1"/>
        <w:sz w:val="20"/>
      </w:rPr>
      <w:t xml:space="preserve">                                                        </w:t>
    </w:r>
    <w:r>
      <w:rPr>
        <w:rFonts w:ascii="Times New Roman"/>
        <w:i/>
        <w:spacing w:val="-1"/>
        <w:sz w:val="20"/>
      </w:rPr>
      <w:t>Nov 2015</w:t>
    </w:r>
  </w:p>
  <w:p w:rsidR="00D85DC2" w:rsidRPr="00787845" w:rsidRDefault="00D85DC2" w:rsidP="00787845">
    <w:pPr>
      <w:spacing w:line="225" w:lineRule="exact"/>
      <w:rPr>
        <w:rFonts w:ascii="Times New Roman" w:eastAsia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569" w:rsidRDefault="00813569">
      <w:r>
        <w:separator/>
      </w:r>
    </w:p>
  </w:footnote>
  <w:footnote w:type="continuationSeparator" w:id="0">
    <w:p w:rsidR="00813569" w:rsidRDefault="008135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4pt;height:12pt;visibility:visible;mso-wrap-style:square" o:bullet="t">
        <v:imagedata r:id="rId1" o:title=""/>
      </v:shape>
    </w:pict>
  </w:numPicBullet>
  <w:abstractNum w:abstractNumId="0">
    <w:nsid w:val="01CB7564"/>
    <w:multiLevelType w:val="hybridMultilevel"/>
    <w:tmpl w:val="9D9265BA"/>
    <w:lvl w:ilvl="0" w:tplc="249CFC0A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91ACE3FC">
      <w:start w:val="1"/>
      <w:numFmt w:val="bullet"/>
      <w:lvlText w:val="•"/>
      <w:lvlJc w:val="left"/>
      <w:pPr>
        <w:ind w:left="1060" w:hanging="360"/>
      </w:pPr>
      <w:rPr>
        <w:rFonts w:hint="default"/>
      </w:rPr>
    </w:lvl>
    <w:lvl w:ilvl="2" w:tplc="D39C8FFC">
      <w:start w:val="1"/>
      <w:numFmt w:val="bullet"/>
      <w:lvlText w:val="•"/>
      <w:lvlJc w:val="left"/>
      <w:pPr>
        <w:ind w:left="2000" w:hanging="360"/>
      </w:pPr>
      <w:rPr>
        <w:rFonts w:hint="default"/>
      </w:rPr>
    </w:lvl>
    <w:lvl w:ilvl="3" w:tplc="22D6DB00">
      <w:start w:val="1"/>
      <w:numFmt w:val="bullet"/>
      <w:lvlText w:val="•"/>
      <w:lvlJc w:val="left"/>
      <w:pPr>
        <w:ind w:left="2940" w:hanging="360"/>
      </w:pPr>
      <w:rPr>
        <w:rFonts w:hint="default"/>
      </w:rPr>
    </w:lvl>
    <w:lvl w:ilvl="4" w:tplc="343AF016">
      <w:start w:val="1"/>
      <w:numFmt w:val="bullet"/>
      <w:lvlText w:val="•"/>
      <w:lvlJc w:val="left"/>
      <w:pPr>
        <w:ind w:left="3880" w:hanging="360"/>
      </w:pPr>
      <w:rPr>
        <w:rFonts w:hint="default"/>
      </w:rPr>
    </w:lvl>
    <w:lvl w:ilvl="5" w:tplc="2CD69262">
      <w:start w:val="1"/>
      <w:numFmt w:val="bullet"/>
      <w:lvlText w:val="•"/>
      <w:lvlJc w:val="left"/>
      <w:pPr>
        <w:ind w:left="4820" w:hanging="360"/>
      </w:pPr>
      <w:rPr>
        <w:rFonts w:hint="default"/>
      </w:rPr>
    </w:lvl>
    <w:lvl w:ilvl="6" w:tplc="319EE620">
      <w:start w:val="1"/>
      <w:numFmt w:val="bullet"/>
      <w:lvlText w:val="•"/>
      <w:lvlJc w:val="left"/>
      <w:pPr>
        <w:ind w:left="5760" w:hanging="360"/>
      </w:pPr>
      <w:rPr>
        <w:rFonts w:hint="default"/>
      </w:rPr>
    </w:lvl>
    <w:lvl w:ilvl="7" w:tplc="1A802406">
      <w:start w:val="1"/>
      <w:numFmt w:val="bullet"/>
      <w:lvlText w:val="•"/>
      <w:lvlJc w:val="left"/>
      <w:pPr>
        <w:ind w:left="6700" w:hanging="360"/>
      </w:pPr>
      <w:rPr>
        <w:rFonts w:hint="default"/>
      </w:rPr>
    </w:lvl>
    <w:lvl w:ilvl="8" w:tplc="4E4E7BA2">
      <w:start w:val="1"/>
      <w:numFmt w:val="bullet"/>
      <w:lvlText w:val="•"/>
      <w:lvlJc w:val="left"/>
      <w:pPr>
        <w:ind w:left="7640" w:hanging="360"/>
      </w:pPr>
      <w:rPr>
        <w:rFonts w:hint="default"/>
      </w:rPr>
    </w:lvl>
  </w:abstractNum>
  <w:abstractNum w:abstractNumId="1">
    <w:nsid w:val="0203577B"/>
    <w:multiLevelType w:val="hybridMultilevel"/>
    <w:tmpl w:val="837242E2"/>
    <w:lvl w:ilvl="0" w:tplc="2BB2988E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2FE244CA">
      <w:start w:val="1"/>
      <w:numFmt w:val="bullet"/>
      <w:lvlText w:val="•"/>
      <w:lvlJc w:val="left"/>
      <w:pPr>
        <w:ind w:left="1066" w:hanging="360"/>
      </w:pPr>
      <w:rPr>
        <w:rFonts w:hint="default"/>
      </w:rPr>
    </w:lvl>
    <w:lvl w:ilvl="2" w:tplc="581C7B7A">
      <w:start w:val="1"/>
      <w:numFmt w:val="bullet"/>
      <w:lvlText w:val="•"/>
      <w:lvlJc w:val="left"/>
      <w:pPr>
        <w:ind w:left="2012" w:hanging="360"/>
      </w:pPr>
      <w:rPr>
        <w:rFonts w:hint="default"/>
      </w:rPr>
    </w:lvl>
    <w:lvl w:ilvl="3" w:tplc="9CACF10A">
      <w:start w:val="1"/>
      <w:numFmt w:val="bullet"/>
      <w:lvlText w:val="•"/>
      <w:lvlJc w:val="left"/>
      <w:pPr>
        <w:ind w:left="2958" w:hanging="360"/>
      </w:pPr>
      <w:rPr>
        <w:rFonts w:hint="default"/>
      </w:rPr>
    </w:lvl>
    <w:lvl w:ilvl="4" w:tplc="9D9CFAE6">
      <w:start w:val="1"/>
      <w:numFmt w:val="bullet"/>
      <w:lvlText w:val="•"/>
      <w:lvlJc w:val="left"/>
      <w:pPr>
        <w:ind w:left="3904" w:hanging="360"/>
      </w:pPr>
      <w:rPr>
        <w:rFonts w:hint="default"/>
      </w:rPr>
    </w:lvl>
    <w:lvl w:ilvl="5" w:tplc="1242BB84">
      <w:start w:val="1"/>
      <w:numFmt w:val="bullet"/>
      <w:lvlText w:val="•"/>
      <w:lvlJc w:val="left"/>
      <w:pPr>
        <w:ind w:left="4850" w:hanging="360"/>
      </w:pPr>
      <w:rPr>
        <w:rFonts w:hint="default"/>
      </w:rPr>
    </w:lvl>
    <w:lvl w:ilvl="6" w:tplc="5926723E">
      <w:start w:val="1"/>
      <w:numFmt w:val="bullet"/>
      <w:lvlText w:val="•"/>
      <w:lvlJc w:val="left"/>
      <w:pPr>
        <w:ind w:left="5796" w:hanging="360"/>
      </w:pPr>
      <w:rPr>
        <w:rFonts w:hint="default"/>
      </w:rPr>
    </w:lvl>
    <w:lvl w:ilvl="7" w:tplc="1DC8D1FE">
      <w:start w:val="1"/>
      <w:numFmt w:val="bullet"/>
      <w:lvlText w:val="•"/>
      <w:lvlJc w:val="left"/>
      <w:pPr>
        <w:ind w:left="6742" w:hanging="360"/>
      </w:pPr>
      <w:rPr>
        <w:rFonts w:hint="default"/>
      </w:rPr>
    </w:lvl>
    <w:lvl w:ilvl="8" w:tplc="8640BD08">
      <w:start w:val="1"/>
      <w:numFmt w:val="bullet"/>
      <w:lvlText w:val="•"/>
      <w:lvlJc w:val="left"/>
      <w:pPr>
        <w:ind w:left="7688" w:hanging="360"/>
      </w:pPr>
      <w:rPr>
        <w:rFonts w:hint="default"/>
      </w:rPr>
    </w:lvl>
  </w:abstractNum>
  <w:abstractNum w:abstractNumId="2">
    <w:nsid w:val="03B268D3"/>
    <w:multiLevelType w:val="multilevel"/>
    <w:tmpl w:val="792295DA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4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bullet"/>
      <w:lvlText w:val="•"/>
      <w:lvlJc w:val="left"/>
      <w:pPr>
        <w:ind w:left="2720" w:hanging="9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70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0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0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20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0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20" w:hanging="900"/>
      </w:pPr>
      <w:rPr>
        <w:rFonts w:hint="default"/>
      </w:rPr>
    </w:lvl>
  </w:abstractNum>
  <w:abstractNum w:abstractNumId="3">
    <w:nsid w:val="04666707"/>
    <w:multiLevelType w:val="multilevel"/>
    <w:tmpl w:val="32240F22"/>
    <w:lvl w:ilvl="0">
      <w:start w:val="3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20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085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0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5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80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5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10" w:hanging="1080"/>
      </w:pPr>
      <w:rPr>
        <w:rFonts w:hint="default"/>
      </w:rPr>
    </w:lvl>
  </w:abstractNum>
  <w:abstractNum w:abstractNumId="4">
    <w:nsid w:val="0761544E"/>
    <w:multiLevelType w:val="multilevel"/>
    <w:tmpl w:val="C7801F3A"/>
    <w:lvl w:ilvl="0">
      <w:start w:val="1"/>
      <w:numFmt w:val="decimal"/>
      <w:lvlText w:val="%1."/>
      <w:lvlJc w:val="left"/>
      <w:pPr>
        <w:ind w:left="660" w:hanging="541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020" w:hanging="540"/>
      </w:pPr>
      <w:rPr>
        <w:rFonts w:ascii="Arial" w:eastAsia="Arial" w:hAnsi="Arial" w:hint="default"/>
        <w:b/>
        <w:bCs/>
        <w:spacing w:val="-1"/>
        <w:sz w:val="24"/>
        <w:szCs w:val="24"/>
      </w:rPr>
    </w:lvl>
    <w:lvl w:ilvl="2">
      <w:start w:val="1"/>
      <w:numFmt w:val="decimal"/>
      <w:lvlText w:val="%1.%2.%3."/>
      <w:lvlJc w:val="left"/>
      <w:pPr>
        <w:ind w:left="1560" w:hanging="900"/>
      </w:pPr>
      <w:rPr>
        <w:rFonts w:ascii="Arial" w:eastAsia="Arial" w:hAnsi="Arial" w:hint="default"/>
        <w:b/>
        <w:bCs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1540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60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93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26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60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3" w:hanging="900"/>
      </w:pPr>
      <w:rPr>
        <w:rFonts w:hint="default"/>
      </w:rPr>
    </w:lvl>
  </w:abstractNum>
  <w:abstractNum w:abstractNumId="5">
    <w:nsid w:val="08CE79E0"/>
    <w:multiLevelType w:val="hybridMultilevel"/>
    <w:tmpl w:val="B7CC9B08"/>
    <w:lvl w:ilvl="0" w:tplc="1EBA1980">
      <w:start w:val="1"/>
      <w:numFmt w:val="decimal"/>
      <w:lvlText w:val="%1."/>
      <w:lvlJc w:val="left"/>
      <w:pPr>
        <w:ind w:left="119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877065F4">
      <w:start w:val="1"/>
      <w:numFmt w:val="bullet"/>
      <w:lvlText w:val="•"/>
      <w:lvlJc w:val="left"/>
      <w:pPr>
        <w:ind w:left="1027" w:hanging="360"/>
      </w:pPr>
      <w:rPr>
        <w:rFonts w:hint="default"/>
      </w:rPr>
    </w:lvl>
    <w:lvl w:ilvl="2" w:tplc="D2048DCC">
      <w:start w:val="1"/>
      <w:numFmt w:val="bullet"/>
      <w:lvlText w:val="•"/>
      <w:lvlJc w:val="left"/>
      <w:pPr>
        <w:ind w:left="1935" w:hanging="360"/>
      </w:pPr>
      <w:rPr>
        <w:rFonts w:hint="default"/>
      </w:rPr>
    </w:lvl>
    <w:lvl w:ilvl="3" w:tplc="60E0D788">
      <w:start w:val="1"/>
      <w:numFmt w:val="bullet"/>
      <w:lvlText w:val="•"/>
      <w:lvlJc w:val="left"/>
      <w:pPr>
        <w:ind w:left="2843" w:hanging="360"/>
      </w:pPr>
      <w:rPr>
        <w:rFonts w:hint="default"/>
      </w:rPr>
    </w:lvl>
    <w:lvl w:ilvl="4" w:tplc="2CCE253A">
      <w:start w:val="1"/>
      <w:numFmt w:val="bullet"/>
      <w:lvlText w:val="•"/>
      <w:lvlJc w:val="left"/>
      <w:pPr>
        <w:ind w:left="3751" w:hanging="360"/>
      </w:pPr>
      <w:rPr>
        <w:rFonts w:hint="default"/>
      </w:rPr>
    </w:lvl>
    <w:lvl w:ilvl="5" w:tplc="A8D2FA90">
      <w:start w:val="1"/>
      <w:numFmt w:val="bullet"/>
      <w:lvlText w:val="•"/>
      <w:lvlJc w:val="left"/>
      <w:pPr>
        <w:ind w:left="4659" w:hanging="360"/>
      </w:pPr>
      <w:rPr>
        <w:rFonts w:hint="default"/>
      </w:rPr>
    </w:lvl>
    <w:lvl w:ilvl="6" w:tplc="2304C3E8">
      <w:start w:val="1"/>
      <w:numFmt w:val="bullet"/>
      <w:lvlText w:val="•"/>
      <w:lvlJc w:val="left"/>
      <w:pPr>
        <w:ind w:left="5567" w:hanging="360"/>
      </w:pPr>
      <w:rPr>
        <w:rFonts w:hint="default"/>
      </w:rPr>
    </w:lvl>
    <w:lvl w:ilvl="7" w:tplc="1910EB26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8D8A79A8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6">
    <w:nsid w:val="16AA23E2"/>
    <w:multiLevelType w:val="hybridMultilevel"/>
    <w:tmpl w:val="978E95A0"/>
    <w:lvl w:ilvl="0" w:tplc="BAF25684">
      <w:start w:val="1"/>
      <w:numFmt w:val="bullet"/>
      <w:lvlText w:val="•"/>
      <w:lvlJc w:val="left"/>
      <w:pPr>
        <w:ind w:left="120" w:hanging="720"/>
      </w:pPr>
      <w:rPr>
        <w:rFonts w:ascii="Times New Roman" w:eastAsia="Times New Roman" w:hAnsi="Times New Roman" w:hint="default"/>
        <w:w w:val="130"/>
        <w:sz w:val="24"/>
        <w:szCs w:val="24"/>
      </w:rPr>
    </w:lvl>
    <w:lvl w:ilvl="1" w:tplc="8094423A">
      <w:start w:val="1"/>
      <w:numFmt w:val="bullet"/>
      <w:lvlText w:val="•"/>
      <w:lvlJc w:val="left"/>
      <w:pPr>
        <w:ind w:left="1054" w:hanging="720"/>
      </w:pPr>
      <w:rPr>
        <w:rFonts w:hint="default"/>
      </w:rPr>
    </w:lvl>
    <w:lvl w:ilvl="2" w:tplc="13D2DA96">
      <w:start w:val="1"/>
      <w:numFmt w:val="bullet"/>
      <w:lvlText w:val="•"/>
      <w:lvlJc w:val="left"/>
      <w:pPr>
        <w:ind w:left="1988" w:hanging="720"/>
      </w:pPr>
      <w:rPr>
        <w:rFonts w:hint="default"/>
      </w:rPr>
    </w:lvl>
    <w:lvl w:ilvl="3" w:tplc="336C0B56">
      <w:start w:val="1"/>
      <w:numFmt w:val="bullet"/>
      <w:lvlText w:val="•"/>
      <w:lvlJc w:val="left"/>
      <w:pPr>
        <w:ind w:left="2922" w:hanging="720"/>
      </w:pPr>
      <w:rPr>
        <w:rFonts w:hint="default"/>
      </w:rPr>
    </w:lvl>
    <w:lvl w:ilvl="4" w:tplc="234EF31C">
      <w:start w:val="1"/>
      <w:numFmt w:val="bullet"/>
      <w:lvlText w:val="•"/>
      <w:lvlJc w:val="left"/>
      <w:pPr>
        <w:ind w:left="3856" w:hanging="720"/>
      </w:pPr>
      <w:rPr>
        <w:rFonts w:hint="default"/>
      </w:rPr>
    </w:lvl>
    <w:lvl w:ilvl="5" w:tplc="0E56529C">
      <w:start w:val="1"/>
      <w:numFmt w:val="bullet"/>
      <w:lvlText w:val="•"/>
      <w:lvlJc w:val="left"/>
      <w:pPr>
        <w:ind w:left="4790" w:hanging="720"/>
      </w:pPr>
      <w:rPr>
        <w:rFonts w:hint="default"/>
      </w:rPr>
    </w:lvl>
    <w:lvl w:ilvl="6" w:tplc="9CE0C93C">
      <w:start w:val="1"/>
      <w:numFmt w:val="bullet"/>
      <w:lvlText w:val="•"/>
      <w:lvlJc w:val="left"/>
      <w:pPr>
        <w:ind w:left="5724" w:hanging="720"/>
      </w:pPr>
      <w:rPr>
        <w:rFonts w:hint="default"/>
      </w:rPr>
    </w:lvl>
    <w:lvl w:ilvl="7" w:tplc="97005D76">
      <w:start w:val="1"/>
      <w:numFmt w:val="bullet"/>
      <w:lvlText w:val="•"/>
      <w:lvlJc w:val="left"/>
      <w:pPr>
        <w:ind w:left="6658" w:hanging="720"/>
      </w:pPr>
      <w:rPr>
        <w:rFonts w:hint="default"/>
      </w:rPr>
    </w:lvl>
    <w:lvl w:ilvl="8" w:tplc="E0548122">
      <w:start w:val="1"/>
      <w:numFmt w:val="bullet"/>
      <w:lvlText w:val="•"/>
      <w:lvlJc w:val="left"/>
      <w:pPr>
        <w:ind w:left="7592" w:hanging="720"/>
      </w:pPr>
      <w:rPr>
        <w:rFonts w:hint="default"/>
      </w:rPr>
    </w:lvl>
  </w:abstractNum>
  <w:abstractNum w:abstractNumId="7">
    <w:nsid w:val="18AF2657"/>
    <w:multiLevelType w:val="multilevel"/>
    <w:tmpl w:val="7B3637B0"/>
    <w:lvl w:ilvl="0">
      <w:start w:val="1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decimal"/>
      <w:lvlText w:val="%4."/>
      <w:lvlJc w:val="left"/>
      <w:pPr>
        <w:ind w:left="559" w:hanging="360"/>
      </w:pPr>
      <w:rPr>
        <w:rFonts w:ascii="Times New Roman" w:eastAsia="Times New Roman" w:hAnsi="Times New Roman" w:hint="default"/>
        <w:sz w:val="24"/>
        <w:szCs w:val="24"/>
      </w:rPr>
    </w:lvl>
    <w:lvl w:ilvl="4">
      <w:start w:val="1"/>
      <w:numFmt w:val="decimal"/>
      <w:lvlText w:val="%4.%5."/>
      <w:lvlJc w:val="left"/>
      <w:pPr>
        <w:ind w:left="559" w:hanging="432"/>
      </w:pPr>
      <w:rPr>
        <w:rFonts w:ascii="Times New Roman" w:eastAsia="Times New Roman" w:hAnsi="Times New Roman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1020" w:hanging="4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99" w:hanging="4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94" w:hanging="4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89" w:hanging="432"/>
      </w:pPr>
      <w:rPr>
        <w:rFonts w:hint="default"/>
      </w:rPr>
    </w:lvl>
  </w:abstractNum>
  <w:abstractNum w:abstractNumId="8">
    <w:nsid w:val="1B0B2B34"/>
    <w:multiLevelType w:val="hybridMultilevel"/>
    <w:tmpl w:val="3E222662"/>
    <w:lvl w:ilvl="0" w:tplc="E87C7F82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458C7C5A">
      <w:start w:val="1"/>
      <w:numFmt w:val="bullet"/>
      <w:lvlText w:val="•"/>
      <w:lvlJc w:val="left"/>
      <w:pPr>
        <w:ind w:left="1052" w:hanging="360"/>
      </w:pPr>
      <w:rPr>
        <w:rFonts w:hint="default"/>
      </w:rPr>
    </w:lvl>
    <w:lvl w:ilvl="2" w:tplc="05C6CA36">
      <w:start w:val="1"/>
      <w:numFmt w:val="bullet"/>
      <w:lvlText w:val="•"/>
      <w:lvlJc w:val="left"/>
      <w:pPr>
        <w:ind w:left="1984" w:hanging="360"/>
      </w:pPr>
      <w:rPr>
        <w:rFonts w:hint="default"/>
      </w:rPr>
    </w:lvl>
    <w:lvl w:ilvl="3" w:tplc="F698B0E2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 w:tplc="417465EC">
      <w:start w:val="1"/>
      <w:numFmt w:val="bullet"/>
      <w:lvlText w:val="•"/>
      <w:lvlJc w:val="left"/>
      <w:pPr>
        <w:ind w:left="3848" w:hanging="360"/>
      </w:pPr>
      <w:rPr>
        <w:rFonts w:hint="default"/>
      </w:rPr>
    </w:lvl>
    <w:lvl w:ilvl="5" w:tplc="7BA4DE90">
      <w:start w:val="1"/>
      <w:numFmt w:val="bullet"/>
      <w:lvlText w:val="•"/>
      <w:lvlJc w:val="left"/>
      <w:pPr>
        <w:ind w:left="4780" w:hanging="360"/>
      </w:pPr>
      <w:rPr>
        <w:rFonts w:hint="default"/>
      </w:rPr>
    </w:lvl>
    <w:lvl w:ilvl="6" w:tplc="CD861EF2">
      <w:start w:val="1"/>
      <w:numFmt w:val="bullet"/>
      <w:lvlText w:val="•"/>
      <w:lvlJc w:val="left"/>
      <w:pPr>
        <w:ind w:left="5712" w:hanging="360"/>
      </w:pPr>
      <w:rPr>
        <w:rFonts w:hint="default"/>
      </w:rPr>
    </w:lvl>
    <w:lvl w:ilvl="7" w:tplc="91E44F40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CE2882BE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9">
    <w:nsid w:val="1EB3716C"/>
    <w:multiLevelType w:val="hybridMultilevel"/>
    <w:tmpl w:val="036EDE50"/>
    <w:lvl w:ilvl="0" w:tplc="38F45856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hint="default"/>
        <w:sz w:val="24"/>
        <w:szCs w:val="24"/>
      </w:rPr>
    </w:lvl>
    <w:lvl w:ilvl="1" w:tplc="3FAACEF2">
      <w:start w:val="1"/>
      <w:numFmt w:val="bullet"/>
      <w:lvlText w:val="•"/>
      <w:lvlJc w:val="left"/>
      <w:pPr>
        <w:ind w:left="1052" w:hanging="240"/>
      </w:pPr>
      <w:rPr>
        <w:rFonts w:hint="default"/>
      </w:rPr>
    </w:lvl>
    <w:lvl w:ilvl="2" w:tplc="D3305DB6">
      <w:start w:val="1"/>
      <w:numFmt w:val="bullet"/>
      <w:lvlText w:val="•"/>
      <w:lvlJc w:val="left"/>
      <w:pPr>
        <w:ind w:left="1984" w:hanging="240"/>
      </w:pPr>
      <w:rPr>
        <w:rFonts w:hint="default"/>
      </w:rPr>
    </w:lvl>
    <w:lvl w:ilvl="3" w:tplc="91947CEC">
      <w:start w:val="1"/>
      <w:numFmt w:val="bullet"/>
      <w:lvlText w:val="•"/>
      <w:lvlJc w:val="left"/>
      <w:pPr>
        <w:ind w:left="2916" w:hanging="240"/>
      </w:pPr>
      <w:rPr>
        <w:rFonts w:hint="default"/>
      </w:rPr>
    </w:lvl>
    <w:lvl w:ilvl="4" w:tplc="D3E823D0">
      <w:start w:val="1"/>
      <w:numFmt w:val="bullet"/>
      <w:lvlText w:val="•"/>
      <w:lvlJc w:val="left"/>
      <w:pPr>
        <w:ind w:left="3848" w:hanging="240"/>
      </w:pPr>
      <w:rPr>
        <w:rFonts w:hint="default"/>
      </w:rPr>
    </w:lvl>
    <w:lvl w:ilvl="5" w:tplc="68D4EEAA">
      <w:start w:val="1"/>
      <w:numFmt w:val="bullet"/>
      <w:lvlText w:val="•"/>
      <w:lvlJc w:val="left"/>
      <w:pPr>
        <w:ind w:left="4780" w:hanging="240"/>
      </w:pPr>
      <w:rPr>
        <w:rFonts w:hint="default"/>
      </w:rPr>
    </w:lvl>
    <w:lvl w:ilvl="6" w:tplc="77F6A066">
      <w:start w:val="1"/>
      <w:numFmt w:val="bullet"/>
      <w:lvlText w:val="•"/>
      <w:lvlJc w:val="left"/>
      <w:pPr>
        <w:ind w:left="5712" w:hanging="240"/>
      </w:pPr>
      <w:rPr>
        <w:rFonts w:hint="default"/>
      </w:rPr>
    </w:lvl>
    <w:lvl w:ilvl="7" w:tplc="E50202BC">
      <w:start w:val="1"/>
      <w:numFmt w:val="bullet"/>
      <w:lvlText w:val="•"/>
      <w:lvlJc w:val="left"/>
      <w:pPr>
        <w:ind w:left="6644" w:hanging="240"/>
      </w:pPr>
      <w:rPr>
        <w:rFonts w:hint="default"/>
      </w:rPr>
    </w:lvl>
    <w:lvl w:ilvl="8" w:tplc="5CBC109E">
      <w:start w:val="1"/>
      <w:numFmt w:val="bullet"/>
      <w:lvlText w:val="•"/>
      <w:lvlJc w:val="left"/>
      <w:pPr>
        <w:ind w:left="7576" w:hanging="240"/>
      </w:pPr>
      <w:rPr>
        <w:rFonts w:hint="default"/>
      </w:rPr>
    </w:lvl>
  </w:abstractNum>
  <w:abstractNum w:abstractNumId="10">
    <w:nsid w:val="25457F88"/>
    <w:multiLevelType w:val="multilevel"/>
    <w:tmpl w:val="EA2AF9E6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28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19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9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9" w:hanging="1080"/>
      </w:pPr>
      <w:rPr>
        <w:rFonts w:hint="default"/>
      </w:rPr>
    </w:lvl>
  </w:abstractNum>
  <w:abstractNum w:abstractNumId="11">
    <w:nsid w:val="2BC840FA"/>
    <w:multiLevelType w:val="hybridMultilevel"/>
    <w:tmpl w:val="EFFC4660"/>
    <w:lvl w:ilvl="0" w:tplc="67BADD00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09F2D62A">
      <w:start w:val="1"/>
      <w:numFmt w:val="bullet"/>
      <w:lvlText w:val="•"/>
      <w:lvlJc w:val="left"/>
      <w:pPr>
        <w:ind w:left="1028" w:hanging="360"/>
      </w:pPr>
      <w:rPr>
        <w:rFonts w:hint="default"/>
      </w:rPr>
    </w:lvl>
    <w:lvl w:ilvl="2" w:tplc="AEDE0F22">
      <w:start w:val="1"/>
      <w:numFmt w:val="bullet"/>
      <w:lvlText w:val="•"/>
      <w:lvlJc w:val="left"/>
      <w:pPr>
        <w:ind w:left="1936" w:hanging="360"/>
      </w:pPr>
      <w:rPr>
        <w:rFonts w:hint="default"/>
      </w:rPr>
    </w:lvl>
    <w:lvl w:ilvl="3" w:tplc="D35C1692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4" w:tplc="4D9A85A0">
      <w:start w:val="1"/>
      <w:numFmt w:val="bullet"/>
      <w:lvlText w:val="•"/>
      <w:lvlJc w:val="left"/>
      <w:pPr>
        <w:ind w:left="3752" w:hanging="360"/>
      </w:pPr>
      <w:rPr>
        <w:rFonts w:hint="default"/>
      </w:rPr>
    </w:lvl>
    <w:lvl w:ilvl="5" w:tplc="B89CB67C">
      <w:start w:val="1"/>
      <w:numFmt w:val="bullet"/>
      <w:lvlText w:val="•"/>
      <w:lvlJc w:val="left"/>
      <w:pPr>
        <w:ind w:left="4660" w:hanging="360"/>
      </w:pPr>
      <w:rPr>
        <w:rFonts w:hint="default"/>
      </w:rPr>
    </w:lvl>
    <w:lvl w:ilvl="6" w:tplc="5F9449A6">
      <w:start w:val="1"/>
      <w:numFmt w:val="bullet"/>
      <w:lvlText w:val="•"/>
      <w:lvlJc w:val="left"/>
      <w:pPr>
        <w:ind w:left="5568" w:hanging="360"/>
      </w:pPr>
      <w:rPr>
        <w:rFonts w:hint="default"/>
      </w:rPr>
    </w:lvl>
    <w:lvl w:ilvl="7" w:tplc="E0A6EEE0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8C9811C0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12">
    <w:nsid w:val="300A1EC5"/>
    <w:multiLevelType w:val="hybridMultilevel"/>
    <w:tmpl w:val="3A46DB24"/>
    <w:lvl w:ilvl="0" w:tplc="8188C4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C29C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6A6E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F485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E06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506C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2044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CA92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2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3EC82CE9"/>
    <w:multiLevelType w:val="hybridMultilevel"/>
    <w:tmpl w:val="6AACBBAE"/>
    <w:lvl w:ilvl="0" w:tplc="BB22BB00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67FE19F6">
      <w:start w:val="1"/>
      <w:numFmt w:val="bullet"/>
      <w:lvlText w:val="•"/>
      <w:lvlJc w:val="left"/>
      <w:pPr>
        <w:ind w:left="1028" w:hanging="360"/>
      </w:pPr>
      <w:rPr>
        <w:rFonts w:hint="default"/>
      </w:rPr>
    </w:lvl>
    <w:lvl w:ilvl="2" w:tplc="6E8684DE">
      <w:start w:val="1"/>
      <w:numFmt w:val="bullet"/>
      <w:lvlText w:val="•"/>
      <w:lvlJc w:val="left"/>
      <w:pPr>
        <w:ind w:left="1936" w:hanging="360"/>
      </w:pPr>
      <w:rPr>
        <w:rFonts w:hint="default"/>
      </w:rPr>
    </w:lvl>
    <w:lvl w:ilvl="3" w:tplc="DE74B536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4" w:tplc="4A98309A">
      <w:start w:val="1"/>
      <w:numFmt w:val="bullet"/>
      <w:lvlText w:val="•"/>
      <w:lvlJc w:val="left"/>
      <w:pPr>
        <w:ind w:left="3752" w:hanging="360"/>
      </w:pPr>
      <w:rPr>
        <w:rFonts w:hint="default"/>
      </w:rPr>
    </w:lvl>
    <w:lvl w:ilvl="5" w:tplc="E0E0B616">
      <w:start w:val="1"/>
      <w:numFmt w:val="bullet"/>
      <w:lvlText w:val="•"/>
      <w:lvlJc w:val="left"/>
      <w:pPr>
        <w:ind w:left="4660" w:hanging="360"/>
      </w:pPr>
      <w:rPr>
        <w:rFonts w:hint="default"/>
      </w:rPr>
    </w:lvl>
    <w:lvl w:ilvl="6" w:tplc="2320DCF4">
      <w:start w:val="1"/>
      <w:numFmt w:val="bullet"/>
      <w:lvlText w:val="•"/>
      <w:lvlJc w:val="left"/>
      <w:pPr>
        <w:ind w:left="5568" w:hanging="360"/>
      </w:pPr>
      <w:rPr>
        <w:rFonts w:hint="default"/>
      </w:rPr>
    </w:lvl>
    <w:lvl w:ilvl="7" w:tplc="1E7CCDD2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9BBE3EC4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14">
    <w:nsid w:val="3ECC611C"/>
    <w:multiLevelType w:val="multilevel"/>
    <w:tmpl w:val="7C286C94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20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895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3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1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8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6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84" w:hanging="1080"/>
      </w:pPr>
      <w:rPr>
        <w:rFonts w:hint="default"/>
      </w:rPr>
    </w:lvl>
  </w:abstractNum>
  <w:abstractNum w:abstractNumId="15">
    <w:nsid w:val="3F961089"/>
    <w:multiLevelType w:val="hybridMultilevel"/>
    <w:tmpl w:val="1D2214EC"/>
    <w:lvl w:ilvl="0" w:tplc="06A8C52C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CC92967E">
      <w:start w:val="1"/>
      <w:numFmt w:val="bullet"/>
      <w:lvlText w:val="•"/>
      <w:lvlJc w:val="left"/>
      <w:pPr>
        <w:ind w:left="1052" w:hanging="360"/>
      </w:pPr>
      <w:rPr>
        <w:rFonts w:hint="default"/>
      </w:rPr>
    </w:lvl>
    <w:lvl w:ilvl="2" w:tplc="E2268B30">
      <w:start w:val="1"/>
      <w:numFmt w:val="bullet"/>
      <w:lvlText w:val="•"/>
      <w:lvlJc w:val="left"/>
      <w:pPr>
        <w:ind w:left="1984" w:hanging="360"/>
      </w:pPr>
      <w:rPr>
        <w:rFonts w:hint="default"/>
      </w:rPr>
    </w:lvl>
    <w:lvl w:ilvl="3" w:tplc="3D682280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 w:tplc="D15EBDE2">
      <w:start w:val="1"/>
      <w:numFmt w:val="bullet"/>
      <w:lvlText w:val="•"/>
      <w:lvlJc w:val="left"/>
      <w:pPr>
        <w:ind w:left="3848" w:hanging="360"/>
      </w:pPr>
      <w:rPr>
        <w:rFonts w:hint="default"/>
      </w:rPr>
    </w:lvl>
    <w:lvl w:ilvl="5" w:tplc="333876A2">
      <w:start w:val="1"/>
      <w:numFmt w:val="bullet"/>
      <w:lvlText w:val="•"/>
      <w:lvlJc w:val="left"/>
      <w:pPr>
        <w:ind w:left="4780" w:hanging="360"/>
      </w:pPr>
      <w:rPr>
        <w:rFonts w:hint="default"/>
      </w:rPr>
    </w:lvl>
    <w:lvl w:ilvl="6" w:tplc="BF8AA4FC">
      <w:start w:val="1"/>
      <w:numFmt w:val="bullet"/>
      <w:lvlText w:val="•"/>
      <w:lvlJc w:val="left"/>
      <w:pPr>
        <w:ind w:left="5712" w:hanging="360"/>
      </w:pPr>
      <w:rPr>
        <w:rFonts w:hint="default"/>
      </w:rPr>
    </w:lvl>
    <w:lvl w:ilvl="7" w:tplc="05A4DB7A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87A2DB10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16">
    <w:nsid w:val="465C0D60"/>
    <w:multiLevelType w:val="multilevel"/>
    <w:tmpl w:val="CF98953C"/>
    <w:lvl w:ilvl="0">
      <w:start w:val="1"/>
      <w:numFmt w:val="decimal"/>
      <w:lvlText w:val="%1."/>
      <w:lvlJc w:val="left"/>
      <w:pPr>
        <w:ind w:left="120"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840" w:hanging="432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156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0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60" w:hanging="720"/>
      </w:pPr>
      <w:rPr>
        <w:rFonts w:hint="default"/>
      </w:rPr>
    </w:lvl>
  </w:abstractNum>
  <w:abstractNum w:abstractNumId="17">
    <w:nsid w:val="487618DD"/>
    <w:multiLevelType w:val="multilevel"/>
    <w:tmpl w:val="BD68B494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048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3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7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2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6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1" w:hanging="1080"/>
      </w:pPr>
      <w:rPr>
        <w:rFonts w:hint="default"/>
      </w:rPr>
    </w:lvl>
  </w:abstractNum>
  <w:abstractNum w:abstractNumId="18">
    <w:nsid w:val="53C4603B"/>
    <w:multiLevelType w:val="hybridMultilevel"/>
    <w:tmpl w:val="06900588"/>
    <w:lvl w:ilvl="0" w:tplc="6D0E137C">
      <w:start w:val="1"/>
      <w:numFmt w:val="decimal"/>
      <w:lvlText w:val="%1."/>
      <w:lvlJc w:val="left"/>
      <w:pPr>
        <w:ind w:left="48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F16205F6">
      <w:start w:val="1"/>
      <w:numFmt w:val="bullet"/>
      <w:lvlText w:val="•"/>
      <w:lvlJc w:val="left"/>
      <w:pPr>
        <w:ind w:left="1394" w:hanging="360"/>
      </w:pPr>
      <w:rPr>
        <w:rFonts w:hint="default"/>
      </w:rPr>
    </w:lvl>
    <w:lvl w:ilvl="2" w:tplc="FEDCEF68">
      <w:start w:val="1"/>
      <w:numFmt w:val="bullet"/>
      <w:lvlText w:val="•"/>
      <w:lvlJc w:val="left"/>
      <w:pPr>
        <w:ind w:left="2308" w:hanging="360"/>
      </w:pPr>
      <w:rPr>
        <w:rFonts w:hint="default"/>
      </w:rPr>
    </w:lvl>
    <w:lvl w:ilvl="3" w:tplc="0C36BAF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4" w:tplc="50D6A42C">
      <w:start w:val="1"/>
      <w:numFmt w:val="bullet"/>
      <w:lvlText w:val="•"/>
      <w:lvlJc w:val="left"/>
      <w:pPr>
        <w:ind w:left="4136" w:hanging="360"/>
      </w:pPr>
      <w:rPr>
        <w:rFonts w:hint="default"/>
      </w:rPr>
    </w:lvl>
    <w:lvl w:ilvl="5" w:tplc="AD1CB092">
      <w:start w:val="1"/>
      <w:numFmt w:val="bullet"/>
      <w:lvlText w:val="•"/>
      <w:lvlJc w:val="left"/>
      <w:pPr>
        <w:ind w:left="5050" w:hanging="360"/>
      </w:pPr>
      <w:rPr>
        <w:rFonts w:hint="default"/>
      </w:rPr>
    </w:lvl>
    <w:lvl w:ilvl="6" w:tplc="7A4C24B6">
      <w:start w:val="1"/>
      <w:numFmt w:val="bullet"/>
      <w:lvlText w:val="•"/>
      <w:lvlJc w:val="left"/>
      <w:pPr>
        <w:ind w:left="5964" w:hanging="360"/>
      </w:pPr>
      <w:rPr>
        <w:rFonts w:hint="default"/>
      </w:rPr>
    </w:lvl>
    <w:lvl w:ilvl="7" w:tplc="DF96FDAA">
      <w:start w:val="1"/>
      <w:numFmt w:val="bullet"/>
      <w:lvlText w:val="•"/>
      <w:lvlJc w:val="left"/>
      <w:pPr>
        <w:ind w:left="6878" w:hanging="360"/>
      </w:pPr>
      <w:rPr>
        <w:rFonts w:hint="default"/>
      </w:rPr>
    </w:lvl>
    <w:lvl w:ilvl="8" w:tplc="F3C681BC">
      <w:start w:val="1"/>
      <w:numFmt w:val="bullet"/>
      <w:lvlText w:val="•"/>
      <w:lvlJc w:val="left"/>
      <w:pPr>
        <w:ind w:left="7792" w:hanging="360"/>
      </w:pPr>
      <w:rPr>
        <w:rFonts w:hint="default"/>
      </w:rPr>
    </w:lvl>
  </w:abstractNum>
  <w:abstractNum w:abstractNumId="19">
    <w:nsid w:val="53FC2611"/>
    <w:multiLevelType w:val="multilevel"/>
    <w:tmpl w:val="34761FAA"/>
    <w:lvl w:ilvl="0">
      <w:start w:val="3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7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bullet"/>
      <w:lvlText w:val="•"/>
      <w:lvlJc w:val="left"/>
      <w:pPr>
        <w:ind w:left="1977" w:hanging="9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7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8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8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8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9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9" w:hanging="900"/>
      </w:pPr>
      <w:rPr>
        <w:rFonts w:hint="default"/>
      </w:rPr>
    </w:lvl>
  </w:abstractNum>
  <w:abstractNum w:abstractNumId="20">
    <w:nsid w:val="57B57809"/>
    <w:multiLevelType w:val="hybridMultilevel"/>
    <w:tmpl w:val="658057B8"/>
    <w:lvl w:ilvl="0" w:tplc="A0148822">
      <w:start w:val="1"/>
      <w:numFmt w:val="decimal"/>
      <w:lvlText w:val="%1."/>
      <w:lvlJc w:val="left"/>
      <w:pPr>
        <w:ind w:left="10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E53CC814">
      <w:start w:val="1"/>
      <w:numFmt w:val="bullet"/>
      <w:lvlText w:val="•"/>
      <w:lvlJc w:val="left"/>
      <w:pPr>
        <w:ind w:left="1014" w:hanging="360"/>
      </w:pPr>
      <w:rPr>
        <w:rFonts w:hint="default"/>
      </w:rPr>
    </w:lvl>
    <w:lvl w:ilvl="2" w:tplc="29D64A2E">
      <w:start w:val="1"/>
      <w:numFmt w:val="bullet"/>
      <w:lvlText w:val="•"/>
      <w:lvlJc w:val="left"/>
      <w:pPr>
        <w:ind w:left="1928" w:hanging="360"/>
      </w:pPr>
      <w:rPr>
        <w:rFonts w:hint="default"/>
      </w:rPr>
    </w:lvl>
    <w:lvl w:ilvl="3" w:tplc="1C52F234">
      <w:start w:val="1"/>
      <w:numFmt w:val="bullet"/>
      <w:lvlText w:val="•"/>
      <w:lvlJc w:val="left"/>
      <w:pPr>
        <w:ind w:left="2842" w:hanging="360"/>
      </w:pPr>
      <w:rPr>
        <w:rFonts w:hint="default"/>
      </w:rPr>
    </w:lvl>
    <w:lvl w:ilvl="4" w:tplc="51F0F76E">
      <w:start w:val="1"/>
      <w:numFmt w:val="bullet"/>
      <w:lvlText w:val="•"/>
      <w:lvlJc w:val="left"/>
      <w:pPr>
        <w:ind w:left="3756" w:hanging="360"/>
      </w:pPr>
      <w:rPr>
        <w:rFonts w:hint="default"/>
      </w:rPr>
    </w:lvl>
    <w:lvl w:ilvl="5" w:tplc="BFBAC08E">
      <w:start w:val="1"/>
      <w:numFmt w:val="bullet"/>
      <w:lvlText w:val="•"/>
      <w:lvlJc w:val="left"/>
      <w:pPr>
        <w:ind w:left="4670" w:hanging="360"/>
      </w:pPr>
      <w:rPr>
        <w:rFonts w:hint="default"/>
      </w:rPr>
    </w:lvl>
    <w:lvl w:ilvl="6" w:tplc="A664E9E0">
      <w:start w:val="1"/>
      <w:numFmt w:val="bullet"/>
      <w:lvlText w:val="•"/>
      <w:lvlJc w:val="left"/>
      <w:pPr>
        <w:ind w:left="5584" w:hanging="360"/>
      </w:pPr>
      <w:rPr>
        <w:rFonts w:hint="default"/>
      </w:rPr>
    </w:lvl>
    <w:lvl w:ilvl="7" w:tplc="BF0E3828">
      <w:start w:val="1"/>
      <w:numFmt w:val="bullet"/>
      <w:lvlText w:val="•"/>
      <w:lvlJc w:val="left"/>
      <w:pPr>
        <w:ind w:left="6498" w:hanging="360"/>
      </w:pPr>
      <w:rPr>
        <w:rFonts w:hint="default"/>
      </w:rPr>
    </w:lvl>
    <w:lvl w:ilvl="8" w:tplc="E8F6DB70">
      <w:start w:val="1"/>
      <w:numFmt w:val="bullet"/>
      <w:lvlText w:val="•"/>
      <w:lvlJc w:val="left"/>
      <w:pPr>
        <w:ind w:left="7412" w:hanging="360"/>
      </w:pPr>
      <w:rPr>
        <w:rFonts w:hint="default"/>
      </w:rPr>
    </w:lvl>
  </w:abstractNum>
  <w:abstractNum w:abstractNumId="21">
    <w:nsid w:val="59851990"/>
    <w:multiLevelType w:val="hybridMultilevel"/>
    <w:tmpl w:val="A6E084D4"/>
    <w:lvl w:ilvl="0" w:tplc="57FCC5F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1236E4CC">
      <w:start w:val="1"/>
      <w:numFmt w:val="bullet"/>
      <w:lvlText w:val="•"/>
      <w:lvlJc w:val="left"/>
      <w:pPr>
        <w:ind w:left="1332" w:hanging="360"/>
      </w:pPr>
      <w:rPr>
        <w:rFonts w:hint="default"/>
      </w:rPr>
    </w:lvl>
    <w:lvl w:ilvl="2" w:tplc="ECE801AC">
      <w:start w:val="1"/>
      <w:numFmt w:val="bullet"/>
      <w:lvlText w:val="•"/>
      <w:lvlJc w:val="left"/>
      <w:pPr>
        <w:ind w:left="2204" w:hanging="360"/>
      </w:pPr>
      <w:rPr>
        <w:rFonts w:hint="default"/>
      </w:rPr>
    </w:lvl>
    <w:lvl w:ilvl="3" w:tplc="6BEEFBAC">
      <w:start w:val="1"/>
      <w:numFmt w:val="bullet"/>
      <w:lvlText w:val="•"/>
      <w:lvlJc w:val="left"/>
      <w:pPr>
        <w:ind w:left="3076" w:hanging="360"/>
      </w:pPr>
      <w:rPr>
        <w:rFonts w:hint="default"/>
      </w:rPr>
    </w:lvl>
    <w:lvl w:ilvl="4" w:tplc="81C85B34">
      <w:start w:val="1"/>
      <w:numFmt w:val="bullet"/>
      <w:lvlText w:val="•"/>
      <w:lvlJc w:val="left"/>
      <w:pPr>
        <w:ind w:left="3948" w:hanging="360"/>
      </w:pPr>
      <w:rPr>
        <w:rFonts w:hint="default"/>
      </w:rPr>
    </w:lvl>
    <w:lvl w:ilvl="5" w:tplc="60262126">
      <w:start w:val="1"/>
      <w:numFmt w:val="bullet"/>
      <w:lvlText w:val="•"/>
      <w:lvlJc w:val="left"/>
      <w:pPr>
        <w:ind w:left="4820" w:hanging="360"/>
      </w:pPr>
      <w:rPr>
        <w:rFonts w:hint="default"/>
      </w:rPr>
    </w:lvl>
    <w:lvl w:ilvl="6" w:tplc="0CAC7918">
      <w:start w:val="1"/>
      <w:numFmt w:val="bullet"/>
      <w:lvlText w:val="•"/>
      <w:lvlJc w:val="left"/>
      <w:pPr>
        <w:ind w:left="5692" w:hanging="360"/>
      </w:pPr>
      <w:rPr>
        <w:rFonts w:hint="default"/>
      </w:rPr>
    </w:lvl>
    <w:lvl w:ilvl="7" w:tplc="0BF6424C">
      <w:start w:val="1"/>
      <w:numFmt w:val="bullet"/>
      <w:lvlText w:val="•"/>
      <w:lvlJc w:val="left"/>
      <w:pPr>
        <w:ind w:left="6564" w:hanging="360"/>
      </w:pPr>
      <w:rPr>
        <w:rFonts w:hint="default"/>
      </w:rPr>
    </w:lvl>
    <w:lvl w:ilvl="8" w:tplc="D2B4BEB8">
      <w:start w:val="1"/>
      <w:numFmt w:val="bullet"/>
      <w:lvlText w:val="•"/>
      <w:lvlJc w:val="left"/>
      <w:pPr>
        <w:ind w:left="7436" w:hanging="360"/>
      </w:pPr>
      <w:rPr>
        <w:rFonts w:hint="default"/>
      </w:rPr>
    </w:lvl>
  </w:abstractNum>
  <w:abstractNum w:abstractNumId="22">
    <w:nsid w:val="5BF80619"/>
    <w:multiLevelType w:val="multilevel"/>
    <w:tmpl w:val="3BF203C4"/>
    <w:lvl w:ilvl="0">
      <w:start w:val="6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22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5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1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9" w:hanging="1080"/>
      </w:pPr>
      <w:rPr>
        <w:rFonts w:hint="default"/>
      </w:rPr>
    </w:lvl>
  </w:abstractNum>
  <w:abstractNum w:abstractNumId="23">
    <w:nsid w:val="655361A0"/>
    <w:multiLevelType w:val="multilevel"/>
    <w:tmpl w:val="E1FE578A"/>
    <w:lvl w:ilvl="0">
      <w:start w:val="6"/>
      <w:numFmt w:val="decimal"/>
      <w:lvlText w:val="%1"/>
      <w:lvlJc w:val="left"/>
      <w:pPr>
        <w:ind w:left="1026" w:hanging="90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026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030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62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7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3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8" w:hanging="1080"/>
      </w:pPr>
      <w:rPr>
        <w:rFonts w:hint="default"/>
      </w:rPr>
    </w:lvl>
  </w:abstractNum>
  <w:abstractNum w:abstractNumId="24">
    <w:nsid w:val="67E75A48"/>
    <w:multiLevelType w:val="multilevel"/>
    <w:tmpl w:val="BCF6CC22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99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9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9" w:hanging="1080"/>
      </w:pPr>
      <w:rPr>
        <w:rFonts w:hint="default"/>
      </w:rPr>
    </w:lvl>
  </w:abstractNum>
  <w:abstractNum w:abstractNumId="25">
    <w:nsid w:val="69B51780"/>
    <w:multiLevelType w:val="hybridMultilevel"/>
    <w:tmpl w:val="69E63CD0"/>
    <w:lvl w:ilvl="0" w:tplc="7084EA3E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D28E142A">
      <w:start w:val="1"/>
      <w:numFmt w:val="bullet"/>
      <w:lvlText w:val="•"/>
      <w:lvlJc w:val="left"/>
      <w:pPr>
        <w:ind w:left="1062" w:hanging="360"/>
      </w:pPr>
      <w:rPr>
        <w:rFonts w:hint="default"/>
      </w:rPr>
    </w:lvl>
    <w:lvl w:ilvl="2" w:tplc="CDBEA72A">
      <w:start w:val="1"/>
      <w:numFmt w:val="bullet"/>
      <w:lvlText w:val="•"/>
      <w:lvlJc w:val="left"/>
      <w:pPr>
        <w:ind w:left="2004" w:hanging="360"/>
      </w:pPr>
      <w:rPr>
        <w:rFonts w:hint="default"/>
      </w:rPr>
    </w:lvl>
    <w:lvl w:ilvl="3" w:tplc="96C23E36">
      <w:start w:val="1"/>
      <w:numFmt w:val="bullet"/>
      <w:lvlText w:val="•"/>
      <w:lvlJc w:val="left"/>
      <w:pPr>
        <w:ind w:left="2946" w:hanging="360"/>
      </w:pPr>
      <w:rPr>
        <w:rFonts w:hint="default"/>
      </w:rPr>
    </w:lvl>
    <w:lvl w:ilvl="4" w:tplc="1DDCCC6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5" w:tplc="12F0F81E">
      <w:start w:val="1"/>
      <w:numFmt w:val="bullet"/>
      <w:lvlText w:val="•"/>
      <w:lvlJc w:val="left"/>
      <w:pPr>
        <w:ind w:left="4830" w:hanging="360"/>
      </w:pPr>
      <w:rPr>
        <w:rFonts w:hint="default"/>
      </w:rPr>
    </w:lvl>
    <w:lvl w:ilvl="6" w:tplc="1F08CF2A">
      <w:start w:val="1"/>
      <w:numFmt w:val="bullet"/>
      <w:lvlText w:val="•"/>
      <w:lvlJc w:val="left"/>
      <w:pPr>
        <w:ind w:left="5772" w:hanging="360"/>
      </w:pPr>
      <w:rPr>
        <w:rFonts w:hint="default"/>
      </w:rPr>
    </w:lvl>
    <w:lvl w:ilvl="7" w:tplc="272E7014">
      <w:start w:val="1"/>
      <w:numFmt w:val="bullet"/>
      <w:lvlText w:val="•"/>
      <w:lvlJc w:val="left"/>
      <w:pPr>
        <w:ind w:left="6714" w:hanging="360"/>
      </w:pPr>
      <w:rPr>
        <w:rFonts w:hint="default"/>
      </w:rPr>
    </w:lvl>
    <w:lvl w:ilvl="8" w:tplc="2556C6E0">
      <w:start w:val="1"/>
      <w:numFmt w:val="bullet"/>
      <w:lvlText w:val="•"/>
      <w:lvlJc w:val="left"/>
      <w:pPr>
        <w:ind w:left="7656" w:hanging="360"/>
      </w:pPr>
      <w:rPr>
        <w:rFonts w:hint="default"/>
      </w:rPr>
    </w:lvl>
  </w:abstractNum>
  <w:abstractNum w:abstractNumId="26">
    <w:nsid w:val="6F08510E"/>
    <w:multiLevelType w:val="hybridMultilevel"/>
    <w:tmpl w:val="BCCEA800"/>
    <w:lvl w:ilvl="0" w:tplc="9E46735C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1A208F92">
      <w:start w:val="1"/>
      <w:numFmt w:val="lowerLetter"/>
      <w:lvlText w:val="%2."/>
      <w:lvlJc w:val="left"/>
      <w:pPr>
        <w:ind w:left="820" w:hanging="227"/>
      </w:pPr>
      <w:rPr>
        <w:rFonts w:ascii="Times New Roman" w:eastAsia="Times New Roman" w:hAnsi="Times New Roman" w:hint="default"/>
        <w:sz w:val="24"/>
        <w:szCs w:val="24"/>
      </w:rPr>
    </w:lvl>
    <w:lvl w:ilvl="2" w:tplc="72849D2E">
      <w:start w:val="1"/>
      <w:numFmt w:val="bullet"/>
      <w:lvlText w:val="•"/>
      <w:lvlJc w:val="left"/>
      <w:pPr>
        <w:ind w:left="1755" w:hanging="227"/>
      </w:pPr>
      <w:rPr>
        <w:rFonts w:hint="default"/>
      </w:rPr>
    </w:lvl>
    <w:lvl w:ilvl="3" w:tplc="79C266B8">
      <w:start w:val="1"/>
      <w:numFmt w:val="bullet"/>
      <w:lvlText w:val="•"/>
      <w:lvlJc w:val="left"/>
      <w:pPr>
        <w:ind w:left="2691" w:hanging="227"/>
      </w:pPr>
      <w:rPr>
        <w:rFonts w:hint="default"/>
      </w:rPr>
    </w:lvl>
    <w:lvl w:ilvl="4" w:tplc="11788B30">
      <w:start w:val="1"/>
      <w:numFmt w:val="bullet"/>
      <w:lvlText w:val="•"/>
      <w:lvlJc w:val="left"/>
      <w:pPr>
        <w:ind w:left="3626" w:hanging="227"/>
      </w:pPr>
      <w:rPr>
        <w:rFonts w:hint="default"/>
      </w:rPr>
    </w:lvl>
    <w:lvl w:ilvl="5" w:tplc="1AC8EEF2">
      <w:start w:val="1"/>
      <w:numFmt w:val="bullet"/>
      <w:lvlText w:val="•"/>
      <w:lvlJc w:val="left"/>
      <w:pPr>
        <w:ind w:left="4562" w:hanging="227"/>
      </w:pPr>
      <w:rPr>
        <w:rFonts w:hint="default"/>
      </w:rPr>
    </w:lvl>
    <w:lvl w:ilvl="6" w:tplc="595EBC9E">
      <w:start w:val="1"/>
      <w:numFmt w:val="bullet"/>
      <w:lvlText w:val="•"/>
      <w:lvlJc w:val="left"/>
      <w:pPr>
        <w:ind w:left="5497" w:hanging="227"/>
      </w:pPr>
      <w:rPr>
        <w:rFonts w:hint="default"/>
      </w:rPr>
    </w:lvl>
    <w:lvl w:ilvl="7" w:tplc="786C61E4">
      <w:start w:val="1"/>
      <w:numFmt w:val="bullet"/>
      <w:lvlText w:val="•"/>
      <w:lvlJc w:val="left"/>
      <w:pPr>
        <w:ind w:left="6433" w:hanging="227"/>
      </w:pPr>
      <w:rPr>
        <w:rFonts w:hint="default"/>
      </w:rPr>
    </w:lvl>
    <w:lvl w:ilvl="8" w:tplc="ED5CA1DC">
      <w:start w:val="1"/>
      <w:numFmt w:val="bullet"/>
      <w:lvlText w:val="•"/>
      <w:lvlJc w:val="left"/>
      <w:pPr>
        <w:ind w:left="7368" w:hanging="227"/>
      </w:pPr>
      <w:rPr>
        <w:rFonts w:hint="default"/>
      </w:rPr>
    </w:lvl>
  </w:abstractNum>
  <w:abstractNum w:abstractNumId="27">
    <w:nsid w:val="7068254A"/>
    <w:multiLevelType w:val="multilevel"/>
    <w:tmpl w:val="E39C657E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986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3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6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5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3" w:hanging="1080"/>
      </w:pPr>
      <w:rPr>
        <w:rFonts w:hint="default"/>
      </w:rPr>
    </w:lvl>
  </w:abstractNum>
  <w:abstractNum w:abstractNumId="28">
    <w:nsid w:val="77595B3E"/>
    <w:multiLevelType w:val="hybridMultilevel"/>
    <w:tmpl w:val="66680A3C"/>
    <w:lvl w:ilvl="0" w:tplc="072A54D2">
      <w:start w:val="1"/>
      <w:numFmt w:val="decimal"/>
      <w:lvlText w:val="%1"/>
      <w:lvlJc w:val="left"/>
      <w:pPr>
        <w:ind w:left="300" w:hanging="180"/>
      </w:pPr>
      <w:rPr>
        <w:rFonts w:ascii="Times New Roman" w:eastAsia="Times New Roman" w:hAnsi="Times New Roman" w:hint="default"/>
        <w:sz w:val="24"/>
        <w:szCs w:val="24"/>
      </w:rPr>
    </w:lvl>
    <w:lvl w:ilvl="1" w:tplc="60E6F412">
      <w:start w:val="1"/>
      <w:numFmt w:val="bullet"/>
      <w:lvlText w:val="•"/>
      <w:lvlJc w:val="left"/>
      <w:pPr>
        <w:ind w:left="1228" w:hanging="180"/>
      </w:pPr>
      <w:rPr>
        <w:rFonts w:hint="default"/>
      </w:rPr>
    </w:lvl>
    <w:lvl w:ilvl="2" w:tplc="D632BFCA">
      <w:start w:val="1"/>
      <w:numFmt w:val="bullet"/>
      <w:lvlText w:val="•"/>
      <w:lvlJc w:val="left"/>
      <w:pPr>
        <w:ind w:left="2156" w:hanging="180"/>
      </w:pPr>
      <w:rPr>
        <w:rFonts w:hint="default"/>
      </w:rPr>
    </w:lvl>
    <w:lvl w:ilvl="3" w:tplc="217AB924">
      <w:start w:val="1"/>
      <w:numFmt w:val="bullet"/>
      <w:lvlText w:val="•"/>
      <w:lvlJc w:val="left"/>
      <w:pPr>
        <w:ind w:left="3084" w:hanging="180"/>
      </w:pPr>
      <w:rPr>
        <w:rFonts w:hint="default"/>
      </w:rPr>
    </w:lvl>
    <w:lvl w:ilvl="4" w:tplc="21DAF45A">
      <w:start w:val="1"/>
      <w:numFmt w:val="bullet"/>
      <w:lvlText w:val="•"/>
      <w:lvlJc w:val="left"/>
      <w:pPr>
        <w:ind w:left="4012" w:hanging="180"/>
      </w:pPr>
      <w:rPr>
        <w:rFonts w:hint="default"/>
      </w:rPr>
    </w:lvl>
    <w:lvl w:ilvl="5" w:tplc="CE98247E">
      <w:start w:val="1"/>
      <w:numFmt w:val="bullet"/>
      <w:lvlText w:val="•"/>
      <w:lvlJc w:val="left"/>
      <w:pPr>
        <w:ind w:left="4940" w:hanging="180"/>
      </w:pPr>
      <w:rPr>
        <w:rFonts w:hint="default"/>
      </w:rPr>
    </w:lvl>
    <w:lvl w:ilvl="6" w:tplc="822C47C6">
      <w:start w:val="1"/>
      <w:numFmt w:val="bullet"/>
      <w:lvlText w:val="•"/>
      <w:lvlJc w:val="left"/>
      <w:pPr>
        <w:ind w:left="5868" w:hanging="180"/>
      </w:pPr>
      <w:rPr>
        <w:rFonts w:hint="default"/>
      </w:rPr>
    </w:lvl>
    <w:lvl w:ilvl="7" w:tplc="E39093AC">
      <w:start w:val="1"/>
      <w:numFmt w:val="bullet"/>
      <w:lvlText w:val="•"/>
      <w:lvlJc w:val="left"/>
      <w:pPr>
        <w:ind w:left="6796" w:hanging="180"/>
      </w:pPr>
      <w:rPr>
        <w:rFonts w:hint="default"/>
      </w:rPr>
    </w:lvl>
    <w:lvl w:ilvl="8" w:tplc="ABB486F6">
      <w:start w:val="1"/>
      <w:numFmt w:val="bullet"/>
      <w:lvlText w:val="•"/>
      <w:lvlJc w:val="left"/>
      <w:pPr>
        <w:ind w:left="7724" w:hanging="18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18"/>
  </w:num>
  <w:num w:numId="4">
    <w:abstractNumId w:val="20"/>
  </w:num>
  <w:num w:numId="5">
    <w:abstractNumId w:val="26"/>
  </w:num>
  <w:num w:numId="6">
    <w:abstractNumId w:val="2"/>
  </w:num>
  <w:num w:numId="7">
    <w:abstractNumId w:val="25"/>
  </w:num>
  <w:num w:numId="8">
    <w:abstractNumId w:val="8"/>
  </w:num>
  <w:num w:numId="9">
    <w:abstractNumId w:val="9"/>
  </w:num>
  <w:num w:numId="10">
    <w:abstractNumId w:val="23"/>
  </w:num>
  <w:num w:numId="11">
    <w:abstractNumId w:val="27"/>
  </w:num>
  <w:num w:numId="12">
    <w:abstractNumId w:val="5"/>
  </w:num>
  <w:num w:numId="13">
    <w:abstractNumId w:val="21"/>
  </w:num>
  <w:num w:numId="14">
    <w:abstractNumId w:val="6"/>
  </w:num>
  <w:num w:numId="15">
    <w:abstractNumId w:val="14"/>
  </w:num>
  <w:num w:numId="16">
    <w:abstractNumId w:val="1"/>
  </w:num>
  <w:num w:numId="17">
    <w:abstractNumId w:val="13"/>
  </w:num>
  <w:num w:numId="18">
    <w:abstractNumId w:val="11"/>
  </w:num>
  <w:num w:numId="19">
    <w:abstractNumId w:val="10"/>
  </w:num>
  <w:num w:numId="20">
    <w:abstractNumId w:val="24"/>
  </w:num>
  <w:num w:numId="21">
    <w:abstractNumId w:val="15"/>
  </w:num>
  <w:num w:numId="22">
    <w:abstractNumId w:val="22"/>
  </w:num>
  <w:num w:numId="23">
    <w:abstractNumId w:val="16"/>
  </w:num>
  <w:num w:numId="24">
    <w:abstractNumId w:val="19"/>
  </w:num>
  <w:num w:numId="25">
    <w:abstractNumId w:val="28"/>
  </w:num>
  <w:num w:numId="26">
    <w:abstractNumId w:val="3"/>
  </w:num>
  <w:num w:numId="27">
    <w:abstractNumId w:val="7"/>
  </w:num>
  <w:num w:numId="28">
    <w:abstractNumId w:val="4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hideSpellingErrors/>
  <w:hideGrammaticalErrors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CEF"/>
    <w:rsid w:val="00005E6E"/>
    <w:rsid w:val="00007100"/>
    <w:rsid w:val="000272EF"/>
    <w:rsid w:val="0003523E"/>
    <w:rsid w:val="00053B64"/>
    <w:rsid w:val="00063C28"/>
    <w:rsid w:val="00067E94"/>
    <w:rsid w:val="00100A34"/>
    <w:rsid w:val="00115B6F"/>
    <w:rsid w:val="001371C1"/>
    <w:rsid w:val="001421C9"/>
    <w:rsid w:val="0015523E"/>
    <w:rsid w:val="00177CC7"/>
    <w:rsid w:val="001818D4"/>
    <w:rsid w:val="00210D73"/>
    <w:rsid w:val="00226DA6"/>
    <w:rsid w:val="00230F60"/>
    <w:rsid w:val="00232483"/>
    <w:rsid w:val="002B73A8"/>
    <w:rsid w:val="002C184E"/>
    <w:rsid w:val="00303921"/>
    <w:rsid w:val="00393CEF"/>
    <w:rsid w:val="003E1B21"/>
    <w:rsid w:val="003E4F14"/>
    <w:rsid w:val="003F3F45"/>
    <w:rsid w:val="00416DBA"/>
    <w:rsid w:val="00452E44"/>
    <w:rsid w:val="00485931"/>
    <w:rsid w:val="004A3D50"/>
    <w:rsid w:val="004A453F"/>
    <w:rsid w:val="004B4040"/>
    <w:rsid w:val="004C45C4"/>
    <w:rsid w:val="00547139"/>
    <w:rsid w:val="0056171F"/>
    <w:rsid w:val="0059540C"/>
    <w:rsid w:val="005A5497"/>
    <w:rsid w:val="005B7B52"/>
    <w:rsid w:val="005E6204"/>
    <w:rsid w:val="0060072F"/>
    <w:rsid w:val="0061209C"/>
    <w:rsid w:val="00637FF0"/>
    <w:rsid w:val="00676B53"/>
    <w:rsid w:val="00711984"/>
    <w:rsid w:val="00787845"/>
    <w:rsid w:val="007A30CB"/>
    <w:rsid w:val="007D7E3A"/>
    <w:rsid w:val="00813569"/>
    <w:rsid w:val="008614FE"/>
    <w:rsid w:val="008C6B33"/>
    <w:rsid w:val="009179B5"/>
    <w:rsid w:val="009224FF"/>
    <w:rsid w:val="00943F37"/>
    <w:rsid w:val="00944751"/>
    <w:rsid w:val="00947227"/>
    <w:rsid w:val="009877E5"/>
    <w:rsid w:val="00993E6C"/>
    <w:rsid w:val="009942CE"/>
    <w:rsid w:val="009B671C"/>
    <w:rsid w:val="009D2D9C"/>
    <w:rsid w:val="00A06E34"/>
    <w:rsid w:val="00A87C41"/>
    <w:rsid w:val="00A95018"/>
    <w:rsid w:val="00B0184F"/>
    <w:rsid w:val="00B34789"/>
    <w:rsid w:val="00B36633"/>
    <w:rsid w:val="00B531F4"/>
    <w:rsid w:val="00C42448"/>
    <w:rsid w:val="00C430E2"/>
    <w:rsid w:val="00C70D5D"/>
    <w:rsid w:val="00CA213A"/>
    <w:rsid w:val="00D85DC2"/>
    <w:rsid w:val="00D92038"/>
    <w:rsid w:val="00DA3427"/>
    <w:rsid w:val="00E410AF"/>
    <w:rsid w:val="00E41E40"/>
    <w:rsid w:val="00E51CBA"/>
    <w:rsid w:val="00EB2016"/>
    <w:rsid w:val="00EB2C1E"/>
    <w:rsid w:val="00EC43FE"/>
    <w:rsid w:val="00EE25BC"/>
    <w:rsid w:val="00EF64DA"/>
    <w:rsid w:val="00F223BB"/>
    <w:rsid w:val="00F327F5"/>
    <w:rsid w:val="00F724C2"/>
    <w:rsid w:val="00F865CD"/>
    <w:rsid w:val="00F94FB2"/>
    <w:rsid w:val="00FB4E96"/>
    <w:rsid w:val="00FC3964"/>
    <w:rsid w:val="00FE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524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184E"/>
  </w:style>
  <w:style w:type="paragraph" w:styleId="Heading1">
    <w:name w:val="heading 1"/>
    <w:basedOn w:val="Normal"/>
    <w:uiPriority w:val="1"/>
    <w:qFormat/>
    <w:pPr>
      <w:spacing w:before="38"/>
      <w:ind w:left="840" w:hanging="7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2"/>
      <w:ind w:left="1020" w:hanging="90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199" w:hanging="1079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22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640" w:hanging="540"/>
    </w:pPr>
    <w:rPr>
      <w:rFonts w:ascii="Arial" w:eastAsia="Arial" w:hAnsi="Arial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0"/>
      <w:ind w:left="1000" w:hanging="540"/>
    </w:pPr>
    <w:rPr>
      <w:rFonts w:ascii="Arial" w:eastAsia="Arial" w:hAnsi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540" w:hanging="900"/>
    </w:pPr>
    <w:rPr>
      <w:rFonts w:ascii="Arial" w:eastAsia="Arial" w:hAnsi="Arial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53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1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1F4"/>
  </w:style>
  <w:style w:type="paragraph" w:styleId="Footer">
    <w:name w:val="footer"/>
    <w:basedOn w:val="Normal"/>
    <w:link w:val="Foot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1F4"/>
  </w:style>
  <w:style w:type="paragraph" w:styleId="Caption">
    <w:name w:val="caption"/>
    <w:basedOn w:val="Normal"/>
    <w:next w:val="Normal"/>
    <w:uiPriority w:val="35"/>
    <w:unhideWhenUsed/>
    <w:qFormat/>
    <w:rsid w:val="00FC396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2448"/>
  </w:style>
  <w:style w:type="character" w:styleId="Hyperlink">
    <w:name w:val="Hyperlink"/>
    <w:basedOn w:val="DefaultParagraphFont"/>
    <w:uiPriority w:val="99"/>
    <w:unhideWhenUsed/>
    <w:rsid w:val="00C424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184E"/>
  </w:style>
  <w:style w:type="paragraph" w:styleId="Heading1">
    <w:name w:val="heading 1"/>
    <w:basedOn w:val="Normal"/>
    <w:uiPriority w:val="1"/>
    <w:qFormat/>
    <w:pPr>
      <w:spacing w:before="38"/>
      <w:ind w:left="840" w:hanging="7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2"/>
      <w:ind w:left="1020" w:hanging="90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199" w:hanging="1079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22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640" w:hanging="540"/>
    </w:pPr>
    <w:rPr>
      <w:rFonts w:ascii="Arial" w:eastAsia="Arial" w:hAnsi="Arial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0"/>
      <w:ind w:left="1000" w:hanging="540"/>
    </w:pPr>
    <w:rPr>
      <w:rFonts w:ascii="Arial" w:eastAsia="Arial" w:hAnsi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540" w:hanging="900"/>
    </w:pPr>
    <w:rPr>
      <w:rFonts w:ascii="Arial" w:eastAsia="Arial" w:hAnsi="Arial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53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1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1F4"/>
  </w:style>
  <w:style w:type="paragraph" w:styleId="Footer">
    <w:name w:val="footer"/>
    <w:basedOn w:val="Normal"/>
    <w:link w:val="Foot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1F4"/>
  </w:style>
  <w:style w:type="paragraph" w:styleId="Caption">
    <w:name w:val="caption"/>
    <w:basedOn w:val="Normal"/>
    <w:next w:val="Normal"/>
    <w:uiPriority w:val="35"/>
    <w:unhideWhenUsed/>
    <w:qFormat/>
    <w:rsid w:val="00FC396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2448"/>
  </w:style>
  <w:style w:type="character" w:styleId="Hyperlink">
    <w:name w:val="Hyperlink"/>
    <w:basedOn w:val="DefaultParagraphFont"/>
    <w:uiPriority w:val="99"/>
    <w:unhideWhenUsed/>
    <w:rsid w:val="00C424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trac.medora.va.gov/web/wiki/Projects/MDWS/Installation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hyperlink" Target="http://localhost/NumiService.asmx" TargetMode="Externa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hyperlink" Target="http://servername/Web/Home.aspx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oter" Target="footer5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8.jpeg"/><Relationship Id="rId72" Type="http://schemas.openxmlformats.org/officeDocument/2006/relationships/image" Target="media/image56.png"/><Relationship Id="rId80" Type="http://schemas.openxmlformats.org/officeDocument/2006/relationships/footer" Target="footer6.xml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localhost/NumiService.aspx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hyperlink" Target="http://hostname.aac.va.gov/NumiService.aspx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8BB481-4B9B-492E-B08E-2792454C3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70</Pages>
  <Words>8578</Words>
  <Characters>48897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Server Guide</vt:lpstr>
    </vt:vector>
  </TitlesOfParts>
  <Company>Veteran Affairs</Company>
  <LinksUpToDate>false</LinksUpToDate>
  <CharactersWithSpaces>57361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Server Guide</dc:title>
  <dc:creator>Gill, Monika (VETS)</dc:creator>
  <cp:lastModifiedBy>Subbaraman, Padma (VETS)</cp:lastModifiedBy>
  <cp:revision>3</cp:revision>
  <dcterms:created xsi:type="dcterms:W3CDTF">2016-09-20T20:39:00Z</dcterms:created>
  <dcterms:modified xsi:type="dcterms:W3CDTF">2016-09-20T20:40:00Z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2013-08-20T00:00:00Z</vt:filetime>
  </property>
  <property fmtid="{D5CDD505-2E9C-101B-9397-08002B2CF9AE}" pid="3" name="LastSaved">
    <vt:filetime>2015-04-06T00:00:00Z</vt:filetime>
  </property>
</Properties>
</file>