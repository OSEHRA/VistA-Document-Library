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5219" w:rsidRPr="0024217C" w:rsidRDefault="00115219" w:rsidP="00D03786">
      <w:pPr>
        <w:pStyle w:val="Title"/>
      </w:pPr>
      <w:bookmarkStart w:id="0" w:name="_Toc205632711"/>
      <w:r w:rsidRPr="0024217C">
        <w:t xml:space="preserve">Enrollment System (ES) </w:t>
      </w:r>
      <w:r w:rsidR="00E550B2">
        <w:t>5.5</w:t>
      </w:r>
    </w:p>
    <w:p w:rsidR="004F628F" w:rsidRPr="004F628F" w:rsidRDefault="00020240" w:rsidP="00D03786">
      <w:pPr>
        <w:pStyle w:val="Title"/>
      </w:pPr>
      <w:r>
        <w:t>Production</w:t>
      </w:r>
      <w:r w:rsidR="004F628F">
        <w:t xml:space="preserve"> Operations Manual</w:t>
      </w:r>
      <w:r w:rsidR="00BB2A29">
        <w:t xml:space="preserve"> (POM)</w:t>
      </w:r>
    </w:p>
    <w:p w:rsidR="00FA1BF4" w:rsidRPr="00FA1BF4" w:rsidRDefault="00FA1BF4" w:rsidP="00D03786">
      <w:pPr>
        <w:pStyle w:val="Title"/>
      </w:pPr>
    </w:p>
    <w:p w:rsidR="004F3A80" w:rsidRDefault="00B859DB" w:rsidP="004F3A80">
      <w:pPr>
        <w:pStyle w:val="CoverTitleInstructions"/>
      </w:pPr>
      <w:r>
        <w:rPr>
          <w:noProof/>
        </w:rPr>
        <w:drawing>
          <wp:inline distT="0" distB="0" distL="0" distR="0" wp14:anchorId="32FBE467" wp14:editId="04760390">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rsidR="009976DD" w:rsidRDefault="009976DD" w:rsidP="00D03786">
      <w:pPr>
        <w:pStyle w:val="Title"/>
      </w:pPr>
    </w:p>
    <w:p w:rsidR="00115219" w:rsidRPr="0024217C" w:rsidRDefault="00E550B2" w:rsidP="00115219">
      <w:pPr>
        <w:pStyle w:val="Title2"/>
      </w:pPr>
      <w:r>
        <w:t>February 2019</w:t>
      </w:r>
    </w:p>
    <w:p w:rsidR="00115219" w:rsidRPr="0024217C" w:rsidRDefault="00115219" w:rsidP="00115219">
      <w:pPr>
        <w:pStyle w:val="Title2"/>
      </w:pPr>
      <w:r w:rsidRPr="0024217C">
        <w:t xml:space="preserve">Version </w:t>
      </w:r>
      <w:r w:rsidR="00E550B2">
        <w:t>5.5</w:t>
      </w:r>
    </w:p>
    <w:p w:rsidR="00F73687" w:rsidRDefault="00F73687" w:rsidP="004F3A80">
      <w:pPr>
        <w:pStyle w:val="Title2"/>
      </w:pPr>
      <w:r w:rsidRPr="00F73687">
        <w:t>Department of Veterans Affairs</w:t>
      </w:r>
      <w:r w:rsidR="00BB2A29">
        <w:t xml:space="preserve"> (VA)</w:t>
      </w:r>
    </w:p>
    <w:p w:rsidR="00115219" w:rsidRDefault="00115219">
      <w:pPr>
        <w:rPr>
          <w:rFonts w:ascii="Arial" w:hAnsi="Arial" w:cs="Arial"/>
          <w:b/>
          <w:bCs/>
          <w:sz w:val="28"/>
          <w:szCs w:val="32"/>
        </w:rPr>
      </w:pPr>
      <w:r>
        <w:br w:type="page"/>
      </w:r>
    </w:p>
    <w:p w:rsidR="00AD4E85" w:rsidRPr="00AD4E85" w:rsidRDefault="00922D53" w:rsidP="00922D53">
      <w:pPr>
        <w:pStyle w:val="Title2"/>
      </w:pPr>
      <w:r>
        <w:t>Revision History</w:t>
      </w:r>
    </w:p>
    <w:tbl>
      <w:tblPr>
        <w:tblStyle w:val="TableGrid"/>
        <w:tblW w:w="5000" w:type="pct"/>
        <w:tblLook w:val="0620" w:firstRow="1" w:lastRow="0" w:firstColumn="0" w:lastColumn="0" w:noHBand="1" w:noVBand="1"/>
        <w:tblDescription w:val="Revision History showing date artifact was created or revised, version number, description, and author."/>
      </w:tblPr>
      <w:tblGrid>
        <w:gridCol w:w="1697"/>
        <w:gridCol w:w="1060"/>
        <w:gridCol w:w="4310"/>
        <w:gridCol w:w="2283"/>
      </w:tblGrid>
      <w:tr w:rsidR="00115219" w:rsidRPr="0024217C" w:rsidTr="00115219">
        <w:trPr>
          <w:cantSplit/>
          <w:tblHeader/>
        </w:trPr>
        <w:tc>
          <w:tcPr>
            <w:tcW w:w="907" w:type="pct"/>
            <w:shd w:val="clear" w:color="auto" w:fill="F2F2F2" w:themeFill="background1" w:themeFillShade="F2"/>
          </w:tcPr>
          <w:p w:rsidR="00115219" w:rsidRPr="0024217C" w:rsidRDefault="00115219" w:rsidP="00115219">
            <w:pPr>
              <w:pStyle w:val="TableHdg"/>
            </w:pPr>
            <w:r w:rsidRPr="0024217C">
              <w:t>Date</w:t>
            </w:r>
          </w:p>
        </w:tc>
        <w:tc>
          <w:tcPr>
            <w:tcW w:w="567" w:type="pct"/>
            <w:shd w:val="clear" w:color="auto" w:fill="F2F2F2" w:themeFill="background1" w:themeFillShade="F2"/>
          </w:tcPr>
          <w:p w:rsidR="00115219" w:rsidRPr="0024217C" w:rsidRDefault="00115219" w:rsidP="00115219">
            <w:pPr>
              <w:pStyle w:val="TableHdg"/>
            </w:pPr>
            <w:r w:rsidRPr="0024217C">
              <w:t>Version</w:t>
            </w:r>
          </w:p>
        </w:tc>
        <w:tc>
          <w:tcPr>
            <w:tcW w:w="2305" w:type="pct"/>
            <w:shd w:val="clear" w:color="auto" w:fill="F2F2F2" w:themeFill="background1" w:themeFillShade="F2"/>
          </w:tcPr>
          <w:p w:rsidR="00115219" w:rsidRPr="0024217C" w:rsidRDefault="00115219" w:rsidP="00115219">
            <w:pPr>
              <w:pStyle w:val="TableHdg"/>
            </w:pPr>
            <w:r w:rsidRPr="0024217C">
              <w:t>Description</w:t>
            </w:r>
          </w:p>
        </w:tc>
        <w:tc>
          <w:tcPr>
            <w:tcW w:w="1221" w:type="pct"/>
            <w:shd w:val="clear" w:color="auto" w:fill="F2F2F2" w:themeFill="background1" w:themeFillShade="F2"/>
          </w:tcPr>
          <w:p w:rsidR="00115219" w:rsidRPr="0024217C" w:rsidRDefault="00115219" w:rsidP="00115219">
            <w:pPr>
              <w:pStyle w:val="TableHdg"/>
            </w:pPr>
            <w:r w:rsidRPr="0024217C">
              <w:t>Author</w:t>
            </w:r>
          </w:p>
        </w:tc>
      </w:tr>
      <w:tr w:rsidR="00E550B2" w:rsidRPr="0024217C" w:rsidTr="00115219">
        <w:tc>
          <w:tcPr>
            <w:tcW w:w="907" w:type="pct"/>
          </w:tcPr>
          <w:p w:rsidR="00E550B2" w:rsidRDefault="00E550B2" w:rsidP="00115219">
            <w:pPr>
              <w:pStyle w:val="TableText"/>
            </w:pPr>
            <w:r>
              <w:t>02/08/2019</w:t>
            </w:r>
          </w:p>
        </w:tc>
        <w:tc>
          <w:tcPr>
            <w:tcW w:w="567" w:type="pct"/>
          </w:tcPr>
          <w:p w:rsidR="00E550B2" w:rsidRDefault="00E550B2" w:rsidP="00115219">
            <w:pPr>
              <w:pStyle w:val="TableText"/>
            </w:pPr>
            <w:r>
              <w:t>5.5</w:t>
            </w:r>
          </w:p>
        </w:tc>
        <w:tc>
          <w:tcPr>
            <w:tcW w:w="2305" w:type="pct"/>
          </w:tcPr>
          <w:p w:rsidR="00E550B2" w:rsidRDefault="00E550B2" w:rsidP="00DA4AF4">
            <w:pPr>
              <w:pStyle w:val="TableText"/>
            </w:pPr>
            <w:r>
              <w:t>5.5 updates</w:t>
            </w:r>
          </w:p>
        </w:tc>
        <w:tc>
          <w:tcPr>
            <w:tcW w:w="1221" w:type="pct"/>
          </w:tcPr>
          <w:p w:rsidR="00E550B2" w:rsidRDefault="00E550B2" w:rsidP="007366FD">
            <w:pPr>
              <w:pStyle w:val="TableText"/>
            </w:pPr>
            <w:r>
              <w:t>Liberty ITS TW</w:t>
            </w:r>
          </w:p>
        </w:tc>
      </w:tr>
      <w:tr w:rsidR="00713AB0" w:rsidRPr="0024217C" w:rsidTr="00115219">
        <w:tc>
          <w:tcPr>
            <w:tcW w:w="907" w:type="pct"/>
          </w:tcPr>
          <w:p w:rsidR="00713AB0" w:rsidRDefault="00631C25" w:rsidP="00115219">
            <w:pPr>
              <w:pStyle w:val="TableText"/>
            </w:pPr>
            <w:r>
              <w:t>10/15/2018</w:t>
            </w:r>
          </w:p>
        </w:tc>
        <w:tc>
          <w:tcPr>
            <w:tcW w:w="567" w:type="pct"/>
          </w:tcPr>
          <w:p w:rsidR="00713AB0" w:rsidRDefault="00E550B2" w:rsidP="00115219">
            <w:pPr>
              <w:pStyle w:val="TableText"/>
            </w:pPr>
            <w:r>
              <w:t>5.4</w:t>
            </w:r>
          </w:p>
        </w:tc>
        <w:tc>
          <w:tcPr>
            <w:tcW w:w="2305" w:type="pct"/>
          </w:tcPr>
          <w:p w:rsidR="00713AB0" w:rsidRDefault="00E550B2" w:rsidP="00DA4AF4">
            <w:pPr>
              <w:pStyle w:val="TableText"/>
            </w:pPr>
            <w:r>
              <w:t>5.4</w:t>
            </w:r>
            <w:r w:rsidR="00713AB0">
              <w:t xml:space="preserve"> updates</w:t>
            </w:r>
          </w:p>
        </w:tc>
        <w:tc>
          <w:tcPr>
            <w:tcW w:w="1221" w:type="pct"/>
          </w:tcPr>
          <w:p w:rsidR="00713AB0" w:rsidRDefault="00713AB0" w:rsidP="007366FD">
            <w:pPr>
              <w:pStyle w:val="TableText"/>
            </w:pPr>
            <w:r>
              <w:t>Liberty ITS TW</w:t>
            </w:r>
          </w:p>
        </w:tc>
      </w:tr>
      <w:tr w:rsidR="00B92277" w:rsidRPr="0024217C" w:rsidTr="00115219">
        <w:tc>
          <w:tcPr>
            <w:tcW w:w="907" w:type="pct"/>
          </w:tcPr>
          <w:p w:rsidR="00B92277" w:rsidRDefault="001842EB" w:rsidP="00115219">
            <w:pPr>
              <w:pStyle w:val="TableText"/>
            </w:pPr>
            <w:r>
              <w:t>07/09</w:t>
            </w:r>
            <w:r w:rsidR="00B92277">
              <w:t>/2018</w:t>
            </w:r>
          </w:p>
        </w:tc>
        <w:tc>
          <w:tcPr>
            <w:tcW w:w="567" w:type="pct"/>
          </w:tcPr>
          <w:p w:rsidR="00B92277" w:rsidRDefault="00713AB0" w:rsidP="00115219">
            <w:pPr>
              <w:pStyle w:val="TableText"/>
            </w:pPr>
            <w:r>
              <w:t>5.3</w:t>
            </w:r>
          </w:p>
        </w:tc>
        <w:tc>
          <w:tcPr>
            <w:tcW w:w="2305" w:type="pct"/>
          </w:tcPr>
          <w:p w:rsidR="00B92277" w:rsidRDefault="00713AB0" w:rsidP="00DA4AF4">
            <w:pPr>
              <w:pStyle w:val="TableText"/>
            </w:pPr>
            <w:r>
              <w:t>5.3</w:t>
            </w:r>
            <w:r w:rsidR="00B92277">
              <w:t xml:space="preserve"> updates</w:t>
            </w:r>
          </w:p>
        </w:tc>
        <w:tc>
          <w:tcPr>
            <w:tcW w:w="1221" w:type="pct"/>
          </w:tcPr>
          <w:p w:rsidR="00B92277" w:rsidRPr="0024217C" w:rsidRDefault="00B92277" w:rsidP="007366FD">
            <w:pPr>
              <w:pStyle w:val="TableText"/>
            </w:pPr>
            <w:r>
              <w:t>Liberty ITS TW</w:t>
            </w:r>
          </w:p>
        </w:tc>
      </w:tr>
      <w:tr w:rsidR="0076667A" w:rsidRPr="0024217C" w:rsidTr="00115219">
        <w:tc>
          <w:tcPr>
            <w:tcW w:w="907" w:type="pct"/>
          </w:tcPr>
          <w:p w:rsidR="0076667A" w:rsidRDefault="0076667A" w:rsidP="00115219">
            <w:pPr>
              <w:pStyle w:val="TableText"/>
            </w:pPr>
            <w:r>
              <w:t>03/</w:t>
            </w:r>
            <w:r w:rsidR="005B7319">
              <w:t>1</w:t>
            </w:r>
            <w:r>
              <w:t>3/2018</w:t>
            </w:r>
          </w:p>
        </w:tc>
        <w:tc>
          <w:tcPr>
            <w:tcW w:w="567" w:type="pct"/>
          </w:tcPr>
          <w:p w:rsidR="0076667A" w:rsidRDefault="0076667A" w:rsidP="00115219">
            <w:pPr>
              <w:pStyle w:val="TableText"/>
            </w:pPr>
            <w:r>
              <w:t>5.2</w:t>
            </w:r>
          </w:p>
        </w:tc>
        <w:tc>
          <w:tcPr>
            <w:tcW w:w="2305" w:type="pct"/>
          </w:tcPr>
          <w:p w:rsidR="0076667A" w:rsidRPr="0024217C" w:rsidRDefault="0076667A" w:rsidP="00DA4AF4">
            <w:pPr>
              <w:pStyle w:val="TableText"/>
            </w:pPr>
            <w:r>
              <w:t>5.2 updates</w:t>
            </w:r>
          </w:p>
        </w:tc>
        <w:tc>
          <w:tcPr>
            <w:tcW w:w="1221" w:type="pct"/>
          </w:tcPr>
          <w:p w:rsidR="0076667A" w:rsidRPr="0024217C" w:rsidRDefault="0076667A" w:rsidP="007366FD">
            <w:pPr>
              <w:pStyle w:val="TableText"/>
            </w:pPr>
            <w:r w:rsidRPr="0024217C">
              <w:t>SMS/Leidos TW</w:t>
            </w:r>
          </w:p>
        </w:tc>
      </w:tr>
      <w:tr w:rsidR="00DA4AF4" w:rsidRPr="0024217C" w:rsidTr="00115219">
        <w:tc>
          <w:tcPr>
            <w:tcW w:w="907" w:type="pct"/>
          </w:tcPr>
          <w:p w:rsidR="00DA4AF4" w:rsidRDefault="00ED2B36" w:rsidP="00115219">
            <w:pPr>
              <w:pStyle w:val="TableText"/>
            </w:pPr>
            <w:r>
              <w:t>02/15</w:t>
            </w:r>
            <w:r w:rsidR="00E43AD7">
              <w:t>/</w:t>
            </w:r>
            <w:r w:rsidR="00DA4AF4">
              <w:t>2018</w:t>
            </w:r>
          </w:p>
        </w:tc>
        <w:tc>
          <w:tcPr>
            <w:tcW w:w="567" w:type="pct"/>
          </w:tcPr>
          <w:p w:rsidR="00DA4AF4" w:rsidRPr="0024217C" w:rsidRDefault="00DA4AF4" w:rsidP="00115219">
            <w:pPr>
              <w:pStyle w:val="TableText"/>
            </w:pPr>
            <w:r>
              <w:t>5.1</w:t>
            </w:r>
          </w:p>
        </w:tc>
        <w:tc>
          <w:tcPr>
            <w:tcW w:w="2305" w:type="pct"/>
          </w:tcPr>
          <w:p w:rsidR="00DA4AF4" w:rsidRPr="0024217C" w:rsidRDefault="00DA4AF4" w:rsidP="00DA4AF4">
            <w:pPr>
              <w:pStyle w:val="TableText"/>
            </w:pPr>
            <w:r w:rsidRPr="0024217C">
              <w:t>5.</w:t>
            </w:r>
            <w:r>
              <w:t>1</w:t>
            </w:r>
            <w:r w:rsidRPr="0024217C">
              <w:t xml:space="preserve"> updates</w:t>
            </w:r>
          </w:p>
        </w:tc>
        <w:tc>
          <w:tcPr>
            <w:tcW w:w="1221" w:type="pct"/>
          </w:tcPr>
          <w:p w:rsidR="00DA4AF4" w:rsidRPr="0024217C" w:rsidRDefault="00DA4AF4" w:rsidP="007366FD">
            <w:pPr>
              <w:pStyle w:val="TableText"/>
            </w:pPr>
            <w:r w:rsidRPr="0024217C">
              <w:t>SMS/Leidos TW</w:t>
            </w:r>
          </w:p>
        </w:tc>
      </w:tr>
      <w:tr w:rsidR="00DA4AF4" w:rsidRPr="0024217C" w:rsidTr="00115219">
        <w:tc>
          <w:tcPr>
            <w:tcW w:w="907" w:type="pct"/>
          </w:tcPr>
          <w:p w:rsidR="00DA4AF4" w:rsidRPr="0024217C" w:rsidRDefault="00DA4AF4" w:rsidP="00115219">
            <w:pPr>
              <w:pStyle w:val="TableText"/>
            </w:pPr>
            <w:r>
              <w:t>10/23</w:t>
            </w:r>
            <w:r w:rsidRPr="0024217C">
              <w:t>/2017</w:t>
            </w:r>
          </w:p>
        </w:tc>
        <w:tc>
          <w:tcPr>
            <w:tcW w:w="567" w:type="pct"/>
          </w:tcPr>
          <w:p w:rsidR="00DA4AF4" w:rsidRPr="0024217C" w:rsidRDefault="00DA4AF4" w:rsidP="00115219">
            <w:pPr>
              <w:pStyle w:val="TableText"/>
            </w:pPr>
            <w:r w:rsidRPr="0024217C">
              <w:t>5.0</w:t>
            </w:r>
          </w:p>
        </w:tc>
        <w:tc>
          <w:tcPr>
            <w:tcW w:w="2305" w:type="pct"/>
          </w:tcPr>
          <w:p w:rsidR="00DA4AF4" w:rsidRPr="0024217C" w:rsidRDefault="00DA4AF4" w:rsidP="00115219">
            <w:pPr>
              <w:pStyle w:val="TableText"/>
            </w:pPr>
            <w:r w:rsidRPr="0024217C">
              <w:t>5.0 updates</w:t>
            </w:r>
          </w:p>
        </w:tc>
        <w:tc>
          <w:tcPr>
            <w:tcW w:w="1221" w:type="pct"/>
          </w:tcPr>
          <w:p w:rsidR="00DA4AF4" w:rsidRPr="0024217C" w:rsidRDefault="00DA4AF4" w:rsidP="00115219">
            <w:pPr>
              <w:pStyle w:val="TableText"/>
            </w:pPr>
            <w:r w:rsidRPr="0024217C">
              <w:t>SMS/Leidos TW</w:t>
            </w:r>
          </w:p>
        </w:tc>
      </w:tr>
      <w:tr w:rsidR="00DA4AF4" w:rsidRPr="0024217C" w:rsidTr="00115219">
        <w:tc>
          <w:tcPr>
            <w:tcW w:w="907" w:type="pct"/>
          </w:tcPr>
          <w:p w:rsidR="00DA4AF4" w:rsidRPr="0024217C" w:rsidRDefault="00DA4AF4" w:rsidP="00115219">
            <w:pPr>
              <w:pStyle w:val="TableText"/>
            </w:pPr>
            <w:r w:rsidRPr="0024217C">
              <w:t>09/19/2017</w:t>
            </w:r>
          </w:p>
        </w:tc>
        <w:tc>
          <w:tcPr>
            <w:tcW w:w="567" w:type="pct"/>
          </w:tcPr>
          <w:p w:rsidR="00DA4AF4" w:rsidRPr="0024217C" w:rsidRDefault="00DA4AF4" w:rsidP="00115219">
            <w:pPr>
              <w:pStyle w:val="TableText"/>
            </w:pPr>
            <w:r w:rsidRPr="0024217C">
              <w:t>4.0</w:t>
            </w:r>
          </w:p>
        </w:tc>
        <w:tc>
          <w:tcPr>
            <w:tcW w:w="2305" w:type="pct"/>
          </w:tcPr>
          <w:p w:rsidR="00DA4AF4" w:rsidRPr="0024217C" w:rsidRDefault="00DA4AF4" w:rsidP="00115219">
            <w:pPr>
              <w:pStyle w:val="TableText"/>
            </w:pPr>
            <w:r w:rsidRPr="0024217C">
              <w:t>4.8 updates</w:t>
            </w:r>
          </w:p>
        </w:tc>
        <w:tc>
          <w:tcPr>
            <w:tcW w:w="1221" w:type="pct"/>
          </w:tcPr>
          <w:p w:rsidR="00DA4AF4" w:rsidRPr="0024217C" w:rsidRDefault="00DA4AF4" w:rsidP="00115219">
            <w:pPr>
              <w:pStyle w:val="TableText"/>
            </w:pPr>
            <w:r w:rsidRPr="0024217C">
              <w:t>SMS/Leidos TW</w:t>
            </w:r>
          </w:p>
        </w:tc>
      </w:tr>
      <w:tr w:rsidR="00DA4AF4" w:rsidRPr="0024217C" w:rsidTr="00115219">
        <w:tc>
          <w:tcPr>
            <w:tcW w:w="907" w:type="pct"/>
          </w:tcPr>
          <w:p w:rsidR="00DA4AF4" w:rsidRPr="0024217C" w:rsidRDefault="00DA4AF4" w:rsidP="00115219">
            <w:pPr>
              <w:pStyle w:val="TableText"/>
            </w:pPr>
            <w:r w:rsidRPr="0024217C">
              <w:t>09/01/2017</w:t>
            </w:r>
          </w:p>
        </w:tc>
        <w:tc>
          <w:tcPr>
            <w:tcW w:w="567" w:type="pct"/>
          </w:tcPr>
          <w:p w:rsidR="00DA4AF4" w:rsidRPr="0024217C" w:rsidRDefault="00DA4AF4" w:rsidP="00115219">
            <w:pPr>
              <w:pStyle w:val="TableText"/>
            </w:pPr>
            <w:r w:rsidRPr="0024217C">
              <w:t>3.0</w:t>
            </w:r>
          </w:p>
        </w:tc>
        <w:tc>
          <w:tcPr>
            <w:tcW w:w="2305" w:type="pct"/>
          </w:tcPr>
          <w:p w:rsidR="00DA4AF4" w:rsidRPr="0024217C" w:rsidRDefault="00DA4AF4" w:rsidP="00115219">
            <w:pPr>
              <w:pStyle w:val="TableText"/>
            </w:pPr>
            <w:r w:rsidRPr="0024217C">
              <w:t>4.7 updates</w:t>
            </w:r>
          </w:p>
        </w:tc>
        <w:tc>
          <w:tcPr>
            <w:tcW w:w="1221" w:type="pct"/>
          </w:tcPr>
          <w:p w:rsidR="00DA4AF4" w:rsidRPr="0024217C" w:rsidRDefault="00DA4AF4" w:rsidP="00115219">
            <w:pPr>
              <w:pStyle w:val="TableText"/>
            </w:pPr>
            <w:r w:rsidRPr="0024217C">
              <w:t>SMS/Leidos TW</w:t>
            </w:r>
          </w:p>
        </w:tc>
      </w:tr>
      <w:tr w:rsidR="00DA4AF4" w:rsidRPr="0024217C" w:rsidTr="00115219">
        <w:tc>
          <w:tcPr>
            <w:tcW w:w="907" w:type="pct"/>
          </w:tcPr>
          <w:p w:rsidR="00DA4AF4" w:rsidRPr="0024217C" w:rsidRDefault="00DA4AF4" w:rsidP="00115219">
            <w:pPr>
              <w:pStyle w:val="TableText"/>
            </w:pPr>
            <w:r w:rsidRPr="0024217C">
              <w:t>05/30/2017</w:t>
            </w:r>
          </w:p>
        </w:tc>
        <w:tc>
          <w:tcPr>
            <w:tcW w:w="567" w:type="pct"/>
          </w:tcPr>
          <w:p w:rsidR="00DA4AF4" w:rsidRPr="0024217C" w:rsidRDefault="00DA4AF4" w:rsidP="00115219">
            <w:pPr>
              <w:pStyle w:val="TableText"/>
            </w:pPr>
            <w:r w:rsidRPr="0024217C">
              <w:t>2.2</w:t>
            </w:r>
          </w:p>
        </w:tc>
        <w:tc>
          <w:tcPr>
            <w:tcW w:w="2305" w:type="pct"/>
          </w:tcPr>
          <w:p w:rsidR="00DA4AF4" w:rsidRPr="0024217C" w:rsidRDefault="00DA4AF4" w:rsidP="00115219">
            <w:pPr>
              <w:pStyle w:val="TableText"/>
            </w:pPr>
            <w:r w:rsidRPr="0024217C">
              <w:t>4.6.2 updates</w:t>
            </w:r>
          </w:p>
        </w:tc>
        <w:tc>
          <w:tcPr>
            <w:tcW w:w="1221" w:type="pct"/>
          </w:tcPr>
          <w:p w:rsidR="00DA4AF4" w:rsidRPr="0024217C" w:rsidRDefault="00DA4AF4" w:rsidP="00115219">
            <w:pPr>
              <w:pStyle w:val="TableText"/>
            </w:pPr>
            <w:r w:rsidRPr="0024217C">
              <w:t>SMS/Leidos TW</w:t>
            </w:r>
          </w:p>
        </w:tc>
      </w:tr>
      <w:tr w:rsidR="00DA4AF4" w:rsidRPr="0024217C" w:rsidTr="00115219">
        <w:tc>
          <w:tcPr>
            <w:tcW w:w="907" w:type="pct"/>
          </w:tcPr>
          <w:p w:rsidR="00DA4AF4" w:rsidRPr="0024217C" w:rsidRDefault="00DA4AF4" w:rsidP="00115219">
            <w:pPr>
              <w:pStyle w:val="TableText"/>
            </w:pPr>
            <w:r w:rsidRPr="0024217C">
              <w:t>04/25/2017</w:t>
            </w:r>
          </w:p>
        </w:tc>
        <w:tc>
          <w:tcPr>
            <w:tcW w:w="567" w:type="pct"/>
          </w:tcPr>
          <w:p w:rsidR="00DA4AF4" w:rsidRPr="0024217C" w:rsidRDefault="00DA4AF4" w:rsidP="00115219">
            <w:pPr>
              <w:pStyle w:val="TableText"/>
            </w:pPr>
            <w:r w:rsidRPr="0024217C">
              <w:t>2.1</w:t>
            </w:r>
          </w:p>
        </w:tc>
        <w:tc>
          <w:tcPr>
            <w:tcW w:w="2305" w:type="pct"/>
          </w:tcPr>
          <w:p w:rsidR="00DA4AF4" w:rsidRPr="0024217C" w:rsidRDefault="00DA4AF4" w:rsidP="00115219">
            <w:pPr>
              <w:pStyle w:val="TableText"/>
            </w:pPr>
            <w:r w:rsidRPr="0024217C">
              <w:t>4.6.1 updates</w:t>
            </w:r>
          </w:p>
        </w:tc>
        <w:tc>
          <w:tcPr>
            <w:tcW w:w="1221" w:type="pct"/>
          </w:tcPr>
          <w:p w:rsidR="00DA4AF4" w:rsidRPr="0024217C" w:rsidRDefault="00DA4AF4" w:rsidP="00115219">
            <w:pPr>
              <w:pStyle w:val="TableText"/>
            </w:pPr>
            <w:r w:rsidRPr="0024217C">
              <w:t>SMS/Leidos TW</w:t>
            </w:r>
          </w:p>
        </w:tc>
      </w:tr>
      <w:tr w:rsidR="00DA4AF4" w:rsidRPr="0024217C" w:rsidTr="00115219">
        <w:tc>
          <w:tcPr>
            <w:tcW w:w="907" w:type="pct"/>
          </w:tcPr>
          <w:p w:rsidR="00DA4AF4" w:rsidRPr="0024217C" w:rsidRDefault="00DA4AF4" w:rsidP="00115219">
            <w:pPr>
              <w:pStyle w:val="TableText"/>
            </w:pPr>
            <w:r w:rsidRPr="0024217C">
              <w:t>03/16/2017</w:t>
            </w:r>
          </w:p>
        </w:tc>
        <w:tc>
          <w:tcPr>
            <w:tcW w:w="567" w:type="pct"/>
          </w:tcPr>
          <w:p w:rsidR="00DA4AF4" w:rsidRPr="0024217C" w:rsidRDefault="00DA4AF4" w:rsidP="00115219">
            <w:pPr>
              <w:pStyle w:val="TableText"/>
            </w:pPr>
            <w:r w:rsidRPr="0024217C">
              <w:t>2.0</w:t>
            </w:r>
          </w:p>
        </w:tc>
        <w:tc>
          <w:tcPr>
            <w:tcW w:w="2305" w:type="pct"/>
          </w:tcPr>
          <w:p w:rsidR="00DA4AF4" w:rsidRPr="0024217C" w:rsidRDefault="00DA4AF4" w:rsidP="00115219">
            <w:pPr>
              <w:pStyle w:val="TableText"/>
            </w:pPr>
            <w:r w:rsidRPr="0024217C">
              <w:t>4.6 updates</w:t>
            </w:r>
          </w:p>
        </w:tc>
        <w:tc>
          <w:tcPr>
            <w:tcW w:w="1221" w:type="pct"/>
          </w:tcPr>
          <w:p w:rsidR="00DA4AF4" w:rsidRPr="0024217C" w:rsidRDefault="00DA4AF4" w:rsidP="00115219">
            <w:pPr>
              <w:pStyle w:val="TableText"/>
            </w:pPr>
            <w:r w:rsidRPr="0024217C">
              <w:t>SMS/Leidos TW</w:t>
            </w:r>
          </w:p>
        </w:tc>
      </w:tr>
      <w:tr w:rsidR="00DA4AF4" w:rsidRPr="0024217C" w:rsidTr="00115219">
        <w:tc>
          <w:tcPr>
            <w:tcW w:w="907" w:type="pct"/>
          </w:tcPr>
          <w:p w:rsidR="00DA4AF4" w:rsidRPr="0024217C" w:rsidRDefault="00DA4AF4" w:rsidP="00115219">
            <w:pPr>
              <w:pStyle w:val="TableText"/>
            </w:pPr>
            <w:r w:rsidRPr="0024217C">
              <w:t>01/09/2017</w:t>
            </w:r>
          </w:p>
        </w:tc>
        <w:tc>
          <w:tcPr>
            <w:tcW w:w="567" w:type="pct"/>
          </w:tcPr>
          <w:p w:rsidR="00DA4AF4" w:rsidRPr="0024217C" w:rsidRDefault="00DA4AF4" w:rsidP="00115219">
            <w:pPr>
              <w:pStyle w:val="TableText"/>
            </w:pPr>
            <w:r w:rsidRPr="0024217C">
              <w:t>1.1</w:t>
            </w:r>
          </w:p>
        </w:tc>
        <w:tc>
          <w:tcPr>
            <w:tcW w:w="2305" w:type="pct"/>
          </w:tcPr>
          <w:p w:rsidR="00DA4AF4" w:rsidRPr="0024217C" w:rsidRDefault="00DA4AF4" w:rsidP="00115219">
            <w:pPr>
              <w:pStyle w:val="TableText"/>
            </w:pPr>
            <w:r w:rsidRPr="0024217C">
              <w:t>4.5.1 updates</w:t>
            </w:r>
          </w:p>
        </w:tc>
        <w:tc>
          <w:tcPr>
            <w:tcW w:w="1221" w:type="pct"/>
          </w:tcPr>
          <w:p w:rsidR="00DA4AF4" w:rsidRPr="0024217C" w:rsidRDefault="00DA4AF4" w:rsidP="00115219">
            <w:pPr>
              <w:pStyle w:val="TableText"/>
            </w:pPr>
            <w:r w:rsidRPr="0024217C">
              <w:t>SMS/Leidos TW</w:t>
            </w:r>
          </w:p>
        </w:tc>
      </w:tr>
      <w:tr w:rsidR="00DA4AF4" w:rsidRPr="0024217C" w:rsidTr="00115219">
        <w:tc>
          <w:tcPr>
            <w:tcW w:w="907" w:type="pct"/>
          </w:tcPr>
          <w:p w:rsidR="00DA4AF4" w:rsidRPr="0024217C" w:rsidRDefault="00DA4AF4" w:rsidP="00115219">
            <w:pPr>
              <w:pStyle w:val="TableText"/>
            </w:pPr>
            <w:r w:rsidRPr="0024217C">
              <w:t>12/15/2016</w:t>
            </w:r>
          </w:p>
        </w:tc>
        <w:tc>
          <w:tcPr>
            <w:tcW w:w="567" w:type="pct"/>
          </w:tcPr>
          <w:p w:rsidR="00DA4AF4" w:rsidRPr="0024217C" w:rsidDel="00725D7C" w:rsidRDefault="00DA4AF4" w:rsidP="00115219">
            <w:pPr>
              <w:pStyle w:val="TableText"/>
            </w:pPr>
            <w:r w:rsidRPr="0024217C">
              <w:t>1.0</w:t>
            </w:r>
          </w:p>
        </w:tc>
        <w:tc>
          <w:tcPr>
            <w:tcW w:w="2305" w:type="pct"/>
          </w:tcPr>
          <w:p w:rsidR="00DA4AF4" w:rsidRPr="0024217C" w:rsidRDefault="00DA4AF4" w:rsidP="00115219">
            <w:pPr>
              <w:pStyle w:val="TableText"/>
            </w:pPr>
            <w:r w:rsidRPr="0024217C">
              <w:t>Initial publication</w:t>
            </w:r>
          </w:p>
        </w:tc>
        <w:tc>
          <w:tcPr>
            <w:tcW w:w="1221" w:type="pct"/>
          </w:tcPr>
          <w:p w:rsidR="00DA4AF4" w:rsidRPr="0024217C" w:rsidRDefault="00DA4AF4" w:rsidP="00115219">
            <w:pPr>
              <w:pStyle w:val="TableText"/>
            </w:pPr>
            <w:r w:rsidRPr="0024217C">
              <w:t>SMS/Leidos TW</w:t>
            </w:r>
          </w:p>
        </w:tc>
      </w:tr>
    </w:tbl>
    <w:p w:rsidR="005E7D41" w:rsidRDefault="005E7D41" w:rsidP="00E43AD7">
      <w:pPr>
        <w:pStyle w:val="BodyText"/>
      </w:pPr>
      <w:bookmarkStart w:id="1" w:name="ColumnTitle_01"/>
      <w:bookmarkEnd w:id="1"/>
      <w:r w:rsidRPr="00E43AD7">
        <w:rPr>
          <w:b/>
        </w:rPr>
        <w:t>Note:</w:t>
      </w:r>
      <w:r w:rsidRPr="005E7D41">
        <w:t xml:space="preserve"> The revision history cycle begins once changes or enhancements are requested</w:t>
      </w:r>
      <w:r w:rsidR="00CB684B">
        <w:t xml:space="preserve">, </w:t>
      </w:r>
      <w:r w:rsidRPr="005E7D41">
        <w:t>after the</w:t>
      </w:r>
      <w:r w:rsidR="00BB2A29">
        <w:t xml:space="preserve"> POM i</w:t>
      </w:r>
      <w:r w:rsidRPr="005E7D41">
        <w:t>s baselined.</w:t>
      </w:r>
    </w:p>
    <w:p w:rsidR="0060508E" w:rsidRDefault="0060508E" w:rsidP="00D03786">
      <w:pPr>
        <w:pStyle w:val="Title"/>
      </w:pPr>
      <w:r>
        <w:t>Artifact Rationale</w:t>
      </w:r>
    </w:p>
    <w:p w:rsidR="0060508E" w:rsidRDefault="0060508E" w:rsidP="0060508E">
      <w:pPr>
        <w:pStyle w:val="BodyText"/>
      </w:pPr>
      <w:r>
        <w:t xml:space="preserve">The </w:t>
      </w:r>
      <w:r w:rsidR="00BB2A29">
        <w:t>POM</w:t>
      </w:r>
      <w:r>
        <w:t xml:space="preserve"> </w:t>
      </w:r>
      <w:r w:rsidR="0048569E">
        <w:t>provides</w:t>
      </w:r>
      <w:r>
        <w:t xml:space="preserve"> the </w:t>
      </w:r>
      <w:r w:rsidR="0048569E">
        <w:t>information</w:t>
      </w:r>
      <w:r>
        <w:t xml:space="preserve"> needed by the production operations team to maintain and troubleshoot </w:t>
      </w:r>
      <w:r w:rsidR="0048569E">
        <w:t>the product</w:t>
      </w:r>
      <w:r>
        <w:t xml:space="preserve">. The </w:t>
      </w:r>
      <w:r w:rsidR="00BB2A29">
        <w:t>POM</w:t>
      </w:r>
      <w:r>
        <w:t xml:space="preserve"> must be provided prior to </w:t>
      </w:r>
      <w:r w:rsidR="00517B55">
        <w:t>release</w:t>
      </w:r>
      <w:r>
        <w:t xml:space="preserve"> of the product. </w:t>
      </w:r>
    </w:p>
    <w:p w:rsidR="004F3A80" w:rsidRDefault="004F3A80" w:rsidP="00517B55">
      <w:pPr>
        <w:pStyle w:val="Title2"/>
        <w:pageBreakBefore/>
      </w:pPr>
      <w:r>
        <w:t>Table of Contents</w:t>
      </w:r>
    </w:p>
    <w:p w:rsidR="00287EA8" w:rsidRDefault="008B58AB">
      <w:pPr>
        <w:pStyle w:val="TOC1"/>
        <w:rPr>
          <w:rFonts w:asciiTheme="minorHAnsi" w:eastAsiaTheme="minorEastAsia" w:hAnsiTheme="minorHAnsi" w:cstheme="minorBidi"/>
          <w:b w:val="0"/>
          <w:noProof/>
          <w:sz w:val="22"/>
          <w:szCs w:val="22"/>
        </w:rPr>
      </w:pPr>
      <w:r>
        <w:fldChar w:fldCharType="begin"/>
      </w:r>
      <w:r>
        <w:instrText xml:space="preserve"> TOC \o "3-4" \h \z \t "Heading 1,1,Heading 2,2,Subtitle,2,Appendix 1,1,Appendix 2,2" </w:instrText>
      </w:r>
      <w:r>
        <w:fldChar w:fldCharType="separate"/>
      </w:r>
      <w:hyperlink w:anchor="_Toc527028701" w:history="1">
        <w:r w:rsidR="00287EA8" w:rsidRPr="008216A9">
          <w:rPr>
            <w:rStyle w:val="Hyperlink"/>
            <w:noProof/>
          </w:rPr>
          <w:t>1.</w:t>
        </w:r>
        <w:r w:rsidR="00287EA8">
          <w:rPr>
            <w:rFonts w:asciiTheme="minorHAnsi" w:eastAsiaTheme="minorEastAsia" w:hAnsiTheme="minorHAnsi" w:cstheme="minorBidi"/>
            <w:b w:val="0"/>
            <w:noProof/>
            <w:sz w:val="22"/>
            <w:szCs w:val="22"/>
          </w:rPr>
          <w:tab/>
        </w:r>
        <w:r w:rsidR="00287EA8" w:rsidRPr="008216A9">
          <w:rPr>
            <w:rStyle w:val="Hyperlink"/>
            <w:noProof/>
          </w:rPr>
          <w:t>Introduction</w:t>
        </w:r>
        <w:r w:rsidR="00287EA8">
          <w:rPr>
            <w:noProof/>
            <w:webHidden/>
          </w:rPr>
          <w:tab/>
        </w:r>
        <w:r w:rsidR="00287EA8">
          <w:rPr>
            <w:noProof/>
            <w:webHidden/>
          </w:rPr>
          <w:fldChar w:fldCharType="begin"/>
        </w:r>
        <w:r w:rsidR="00287EA8">
          <w:rPr>
            <w:noProof/>
            <w:webHidden/>
          </w:rPr>
          <w:instrText xml:space="preserve"> PAGEREF _Toc527028701 \h </w:instrText>
        </w:r>
        <w:r w:rsidR="00287EA8">
          <w:rPr>
            <w:noProof/>
            <w:webHidden/>
          </w:rPr>
        </w:r>
        <w:r w:rsidR="00287EA8">
          <w:rPr>
            <w:noProof/>
            <w:webHidden/>
          </w:rPr>
          <w:fldChar w:fldCharType="separate"/>
        </w:r>
        <w:r w:rsidR="002C5974">
          <w:rPr>
            <w:noProof/>
            <w:webHidden/>
          </w:rPr>
          <w:t>1</w:t>
        </w:r>
        <w:r w:rsidR="00287EA8">
          <w:rPr>
            <w:noProof/>
            <w:webHidden/>
          </w:rPr>
          <w:fldChar w:fldCharType="end"/>
        </w:r>
      </w:hyperlink>
    </w:p>
    <w:p w:rsidR="00287EA8" w:rsidRDefault="002B2ABA">
      <w:pPr>
        <w:pStyle w:val="TOC1"/>
        <w:rPr>
          <w:rFonts w:asciiTheme="minorHAnsi" w:eastAsiaTheme="minorEastAsia" w:hAnsiTheme="minorHAnsi" w:cstheme="minorBidi"/>
          <w:b w:val="0"/>
          <w:noProof/>
          <w:sz w:val="22"/>
          <w:szCs w:val="22"/>
        </w:rPr>
      </w:pPr>
      <w:hyperlink w:anchor="_Toc527028702" w:history="1">
        <w:r w:rsidR="00287EA8" w:rsidRPr="008216A9">
          <w:rPr>
            <w:rStyle w:val="Hyperlink"/>
            <w:noProof/>
          </w:rPr>
          <w:t>2.</w:t>
        </w:r>
        <w:r w:rsidR="00287EA8">
          <w:rPr>
            <w:rFonts w:asciiTheme="minorHAnsi" w:eastAsiaTheme="minorEastAsia" w:hAnsiTheme="minorHAnsi" w:cstheme="minorBidi"/>
            <w:b w:val="0"/>
            <w:noProof/>
            <w:sz w:val="22"/>
            <w:szCs w:val="22"/>
          </w:rPr>
          <w:tab/>
        </w:r>
        <w:r w:rsidR="00287EA8" w:rsidRPr="008216A9">
          <w:rPr>
            <w:rStyle w:val="Hyperlink"/>
            <w:noProof/>
          </w:rPr>
          <w:t>Routine Operations</w:t>
        </w:r>
        <w:r w:rsidR="00287EA8">
          <w:rPr>
            <w:noProof/>
            <w:webHidden/>
          </w:rPr>
          <w:tab/>
        </w:r>
        <w:r w:rsidR="00287EA8">
          <w:rPr>
            <w:noProof/>
            <w:webHidden/>
          </w:rPr>
          <w:fldChar w:fldCharType="begin"/>
        </w:r>
        <w:r w:rsidR="00287EA8">
          <w:rPr>
            <w:noProof/>
            <w:webHidden/>
          </w:rPr>
          <w:instrText xml:space="preserve"> PAGEREF _Toc527028702 \h </w:instrText>
        </w:r>
        <w:r w:rsidR="00287EA8">
          <w:rPr>
            <w:noProof/>
            <w:webHidden/>
          </w:rPr>
        </w:r>
        <w:r w:rsidR="00287EA8">
          <w:rPr>
            <w:noProof/>
            <w:webHidden/>
          </w:rPr>
          <w:fldChar w:fldCharType="separate"/>
        </w:r>
        <w:r w:rsidR="002C5974">
          <w:rPr>
            <w:noProof/>
            <w:webHidden/>
          </w:rPr>
          <w:t>2</w:t>
        </w:r>
        <w:r w:rsidR="00287EA8">
          <w:rPr>
            <w:noProof/>
            <w:webHidden/>
          </w:rPr>
          <w:fldChar w:fldCharType="end"/>
        </w:r>
      </w:hyperlink>
    </w:p>
    <w:p w:rsidR="00287EA8" w:rsidRDefault="002B2ABA">
      <w:pPr>
        <w:pStyle w:val="TOC2"/>
        <w:rPr>
          <w:rFonts w:asciiTheme="minorHAnsi" w:eastAsiaTheme="minorEastAsia" w:hAnsiTheme="minorHAnsi" w:cstheme="minorBidi"/>
          <w:b w:val="0"/>
          <w:noProof/>
          <w:sz w:val="22"/>
          <w:szCs w:val="22"/>
        </w:rPr>
      </w:pPr>
      <w:hyperlink w:anchor="_Toc527028703" w:history="1">
        <w:r w:rsidR="00287EA8" w:rsidRPr="008216A9">
          <w:rPr>
            <w:rStyle w:val="Hyperlink"/>
            <w:noProof/>
          </w:rPr>
          <w:t>2.1.</w:t>
        </w:r>
        <w:r w:rsidR="00287EA8">
          <w:rPr>
            <w:rFonts w:asciiTheme="minorHAnsi" w:eastAsiaTheme="minorEastAsia" w:hAnsiTheme="minorHAnsi" w:cstheme="minorBidi"/>
            <w:b w:val="0"/>
            <w:noProof/>
            <w:sz w:val="22"/>
            <w:szCs w:val="22"/>
          </w:rPr>
          <w:tab/>
        </w:r>
        <w:r w:rsidR="00287EA8" w:rsidRPr="008216A9">
          <w:rPr>
            <w:rStyle w:val="Hyperlink"/>
            <w:noProof/>
          </w:rPr>
          <w:t>Administrative Procedures</w:t>
        </w:r>
        <w:r w:rsidR="00287EA8">
          <w:rPr>
            <w:noProof/>
            <w:webHidden/>
          </w:rPr>
          <w:tab/>
        </w:r>
        <w:r w:rsidR="00287EA8">
          <w:rPr>
            <w:noProof/>
            <w:webHidden/>
          </w:rPr>
          <w:fldChar w:fldCharType="begin"/>
        </w:r>
        <w:r w:rsidR="00287EA8">
          <w:rPr>
            <w:noProof/>
            <w:webHidden/>
          </w:rPr>
          <w:instrText xml:space="preserve"> PAGEREF _Toc527028703 \h </w:instrText>
        </w:r>
        <w:r w:rsidR="00287EA8">
          <w:rPr>
            <w:noProof/>
            <w:webHidden/>
          </w:rPr>
        </w:r>
        <w:r w:rsidR="00287EA8">
          <w:rPr>
            <w:noProof/>
            <w:webHidden/>
          </w:rPr>
          <w:fldChar w:fldCharType="separate"/>
        </w:r>
        <w:r w:rsidR="002C5974">
          <w:rPr>
            <w:noProof/>
            <w:webHidden/>
          </w:rPr>
          <w:t>2</w:t>
        </w:r>
        <w:r w:rsidR="00287EA8">
          <w:rPr>
            <w:noProof/>
            <w:webHidden/>
          </w:rPr>
          <w:fldChar w:fldCharType="end"/>
        </w:r>
      </w:hyperlink>
    </w:p>
    <w:p w:rsidR="00287EA8" w:rsidRDefault="002B2ABA">
      <w:pPr>
        <w:pStyle w:val="TOC3"/>
        <w:rPr>
          <w:rFonts w:asciiTheme="minorHAnsi" w:eastAsiaTheme="minorEastAsia" w:hAnsiTheme="minorHAnsi" w:cstheme="minorBidi"/>
          <w:b w:val="0"/>
          <w:noProof/>
          <w:sz w:val="22"/>
          <w:szCs w:val="22"/>
        </w:rPr>
      </w:pPr>
      <w:hyperlink w:anchor="_Toc527028704" w:history="1">
        <w:r w:rsidR="00287EA8" w:rsidRPr="008216A9">
          <w:rPr>
            <w:rStyle w:val="Hyperlink"/>
            <w:noProof/>
          </w:rPr>
          <w:t>2.1.1.</w:t>
        </w:r>
        <w:r w:rsidR="00287EA8">
          <w:rPr>
            <w:rFonts w:asciiTheme="minorHAnsi" w:eastAsiaTheme="minorEastAsia" w:hAnsiTheme="minorHAnsi" w:cstheme="minorBidi"/>
            <w:b w:val="0"/>
            <w:noProof/>
            <w:sz w:val="22"/>
            <w:szCs w:val="22"/>
          </w:rPr>
          <w:tab/>
        </w:r>
        <w:r w:rsidR="00287EA8" w:rsidRPr="008216A9">
          <w:rPr>
            <w:rStyle w:val="Hyperlink"/>
            <w:noProof/>
          </w:rPr>
          <w:t>System Startup</w:t>
        </w:r>
        <w:r w:rsidR="00287EA8">
          <w:rPr>
            <w:noProof/>
            <w:webHidden/>
          </w:rPr>
          <w:tab/>
        </w:r>
        <w:r w:rsidR="00287EA8">
          <w:rPr>
            <w:noProof/>
            <w:webHidden/>
          </w:rPr>
          <w:fldChar w:fldCharType="begin"/>
        </w:r>
        <w:r w:rsidR="00287EA8">
          <w:rPr>
            <w:noProof/>
            <w:webHidden/>
          </w:rPr>
          <w:instrText xml:space="preserve"> PAGEREF _Toc527028704 \h </w:instrText>
        </w:r>
        <w:r w:rsidR="00287EA8">
          <w:rPr>
            <w:noProof/>
            <w:webHidden/>
          </w:rPr>
        </w:r>
        <w:r w:rsidR="00287EA8">
          <w:rPr>
            <w:noProof/>
            <w:webHidden/>
          </w:rPr>
          <w:fldChar w:fldCharType="separate"/>
        </w:r>
        <w:r w:rsidR="002C5974">
          <w:rPr>
            <w:noProof/>
            <w:webHidden/>
          </w:rPr>
          <w:t>2</w:t>
        </w:r>
        <w:r w:rsidR="00287EA8">
          <w:rPr>
            <w:noProof/>
            <w:webHidden/>
          </w:rPr>
          <w:fldChar w:fldCharType="end"/>
        </w:r>
      </w:hyperlink>
    </w:p>
    <w:p w:rsidR="00287EA8" w:rsidRDefault="002B2ABA">
      <w:pPr>
        <w:pStyle w:val="TOC4"/>
        <w:tabs>
          <w:tab w:val="left" w:pos="1760"/>
          <w:tab w:val="right" w:leader="dot" w:pos="9350"/>
        </w:tabs>
        <w:rPr>
          <w:rFonts w:asciiTheme="minorHAnsi" w:eastAsiaTheme="minorEastAsia" w:hAnsiTheme="minorHAnsi" w:cstheme="minorBidi"/>
          <w:noProof/>
          <w:szCs w:val="22"/>
        </w:rPr>
      </w:pPr>
      <w:hyperlink w:anchor="_Toc527028705" w:history="1">
        <w:r w:rsidR="00287EA8" w:rsidRPr="008216A9">
          <w:rPr>
            <w:rStyle w:val="Hyperlink"/>
            <w:noProof/>
          </w:rPr>
          <w:t>2.1.1.1.</w:t>
        </w:r>
        <w:r w:rsidR="00287EA8">
          <w:rPr>
            <w:rFonts w:asciiTheme="minorHAnsi" w:eastAsiaTheme="minorEastAsia" w:hAnsiTheme="minorHAnsi" w:cstheme="minorBidi"/>
            <w:noProof/>
            <w:szCs w:val="22"/>
          </w:rPr>
          <w:tab/>
        </w:r>
        <w:r w:rsidR="00287EA8" w:rsidRPr="008216A9">
          <w:rPr>
            <w:rStyle w:val="Hyperlink"/>
            <w:noProof/>
          </w:rPr>
          <w:t>System Startup from Emergency Shutdown</w:t>
        </w:r>
        <w:r w:rsidR="00287EA8">
          <w:rPr>
            <w:noProof/>
            <w:webHidden/>
          </w:rPr>
          <w:tab/>
        </w:r>
        <w:r w:rsidR="00287EA8">
          <w:rPr>
            <w:noProof/>
            <w:webHidden/>
          </w:rPr>
          <w:fldChar w:fldCharType="begin"/>
        </w:r>
        <w:r w:rsidR="00287EA8">
          <w:rPr>
            <w:noProof/>
            <w:webHidden/>
          </w:rPr>
          <w:instrText xml:space="preserve"> PAGEREF _Toc527028705 \h </w:instrText>
        </w:r>
        <w:r w:rsidR="00287EA8">
          <w:rPr>
            <w:noProof/>
            <w:webHidden/>
          </w:rPr>
        </w:r>
        <w:r w:rsidR="00287EA8">
          <w:rPr>
            <w:noProof/>
            <w:webHidden/>
          </w:rPr>
          <w:fldChar w:fldCharType="separate"/>
        </w:r>
        <w:r w:rsidR="002C5974">
          <w:rPr>
            <w:noProof/>
            <w:webHidden/>
          </w:rPr>
          <w:t>2</w:t>
        </w:r>
        <w:r w:rsidR="00287EA8">
          <w:rPr>
            <w:noProof/>
            <w:webHidden/>
          </w:rPr>
          <w:fldChar w:fldCharType="end"/>
        </w:r>
      </w:hyperlink>
    </w:p>
    <w:p w:rsidR="00287EA8" w:rsidRDefault="002B2ABA">
      <w:pPr>
        <w:pStyle w:val="TOC3"/>
        <w:rPr>
          <w:rFonts w:asciiTheme="minorHAnsi" w:eastAsiaTheme="minorEastAsia" w:hAnsiTheme="minorHAnsi" w:cstheme="minorBidi"/>
          <w:b w:val="0"/>
          <w:noProof/>
          <w:sz w:val="22"/>
          <w:szCs w:val="22"/>
        </w:rPr>
      </w:pPr>
      <w:hyperlink w:anchor="_Toc527028706" w:history="1">
        <w:r w:rsidR="00287EA8" w:rsidRPr="008216A9">
          <w:rPr>
            <w:rStyle w:val="Hyperlink"/>
            <w:noProof/>
          </w:rPr>
          <w:t>2.1.2.</w:t>
        </w:r>
        <w:r w:rsidR="00287EA8">
          <w:rPr>
            <w:rFonts w:asciiTheme="minorHAnsi" w:eastAsiaTheme="minorEastAsia" w:hAnsiTheme="minorHAnsi" w:cstheme="minorBidi"/>
            <w:b w:val="0"/>
            <w:noProof/>
            <w:sz w:val="22"/>
            <w:szCs w:val="22"/>
          </w:rPr>
          <w:tab/>
        </w:r>
        <w:r w:rsidR="00287EA8" w:rsidRPr="008216A9">
          <w:rPr>
            <w:rStyle w:val="Hyperlink"/>
            <w:noProof/>
          </w:rPr>
          <w:t>System Shutdown</w:t>
        </w:r>
        <w:r w:rsidR="00287EA8">
          <w:rPr>
            <w:noProof/>
            <w:webHidden/>
          </w:rPr>
          <w:tab/>
        </w:r>
        <w:r w:rsidR="00287EA8">
          <w:rPr>
            <w:noProof/>
            <w:webHidden/>
          </w:rPr>
          <w:fldChar w:fldCharType="begin"/>
        </w:r>
        <w:r w:rsidR="00287EA8">
          <w:rPr>
            <w:noProof/>
            <w:webHidden/>
          </w:rPr>
          <w:instrText xml:space="preserve"> PAGEREF _Toc527028706 \h </w:instrText>
        </w:r>
        <w:r w:rsidR="00287EA8">
          <w:rPr>
            <w:noProof/>
            <w:webHidden/>
          </w:rPr>
        </w:r>
        <w:r w:rsidR="00287EA8">
          <w:rPr>
            <w:noProof/>
            <w:webHidden/>
          </w:rPr>
          <w:fldChar w:fldCharType="separate"/>
        </w:r>
        <w:r w:rsidR="002C5974">
          <w:rPr>
            <w:noProof/>
            <w:webHidden/>
          </w:rPr>
          <w:t>2</w:t>
        </w:r>
        <w:r w:rsidR="00287EA8">
          <w:rPr>
            <w:noProof/>
            <w:webHidden/>
          </w:rPr>
          <w:fldChar w:fldCharType="end"/>
        </w:r>
      </w:hyperlink>
    </w:p>
    <w:p w:rsidR="00287EA8" w:rsidRDefault="002B2ABA">
      <w:pPr>
        <w:pStyle w:val="TOC4"/>
        <w:tabs>
          <w:tab w:val="left" w:pos="1760"/>
          <w:tab w:val="right" w:leader="dot" w:pos="9350"/>
        </w:tabs>
        <w:rPr>
          <w:rFonts w:asciiTheme="minorHAnsi" w:eastAsiaTheme="minorEastAsia" w:hAnsiTheme="minorHAnsi" w:cstheme="minorBidi"/>
          <w:noProof/>
          <w:szCs w:val="22"/>
        </w:rPr>
      </w:pPr>
      <w:hyperlink w:anchor="_Toc527028707" w:history="1">
        <w:r w:rsidR="00287EA8" w:rsidRPr="008216A9">
          <w:rPr>
            <w:rStyle w:val="Hyperlink"/>
            <w:noProof/>
          </w:rPr>
          <w:t>2.1.2.1.</w:t>
        </w:r>
        <w:r w:rsidR="00287EA8">
          <w:rPr>
            <w:rFonts w:asciiTheme="minorHAnsi" w:eastAsiaTheme="minorEastAsia" w:hAnsiTheme="minorHAnsi" w:cstheme="minorBidi"/>
            <w:noProof/>
            <w:szCs w:val="22"/>
          </w:rPr>
          <w:tab/>
        </w:r>
        <w:r w:rsidR="00287EA8" w:rsidRPr="008216A9">
          <w:rPr>
            <w:rStyle w:val="Hyperlink"/>
            <w:noProof/>
          </w:rPr>
          <w:t>Emergency System Shutdown</w:t>
        </w:r>
        <w:r w:rsidR="00287EA8">
          <w:rPr>
            <w:noProof/>
            <w:webHidden/>
          </w:rPr>
          <w:tab/>
        </w:r>
        <w:r w:rsidR="00287EA8">
          <w:rPr>
            <w:noProof/>
            <w:webHidden/>
          </w:rPr>
          <w:fldChar w:fldCharType="begin"/>
        </w:r>
        <w:r w:rsidR="00287EA8">
          <w:rPr>
            <w:noProof/>
            <w:webHidden/>
          </w:rPr>
          <w:instrText xml:space="preserve"> PAGEREF _Toc527028707 \h </w:instrText>
        </w:r>
        <w:r w:rsidR="00287EA8">
          <w:rPr>
            <w:noProof/>
            <w:webHidden/>
          </w:rPr>
        </w:r>
        <w:r w:rsidR="00287EA8">
          <w:rPr>
            <w:noProof/>
            <w:webHidden/>
          </w:rPr>
          <w:fldChar w:fldCharType="separate"/>
        </w:r>
        <w:r w:rsidR="002C5974">
          <w:rPr>
            <w:noProof/>
            <w:webHidden/>
          </w:rPr>
          <w:t>2</w:t>
        </w:r>
        <w:r w:rsidR="00287EA8">
          <w:rPr>
            <w:noProof/>
            <w:webHidden/>
          </w:rPr>
          <w:fldChar w:fldCharType="end"/>
        </w:r>
      </w:hyperlink>
    </w:p>
    <w:p w:rsidR="00287EA8" w:rsidRDefault="002B2ABA">
      <w:pPr>
        <w:pStyle w:val="TOC3"/>
        <w:rPr>
          <w:rFonts w:asciiTheme="minorHAnsi" w:eastAsiaTheme="minorEastAsia" w:hAnsiTheme="minorHAnsi" w:cstheme="minorBidi"/>
          <w:b w:val="0"/>
          <w:noProof/>
          <w:sz w:val="22"/>
          <w:szCs w:val="22"/>
        </w:rPr>
      </w:pPr>
      <w:hyperlink w:anchor="_Toc527028708" w:history="1">
        <w:r w:rsidR="00287EA8" w:rsidRPr="008216A9">
          <w:rPr>
            <w:rStyle w:val="Hyperlink"/>
            <w:noProof/>
          </w:rPr>
          <w:t>2.1.3.</w:t>
        </w:r>
        <w:r w:rsidR="00287EA8">
          <w:rPr>
            <w:rFonts w:asciiTheme="minorHAnsi" w:eastAsiaTheme="minorEastAsia" w:hAnsiTheme="minorHAnsi" w:cstheme="minorBidi"/>
            <w:b w:val="0"/>
            <w:noProof/>
            <w:sz w:val="22"/>
            <w:szCs w:val="22"/>
          </w:rPr>
          <w:tab/>
        </w:r>
        <w:r w:rsidR="00287EA8" w:rsidRPr="008216A9">
          <w:rPr>
            <w:rStyle w:val="Hyperlink"/>
            <w:noProof/>
          </w:rPr>
          <w:t>Backup and Restore</w:t>
        </w:r>
        <w:r w:rsidR="00287EA8">
          <w:rPr>
            <w:noProof/>
            <w:webHidden/>
          </w:rPr>
          <w:tab/>
        </w:r>
        <w:r w:rsidR="00287EA8">
          <w:rPr>
            <w:noProof/>
            <w:webHidden/>
          </w:rPr>
          <w:fldChar w:fldCharType="begin"/>
        </w:r>
        <w:r w:rsidR="00287EA8">
          <w:rPr>
            <w:noProof/>
            <w:webHidden/>
          </w:rPr>
          <w:instrText xml:space="preserve"> PAGEREF _Toc527028708 \h </w:instrText>
        </w:r>
        <w:r w:rsidR="00287EA8">
          <w:rPr>
            <w:noProof/>
            <w:webHidden/>
          </w:rPr>
        </w:r>
        <w:r w:rsidR="00287EA8">
          <w:rPr>
            <w:noProof/>
            <w:webHidden/>
          </w:rPr>
          <w:fldChar w:fldCharType="separate"/>
        </w:r>
        <w:r w:rsidR="002C5974">
          <w:rPr>
            <w:noProof/>
            <w:webHidden/>
          </w:rPr>
          <w:t>3</w:t>
        </w:r>
        <w:r w:rsidR="00287EA8">
          <w:rPr>
            <w:noProof/>
            <w:webHidden/>
          </w:rPr>
          <w:fldChar w:fldCharType="end"/>
        </w:r>
      </w:hyperlink>
    </w:p>
    <w:p w:rsidR="00287EA8" w:rsidRDefault="002B2ABA">
      <w:pPr>
        <w:pStyle w:val="TOC4"/>
        <w:tabs>
          <w:tab w:val="left" w:pos="1760"/>
          <w:tab w:val="right" w:leader="dot" w:pos="9350"/>
        </w:tabs>
        <w:rPr>
          <w:rFonts w:asciiTheme="minorHAnsi" w:eastAsiaTheme="minorEastAsia" w:hAnsiTheme="minorHAnsi" w:cstheme="minorBidi"/>
          <w:noProof/>
          <w:szCs w:val="22"/>
        </w:rPr>
      </w:pPr>
      <w:hyperlink w:anchor="_Toc527028709" w:history="1">
        <w:r w:rsidR="00287EA8" w:rsidRPr="008216A9">
          <w:rPr>
            <w:rStyle w:val="Hyperlink"/>
            <w:noProof/>
          </w:rPr>
          <w:t>2.1.3.1.</w:t>
        </w:r>
        <w:r w:rsidR="00287EA8">
          <w:rPr>
            <w:rFonts w:asciiTheme="minorHAnsi" w:eastAsiaTheme="minorEastAsia" w:hAnsiTheme="minorHAnsi" w:cstheme="minorBidi"/>
            <w:noProof/>
            <w:szCs w:val="22"/>
          </w:rPr>
          <w:tab/>
        </w:r>
        <w:r w:rsidR="00287EA8" w:rsidRPr="008216A9">
          <w:rPr>
            <w:rStyle w:val="Hyperlink"/>
            <w:noProof/>
          </w:rPr>
          <w:t>Backup Procedures</w:t>
        </w:r>
        <w:r w:rsidR="00287EA8">
          <w:rPr>
            <w:noProof/>
            <w:webHidden/>
          </w:rPr>
          <w:tab/>
        </w:r>
        <w:r w:rsidR="00287EA8">
          <w:rPr>
            <w:noProof/>
            <w:webHidden/>
          </w:rPr>
          <w:fldChar w:fldCharType="begin"/>
        </w:r>
        <w:r w:rsidR="00287EA8">
          <w:rPr>
            <w:noProof/>
            <w:webHidden/>
          </w:rPr>
          <w:instrText xml:space="preserve"> PAGEREF _Toc527028709 \h </w:instrText>
        </w:r>
        <w:r w:rsidR="00287EA8">
          <w:rPr>
            <w:noProof/>
            <w:webHidden/>
          </w:rPr>
        </w:r>
        <w:r w:rsidR="00287EA8">
          <w:rPr>
            <w:noProof/>
            <w:webHidden/>
          </w:rPr>
          <w:fldChar w:fldCharType="separate"/>
        </w:r>
        <w:r w:rsidR="002C5974">
          <w:rPr>
            <w:noProof/>
            <w:webHidden/>
          </w:rPr>
          <w:t>3</w:t>
        </w:r>
        <w:r w:rsidR="00287EA8">
          <w:rPr>
            <w:noProof/>
            <w:webHidden/>
          </w:rPr>
          <w:fldChar w:fldCharType="end"/>
        </w:r>
      </w:hyperlink>
    </w:p>
    <w:p w:rsidR="00287EA8" w:rsidRDefault="002B2ABA">
      <w:pPr>
        <w:pStyle w:val="TOC4"/>
        <w:tabs>
          <w:tab w:val="left" w:pos="1760"/>
          <w:tab w:val="right" w:leader="dot" w:pos="9350"/>
        </w:tabs>
        <w:rPr>
          <w:rFonts w:asciiTheme="minorHAnsi" w:eastAsiaTheme="minorEastAsia" w:hAnsiTheme="minorHAnsi" w:cstheme="minorBidi"/>
          <w:noProof/>
          <w:szCs w:val="22"/>
        </w:rPr>
      </w:pPr>
      <w:hyperlink w:anchor="_Toc527028710" w:history="1">
        <w:r w:rsidR="00287EA8" w:rsidRPr="008216A9">
          <w:rPr>
            <w:rStyle w:val="Hyperlink"/>
            <w:noProof/>
          </w:rPr>
          <w:t>2.1.3.2.</w:t>
        </w:r>
        <w:r w:rsidR="00287EA8">
          <w:rPr>
            <w:rFonts w:asciiTheme="minorHAnsi" w:eastAsiaTheme="minorEastAsia" w:hAnsiTheme="minorHAnsi" w:cstheme="minorBidi"/>
            <w:noProof/>
            <w:szCs w:val="22"/>
          </w:rPr>
          <w:tab/>
        </w:r>
        <w:r w:rsidR="00287EA8" w:rsidRPr="008216A9">
          <w:rPr>
            <w:rStyle w:val="Hyperlink"/>
            <w:noProof/>
          </w:rPr>
          <w:t>Restore Procedures</w:t>
        </w:r>
        <w:r w:rsidR="00287EA8">
          <w:rPr>
            <w:noProof/>
            <w:webHidden/>
          </w:rPr>
          <w:tab/>
        </w:r>
        <w:r w:rsidR="00287EA8">
          <w:rPr>
            <w:noProof/>
            <w:webHidden/>
          </w:rPr>
          <w:fldChar w:fldCharType="begin"/>
        </w:r>
        <w:r w:rsidR="00287EA8">
          <w:rPr>
            <w:noProof/>
            <w:webHidden/>
          </w:rPr>
          <w:instrText xml:space="preserve"> PAGEREF _Toc527028710 \h </w:instrText>
        </w:r>
        <w:r w:rsidR="00287EA8">
          <w:rPr>
            <w:noProof/>
            <w:webHidden/>
          </w:rPr>
        </w:r>
        <w:r w:rsidR="00287EA8">
          <w:rPr>
            <w:noProof/>
            <w:webHidden/>
          </w:rPr>
          <w:fldChar w:fldCharType="separate"/>
        </w:r>
        <w:r w:rsidR="002C5974">
          <w:rPr>
            <w:noProof/>
            <w:webHidden/>
          </w:rPr>
          <w:t>3</w:t>
        </w:r>
        <w:r w:rsidR="00287EA8">
          <w:rPr>
            <w:noProof/>
            <w:webHidden/>
          </w:rPr>
          <w:fldChar w:fldCharType="end"/>
        </w:r>
      </w:hyperlink>
    </w:p>
    <w:p w:rsidR="00287EA8" w:rsidRDefault="002B2ABA">
      <w:pPr>
        <w:pStyle w:val="TOC4"/>
        <w:tabs>
          <w:tab w:val="left" w:pos="1760"/>
          <w:tab w:val="right" w:leader="dot" w:pos="9350"/>
        </w:tabs>
        <w:rPr>
          <w:rFonts w:asciiTheme="minorHAnsi" w:eastAsiaTheme="minorEastAsia" w:hAnsiTheme="minorHAnsi" w:cstheme="minorBidi"/>
          <w:noProof/>
          <w:szCs w:val="22"/>
        </w:rPr>
      </w:pPr>
      <w:hyperlink w:anchor="_Toc527028711" w:history="1">
        <w:r w:rsidR="00287EA8" w:rsidRPr="008216A9">
          <w:rPr>
            <w:rStyle w:val="Hyperlink"/>
            <w:noProof/>
          </w:rPr>
          <w:t>2.1.3.3.</w:t>
        </w:r>
        <w:r w:rsidR="00287EA8">
          <w:rPr>
            <w:rFonts w:asciiTheme="minorHAnsi" w:eastAsiaTheme="minorEastAsia" w:hAnsiTheme="minorHAnsi" w:cstheme="minorBidi"/>
            <w:noProof/>
            <w:szCs w:val="22"/>
          </w:rPr>
          <w:tab/>
        </w:r>
        <w:r w:rsidR="00287EA8" w:rsidRPr="008216A9">
          <w:rPr>
            <w:rStyle w:val="Hyperlink"/>
            <w:noProof/>
          </w:rPr>
          <w:t>Backup Testing</w:t>
        </w:r>
        <w:r w:rsidR="00287EA8">
          <w:rPr>
            <w:noProof/>
            <w:webHidden/>
          </w:rPr>
          <w:tab/>
        </w:r>
        <w:r w:rsidR="00287EA8">
          <w:rPr>
            <w:noProof/>
            <w:webHidden/>
          </w:rPr>
          <w:fldChar w:fldCharType="begin"/>
        </w:r>
        <w:r w:rsidR="00287EA8">
          <w:rPr>
            <w:noProof/>
            <w:webHidden/>
          </w:rPr>
          <w:instrText xml:space="preserve"> PAGEREF _Toc527028711 \h </w:instrText>
        </w:r>
        <w:r w:rsidR="00287EA8">
          <w:rPr>
            <w:noProof/>
            <w:webHidden/>
          </w:rPr>
        </w:r>
        <w:r w:rsidR="00287EA8">
          <w:rPr>
            <w:noProof/>
            <w:webHidden/>
          </w:rPr>
          <w:fldChar w:fldCharType="separate"/>
        </w:r>
        <w:r w:rsidR="002C5974">
          <w:rPr>
            <w:noProof/>
            <w:webHidden/>
          </w:rPr>
          <w:t>3</w:t>
        </w:r>
        <w:r w:rsidR="00287EA8">
          <w:rPr>
            <w:noProof/>
            <w:webHidden/>
          </w:rPr>
          <w:fldChar w:fldCharType="end"/>
        </w:r>
      </w:hyperlink>
    </w:p>
    <w:p w:rsidR="00287EA8" w:rsidRDefault="002B2ABA">
      <w:pPr>
        <w:pStyle w:val="TOC4"/>
        <w:tabs>
          <w:tab w:val="left" w:pos="1760"/>
          <w:tab w:val="right" w:leader="dot" w:pos="9350"/>
        </w:tabs>
        <w:rPr>
          <w:rFonts w:asciiTheme="minorHAnsi" w:eastAsiaTheme="minorEastAsia" w:hAnsiTheme="minorHAnsi" w:cstheme="minorBidi"/>
          <w:noProof/>
          <w:szCs w:val="22"/>
        </w:rPr>
      </w:pPr>
      <w:hyperlink w:anchor="_Toc527028712" w:history="1">
        <w:r w:rsidR="00287EA8" w:rsidRPr="008216A9">
          <w:rPr>
            <w:rStyle w:val="Hyperlink"/>
            <w:noProof/>
          </w:rPr>
          <w:t>2.1.3.4.</w:t>
        </w:r>
        <w:r w:rsidR="00287EA8">
          <w:rPr>
            <w:rFonts w:asciiTheme="minorHAnsi" w:eastAsiaTheme="minorEastAsia" w:hAnsiTheme="minorHAnsi" w:cstheme="minorBidi"/>
            <w:noProof/>
            <w:szCs w:val="22"/>
          </w:rPr>
          <w:tab/>
        </w:r>
        <w:r w:rsidR="00287EA8" w:rsidRPr="008216A9">
          <w:rPr>
            <w:rStyle w:val="Hyperlink"/>
            <w:noProof/>
          </w:rPr>
          <w:t>Storage and Rotation</w:t>
        </w:r>
        <w:r w:rsidR="00287EA8">
          <w:rPr>
            <w:noProof/>
            <w:webHidden/>
          </w:rPr>
          <w:tab/>
        </w:r>
        <w:r w:rsidR="00287EA8">
          <w:rPr>
            <w:noProof/>
            <w:webHidden/>
          </w:rPr>
          <w:fldChar w:fldCharType="begin"/>
        </w:r>
        <w:r w:rsidR="00287EA8">
          <w:rPr>
            <w:noProof/>
            <w:webHidden/>
          </w:rPr>
          <w:instrText xml:space="preserve"> PAGEREF _Toc527028712 \h </w:instrText>
        </w:r>
        <w:r w:rsidR="00287EA8">
          <w:rPr>
            <w:noProof/>
            <w:webHidden/>
          </w:rPr>
        </w:r>
        <w:r w:rsidR="00287EA8">
          <w:rPr>
            <w:noProof/>
            <w:webHidden/>
          </w:rPr>
          <w:fldChar w:fldCharType="separate"/>
        </w:r>
        <w:r w:rsidR="002C5974">
          <w:rPr>
            <w:noProof/>
            <w:webHidden/>
          </w:rPr>
          <w:t>3</w:t>
        </w:r>
        <w:r w:rsidR="00287EA8">
          <w:rPr>
            <w:noProof/>
            <w:webHidden/>
          </w:rPr>
          <w:fldChar w:fldCharType="end"/>
        </w:r>
      </w:hyperlink>
    </w:p>
    <w:p w:rsidR="00287EA8" w:rsidRDefault="002B2ABA">
      <w:pPr>
        <w:pStyle w:val="TOC2"/>
        <w:rPr>
          <w:rFonts w:asciiTheme="minorHAnsi" w:eastAsiaTheme="minorEastAsia" w:hAnsiTheme="minorHAnsi" w:cstheme="minorBidi"/>
          <w:b w:val="0"/>
          <w:noProof/>
          <w:sz w:val="22"/>
          <w:szCs w:val="22"/>
        </w:rPr>
      </w:pPr>
      <w:hyperlink w:anchor="_Toc527028713" w:history="1">
        <w:r w:rsidR="00287EA8" w:rsidRPr="008216A9">
          <w:rPr>
            <w:rStyle w:val="Hyperlink"/>
            <w:noProof/>
          </w:rPr>
          <w:t>2.2.</w:t>
        </w:r>
        <w:r w:rsidR="00287EA8">
          <w:rPr>
            <w:rFonts w:asciiTheme="minorHAnsi" w:eastAsiaTheme="minorEastAsia" w:hAnsiTheme="minorHAnsi" w:cstheme="minorBidi"/>
            <w:b w:val="0"/>
            <w:noProof/>
            <w:sz w:val="22"/>
            <w:szCs w:val="22"/>
          </w:rPr>
          <w:tab/>
        </w:r>
        <w:r w:rsidR="00287EA8" w:rsidRPr="008216A9">
          <w:rPr>
            <w:rStyle w:val="Hyperlink"/>
            <w:noProof/>
          </w:rPr>
          <w:t>Security/Identity Management</w:t>
        </w:r>
        <w:r w:rsidR="00287EA8">
          <w:rPr>
            <w:noProof/>
            <w:webHidden/>
          </w:rPr>
          <w:tab/>
        </w:r>
        <w:r w:rsidR="00287EA8">
          <w:rPr>
            <w:noProof/>
            <w:webHidden/>
          </w:rPr>
          <w:fldChar w:fldCharType="begin"/>
        </w:r>
        <w:r w:rsidR="00287EA8">
          <w:rPr>
            <w:noProof/>
            <w:webHidden/>
          </w:rPr>
          <w:instrText xml:space="preserve"> PAGEREF _Toc527028713 \h </w:instrText>
        </w:r>
        <w:r w:rsidR="00287EA8">
          <w:rPr>
            <w:noProof/>
            <w:webHidden/>
          </w:rPr>
        </w:r>
        <w:r w:rsidR="00287EA8">
          <w:rPr>
            <w:noProof/>
            <w:webHidden/>
          </w:rPr>
          <w:fldChar w:fldCharType="separate"/>
        </w:r>
        <w:r w:rsidR="002C5974">
          <w:rPr>
            <w:noProof/>
            <w:webHidden/>
          </w:rPr>
          <w:t>3</w:t>
        </w:r>
        <w:r w:rsidR="00287EA8">
          <w:rPr>
            <w:noProof/>
            <w:webHidden/>
          </w:rPr>
          <w:fldChar w:fldCharType="end"/>
        </w:r>
      </w:hyperlink>
    </w:p>
    <w:p w:rsidR="00287EA8" w:rsidRDefault="002B2ABA">
      <w:pPr>
        <w:pStyle w:val="TOC3"/>
        <w:rPr>
          <w:rFonts w:asciiTheme="minorHAnsi" w:eastAsiaTheme="minorEastAsia" w:hAnsiTheme="minorHAnsi" w:cstheme="minorBidi"/>
          <w:b w:val="0"/>
          <w:noProof/>
          <w:sz w:val="22"/>
          <w:szCs w:val="22"/>
        </w:rPr>
      </w:pPr>
      <w:hyperlink w:anchor="_Toc527028714" w:history="1">
        <w:r w:rsidR="00287EA8" w:rsidRPr="008216A9">
          <w:rPr>
            <w:rStyle w:val="Hyperlink"/>
            <w:noProof/>
          </w:rPr>
          <w:t>2.2.1.</w:t>
        </w:r>
        <w:r w:rsidR="00287EA8">
          <w:rPr>
            <w:rFonts w:asciiTheme="minorHAnsi" w:eastAsiaTheme="minorEastAsia" w:hAnsiTheme="minorHAnsi" w:cstheme="minorBidi"/>
            <w:b w:val="0"/>
            <w:noProof/>
            <w:sz w:val="22"/>
            <w:szCs w:val="22"/>
          </w:rPr>
          <w:tab/>
        </w:r>
        <w:r w:rsidR="00287EA8" w:rsidRPr="008216A9">
          <w:rPr>
            <w:rStyle w:val="Hyperlink"/>
            <w:noProof/>
          </w:rPr>
          <w:t>Identity Management</w:t>
        </w:r>
        <w:r w:rsidR="00287EA8">
          <w:rPr>
            <w:noProof/>
            <w:webHidden/>
          </w:rPr>
          <w:tab/>
        </w:r>
        <w:r w:rsidR="00287EA8">
          <w:rPr>
            <w:noProof/>
            <w:webHidden/>
          </w:rPr>
          <w:fldChar w:fldCharType="begin"/>
        </w:r>
        <w:r w:rsidR="00287EA8">
          <w:rPr>
            <w:noProof/>
            <w:webHidden/>
          </w:rPr>
          <w:instrText xml:space="preserve"> PAGEREF _Toc527028714 \h </w:instrText>
        </w:r>
        <w:r w:rsidR="00287EA8">
          <w:rPr>
            <w:noProof/>
            <w:webHidden/>
          </w:rPr>
        </w:r>
        <w:r w:rsidR="00287EA8">
          <w:rPr>
            <w:noProof/>
            <w:webHidden/>
          </w:rPr>
          <w:fldChar w:fldCharType="separate"/>
        </w:r>
        <w:r w:rsidR="002C5974">
          <w:rPr>
            <w:noProof/>
            <w:webHidden/>
          </w:rPr>
          <w:t>4</w:t>
        </w:r>
        <w:r w:rsidR="00287EA8">
          <w:rPr>
            <w:noProof/>
            <w:webHidden/>
          </w:rPr>
          <w:fldChar w:fldCharType="end"/>
        </w:r>
      </w:hyperlink>
    </w:p>
    <w:p w:rsidR="00287EA8" w:rsidRDefault="002B2ABA">
      <w:pPr>
        <w:pStyle w:val="TOC3"/>
        <w:rPr>
          <w:rFonts w:asciiTheme="minorHAnsi" w:eastAsiaTheme="minorEastAsia" w:hAnsiTheme="minorHAnsi" w:cstheme="minorBidi"/>
          <w:b w:val="0"/>
          <w:noProof/>
          <w:sz w:val="22"/>
          <w:szCs w:val="22"/>
        </w:rPr>
      </w:pPr>
      <w:hyperlink w:anchor="_Toc527028715" w:history="1">
        <w:r w:rsidR="00287EA8" w:rsidRPr="008216A9">
          <w:rPr>
            <w:rStyle w:val="Hyperlink"/>
            <w:noProof/>
          </w:rPr>
          <w:t>2.2.2.</w:t>
        </w:r>
        <w:r w:rsidR="00287EA8">
          <w:rPr>
            <w:rFonts w:asciiTheme="minorHAnsi" w:eastAsiaTheme="minorEastAsia" w:hAnsiTheme="minorHAnsi" w:cstheme="minorBidi"/>
            <w:b w:val="0"/>
            <w:noProof/>
            <w:sz w:val="22"/>
            <w:szCs w:val="22"/>
          </w:rPr>
          <w:tab/>
        </w:r>
        <w:r w:rsidR="00287EA8" w:rsidRPr="008216A9">
          <w:rPr>
            <w:rStyle w:val="Hyperlink"/>
            <w:noProof/>
          </w:rPr>
          <w:t>Access control</w:t>
        </w:r>
        <w:r w:rsidR="00287EA8">
          <w:rPr>
            <w:noProof/>
            <w:webHidden/>
          </w:rPr>
          <w:tab/>
        </w:r>
        <w:r w:rsidR="00287EA8">
          <w:rPr>
            <w:noProof/>
            <w:webHidden/>
          </w:rPr>
          <w:fldChar w:fldCharType="begin"/>
        </w:r>
        <w:r w:rsidR="00287EA8">
          <w:rPr>
            <w:noProof/>
            <w:webHidden/>
          </w:rPr>
          <w:instrText xml:space="preserve"> PAGEREF _Toc527028715 \h </w:instrText>
        </w:r>
        <w:r w:rsidR="00287EA8">
          <w:rPr>
            <w:noProof/>
            <w:webHidden/>
          </w:rPr>
        </w:r>
        <w:r w:rsidR="00287EA8">
          <w:rPr>
            <w:noProof/>
            <w:webHidden/>
          </w:rPr>
          <w:fldChar w:fldCharType="separate"/>
        </w:r>
        <w:r w:rsidR="002C5974">
          <w:rPr>
            <w:noProof/>
            <w:webHidden/>
          </w:rPr>
          <w:t>4</w:t>
        </w:r>
        <w:r w:rsidR="00287EA8">
          <w:rPr>
            <w:noProof/>
            <w:webHidden/>
          </w:rPr>
          <w:fldChar w:fldCharType="end"/>
        </w:r>
      </w:hyperlink>
    </w:p>
    <w:p w:rsidR="00287EA8" w:rsidRDefault="002B2ABA">
      <w:pPr>
        <w:pStyle w:val="TOC2"/>
        <w:rPr>
          <w:rFonts w:asciiTheme="minorHAnsi" w:eastAsiaTheme="minorEastAsia" w:hAnsiTheme="minorHAnsi" w:cstheme="minorBidi"/>
          <w:b w:val="0"/>
          <w:noProof/>
          <w:sz w:val="22"/>
          <w:szCs w:val="22"/>
        </w:rPr>
      </w:pPr>
      <w:hyperlink w:anchor="_Toc527028716" w:history="1">
        <w:r w:rsidR="00287EA8" w:rsidRPr="008216A9">
          <w:rPr>
            <w:rStyle w:val="Hyperlink"/>
            <w:noProof/>
          </w:rPr>
          <w:t>2.3.</w:t>
        </w:r>
        <w:r w:rsidR="00287EA8">
          <w:rPr>
            <w:rFonts w:asciiTheme="minorHAnsi" w:eastAsiaTheme="minorEastAsia" w:hAnsiTheme="minorHAnsi" w:cstheme="minorBidi"/>
            <w:b w:val="0"/>
            <w:noProof/>
            <w:sz w:val="22"/>
            <w:szCs w:val="22"/>
          </w:rPr>
          <w:tab/>
        </w:r>
        <w:r w:rsidR="00287EA8" w:rsidRPr="008216A9">
          <w:rPr>
            <w:rStyle w:val="Hyperlink"/>
            <w:noProof/>
          </w:rPr>
          <w:t>User Notifications</w:t>
        </w:r>
        <w:r w:rsidR="00287EA8">
          <w:rPr>
            <w:noProof/>
            <w:webHidden/>
          </w:rPr>
          <w:tab/>
        </w:r>
        <w:r w:rsidR="00287EA8">
          <w:rPr>
            <w:noProof/>
            <w:webHidden/>
          </w:rPr>
          <w:fldChar w:fldCharType="begin"/>
        </w:r>
        <w:r w:rsidR="00287EA8">
          <w:rPr>
            <w:noProof/>
            <w:webHidden/>
          </w:rPr>
          <w:instrText xml:space="preserve"> PAGEREF _Toc527028716 \h </w:instrText>
        </w:r>
        <w:r w:rsidR="00287EA8">
          <w:rPr>
            <w:noProof/>
            <w:webHidden/>
          </w:rPr>
        </w:r>
        <w:r w:rsidR="00287EA8">
          <w:rPr>
            <w:noProof/>
            <w:webHidden/>
          </w:rPr>
          <w:fldChar w:fldCharType="separate"/>
        </w:r>
        <w:r w:rsidR="002C5974">
          <w:rPr>
            <w:noProof/>
            <w:webHidden/>
          </w:rPr>
          <w:t>5</w:t>
        </w:r>
        <w:r w:rsidR="00287EA8">
          <w:rPr>
            <w:noProof/>
            <w:webHidden/>
          </w:rPr>
          <w:fldChar w:fldCharType="end"/>
        </w:r>
      </w:hyperlink>
    </w:p>
    <w:p w:rsidR="00287EA8" w:rsidRDefault="002B2ABA">
      <w:pPr>
        <w:pStyle w:val="TOC3"/>
        <w:rPr>
          <w:rFonts w:asciiTheme="minorHAnsi" w:eastAsiaTheme="minorEastAsia" w:hAnsiTheme="minorHAnsi" w:cstheme="minorBidi"/>
          <w:b w:val="0"/>
          <w:noProof/>
          <w:sz w:val="22"/>
          <w:szCs w:val="22"/>
        </w:rPr>
      </w:pPr>
      <w:hyperlink w:anchor="_Toc527028717" w:history="1">
        <w:r w:rsidR="00287EA8" w:rsidRPr="008216A9">
          <w:rPr>
            <w:rStyle w:val="Hyperlink"/>
            <w:noProof/>
          </w:rPr>
          <w:t>2.3.1.</w:t>
        </w:r>
        <w:r w:rsidR="00287EA8">
          <w:rPr>
            <w:rFonts w:asciiTheme="minorHAnsi" w:eastAsiaTheme="minorEastAsia" w:hAnsiTheme="minorHAnsi" w:cstheme="minorBidi"/>
            <w:b w:val="0"/>
            <w:noProof/>
            <w:sz w:val="22"/>
            <w:szCs w:val="22"/>
          </w:rPr>
          <w:tab/>
        </w:r>
        <w:r w:rsidR="00287EA8" w:rsidRPr="008216A9">
          <w:rPr>
            <w:rStyle w:val="Hyperlink"/>
            <w:noProof/>
          </w:rPr>
          <w:t>User Notification Points of Contact</w:t>
        </w:r>
        <w:r w:rsidR="00287EA8">
          <w:rPr>
            <w:noProof/>
            <w:webHidden/>
          </w:rPr>
          <w:tab/>
        </w:r>
        <w:r w:rsidR="00287EA8">
          <w:rPr>
            <w:noProof/>
            <w:webHidden/>
          </w:rPr>
          <w:fldChar w:fldCharType="begin"/>
        </w:r>
        <w:r w:rsidR="00287EA8">
          <w:rPr>
            <w:noProof/>
            <w:webHidden/>
          </w:rPr>
          <w:instrText xml:space="preserve"> PAGEREF _Toc527028717 \h </w:instrText>
        </w:r>
        <w:r w:rsidR="00287EA8">
          <w:rPr>
            <w:noProof/>
            <w:webHidden/>
          </w:rPr>
        </w:r>
        <w:r w:rsidR="00287EA8">
          <w:rPr>
            <w:noProof/>
            <w:webHidden/>
          </w:rPr>
          <w:fldChar w:fldCharType="separate"/>
        </w:r>
        <w:r w:rsidR="002C5974">
          <w:rPr>
            <w:noProof/>
            <w:webHidden/>
          </w:rPr>
          <w:t>5</w:t>
        </w:r>
        <w:r w:rsidR="00287EA8">
          <w:rPr>
            <w:noProof/>
            <w:webHidden/>
          </w:rPr>
          <w:fldChar w:fldCharType="end"/>
        </w:r>
      </w:hyperlink>
    </w:p>
    <w:p w:rsidR="00287EA8" w:rsidRDefault="002B2ABA">
      <w:pPr>
        <w:pStyle w:val="TOC2"/>
        <w:rPr>
          <w:rFonts w:asciiTheme="minorHAnsi" w:eastAsiaTheme="minorEastAsia" w:hAnsiTheme="minorHAnsi" w:cstheme="minorBidi"/>
          <w:b w:val="0"/>
          <w:noProof/>
          <w:sz w:val="22"/>
          <w:szCs w:val="22"/>
        </w:rPr>
      </w:pPr>
      <w:hyperlink w:anchor="_Toc527028718" w:history="1">
        <w:r w:rsidR="00287EA8" w:rsidRPr="008216A9">
          <w:rPr>
            <w:rStyle w:val="Hyperlink"/>
            <w:noProof/>
          </w:rPr>
          <w:t>2.4.</w:t>
        </w:r>
        <w:r w:rsidR="00287EA8">
          <w:rPr>
            <w:rFonts w:asciiTheme="minorHAnsi" w:eastAsiaTheme="minorEastAsia" w:hAnsiTheme="minorHAnsi" w:cstheme="minorBidi"/>
            <w:b w:val="0"/>
            <w:noProof/>
            <w:sz w:val="22"/>
            <w:szCs w:val="22"/>
          </w:rPr>
          <w:tab/>
        </w:r>
        <w:r w:rsidR="00287EA8" w:rsidRPr="008216A9">
          <w:rPr>
            <w:rStyle w:val="Hyperlink"/>
            <w:noProof/>
          </w:rPr>
          <w:t>System Monitoring, Reporting and Tools</w:t>
        </w:r>
        <w:r w:rsidR="00287EA8">
          <w:rPr>
            <w:noProof/>
            <w:webHidden/>
          </w:rPr>
          <w:tab/>
        </w:r>
        <w:r w:rsidR="00287EA8">
          <w:rPr>
            <w:noProof/>
            <w:webHidden/>
          </w:rPr>
          <w:fldChar w:fldCharType="begin"/>
        </w:r>
        <w:r w:rsidR="00287EA8">
          <w:rPr>
            <w:noProof/>
            <w:webHidden/>
          </w:rPr>
          <w:instrText xml:space="preserve"> PAGEREF _Toc527028718 \h </w:instrText>
        </w:r>
        <w:r w:rsidR="00287EA8">
          <w:rPr>
            <w:noProof/>
            <w:webHidden/>
          </w:rPr>
        </w:r>
        <w:r w:rsidR="00287EA8">
          <w:rPr>
            <w:noProof/>
            <w:webHidden/>
          </w:rPr>
          <w:fldChar w:fldCharType="separate"/>
        </w:r>
        <w:r w:rsidR="002C5974">
          <w:rPr>
            <w:noProof/>
            <w:webHidden/>
          </w:rPr>
          <w:t>5</w:t>
        </w:r>
        <w:r w:rsidR="00287EA8">
          <w:rPr>
            <w:noProof/>
            <w:webHidden/>
          </w:rPr>
          <w:fldChar w:fldCharType="end"/>
        </w:r>
      </w:hyperlink>
    </w:p>
    <w:p w:rsidR="00287EA8" w:rsidRDefault="002B2ABA">
      <w:pPr>
        <w:pStyle w:val="TOC3"/>
        <w:rPr>
          <w:rFonts w:asciiTheme="minorHAnsi" w:eastAsiaTheme="minorEastAsia" w:hAnsiTheme="minorHAnsi" w:cstheme="minorBidi"/>
          <w:b w:val="0"/>
          <w:noProof/>
          <w:sz w:val="22"/>
          <w:szCs w:val="22"/>
        </w:rPr>
      </w:pPr>
      <w:hyperlink w:anchor="_Toc527028719" w:history="1">
        <w:r w:rsidR="00287EA8" w:rsidRPr="008216A9">
          <w:rPr>
            <w:rStyle w:val="Hyperlink"/>
            <w:noProof/>
          </w:rPr>
          <w:t>2.4.1.</w:t>
        </w:r>
        <w:r w:rsidR="00287EA8">
          <w:rPr>
            <w:rFonts w:asciiTheme="minorHAnsi" w:eastAsiaTheme="minorEastAsia" w:hAnsiTheme="minorHAnsi" w:cstheme="minorBidi"/>
            <w:b w:val="0"/>
            <w:noProof/>
            <w:sz w:val="22"/>
            <w:szCs w:val="22"/>
          </w:rPr>
          <w:tab/>
        </w:r>
        <w:r w:rsidR="00287EA8" w:rsidRPr="008216A9">
          <w:rPr>
            <w:rStyle w:val="Hyperlink"/>
            <w:noProof/>
          </w:rPr>
          <w:t>Dataflow Diagram</w:t>
        </w:r>
        <w:r w:rsidR="00287EA8">
          <w:rPr>
            <w:noProof/>
            <w:webHidden/>
          </w:rPr>
          <w:tab/>
        </w:r>
        <w:r w:rsidR="00287EA8">
          <w:rPr>
            <w:noProof/>
            <w:webHidden/>
          </w:rPr>
          <w:fldChar w:fldCharType="begin"/>
        </w:r>
        <w:r w:rsidR="00287EA8">
          <w:rPr>
            <w:noProof/>
            <w:webHidden/>
          </w:rPr>
          <w:instrText xml:space="preserve"> PAGEREF _Toc527028719 \h </w:instrText>
        </w:r>
        <w:r w:rsidR="00287EA8">
          <w:rPr>
            <w:noProof/>
            <w:webHidden/>
          </w:rPr>
        </w:r>
        <w:r w:rsidR="00287EA8">
          <w:rPr>
            <w:noProof/>
            <w:webHidden/>
          </w:rPr>
          <w:fldChar w:fldCharType="separate"/>
        </w:r>
        <w:r w:rsidR="002C5974">
          <w:rPr>
            <w:noProof/>
            <w:webHidden/>
          </w:rPr>
          <w:t>6</w:t>
        </w:r>
        <w:r w:rsidR="00287EA8">
          <w:rPr>
            <w:noProof/>
            <w:webHidden/>
          </w:rPr>
          <w:fldChar w:fldCharType="end"/>
        </w:r>
      </w:hyperlink>
    </w:p>
    <w:p w:rsidR="00287EA8" w:rsidRDefault="002B2ABA">
      <w:pPr>
        <w:pStyle w:val="TOC3"/>
        <w:rPr>
          <w:rFonts w:asciiTheme="minorHAnsi" w:eastAsiaTheme="minorEastAsia" w:hAnsiTheme="minorHAnsi" w:cstheme="minorBidi"/>
          <w:b w:val="0"/>
          <w:noProof/>
          <w:sz w:val="22"/>
          <w:szCs w:val="22"/>
        </w:rPr>
      </w:pPr>
      <w:hyperlink w:anchor="_Toc527028720" w:history="1">
        <w:r w:rsidR="00287EA8" w:rsidRPr="008216A9">
          <w:rPr>
            <w:rStyle w:val="Hyperlink"/>
            <w:noProof/>
          </w:rPr>
          <w:t>2.4.2.</w:t>
        </w:r>
        <w:r w:rsidR="00287EA8">
          <w:rPr>
            <w:rFonts w:asciiTheme="minorHAnsi" w:eastAsiaTheme="minorEastAsia" w:hAnsiTheme="minorHAnsi" w:cstheme="minorBidi"/>
            <w:b w:val="0"/>
            <w:noProof/>
            <w:sz w:val="22"/>
            <w:szCs w:val="22"/>
          </w:rPr>
          <w:tab/>
        </w:r>
        <w:r w:rsidR="00287EA8" w:rsidRPr="008216A9">
          <w:rPr>
            <w:rStyle w:val="Hyperlink"/>
            <w:noProof/>
          </w:rPr>
          <w:t>Availability Monitoring</w:t>
        </w:r>
        <w:r w:rsidR="00287EA8">
          <w:rPr>
            <w:noProof/>
            <w:webHidden/>
          </w:rPr>
          <w:tab/>
        </w:r>
        <w:r w:rsidR="00287EA8">
          <w:rPr>
            <w:noProof/>
            <w:webHidden/>
          </w:rPr>
          <w:fldChar w:fldCharType="begin"/>
        </w:r>
        <w:r w:rsidR="00287EA8">
          <w:rPr>
            <w:noProof/>
            <w:webHidden/>
          </w:rPr>
          <w:instrText xml:space="preserve"> PAGEREF _Toc527028720 \h </w:instrText>
        </w:r>
        <w:r w:rsidR="00287EA8">
          <w:rPr>
            <w:noProof/>
            <w:webHidden/>
          </w:rPr>
        </w:r>
        <w:r w:rsidR="00287EA8">
          <w:rPr>
            <w:noProof/>
            <w:webHidden/>
          </w:rPr>
          <w:fldChar w:fldCharType="separate"/>
        </w:r>
        <w:r w:rsidR="002C5974">
          <w:rPr>
            <w:noProof/>
            <w:webHidden/>
          </w:rPr>
          <w:t>6</w:t>
        </w:r>
        <w:r w:rsidR="00287EA8">
          <w:rPr>
            <w:noProof/>
            <w:webHidden/>
          </w:rPr>
          <w:fldChar w:fldCharType="end"/>
        </w:r>
      </w:hyperlink>
    </w:p>
    <w:p w:rsidR="00287EA8" w:rsidRDefault="002B2ABA">
      <w:pPr>
        <w:pStyle w:val="TOC3"/>
        <w:rPr>
          <w:rFonts w:asciiTheme="minorHAnsi" w:eastAsiaTheme="minorEastAsia" w:hAnsiTheme="minorHAnsi" w:cstheme="minorBidi"/>
          <w:b w:val="0"/>
          <w:noProof/>
          <w:sz w:val="22"/>
          <w:szCs w:val="22"/>
        </w:rPr>
      </w:pPr>
      <w:hyperlink w:anchor="_Toc527028721" w:history="1">
        <w:r w:rsidR="00287EA8" w:rsidRPr="008216A9">
          <w:rPr>
            <w:rStyle w:val="Hyperlink"/>
            <w:noProof/>
          </w:rPr>
          <w:t>2.4.3.</w:t>
        </w:r>
        <w:r w:rsidR="00287EA8">
          <w:rPr>
            <w:rFonts w:asciiTheme="minorHAnsi" w:eastAsiaTheme="minorEastAsia" w:hAnsiTheme="minorHAnsi" w:cstheme="minorBidi"/>
            <w:b w:val="0"/>
            <w:noProof/>
            <w:sz w:val="22"/>
            <w:szCs w:val="22"/>
          </w:rPr>
          <w:tab/>
        </w:r>
        <w:r w:rsidR="00287EA8" w:rsidRPr="008216A9">
          <w:rPr>
            <w:rStyle w:val="Hyperlink"/>
            <w:noProof/>
          </w:rPr>
          <w:t>Performance/Capacity Monitoring</w:t>
        </w:r>
        <w:r w:rsidR="00287EA8">
          <w:rPr>
            <w:noProof/>
            <w:webHidden/>
          </w:rPr>
          <w:tab/>
        </w:r>
        <w:r w:rsidR="00287EA8">
          <w:rPr>
            <w:noProof/>
            <w:webHidden/>
          </w:rPr>
          <w:fldChar w:fldCharType="begin"/>
        </w:r>
        <w:r w:rsidR="00287EA8">
          <w:rPr>
            <w:noProof/>
            <w:webHidden/>
          </w:rPr>
          <w:instrText xml:space="preserve"> PAGEREF _Toc527028721 \h </w:instrText>
        </w:r>
        <w:r w:rsidR="00287EA8">
          <w:rPr>
            <w:noProof/>
            <w:webHidden/>
          </w:rPr>
        </w:r>
        <w:r w:rsidR="00287EA8">
          <w:rPr>
            <w:noProof/>
            <w:webHidden/>
          </w:rPr>
          <w:fldChar w:fldCharType="separate"/>
        </w:r>
        <w:r w:rsidR="002C5974">
          <w:rPr>
            <w:noProof/>
            <w:webHidden/>
          </w:rPr>
          <w:t>7</w:t>
        </w:r>
        <w:r w:rsidR="00287EA8">
          <w:rPr>
            <w:noProof/>
            <w:webHidden/>
          </w:rPr>
          <w:fldChar w:fldCharType="end"/>
        </w:r>
      </w:hyperlink>
    </w:p>
    <w:p w:rsidR="00287EA8" w:rsidRDefault="002B2ABA">
      <w:pPr>
        <w:pStyle w:val="TOC3"/>
        <w:rPr>
          <w:rFonts w:asciiTheme="minorHAnsi" w:eastAsiaTheme="minorEastAsia" w:hAnsiTheme="minorHAnsi" w:cstheme="minorBidi"/>
          <w:b w:val="0"/>
          <w:noProof/>
          <w:sz w:val="22"/>
          <w:szCs w:val="22"/>
        </w:rPr>
      </w:pPr>
      <w:hyperlink w:anchor="_Toc527028722" w:history="1">
        <w:r w:rsidR="00287EA8" w:rsidRPr="008216A9">
          <w:rPr>
            <w:rStyle w:val="Hyperlink"/>
            <w:noProof/>
          </w:rPr>
          <w:t>2.4.4.</w:t>
        </w:r>
        <w:r w:rsidR="00287EA8">
          <w:rPr>
            <w:rFonts w:asciiTheme="minorHAnsi" w:eastAsiaTheme="minorEastAsia" w:hAnsiTheme="minorHAnsi" w:cstheme="minorBidi"/>
            <w:b w:val="0"/>
            <w:noProof/>
            <w:sz w:val="22"/>
            <w:szCs w:val="22"/>
          </w:rPr>
          <w:tab/>
        </w:r>
        <w:r w:rsidR="00287EA8" w:rsidRPr="008216A9">
          <w:rPr>
            <w:rStyle w:val="Hyperlink"/>
            <w:noProof/>
          </w:rPr>
          <w:t>Critical Metrics</w:t>
        </w:r>
        <w:r w:rsidR="00287EA8">
          <w:rPr>
            <w:noProof/>
            <w:webHidden/>
          </w:rPr>
          <w:tab/>
        </w:r>
        <w:r w:rsidR="00287EA8">
          <w:rPr>
            <w:noProof/>
            <w:webHidden/>
          </w:rPr>
          <w:fldChar w:fldCharType="begin"/>
        </w:r>
        <w:r w:rsidR="00287EA8">
          <w:rPr>
            <w:noProof/>
            <w:webHidden/>
          </w:rPr>
          <w:instrText xml:space="preserve"> PAGEREF _Toc527028722 \h </w:instrText>
        </w:r>
        <w:r w:rsidR="00287EA8">
          <w:rPr>
            <w:noProof/>
            <w:webHidden/>
          </w:rPr>
        </w:r>
        <w:r w:rsidR="00287EA8">
          <w:rPr>
            <w:noProof/>
            <w:webHidden/>
          </w:rPr>
          <w:fldChar w:fldCharType="separate"/>
        </w:r>
        <w:r w:rsidR="002C5974">
          <w:rPr>
            <w:noProof/>
            <w:webHidden/>
          </w:rPr>
          <w:t>9</w:t>
        </w:r>
        <w:r w:rsidR="00287EA8">
          <w:rPr>
            <w:noProof/>
            <w:webHidden/>
          </w:rPr>
          <w:fldChar w:fldCharType="end"/>
        </w:r>
      </w:hyperlink>
    </w:p>
    <w:p w:rsidR="00287EA8" w:rsidRDefault="002B2ABA">
      <w:pPr>
        <w:pStyle w:val="TOC2"/>
        <w:rPr>
          <w:rFonts w:asciiTheme="minorHAnsi" w:eastAsiaTheme="minorEastAsia" w:hAnsiTheme="minorHAnsi" w:cstheme="minorBidi"/>
          <w:b w:val="0"/>
          <w:noProof/>
          <w:sz w:val="22"/>
          <w:szCs w:val="22"/>
        </w:rPr>
      </w:pPr>
      <w:hyperlink w:anchor="_Toc527028723" w:history="1">
        <w:r w:rsidR="00287EA8" w:rsidRPr="008216A9">
          <w:rPr>
            <w:rStyle w:val="Hyperlink"/>
            <w:noProof/>
          </w:rPr>
          <w:t>2.5.</w:t>
        </w:r>
        <w:r w:rsidR="00287EA8">
          <w:rPr>
            <w:rFonts w:asciiTheme="minorHAnsi" w:eastAsiaTheme="minorEastAsia" w:hAnsiTheme="minorHAnsi" w:cstheme="minorBidi"/>
            <w:b w:val="0"/>
            <w:noProof/>
            <w:sz w:val="22"/>
            <w:szCs w:val="22"/>
          </w:rPr>
          <w:tab/>
        </w:r>
        <w:r w:rsidR="00287EA8" w:rsidRPr="008216A9">
          <w:rPr>
            <w:rStyle w:val="Hyperlink"/>
            <w:noProof/>
          </w:rPr>
          <w:t>Routine Updates, Extracts and Purges</w:t>
        </w:r>
        <w:r w:rsidR="00287EA8">
          <w:rPr>
            <w:noProof/>
            <w:webHidden/>
          </w:rPr>
          <w:tab/>
        </w:r>
        <w:r w:rsidR="00287EA8">
          <w:rPr>
            <w:noProof/>
            <w:webHidden/>
          </w:rPr>
          <w:fldChar w:fldCharType="begin"/>
        </w:r>
        <w:r w:rsidR="00287EA8">
          <w:rPr>
            <w:noProof/>
            <w:webHidden/>
          </w:rPr>
          <w:instrText xml:space="preserve"> PAGEREF _Toc527028723 \h </w:instrText>
        </w:r>
        <w:r w:rsidR="00287EA8">
          <w:rPr>
            <w:noProof/>
            <w:webHidden/>
          </w:rPr>
        </w:r>
        <w:r w:rsidR="00287EA8">
          <w:rPr>
            <w:noProof/>
            <w:webHidden/>
          </w:rPr>
          <w:fldChar w:fldCharType="separate"/>
        </w:r>
        <w:r w:rsidR="002C5974">
          <w:rPr>
            <w:noProof/>
            <w:webHidden/>
          </w:rPr>
          <w:t>9</w:t>
        </w:r>
        <w:r w:rsidR="00287EA8">
          <w:rPr>
            <w:noProof/>
            <w:webHidden/>
          </w:rPr>
          <w:fldChar w:fldCharType="end"/>
        </w:r>
      </w:hyperlink>
    </w:p>
    <w:p w:rsidR="00287EA8" w:rsidRDefault="002B2ABA">
      <w:pPr>
        <w:pStyle w:val="TOC2"/>
        <w:rPr>
          <w:rFonts w:asciiTheme="minorHAnsi" w:eastAsiaTheme="minorEastAsia" w:hAnsiTheme="minorHAnsi" w:cstheme="minorBidi"/>
          <w:b w:val="0"/>
          <w:noProof/>
          <w:sz w:val="22"/>
          <w:szCs w:val="22"/>
        </w:rPr>
      </w:pPr>
      <w:hyperlink w:anchor="_Toc527028724" w:history="1">
        <w:r w:rsidR="00287EA8" w:rsidRPr="008216A9">
          <w:rPr>
            <w:rStyle w:val="Hyperlink"/>
            <w:noProof/>
          </w:rPr>
          <w:t>2.6.</w:t>
        </w:r>
        <w:r w:rsidR="00287EA8">
          <w:rPr>
            <w:rFonts w:asciiTheme="minorHAnsi" w:eastAsiaTheme="minorEastAsia" w:hAnsiTheme="minorHAnsi" w:cstheme="minorBidi"/>
            <w:b w:val="0"/>
            <w:noProof/>
            <w:sz w:val="22"/>
            <w:szCs w:val="22"/>
          </w:rPr>
          <w:tab/>
        </w:r>
        <w:r w:rsidR="00287EA8" w:rsidRPr="008216A9">
          <w:rPr>
            <w:rStyle w:val="Hyperlink"/>
            <w:noProof/>
          </w:rPr>
          <w:t>Scheduled Maintenance</w:t>
        </w:r>
        <w:r w:rsidR="00287EA8">
          <w:rPr>
            <w:noProof/>
            <w:webHidden/>
          </w:rPr>
          <w:tab/>
        </w:r>
        <w:r w:rsidR="00287EA8">
          <w:rPr>
            <w:noProof/>
            <w:webHidden/>
          </w:rPr>
          <w:fldChar w:fldCharType="begin"/>
        </w:r>
        <w:r w:rsidR="00287EA8">
          <w:rPr>
            <w:noProof/>
            <w:webHidden/>
          </w:rPr>
          <w:instrText xml:space="preserve"> PAGEREF _Toc527028724 \h </w:instrText>
        </w:r>
        <w:r w:rsidR="00287EA8">
          <w:rPr>
            <w:noProof/>
            <w:webHidden/>
          </w:rPr>
        </w:r>
        <w:r w:rsidR="00287EA8">
          <w:rPr>
            <w:noProof/>
            <w:webHidden/>
          </w:rPr>
          <w:fldChar w:fldCharType="separate"/>
        </w:r>
        <w:r w:rsidR="002C5974">
          <w:rPr>
            <w:noProof/>
            <w:webHidden/>
          </w:rPr>
          <w:t>9</w:t>
        </w:r>
        <w:r w:rsidR="00287EA8">
          <w:rPr>
            <w:noProof/>
            <w:webHidden/>
          </w:rPr>
          <w:fldChar w:fldCharType="end"/>
        </w:r>
      </w:hyperlink>
    </w:p>
    <w:p w:rsidR="00287EA8" w:rsidRDefault="002B2ABA">
      <w:pPr>
        <w:pStyle w:val="TOC2"/>
        <w:rPr>
          <w:rFonts w:asciiTheme="minorHAnsi" w:eastAsiaTheme="minorEastAsia" w:hAnsiTheme="minorHAnsi" w:cstheme="minorBidi"/>
          <w:b w:val="0"/>
          <w:noProof/>
          <w:sz w:val="22"/>
          <w:szCs w:val="22"/>
        </w:rPr>
      </w:pPr>
      <w:hyperlink w:anchor="_Toc527028725" w:history="1">
        <w:r w:rsidR="00287EA8" w:rsidRPr="008216A9">
          <w:rPr>
            <w:rStyle w:val="Hyperlink"/>
            <w:noProof/>
          </w:rPr>
          <w:t>2.7.</w:t>
        </w:r>
        <w:r w:rsidR="00287EA8">
          <w:rPr>
            <w:rFonts w:asciiTheme="minorHAnsi" w:eastAsiaTheme="minorEastAsia" w:hAnsiTheme="minorHAnsi" w:cstheme="minorBidi"/>
            <w:b w:val="0"/>
            <w:noProof/>
            <w:sz w:val="22"/>
            <w:szCs w:val="22"/>
          </w:rPr>
          <w:tab/>
        </w:r>
        <w:r w:rsidR="00287EA8" w:rsidRPr="008216A9">
          <w:rPr>
            <w:rStyle w:val="Hyperlink"/>
            <w:noProof/>
          </w:rPr>
          <w:t>Capacity Planning</w:t>
        </w:r>
        <w:r w:rsidR="00287EA8">
          <w:rPr>
            <w:noProof/>
            <w:webHidden/>
          </w:rPr>
          <w:tab/>
        </w:r>
        <w:r w:rsidR="00287EA8">
          <w:rPr>
            <w:noProof/>
            <w:webHidden/>
          </w:rPr>
          <w:fldChar w:fldCharType="begin"/>
        </w:r>
        <w:r w:rsidR="00287EA8">
          <w:rPr>
            <w:noProof/>
            <w:webHidden/>
          </w:rPr>
          <w:instrText xml:space="preserve"> PAGEREF _Toc527028725 \h </w:instrText>
        </w:r>
        <w:r w:rsidR="00287EA8">
          <w:rPr>
            <w:noProof/>
            <w:webHidden/>
          </w:rPr>
        </w:r>
        <w:r w:rsidR="00287EA8">
          <w:rPr>
            <w:noProof/>
            <w:webHidden/>
          </w:rPr>
          <w:fldChar w:fldCharType="separate"/>
        </w:r>
        <w:r w:rsidR="002C5974">
          <w:rPr>
            <w:noProof/>
            <w:webHidden/>
          </w:rPr>
          <w:t>9</w:t>
        </w:r>
        <w:r w:rsidR="00287EA8">
          <w:rPr>
            <w:noProof/>
            <w:webHidden/>
          </w:rPr>
          <w:fldChar w:fldCharType="end"/>
        </w:r>
      </w:hyperlink>
    </w:p>
    <w:p w:rsidR="00287EA8" w:rsidRDefault="002B2ABA">
      <w:pPr>
        <w:pStyle w:val="TOC3"/>
        <w:rPr>
          <w:rFonts w:asciiTheme="minorHAnsi" w:eastAsiaTheme="minorEastAsia" w:hAnsiTheme="minorHAnsi" w:cstheme="minorBidi"/>
          <w:b w:val="0"/>
          <w:noProof/>
          <w:sz w:val="22"/>
          <w:szCs w:val="22"/>
        </w:rPr>
      </w:pPr>
      <w:hyperlink w:anchor="_Toc527028726" w:history="1">
        <w:r w:rsidR="00287EA8" w:rsidRPr="008216A9">
          <w:rPr>
            <w:rStyle w:val="Hyperlink"/>
            <w:noProof/>
          </w:rPr>
          <w:t>2.7.1.</w:t>
        </w:r>
        <w:r w:rsidR="00287EA8">
          <w:rPr>
            <w:rFonts w:asciiTheme="minorHAnsi" w:eastAsiaTheme="minorEastAsia" w:hAnsiTheme="minorHAnsi" w:cstheme="minorBidi"/>
            <w:b w:val="0"/>
            <w:noProof/>
            <w:sz w:val="22"/>
            <w:szCs w:val="22"/>
          </w:rPr>
          <w:tab/>
        </w:r>
        <w:r w:rsidR="00287EA8" w:rsidRPr="008216A9">
          <w:rPr>
            <w:rStyle w:val="Hyperlink"/>
            <w:noProof/>
          </w:rPr>
          <w:t>Initial Capacity Plan</w:t>
        </w:r>
        <w:r w:rsidR="00287EA8">
          <w:rPr>
            <w:noProof/>
            <w:webHidden/>
          </w:rPr>
          <w:tab/>
        </w:r>
        <w:r w:rsidR="00287EA8">
          <w:rPr>
            <w:noProof/>
            <w:webHidden/>
          </w:rPr>
          <w:fldChar w:fldCharType="begin"/>
        </w:r>
        <w:r w:rsidR="00287EA8">
          <w:rPr>
            <w:noProof/>
            <w:webHidden/>
          </w:rPr>
          <w:instrText xml:space="preserve"> PAGEREF _Toc527028726 \h </w:instrText>
        </w:r>
        <w:r w:rsidR="00287EA8">
          <w:rPr>
            <w:noProof/>
            <w:webHidden/>
          </w:rPr>
        </w:r>
        <w:r w:rsidR="00287EA8">
          <w:rPr>
            <w:noProof/>
            <w:webHidden/>
          </w:rPr>
          <w:fldChar w:fldCharType="separate"/>
        </w:r>
        <w:r w:rsidR="002C5974">
          <w:rPr>
            <w:noProof/>
            <w:webHidden/>
          </w:rPr>
          <w:t>9</w:t>
        </w:r>
        <w:r w:rsidR="00287EA8">
          <w:rPr>
            <w:noProof/>
            <w:webHidden/>
          </w:rPr>
          <w:fldChar w:fldCharType="end"/>
        </w:r>
      </w:hyperlink>
    </w:p>
    <w:p w:rsidR="00287EA8" w:rsidRDefault="002B2ABA">
      <w:pPr>
        <w:pStyle w:val="TOC1"/>
        <w:rPr>
          <w:rFonts w:asciiTheme="minorHAnsi" w:eastAsiaTheme="minorEastAsia" w:hAnsiTheme="minorHAnsi" w:cstheme="minorBidi"/>
          <w:b w:val="0"/>
          <w:noProof/>
          <w:sz w:val="22"/>
          <w:szCs w:val="22"/>
        </w:rPr>
      </w:pPr>
      <w:hyperlink w:anchor="_Toc527028727" w:history="1">
        <w:r w:rsidR="00287EA8" w:rsidRPr="008216A9">
          <w:rPr>
            <w:rStyle w:val="Hyperlink"/>
            <w:noProof/>
          </w:rPr>
          <w:t>3.</w:t>
        </w:r>
        <w:r w:rsidR="00287EA8">
          <w:rPr>
            <w:rFonts w:asciiTheme="minorHAnsi" w:eastAsiaTheme="minorEastAsia" w:hAnsiTheme="minorHAnsi" w:cstheme="minorBidi"/>
            <w:b w:val="0"/>
            <w:noProof/>
            <w:sz w:val="22"/>
            <w:szCs w:val="22"/>
          </w:rPr>
          <w:tab/>
        </w:r>
        <w:r w:rsidR="00287EA8" w:rsidRPr="008216A9">
          <w:rPr>
            <w:rStyle w:val="Hyperlink"/>
            <w:noProof/>
          </w:rPr>
          <w:t>Exception Handling</w:t>
        </w:r>
        <w:r w:rsidR="00287EA8">
          <w:rPr>
            <w:noProof/>
            <w:webHidden/>
          </w:rPr>
          <w:tab/>
        </w:r>
        <w:r w:rsidR="00287EA8">
          <w:rPr>
            <w:noProof/>
            <w:webHidden/>
          </w:rPr>
          <w:fldChar w:fldCharType="begin"/>
        </w:r>
        <w:r w:rsidR="00287EA8">
          <w:rPr>
            <w:noProof/>
            <w:webHidden/>
          </w:rPr>
          <w:instrText xml:space="preserve"> PAGEREF _Toc527028727 \h </w:instrText>
        </w:r>
        <w:r w:rsidR="00287EA8">
          <w:rPr>
            <w:noProof/>
            <w:webHidden/>
          </w:rPr>
        </w:r>
        <w:r w:rsidR="00287EA8">
          <w:rPr>
            <w:noProof/>
            <w:webHidden/>
          </w:rPr>
          <w:fldChar w:fldCharType="separate"/>
        </w:r>
        <w:r w:rsidR="002C5974">
          <w:rPr>
            <w:noProof/>
            <w:webHidden/>
          </w:rPr>
          <w:t>10</w:t>
        </w:r>
        <w:r w:rsidR="00287EA8">
          <w:rPr>
            <w:noProof/>
            <w:webHidden/>
          </w:rPr>
          <w:fldChar w:fldCharType="end"/>
        </w:r>
      </w:hyperlink>
    </w:p>
    <w:p w:rsidR="00287EA8" w:rsidRDefault="002B2ABA">
      <w:pPr>
        <w:pStyle w:val="TOC2"/>
        <w:rPr>
          <w:rFonts w:asciiTheme="minorHAnsi" w:eastAsiaTheme="minorEastAsia" w:hAnsiTheme="minorHAnsi" w:cstheme="minorBidi"/>
          <w:b w:val="0"/>
          <w:noProof/>
          <w:sz w:val="22"/>
          <w:szCs w:val="22"/>
        </w:rPr>
      </w:pPr>
      <w:hyperlink w:anchor="_Toc527028728" w:history="1">
        <w:r w:rsidR="00287EA8" w:rsidRPr="008216A9">
          <w:rPr>
            <w:rStyle w:val="Hyperlink"/>
            <w:noProof/>
          </w:rPr>
          <w:t>3.1.</w:t>
        </w:r>
        <w:r w:rsidR="00287EA8">
          <w:rPr>
            <w:rFonts w:asciiTheme="minorHAnsi" w:eastAsiaTheme="minorEastAsia" w:hAnsiTheme="minorHAnsi" w:cstheme="minorBidi"/>
            <w:b w:val="0"/>
            <w:noProof/>
            <w:sz w:val="22"/>
            <w:szCs w:val="22"/>
          </w:rPr>
          <w:tab/>
        </w:r>
        <w:r w:rsidR="00287EA8" w:rsidRPr="008216A9">
          <w:rPr>
            <w:rStyle w:val="Hyperlink"/>
            <w:noProof/>
          </w:rPr>
          <w:t>Routine Errors</w:t>
        </w:r>
        <w:r w:rsidR="00287EA8">
          <w:rPr>
            <w:noProof/>
            <w:webHidden/>
          </w:rPr>
          <w:tab/>
        </w:r>
        <w:r w:rsidR="00287EA8">
          <w:rPr>
            <w:noProof/>
            <w:webHidden/>
          </w:rPr>
          <w:fldChar w:fldCharType="begin"/>
        </w:r>
        <w:r w:rsidR="00287EA8">
          <w:rPr>
            <w:noProof/>
            <w:webHidden/>
          </w:rPr>
          <w:instrText xml:space="preserve"> PAGEREF _Toc527028728 \h </w:instrText>
        </w:r>
        <w:r w:rsidR="00287EA8">
          <w:rPr>
            <w:noProof/>
            <w:webHidden/>
          </w:rPr>
        </w:r>
        <w:r w:rsidR="00287EA8">
          <w:rPr>
            <w:noProof/>
            <w:webHidden/>
          </w:rPr>
          <w:fldChar w:fldCharType="separate"/>
        </w:r>
        <w:r w:rsidR="002C5974">
          <w:rPr>
            <w:noProof/>
            <w:webHidden/>
          </w:rPr>
          <w:t>10</w:t>
        </w:r>
        <w:r w:rsidR="00287EA8">
          <w:rPr>
            <w:noProof/>
            <w:webHidden/>
          </w:rPr>
          <w:fldChar w:fldCharType="end"/>
        </w:r>
      </w:hyperlink>
    </w:p>
    <w:p w:rsidR="00287EA8" w:rsidRDefault="002B2ABA">
      <w:pPr>
        <w:pStyle w:val="TOC3"/>
        <w:rPr>
          <w:rFonts w:asciiTheme="minorHAnsi" w:eastAsiaTheme="minorEastAsia" w:hAnsiTheme="minorHAnsi" w:cstheme="minorBidi"/>
          <w:b w:val="0"/>
          <w:noProof/>
          <w:sz w:val="22"/>
          <w:szCs w:val="22"/>
        </w:rPr>
      </w:pPr>
      <w:hyperlink w:anchor="_Toc527028729" w:history="1">
        <w:r w:rsidR="00287EA8" w:rsidRPr="008216A9">
          <w:rPr>
            <w:rStyle w:val="Hyperlink"/>
            <w:noProof/>
          </w:rPr>
          <w:t>3.1.1.</w:t>
        </w:r>
        <w:r w:rsidR="00287EA8">
          <w:rPr>
            <w:rFonts w:asciiTheme="minorHAnsi" w:eastAsiaTheme="minorEastAsia" w:hAnsiTheme="minorHAnsi" w:cstheme="minorBidi"/>
            <w:b w:val="0"/>
            <w:noProof/>
            <w:sz w:val="22"/>
            <w:szCs w:val="22"/>
          </w:rPr>
          <w:tab/>
        </w:r>
        <w:r w:rsidR="00287EA8" w:rsidRPr="008216A9">
          <w:rPr>
            <w:rStyle w:val="Hyperlink"/>
            <w:noProof/>
          </w:rPr>
          <w:t>Security Errors</w:t>
        </w:r>
        <w:r w:rsidR="00287EA8">
          <w:rPr>
            <w:noProof/>
            <w:webHidden/>
          </w:rPr>
          <w:tab/>
        </w:r>
        <w:r w:rsidR="00287EA8">
          <w:rPr>
            <w:noProof/>
            <w:webHidden/>
          </w:rPr>
          <w:fldChar w:fldCharType="begin"/>
        </w:r>
        <w:r w:rsidR="00287EA8">
          <w:rPr>
            <w:noProof/>
            <w:webHidden/>
          </w:rPr>
          <w:instrText xml:space="preserve"> PAGEREF _Toc527028729 \h </w:instrText>
        </w:r>
        <w:r w:rsidR="00287EA8">
          <w:rPr>
            <w:noProof/>
            <w:webHidden/>
          </w:rPr>
        </w:r>
        <w:r w:rsidR="00287EA8">
          <w:rPr>
            <w:noProof/>
            <w:webHidden/>
          </w:rPr>
          <w:fldChar w:fldCharType="separate"/>
        </w:r>
        <w:r w:rsidR="002C5974">
          <w:rPr>
            <w:noProof/>
            <w:webHidden/>
          </w:rPr>
          <w:t>10</w:t>
        </w:r>
        <w:r w:rsidR="00287EA8">
          <w:rPr>
            <w:noProof/>
            <w:webHidden/>
          </w:rPr>
          <w:fldChar w:fldCharType="end"/>
        </w:r>
      </w:hyperlink>
    </w:p>
    <w:p w:rsidR="00287EA8" w:rsidRDefault="002B2ABA">
      <w:pPr>
        <w:pStyle w:val="TOC3"/>
        <w:rPr>
          <w:rFonts w:asciiTheme="minorHAnsi" w:eastAsiaTheme="minorEastAsia" w:hAnsiTheme="minorHAnsi" w:cstheme="minorBidi"/>
          <w:b w:val="0"/>
          <w:noProof/>
          <w:sz w:val="22"/>
          <w:szCs w:val="22"/>
        </w:rPr>
      </w:pPr>
      <w:hyperlink w:anchor="_Toc527028730" w:history="1">
        <w:r w:rsidR="00287EA8" w:rsidRPr="008216A9">
          <w:rPr>
            <w:rStyle w:val="Hyperlink"/>
            <w:noProof/>
          </w:rPr>
          <w:t>3.1.2.</w:t>
        </w:r>
        <w:r w:rsidR="00287EA8">
          <w:rPr>
            <w:rFonts w:asciiTheme="minorHAnsi" w:eastAsiaTheme="minorEastAsia" w:hAnsiTheme="minorHAnsi" w:cstheme="minorBidi"/>
            <w:b w:val="0"/>
            <w:noProof/>
            <w:sz w:val="22"/>
            <w:szCs w:val="22"/>
          </w:rPr>
          <w:tab/>
        </w:r>
        <w:r w:rsidR="00287EA8" w:rsidRPr="008216A9">
          <w:rPr>
            <w:rStyle w:val="Hyperlink"/>
            <w:noProof/>
          </w:rPr>
          <w:t>Time-outs</w:t>
        </w:r>
        <w:r w:rsidR="00287EA8">
          <w:rPr>
            <w:noProof/>
            <w:webHidden/>
          </w:rPr>
          <w:tab/>
        </w:r>
        <w:r w:rsidR="00287EA8">
          <w:rPr>
            <w:noProof/>
            <w:webHidden/>
          </w:rPr>
          <w:fldChar w:fldCharType="begin"/>
        </w:r>
        <w:r w:rsidR="00287EA8">
          <w:rPr>
            <w:noProof/>
            <w:webHidden/>
          </w:rPr>
          <w:instrText xml:space="preserve"> PAGEREF _Toc527028730 \h </w:instrText>
        </w:r>
        <w:r w:rsidR="00287EA8">
          <w:rPr>
            <w:noProof/>
            <w:webHidden/>
          </w:rPr>
        </w:r>
        <w:r w:rsidR="00287EA8">
          <w:rPr>
            <w:noProof/>
            <w:webHidden/>
          </w:rPr>
          <w:fldChar w:fldCharType="separate"/>
        </w:r>
        <w:r w:rsidR="002C5974">
          <w:rPr>
            <w:noProof/>
            <w:webHidden/>
          </w:rPr>
          <w:t>11</w:t>
        </w:r>
        <w:r w:rsidR="00287EA8">
          <w:rPr>
            <w:noProof/>
            <w:webHidden/>
          </w:rPr>
          <w:fldChar w:fldCharType="end"/>
        </w:r>
      </w:hyperlink>
    </w:p>
    <w:p w:rsidR="00287EA8" w:rsidRDefault="002B2ABA">
      <w:pPr>
        <w:pStyle w:val="TOC3"/>
        <w:rPr>
          <w:rFonts w:asciiTheme="minorHAnsi" w:eastAsiaTheme="minorEastAsia" w:hAnsiTheme="minorHAnsi" w:cstheme="minorBidi"/>
          <w:b w:val="0"/>
          <w:noProof/>
          <w:sz w:val="22"/>
          <w:szCs w:val="22"/>
        </w:rPr>
      </w:pPr>
      <w:hyperlink w:anchor="_Toc527028731" w:history="1">
        <w:r w:rsidR="00287EA8" w:rsidRPr="008216A9">
          <w:rPr>
            <w:rStyle w:val="Hyperlink"/>
            <w:noProof/>
          </w:rPr>
          <w:t>3.1.3.</w:t>
        </w:r>
        <w:r w:rsidR="00287EA8">
          <w:rPr>
            <w:rFonts w:asciiTheme="minorHAnsi" w:eastAsiaTheme="minorEastAsia" w:hAnsiTheme="minorHAnsi" w:cstheme="minorBidi"/>
            <w:b w:val="0"/>
            <w:noProof/>
            <w:sz w:val="22"/>
            <w:szCs w:val="22"/>
          </w:rPr>
          <w:tab/>
        </w:r>
        <w:r w:rsidR="00287EA8" w:rsidRPr="008216A9">
          <w:rPr>
            <w:rStyle w:val="Hyperlink"/>
            <w:noProof/>
          </w:rPr>
          <w:t>Concurrency</w:t>
        </w:r>
        <w:r w:rsidR="00287EA8">
          <w:rPr>
            <w:noProof/>
            <w:webHidden/>
          </w:rPr>
          <w:tab/>
        </w:r>
        <w:r w:rsidR="00287EA8">
          <w:rPr>
            <w:noProof/>
            <w:webHidden/>
          </w:rPr>
          <w:fldChar w:fldCharType="begin"/>
        </w:r>
        <w:r w:rsidR="00287EA8">
          <w:rPr>
            <w:noProof/>
            <w:webHidden/>
          </w:rPr>
          <w:instrText xml:space="preserve"> PAGEREF _Toc527028731 \h </w:instrText>
        </w:r>
        <w:r w:rsidR="00287EA8">
          <w:rPr>
            <w:noProof/>
            <w:webHidden/>
          </w:rPr>
        </w:r>
        <w:r w:rsidR="00287EA8">
          <w:rPr>
            <w:noProof/>
            <w:webHidden/>
          </w:rPr>
          <w:fldChar w:fldCharType="separate"/>
        </w:r>
        <w:r w:rsidR="002C5974">
          <w:rPr>
            <w:noProof/>
            <w:webHidden/>
          </w:rPr>
          <w:t>11</w:t>
        </w:r>
        <w:r w:rsidR="00287EA8">
          <w:rPr>
            <w:noProof/>
            <w:webHidden/>
          </w:rPr>
          <w:fldChar w:fldCharType="end"/>
        </w:r>
      </w:hyperlink>
    </w:p>
    <w:p w:rsidR="00287EA8" w:rsidRDefault="002B2ABA">
      <w:pPr>
        <w:pStyle w:val="TOC2"/>
        <w:rPr>
          <w:rFonts w:asciiTheme="minorHAnsi" w:eastAsiaTheme="minorEastAsia" w:hAnsiTheme="minorHAnsi" w:cstheme="minorBidi"/>
          <w:b w:val="0"/>
          <w:noProof/>
          <w:sz w:val="22"/>
          <w:szCs w:val="22"/>
        </w:rPr>
      </w:pPr>
      <w:hyperlink w:anchor="_Toc527028732" w:history="1">
        <w:r w:rsidR="00287EA8" w:rsidRPr="008216A9">
          <w:rPr>
            <w:rStyle w:val="Hyperlink"/>
            <w:noProof/>
          </w:rPr>
          <w:t>3.2.</w:t>
        </w:r>
        <w:r w:rsidR="00287EA8">
          <w:rPr>
            <w:rFonts w:asciiTheme="minorHAnsi" w:eastAsiaTheme="minorEastAsia" w:hAnsiTheme="minorHAnsi" w:cstheme="minorBidi"/>
            <w:b w:val="0"/>
            <w:noProof/>
            <w:sz w:val="22"/>
            <w:szCs w:val="22"/>
          </w:rPr>
          <w:tab/>
        </w:r>
        <w:r w:rsidR="00287EA8" w:rsidRPr="008216A9">
          <w:rPr>
            <w:rStyle w:val="Hyperlink"/>
            <w:noProof/>
          </w:rPr>
          <w:t>Significant Errors</w:t>
        </w:r>
        <w:r w:rsidR="00287EA8">
          <w:rPr>
            <w:noProof/>
            <w:webHidden/>
          </w:rPr>
          <w:tab/>
        </w:r>
        <w:r w:rsidR="00287EA8">
          <w:rPr>
            <w:noProof/>
            <w:webHidden/>
          </w:rPr>
          <w:fldChar w:fldCharType="begin"/>
        </w:r>
        <w:r w:rsidR="00287EA8">
          <w:rPr>
            <w:noProof/>
            <w:webHidden/>
          </w:rPr>
          <w:instrText xml:space="preserve"> PAGEREF _Toc527028732 \h </w:instrText>
        </w:r>
        <w:r w:rsidR="00287EA8">
          <w:rPr>
            <w:noProof/>
            <w:webHidden/>
          </w:rPr>
        </w:r>
        <w:r w:rsidR="00287EA8">
          <w:rPr>
            <w:noProof/>
            <w:webHidden/>
          </w:rPr>
          <w:fldChar w:fldCharType="separate"/>
        </w:r>
        <w:r w:rsidR="002C5974">
          <w:rPr>
            <w:noProof/>
            <w:webHidden/>
          </w:rPr>
          <w:t>11</w:t>
        </w:r>
        <w:r w:rsidR="00287EA8">
          <w:rPr>
            <w:noProof/>
            <w:webHidden/>
          </w:rPr>
          <w:fldChar w:fldCharType="end"/>
        </w:r>
      </w:hyperlink>
    </w:p>
    <w:p w:rsidR="00287EA8" w:rsidRDefault="002B2ABA">
      <w:pPr>
        <w:pStyle w:val="TOC3"/>
        <w:rPr>
          <w:rFonts w:asciiTheme="minorHAnsi" w:eastAsiaTheme="minorEastAsia" w:hAnsiTheme="minorHAnsi" w:cstheme="minorBidi"/>
          <w:b w:val="0"/>
          <w:noProof/>
          <w:sz w:val="22"/>
          <w:szCs w:val="22"/>
        </w:rPr>
      </w:pPr>
      <w:hyperlink w:anchor="_Toc527028733" w:history="1">
        <w:r w:rsidR="00287EA8" w:rsidRPr="008216A9">
          <w:rPr>
            <w:rStyle w:val="Hyperlink"/>
            <w:noProof/>
          </w:rPr>
          <w:t>3.2.1.</w:t>
        </w:r>
        <w:r w:rsidR="00287EA8">
          <w:rPr>
            <w:rFonts w:asciiTheme="minorHAnsi" w:eastAsiaTheme="minorEastAsia" w:hAnsiTheme="minorHAnsi" w:cstheme="minorBidi"/>
            <w:b w:val="0"/>
            <w:noProof/>
            <w:sz w:val="22"/>
            <w:szCs w:val="22"/>
          </w:rPr>
          <w:tab/>
        </w:r>
        <w:r w:rsidR="00287EA8" w:rsidRPr="008216A9">
          <w:rPr>
            <w:rStyle w:val="Hyperlink"/>
            <w:noProof/>
          </w:rPr>
          <w:t>Application Error Logs</w:t>
        </w:r>
        <w:r w:rsidR="00287EA8">
          <w:rPr>
            <w:noProof/>
            <w:webHidden/>
          </w:rPr>
          <w:tab/>
        </w:r>
        <w:r w:rsidR="00287EA8">
          <w:rPr>
            <w:noProof/>
            <w:webHidden/>
          </w:rPr>
          <w:fldChar w:fldCharType="begin"/>
        </w:r>
        <w:r w:rsidR="00287EA8">
          <w:rPr>
            <w:noProof/>
            <w:webHidden/>
          </w:rPr>
          <w:instrText xml:space="preserve"> PAGEREF _Toc527028733 \h </w:instrText>
        </w:r>
        <w:r w:rsidR="00287EA8">
          <w:rPr>
            <w:noProof/>
            <w:webHidden/>
          </w:rPr>
        </w:r>
        <w:r w:rsidR="00287EA8">
          <w:rPr>
            <w:noProof/>
            <w:webHidden/>
          </w:rPr>
          <w:fldChar w:fldCharType="separate"/>
        </w:r>
        <w:r w:rsidR="002C5974">
          <w:rPr>
            <w:noProof/>
            <w:webHidden/>
          </w:rPr>
          <w:t>11</w:t>
        </w:r>
        <w:r w:rsidR="00287EA8">
          <w:rPr>
            <w:noProof/>
            <w:webHidden/>
          </w:rPr>
          <w:fldChar w:fldCharType="end"/>
        </w:r>
      </w:hyperlink>
    </w:p>
    <w:p w:rsidR="00287EA8" w:rsidRDefault="002B2ABA">
      <w:pPr>
        <w:pStyle w:val="TOC3"/>
        <w:rPr>
          <w:rFonts w:asciiTheme="minorHAnsi" w:eastAsiaTheme="minorEastAsia" w:hAnsiTheme="minorHAnsi" w:cstheme="minorBidi"/>
          <w:b w:val="0"/>
          <w:noProof/>
          <w:sz w:val="22"/>
          <w:szCs w:val="22"/>
        </w:rPr>
      </w:pPr>
      <w:hyperlink w:anchor="_Toc527028734" w:history="1">
        <w:r w:rsidR="00287EA8" w:rsidRPr="008216A9">
          <w:rPr>
            <w:rStyle w:val="Hyperlink"/>
            <w:noProof/>
          </w:rPr>
          <w:t>3.2.2.</w:t>
        </w:r>
        <w:r w:rsidR="00287EA8">
          <w:rPr>
            <w:rFonts w:asciiTheme="minorHAnsi" w:eastAsiaTheme="minorEastAsia" w:hAnsiTheme="minorHAnsi" w:cstheme="minorBidi"/>
            <w:b w:val="0"/>
            <w:noProof/>
            <w:sz w:val="22"/>
            <w:szCs w:val="22"/>
          </w:rPr>
          <w:tab/>
        </w:r>
        <w:r w:rsidR="00287EA8" w:rsidRPr="008216A9">
          <w:rPr>
            <w:rStyle w:val="Hyperlink"/>
            <w:noProof/>
          </w:rPr>
          <w:t>Application Error Codes and Descriptions</w:t>
        </w:r>
        <w:r w:rsidR="00287EA8">
          <w:rPr>
            <w:noProof/>
            <w:webHidden/>
          </w:rPr>
          <w:tab/>
        </w:r>
        <w:r w:rsidR="00287EA8">
          <w:rPr>
            <w:noProof/>
            <w:webHidden/>
          </w:rPr>
          <w:fldChar w:fldCharType="begin"/>
        </w:r>
        <w:r w:rsidR="00287EA8">
          <w:rPr>
            <w:noProof/>
            <w:webHidden/>
          </w:rPr>
          <w:instrText xml:space="preserve"> PAGEREF _Toc527028734 \h </w:instrText>
        </w:r>
        <w:r w:rsidR="00287EA8">
          <w:rPr>
            <w:noProof/>
            <w:webHidden/>
          </w:rPr>
        </w:r>
        <w:r w:rsidR="00287EA8">
          <w:rPr>
            <w:noProof/>
            <w:webHidden/>
          </w:rPr>
          <w:fldChar w:fldCharType="separate"/>
        </w:r>
        <w:r w:rsidR="002C5974">
          <w:rPr>
            <w:noProof/>
            <w:webHidden/>
          </w:rPr>
          <w:t>14</w:t>
        </w:r>
        <w:r w:rsidR="00287EA8">
          <w:rPr>
            <w:noProof/>
            <w:webHidden/>
          </w:rPr>
          <w:fldChar w:fldCharType="end"/>
        </w:r>
      </w:hyperlink>
    </w:p>
    <w:p w:rsidR="00287EA8" w:rsidRDefault="002B2ABA">
      <w:pPr>
        <w:pStyle w:val="TOC3"/>
        <w:rPr>
          <w:rFonts w:asciiTheme="minorHAnsi" w:eastAsiaTheme="minorEastAsia" w:hAnsiTheme="minorHAnsi" w:cstheme="minorBidi"/>
          <w:b w:val="0"/>
          <w:noProof/>
          <w:sz w:val="22"/>
          <w:szCs w:val="22"/>
        </w:rPr>
      </w:pPr>
      <w:hyperlink w:anchor="_Toc527028735" w:history="1">
        <w:r w:rsidR="00287EA8" w:rsidRPr="008216A9">
          <w:rPr>
            <w:rStyle w:val="Hyperlink"/>
            <w:noProof/>
          </w:rPr>
          <w:t>3.2.3.</w:t>
        </w:r>
        <w:r w:rsidR="00287EA8">
          <w:rPr>
            <w:rFonts w:asciiTheme="minorHAnsi" w:eastAsiaTheme="minorEastAsia" w:hAnsiTheme="minorHAnsi" w:cstheme="minorBidi"/>
            <w:b w:val="0"/>
            <w:noProof/>
            <w:sz w:val="22"/>
            <w:szCs w:val="22"/>
          </w:rPr>
          <w:tab/>
        </w:r>
        <w:r w:rsidR="00287EA8" w:rsidRPr="008216A9">
          <w:rPr>
            <w:rStyle w:val="Hyperlink"/>
            <w:noProof/>
          </w:rPr>
          <w:t>Infrastructure Errors</w:t>
        </w:r>
        <w:r w:rsidR="00287EA8">
          <w:rPr>
            <w:noProof/>
            <w:webHidden/>
          </w:rPr>
          <w:tab/>
        </w:r>
        <w:r w:rsidR="00287EA8">
          <w:rPr>
            <w:noProof/>
            <w:webHidden/>
          </w:rPr>
          <w:fldChar w:fldCharType="begin"/>
        </w:r>
        <w:r w:rsidR="00287EA8">
          <w:rPr>
            <w:noProof/>
            <w:webHidden/>
          </w:rPr>
          <w:instrText xml:space="preserve"> PAGEREF _Toc527028735 \h </w:instrText>
        </w:r>
        <w:r w:rsidR="00287EA8">
          <w:rPr>
            <w:noProof/>
            <w:webHidden/>
          </w:rPr>
        </w:r>
        <w:r w:rsidR="00287EA8">
          <w:rPr>
            <w:noProof/>
            <w:webHidden/>
          </w:rPr>
          <w:fldChar w:fldCharType="separate"/>
        </w:r>
        <w:r w:rsidR="002C5974">
          <w:rPr>
            <w:noProof/>
            <w:webHidden/>
          </w:rPr>
          <w:t>14</w:t>
        </w:r>
        <w:r w:rsidR="00287EA8">
          <w:rPr>
            <w:noProof/>
            <w:webHidden/>
          </w:rPr>
          <w:fldChar w:fldCharType="end"/>
        </w:r>
      </w:hyperlink>
    </w:p>
    <w:p w:rsidR="00287EA8" w:rsidRDefault="002B2ABA">
      <w:pPr>
        <w:pStyle w:val="TOC4"/>
        <w:tabs>
          <w:tab w:val="left" w:pos="1760"/>
          <w:tab w:val="right" w:leader="dot" w:pos="9350"/>
        </w:tabs>
        <w:rPr>
          <w:rFonts w:asciiTheme="minorHAnsi" w:eastAsiaTheme="minorEastAsia" w:hAnsiTheme="minorHAnsi" w:cstheme="minorBidi"/>
          <w:noProof/>
          <w:szCs w:val="22"/>
        </w:rPr>
      </w:pPr>
      <w:hyperlink w:anchor="_Toc527028736" w:history="1">
        <w:r w:rsidR="00287EA8" w:rsidRPr="008216A9">
          <w:rPr>
            <w:rStyle w:val="Hyperlink"/>
            <w:noProof/>
          </w:rPr>
          <w:t>3.2.3.1.</w:t>
        </w:r>
        <w:r w:rsidR="00287EA8">
          <w:rPr>
            <w:rFonts w:asciiTheme="minorHAnsi" w:eastAsiaTheme="minorEastAsia" w:hAnsiTheme="minorHAnsi" w:cstheme="minorBidi"/>
            <w:noProof/>
            <w:szCs w:val="22"/>
          </w:rPr>
          <w:tab/>
        </w:r>
        <w:r w:rsidR="00287EA8" w:rsidRPr="008216A9">
          <w:rPr>
            <w:rStyle w:val="Hyperlink"/>
            <w:noProof/>
          </w:rPr>
          <w:t>Database</w:t>
        </w:r>
        <w:r w:rsidR="00287EA8">
          <w:rPr>
            <w:noProof/>
            <w:webHidden/>
          </w:rPr>
          <w:tab/>
        </w:r>
        <w:r w:rsidR="00287EA8">
          <w:rPr>
            <w:noProof/>
            <w:webHidden/>
          </w:rPr>
          <w:fldChar w:fldCharType="begin"/>
        </w:r>
        <w:r w:rsidR="00287EA8">
          <w:rPr>
            <w:noProof/>
            <w:webHidden/>
          </w:rPr>
          <w:instrText xml:space="preserve"> PAGEREF _Toc527028736 \h </w:instrText>
        </w:r>
        <w:r w:rsidR="00287EA8">
          <w:rPr>
            <w:noProof/>
            <w:webHidden/>
          </w:rPr>
        </w:r>
        <w:r w:rsidR="00287EA8">
          <w:rPr>
            <w:noProof/>
            <w:webHidden/>
          </w:rPr>
          <w:fldChar w:fldCharType="separate"/>
        </w:r>
        <w:r w:rsidR="002C5974">
          <w:rPr>
            <w:noProof/>
            <w:webHidden/>
          </w:rPr>
          <w:t>15</w:t>
        </w:r>
        <w:r w:rsidR="00287EA8">
          <w:rPr>
            <w:noProof/>
            <w:webHidden/>
          </w:rPr>
          <w:fldChar w:fldCharType="end"/>
        </w:r>
      </w:hyperlink>
    </w:p>
    <w:p w:rsidR="00287EA8" w:rsidRDefault="002B2ABA">
      <w:pPr>
        <w:pStyle w:val="TOC4"/>
        <w:tabs>
          <w:tab w:val="left" w:pos="1760"/>
          <w:tab w:val="right" w:leader="dot" w:pos="9350"/>
        </w:tabs>
        <w:rPr>
          <w:rFonts w:asciiTheme="minorHAnsi" w:eastAsiaTheme="minorEastAsia" w:hAnsiTheme="minorHAnsi" w:cstheme="minorBidi"/>
          <w:noProof/>
          <w:szCs w:val="22"/>
        </w:rPr>
      </w:pPr>
      <w:hyperlink w:anchor="_Toc527028737" w:history="1">
        <w:r w:rsidR="00287EA8" w:rsidRPr="008216A9">
          <w:rPr>
            <w:rStyle w:val="Hyperlink"/>
            <w:noProof/>
          </w:rPr>
          <w:t>3.2.3.2.</w:t>
        </w:r>
        <w:r w:rsidR="00287EA8">
          <w:rPr>
            <w:rFonts w:asciiTheme="minorHAnsi" w:eastAsiaTheme="minorEastAsia" w:hAnsiTheme="minorHAnsi" w:cstheme="minorBidi"/>
            <w:noProof/>
            <w:szCs w:val="22"/>
          </w:rPr>
          <w:tab/>
        </w:r>
        <w:r w:rsidR="00287EA8" w:rsidRPr="008216A9">
          <w:rPr>
            <w:rStyle w:val="Hyperlink"/>
            <w:noProof/>
          </w:rPr>
          <w:t>Web Server</w:t>
        </w:r>
        <w:r w:rsidR="00287EA8">
          <w:rPr>
            <w:noProof/>
            <w:webHidden/>
          </w:rPr>
          <w:tab/>
        </w:r>
        <w:r w:rsidR="00287EA8">
          <w:rPr>
            <w:noProof/>
            <w:webHidden/>
          </w:rPr>
          <w:fldChar w:fldCharType="begin"/>
        </w:r>
        <w:r w:rsidR="00287EA8">
          <w:rPr>
            <w:noProof/>
            <w:webHidden/>
          </w:rPr>
          <w:instrText xml:space="preserve"> PAGEREF _Toc527028737 \h </w:instrText>
        </w:r>
        <w:r w:rsidR="00287EA8">
          <w:rPr>
            <w:noProof/>
            <w:webHidden/>
          </w:rPr>
        </w:r>
        <w:r w:rsidR="00287EA8">
          <w:rPr>
            <w:noProof/>
            <w:webHidden/>
          </w:rPr>
          <w:fldChar w:fldCharType="separate"/>
        </w:r>
        <w:r w:rsidR="002C5974">
          <w:rPr>
            <w:noProof/>
            <w:webHidden/>
          </w:rPr>
          <w:t>15</w:t>
        </w:r>
        <w:r w:rsidR="00287EA8">
          <w:rPr>
            <w:noProof/>
            <w:webHidden/>
          </w:rPr>
          <w:fldChar w:fldCharType="end"/>
        </w:r>
      </w:hyperlink>
    </w:p>
    <w:p w:rsidR="00287EA8" w:rsidRDefault="002B2ABA">
      <w:pPr>
        <w:pStyle w:val="TOC4"/>
        <w:tabs>
          <w:tab w:val="left" w:pos="1760"/>
          <w:tab w:val="right" w:leader="dot" w:pos="9350"/>
        </w:tabs>
        <w:rPr>
          <w:rFonts w:asciiTheme="minorHAnsi" w:eastAsiaTheme="minorEastAsia" w:hAnsiTheme="minorHAnsi" w:cstheme="minorBidi"/>
          <w:noProof/>
          <w:szCs w:val="22"/>
        </w:rPr>
      </w:pPr>
      <w:hyperlink w:anchor="_Toc527028738" w:history="1">
        <w:r w:rsidR="00287EA8" w:rsidRPr="008216A9">
          <w:rPr>
            <w:rStyle w:val="Hyperlink"/>
            <w:noProof/>
          </w:rPr>
          <w:t>3.2.3.3.</w:t>
        </w:r>
        <w:r w:rsidR="00287EA8">
          <w:rPr>
            <w:rFonts w:asciiTheme="minorHAnsi" w:eastAsiaTheme="minorEastAsia" w:hAnsiTheme="minorHAnsi" w:cstheme="minorBidi"/>
            <w:noProof/>
            <w:szCs w:val="22"/>
          </w:rPr>
          <w:tab/>
        </w:r>
        <w:r w:rsidR="00287EA8" w:rsidRPr="008216A9">
          <w:rPr>
            <w:rStyle w:val="Hyperlink"/>
            <w:noProof/>
          </w:rPr>
          <w:t>Application Server</w:t>
        </w:r>
        <w:r w:rsidR="00287EA8">
          <w:rPr>
            <w:noProof/>
            <w:webHidden/>
          </w:rPr>
          <w:tab/>
        </w:r>
        <w:r w:rsidR="00287EA8">
          <w:rPr>
            <w:noProof/>
            <w:webHidden/>
          </w:rPr>
          <w:fldChar w:fldCharType="begin"/>
        </w:r>
        <w:r w:rsidR="00287EA8">
          <w:rPr>
            <w:noProof/>
            <w:webHidden/>
          </w:rPr>
          <w:instrText xml:space="preserve"> PAGEREF _Toc527028738 \h </w:instrText>
        </w:r>
        <w:r w:rsidR="00287EA8">
          <w:rPr>
            <w:noProof/>
            <w:webHidden/>
          </w:rPr>
        </w:r>
        <w:r w:rsidR="00287EA8">
          <w:rPr>
            <w:noProof/>
            <w:webHidden/>
          </w:rPr>
          <w:fldChar w:fldCharType="separate"/>
        </w:r>
        <w:r w:rsidR="002C5974">
          <w:rPr>
            <w:noProof/>
            <w:webHidden/>
          </w:rPr>
          <w:t>15</w:t>
        </w:r>
        <w:r w:rsidR="00287EA8">
          <w:rPr>
            <w:noProof/>
            <w:webHidden/>
          </w:rPr>
          <w:fldChar w:fldCharType="end"/>
        </w:r>
      </w:hyperlink>
    </w:p>
    <w:p w:rsidR="00287EA8" w:rsidRDefault="002B2ABA">
      <w:pPr>
        <w:pStyle w:val="TOC4"/>
        <w:tabs>
          <w:tab w:val="left" w:pos="1760"/>
          <w:tab w:val="right" w:leader="dot" w:pos="9350"/>
        </w:tabs>
        <w:rPr>
          <w:rFonts w:asciiTheme="minorHAnsi" w:eastAsiaTheme="minorEastAsia" w:hAnsiTheme="minorHAnsi" w:cstheme="minorBidi"/>
          <w:noProof/>
          <w:szCs w:val="22"/>
        </w:rPr>
      </w:pPr>
      <w:hyperlink w:anchor="_Toc527028739" w:history="1">
        <w:r w:rsidR="00287EA8" w:rsidRPr="008216A9">
          <w:rPr>
            <w:rStyle w:val="Hyperlink"/>
            <w:noProof/>
          </w:rPr>
          <w:t>3.2.3.4.</w:t>
        </w:r>
        <w:r w:rsidR="00287EA8">
          <w:rPr>
            <w:rFonts w:asciiTheme="minorHAnsi" w:eastAsiaTheme="minorEastAsia" w:hAnsiTheme="minorHAnsi" w:cstheme="minorBidi"/>
            <w:noProof/>
            <w:szCs w:val="22"/>
          </w:rPr>
          <w:tab/>
        </w:r>
        <w:r w:rsidR="00287EA8" w:rsidRPr="008216A9">
          <w:rPr>
            <w:rStyle w:val="Hyperlink"/>
            <w:noProof/>
          </w:rPr>
          <w:t>Network</w:t>
        </w:r>
        <w:r w:rsidR="00287EA8">
          <w:rPr>
            <w:noProof/>
            <w:webHidden/>
          </w:rPr>
          <w:tab/>
        </w:r>
        <w:r w:rsidR="00287EA8">
          <w:rPr>
            <w:noProof/>
            <w:webHidden/>
          </w:rPr>
          <w:fldChar w:fldCharType="begin"/>
        </w:r>
        <w:r w:rsidR="00287EA8">
          <w:rPr>
            <w:noProof/>
            <w:webHidden/>
          </w:rPr>
          <w:instrText xml:space="preserve"> PAGEREF _Toc527028739 \h </w:instrText>
        </w:r>
        <w:r w:rsidR="00287EA8">
          <w:rPr>
            <w:noProof/>
            <w:webHidden/>
          </w:rPr>
        </w:r>
        <w:r w:rsidR="00287EA8">
          <w:rPr>
            <w:noProof/>
            <w:webHidden/>
          </w:rPr>
          <w:fldChar w:fldCharType="separate"/>
        </w:r>
        <w:r w:rsidR="002C5974">
          <w:rPr>
            <w:noProof/>
            <w:webHidden/>
          </w:rPr>
          <w:t>15</w:t>
        </w:r>
        <w:r w:rsidR="00287EA8">
          <w:rPr>
            <w:noProof/>
            <w:webHidden/>
          </w:rPr>
          <w:fldChar w:fldCharType="end"/>
        </w:r>
      </w:hyperlink>
    </w:p>
    <w:p w:rsidR="00287EA8" w:rsidRDefault="002B2ABA">
      <w:pPr>
        <w:pStyle w:val="TOC4"/>
        <w:tabs>
          <w:tab w:val="left" w:pos="1760"/>
          <w:tab w:val="right" w:leader="dot" w:pos="9350"/>
        </w:tabs>
        <w:rPr>
          <w:rFonts w:asciiTheme="minorHAnsi" w:eastAsiaTheme="minorEastAsia" w:hAnsiTheme="minorHAnsi" w:cstheme="minorBidi"/>
          <w:noProof/>
          <w:szCs w:val="22"/>
        </w:rPr>
      </w:pPr>
      <w:hyperlink w:anchor="_Toc527028740" w:history="1">
        <w:r w:rsidR="00287EA8" w:rsidRPr="008216A9">
          <w:rPr>
            <w:rStyle w:val="Hyperlink"/>
            <w:noProof/>
          </w:rPr>
          <w:t>3.2.3.5.</w:t>
        </w:r>
        <w:r w:rsidR="00287EA8">
          <w:rPr>
            <w:rFonts w:asciiTheme="minorHAnsi" w:eastAsiaTheme="minorEastAsia" w:hAnsiTheme="minorHAnsi" w:cstheme="minorBidi"/>
            <w:noProof/>
            <w:szCs w:val="22"/>
          </w:rPr>
          <w:tab/>
        </w:r>
        <w:r w:rsidR="00287EA8" w:rsidRPr="008216A9">
          <w:rPr>
            <w:rStyle w:val="Hyperlink"/>
            <w:noProof/>
          </w:rPr>
          <w:t>Authentication &amp; Authorization</w:t>
        </w:r>
        <w:r w:rsidR="00287EA8">
          <w:rPr>
            <w:noProof/>
            <w:webHidden/>
          </w:rPr>
          <w:tab/>
        </w:r>
        <w:r w:rsidR="00287EA8">
          <w:rPr>
            <w:noProof/>
            <w:webHidden/>
          </w:rPr>
          <w:fldChar w:fldCharType="begin"/>
        </w:r>
        <w:r w:rsidR="00287EA8">
          <w:rPr>
            <w:noProof/>
            <w:webHidden/>
          </w:rPr>
          <w:instrText xml:space="preserve"> PAGEREF _Toc527028740 \h </w:instrText>
        </w:r>
        <w:r w:rsidR="00287EA8">
          <w:rPr>
            <w:noProof/>
            <w:webHidden/>
          </w:rPr>
        </w:r>
        <w:r w:rsidR="00287EA8">
          <w:rPr>
            <w:noProof/>
            <w:webHidden/>
          </w:rPr>
          <w:fldChar w:fldCharType="separate"/>
        </w:r>
        <w:r w:rsidR="002C5974">
          <w:rPr>
            <w:noProof/>
            <w:webHidden/>
          </w:rPr>
          <w:t>15</w:t>
        </w:r>
        <w:r w:rsidR="00287EA8">
          <w:rPr>
            <w:noProof/>
            <w:webHidden/>
          </w:rPr>
          <w:fldChar w:fldCharType="end"/>
        </w:r>
      </w:hyperlink>
    </w:p>
    <w:p w:rsidR="00287EA8" w:rsidRDefault="002B2ABA">
      <w:pPr>
        <w:pStyle w:val="TOC4"/>
        <w:tabs>
          <w:tab w:val="left" w:pos="1760"/>
          <w:tab w:val="right" w:leader="dot" w:pos="9350"/>
        </w:tabs>
        <w:rPr>
          <w:rFonts w:asciiTheme="minorHAnsi" w:eastAsiaTheme="minorEastAsia" w:hAnsiTheme="minorHAnsi" w:cstheme="minorBidi"/>
          <w:noProof/>
          <w:szCs w:val="22"/>
        </w:rPr>
      </w:pPr>
      <w:hyperlink w:anchor="_Toc527028741" w:history="1">
        <w:r w:rsidR="00287EA8" w:rsidRPr="008216A9">
          <w:rPr>
            <w:rStyle w:val="Hyperlink"/>
            <w:noProof/>
          </w:rPr>
          <w:t>3.2.3.6.</w:t>
        </w:r>
        <w:r w:rsidR="00287EA8">
          <w:rPr>
            <w:rFonts w:asciiTheme="minorHAnsi" w:eastAsiaTheme="minorEastAsia" w:hAnsiTheme="minorHAnsi" w:cstheme="minorBidi"/>
            <w:noProof/>
            <w:szCs w:val="22"/>
          </w:rPr>
          <w:tab/>
        </w:r>
        <w:r w:rsidR="00287EA8" w:rsidRPr="008216A9">
          <w:rPr>
            <w:rStyle w:val="Hyperlink"/>
            <w:noProof/>
          </w:rPr>
          <w:t>Logical and Physical Descriptions</w:t>
        </w:r>
        <w:r w:rsidR="00287EA8">
          <w:rPr>
            <w:noProof/>
            <w:webHidden/>
          </w:rPr>
          <w:tab/>
        </w:r>
        <w:r w:rsidR="00287EA8">
          <w:rPr>
            <w:noProof/>
            <w:webHidden/>
          </w:rPr>
          <w:fldChar w:fldCharType="begin"/>
        </w:r>
        <w:r w:rsidR="00287EA8">
          <w:rPr>
            <w:noProof/>
            <w:webHidden/>
          </w:rPr>
          <w:instrText xml:space="preserve"> PAGEREF _Toc527028741 \h </w:instrText>
        </w:r>
        <w:r w:rsidR="00287EA8">
          <w:rPr>
            <w:noProof/>
            <w:webHidden/>
          </w:rPr>
        </w:r>
        <w:r w:rsidR="00287EA8">
          <w:rPr>
            <w:noProof/>
            <w:webHidden/>
          </w:rPr>
          <w:fldChar w:fldCharType="separate"/>
        </w:r>
        <w:r w:rsidR="002C5974">
          <w:rPr>
            <w:noProof/>
            <w:webHidden/>
          </w:rPr>
          <w:t>15</w:t>
        </w:r>
        <w:r w:rsidR="00287EA8">
          <w:rPr>
            <w:noProof/>
            <w:webHidden/>
          </w:rPr>
          <w:fldChar w:fldCharType="end"/>
        </w:r>
      </w:hyperlink>
    </w:p>
    <w:p w:rsidR="00287EA8" w:rsidRDefault="002B2ABA">
      <w:pPr>
        <w:pStyle w:val="TOC2"/>
        <w:rPr>
          <w:rFonts w:asciiTheme="minorHAnsi" w:eastAsiaTheme="minorEastAsia" w:hAnsiTheme="minorHAnsi" w:cstheme="minorBidi"/>
          <w:b w:val="0"/>
          <w:noProof/>
          <w:sz w:val="22"/>
          <w:szCs w:val="22"/>
        </w:rPr>
      </w:pPr>
      <w:hyperlink w:anchor="_Toc527028742" w:history="1">
        <w:r w:rsidR="00287EA8" w:rsidRPr="008216A9">
          <w:rPr>
            <w:rStyle w:val="Hyperlink"/>
            <w:noProof/>
          </w:rPr>
          <w:t>3.3.</w:t>
        </w:r>
        <w:r w:rsidR="00287EA8">
          <w:rPr>
            <w:rFonts w:asciiTheme="minorHAnsi" w:eastAsiaTheme="minorEastAsia" w:hAnsiTheme="minorHAnsi" w:cstheme="minorBidi"/>
            <w:b w:val="0"/>
            <w:noProof/>
            <w:sz w:val="22"/>
            <w:szCs w:val="22"/>
          </w:rPr>
          <w:tab/>
        </w:r>
        <w:r w:rsidR="00287EA8" w:rsidRPr="008216A9">
          <w:rPr>
            <w:rStyle w:val="Hyperlink"/>
            <w:noProof/>
          </w:rPr>
          <w:t>Dependent System(s)</w:t>
        </w:r>
        <w:r w:rsidR="00287EA8">
          <w:rPr>
            <w:noProof/>
            <w:webHidden/>
          </w:rPr>
          <w:tab/>
        </w:r>
        <w:r w:rsidR="00287EA8">
          <w:rPr>
            <w:noProof/>
            <w:webHidden/>
          </w:rPr>
          <w:fldChar w:fldCharType="begin"/>
        </w:r>
        <w:r w:rsidR="00287EA8">
          <w:rPr>
            <w:noProof/>
            <w:webHidden/>
          </w:rPr>
          <w:instrText xml:space="preserve"> PAGEREF _Toc527028742 \h </w:instrText>
        </w:r>
        <w:r w:rsidR="00287EA8">
          <w:rPr>
            <w:noProof/>
            <w:webHidden/>
          </w:rPr>
        </w:r>
        <w:r w:rsidR="00287EA8">
          <w:rPr>
            <w:noProof/>
            <w:webHidden/>
          </w:rPr>
          <w:fldChar w:fldCharType="separate"/>
        </w:r>
        <w:r w:rsidR="002C5974">
          <w:rPr>
            <w:noProof/>
            <w:webHidden/>
          </w:rPr>
          <w:t>19</w:t>
        </w:r>
        <w:r w:rsidR="00287EA8">
          <w:rPr>
            <w:noProof/>
            <w:webHidden/>
          </w:rPr>
          <w:fldChar w:fldCharType="end"/>
        </w:r>
      </w:hyperlink>
    </w:p>
    <w:p w:rsidR="00287EA8" w:rsidRDefault="002B2ABA">
      <w:pPr>
        <w:pStyle w:val="TOC2"/>
        <w:rPr>
          <w:rFonts w:asciiTheme="minorHAnsi" w:eastAsiaTheme="minorEastAsia" w:hAnsiTheme="minorHAnsi" w:cstheme="minorBidi"/>
          <w:b w:val="0"/>
          <w:noProof/>
          <w:sz w:val="22"/>
          <w:szCs w:val="22"/>
        </w:rPr>
      </w:pPr>
      <w:hyperlink w:anchor="_Toc527028743" w:history="1">
        <w:r w:rsidR="00287EA8" w:rsidRPr="008216A9">
          <w:rPr>
            <w:rStyle w:val="Hyperlink"/>
            <w:noProof/>
          </w:rPr>
          <w:t>3.4.</w:t>
        </w:r>
        <w:r w:rsidR="00287EA8">
          <w:rPr>
            <w:rFonts w:asciiTheme="minorHAnsi" w:eastAsiaTheme="minorEastAsia" w:hAnsiTheme="minorHAnsi" w:cstheme="minorBidi"/>
            <w:b w:val="0"/>
            <w:noProof/>
            <w:sz w:val="22"/>
            <w:szCs w:val="22"/>
          </w:rPr>
          <w:tab/>
        </w:r>
        <w:r w:rsidR="00287EA8" w:rsidRPr="008216A9">
          <w:rPr>
            <w:rStyle w:val="Hyperlink"/>
            <w:noProof/>
          </w:rPr>
          <w:t>Troubleshooting</w:t>
        </w:r>
        <w:r w:rsidR="00287EA8">
          <w:rPr>
            <w:noProof/>
            <w:webHidden/>
          </w:rPr>
          <w:tab/>
        </w:r>
        <w:r w:rsidR="00287EA8">
          <w:rPr>
            <w:noProof/>
            <w:webHidden/>
          </w:rPr>
          <w:fldChar w:fldCharType="begin"/>
        </w:r>
        <w:r w:rsidR="00287EA8">
          <w:rPr>
            <w:noProof/>
            <w:webHidden/>
          </w:rPr>
          <w:instrText xml:space="preserve"> PAGEREF _Toc527028743 \h </w:instrText>
        </w:r>
        <w:r w:rsidR="00287EA8">
          <w:rPr>
            <w:noProof/>
            <w:webHidden/>
          </w:rPr>
        </w:r>
        <w:r w:rsidR="00287EA8">
          <w:rPr>
            <w:noProof/>
            <w:webHidden/>
          </w:rPr>
          <w:fldChar w:fldCharType="separate"/>
        </w:r>
        <w:r w:rsidR="002C5974">
          <w:rPr>
            <w:noProof/>
            <w:webHidden/>
          </w:rPr>
          <w:t>21</w:t>
        </w:r>
        <w:r w:rsidR="00287EA8">
          <w:rPr>
            <w:noProof/>
            <w:webHidden/>
          </w:rPr>
          <w:fldChar w:fldCharType="end"/>
        </w:r>
      </w:hyperlink>
    </w:p>
    <w:p w:rsidR="00287EA8" w:rsidRDefault="002B2ABA">
      <w:pPr>
        <w:pStyle w:val="TOC2"/>
        <w:rPr>
          <w:rFonts w:asciiTheme="minorHAnsi" w:eastAsiaTheme="minorEastAsia" w:hAnsiTheme="minorHAnsi" w:cstheme="minorBidi"/>
          <w:b w:val="0"/>
          <w:noProof/>
          <w:sz w:val="22"/>
          <w:szCs w:val="22"/>
        </w:rPr>
      </w:pPr>
      <w:hyperlink w:anchor="_Toc527028744" w:history="1">
        <w:r w:rsidR="00287EA8" w:rsidRPr="008216A9">
          <w:rPr>
            <w:rStyle w:val="Hyperlink"/>
            <w:noProof/>
          </w:rPr>
          <w:t>3.5.</w:t>
        </w:r>
        <w:r w:rsidR="00287EA8">
          <w:rPr>
            <w:rFonts w:asciiTheme="minorHAnsi" w:eastAsiaTheme="minorEastAsia" w:hAnsiTheme="minorHAnsi" w:cstheme="minorBidi"/>
            <w:b w:val="0"/>
            <w:noProof/>
            <w:sz w:val="22"/>
            <w:szCs w:val="22"/>
          </w:rPr>
          <w:tab/>
        </w:r>
        <w:r w:rsidR="00287EA8" w:rsidRPr="008216A9">
          <w:rPr>
            <w:rStyle w:val="Hyperlink"/>
            <w:noProof/>
          </w:rPr>
          <w:t>System Recovery</w:t>
        </w:r>
        <w:r w:rsidR="00287EA8">
          <w:rPr>
            <w:noProof/>
            <w:webHidden/>
          </w:rPr>
          <w:tab/>
        </w:r>
        <w:r w:rsidR="00287EA8">
          <w:rPr>
            <w:noProof/>
            <w:webHidden/>
          </w:rPr>
          <w:fldChar w:fldCharType="begin"/>
        </w:r>
        <w:r w:rsidR="00287EA8">
          <w:rPr>
            <w:noProof/>
            <w:webHidden/>
          </w:rPr>
          <w:instrText xml:space="preserve"> PAGEREF _Toc527028744 \h </w:instrText>
        </w:r>
        <w:r w:rsidR="00287EA8">
          <w:rPr>
            <w:noProof/>
            <w:webHidden/>
          </w:rPr>
        </w:r>
        <w:r w:rsidR="00287EA8">
          <w:rPr>
            <w:noProof/>
            <w:webHidden/>
          </w:rPr>
          <w:fldChar w:fldCharType="separate"/>
        </w:r>
        <w:r w:rsidR="002C5974">
          <w:rPr>
            <w:noProof/>
            <w:webHidden/>
          </w:rPr>
          <w:t>25</w:t>
        </w:r>
        <w:r w:rsidR="00287EA8">
          <w:rPr>
            <w:noProof/>
            <w:webHidden/>
          </w:rPr>
          <w:fldChar w:fldCharType="end"/>
        </w:r>
      </w:hyperlink>
    </w:p>
    <w:p w:rsidR="00287EA8" w:rsidRDefault="002B2ABA">
      <w:pPr>
        <w:pStyle w:val="TOC3"/>
        <w:rPr>
          <w:rFonts w:asciiTheme="minorHAnsi" w:eastAsiaTheme="minorEastAsia" w:hAnsiTheme="minorHAnsi" w:cstheme="minorBidi"/>
          <w:b w:val="0"/>
          <w:noProof/>
          <w:sz w:val="22"/>
          <w:szCs w:val="22"/>
        </w:rPr>
      </w:pPr>
      <w:hyperlink w:anchor="_Toc527028745" w:history="1">
        <w:r w:rsidR="00287EA8" w:rsidRPr="008216A9">
          <w:rPr>
            <w:rStyle w:val="Hyperlink"/>
            <w:noProof/>
          </w:rPr>
          <w:t>3.5.1.</w:t>
        </w:r>
        <w:r w:rsidR="00287EA8">
          <w:rPr>
            <w:rFonts w:asciiTheme="minorHAnsi" w:eastAsiaTheme="minorEastAsia" w:hAnsiTheme="minorHAnsi" w:cstheme="minorBidi"/>
            <w:b w:val="0"/>
            <w:noProof/>
            <w:sz w:val="22"/>
            <w:szCs w:val="22"/>
          </w:rPr>
          <w:tab/>
        </w:r>
        <w:r w:rsidR="00287EA8" w:rsidRPr="008216A9">
          <w:rPr>
            <w:rStyle w:val="Hyperlink"/>
            <w:noProof/>
          </w:rPr>
          <w:t>Restart after Non-Scheduled System Interruption</w:t>
        </w:r>
        <w:r w:rsidR="00287EA8">
          <w:rPr>
            <w:noProof/>
            <w:webHidden/>
          </w:rPr>
          <w:tab/>
        </w:r>
        <w:r w:rsidR="00287EA8">
          <w:rPr>
            <w:noProof/>
            <w:webHidden/>
          </w:rPr>
          <w:fldChar w:fldCharType="begin"/>
        </w:r>
        <w:r w:rsidR="00287EA8">
          <w:rPr>
            <w:noProof/>
            <w:webHidden/>
          </w:rPr>
          <w:instrText xml:space="preserve"> PAGEREF _Toc527028745 \h </w:instrText>
        </w:r>
        <w:r w:rsidR="00287EA8">
          <w:rPr>
            <w:noProof/>
            <w:webHidden/>
          </w:rPr>
        </w:r>
        <w:r w:rsidR="00287EA8">
          <w:rPr>
            <w:noProof/>
            <w:webHidden/>
          </w:rPr>
          <w:fldChar w:fldCharType="separate"/>
        </w:r>
        <w:r w:rsidR="002C5974">
          <w:rPr>
            <w:noProof/>
            <w:webHidden/>
          </w:rPr>
          <w:t>25</w:t>
        </w:r>
        <w:r w:rsidR="00287EA8">
          <w:rPr>
            <w:noProof/>
            <w:webHidden/>
          </w:rPr>
          <w:fldChar w:fldCharType="end"/>
        </w:r>
      </w:hyperlink>
    </w:p>
    <w:p w:rsidR="00287EA8" w:rsidRDefault="002B2ABA">
      <w:pPr>
        <w:pStyle w:val="TOC3"/>
        <w:rPr>
          <w:rFonts w:asciiTheme="minorHAnsi" w:eastAsiaTheme="minorEastAsia" w:hAnsiTheme="minorHAnsi" w:cstheme="minorBidi"/>
          <w:b w:val="0"/>
          <w:noProof/>
          <w:sz w:val="22"/>
          <w:szCs w:val="22"/>
        </w:rPr>
      </w:pPr>
      <w:hyperlink w:anchor="_Toc527028746" w:history="1">
        <w:r w:rsidR="00287EA8" w:rsidRPr="008216A9">
          <w:rPr>
            <w:rStyle w:val="Hyperlink"/>
            <w:noProof/>
          </w:rPr>
          <w:t>3.5.2.</w:t>
        </w:r>
        <w:r w:rsidR="00287EA8">
          <w:rPr>
            <w:rFonts w:asciiTheme="minorHAnsi" w:eastAsiaTheme="minorEastAsia" w:hAnsiTheme="minorHAnsi" w:cstheme="minorBidi"/>
            <w:b w:val="0"/>
            <w:noProof/>
            <w:sz w:val="22"/>
            <w:szCs w:val="22"/>
          </w:rPr>
          <w:tab/>
        </w:r>
        <w:r w:rsidR="00287EA8" w:rsidRPr="008216A9">
          <w:rPr>
            <w:rStyle w:val="Hyperlink"/>
            <w:noProof/>
          </w:rPr>
          <w:t>Restart after Database Restore</w:t>
        </w:r>
        <w:r w:rsidR="00287EA8">
          <w:rPr>
            <w:noProof/>
            <w:webHidden/>
          </w:rPr>
          <w:tab/>
        </w:r>
        <w:r w:rsidR="00287EA8">
          <w:rPr>
            <w:noProof/>
            <w:webHidden/>
          </w:rPr>
          <w:fldChar w:fldCharType="begin"/>
        </w:r>
        <w:r w:rsidR="00287EA8">
          <w:rPr>
            <w:noProof/>
            <w:webHidden/>
          </w:rPr>
          <w:instrText xml:space="preserve"> PAGEREF _Toc527028746 \h </w:instrText>
        </w:r>
        <w:r w:rsidR="00287EA8">
          <w:rPr>
            <w:noProof/>
            <w:webHidden/>
          </w:rPr>
        </w:r>
        <w:r w:rsidR="00287EA8">
          <w:rPr>
            <w:noProof/>
            <w:webHidden/>
          </w:rPr>
          <w:fldChar w:fldCharType="separate"/>
        </w:r>
        <w:r w:rsidR="002C5974">
          <w:rPr>
            <w:noProof/>
            <w:webHidden/>
          </w:rPr>
          <w:t>25</w:t>
        </w:r>
        <w:r w:rsidR="00287EA8">
          <w:rPr>
            <w:noProof/>
            <w:webHidden/>
          </w:rPr>
          <w:fldChar w:fldCharType="end"/>
        </w:r>
      </w:hyperlink>
    </w:p>
    <w:p w:rsidR="00287EA8" w:rsidRDefault="002B2ABA">
      <w:pPr>
        <w:pStyle w:val="TOC3"/>
        <w:rPr>
          <w:rFonts w:asciiTheme="minorHAnsi" w:eastAsiaTheme="minorEastAsia" w:hAnsiTheme="minorHAnsi" w:cstheme="minorBidi"/>
          <w:b w:val="0"/>
          <w:noProof/>
          <w:sz w:val="22"/>
          <w:szCs w:val="22"/>
        </w:rPr>
      </w:pPr>
      <w:hyperlink w:anchor="_Toc527028747" w:history="1">
        <w:r w:rsidR="00287EA8" w:rsidRPr="008216A9">
          <w:rPr>
            <w:rStyle w:val="Hyperlink"/>
            <w:noProof/>
          </w:rPr>
          <w:t>3.5.3.</w:t>
        </w:r>
        <w:r w:rsidR="00287EA8">
          <w:rPr>
            <w:rFonts w:asciiTheme="minorHAnsi" w:eastAsiaTheme="minorEastAsia" w:hAnsiTheme="minorHAnsi" w:cstheme="minorBidi"/>
            <w:b w:val="0"/>
            <w:noProof/>
            <w:sz w:val="22"/>
            <w:szCs w:val="22"/>
          </w:rPr>
          <w:tab/>
        </w:r>
        <w:r w:rsidR="00287EA8" w:rsidRPr="008216A9">
          <w:rPr>
            <w:rStyle w:val="Hyperlink"/>
            <w:noProof/>
          </w:rPr>
          <w:t>Back-out Procedures</w:t>
        </w:r>
        <w:r w:rsidR="00287EA8">
          <w:rPr>
            <w:noProof/>
            <w:webHidden/>
          </w:rPr>
          <w:tab/>
        </w:r>
        <w:r w:rsidR="00287EA8">
          <w:rPr>
            <w:noProof/>
            <w:webHidden/>
          </w:rPr>
          <w:fldChar w:fldCharType="begin"/>
        </w:r>
        <w:r w:rsidR="00287EA8">
          <w:rPr>
            <w:noProof/>
            <w:webHidden/>
          </w:rPr>
          <w:instrText xml:space="preserve"> PAGEREF _Toc527028747 \h </w:instrText>
        </w:r>
        <w:r w:rsidR="00287EA8">
          <w:rPr>
            <w:noProof/>
            <w:webHidden/>
          </w:rPr>
        </w:r>
        <w:r w:rsidR="00287EA8">
          <w:rPr>
            <w:noProof/>
            <w:webHidden/>
          </w:rPr>
          <w:fldChar w:fldCharType="separate"/>
        </w:r>
        <w:r w:rsidR="002C5974">
          <w:rPr>
            <w:noProof/>
            <w:webHidden/>
          </w:rPr>
          <w:t>25</w:t>
        </w:r>
        <w:r w:rsidR="00287EA8">
          <w:rPr>
            <w:noProof/>
            <w:webHidden/>
          </w:rPr>
          <w:fldChar w:fldCharType="end"/>
        </w:r>
      </w:hyperlink>
    </w:p>
    <w:p w:rsidR="00287EA8" w:rsidRDefault="002B2ABA">
      <w:pPr>
        <w:pStyle w:val="TOC3"/>
        <w:rPr>
          <w:rFonts w:asciiTheme="minorHAnsi" w:eastAsiaTheme="minorEastAsia" w:hAnsiTheme="minorHAnsi" w:cstheme="minorBidi"/>
          <w:b w:val="0"/>
          <w:noProof/>
          <w:sz w:val="22"/>
          <w:szCs w:val="22"/>
        </w:rPr>
      </w:pPr>
      <w:hyperlink w:anchor="_Toc527028748" w:history="1">
        <w:r w:rsidR="00287EA8" w:rsidRPr="008216A9">
          <w:rPr>
            <w:rStyle w:val="Hyperlink"/>
            <w:noProof/>
          </w:rPr>
          <w:t>3.</w:t>
        </w:r>
        <w:r w:rsidR="00E550B2">
          <w:rPr>
            <w:rStyle w:val="Hyperlink"/>
            <w:noProof/>
          </w:rPr>
          <w:t>5.5</w:t>
        </w:r>
        <w:r w:rsidR="00287EA8" w:rsidRPr="008216A9">
          <w:rPr>
            <w:rStyle w:val="Hyperlink"/>
            <w:noProof/>
          </w:rPr>
          <w:t>.</w:t>
        </w:r>
        <w:r w:rsidR="00287EA8">
          <w:rPr>
            <w:rFonts w:asciiTheme="minorHAnsi" w:eastAsiaTheme="minorEastAsia" w:hAnsiTheme="minorHAnsi" w:cstheme="minorBidi"/>
            <w:b w:val="0"/>
            <w:noProof/>
            <w:sz w:val="22"/>
            <w:szCs w:val="22"/>
          </w:rPr>
          <w:tab/>
        </w:r>
        <w:r w:rsidR="00287EA8" w:rsidRPr="008216A9">
          <w:rPr>
            <w:rStyle w:val="Hyperlink"/>
            <w:noProof/>
          </w:rPr>
          <w:t>Rollback Procedures</w:t>
        </w:r>
        <w:r w:rsidR="00287EA8">
          <w:rPr>
            <w:noProof/>
            <w:webHidden/>
          </w:rPr>
          <w:tab/>
        </w:r>
        <w:r w:rsidR="00287EA8">
          <w:rPr>
            <w:noProof/>
            <w:webHidden/>
          </w:rPr>
          <w:fldChar w:fldCharType="begin"/>
        </w:r>
        <w:r w:rsidR="00287EA8">
          <w:rPr>
            <w:noProof/>
            <w:webHidden/>
          </w:rPr>
          <w:instrText xml:space="preserve"> PAGEREF _Toc527028748 \h </w:instrText>
        </w:r>
        <w:r w:rsidR="00287EA8">
          <w:rPr>
            <w:noProof/>
            <w:webHidden/>
          </w:rPr>
        </w:r>
        <w:r w:rsidR="00287EA8">
          <w:rPr>
            <w:noProof/>
            <w:webHidden/>
          </w:rPr>
          <w:fldChar w:fldCharType="separate"/>
        </w:r>
        <w:r w:rsidR="002C5974">
          <w:rPr>
            <w:noProof/>
            <w:webHidden/>
          </w:rPr>
          <w:t>25</w:t>
        </w:r>
        <w:r w:rsidR="00287EA8">
          <w:rPr>
            <w:noProof/>
            <w:webHidden/>
          </w:rPr>
          <w:fldChar w:fldCharType="end"/>
        </w:r>
      </w:hyperlink>
    </w:p>
    <w:p w:rsidR="00287EA8" w:rsidRDefault="002B2ABA">
      <w:pPr>
        <w:pStyle w:val="TOC1"/>
        <w:rPr>
          <w:rFonts w:asciiTheme="minorHAnsi" w:eastAsiaTheme="minorEastAsia" w:hAnsiTheme="minorHAnsi" w:cstheme="minorBidi"/>
          <w:b w:val="0"/>
          <w:noProof/>
          <w:sz w:val="22"/>
          <w:szCs w:val="22"/>
        </w:rPr>
      </w:pPr>
      <w:hyperlink w:anchor="_Toc527028749" w:history="1">
        <w:r w:rsidR="00287EA8" w:rsidRPr="008216A9">
          <w:rPr>
            <w:rStyle w:val="Hyperlink"/>
            <w:noProof/>
          </w:rPr>
          <w:t>4.</w:t>
        </w:r>
        <w:r w:rsidR="00287EA8">
          <w:rPr>
            <w:rFonts w:asciiTheme="minorHAnsi" w:eastAsiaTheme="minorEastAsia" w:hAnsiTheme="minorHAnsi" w:cstheme="minorBidi"/>
            <w:b w:val="0"/>
            <w:noProof/>
            <w:sz w:val="22"/>
            <w:szCs w:val="22"/>
          </w:rPr>
          <w:tab/>
        </w:r>
        <w:r w:rsidR="00287EA8" w:rsidRPr="008216A9">
          <w:rPr>
            <w:rStyle w:val="Hyperlink"/>
            <w:noProof/>
          </w:rPr>
          <w:t>Operations and Maintenance Responsibilities</w:t>
        </w:r>
        <w:r w:rsidR="00287EA8">
          <w:rPr>
            <w:noProof/>
            <w:webHidden/>
          </w:rPr>
          <w:tab/>
        </w:r>
        <w:r w:rsidR="00287EA8">
          <w:rPr>
            <w:noProof/>
            <w:webHidden/>
          </w:rPr>
          <w:fldChar w:fldCharType="begin"/>
        </w:r>
        <w:r w:rsidR="00287EA8">
          <w:rPr>
            <w:noProof/>
            <w:webHidden/>
          </w:rPr>
          <w:instrText xml:space="preserve"> PAGEREF _Toc527028749 \h </w:instrText>
        </w:r>
        <w:r w:rsidR="00287EA8">
          <w:rPr>
            <w:noProof/>
            <w:webHidden/>
          </w:rPr>
        </w:r>
        <w:r w:rsidR="00287EA8">
          <w:rPr>
            <w:noProof/>
            <w:webHidden/>
          </w:rPr>
          <w:fldChar w:fldCharType="separate"/>
        </w:r>
        <w:r w:rsidR="002C5974">
          <w:rPr>
            <w:noProof/>
            <w:webHidden/>
          </w:rPr>
          <w:t>26</w:t>
        </w:r>
        <w:r w:rsidR="00287EA8">
          <w:rPr>
            <w:noProof/>
            <w:webHidden/>
          </w:rPr>
          <w:fldChar w:fldCharType="end"/>
        </w:r>
      </w:hyperlink>
    </w:p>
    <w:p w:rsidR="00287EA8" w:rsidRDefault="002B2ABA">
      <w:pPr>
        <w:pStyle w:val="TOC1"/>
        <w:rPr>
          <w:rFonts w:asciiTheme="minorHAnsi" w:eastAsiaTheme="minorEastAsia" w:hAnsiTheme="minorHAnsi" w:cstheme="minorBidi"/>
          <w:b w:val="0"/>
          <w:noProof/>
          <w:sz w:val="22"/>
          <w:szCs w:val="22"/>
        </w:rPr>
      </w:pPr>
      <w:hyperlink w:anchor="_Toc527028750" w:history="1">
        <w:r w:rsidR="00287EA8" w:rsidRPr="008216A9">
          <w:rPr>
            <w:rStyle w:val="Hyperlink"/>
            <w:noProof/>
          </w:rPr>
          <w:t>5.</w:t>
        </w:r>
        <w:r w:rsidR="00287EA8">
          <w:rPr>
            <w:rFonts w:asciiTheme="minorHAnsi" w:eastAsiaTheme="minorEastAsia" w:hAnsiTheme="minorHAnsi" w:cstheme="minorBidi"/>
            <w:b w:val="0"/>
            <w:noProof/>
            <w:sz w:val="22"/>
            <w:szCs w:val="22"/>
          </w:rPr>
          <w:tab/>
        </w:r>
        <w:r w:rsidR="00287EA8" w:rsidRPr="008216A9">
          <w:rPr>
            <w:rStyle w:val="Hyperlink"/>
            <w:noProof/>
          </w:rPr>
          <w:t>Approval Signatures</w:t>
        </w:r>
        <w:r w:rsidR="00287EA8">
          <w:rPr>
            <w:noProof/>
            <w:webHidden/>
          </w:rPr>
          <w:tab/>
        </w:r>
        <w:r w:rsidR="00287EA8">
          <w:rPr>
            <w:noProof/>
            <w:webHidden/>
          </w:rPr>
          <w:fldChar w:fldCharType="begin"/>
        </w:r>
        <w:r w:rsidR="00287EA8">
          <w:rPr>
            <w:noProof/>
            <w:webHidden/>
          </w:rPr>
          <w:instrText xml:space="preserve"> PAGEREF _Toc527028750 \h </w:instrText>
        </w:r>
        <w:r w:rsidR="00287EA8">
          <w:rPr>
            <w:noProof/>
            <w:webHidden/>
          </w:rPr>
        </w:r>
        <w:r w:rsidR="00287EA8">
          <w:rPr>
            <w:noProof/>
            <w:webHidden/>
          </w:rPr>
          <w:fldChar w:fldCharType="separate"/>
        </w:r>
        <w:r w:rsidR="002C5974">
          <w:rPr>
            <w:noProof/>
            <w:webHidden/>
          </w:rPr>
          <w:t>29</w:t>
        </w:r>
        <w:r w:rsidR="00287EA8">
          <w:rPr>
            <w:noProof/>
            <w:webHidden/>
          </w:rPr>
          <w:fldChar w:fldCharType="end"/>
        </w:r>
      </w:hyperlink>
    </w:p>
    <w:p w:rsidR="00F67E92" w:rsidRDefault="008B58AB" w:rsidP="00E07884">
      <w:pPr>
        <w:pStyle w:val="TOC1"/>
      </w:pPr>
      <w:r>
        <w:fldChar w:fldCharType="end"/>
      </w:r>
    </w:p>
    <w:p w:rsidR="00F67E92" w:rsidRPr="00F67E92" w:rsidRDefault="00F67E92" w:rsidP="00F67E92">
      <w:pPr>
        <w:sectPr w:rsidR="00F67E92" w:rsidRPr="00F67E92" w:rsidSect="00115219">
          <w:footerReference w:type="default" r:id="rId12"/>
          <w:pgSz w:w="12240" w:h="15840" w:code="1"/>
          <w:pgMar w:top="1440" w:right="1440" w:bottom="1440" w:left="1440" w:header="720" w:footer="720" w:gutter="0"/>
          <w:pgNumType w:fmt="lowerRoman" w:start="1"/>
          <w:cols w:space="720"/>
          <w:titlePg/>
          <w:docGrid w:linePitch="360"/>
        </w:sectPr>
      </w:pPr>
    </w:p>
    <w:p w:rsidR="00F41862" w:rsidRDefault="00F41862" w:rsidP="00F41862">
      <w:pPr>
        <w:pStyle w:val="Heading1"/>
      </w:pPr>
      <w:bookmarkStart w:id="2" w:name="_Toc527028701"/>
      <w:bookmarkEnd w:id="0"/>
      <w:r>
        <w:t>Introduction</w:t>
      </w:r>
      <w:bookmarkEnd w:id="2"/>
    </w:p>
    <w:p w:rsidR="00115219" w:rsidRPr="0024217C" w:rsidRDefault="00115219" w:rsidP="00115219">
      <w:pPr>
        <w:pStyle w:val="BodyText"/>
      </w:pPr>
      <w:r w:rsidRPr="0024217C">
        <w:t>The mission of the VA Office of Information and Technology (</w:t>
      </w:r>
      <w:r w:rsidR="00836C89">
        <w:t>OIT</w:t>
      </w:r>
      <w:r w:rsidRPr="0024217C">
        <w:t>), Enterprise Program Management Office (EPMO) is to provide benefits to Veterans</w:t>
      </w:r>
      <w:r w:rsidR="002C5974">
        <w:t xml:space="preserve"> and their families. To</w:t>
      </w:r>
      <w:r w:rsidRPr="0024217C">
        <w:t xml:space="preserve"> meet this overarching goal, </w:t>
      </w:r>
      <w:r w:rsidR="00836C89">
        <w:t>OIT</w:t>
      </w:r>
      <w:r w:rsidRPr="0024217C">
        <w:t xml:space="preserve"> is charged with providing high quality, effective, and efficient IT services</w:t>
      </w:r>
      <w:r w:rsidR="007366FD">
        <w:t>,</w:t>
      </w:r>
      <w:r w:rsidRPr="0024217C">
        <w:t xml:space="preserve"> and Operations and Maintenance (O&amp;M) to persons and organizations that provide point-of-care services to our Veterans.</w:t>
      </w:r>
    </w:p>
    <w:p w:rsidR="00115219" w:rsidRPr="0024217C" w:rsidRDefault="00115219" w:rsidP="00115219">
      <w:pPr>
        <w:pStyle w:val="BodyText"/>
      </w:pPr>
      <w:r w:rsidRPr="0024217C">
        <w:t>The VA’s goals for its Veterans and families include:</w:t>
      </w:r>
    </w:p>
    <w:p w:rsidR="00115219" w:rsidRPr="0024217C" w:rsidRDefault="00115219" w:rsidP="003A09CF">
      <w:pPr>
        <w:pStyle w:val="BodyTextBullet1"/>
      </w:pPr>
      <w:r w:rsidRPr="0024217C">
        <w:t>Mak</w:t>
      </w:r>
      <w:r w:rsidR="007366FD">
        <w:t>e</w:t>
      </w:r>
      <w:r w:rsidRPr="0024217C">
        <w:t xml:space="preserve"> it easier for Veterans and their families to receive the right benefits, and meeting their expectations for quality, timeliness, and responsiveness.</w:t>
      </w:r>
    </w:p>
    <w:p w:rsidR="00115219" w:rsidRPr="0024217C" w:rsidRDefault="00115219" w:rsidP="003A09CF">
      <w:pPr>
        <w:pStyle w:val="BodyTextBullet1"/>
      </w:pPr>
      <w:r w:rsidRPr="0024217C">
        <w:t>Improve the quality and accessibility of health care, benefits, and memorial services while optimizing value.</w:t>
      </w:r>
    </w:p>
    <w:p w:rsidR="00115219" w:rsidRPr="0024217C" w:rsidRDefault="00115219" w:rsidP="003A09CF">
      <w:pPr>
        <w:pStyle w:val="BodyTextBullet1"/>
      </w:pPr>
      <w:r w:rsidRPr="0024217C">
        <w:t>Provide world-class health care delivery, by partnering with each Veteran to create a personalized, proactive strategy to optimize health and well-being, while providing state</w:t>
      </w:r>
      <w:r w:rsidR="00BB2A29">
        <w:t>-of-the-</w:t>
      </w:r>
      <w:r w:rsidRPr="0024217C">
        <w:t>art disease management.</w:t>
      </w:r>
    </w:p>
    <w:p w:rsidR="00115219" w:rsidRPr="0024217C" w:rsidRDefault="00115219" w:rsidP="003A09CF">
      <w:pPr>
        <w:pStyle w:val="BodyTextBullet1"/>
      </w:pPr>
      <w:r w:rsidRPr="0024217C">
        <w:t>Ensure awareness and understanding of the personalized, proactive, and patient-driven healthcare model through education and monitoring.</w:t>
      </w:r>
    </w:p>
    <w:p w:rsidR="00115219" w:rsidRPr="0024217C" w:rsidRDefault="00115219" w:rsidP="003A09CF">
      <w:pPr>
        <w:pStyle w:val="BodyTextBullet1"/>
      </w:pPr>
      <w:r w:rsidRPr="0024217C">
        <w:t>Provide convenient access to information regarding VA health benefits, medical records, health information, expert advice, and ongoing support needed to make informed health decisions and suc</w:t>
      </w:r>
      <w:r w:rsidR="00BB2A29">
        <w:t>cessfully implement the Veteran</w:t>
      </w:r>
      <w:r w:rsidRPr="0024217C">
        <w:t>s personal health plans.</w:t>
      </w:r>
    </w:p>
    <w:p w:rsidR="00115219" w:rsidRPr="0024217C" w:rsidRDefault="00115219" w:rsidP="003A09CF">
      <w:pPr>
        <w:pStyle w:val="BodyTextBullet1"/>
      </w:pPr>
      <w:r w:rsidRPr="0024217C">
        <w:t>Receive timely, h</w:t>
      </w:r>
      <w:r w:rsidR="00BB2A29">
        <w:t>igh-</w:t>
      </w:r>
      <w:r w:rsidRPr="0024217C">
        <w:t>quality, personalized, safe, effective, and equitable health care, not dependent upon geography, gender, age, culture, race, or sexual orientation.</w:t>
      </w:r>
    </w:p>
    <w:p w:rsidR="00115219" w:rsidRPr="0024217C" w:rsidRDefault="00115219" w:rsidP="003A09CF">
      <w:pPr>
        <w:pStyle w:val="BodyTextBullet1"/>
      </w:pPr>
      <w:r w:rsidRPr="0024217C">
        <w:t>Strengthen collaborations with communities and organizations, such as the Department of Defense (DoD), Department of Health and Human Services (DHHS), academic affiliates, and other service organizations.</w:t>
      </w:r>
    </w:p>
    <w:p w:rsidR="00115219" w:rsidRPr="0024217C" w:rsidRDefault="00E454D3" w:rsidP="00115219">
      <w:pPr>
        <w:pStyle w:val="BodyText"/>
      </w:pPr>
      <w:r>
        <w:t>T</w:t>
      </w:r>
      <w:r w:rsidR="00115219" w:rsidRPr="0024217C">
        <w:t xml:space="preserve">o assist in meeting these goals, the Enterprise Health Benefits Determination (EHBD) </w:t>
      </w:r>
      <w:r w:rsidR="00BB2A29">
        <w:t>program will provide enterprise-</w:t>
      </w:r>
      <w:r w:rsidR="00115219" w:rsidRPr="0024217C">
        <w:t>wide enhancements and sustainment for the following systems/applications:</w:t>
      </w:r>
    </w:p>
    <w:p w:rsidR="00115219" w:rsidRPr="0024217C" w:rsidRDefault="00115219" w:rsidP="003A09CF">
      <w:pPr>
        <w:pStyle w:val="BodyTextBullet1"/>
      </w:pPr>
      <w:r w:rsidRPr="0024217C">
        <w:t>The Enrollment System (ES) assists Veterans to enroll for VA healthcare benefits and is the core application that feeds other VA systems with Enrollment and Eligibility (E&amp;E) data.</w:t>
      </w:r>
    </w:p>
    <w:p w:rsidR="00115219" w:rsidRPr="0024217C" w:rsidRDefault="00115219" w:rsidP="003A09CF">
      <w:pPr>
        <w:pStyle w:val="BodyTextBullet1"/>
      </w:pPr>
      <w:r w:rsidRPr="0024217C">
        <w:t>Income Verification Match (IVM) assists in determining priority grouping for healthcare eligibility.</w:t>
      </w:r>
    </w:p>
    <w:p w:rsidR="00115219" w:rsidRPr="0024217C" w:rsidRDefault="00BB2A29" w:rsidP="003A09CF">
      <w:pPr>
        <w:pStyle w:val="BodyTextBullet1"/>
      </w:pPr>
      <w:r>
        <w:t>Veterans Health Information Systems and Technology Architecture (</w:t>
      </w:r>
      <w:r w:rsidR="00115219" w:rsidRPr="0024217C">
        <w:t>VistA</w:t>
      </w:r>
      <w:r>
        <w:t>)</w:t>
      </w:r>
      <w:r w:rsidR="00115219" w:rsidRPr="0024217C">
        <w:t xml:space="preserve"> Registration, Eligibility &amp; Enrollment (REE) shares information with other VistA applications and enables registration and eligibility determinations and enrollment at VA Medical Centers (VAMC).</w:t>
      </w:r>
    </w:p>
    <w:p w:rsidR="006401A7" w:rsidRPr="008A3FD9" w:rsidRDefault="00115219" w:rsidP="008A3FD9">
      <w:pPr>
        <w:pStyle w:val="BodyTextBullet1"/>
      </w:pPr>
      <w:r w:rsidRPr="008A3FD9">
        <w:t>V</w:t>
      </w:r>
      <w:r w:rsidR="00BB2A29">
        <w:t>eteran</w:t>
      </w:r>
      <w:r w:rsidRPr="008A3FD9">
        <w:t>s On-Line Application (VOA)</w:t>
      </w:r>
      <w:r w:rsidR="006401A7" w:rsidRPr="008A3FD9">
        <w:rPr>
          <w:szCs w:val="24"/>
        </w:rPr>
        <w:t xml:space="preserve"> </w:t>
      </w:r>
      <w:r w:rsidR="008A3FD9">
        <w:rPr>
          <w:color w:val="000000"/>
          <w:szCs w:val="24"/>
        </w:rPr>
        <w:t>i</w:t>
      </w:r>
      <w:r w:rsidR="008A3FD9" w:rsidRPr="008A3FD9">
        <w:rPr>
          <w:color w:val="000000"/>
          <w:szCs w:val="24"/>
        </w:rPr>
        <w:t>s re-purposed for the</w:t>
      </w:r>
      <w:r w:rsidR="008A3FD9" w:rsidRPr="008A3FD9">
        <w:rPr>
          <w:szCs w:val="24"/>
        </w:rPr>
        <w:t xml:space="preserve"> </w:t>
      </w:r>
      <w:r w:rsidR="006401A7" w:rsidRPr="008A3FD9">
        <w:rPr>
          <w:szCs w:val="24"/>
        </w:rPr>
        <w:t>online V</w:t>
      </w:r>
      <w:r w:rsidR="006401A7" w:rsidRPr="008A3FD9">
        <w:t xml:space="preserve">eterans Health Benefits Handbook (VHB). VHB provides each enrolled Veteran on-demand online access to a personalized and dynamic health benefits-related </w:t>
      </w:r>
      <w:r w:rsidR="00BB2A29">
        <w:t>ha</w:t>
      </w:r>
      <w:r w:rsidR="006401A7" w:rsidRPr="008A3FD9">
        <w:t>ndbook.</w:t>
      </w:r>
    </w:p>
    <w:p w:rsidR="00115219" w:rsidRPr="0024217C" w:rsidRDefault="00115219" w:rsidP="00115219">
      <w:pPr>
        <w:pStyle w:val="BodyTextBullet1"/>
      </w:pPr>
      <w:r w:rsidRPr="0024217C">
        <w:br w:type="page"/>
      </w:r>
    </w:p>
    <w:p w:rsidR="00115219" w:rsidRPr="0024217C" w:rsidRDefault="00115219" w:rsidP="00115219">
      <w:pPr>
        <w:pStyle w:val="BodyText"/>
      </w:pPr>
      <w:r w:rsidRPr="0024217C">
        <w:t xml:space="preserve">Enrollment System Modernization (ESM) defines health benefit plans for which a client (Veteran, </w:t>
      </w:r>
      <w:r w:rsidR="00F15258">
        <w:t>s</w:t>
      </w:r>
      <w:r w:rsidRPr="0024217C">
        <w:t>e</w:t>
      </w:r>
      <w:r w:rsidR="00F15258">
        <w:t>rvice m</w:t>
      </w:r>
      <w:r w:rsidRPr="0024217C">
        <w:t>ember, or beneficiary) is eligible and ties them to the authority for care. Key enhancements to be completed include Pending Eligibility Determination, fixes to the Enrollment System, Date of Death</w:t>
      </w:r>
      <w:r w:rsidR="00F15258">
        <w:t xml:space="preserve"> (DOD)</w:t>
      </w:r>
      <w:r w:rsidRPr="0024217C">
        <w:t xml:space="preserve">, </w:t>
      </w:r>
      <w:r w:rsidR="00F15258">
        <w:t>i</w:t>
      </w:r>
      <w:r w:rsidRPr="0024217C">
        <w:t>n</w:t>
      </w:r>
      <w:r w:rsidR="00F15258">
        <w:t>ternal controls, w</w:t>
      </w:r>
      <w:r w:rsidRPr="0024217C">
        <w:t xml:space="preserve">orkflow, Veterans Financial Assessment, converting of Military Service Data Sharing (MSDS) to </w:t>
      </w:r>
      <w:r w:rsidRPr="00DB0200">
        <w:t>Enterprise Military Information Service</w:t>
      </w:r>
      <w:r w:rsidRPr="0024217C">
        <w:t xml:space="preserve"> (eMIS), </w:t>
      </w:r>
      <w:r w:rsidR="00F15258">
        <w:t>m</w:t>
      </w:r>
      <w:r w:rsidRPr="0024217C">
        <w:t>a</w:t>
      </w:r>
      <w:r w:rsidR="00F15258">
        <w:t>nage r</w:t>
      </w:r>
      <w:r w:rsidRPr="0024217C">
        <w:t>elationships, Veteran Contact Service, and support for Enrollment System Community Care (ESCC).</w:t>
      </w:r>
    </w:p>
    <w:p w:rsidR="00115219" w:rsidRPr="0024217C" w:rsidRDefault="00115219" w:rsidP="00115219">
      <w:pPr>
        <w:pStyle w:val="BodyText"/>
      </w:pPr>
      <w:r w:rsidRPr="0024217C">
        <w:t>V</w:t>
      </w:r>
      <w:r w:rsidR="00F15258">
        <w:t>eteran</w:t>
      </w:r>
      <w:r w:rsidRPr="0024217C">
        <w:t xml:space="preserve">s Health Administration (VHA) </w:t>
      </w:r>
      <w:r w:rsidR="00AE7979">
        <w:t>Chief</w:t>
      </w:r>
      <w:r w:rsidRPr="0024217C">
        <w:t xml:space="preserve"> Business Office (CBO) is the business owner for ES and Health Eligibility Center (HEC) is the main system user. HEC is VHA’s authoritative source for enrollment and eligibility activities, which support the delivery of VA healthcare benefits.</w:t>
      </w:r>
    </w:p>
    <w:p w:rsidR="00115219" w:rsidRPr="0024217C" w:rsidRDefault="00115219" w:rsidP="00115219">
      <w:pPr>
        <w:pStyle w:val="BodyText"/>
      </w:pPr>
      <w:r w:rsidRPr="0024217C">
        <w:t>ES is a Java application that utilizes the Java 2 Enterprise Edition (J2EE) platform architecture. It consists of two major sub-systems or modules: messaging and case management. The messaging sub-system provides a seamless b</w:t>
      </w:r>
      <w:r w:rsidR="00F15258">
        <w:t>i</w:t>
      </w:r>
      <w:r w:rsidRPr="0024217C">
        <w:t>directional interface with external VHA and non-VHA systems for data exchange of Veterans information. The case management sub-system is an intranet Web-based application that provides authorized VHA case representatives at the HEC with a Web interface to easily track, maintain, and manage cases associated with Veteran benefits.</w:t>
      </w:r>
    </w:p>
    <w:p w:rsidR="00BD183D" w:rsidRDefault="00BD183D" w:rsidP="005845E2">
      <w:pPr>
        <w:pStyle w:val="Heading1"/>
      </w:pPr>
      <w:bookmarkStart w:id="3" w:name="_Toc527028702"/>
      <w:r>
        <w:t>Routine Operations</w:t>
      </w:r>
      <w:bookmarkEnd w:id="3"/>
    </w:p>
    <w:p w:rsidR="00657293" w:rsidRPr="0024217C" w:rsidRDefault="00657293" w:rsidP="00657293">
      <w:pPr>
        <w:pStyle w:val="BodyText"/>
      </w:pPr>
      <w:r w:rsidRPr="0024217C">
        <w:t>This section describes procedures and tasks required for normal operations of the system.</w:t>
      </w:r>
    </w:p>
    <w:p w:rsidR="00BD183D" w:rsidRDefault="00BD183D" w:rsidP="005845E2">
      <w:pPr>
        <w:pStyle w:val="Heading2"/>
      </w:pPr>
      <w:bookmarkStart w:id="4" w:name="_Toc527028703"/>
      <w:r>
        <w:t>Administrative Procedures</w:t>
      </w:r>
      <w:bookmarkEnd w:id="4"/>
    </w:p>
    <w:p w:rsidR="00BD183D" w:rsidRDefault="00BD183D" w:rsidP="005845E2">
      <w:pPr>
        <w:pStyle w:val="Heading3"/>
      </w:pPr>
      <w:bookmarkStart w:id="5" w:name="_Toc527028704"/>
      <w:r>
        <w:t>System Startup</w:t>
      </w:r>
      <w:bookmarkEnd w:id="5"/>
    </w:p>
    <w:p w:rsidR="00275133" w:rsidRPr="00AB35F9" w:rsidRDefault="00657293" w:rsidP="00275133">
      <w:pPr>
        <w:pStyle w:val="BodyText"/>
        <w:rPr>
          <w:rStyle w:val="Hyperlink"/>
        </w:rPr>
      </w:pPr>
      <w:r w:rsidRPr="0024217C">
        <w:t>Refer to the Administration Console for administrative procedures regarding WebLogic administration tasks. Tasks such a</w:t>
      </w:r>
      <w:r w:rsidR="00EE5F12">
        <w:t>s</w:t>
      </w:r>
      <w:r w:rsidR="001378D0">
        <w:t xml:space="preserve"> system startup, system shut</w:t>
      </w:r>
      <w:r w:rsidRPr="0024217C">
        <w:t>down, and backup and restore are</w:t>
      </w:r>
      <w:r w:rsidR="00250E2B">
        <w:t xml:space="preserve"> </w:t>
      </w:r>
      <w:r w:rsidRPr="0024217C">
        <w:t xml:space="preserve">managed by </w:t>
      </w:r>
      <w:r w:rsidR="003A6EE4">
        <w:t xml:space="preserve">the </w:t>
      </w:r>
      <w:r w:rsidRPr="0024217C">
        <w:t xml:space="preserve">Austin Information Technology Center (AITC) and handled by the AITC system administrators. </w:t>
      </w:r>
      <w:r w:rsidR="00A5203C">
        <w:t>Using the Administration Console, m</w:t>
      </w:r>
      <w:r w:rsidRPr="0024217C">
        <w:t>ore detailed information on WebLogic administration tasks can be obtained from the official documentation</w:t>
      </w:r>
      <w:r w:rsidR="00A5203C">
        <w:t xml:space="preserve"> at:</w:t>
      </w:r>
      <w:r w:rsidR="00A5203C" w:rsidRPr="00A5203C">
        <w:t xml:space="preserve"> </w:t>
      </w:r>
      <w:r w:rsidR="00A5203C">
        <w:br/>
      </w:r>
      <w:hyperlink r:id="rId13" w:history="1">
        <w:r w:rsidR="00A5203C" w:rsidRPr="00A5203C">
          <w:rPr>
            <w:rStyle w:val="Hyperlink"/>
            <w:szCs w:val="24"/>
            <w:lang w:val="en"/>
          </w:rPr>
          <w:t>Oracle WebLogic Server on Oracle Fusion Middleware 12c (12.2.1.2.0)</w:t>
        </w:r>
      </w:hyperlink>
      <w:r w:rsidR="00275133" w:rsidRPr="00AB35F9">
        <w:fldChar w:fldCharType="begin"/>
      </w:r>
      <w:r w:rsidR="00275133" w:rsidRPr="00AB35F9">
        <w:instrText>HYPERLINK "http://www.oracle.com/webfolder/technetwork/tutorials/obe/cloud/javaservice/JCS/JCS_Deploy_WLS/deploying_using_admin_console.html" \o "Link to documentation for using WebLogic Server 12c"</w:instrText>
      </w:r>
      <w:r w:rsidR="00275133" w:rsidRPr="00AB35F9">
        <w:fldChar w:fldCharType="separate"/>
      </w:r>
    </w:p>
    <w:p w:rsidR="00323646" w:rsidRDefault="00275133" w:rsidP="00323646">
      <w:pPr>
        <w:pStyle w:val="Heading4"/>
      </w:pPr>
      <w:r w:rsidRPr="00AB35F9">
        <w:rPr>
          <w:rFonts w:ascii="Times New Roman" w:hAnsi="Times New Roman" w:cs="Times New Roman"/>
          <w:b w:val="0"/>
          <w:color w:val="auto"/>
          <w:kern w:val="0"/>
          <w:szCs w:val="20"/>
        </w:rPr>
        <w:fldChar w:fldCharType="end"/>
      </w:r>
      <w:bookmarkStart w:id="6" w:name="_Toc527028705"/>
      <w:r w:rsidR="00323646" w:rsidRPr="00323646">
        <w:t>System Start</w:t>
      </w:r>
      <w:r w:rsidR="001378D0">
        <w:t>u</w:t>
      </w:r>
      <w:r w:rsidR="00323646" w:rsidRPr="00323646">
        <w:t>p from Emergency Shu</w:t>
      </w:r>
      <w:r w:rsidR="001378D0">
        <w:t>td</w:t>
      </w:r>
      <w:r w:rsidR="00323646" w:rsidRPr="00323646">
        <w:t>own</w:t>
      </w:r>
      <w:bookmarkEnd w:id="6"/>
    </w:p>
    <w:p w:rsidR="00323646" w:rsidRPr="001378D0" w:rsidRDefault="00D2566F" w:rsidP="00323646">
      <w:pPr>
        <w:pStyle w:val="BodyText"/>
      </w:pPr>
      <w:r>
        <w:t>S</w:t>
      </w:r>
      <w:r w:rsidRPr="0024217C">
        <w:t>ystem startup</w:t>
      </w:r>
      <w:r>
        <w:t xml:space="preserve"> is</w:t>
      </w:r>
      <w:r w:rsidRPr="0024217C">
        <w:t xml:space="preserve"> managed by </w:t>
      </w:r>
      <w:r w:rsidR="003A6EE4">
        <w:t xml:space="preserve">the </w:t>
      </w:r>
      <w:r w:rsidRPr="0024217C">
        <w:t>Austin</w:t>
      </w:r>
      <w:r w:rsidR="002D2841">
        <w:t xml:space="preserve"> AITC</w:t>
      </w:r>
      <w:r w:rsidRPr="0024217C">
        <w:t xml:space="preserve"> and handled by the AITC system administrators.</w:t>
      </w:r>
    </w:p>
    <w:p w:rsidR="00BD183D" w:rsidRDefault="001378D0" w:rsidP="005845E2">
      <w:pPr>
        <w:pStyle w:val="Heading3"/>
      </w:pPr>
      <w:bookmarkStart w:id="7" w:name="_Toc527028706"/>
      <w:r>
        <w:t>System Shut</w:t>
      </w:r>
      <w:r w:rsidR="00BD183D">
        <w:t>down</w:t>
      </w:r>
      <w:bookmarkEnd w:id="7"/>
    </w:p>
    <w:p w:rsidR="00BD183D" w:rsidRDefault="00D2566F" w:rsidP="00D2566F">
      <w:pPr>
        <w:pStyle w:val="BodyText"/>
      </w:pPr>
      <w:r>
        <w:t>S</w:t>
      </w:r>
      <w:r w:rsidR="001378D0">
        <w:t>ystem shut</w:t>
      </w:r>
      <w:r w:rsidRPr="0024217C">
        <w:t>down</w:t>
      </w:r>
      <w:r>
        <w:t xml:space="preserve"> is</w:t>
      </w:r>
      <w:r w:rsidRPr="0024217C">
        <w:t xml:space="preserve"> managed by </w:t>
      </w:r>
      <w:r w:rsidR="003A6EE4">
        <w:t xml:space="preserve">the </w:t>
      </w:r>
      <w:r w:rsidR="002D2841">
        <w:t>AITC</w:t>
      </w:r>
      <w:r w:rsidRPr="0024217C">
        <w:t xml:space="preserve"> and handled by the AITC system administrators.</w:t>
      </w:r>
    </w:p>
    <w:p w:rsidR="00ED01CD" w:rsidRPr="00323646" w:rsidRDefault="001378D0" w:rsidP="00ED01CD">
      <w:pPr>
        <w:pStyle w:val="Heading4"/>
      </w:pPr>
      <w:bookmarkStart w:id="8" w:name="_Toc527028707"/>
      <w:r>
        <w:t>Emergency System Shut</w:t>
      </w:r>
      <w:r w:rsidR="00ED01CD" w:rsidRPr="00323646">
        <w:t>down</w:t>
      </w:r>
      <w:bookmarkEnd w:id="8"/>
    </w:p>
    <w:p w:rsidR="00D2566F" w:rsidRDefault="009D0CD4" w:rsidP="00D2566F">
      <w:pPr>
        <w:pStyle w:val="BodyText"/>
      </w:pPr>
      <w:r>
        <w:t>Emergency s</w:t>
      </w:r>
      <w:r w:rsidR="001378D0">
        <w:t>ystem shut</w:t>
      </w:r>
      <w:r w:rsidR="00D2566F" w:rsidRPr="0024217C">
        <w:t>down</w:t>
      </w:r>
      <w:r w:rsidR="00D2566F">
        <w:t xml:space="preserve"> is</w:t>
      </w:r>
      <w:r w:rsidR="00D2566F" w:rsidRPr="0024217C">
        <w:t xml:space="preserve"> managed by </w:t>
      </w:r>
      <w:r w:rsidR="003A6EE4">
        <w:t xml:space="preserve">the </w:t>
      </w:r>
      <w:r w:rsidR="00D2566F" w:rsidRPr="0024217C">
        <w:t>AITC and handled by the AITC system administrators.</w:t>
      </w:r>
    </w:p>
    <w:p w:rsidR="00BD183D" w:rsidRDefault="00BD183D" w:rsidP="005845E2">
      <w:pPr>
        <w:pStyle w:val="Heading3"/>
      </w:pPr>
      <w:bookmarkStart w:id="9" w:name="_Toc527028708"/>
      <w:r>
        <w:t xml:space="preserve">Backup </w:t>
      </w:r>
      <w:r w:rsidR="001378D0">
        <w:t>and</w:t>
      </w:r>
      <w:r>
        <w:t xml:space="preserve"> Restore</w:t>
      </w:r>
      <w:bookmarkEnd w:id="9"/>
    </w:p>
    <w:p w:rsidR="00BD183D" w:rsidRDefault="00D2566F" w:rsidP="00D2566F">
      <w:pPr>
        <w:pStyle w:val="BodyText"/>
      </w:pPr>
      <w:r>
        <w:t>B</w:t>
      </w:r>
      <w:r w:rsidRPr="0024217C">
        <w:t xml:space="preserve">ackup and restore </w:t>
      </w:r>
      <w:r>
        <w:t xml:space="preserve">operations </w:t>
      </w:r>
      <w:r w:rsidRPr="0024217C">
        <w:t xml:space="preserve">are managed by </w:t>
      </w:r>
      <w:r w:rsidR="003A6EE4">
        <w:t xml:space="preserve">the </w:t>
      </w:r>
      <w:r w:rsidRPr="0024217C">
        <w:t>AITC and handled by the AITC system administrators.</w:t>
      </w:r>
    </w:p>
    <w:p w:rsidR="00BD183D" w:rsidRDefault="00BD183D" w:rsidP="005845E2">
      <w:pPr>
        <w:pStyle w:val="Heading4"/>
      </w:pPr>
      <w:bookmarkStart w:id="10" w:name="_Toc527028709"/>
      <w:r>
        <w:t>Back</w:t>
      </w:r>
      <w:r w:rsidR="001378D0">
        <w:t>u</w:t>
      </w:r>
      <w:r>
        <w:t>p Procedures</w:t>
      </w:r>
      <w:bookmarkEnd w:id="10"/>
    </w:p>
    <w:p w:rsidR="00D2566F" w:rsidRDefault="00D2566F" w:rsidP="00D2566F">
      <w:pPr>
        <w:pStyle w:val="BodyText"/>
      </w:pPr>
      <w:r>
        <w:t>B</w:t>
      </w:r>
      <w:r w:rsidRPr="0024217C">
        <w:t xml:space="preserve">ackup </w:t>
      </w:r>
      <w:r>
        <w:t xml:space="preserve">operations </w:t>
      </w:r>
      <w:r w:rsidRPr="0024217C">
        <w:t xml:space="preserve">are managed by </w:t>
      </w:r>
      <w:r w:rsidR="00925786">
        <w:t>the</w:t>
      </w:r>
      <w:r w:rsidR="003A6EE4">
        <w:t xml:space="preserve"> </w:t>
      </w:r>
      <w:r w:rsidRPr="0024217C">
        <w:t>AITC and handled by the AITC system administrators.</w:t>
      </w:r>
    </w:p>
    <w:p w:rsidR="00BD183D" w:rsidRDefault="00BD183D" w:rsidP="005845E2">
      <w:pPr>
        <w:pStyle w:val="Heading4"/>
      </w:pPr>
      <w:bookmarkStart w:id="11" w:name="_Toc527028710"/>
      <w:r>
        <w:t>Restore Procedures</w:t>
      </w:r>
      <w:bookmarkEnd w:id="11"/>
    </w:p>
    <w:p w:rsidR="00D2566F" w:rsidRDefault="00DC4265" w:rsidP="00D2566F">
      <w:pPr>
        <w:pStyle w:val="BodyText"/>
      </w:pPr>
      <w:r>
        <w:t>R</w:t>
      </w:r>
      <w:r w:rsidR="00D2566F" w:rsidRPr="0024217C">
        <w:t xml:space="preserve">estore </w:t>
      </w:r>
      <w:r w:rsidR="00D2566F">
        <w:t xml:space="preserve">operations </w:t>
      </w:r>
      <w:r w:rsidR="00D2566F" w:rsidRPr="0024217C">
        <w:t xml:space="preserve">are managed by </w:t>
      </w:r>
      <w:r w:rsidR="00925786">
        <w:t xml:space="preserve">the </w:t>
      </w:r>
      <w:r w:rsidR="00D2566F" w:rsidRPr="0024217C">
        <w:t>AITC and handled by the AITC system administrators.</w:t>
      </w:r>
    </w:p>
    <w:p w:rsidR="00BD183D" w:rsidRDefault="00BD183D" w:rsidP="005845E2">
      <w:pPr>
        <w:pStyle w:val="Heading4"/>
      </w:pPr>
      <w:bookmarkStart w:id="12" w:name="_Toc527028711"/>
      <w:r>
        <w:t>Back</w:t>
      </w:r>
      <w:r w:rsidR="001378D0">
        <w:t>u</w:t>
      </w:r>
      <w:r>
        <w:t>p Testing</w:t>
      </w:r>
      <w:bookmarkEnd w:id="12"/>
    </w:p>
    <w:p w:rsidR="00D2566F" w:rsidRDefault="00D2566F" w:rsidP="00D2566F">
      <w:pPr>
        <w:pStyle w:val="BodyText"/>
      </w:pPr>
      <w:r>
        <w:t>B</w:t>
      </w:r>
      <w:r w:rsidRPr="0024217C">
        <w:t xml:space="preserve">ackup </w:t>
      </w:r>
      <w:r w:rsidR="00931E3E">
        <w:t>testing is</w:t>
      </w:r>
      <w:r w:rsidRPr="0024217C">
        <w:t xml:space="preserve"> managed by </w:t>
      </w:r>
      <w:r w:rsidR="00925786">
        <w:t xml:space="preserve">the </w:t>
      </w:r>
      <w:r w:rsidRPr="0024217C">
        <w:t>AITC and handled by the AITC system administrators.</w:t>
      </w:r>
    </w:p>
    <w:p w:rsidR="00BD183D" w:rsidRDefault="00BD183D" w:rsidP="005845E2">
      <w:pPr>
        <w:pStyle w:val="Heading4"/>
      </w:pPr>
      <w:bookmarkStart w:id="13" w:name="_Toc527028712"/>
      <w:r>
        <w:t>Storage and Rotation</w:t>
      </w:r>
      <w:bookmarkEnd w:id="13"/>
    </w:p>
    <w:p w:rsidR="00D2566F" w:rsidRDefault="00D2566F" w:rsidP="00D2566F">
      <w:pPr>
        <w:pStyle w:val="BodyText"/>
      </w:pPr>
      <w:r>
        <w:t xml:space="preserve">Storage and </w:t>
      </w:r>
      <w:r w:rsidR="00925786">
        <w:t>r</w:t>
      </w:r>
      <w:r>
        <w:t xml:space="preserve">otation operations </w:t>
      </w:r>
      <w:r w:rsidRPr="0024217C">
        <w:t xml:space="preserve">are managed by </w:t>
      </w:r>
      <w:r w:rsidR="00925786">
        <w:t xml:space="preserve">the </w:t>
      </w:r>
      <w:r w:rsidRPr="0024217C">
        <w:t>AITC and handled by the AITC system administrators.</w:t>
      </w:r>
    </w:p>
    <w:p w:rsidR="00BD183D" w:rsidRDefault="001378D0" w:rsidP="00A60450">
      <w:pPr>
        <w:pStyle w:val="Heading2"/>
      </w:pPr>
      <w:bookmarkStart w:id="14" w:name="_Toc527028713"/>
      <w:r>
        <w:t>Security/</w:t>
      </w:r>
      <w:r w:rsidR="00BD183D">
        <w:t>Identity Management</w:t>
      </w:r>
      <w:bookmarkEnd w:id="14"/>
    </w:p>
    <w:p w:rsidR="00657293" w:rsidRPr="0024217C" w:rsidRDefault="00275133" w:rsidP="00657293">
      <w:pPr>
        <w:pStyle w:val="BodyText"/>
        <w:rPr>
          <w:szCs w:val="24"/>
        </w:rPr>
      </w:pPr>
      <w:r>
        <w:rPr>
          <w:szCs w:val="24"/>
        </w:rPr>
        <w:t xml:space="preserve">The </w:t>
      </w:r>
      <w:r w:rsidR="00657293" w:rsidRPr="0024217C">
        <w:rPr>
          <w:szCs w:val="24"/>
        </w:rPr>
        <w:t>ES</w:t>
      </w:r>
      <w:r>
        <w:rPr>
          <w:szCs w:val="24"/>
        </w:rPr>
        <w:t xml:space="preserve"> application</w:t>
      </w:r>
      <w:r w:rsidR="00657293" w:rsidRPr="0024217C">
        <w:rPr>
          <w:szCs w:val="24"/>
        </w:rPr>
        <w:t xml:space="preserve"> is integrated with the Web-based enterprise-level authentication services using CA SiteMinder provided by Identity and Access Management (IAM).</w:t>
      </w:r>
    </w:p>
    <w:p w:rsidR="00657293" w:rsidRPr="0024217C" w:rsidRDefault="00657293" w:rsidP="00657293">
      <w:pPr>
        <w:pStyle w:val="BodyText"/>
        <w:rPr>
          <w:szCs w:val="24"/>
        </w:rPr>
      </w:pPr>
      <w:r w:rsidRPr="0024217C">
        <w:rPr>
          <w:szCs w:val="24"/>
        </w:rPr>
        <w:t xml:space="preserve">The </w:t>
      </w:r>
      <w:r w:rsidR="0065684B">
        <w:rPr>
          <w:szCs w:val="24"/>
        </w:rPr>
        <w:t>Administrative Data Repository (</w:t>
      </w:r>
      <w:r w:rsidR="00AE7979">
        <w:rPr>
          <w:szCs w:val="24"/>
        </w:rPr>
        <w:t>ADR</w:t>
      </w:r>
      <w:r w:rsidR="0065684B">
        <w:rPr>
          <w:szCs w:val="24"/>
        </w:rPr>
        <w:t>)</w:t>
      </w:r>
      <w:r w:rsidR="00AE7979">
        <w:rPr>
          <w:szCs w:val="24"/>
        </w:rPr>
        <w:t xml:space="preserve"> </w:t>
      </w:r>
      <w:r w:rsidRPr="0024217C">
        <w:rPr>
          <w:szCs w:val="24"/>
        </w:rPr>
        <w:t xml:space="preserve">database team is responsible for maintaining an audit trail. The team maintains an audit log at the application level. Changes to user information are tracked through ES, which automatically records additions and deletions. Currently, </w:t>
      </w:r>
      <w:r w:rsidR="000D3A79">
        <w:rPr>
          <w:szCs w:val="24"/>
        </w:rPr>
        <w:t>E</w:t>
      </w:r>
      <w:r w:rsidRPr="0024217C">
        <w:rPr>
          <w:szCs w:val="24"/>
        </w:rPr>
        <w:t>S administrators generate and review the audit log for security purposes on a daily basis, and the Information Security Officer (ISO) generates and reviews the audit log on a weekly basis. ES maintains audit trails that are sufficient in assisting in reconstruction of events due to a security compromise or malfunction.</w:t>
      </w:r>
    </w:p>
    <w:p w:rsidR="00657293" w:rsidRPr="0024217C" w:rsidRDefault="00657293" w:rsidP="00657293">
      <w:pPr>
        <w:pStyle w:val="BodyText"/>
        <w:rPr>
          <w:szCs w:val="24"/>
        </w:rPr>
      </w:pPr>
      <w:r w:rsidRPr="0024217C">
        <w:rPr>
          <w:szCs w:val="24"/>
        </w:rPr>
        <w:t>The audit trail of ES contains the following requirements:</w:t>
      </w:r>
    </w:p>
    <w:p w:rsidR="00657293" w:rsidRPr="00B30E31" w:rsidRDefault="00657293" w:rsidP="003A09CF">
      <w:pPr>
        <w:pStyle w:val="BodyTextBullet1"/>
        <w:rPr>
          <w:szCs w:val="24"/>
        </w:rPr>
      </w:pPr>
      <w:r w:rsidRPr="00B30E31">
        <w:rPr>
          <w:szCs w:val="24"/>
        </w:rPr>
        <w:t>Identity of each person and device having access or attempting access to the system</w:t>
      </w:r>
    </w:p>
    <w:p w:rsidR="00657293" w:rsidRPr="00B30E31" w:rsidRDefault="00657293" w:rsidP="003A09CF">
      <w:pPr>
        <w:pStyle w:val="BodyTextBullet1"/>
        <w:rPr>
          <w:szCs w:val="24"/>
        </w:rPr>
      </w:pPr>
      <w:r w:rsidRPr="00B30E31">
        <w:rPr>
          <w:szCs w:val="24"/>
        </w:rPr>
        <w:t>Date and time of the access and logoff</w:t>
      </w:r>
    </w:p>
    <w:p w:rsidR="00657293" w:rsidRPr="00B30E31" w:rsidRDefault="00657293" w:rsidP="003A09CF">
      <w:pPr>
        <w:pStyle w:val="BodyTextBullet1"/>
        <w:rPr>
          <w:szCs w:val="24"/>
        </w:rPr>
      </w:pPr>
      <w:r w:rsidRPr="00B30E31">
        <w:rPr>
          <w:szCs w:val="24"/>
        </w:rPr>
        <w:t>Activities that modify, bypass, or negate IT security safeguards controlled by the computer system</w:t>
      </w:r>
    </w:p>
    <w:p w:rsidR="00657293" w:rsidRPr="00B30E31" w:rsidRDefault="00657293" w:rsidP="003A09CF">
      <w:pPr>
        <w:pStyle w:val="BodyTextBullet1"/>
        <w:rPr>
          <w:szCs w:val="24"/>
        </w:rPr>
      </w:pPr>
      <w:r w:rsidRPr="00B30E31">
        <w:rPr>
          <w:szCs w:val="24"/>
        </w:rPr>
        <w:t>Security-relevant actions associated with processing</w:t>
      </w:r>
    </w:p>
    <w:p w:rsidR="00557C71" w:rsidRPr="00557C71" w:rsidRDefault="00657293" w:rsidP="00251258">
      <w:pPr>
        <w:pStyle w:val="BodyTextBullet1"/>
      </w:pPr>
      <w:r w:rsidRPr="00B30E31">
        <w:rPr>
          <w:szCs w:val="24"/>
        </w:rPr>
        <w:t>User ID for unsuccessful logon attempts</w:t>
      </w:r>
      <w:r w:rsidR="00557C71">
        <w:br w:type="page"/>
      </w:r>
    </w:p>
    <w:p w:rsidR="00657293" w:rsidRPr="0024217C" w:rsidRDefault="00657293" w:rsidP="007B43F5">
      <w:pPr>
        <w:pStyle w:val="BodyText"/>
        <w:ind w:left="1368" w:right="720" w:hanging="648"/>
        <w:rPr>
          <w:szCs w:val="24"/>
        </w:rPr>
      </w:pPr>
      <w:r w:rsidRPr="0024217C">
        <w:rPr>
          <w:b/>
          <w:szCs w:val="24"/>
        </w:rPr>
        <w:t>Note:</w:t>
      </w:r>
      <w:r w:rsidRPr="0024217C">
        <w:rPr>
          <w:szCs w:val="24"/>
        </w:rPr>
        <w:t xml:space="preserve"> Access to online security audit logs is strictly enforced. Only the Data Base Administrator (DBA) and </w:t>
      </w:r>
      <w:r w:rsidRPr="0024217C">
        <w:t>ISO</w:t>
      </w:r>
      <w:r w:rsidRPr="0024217C">
        <w:rPr>
          <w:szCs w:val="24"/>
        </w:rPr>
        <w:t xml:space="preserve"> are authorized to access the security audit logs. In addition, audit trails are reviewed following a known system violation or application software problem that has occurred. If discrepancies are identified, the information in the audit trail provides the means for a thorough investigation.</w:t>
      </w:r>
    </w:p>
    <w:p w:rsidR="00BD183D" w:rsidRDefault="00BD183D" w:rsidP="00A60450">
      <w:pPr>
        <w:pStyle w:val="Heading3"/>
      </w:pPr>
      <w:bookmarkStart w:id="15" w:name="_Toc527028714"/>
      <w:r>
        <w:t>Identity Management</w:t>
      </w:r>
      <w:bookmarkEnd w:id="15"/>
    </w:p>
    <w:p w:rsidR="002B2ABA" w:rsidRPr="0024217C" w:rsidRDefault="002B2ABA" w:rsidP="002B2ABA">
      <w:pPr>
        <w:pStyle w:val="BodyText"/>
        <w:rPr>
          <w:ins w:id="16" w:author="Author"/>
        </w:rPr>
      </w:pPr>
      <w:ins w:id="17" w:author="Author">
        <w:r w:rsidRPr="0024217C">
          <w:t>ES ensures that each user is authenticated before access is permitted. HEC users must</w:t>
        </w:r>
        <w:r>
          <w:t xml:space="preserve"> submit a</w:t>
        </w:r>
        <w:r w:rsidRPr="0024217C">
          <w:t xml:space="preserve"> request for an ES role in order to gain access to the system</w:t>
        </w:r>
        <w:r>
          <w:t>;</w:t>
        </w:r>
        <w:r w:rsidRPr="0024217C">
          <w:t xml:space="preserve"> </w:t>
        </w:r>
        <w:r>
          <w:t xml:space="preserve">ES </w:t>
        </w:r>
        <w:r w:rsidRPr="00CB3256">
          <w:t xml:space="preserve">uses </w:t>
        </w:r>
        <w:r>
          <w:t>Personal Identity Verification (</w:t>
        </w:r>
        <w:r w:rsidRPr="00CB3256">
          <w:t>PI</w:t>
        </w:r>
        <w:r>
          <w:t>V) authentication through Single Sign-on Internal (SSOi). U</w:t>
        </w:r>
        <w:r w:rsidRPr="00CB3256">
          <w:t>sers are granted a role</w:t>
        </w:r>
        <w:r>
          <w:t xml:space="preserve"> in ES when access is approved. </w:t>
        </w:r>
        <w:r w:rsidRPr="0024217C">
          <w:t>Accounts that are inactive for 90 days are disabled.</w:t>
        </w:r>
      </w:ins>
    </w:p>
    <w:p w:rsidR="00657293" w:rsidRPr="0024217C" w:rsidDel="002B2ABA" w:rsidRDefault="00657293" w:rsidP="00657293">
      <w:pPr>
        <w:pStyle w:val="BodyText"/>
        <w:rPr>
          <w:del w:id="18" w:author="Author"/>
        </w:rPr>
      </w:pPr>
      <w:del w:id="19" w:author="Author">
        <w:r w:rsidRPr="0024217C" w:rsidDel="002B2ABA">
          <w:delText>ES ensures that each user is authenticated before access is permitted. HEC users must</w:delText>
        </w:r>
        <w:r w:rsidDel="002B2ABA">
          <w:delText xml:space="preserve"> submit a</w:delText>
        </w:r>
        <w:r w:rsidRPr="0024217C" w:rsidDel="002B2ABA">
          <w:delText xml:space="preserve"> request for an ES role in order to gain access to the system</w:delText>
        </w:r>
        <w:r w:rsidR="002B2ABA" w:rsidDel="002B2ABA">
          <w:delText>;</w:delText>
        </w:r>
        <w:r w:rsidRPr="0024217C" w:rsidDel="002B2ABA">
          <w:delText xml:space="preserve"> </w:delText>
        </w:r>
        <w:r w:rsidR="00CB3256" w:rsidDel="002B2ABA">
          <w:delText xml:space="preserve">ES </w:delText>
        </w:r>
        <w:r w:rsidR="00CB3256" w:rsidRPr="00CB3256" w:rsidDel="002B2ABA">
          <w:delText xml:space="preserve">uses </w:delText>
        </w:r>
        <w:r w:rsidR="002B2ABA" w:rsidDel="002B2ABA">
          <w:delText>Personal Identity Verification (</w:delText>
        </w:r>
        <w:r w:rsidR="00CB3256" w:rsidRPr="00CB3256" w:rsidDel="002B2ABA">
          <w:delText>PI</w:delText>
        </w:r>
        <w:r w:rsidR="00CB3256" w:rsidDel="002B2ABA">
          <w:delText>V</w:delText>
        </w:r>
        <w:r w:rsidR="002B2ABA" w:rsidDel="002B2ABA">
          <w:delText>)</w:delText>
        </w:r>
        <w:r w:rsidR="00CB3256" w:rsidDel="002B2ABA">
          <w:delText xml:space="preserve"> authentication through </w:delText>
        </w:r>
        <w:r w:rsidR="002B2ABA" w:rsidDel="002B2ABA">
          <w:delText>Single Sign-on Internal (</w:delText>
        </w:r>
        <w:r w:rsidR="00CB3256" w:rsidDel="002B2ABA">
          <w:delText>SSOi</w:delText>
        </w:r>
        <w:r w:rsidR="002B2ABA" w:rsidDel="002B2ABA">
          <w:delText>)</w:delText>
        </w:r>
        <w:r w:rsidR="00CB3256" w:rsidDel="002B2ABA">
          <w:delText>. U</w:delText>
        </w:r>
        <w:r w:rsidR="00CB3256" w:rsidRPr="00CB3256" w:rsidDel="002B2ABA">
          <w:delText>sers are granted a role</w:delText>
        </w:r>
        <w:r w:rsidR="00CB3256" w:rsidDel="002B2ABA">
          <w:delText xml:space="preserve"> in ES when access is approved. </w:delText>
        </w:r>
        <w:r w:rsidRPr="0024217C" w:rsidDel="002B2ABA">
          <w:delText>Accounts that are inactive for 90 days are disabled.</w:delText>
        </w:r>
      </w:del>
    </w:p>
    <w:p w:rsidR="00BD183D" w:rsidRDefault="00BD183D" w:rsidP="00A60450">
      <w:pPr>
        <w:pStyle w:val="Heading3"/>
      </w:pPr>
      <w:bookmarkStart w:id="20" w:name="_Toc527028715"/>
      <w:r>
        <w:t>Access control</w:t>
      </w:r>
      <w:bookmarkEnd w:id="20"/>
    </w:p>
    <w:p w:rsidR="00657293" w:rsidRPr="0024217C" w:rsidRDefault="00657293" w:rsidP="00657293">
      <w:pPr>
        <w:pStyle w:val="BodyText"/>
      </w:pPr>
      <w:r w:rsidRPr="0024217C">
        <w:t xml:space="preserve">The controls to access ES for the user and user classes are controlled through the ISO located at the HEC. In addition, the access of business roles </w:t>
      </w:r>
      <w:r w:rsidR="002C33BD">
        <w:t>is</w:t>
      </w:r>
      <w:r w:rsidR="002C33BD" w:rsidRPr="0024217C">
        <w:t xml:space="preserve"> </w:t>
      </w:r>
      <w:r w:rsidRPr="0024217C">
        <w:t>controlled and monitored through the HEC I</w:t>
      </w:r>
      <w:r w:rsidR="00CB3256">
        <w:t>SO;</w:t>
      </w:r>
      <w:r w:rsidRPr="0024217C">
        <w:t xml:space="preserve"> however</w:t>
      </w:r>
      <w:r w:rsidR="000D3A79">
        <w:t>,</w:t>
      </w:r>
      <w:r w:rsidRPr="0024217C">
        <w:t xml:space="preserve"> specific roles are defined within the ES application. The HEC ISO controls the population of the user groups across the domain but the AITC controls the access groups.</w:t>
      </w:r>
    </w:p>
    <w:p w:rsidR="00657293" w:rsidRPr="0024217C" w:rsidRDefault="00657293" w:rsidP="007B43F5">
      <w:pPr>
        <w:pStyle w:val="BodyText"/>
        <w:ind w:left="1368" w:right="720" w:hanging="648"/>
      </w:pPr>
      <w:r w:rsidRPr="0024217C">
        <w:rPr>
          <w:b/>
        </w:rPr>
        <w:t>Note:</w:t>
      </w:r>
      <w:r w:rsidRPr="0024217C">
        <w:t xml:space="preserve"> Details are described in the AITC Directive 0712 (Parts: 16 General User Security Procedures and 20 System Administrator Security Procedures) and HEC-18.</w:t>
      </w:r>
    </w:p>
    <w:p w:rsidR="00657293" w:rsidRPr="0024217C" w:rsidRDefault="00657293" w:rsidP="00657293">
      <w:pPr>
        <w:pStyle w:val="BodyText"/>
      </w:pPr>
      <w:r w:rsidRPr="0024217C">
        <w:t>Application users are restricted from accessing the operating system, applications, or other system resources not required in the performance of their duties. Authorized Web services staff monitors the security log regularly to detect any instances of unauthorized transaction attempts. The system will automatically end the user’s session after 20 minutes of inactivity.</w:t>
      </w:r>
    </w:p>
    <w:p w:rsidR="00657293" w:rsidRPr="0024217C" w:rsidRDefault="00657293" w:rsidP="00657293">
      <w:r w:rsidRPr="0024217C">
        <w:t>Listed below are the following re</w:t>
      </w:r>
      <w:r w:rsidR="001378D0">
        <w:t>commended users/security keys/</w:t>
      </w:r>
      <w:r w:rsidRPr="0024217C">
        <w:t>roles:</w:t>
      </w:r>
    </w:p>
    <w:p w:rsidR="00657293" w:rsidRPr="0024217C" w:rsidRDefault="00657293" w:rsidP="003A09CF">
      <w:pPr>
        <w:pStyle w:val="BodyTextBullet1"/>
      </w:pPr>
      <w:r w:rsidRPr="0024217C">
        <w:t xml:space="preserve">Local Administrator/ISO/Report Viewer – </w:t>
      </w:r>
      <w:r w:rsidR="00423243">
        <w:t>Data Quality Manager (</w:t>
      </w:r>
      <w:r w:rsidRPr="0024217C">
        <w:t>DQM</w:t>
      </w:r>
      <w:r w:rsidR="00423243">
        <w:t>)</w:t>
      </w:r>
    </w:p>
    <w:p w:rsidR="00657293" w:rsidRPr="0024217C" w:rsidRDefault="00657293" w:rsidP="003A09CF">
      <w:pPr>
        <w:pStyle w:val="BodyTextBullet1"/>
      </w:pPr>
      <w:r w:rsidRPr="0024217C">
        <w:t>System Administrator/</w:t>
      </w:r>
      <w:r w:rsidR="008C1CB5">
        <w:t>Information Resource Manager (</w:t>
      </w:r>
      <w:r w:rsidRPr="0024217C">
        <w:t>IRM</w:t>
      </w:r>
      <w:r w:rsidR="008C1CB5">
        <w:t>)</w:t>
      </w:r>
      <w:r w:rsidRPr="0024217C">
        <w:t xml:space="preserve">/Report Viewer – </w:t>
      </w:r>
      <w:r w:rsidR="008C1CB5">
        <w:t>Legal Administrative Specialist (</w:t>
      </w:r>
      <w:r w:rsidRPr="0024217C">
        <w:t>LAS</w:t>
      </w:r>
      <w:r w:rsidR="008C1CB5">
        <w:t>)</w:t>
      </w:r>
    </w:p>
    <w:p w:rsidR="00657293" w:rsidRPr="0024217C" w:rsidRDefault="00657293" w:rsidP="003A09CF">
      <w:pPr>
        <w:pStyle w:val="BodyTextBullet1"/>
      </w:pPr>
      <w:r w:rsidRPr="0024217C">
        <w:t>E</w:t>
      </w:r>
      <w:r w:rsidR="00E048F5">
        <w:t>ligibility/Enrollment (E</w:t>
      </w:r>
      <w:r w:rsidRPr="0024217C">
        <w:t>E</w:t>
      </w:r>
      <w:r w:rsidR="00E048F5">
        <w:t>)</w:t>
      </w:r>
      <w:r w:rsidRPr="0024217C">
        <w:t xml:space="preserve"> LAS/Report Manager </w:t>
      </w:r>
      <w:r w:rsidR="005310BC">
        <w:t>– Everything/Report Viewer – Program Support Clerk (PSC)</w:t>
      </w:r>
    </w:p>
    <w:p w:rsidR="00657293" w:rsidRPr="0024217C" w:rsidRDefault="00657293" w:rsidP="008C1CB5">
      <w:pPr>
        <w:pStyle w:val="BodyTextBullet1"/>
      </w:pPr>
      <w:r w:rsidRPr="0024217C">
        <w:t xml:space="preserve">EE Supervisor/Report Manager – DQM/Report Viewer – </w:t>
      </w:r>
      <w:r w:rsidR="004124D7">
        <w:t>SSN</w:t>
      </w:r>
    </w:p>
    <w:p w:rsidR="00657293" w:rsidRPr="0024217C" w:rsidRDefault="00657293" w:rsidP="003A09CF">
      <w:pPr>
        <w:pStyle w:val="BodyTextBullet1"/>
      </w:pPr>
      <w:r w:rsidRPr="0024217C">
        <w:t>Director/Report Manager – PSC/Undeliverable Mail Manager</w:t>
      </w:r>
    </w:p>
    <w:p w:rsidR="00657293" w:rsidRPr="0024217C" w:rsidRDefault="00657293" w:rsidP="003A09CF">
      <w:pPr>
        <w:pStyle w:val="BodyTextBullet1"/>
      </w:pPr>
      <w:r w:rsidRPr="0024217C">
        <w:t>EE Program Clerk/Report Viewer–Everything/E</w:t>
      </w:r>
      <w:r w:rsidR="008C1CB5">
        <w:t>nrollment Group Threshold (E</w:t>
      </w:r>
      <w:r w:rsidRPr="0024217C">
        <w:t>GT</w:t>
      </w:r>
      <w:r w:rsidR="008C1CB5">
        <w:t>)</w:t>
      </w:r>
      <w:r w:rsidRPr="0024217C">
        <w:t xml:space="preserve"> Manager</w:t>
      </w:r>
    </w:p>
    <w:p w:rsidR="00657293" w:rsidRPr="0024217C" w:rsidRDefault="00657293" w:rsidP="003A09CF">
      <w:pPr>
        <w:pStyle w:val="BodyTextBullet1"/>
      </w:pPr>
      <w:r w:rsidRPr="0024217C">
        <w:t>VistA Clerk/Report Viewer – Non-HEC/IV LAS</w:t>
      </w:r>
    </w:p>
    <w:p w:rsidR="00657293" w:rsidRPr="0024217C" w:rsidRDefault="00657293" w:rsidP="003A09CF">
      <w:pPr>
        <w:pStyle w:val="BodyTextBullet1"/>
      </w:pPr>
      <w:r w:rsidRPr="0024217C">
        <w:t>Call Center Clerk/Report Viewer – HEC</w:t>
      </w:r>
    </w:p>
    <w:p w:rsidR="00657293" w:rsidRPr="0024217C" w:rsidRDefault="00657293" w:rsidP="007B43F5">
      <w:pPr>
        <w:pStyle w:val="BodyText"/>
        <w:ind w:left="1368" w:right="720" w:hanging="648"/>
      </w:pPr>
      <w:r w:rsidRPr="0024217C">
        <w:rPr>
          <w:b/>
        </w:rPr>
        <w:t>Note</w:t>
      </w:r>
      <w:r w:rsidRPr="0024217C">
        <w:t xml:space="preserve">: Federal policies require that all IT positions are evaluated and that a sensitivity level is assigned to the position description. A background investigation is required for all VHA employees filling sensitive positions. VHA personnel and non-VHA personnel, including contractors, </w:t>
      </w:r>
      <w:r w:rsidR="00DB0200">
        <w:t>must</w:t>
      </w:r>
      <w:r w:rsidRPr="0024217C">
        <w:t xml:space="preserve"> have personnel security clearances commensurate with the highest level of information processed by the system.</w:t>
      </w:r>
    </w:p>
    <w:p w:rsidR="00657293" w:rsidRPr="0024217C" w:rsidRDefault="00657293" w:rsidP="00657293">
      <w:pPr>
        <w:pStyle w:val="BodyText"/>
      </w:pPr>
      <w:r w:rsidRPr="0024217C">
        <w:t>User access is restricted to the minimum necessary to perform the job. Each ES user is assigned privileges that allows or restricts updating, deleting, and/or inserting records in the database. In addition, ES uses application-level security controls to limit access to various system functions to only authorized users.</w:t>
      </w:r>
    </w:p>
    <w:p w:rsidR="00BD183D" w:rsidRDefault="00BD183D" w:rsidP="00A60450">
      <w:pPr>
        <w:pStyle w:val="Heading2"/>
      </w:pPr>
      <w:bookmarkStart w:id="21" w:name="_Toc527028716"/>
      <w:r>
        <w:t>User Notifications</w:t>
      </w:r>
      <w:bookmarkEnd w:id="21"/>
    </w:p>
    <w:p w:rsidR="00657293" w:rsidRPr="0024217C" w:rsidRDefault="00657293" w:rsidP="00657293">
      <w:pPr>
        <w:pStyle w:val="BodyText"/>
      </w:pPr>
      <w:r w:rsidRPr="0024217C">
        <w:t>The Enterprise Service Desk (ESD) will be notified of any system outages. ESD will release an Automated Notification Reporting (ANR) message informing all users of the affected system(s), status, and expected time the system will be operational (for scheduled outages).</w:t>
      </w:r>
    </w:p>
    <w:p w:rsidR="00323646" w:rsidRPr="00323646" w:rsidRDefault="00323646" w:rsidP="00323646">
      <w:pPr>
        <w:pStyle w:val="Heading3"/>
      </w:pPr>
      <w:bookmarkStart w:id="22" w:name="_Toc527028717"/>
      <w:r w:rsidRPr="00323646">
        <w:t>User Notification Points of Contact</w:t>
      </w:r>
      <w:bookmarkEnd w:id="22"/>
    </w:p>
    <w:p w:rsidR="00657293" w:rsidRPr="0024217C" w:rsidRDefault="00657293" w:rsidP="00657293">
      <w:pPr>
        <w:pStyle w:val="BodyText"/>
      </w:pPr>
      <w:r w:rsidRPr="0024217C">
        <w:t>In the case of a system outage, system or software upgrades to include scheduled or unscheduled maintenance, or system changes</w:t>
      </w:r>
      <w:r w:rsidR="008233B6">
        <w:t>,</w:t>
      </w:r>
      <w:r w:rsidRPr="0024217C">
        <w:t xml:space="preserve"> the following organizations listed in </w:t>
      </w:r>
      <w:r w:rsidRPr="0024217C">
        <w:fldChar w:fldCharType="begin"/>
      </w:r>
      <w:r w:rsidRPr="0024217C">
        <w:instrText xml:space="preserve"> REF _Ref468801184 \h  \* MERGEFORMAT </w:instrText>
      </w:r>
      <w:r w:rsidRPr="0024217C">
        <w:fldChar w:fldCharType="separate"/>
      </w:r>
      <w:r w:rsidR="000554F7" w:rsidRPr="0024217C">
        <w:t xml:space="preserve">Table </w:t>
      </w:r>
      <w:r w:rsidR="000554F7">
        <w:rPr>
          <w:noProof/>
        </w:rPr>
        <w:t>1</w:t>
      </w:r>
      <w:r w:rsidRPr="0024217C">
        <w:fldChar w:fldCharType="end"/>
      </w:r>
      <w:r w:rsidRPr="0024217C">
        <w:t xml:space="preserve"> are notified by </w:t>
      </w:r>
      <w:r>
        <w:t xml:space="preserve">ANR and </w:t>
      </w:r>
      <w:r w:rsidRPr="0024217C">
        <w:t>email—at or before the time of ANR creation—approximately 5-7 days prior to deployment. There is no specific priority assigned to notifications.</w:t>
      </w:r>
    </w:p>
    <w:p w:rsidR="00657293" w:rsidRDefault="00657293" w:rsidP="000C7983">
      <w:pPr>
        <w:pStyle w:val="Caption"/>
      </w:pPr>
      <w:bookmarkStart w:id="23" w:name="_Ref468801184"/>
      <w:bookmarkStart w:id="24" w:name="_Toc484004719"/>
      <w:bookmarkStart w:id="25" w:name="_Toc492563106"/>
      <w:bookmarkStart w:id="26" w:name="_Toc495577534"/>
      <w:r w:rsidRPr="0024217C">
        <w:t xml:space="preserve">Table </w:t>
      </w:r>
      <w:r w:rsidR="00E550B2">
        <w:fldChar w:fldCharType="begin"/>
      </w:r>
      <w:r w:rsidR="00E550B2">
        <w:instrText xml:space="preserve"> SEQ Table \* ARABIC </w:instrText>
      </w:r>
      <w:r w:rsidR="00E550B2">
        <w:fldChar w:fldCharType="separate"/>
      </w:r>
      <w:r w:rsidR="000554F7">
        <w:rPr>
          <w:noProof/>
        </w:rPr>
        <w:t>1</w:t>
      </w:r>
      <w:r w:rsidR="00E550B2">
        <w:rPr>
          <w:noProof/>
        </w:rPr>
        <w:fldChar w:fldCharType="end"/>
      </w:r>
      <w:bookmarkEnd w:id="23"/>
      <w:r w:rsidRPr="0024217C">
        <w:t>: User Notification Points of Contact</w:t>
      </w:r>
      <w:bookmarkEnd w:id="24"/>
      <w:bookmarkEnd w:id="25"/>
      <w:bookmarkEnd w:id="26"/>
    </w:p>
    <w:tbl>
      <w:tblPr>
        <w:tblStyle w:val="TableGrid"/>
        <w:tblW w:w="9360" w:type="dxa"/>
        <w:tblCellMar>
          <w:top w:w="43" w:type="dxa"/>
          <w:left w:w="43" w:type="dxa"/>
          <w:bottom w:w="43" w:type="dxa"/>
          <w:right w:w="43" w:type="dxa"/>
        </w:tblCellMar>
        <w:tblLook w:val="0620" w:firstRow="1" w:lastRow="0" w:firstColumn="0" w:lastColumn="0" w:noHBand="1" w:noVBand="1"/>
        <w:tblCaption w:val="User Notification POCs"/>
        <w:tblDescription w:val="User notification points of contact table"/>
      </w:tblPr>
      <w:tblGrid>
        <w:gridCol w:w="4208"/>
        <w:gridCol w:w="5152"/>
      </w:tblGrid>
      <w:tr w:rsidR="00657293" w:rsidRPr="0024217C" w:rsidTr="001C41DB">
        <w:trPr>
          <w:cantSplit/>
          <w:tblHeader/>
        </w:trPr>
        <w:tc>
          <w:tcPr>
            <w:tcW w:w="4208" w:type="dxa"/>
            <w:shd w:val="clear" w:color="auto" w:fill="F2F2F2" w:themeFill="background1" w:themeFillShade="F2"/>
            <w:hideMark/>
          </w:tcPr>
          <w:p w:rsidR="00657293" w:rsidRPr="0024217C" w:rsidRDefault="00657293" w:rsidP="00D2566F">
            <w:pPr>
              <w:pStyle w:val="TableHdg"/>
            </w:pPr>
            <w:r w:rsidRPr="0024217C">
              <w:t>Organization</w:t>
            </w:r>
          </w:p>
        </w:tc>
        <w:tc>
          <w:tcPr>
            <w:tcW w:w="5152" w:type="dxa"/>
            <w:shd w:val="clear" w:color="auto" w:fill="F2F2F2" w:themeFill="background1" w:themeFillShade="F2"/>
            <w:hideMark/>
          </w:tcPr>
          <w:p w:rsidR="00657293" w:rsidRPr="0024217C" w:rsidRDefault="00657293" w:rsidP="00D2566F">
            <w:pPr>
              <w:pStyle w:val="TableHdg"/>
            </w:pPr>
            <w:r w:rsidRPr="0024217C">
              <w:t>Email Address</w:t>
            </w:r>
          </w:p>
        </w:tc>
      </w:tr>
      <w:tr w:rsidR="00657293" w:rsidRPr="0024217C" w:rsidTr="001C41DB">
        <w:tc>
          <w:tcPr>
            <w:tcW w:w="4208" w:type="dxa"/>
            <w:hideMark/>
          </w:tcPr>
          <w:p w:rsidR="00657293" w:rsidRPr="0024217C" w:rsidRDefault="008C1CB5" w:rsidP="00D2566F">
            <w:pPr>
              <w:pStyle w:val="TableText"/>
            </w:pPr>
            <w:r>
              <w:t>H</w:t>
            </w:r>
            <w:r w:rsidR="00657293" w:rsidRPr="0024217C">
              <w:t>EC</w:t>
            </w:r>
          </w:p>
        </w:tc>
        <w:tc>
          <w:tcPr>
            <w:tcW w:w="5152" w:type="dxa"/>
            <w:hideMark/>
          </w:tcPr>
          <w:p w:rsidR="00657293" w:rsidRPr="00911B8B" w:rsidRDefault="002B2ABA" w:rsidP="00D2566F">
            <w:pPr>
              <w:pStyle w:val="TableText"/>
              <w:rPr>
                <w:szCs w:val="22"/>
              </w:rPr>
            </w:pPr>
            <w:hyperlink r:id="rId14" w:history="1">
              <w:r w:rsidR="00657293" w:rsidRPr="00911B8B">
                <w:rPr>
                  <w:rStyle w:val="Hyperlink"/>
                  <w:szCs w:val="22"/>
                </w:rPr>
                <w:t>ESAccessGroup@va.gov</w:t>
              </w:r>
            </w:hyperlink>
          </w:p>
        </w:tc>
      </w:tr>
      <w:tr w:rsidR="00657293" w:rsidRPr="0024217C" w:rsidTr="001C41DB">
        <w:tc>
          <w:tcPr>
            <w:tcW w:w="4208" w:type="dxa"/>
            <w:hideMark/>
          </w:tcPr>
          <w:p w:rsidR="00657293" w:rsidRPr="0024217C" w:rsidRDefault="00657293" w:rsidP="00D2566F">
            <w:pPr>
              <w:pStyle w:val="TableText"/>
            </w:pPr>
            <w:r w:rsidRPr="0024217C">
              <w:t>Change Healthcare</w:t>
            </w:r>
          </w:p>
        </w:tc>
        <w:tc>
          <w:tcPr>
            <w:tcW w:w="5152" w:type="dxa"/>
            <w:hideMark/>
          </w:tcPr>
          <w:p w:rsidR="00657293" w:rsidRPr="0024217C" w:rsidRDefault="002B2ABA" w:rsidP="00D2566F">
            <w:pPr>
              <w:pStyle w:val="TableText"/>
            </w:pPr>
            <w:hyperlink r:id="rId15" w:history="1">
              <w:r w:rsidR="00657293" w:rsidRPr="00911B8B">
                <w:rPr>
                  <w:rStyle w:val="Hyperlink"/>
                  <w:szCs w:val="22"/>
                </w:rPr>
                <w:t>commandcenter@changehealthcare.com</w:t>
              </w:r>
            </w:hyperlink>
          </w:p>
        </w:tc>
      </w:tr>
      <w:tr w:rsidR="00657293" w:rsidRPr="0024217C" w:rsidTr="001C41DB">
        <w:tc>
          <w:tcPr>
            <w:tcW w:w="4208" w:type="dxa"/>
            <w:hideMark/>
          </w:tcPr>
          <w:p w:rsidR="00657293" w:rsidRPr="00BE2BAA" w:rsidRDefault="00657293" w:rsidP="00D2566F">
            <w:pPr>
              <w:pStyle w:val="TableText"/>
            </w:pPr>
            <w:r w:rsidRPr="00BE2BAA">
              <w:t>VOA</w:t>
            </w:r>
          </w:p>
        </w:tc>
        <w:tc>
          <w:tcPr>
            <w:tcW w:w="5152" w:type="dxa"/>
            <w:hideMark/>
          </w:tcPr>
          <w:p w:rsidR="00ED544E" w:rsidRPr="007B43F5" w:rsidRDefault="00ED544E" w:rsidP="007B43F5">
            <w:pPr>
              <w:pStyle w:val="TableText"/>
            </w:pPr>
            <w:r w:rsidRPr="007B43F5">
              <w:t>OIT EPMO TRS EPS SoS Weblogic Support</w:t>
            </w:r>
          </w:p>
          <w:p w:rsidR="00657293" w:rsidRPr="00ED544E" w:rsidRDefault="002B2ABA" w:rsidP="00ED544E">
            <w:pPr>
              <w:pStyle w:val="TableText"/>
            </w:pPr>
            <w:hyperlink r:id="rId16" w:history="1">
              <w:r w:rsidR="00ED544E" w:rsidRPr="00ED544E">
                <w:rPr>
                  <w:rStyle w:val="Hyperlink"/>
                </w:rPr>
                <w:t>AITCSoSWeblogicSupport@va.gov</w:t>
              </w:r>
            </w:hyperlink>
          </w:p>
        </w:tc>
      </w:tr>
      <w:tr w:rsidR="00657293" w:rsidRPr="0024217C" w:rsidTr="001C41DB">
        <w:tc>
          <w:tcPr>
            <w:tcW w:w="4208" w:type="dxa"/>
            <w:hideMark/>
          </w:tcPr>
          <w:p w:rsidR="00657293" w:rsidRPr="0024217C" w:rsidRDefault="00657293" w:rsidP="00D2566F">
            <w:pPr>
              <w:pStyle w:val="TableText"/>
            </w:pPr>
            <w:r w:rsidRPr="0024217C">
              <w:t>Veteran Information Eligibility Record Services (VRS)</w:t>
            </w:r>
          </w:p>
        </w:tc>
        <w:tc>
          <w:tcPr>
            <w:tcW w:w="5152" w:type="dxa"/>
            <w:hideMark/>
          </w:tcPr>
          <w:p w:rsidR="00657293" w:rsidRPr="00911B8B" w:rsidRDefault="002B2ABA" w:rsidP="00D2566F">
            <w:pPr>
              <w:pStyle w:val="TableText"/>
              <w:rPr>
                <w:rStyle w:val="Hyperlink"/>
                <w:szCs w:val="22"/>
              </w:rPr>
            </w:pPr>
            <w:hyperlink r:id="rId17" w:history="1">
              <w:r w:rsidR="00657293" w:rsidRPr="00911B8B">
                <w:rPr>
                  <w:rStyle w:val="Hyperlink"/>
                  <w:szCs w:val="22"/>
                </w:rPr>
                <w:t>VAITSDEEOEASVRSCustomerNotification@va.gov</w:t>
              </w:r>
            </w:hyperlink>
          </w:p>
        </w:tc>
      </w:tr>
      <w:tr w:rsidR="00657293" w:rsidRPr="0024217C" w:rsidTr="001C41DB">
        <w:tc>
          <w:tcPr>
            <w:tcW w:w="4208" w:type="dxa"/>
            <w:hideMark/>
          </w:tcPr>
          <w:p w:rsidR="00657293" w:rsidRPr="0024217C" w:rsidRDefault="00657293" w:rsidP="00D2566F">
            <w:pPr>
              <w:pStyle w:val="TableText"/>
            </w:pPr>
            <w:r w:rsidRPr="0024217C">
              <w:t>National Health Information (NHI)</w:t>
            </w:r>
          </w:p>
        </w:tc>
        <w:tc>
          <w:tcPr>
            <w:tcW w:w="5152" w:type="dxa"/>
            <w:hideMark/>
          </w:tcPr>
          <w:p w:rsidR="00657293" w:rsidRPr="00BE2BAA" w:rsidRDefault="002B2ABA" w:rsidP="00D2566F">
            <w:pPr>
              <w:pStyle w:val="TableText"/>
              <w:rPr>
                <w:highlight w:val="yellow"/>
              </w:rPr>
            </w:pPr>
            <w:hyperlink r:id="rId18" w:history="1">
              <w:r w:rsidR="00657293" w:rsidRPr="009F55B8">
                <w:rPr>
                  <w:rStyle w:val="Hyperlink"/>
                  <w:szCs w:val="22"/>
                </w:rPr>
                <w:t>AITCHASNHISustainment@va.gov</w:t>
              </w:r>
            </w:hyperlink>
          </w:p>
        </w:tc>
      </w:tr>
      <w:tr w:rsidR="00657293" w:rsidRPr="0024217C" w:rsidTr="001C41DB">
        <w:trPr>
          <w:trHeight w:val="539"/>
        </w:trPr>
        <w:tc>
          <w:tcPr>
            <w:tcW w:w="4208" w:type="dxa"/>
            <w:hideMark/>
          </w:tcPr>
          <w:p w:rsidR="00657293" w:rsidRPr="0024217C" w:rsidRDefault="008C1CB5" w:rsidP="00D2566F">
            <w:pPr>
              <w:pStyle w:val="TableText"/>
            </w:pPr>
            <w:r>
              <w:t>IVM</w:t>
            </w:r>
            <w:r w:rsidR="00657293" w:rsidRPr="0024217C">
              <w:t>/Enrollment Database (IVM/EDB)</w:t>
            </w:r>
          </w:p>
        </w:tc>
        <w:tc>
          <w:tcPr>
            <w:tcW w:w="5152" w:type="dxa"/>
            <w:hideMark/>
          </w:tcPr>
          <w:p w:rsidR="00657293" w:rsidRPr="0024217C" w:rsidRDefault="002B2ABA" w:rsidP="00D2566F">
            <w:pPr>
              <w:pStyle w:val="TableText"/>
            </w:pPr>
            <w:hyperlink r:id="rId19" w:history="1">
              <w:r w:rsidR="00657293" w:rsidRPr="00911B8B">
                <w:rPr>
                  <w:rStyle w:val="Hyperlink"/>
                  <w:szCs w:val="22"/>
                </w:rPr>
                <w:t>IVMMaintenance@va.gov</w:t>
              </w:r>
            </w:hyperlink>
          </w:p>
        </w:tc>
      </w:tr>
      <w:tr w:rsidR="00657293" w:rsidRPr="0024217C" w:rsidTr="001C41DB">
        <w:tc>
          <w:tcPr>
            <w:tcW w:w="4208" w:type="dxa"/>
            <w:hideMark/>
          </w:tcPr>
          <w:p w:rsidR="00657293" w:rsidRPr="0024217C" w:rsidRDefault="00657293" w:rsidP="00D2566F">
            <w:pPr>
              <w:pStyle w:val="TableText"/>
            </w:pPr>
            <w:r w:rsidRPr="0024217C">
              <w:t>Healthcare Claims Processing System (HCPS)</w:t>
            </w:r>
          </w:p>
        </w:tc>
        <w:tc>
          <w:tcPr>
            <w:tcW w:w="5152" w:type="dxa"/>
            <w:hideMark/>
          </w:tcPr>
          <w:p w:rsidR="00657293" w:rsidRPr="0024217C" w:rsidRDefault="002B2ABA" w:rsidP="00D2566F">
            <w:pPr>
              <w:pStyle w:val="TableText"/>
            </w:pPr>
            <w:hyperlink r:id="rId20" w:history="1">
              <w:r w:rsidR="00657293" w:rsidRPr="00911B8B">
                <w:rPr>
                  <w:rStyle w:val="Hyperlink"/>
                  <w:szCs w:val="22"/>
                </w:rPr>
                <w:t>HCPS_ES_Prod@va.gov</w:t>
              </w:r>
            </w:hyperlink>
          </w:p>
        </w:tc>
      </w:tr>
      <w:tr w:rsidR="00657293" w:rsidRPr="0024217C" w:rsidTr="001C41DB">
        <w:tc>
          <w:tcPr>
            <w:tcW w:w="4208" w:type="dxa"/>
            <w:hideMark/>
          </w:tcPr>
          <w:p w:rsidR="00657293" w:rsidRPr="0024217C" w:rsidRDefault="00657293" w:rsidP="00D2566F">
            <w:pPr>
              <w:pStyle w:val="TableText"/>
            </w:pPr>
            <w:r w:rsidRPr="0024217C">
              <w:t>Veterans Health ID Card (VHIC)</w:t>
            </w:r>
          </w:p>
        </w:tc>
        <w:tc>
          <w:tcPr>
            <w:tcW w:w="5152" w:type="dxa"/>
            <w:hideMark/>
          </w:tcPr>
          <w:p w:rsidR="00657293" w:rsidRPr="0024217C" w:rsidRDefault="002B2ABA" w:rsidP="00D2566F">
            <w:pPr>
              <w:pStyle w:val="TableText"/>
            </w:pPr>
            <w:hyperlink r:id="rId21" w:history="1">
              <w:r w:rsidR="00657293" w:rsidRPr="00911B8B">
                <w:rPr>
                  <w:rStyle w:val="Hyperlink"/>
                  <w:szCs w:val="22"/>
                </w:rPr>
                <w:t>AITCVICTeam@va.gov</w:t>
              </w:r>
            </w:hyperlink>
          </w:p>
        </w:tc>
      </w:tr>
    </w:tbl>
    <w:p w:rsidR="00BD183D" w:rsidRDefault="00BD183D" w:rsidP="00A60450">
      <w:pPr>
        <w:pStyle w:val="Heading2"/>
      </w:pPr>
      <w:bookmarkStart w:id="27" w:name="_Toc527028718"/>
      <w:r>
        <w:t xml:space="preserve">System Monitoring, Reporting </w:t>
      </w:r>
      <w:r w:rsidR="001378D0">
        <w:t>and</w:t>
      </w:r>
      <w:r>
        <w:t xml:space="preserve"> Tools</w:t>
      </w:r>
      <w:bookmarkEnd w:id="27"/>
    </w:p>
    <w:p w:rsidR="00657293" w:rsidRPr="0024217C" w:rsidRDefault="00657293" w:rsidP="00657293">
      <w:pPr>
        <w:pStyle w:val="BodyText"/>
      </w:pPr>
      <w:r w:rsidRPr="0024217C">
        <w:t>This section describes a high-level overview of the monitoring for the ES production environment.</w:t>
      </w:r>
    </w:p>
    <w:p w:rsidR="005F4ABF" w:rsidRDefault="005F4ABF" w:rsidP="00B8115A">
      <w:pPr>
        <w:pStyle w:val="Heading3"/>
      </w:pPr>
      <w:bookmarkStart w:id="28" w:name="_Toc527028719"/>
      <w:r>
        <w:t>Dataflow Diagram</w:t>
      </w:r>
      <w:bookmarkEnd w:id="28"/>
    </w:p>
    <w:p w:rsidR="00657293" w:rsidRPr="0024217C" w:rsidRDefault="00657293" w:rsidP="00657293">
      <w:pPr>
        <w:pStyle w:val="BodyText"/>
      </w:pPr>
      <w:r w:rsidRPr="0024217C">
        <w:fldChar w:fldCharType="begin"/>
      </w:r>
      <w:r w:rsidRPr="0024217C">
        <w:instrText xml:space="preserve"> REF _Ref468801210 \h  \* MERGEFORMAT </w:instrText>
      </w:r>
      <w:r w:rsidRPr="0024217C">
        <w:fldChar w:fldCharType="separate"/>
      </w:r>
      <w:r w:rsidR="000554F7" w:rsidRPr="0024217C">
        <w:t xml:space="preserve">Figure </w:t>
      </w:r>
      <w:r w:rsidR="000554F7">
        <w:rPr>
          <w:noProof/>
        </w:rPr>
        <w:t>1</w:t>
      </w:r>
      <w:r w:rsidRPr="0024217C">
        <w:fldChar w:fldCharType="end"/>
      </w:r>
      <w:r w:rsidRPr="0024217C">
        <w:t xml:space="preserve"> is an overview diagram of the internal and external systems and sub-systems that interface with the ES and shows the data stores that ES shares with other systems.</w:t>
      </w:r>
    </w:p>
    <w:p w:rsidR="00657293" w:rsidRPr="0024217C" w:rsidRDefault="00657293" w:rsidP="00DE6BB9">
      <w:pPr>
        <w:pStyle w:val="Screen"/>
      </w:pPr>
      <w:r w:rsidRPr="0024217C">
        <w:drawing>
          <wp:inline distT="0" distB="0" distL="0" distR="0" wp14:anchorId="3E734B02" wp14:editId="4D21B53A">
            <wp:extent cx="5485925" cy="3916907"/>
            <wp:effectExtent l="0" t="0" r="635" b="7620"/>
            <wp:docPr id="6" name="Picture 6" descr="Diagram of ES and connections to internal and external systems and data st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image001.jpg@01D24FC2.ED586A50"/>
                    <pic:cNvPicPr>
                      <a:picLocks noChangeAspect="1" noChangeArrowheads="1"/>
                    </pic:cNvPicPr>
                  </pic:nvPicPr>
                  <pic:blipFill rotWithShape="1">
                    <a:blip r:embed="rId22">
                      <a:extLst>
                        <a:ext uri="{28A0092B-C50C-407E-A947-70E740481C1C}">
                          <a14:useLocalDpi xmlns:a14="http://schemas.microsoft.com/office/drawing/2010/main" val="0"/>
                        </a:ext>
                      </a:extLst>
                    </a:blip>
                    <a:srcRect b="1793"/>
                    <a:stretch/>
                  </pic:blipFill>
                  <pic:spPr bwMode="auto">
                    <a:xfrm>
                      <a:off x="0" y="0"/>
                      <a:ext cx="5486400" cy="3917246"/>
                    </a:xfrm>
                    <a:prstGeom prst="rect">
                      <a:avLst/>
                    </a:prstGeom>
                    <a:noFill/>
                    <a:ln w="3175">
                      <a:noFill/>
                    </a:ln>
                    <a:extLst>
                      <a:ext uri="{53640926-AAD7-44D8-BBD7-CCE9431645EC}">
                        <a14:shadowObscured xmlns:a14="http://schemas.microsoft.com/office/drawing/2010/main"/>
                      </a:ext>
                    </a:extLst>
                  </pic:spPr>
                </pic:pic>
              </a:graphicData>
            </a:graphic>
          </wp:inline>
        </w:drawing>
      </w:r>
    </w:p>
    <w:p w:rsidR="00657293" w:rsidRPr="0024217C" w:rsidRDefault="00657293" w:rsidP="000C7983">
      <w:pPr>
        <w:pStyle w:val="Caption"/>
      </w:pPr>
      <w:bookmarkStart w:id="29" w:name="_Ref468801210"/>
      <w:bookmarkStart w:id="30" w:name="_Toc484004721"/>
      <w:bookmarkStart w:id="31" w:name="_Toc492563108"/>
      <w:bookmarkStart w:id="32" w:name="_Toc495577538"/>
      <w:r w:rsidRPr="0024217C">
        <w:t xml:space="preserve">Figure </w:t>
      </w:r>
      <w:r w:rsidR="00E550B2">
        <w:fldChar w:fldCharType="begin"/>
      </w:r>
      <w:r w:rsidR="00E550B2">
        <w:instrText xml:space="preserve"> SEQ Figure \* ARABIC </w:instrText>
      </w:r>
      <w:r w:rsidR="00E550B2">
        <w:fldChar w:fldCharType="separate"/>
      </w:r>
      <w:r w:rsidR="000554F7">
        <w:rPr>
          <w:noProof/>
        </w:rPr>
        <w:t>1</w:t>
      </w:r>
      <w:r w:rsidR="00E550B2">
        <w:rPr>
          <w:noProof/>
        </w:rPr>
        <w:fldChar w:fldCharType="end"/>
      </w:r>
      <w:bookmarkEnd w:id="29"/>
      <w:r w:rsidRPr="0024217C">
        <w:t>: Dataflow Diagram</w:t>
      </w:r>
      <w:bookmarkEnd w:id="30"/>
      <w:bookmarkEnd w:id="31"/>
      <w:bookmarkEnd w:id="32"/>
    </w:p>
    <w:p w:rsidR="00BD183D" w:rsidRDefault="00BD183D" w:rsidP="00B8115A">
      <w:pPr>
        <w:pStyle w:val="Heading3"/>
      </w:pPr>
      <w:bookmarkStart w:id="33" w:name="_Toc527028720"/>
      <w:r>
        <w:t>Availability Monitoring</w:t>
      </w:r>
      <w:bookmarkEnd w:id="33"/>
    </w:p>
    <w:p w:rsidR="00657293" w:rsidRPr="00AE0323" w:rsidRDefault="00657293" w:rsidP="00657293">
      <w:pPr>
        <w:pStyle w:val="BodyText"/>
      </w:pPr>
      <w:r w:rsidRPr="0024217C">
        <w:t>The system is monitored by AITC using the tool</w:t>
      </w:r>
      <w:r>
        <w:t>s</w:t>
      </w:r>
      <w:r w:rsidRPr="0024217C">
        <w:t xml:space="preserve"> CA Introscope and BlueStripe. </w:t>
      </w:r>
      <w:r w:rsidRPr="004A0A9C">
        <w:t>The tool</w:t>
      </w:r>
      <w:r>
        <w:t>s</w:t>
      </w:r>
      <w:r w:rsidRPr="004A0A9C">
        <w:t xml:space="preserve"> can be accessed via the URL</w:t>
      </w:r>
      <w:r w:rsidR="00275133">
        <w:t xml:space="preserve">: </w:t>
      </w:r>
      <w:hyperlink r:id="rId23" w:tooltip="CA APM Application Environment Tool" w:history="1">
        <w:r w:rsidR="00275133" w:rsidRPr="00AE0323">
          <w:rPr>
            <w:rStyle w:val="Hyperlink"/>
          </w:rPr>
          <w:t>CA APM Application Environment Tool</w:t>
        </w:r>
      </w:hyperlink>
      <w:r w:rsidR="00275133" w:rsidRPr="00275133">
        <w:t>.</w:t>
      </w:r>
    </w:p>
    <w:p w:rsidR="00657293" w:rsidRPr="004A0A9C" w:rsidRDefault="00657293" w:rsidP="00657293">
      <w:pPr>
        <w:pStyle w:val="BodyText"/>
      </w:pPr>
      <w:r w:rsidRPr="004A0A9C">
        <w:t xml:space="preserve">You need to be in the </w:t>
      </w:r>
      <w:r>
        <w:t>CA APM Application Environment T</w:t>
      </w:r>
      <w:r w:rsidRPr="004A0A9C">
        <w:t>ool</w:t>
      </w:r>
      <w:r>
        <w:t xml:space="preserve"> in order to access </w:t>
      </w:r>
      <w:r w:rsidRPr="004A0A9C">
        <w:t>Introscope and BlueStripe</w:t>
      </w:r>
      <w:r>
        <w:t>.</w:t>
      </w:r>
    </w:p>
    <w:p w:rsidR="000F3725" w:rsidRDefault="000F3725">
      <w:pPr>
        <w:rPr>
          <w:sz w:val="24"/>
          <w:szCs w:val="20"/>
        </w:rPr>
      </w:pPr>
      <w:r>
        <w:br w:type="page"/>
      </w:r>
    </w:p>
    <w:p w:rsidR="00657293" w:rsidRPr="0024217C" w:rsidRDefault="00657293" w:rsidP="00657293">
      <w:pPr>
        <w:pStyle w:val="BodyText"/>
      </w:pPr>
      <w:r w:rsidRPr="0024217C">
        <w:t xml:space="preserve">Monitoring tool alerts describes the various system components that are being monitored for various parameters, as seen in </w:t>
      </w:r>
      <w:r w:rsidRPr="0024217C">
        <w:fldChar w:fldCharType="begin"/>
      </w:r>
      <w:r w:rsidRPr="0024217C">
        <w:instrText xml:space="preserve"> REF _Ref468801223 \h  \* MERGEFORMAT </w:instrText>
      </w:r>
      <w:r w:rsidRPr="0024217C">
        <w:fldChar w:fldCharType="separate"/>
      </w:r>
      <w:r w:rsidR="000554F7" w:rsidRPr="0024217C">
        <w:t xml:space="preserve">Figure </w:t>
      </w:r>
      <w:r w:rsidR="000554F7">
        <w:rPr>
          <w:noProof/>
        </w:rPr>
        <w:t>2</w:t>
      </w:r>
      <w:r w:rsidRPr="0024217C">
        <w:fldChar w:fldCharType="end"/>
      </w:r>
      <w:r w:rsidRPr="0024217C">
        <w:t>.</w:t>
      </w:r>
    </w:p>
    <w:p w:rsidR="00657293" w:rsidRPr="0024217C" w:rsidRDefault="00657293" w:rsidP="002238DA">
      <w:pPr>
        <w:pStyle w:val="Screen"/>
      </w:pPr>
      <w:r w:rsidRPr="0024217C">
        <w:drawing>
          <wp:inline distT="0" distB="0" distL="0" distR="0" wp14:anchorId="7D7DE856" wp14:editId="62473003">
            <wp:extent cx="5486400" cy="5152445"/>
            <wp:effectExtent l="0" t="0" r="0" b="0"/>
            <wp:docPr id="4" name="Picture 4" descr="Screen capture of the Introscope Alert Dashboard."/>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4"/>
                    <a:srcRect t="6852" r="36162" b="6638"/>
                    <a:stretch/>
                  </pic:blipFill>
                  <pic:spPr bwMode="auto">
                    <a:xfrm>
                      <a:off x="0" y="0"/>
                      <a:ext cx="5486400" cy="5152445"/>
                    </a:xfrm>
                    <a:prstGeom prst="rect">
                      <a:avLst/>
                    </a:prstGeom>
                    <a:ln>
                      <a:noFill/>
                    </a:ln>
                    <a:extLst>
                      <a:ext uri="{53640926-AAD7-44D8-BBD7-CCE9431645EC}">
                        <a14:shadowObscured xmlns:a14="http://schemas.microsoft.com/office/drawing/2010/main"/>
                      </a:ext>
                    </a:extLst>
                  </pic:spPr>
                </pic:pic>
              </a:graphicData>
            </a:graphic>
          </wp:inline>
        </w:drawing>
      </w:r>
    </w:p>
    <w:p w:rsidR="00657293" w:rsidRPr="0024217C" w:rsidRDefault="00657293" w:rsidP="000C7983">
      <w:pPr>
        <w:pStyle w:val="Caption"/>
      </w:pPr>
      <w:bookmarkStart w:id="34" w:name="_Ref468801223"/>
      <w:bookmarkStart w:id="35" w:name="_Toc484004722"/>
      <w:bookmarkStart w:id="36" w:name="_Toc492563109"/>
      <w:bookmarkStart w:id="37" w:name="_Toc495577539"/>
      <w:r w:rsidRPr="0024217C">
        <w:t xml:space="preserve">Figure </w:t>
      </w:r>
      <w:r w:rsidR="00E550B2">
        <w:fldChar w:fldCharType="begin"/>
      </w:r>
      <w:r w:rsidR="00E550B2">
        <w:instrText xml:space="preserve"> SEQ Figure \* ARABIC </w:instrText>
      </w:r>
      <w:r w:rsidR="00E550B2">
        <w:fldChar w:fldCharType="separate"/>
      </w:r>
      <w:r w:rsidR="000554F7">
        <w:rPr>
          <w:noProof/>
        </w:rPr>
        <w:t>2</w:t>
      </w:r>
      <w:r w:rsidR="00E550B2">
        <w:rPr>
          <w:noProof/>
        </w:rPr>
        <w:fldChar w:fldCharType="end"/>
      </w:r>
      <w:bookmarkEnd w:id="34"/>
      <w:r w:rsidRPr="0024217C">
        <w:t>: Introscope Alert Dashboard</w:t>
      </w:r>
      <w:bookmarkEnd w:id="35"/>
      <w:bookmarkEnd w:id="36"/>
      <w:bookmarkEnd w:id="37"/>
    </w:p>
    <w:p w:rsidR="00BD183D" w:rsidRDefault="00BD183D" w:rsidP="00B8115A">
      <w:pPr>
        <w:pStyle w:val="Heading3"/>
      </w:pPr>
      <w:bookmarkStart w:id="38" w:name="_Toc527028721"/>
      <w:r>
        <w:t>Performance/Capacity Monitoring</w:t>
      </w:r>
      <w:bookmarkEnd w:id="38"/>
      <w:r>
        <w:t xml:space="preserve"> </w:t>
      </w:r>
    </w:p>
    <w:p w:rsidR="00657293" w:rsidRPr="0024217C" w:rsidRDefault="00657293" w:rsidP="00657293">
      <w:pPr>
        <w:pStyle w:val="BodyText"/>
        <w:rPr>
          <w:szCs w:val="24"/>
        </w:rPr>
      </w:pPr>
      <w:r w:rsidRPr="0024217C">
        <w:rPr>
          <w:szCs w:val="24"/>
        </w:rPr>
        <w:t xml:space="preserve">There </w:t>
      </w:r>
      <w:r w:rsidR="00792536">
        <w:rPr>
          <w:szCs w:val="24"/>
        </w:rPr>
        <w:t>are</w:t>
      </w:r>
      <w:r w:rsidR="002C33BD" w:rsidRPr="0024217C">
        <w:rPr>
          <w:szCs w:val="24"/>
        </w:rPr>
        <w:t xml:space="preserve"> </w:t>
      </w:r>
      <w:r w:rsidRPr="0024217C">
        <w:rPr>
          <w:szCs w:val="24"/>
        </w:rPr>
        <w:t>a number of metrics captured via the Introscope Server:</w:t>
      </w:r>
    </w:p>
    <w:p w:rsidR="00657293" w:rsidRPr="0024217C" w:rsidRDefault="00657293" w:rsidP="003A09CF">
      <w:pPr>
        <w:pStyle w:val="BodyTextBullet1"/>
      </w:pPr>
      <w:r w:rsidRPr="0024217C">
        <w:t>C</w:t>
      </w:r>
      <w:r w:rsidR="006A1D78">
        <w:t xml:space="preserve">entral Processing Unit (CPU) </w:t>
      </w:r>
      <w:r w:rsidRPr="0024217C">
        <w:t>utilization</w:t>
      </w:r>
    </w:p>
    <w:p w:rsidR="00657293" w:rsidRPr="0024217C" w:rsidRDefault="00657293" w:rsidP="003A09CF">
      <w:pPr>
        <w:pStyle w:val="BodyTextBullet1"/>
      </w:pPr>
      <w:r w:rsidRPr="0024217C">
        <w:t>Memory utilization</w:t>
      </w:r>
    </w:p>
    <w:p w:rsidR="00657293" w:rsidRPr="0024217C" w:rsidRDefault="00657293" w:rsidP="003A09CF">
      <w:pPr>
        <w:pStyle w:val="BodyTextBullet1"/>
      </w:pPr>
      <w:r w:rsidRPr="0024217C">
        <w:t xml:space="preserve">WebLogic </w:t>
      </w:r>
      <w:r w:rsidRPr="0024217C">
        <w:rPr>
          <w:color w:val="000000"/>
        </w:rPr>
        <w:t>Java Messaging Service (</w:t>
      </w:r>
      <w:r w:rsidRPr="0024217C">
        <w:t>JMS) queues current and pending count</w:t>
      </w:r>
    </w:p>
    <w:p w:rsidR="00657293" w:rsidRPr="0024217C" w:rsidRDefault="00657293" w:rsidP="003A09CF">
      <w:pPr>
        <w:pStyle w:val="BodyTextBullet1"/>
      </w:pPr>
      <w:r w:rsidRPr="0024217C">
        <w:t>WebLogic JMS queues response time</w:t>
      </w:r>
    </w:p>
    <w:p w:rsidR="00657293" w:rsidRPr="0024217C" w:rsidRDefault="00657293" w:rsidP="003A09CF">
      <w:pPr>
        <w:pStyle w:val="BodyTextBullet1"/>
      </w:pPr>
      <w:r w:rsidRPr="0024217C">
        <w:t>CPU per Java process</w:t>
      </w:r>
    </w:p>
    <w:p w:rsidR="00657293" w:rsidRPr="0024217C" w:rsidRDefault="00657293" w:rsidP="003A09CF">
      <w:pPr>
        <w:pStyle w:val="BodyTextBullet1"/>
      </w:pPr>
      <w:r w:rsidRPr="0024217C">
        <w:t>Garbage collection pattern</w:t>
      </w:r>
    </w:p>
    <w:p w:rsidR="00657293" w:rsidRPr="0024217C" w:rsidRDefault="00657293" w:rsidP="003A09CF">
      <w:pPr>
        <w:pStyle w:val="BodyTextBullet1"/>
      </w:pPr>
      <w:r w:rsidRPr="0024217C">
        <w:t>Managed server status</w:t>
      </w:r>
    </w:p>
    <w:p w:rsidR="00657293" w:rsidRPr="0024217C" w:rsidRDefault="00657293" w:rsidP="003A09CF">
      <w:pPr>
        <w:pStyle w:val="BodyTextBullet1"/>
      </w:pPr>
      <w:r w:rsidRPr="0024217C">
        <w:t>Web module average response time</w:t>
      </w:r>
    </w:p>
    <w:p w:rsidR="00657293" w:rsidRPr="0024217C" w:rsidRDefault="00657293" w:rsidP="003A09CF">
      <w:pPr>
        <w:pStyle w:val="BodyTextBullet1"/>
      </w:pPr>
      <w:r w:rsidRPr="0024217C">
        <w:t>Backend database average response time</w:t>
      </w:r>
    </w:p>
    <w:p w:rsidR="00657293" w:rsidRPr="0024217C" w:rsidRDefault="00657293" w:rsidP="003A09CF">
      <w:pPr>
        <w:pStyle w:val="BodyTextBullet1"/>
      </w:pPr>
      <w:r w:rsidRPr="0024217C">
        <w:t>Web service response time</w:t>
      </w:r>
    </w:p>
    <w:p w:rsidR="00657293" w:rsidRPr="0024217C" w:rsidRDefault="00657293" w:rsidP="003A09CF">
      <w:pPr>
        <w:pStyle w:val="BodyTextBullet1"/>
      </w:pPr>
      <w:r w:rsidRPr="0024217C">
        <w:t>Connectivity with other systems such as VistA Interface Engine (VIE)</w:t>
      </w:r>
      <w:r w:rsidR="0047610B">
        <w:t xml:space="preserve"> and</w:t>
      </w:r>
      <w:r w:rsidRPr="0024217C">
        <w:t xml:space="preserve"> Person Service Identity Management (PSIM)</w:t>
      </w:r>
    </w:p>
    <w:p w:rsidR="00657293" w:rsidRPr="0024217C" w:rsidRDefault="00657293" w:rsidP="00657293">
      <w:pPr>
        <w:pStyle w:val="BodyText"/>
      </w:pPr>
      <w:r w:rsidRPr="0024217C">
        <w:t xml:space="preserve">These metrics can be browsed for either real time data, or for a selected period of time. A sample graph is shown in </w:t>
      </w:r>
      <w:r w:rsidRPr="0024217C">
        <w:fldChar w:fldCharType="begin"/>
      </w:r>
      <w:r w:rsidRPr="0024217C">
        <w:instrText xml:space="preserve"> REF _Ref468801236 \h  \* MERGEFORMAT </w:instrText>
      </w:r>
      <w:r w:rsidRPr="0024217C">
        <w:fldChar w:fldCharType="separate"/>
      </w:r>
      <w:r w:rsidR="000554F7" w:rsidRPr="0024217C">
        <w:t xml:space="preserve">Figure </w:t>
      </w:r>
      <w:r w:rsidR="000554F7">
        <w:rPr>
          <w:noProof/>
        </w:rPr>
        <w:t>3</w:t>
      </w:r>
      <w:r w:rsidRPr="0024217C">
        <w:fldChar w:fldCharType="end"/>
      </w:r>
      <w:r w:rsidRPr="0024217C">
        <w:t>.</w:t>
      </w:r>
    </w:p>
    <w:p w:rsidR="00657293" w:rsidRPr="0024217C" w:rsidRDefault="00657293" w:rsidP="00AC590F">
      <w:pPr>
        <w:pStyle w:val="Screen"/>
      </w:pPr>
      <w:r w:rsidRPr="0024217C">
        <w:drawing>
          <wp:inline distT="0" distB="0" distL="0" distR="0" wp14:anchorId="6009DE32" wp14:editId="759E0EB6">
            <wp:extent cx="5486400" cy="4609640"/>
            <wp:effectExtent l="0" t="0" r="0" b="635"/>
            <wp:docPr id="3" name="Picture 3" descr="Screen capture of a sample ES Performance Monitoring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5"/>
                    <a:srcRect t="6853" r="36430" b="7709"/>
                    <a:stretch/>
                  </pic:blipFill>
                  <pic:spPr bwMode="auto">
                    <a:xfrm>
                      <a:off x="0" y="0"/>
                      <a:ext cx="5486400" cy="4609640"/>
                    </a:xfrm>
                    <a:prstGeom prst="rect">
                      <a:avLst/>
                    </a:prstGeom>
                    <a:ln>
                      <a:noFill/>
                    </a:ln>
                    <a:extLst>
                      <a:ext uri="{53640926-AAD7-44D8-BBD7-CCE9431645EC}">
                        <a14:shadowObscured xmlns:a14="http://schemas.microsoft.com/office/drawing/2010/main"/>
                      </a:ext>
                    </a:extLst>
                  </pic:spPr>
                </pic:pic>
              </a:graphicData>
            </a:graphic>
          </wp:inline>
        </w:drawing>
      </w:r>
    </w:p>
    <w:p w:rsidR="00657293" w:rsidRPr="0024217C" w:rsidRDefault="00657293" w:rsidP="000C7983">
      <w:pPr>
        <w:pStyle w:val="Caption"/>
      </w:pPr>
      <w:bookmarkStart w:id="39" w:name="_Ref468801236"/>
      <w:bookmarkStart w:id="40" w:name="_Toc484004723"/>
      <w:bookmarkStart w:id="41" w:name="_Toc492563110"/>
      <w:bookmarkStart w:id="42" w:name="_Toc495577540"/>
      <w:r w:rsidRPr="0024217C">
        <w:t xml:space="preserve">Figure </w:t>
      </w:r>
      <w:r w:rsidR="00E550B2">
        <w:fldChar w:fldCharType="begin"/>
      </w:r>
      <w:r w:rsidR="00E550B2">
        <w:instrText xml:space="preserve"> SEQ Figure \* ARABIC </w:instrText>
      </w:r>
      <w:r w:rsidR="00E550B2">
        <w:fldChar w:fldCharType="separate"/>
      </w:r>
      <w:r w:rsidR="000554F7">
        <w:rPr>
          <w:noProof/>
        </w:rPr>
        <w:t>3</w:t>
      </w:r>
      <w:r w:rsidR="00E550B2">
        <w:rPr>
          <w:noProof/>
        </w:rPr>
        <w:fldChar w:fldCharType="end"/>
      </w:r>
      <w:bookmarkEnd w:id="39"/>
      <w:r w:rsidRPr="0024217C">
        <w:t>: Sample ES Performance Monitoring Graph</w:t>
      </w:r>
      <w:bookmarkEnd w:id="40"/>
      <w:bookmarkEnd w:id="41"/>
      <w:bookmarkEnd w:id="42"/>
    </w:p>
    <w:p w:rsidR="00657293" w:rsidRPr="0024217C" w:rsidRDefault="00657293" w:rsidP="00657293">
      <w:r w:rsidRPr="0024217C">
        <w:br w:type="page"/>
      </w:r>
    </w:p>
    <w:p w:rsidR="00BD183D" w:rsidRDefault="00BD183D" w:rsidP="00B8115A">
      <w:pPr>
        <w:pStyle w:val="Heading3"/>
      </w:pPr>
      <w:bookmarkStart w:id="43" w:name="_Toc527028722"/>
      <w:r>
        <w:t>Critical Metrics</w:t>
      </w:r>
      <w:bookmarkEnd w:id="43"/>
    </w:p>
    <w:p w:rsidR="00657293" w:rsidRPr="0024217C" w:rsidRDefault="00657293" w:rsidP="00657293">
      <w:pPr>
        <w:pStyle w:val="BodyText"/>
      </w:pPr>
      <w:r w:rsidRPr="0024217C">
        <w:t>The critical metrics captured for ES are covered in Section 2.4.3, Performance/Capacity Monitoring.</w:t>
      </w:r>
    </w:p>
    <w:p w:rsidR="00BD183D" w:rsidRDefault="00BD183D" w:rsidP="00B8115A">
      <w:pPr>
        <w:pStyle w:val="Heading2"/>
      </w:pPr>
      <w:bookmarkStart w:id="44" w:name="_Toc527028723"/>
      <w:r>
        <w:t>Routine Updates, Extracts and Purges</w:t>
      </w:r>
      <w:bookmarkEnd w:id="44"/>
    </w:p>
    <w:p w:rsidR="00657293" w:rsidRPr="0024217C" w:rsidRDefault="00657293" w:rsidP="00657293">
      <w:pPr>
        <w:pStyle w:val="BodyText"/>
      </w:pPr>
      <w:r w:rsidRPr="0024217C">
        <w:t>There are no additional maintenance activities required for ES.</w:t>
      </w:r>
    </w:p>
    <w:p w:rsidR="00BD183D" w:rsidRDefault="00BD183D" w:rsidP="007F708F">
      <w:pPr>
        <w:pStyle w:val="Heading2"/>
      </w:pPr>
      <w:bookmarkStart w:id="45" w:name="_Toc527028724"/>
      <w:r>
        <w:t>Scheduled Maintenance</w:t>
      </w:r>
      <w:bookmarkEnd w:id="45"/>
    </w:p>
    <w:p w:rsidR="00657293" w:rsidRPr="0024217C" w:rsidRDefault="00657293" w:rsidP="00657293">
      <w:pPr>
        <w:pStyle w:val="BodyText"/>
      </w:pPr>
      <w:r w:rsidRPr="0024217C">
        <w:t>The ES has scheduled maintenance on the third Saturday of each month. Prior to each scheduled maintenance window, the ESD is notified and an ANR released to notify all users.</w:t>
      </w:r>
    </w:p>
    <w:p w:rsidR="00BD183D" w:rsidRDefault="00BD183D" w:rsidP="007F708F">
      <w:pPr>
        <w:pStyle w:val="Heading2"/>
      </w:pPr>
      <w:bookmarkStart w:id="46" w:name="_Toc527028725"/>
      <w:r>
        <w:t>Capacity Planning</w:t>
      </w:r>
      <w:bookmarkEnd w:id="46"/>
    </w:p>
    <w:p w:rsidR="00657293" w:rsidRPr="0024217C" w:rsidRDefault="00657293" w:rsidP="00657293">
      <w:pPr>
        <w:pStyle w:val="BodyText"/>
        <w:rPr>
          <w:szCs w:val="24"/>
        </w:rPr>
      </w:pPr>
      <w:r w:rsidRPr="0024217C">
        <w:rPr>
          <w:szCs w:val="24"/>
        </w:rPr>
        <w:t xml:space="preserve">Capacity planning for each release starts in the requirements </w:t>
      </w:r>
      <w:r w:rsidR="006A1D78">
        <w:rPr>
          <w:szCs w:val="24"/>
        </w:rPr>
        <w:t>phase. The steps are as follows:</w:t>
      </w:r>
    </w:p>
    <w:p w:rsidR="00657293" w:rsidRPr="0024217C" w:rsidRDefault="00657293" w:rsidP="003A09CF">
      <w:pPr>
        <w:pStyle w:val="BodyTextBullet1"/>
      </w:pPr>
      <w:r w:rsidRPr="0024217C">
        <w:t>Analyze the requirements and identify changes in the following areas:</w:t>
      </w:r>
    </w:p>
    <w:p w:rsidR="00657293" w:rsidRPr="0024217C" w:rsidRDefault="00657293" w:rsidP="003A09CF">
      <w:pPr>
        <w:pStyle w:val="BodyTextLettered2"/>
        <w:numPr>
          <w:ilvl w:val="0"/>
          <w:numId w:val="2"/>
        </w:numPr>
        <w:tabs>
          <w:tab w:val="clear" w:pos="1440"/>
          <w:tab w:val="num" w:pos="1080"/>
        </w:tabs>
        <w:spacing w:before="60" w:after="60"/>
        <w:ind w:left="1080"/>
      </w:pPr>
      <w:r w:rsidRPr="0024217C">
        <w:t>Increase in messaging volume and pattern</w:t>
      </w:r>
    </w:p>
    <w:p w:rsidR="00657293" w:rsidRPr="0024217C" w:rsidRDefault="00657293" w:rsidP="003A09CF">
      <w:pPr>
        <w:pStyle w:val="BodyTextLettered2"/>
        <w:numPr>
          <w:ilvl w:val="0"/>
          <w:numId w:val="2"/>
        </w:numPr>
        <w:tabs>
          <w:tab w:val="clear" w:pos="1440"/>
          <w:tab w:val="num" w:pos="1080"/>
        </w:tabs>
        <w:spacing w:before="60" w:after="60"/>
        <w:ind w:left="1080"/>
      </w:pPr>
      <w:r w:rsidRPr="0024217C">
        <w:t>Increase in Web service request volume and pattern</w:t>
      </w:r>
    </w:p>
    <w:p w:rsidR="00657293" w:rsidRPr="0024217C" w:rsidRDefault="00657293" w:rsidP="003A09CF">
      <w:pPr>
        <w:pStyle w:val="BodyTextLettered2"/>
        <w:numPr>
          <w:ilvl w:val="0"/>
          <w:numId w:val="2"/>
        </w:numPr>
        <w:tabs>
          <w:tab w:val="clear" w:pos="1440"/>
          <w:tab w:val="num" w:pos="1080"/>
        </w:tabs>
        <w:spacing w:before="60" w:after="60"/>
        <w:ind w:left="1080"/>
      </w:pPr>
      <w:r w:rsidRPr="0024217C">
        <w:t>Volume of records processed by batch processes</w:t>
      </w:r>
    </w:p>
    <w:p w:rsidR="00657293" w:rsidRPr="0024217C" w:rsidRDefault="00657293" w:rsidP="003A09CF">
      <w:pPr>
        <w:pStyle w:val="BodyTextLettered2"/>
        <w:numPr>
          <w:ilvl w:val="0"/>
          <w:numId w:val="2"/>
        </w:numPr>
        <w:tabs>
          <w:tab w:val="clear" w:pos="1440"/>
          <w:tab w:val="num" w:pos="1080"/>
        </w:tabs>
        <w:spacing w:before="60" w:after="60"/>
        <w:ind w:left="1080"/>
      </w:pPr>
      <w:r w:rsidRPr="0024217C">
        <w:t>Data storage increase</w:t>
      </w:r>
    </w:p>
    <w:p w:rsidR="00657293" w:rsidRPr="0024217C" w:rsidRDefault="00657293" w:rsidP="003A09CF">
      <w:pPr>
        <w:pStyle w:val="BodyTextLettered2"/>
        <w:numPr>
          <w:ilvl w:val="0"/>
          <w:numId w:val="2"/>
        </w:numPr>
        <w:tabs>
          <w:tab w:val="clear" w:pos="1440"/>
          <w:tab w:val="num" w:pos="1080"/>
        </w:tabs>
        <w:spacing w:before="60" w:after="60"/>
        <w:ind w:left="1080"/>
      </w:pPr>
      <w:r w:rsidRPr="0024217C">
        <w:t>File storage increase</w:t>
      </w:r>
    </w:p>
    <w:p w:rsidR="00657293" w:rsidRPr="0024217C" w:rsidRDefault="00657293" w:rsidP="003A09CF">
      <w:pPr>
        <w:pStyle w:val="BodyTextLettered2"/>
        <w:numPr>
          <w:ilvl w:val="0"/>
          <w:numId w:val="2"/>
        </w:numPr>
        <w:tabs>
          <w:tab w:val="clear" w:pos="1440"/>
          <w:tab w:val="num" w:pos="1080"/>
        </w:tabs>
        <w:spacing w:before="60" w:after="60"/>
        <w:ind w:left="1080"/>
      </w:pPr>
      <w:r w:rsidRPr="0024217C">
        <w:t>Performance requirements</w:t>
      </w:r>
    </w:p>
    <w:p w:rsidR="00657293" w:rsidRPr="0024217C" w:rsidRDefault="00657293" w:rsidP="003A09CF">
      <w:pPr>
        <w:pStyle w:val="BodyTextBullet1"/>
        <w:rPr>
          <w:lang w:val="ja-JP" w:eastAsia="ja-JP"/>
        </w:rPr>
      </w:pPr>
      <w:r w:rsidRPr="0024217C">
        <w:t>Assess current capacity usage against the new needs</w:t>
      </w:r>
    </w:p>
    <w:p w:rsidR="00657293" w:rsidRPr="0024217C" w:rsidRDefault="00657293" w:rsidP="003A09CF">
      <w:pPr>
        <w:pStyle w:val="BodyTextBullet1"/>
        <w:rPr>
          <w:lang w:val="ja-JP" w:eastAsia="ja-JP"/>
        </w:rPr>
      </w:pPr>
      <w:r w:rsidRPr="0024217C">
        <w:rPr>
          <w:rFonts w:hint="eastAsia"/>
          <w:lang w:val="ja-JP" w:eastAsia="ja-JP"/>
        </w:rPr>
        <w:t xml:space="preserve">Plan and Initiate Service </w:t>
      </w:r>
      <w:r w:rsidRPr="0024217C">
        <w:t>requests for additional infrastructure if needed</w:t>
      </w:r>
    </w:p>
    <w:p w:rsidR="00BD183D" w:rsidRDefault="00BD183D" w:rsidP="007F708F">
      <w:pPr>
        <w:pStyle w:val="Heading3"/>
      </w:pPr>
      <w:bookmarkStart w:id="47" w:name="_Toc527028726"/>
      <w:r>
        <w:t>Initial Capacity Plan</w:t>
      </w:r>
      <w:bookmarkEnd w:id="47"/>
    </w:p>
    <w:p w:rsidR="00657293" w:rsidRPr="0024217C" w:rsidRDefault="00657293" w:rsidP="00657293">
      <w:pPr>
        <w:pStyle w:val="BodyText"/>
      </w:pPr>
      <w:r w:rsidRPr="0024217C">
        <w:fldChar w:fldCharType="begin"/>
      </w:r>
      <w:r w:rsidRPr="0024217C">
        <w:instrText xml:space="preserve"> REF _Ref468801258 \h  \* MERGEFORMAT </w:instrText>
      </w:r>
      <w:r w:rsidRPr="0024217C">
        <w:fldChar w:fldCharType="separate"/>
      </w:r>
      <w:r w:rsidR="000554F7" w:rsidRPr="0024217C">
        <w:t xml:space="preserve">Figure </w:t>
      </w:r>
      <w:r w:rsidR="000554F7">
        <w:rPr>
          <w:noProof/>
        </w:rPr>
        <w:t>4</w:t>
      </w:r>
      <w:r w:rsidRPr="0024217C">
        <w:fldChar w:fldCharType="end"/>
      </w:r>
      <w:r w:rsidRPr="0024217C">
        <w:t xml:space="preserve"> shows the current total top 10 ac</w:t>
      </w:r>
      <w:r w:rsidR="006A1D78">
        <w:t>tivities (Event) based on over four</w:t>
      </w:r>
      <w:r w:rsidRPr="0024217C">
        <w:t xml:space="preserve"> million activities by frequency. These activities impact the ADR and VistA databases, however with non</w:t>
      </w:r>
      <w:r w:rsidR="001C3E68">
        <w:t>-</w:t>
      </w:r>
      <w:r w:rsidRPr="0024217C">
        <w:t xml:space="preserve"> CPU/WAN/LAN intensity.</w:t>
      </w:r>
    </w:p>
    <w:p w:rsidR="00657293" w:rsidRPr="0024217C" w:rsidRDefault="00657293" w:rsidP="00AC590F">
      <w:pPr>
        <w:pStyle w:val="Screen"/>
      </w:pPr>
      <w:r w:rsidRPr="0024217C">
        <w:drawing>
          <wp:inline distT="0" distB="0" distL="0" distR="0" wp14:anchorId="4BA74132" wp14:editId="6A7CF659">
            <wp:extent cx="5486400" cy="3488200"/>
            <wp:effectExtent l="0" t="0" r="0" b="0"/>
            <wp:docPr id="9" name="Picture 9" descr="The current total top 10 activities (Event) based on over 4 million activities by frequency. These activities impact the ADR and VistA databases, however with non CPU/WAN/LAN int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3488200"/>
                    </a:xfrm>
                    <a:prstGeom prst="rect">
                      <a:avLst/>
                    </a:prstGeom>
                  </pic:spPr>
                </pic:pic>
              </a:graphicData>
            </a:graphic>
          </wp:inline>
        </w:drawing>
      </w:r>
    </w:p>
    <w:p w:rsidR="00657293" w:rsidRPr="0024217C" w:rsidRDefault="00657293" w:rsidP="000C7983">
      <w:pPr>
        <w:pStyle w:val="Caption"/>
      </w:pPr>
      <w:bookmarkStart w:id="48" w:name="_Ref468801258"/>
      <w:bookmarkStart w:id="49" w:name="_Toc484004724"/>
      <w:bookmarkStart w:id="50" w:name="_Toc492563111"/>
      <w:bookmarkStart w:id="51" w:name="_Toc495577541"/>
      <w:r w:rsidRPr="0024217C">
        <w:t xml:space="preserve">Figure </w:t>
      </w:r>
      <w:r w:rsidR="00E550B2">
        <w:fldChar w:fldCharType="begin"/>
      </w:r>
      <w:r w:rsidR="00E550B2">
        <w:instrText xml:space="preserve"> SEQ Figure \* ARABIC </w:instrText>
      </w:r>
      <w:r w:rsidR="00E550B2">
        <w:fldChar w:fldCharType="separate"/>
      </w:r>
      <w:r w:rsidR="000554F7">
        <w:rPr>
          <w:noProof/>
        </w:rPr>
        <w:t>4</w:t>
      </w:r>
      <w:r w:rsidR="00E550B2">
        <w:rPr>
          <w:noProof/>
        </w:rPr>
        <w:fldChar w:fldCharType="end"/>
      </w:r>
      <w:bookmarkEnd w:id="48"/>
      <w:r w:rsidRPr="0024217C">
        <w:t>: Top 10 Business Events</w:t>
      </w:r>
      <w:bookmarkEnd w:id="49"/>
      <w:bookmarkEnd w:id="50"/>
      <w:bookmarkEnd w:id="51"/>
    </w:p>
    <w:p w:rsidR="00BD183D" w:rsidRDefault="00BD183D" w:rsidP="00834E84">
      <w:pPr>
        <w:pStyle w:val="Heading1"/>
      </w:pPr>
      <w:bookmarkStart w:id="52" w:name="_Toc527028727"/>
      <w:r>
        <w:t>Exception Handling</w:t>
      </w:r>
      <w:bookmarkEnd w:id="52"/>
    </w:p>
    <w:p w:rsidR="00657293" w:rsidRPr="0024217C" w:rsidRDefault="00657293" w:rsidP="00657293">
      <w:pPr>
        <w:pStyle w:val="BodyText"/>
      </w:pPr>
      <w:r w:rsidRPr="0024217C">
        <w:t xml:space="preserve">This section provides a high-level view of system errors </w:t>
      </w:r>
      <w:r w:rsidR="001378D0">
        <w:t>that</w:t>
      </w:r>
      <w:r w:rsidRPr="0024217C">
        <w:t xml:space="preserve"> may be encountered during operation.</w:t>
      </w:r>
    </w:p>
    <w:p w:rsidR="00BD183D" w:rsidRDefault="00BD183D" w:rsidP="00B1363A">
      <w:pPr>
        <w:pStyle w:val="Heading2"/>
      </w:pPr>
      <w:bookmarkStart w:id="53" w:name="_Toc527028728"/>
      <w:r>
        <w:t>Routine Errors</w:t>
      </w:r>
      <w:bookmarkEnd w:id="53"/>
    </w:p>
    <w:p w:rsidR="00657293" w:rsidRPr="0024217C" w:rsidRDefault="00657293" w:rsidP="00657293">
      <w:pPr>
        <w:pStyle w:val="BodyText"/>
      </w:pPr>
      <w:r w:rsidRPr="0024217C">
        <w:t>Like most systems, ES may generate a small set of errors that may be considered routine, in the sense that they have minimal impact on the user and do not compromise the operational state of the system. Most of the errors are transient in nature and only require the user to retry an operation. The following subsections describe these errors, their causes, and what, if any, response an operator needs to take.</w:t>
      </w:r>
    </w:p>
    <w:p w:rsidR="00657293" w:rsidRPr="0024217C" w:rsidRDefault="00657293" w:rsidP="00657293">
      <w:pPr>
        <w:pStyle w:val="BodyText"/>
      </w:pPr>
      <w:r w:rsidRPr="0024217C">
        <w:t>While the occasional occurrence of these errors may be routine, getting large number</w:t>
      </w:r>
      <w:r w:rsidR="0096097C">
        <w:t>s</w:t>
      </w:r>
      <w:r w:rsidRPr="0024217C">
        <w:t xml:space="preserve"> of individual error</w:t>
      </w:r>
      <w:r w:rsidR="002C33BD">
        <w:t>s</w:t>
      </w:r>
      <w:r w:rsidRPr="0024217C">
        <w:t xml:space="preserve"> over a short period of time is an indication of a more serious problem. In that case</w:t>
      </w:r>
      <w:r w:rsidR="00AC4CD3">
        <w:t>,</w:t>
      </w:r>
      <w:r w:rsidRPr="0024217C">
        <w:t xml:space="preserve"> the error needs to be treated as an exceptional condition.</w:t>
      </w:r>
    </w:p>
    <w:p w:rsidR="00BD183D" w:rsidRDefault="00BD183D" w:rsidP="00B1363A">
      <w:pPr>
        <w:pStyle w:val="Heading3"/>
      </w:pPr>
      <w:bookmarkStart w:id="54" w:name="_Toc527028729"/>
      <w:r>
        <w:t>Security Errors</w:t>
      </w:r>
      <w:bookmarkEnd w:id="54"/>
    </w:p>
    <w:p w:rsidR="00657293" w:rsidRPr="0024217C" w:rsidRDefault="00657293" w:rsidP="00657293">
      <w:pPr>
        <w:pStyle w:val="BodyText"/>
      </w:pPr>
      <w:r w:rsidRPr="0024217C">
        <w:t>Security errors encountered by users and/or operators will involve login and privilege issues. These will typically involve a user not having the appropriate access levels granted. These can be corrected by contacting the appropriate security administrator or the VA help desk.</w:t>
      </w:r>
    </w:p>
    <w:p w:rsidR="00BD183D" w:rsidRDefault="00BD183D" w:rsidP="00B1363A">
      <w:pPr>
        <w:pStyle w:val="Heading3"/>
      </w:pPr>
      <w:bookmarkStart w:id="55" w:name="_Toc527028730"/>
      <w:r>
        <w:t>Time-outs</w:t>
      </w:r>
      <w:bookmarkEnd w:id="55"/>
    </w:p>
    <w:p w:rsidR="00657293" w:rsidRPr="0024217C" w:rsidRDefault="0047610B" w:rsidP="00657293">
      <w:pPr>
        <w:pStyle w:val="BodyText"/>
      </w:pPr>
      <w:r w:rsidRPr="0047610B">
        <w:t>Session time-outs may occur to end a user's session if it is left unattended</w:t>
      </w:r>
      <w:r>
        <w:t xml:space="preserve"> for an extended period of time</w:t>
      </w:r>
      <w:r w:rsidR="00657293" w:rsidRPr="0024217C">
        <w:t>. The user will need to establish a new session by logging in and resuming the work in progress.</w:t>
      </w:r>
    </w:p>
    <w:p w:rsidR="00BD183D" w:rsidRDefault="00BD183D" w:rsidP="008B258B">
      <w:pPr>
        <w:pStyle w:val="Heading3"/>
      </w:pPr>
      <w:bookmarkStart w:id="56" w:name="_Toc527028731"/>
      <w:r>
        <w:t>Concurrency</w:t>
      </w:r>
      <w:bookmarkEnd w:id="56"/>
    </w:p>
    <w:p w:rsidR="00657293" w:rsidRPr="0024217C" w:rsidRDefault="00657293" w:rsidP="00657293">
      <w:pPr>
        <w:pStyle w:val="BodyText"/>
      </w:pPr>
      <w:r w:rsidRPr="0024217C">
        <w:t>Concurrency errors may be encountered by users attempting to update a case or other business records at the same time as another user. This is an extremely rare occurrence due to the way cases are assigned to users</w:t>
      </w:r>
      <w:r w:rsidR="00AC4CD3">
        <w:t>,</w:t>
      </w:r>
      <w:r w:rsidRPr="0024217C">
        <w:t xml:space="preserve"> and to the fact that the user base is relatively small. If this does occur, the first user will take precedence and the second user will be notified that any changes made during the session will not be written to the database. This type of optimistic locking assumes low likelihood of occurrence and will prevent inadvertent corruption of data.</w:t>
      </w:r>
    </w:p>
    <w:p w:rsidR="00BD183D" w:rsidRDefault="00BD183D" w:rsidP="008B258B">
      <w:pPr>
        <w:pStyle w:val="Heading2"/>
      </w:pPr>
      <w:bookmarkStart w:id="57" w:name="_Toc527028732"/>
      <w:r>
        <w:t>Significant Errors</w:t>
      </w:r>
      <w:bookmarkEnd w:id="57"/>
    </w:p>
    <w:p w:rsidR="00657293" w:rsidRPr="0024217C" w:rsidRDefault="00657293" w:rsidP="00657293">
      <w:pPr>
        <w:pStyle w:val="BodyText"/>
      </w:pPr>
      <w:r w:rsidRPr="0024217C">
        <w:t xml:space="preserve">Significant errors are errors or conditions that affect the system stability, availability, performance, or make the system unavailable. The following subsections can help administrators, operators, and other support personnel resolve significant errors, conditions, or other issues. </w:t>
      </w:r>
    </w:p>
    <w:p w:rsidR="00BD183D" w:rsidRDefault="00BD183D" w:rsidP="008B258B">
      <w:pPr>
        <w:pStyle w:val="Heading3"/>
      </w:pPr>
      <w:bookmarkStart w:id="58" w:name="_Toc527028733"/>
      <w:r>
        <w:t>Application Error Logs</w:t>
      </w:r>
      <w:bookmarkEnd w:id="58"/>
    </w:p>
    <w:p w:rsidR="00657293" w:rsidRPr="0024217C" w:rsidRDefault="00657293" w:rsidP="00657293">
      <w:pPr>
        <w:pStyle w:val="BodyText"/>
      </w:pPr>
      <w:r w:rsidRPr="0024217C">
        <w:t>This section provides information regarding the logging capabilities of the system.</w:t>
      </w:r>
    </w:p>
    <w:p w:rsidR="00657293" w:rsidRPr="0024217C" w:rsidRDefault="00657293" w:rsidP="00657293">
      <w:pPr>
        <w:pStyle w:val="BodyText"/>
      </w:pPr>
      <w:r w:rsidRPr="0024217C">
        <w:t xml:space="preserve">The ES application is hosted by a WebLogic Domain of clustered servers. The domain consists of one Admin server instance, ESRAdminServer, and three managed servers </w:t>
      </w:r>
      <w:r w:rsidR="008233B6">
        <w:t>(</w:t>
      </w:r>
      <w:r w:rsidRPr="0024217C">
        <w:t>MS1, MS2 and MS3</w:t>
      </w:r>
      <w:r w:rsidR="008233B6">
        <w:t>)</w:t>
      </w:r>
      <w:r w:rsidRPr="0024217C">
        <w:t xml:space="preserve">. </w:t>
      </w:r>
    </w:p>
    <w:p w:rsidR="00657293" w:rsidRPr="0024217C" w:rsidRDefault="00657293" w:rsidP="00657293">
      <w:pPr>
        <w:pStyle w:val="BodyText"/>
      </w:pPr>
      <w:r w:rsidRPr="0024217C">
        <w:t xml:space="preserve">Each subsystem within WebLogic Server generates server log messages to communicate its status. </w:t>
      </w:r>
      <w:bookmarkStart w:id="59" w:name="1051544"/>
      <w:bookmarkEnd w:id="59"/>
      <w:r w:rsidRPr="0024217C">
        <w:t xml:space="preserve">To keep a record of the messages that the subsystems generate, WebLogic Server writes the messages to log files. The </w:t>
      </w:r>
      <w:r w:rsidRPr="0024217C">
        <w:rPr>
          <w:bCs/>
        </w:rPr>
        <w:t>server log</w:t>
      </w:r>
      <w:r w:rsidRPr="0024217C">
        <w:t xml:space="preserve"> records information about events, such as the startup and shutdown of servers, the deployment of new applications, and the failure of one or more subsystems. The messages include information about the time and date of the event, as well as the ID of the user who initiated the event.</w:t>
      </w:r>
    </w:p>
    <w:p w:rsidR="00657293" w:rsidRDefault="00657293" w:rsidP="00657293">
      <w:pPr>
        <w:pStyle w:val="BodyText"/>
      </w:pPr>
      <w:bookmarkStart w:id="60" w:name="1051560"/>
      <w:bookmarkEnd w:id="60"/>
      <w:r w:rsidRPr="0024217C">
        <w:t>In addition to writing messages to a log file, each server instance prints a subset of its messages to</w:t>
      </w:r>
      <w:r w:rsidR="008233B6">
        <w:t xml:space="preserve"> the </w:t>
      </w:r>
      <w:r w:rsidRPr="0024217C">
        <w:t xml:space="preserve">standard output log. By default, a server instance prints only messages of a WARNING severity level or higher to </w:t>
      </w:r>
      <w:r w:rsidR="008233B6">
        <w:t xml:space="preserve">the </w:t>
      </w:r>
      <w:r w:rsidRPr="0024217C">
        <w:t>standard output log.</w:t>
      </w:r>
    </w:p>
    <w:p w:rsidR="0023120E" w:rsidRDefault="0023120E">
      <w:pPr>
        <w:rPr>
          <w:sz w:val="24"/>
          <w:szCs w:val="20"/>
        </w:rPr>
      </w:pPr>
      <w:r>
        <w:br w:type="page"/>
      </w:r>
    </w:p>
    <w:p w:rsidR="00577104" w:rsidRPr="0024217C" w:rsidRDefault="00577104" w:rsidP="00577104">
      <w:pPr>
        <w:pStyle w:val="BodyText"/>
      </w:pPr>
      <w:r w:rsidRPr="0024217C">
        <w:t xml:space="preserve">The messages for all WebLogic Server subsystems contain a consistent set of fields (attributes) as described in </w:t>
      </w:r>
      <w:r w:rsidRPr="0024217C">
        <w:fldChar w:fldCharType="begin"/>
      </w:r>
      <w:r w:rsidRPr="0024217C">
        <w:instrText xml:space="preserve"> REF _Ref493480522 \h  \* MERGEFORMAT </w:instrText>
      </w:r>
      <w:r w:rsidRPr="0024217C">
        <w:fldChar w:fldCharType="separate"/>
      </w:r>
      <w:r w:rsidR="000554F7" w:rsidRPr="0024217C">
        <w:t xml:space="preserve">Table </w:t>
      </w:r>
      <w:r w:rsidR="000554F7">
        <w:rPr>
          <w:noProof/>
        </w:rPr>
        <w:t>2</w:t>
      </w:r>
      <w:r w:rsidRPr="0024217C">
        <w:fldChar w:fldCharType="end"/>
      </w:r>
      <w:r w:rsidR="00ED2B36">
        <w:t>.</w:t>
      </w:r>
    </w:p>
    <w:p w:rsidR="00577104" w:rsidRPr="0024217C" w:rsidRDefault="00577104" w:rsidP="000C7983">
      <w:pPr>
        <w:pStyle w:val="Caption"/>
      </w:pPr>
      <w:bookmarkStart w:id="61" w:name="_Ref493480522"/>
      <w:bookmarkStart w:id="62" w:name="_Toc493001579"/>
      <w:bookmarkStart w:id="63" w:name="_Toc495577535"/>
      <w:r w:rsidRPr="0024217C">
        <w:t xml:space="preserve">Table </w:t>
      </w:r>
      <w:r w:rsidR="00E550B2">
        <w:fldChar w:fldCharType="begin"/>
      </w:r>
      <w:r w:rsidR="00E550B2">
        <w:instrText xml:space="preserve"> SEQ Table \* ARABIC </w:instrText>
      </w:r>
      <w:r w:rsidR="00E550B2">
        <w:fldChar w:fldCharType="separate"/>
      </w:r>
      <w:r w:rsidR="000554F7">
        <w:rPr>
          <w:noProof/>
        </w:rPr>
        <w:t>2</w:t>
      </w:r>
      <w:r w:rsidR="00E550B2">
        <w:rPr>
          <w:noProof/>
        </w:rPr>
        <w:fldChar w:fldCharType="end"/>
      </w:r>
      <w:bookmarkEnd w:id="61"/>
      <w:r w:rsidRPr="0024217C">
        <w:t>: Log Message Attributes</w:t>
      </w:r>
      <w:bookmarkEnd w:id="62"/>
      <w:bookmarkEnd w:id="63"/>
    </w:p>
    <w:tbl>
      <w:tblPr>
        <w:tblStyle w:val="TableGrid"/>
        <w:tblW w:w="9360" w:type="dxa"/>
        <w:tblCellMar>
          <w:top w:w="43" w:type="dxa"/>
          <w:left w:w="43" w:type="dxa"/>
          <w:bottom w:w="43" w:type="dxa"/>
          <w:right w:w="43" w:type="dxa"/>
        </w:tblCellMar>
        <w:tblLook w:val="04A0" w:firstRow="1" w:lastRow="0" w:firstColumn="1" w:lastColumn="0" w:noHBand="0" w:noVBand="1"/>
        <w:tblDescription w:val="Table showing log message attributes and descriptions of each"/>
      </w:tblPr>
      <w:tblGrid>
        <w:gridCol w:w="1319"/>
        <w:gridCol w:w="8041"/>
      </w:tblGrid>
      <w:tr w:rsidR="00577104" w:rsidRPr="0024217C" w:rsidTr="00577104">
        <w:trPr>
          <w:cantSplit/>
          <w:tblHeader/>
        </w:trPr>
        <w:tc>
          <w:tcPr>
            <w:tcW w:w="0" w:type="auto"/>
            <w:shd w:val="clear" w:color="auto" w:fill="F2F2F2" w:themeFill="background1" w:themeFillShade="F2"/>
          </w:tcPr>
          <w:p w:rsidR="00577104" w:rsidRPr="0024217C" w:rsidRDefault="00577104" w:rsidP="00577104">
            <w:pPr>
              <w:pStyle w:val="TableHdg"/>
            </w:pPr>
            <w:r w:rsidRPr="0024217C">
              <w:t>Attribute</w:t>
            </w:r>
          </w:p>
        </w:tc>
        <w:tc>
          <w:tcPr>
            <w:tcW w:w="0" w:type="auto"/>
            <w:shd w:val="clear" w:color="auto" w:fill="F2F2F2" w:themeFill="background1" w:themeFillShade="F2"/>
          </w:tcPr>
          <w:p w:rsidR="00577104" w:rsidRPr="0024217C" w:rsidRDefault="00577104" w:rsidP="00577104">
            <w:pPr>
              <w:pStyle w:val="TableHdg"/>
            </w:pPr>
            <w:r w:rsidRPr="0024217C">
              <w:t>Description</w:t>
            </w:r>
          </w:p>
        </w:tc>
      </w:tr>
      <w:tr w:rsidR="00577104" w:rsidRPr="0024217C" w:rsidTr="00577104">
        <w:tc>
          <w:tcPr>
            <w:tcW w:w="0" w:type="auto"/>
            <w:vAlign w:val="center"/>
          </w:tcPr>
          <w:p w:rsidR="00577104" w:rsidRPr="00925786" w:rsidRDefault="00577104" w:rsidP="00925786">
            <w:pPr>
              <w:pStyle w:val="TableText"/>
            </w:pPr>
            <w:r w:rsidRPr="00925786">
              <w:t>Timestamp</w:t>
            </w:r>
          </w:p>
        </w:tc>
        <w:tc>
          <w:tcPr>
            <w:tcW w:w="0" w:type="auto"/>
          </w:tcPr>
          <w:p w:rsidR="00577104" w:rsidRPr="00925786" w:rsidRDefault="00577104" w:rsidP="00925786">
            <w:pPr>
              <w:pStyle w:val="TableText"/>
            </w:pPr>
            <w:r w:rsidRPr="00925786">
              <w:t>Time and date when the message originated, in a format that is specific to the locale. The Java Virtual Machine (JVM) that runs each WebLogic Server instance refers to the host computer's operating system for information about the local time zone and format.</w:t>
            </w:r>
          </w:p>
        </w:tc>
      </w:tr>
      <w:tr w:rsidR="00577104" w:rsidRPr="0024217C" w:rsidTr="00577104">
        <w:tc>
          <w:tcPr>
            <w:tcW w:w="0" w:type="auto"/>
            <w:vAlign w:val="center"/>
          </w:tcPr>
          <w:p w:rsidR="00577104" w:rsidRPr="00925786" w:rsidRDefault="00577104" w:rsidP="00925786">
            <w:pPr>
              <w:pStyle w:val="TableText"/>
            </w:pPr>
            <w:r w:rsidRPr="00925786">
              <w:t>Severity</w:t>
            </w:r>
          </w:p>
        </w:tc>
        <w:tc>
          <w:tcPr>
            <w:tcW w:w="0" w:type="auto"/>
          </w:tcPr>
          <w:p w:rsidR="00577104" w:rsidRPr="00925786" w:rsidRDefault="00577104" w:rsidP="00925786">
            <w:pPr>
              <w:pStyle w:val="TableText"/>
            </w:pPr>
            <w:r w:rsidRPr="00925786">
              <w:t>Indicates the degree of impact or seriousness of the</w:t>
            </w:r>
            <w:r w:rsidR="00925786" w:rsidRPr="00925786">
              <w:t xml:space="preserve"> event reported by the message</w:t>
            </w:r>
          </w:p>
        </w:tc>
      </w:tr>
      <w:tr w:rsidR="00577104" w:rsidRPr="0024217C" w:rsidTr="00577104">
        <w:tc>
          <w:tcPr>
            <w:tcW w:w="0" w:type="auto"/>
            <w:vAlign w:val="center"/>
          </w:tcPr>
          <w:p w:rsidR="00577104" w:rsidRPr="00925786" w:rsidRDefault="00577104" w:rsidP="00925786">
            <w:pPr>
              <w:pStyle w:val="TableText"/>
            </w:pPr>
            <w:r w:rsidRPr="00925786">
              <w:t>Subsystem</w:t>
            </w:r>
          </w:p>
        </w:tc>
        <w:tc>
          <w:tcPr>
            <w:tcW w:w="0" w:type="auto"/>
          </w:tcPr>
          <w:p w:rsidR="00577104" w:rsidRPr="00925786" w:rsidRDefault="00577104" w:rsidP="00925786">
            <w:pPr>
              <w:pStyle w:val="TableText"/>
            </w:pPr>
            <w:r w:rsidRPr="00925786">
              <w:t>Indicates the subsystem of WebLogic Server that was the source of the message</w:t>
            </w:r>
            <w:r w:rsidR="00243B1F">
              <w:t>.</w:t>
            </w:r>
            <w:r w:rsidRPr="00925786">
              <w:t xml:space="preserve"> For example, Enterprise Java Bean (EJB) container or Java Messaging Service (JMS)</w:t>
            </w:r>
          </w:p>
        </w:tc>
      </w:tr>
      <w:tr w:rsidR="00577104" w:rsidRPr="0024217C" w:rsidTr="00577104">
        <w:tc>
          <w:tcPr>
            <w:tcW w:w="0" w:type="auto"/>
            <w:vAlign w:val="center"/>
          </w:tcPr>
          <w:p w:rsidR="00577104" w:rsidRPr="00925786" w:rsidRDefault="00577104" w:rsidP="00925786">
            <w:pPr>
              <w:pStyle w:val="TableText"/>
            </w:pPr>
            <w:r w:rsidRPr="00925786">
              <w:t>Server Name</w:t>
            </w:r>
            <w:r w:rsidRPr="00925786">
              <w:br/>
              <w:t>Machine Name</w:t>
            </w:r>
            <w:r w:rsidRPr="00925786">
              <w:br/>
              <w:t>Thread ID</w:t>
            </w:r>
          </w:p>
        </w:tc>
        <w:tc>
          <w:tcPr>
            <w:tcW w:w="0" w:type="auto"/>
          </w:tcPr>
          <w:p w:rsidR="00577104" w:rsidRPr="00925786" w:rsidRDefault="00577104" w:rsidP="00925786">
            <w:pPr>
              <w:pStyle w:val="TableText"/>
            </w:pPr>
            <w:r w:rsidRPr="00925786">
              <w:t>Identify the origins of the message:</w:t>
            </w:r>
          </w:p>
          <w:p w:rsidR="00577104" w:rsidRPr="00925786" w:rsidRDefault="00577104" w:rsidP="00925786">
            <w:pPr>
              <w:pStyle w:val="TableText"/>
            </w:pPr>
            <w:bookmarkStart w:id="64" w:name="1058737"/>
            <w:bookmarkEnd w:id="64"/>
            <w:r w:rsidRPr="00925786">
              <w:t>Server Name is the name of the WebLogic Server instance on which the message was generated.</w:t>
            </w:r>
          </w:p>
          <w:p w:rsidR="00577104" w:rsidRPr="00925786" w:rsidRDefault="00577104" w:rsidP="00925786">
            <w:pPr>
              <w:pStyle w:val="TableText"/>
            </w:pPr>
            <w:bookmarkStart w:id="65" w:name="1058741"/>
            <w:bookmarkEnd w:id="65"/>
            <w:r w:rsidRPr="00925786">
              <w:t xml:space="preserve">Machine Name is the </w:t>
            </w:r>
            <w:r w:rsidR="006A1D78">
              <w:t>Domain Name Server (</w:t>
            </w:r>
            <w:r w:rsidRPr="00925786">
              <w:t>DNS</w:t>
            </w:r>
            <w:r w:rsidR="006A1D78">
              <w:t>)</w:t>
            </w:r>
            <w:r w:rsidRPr="00925786">
              <w:t xml:space="preserve"> name of the computer that hosts the server instance.</w:t>
            </w:r>
          </w:p>
          <w:p w:rsidR="00577104" w:rsidRPr="00925786" w:rsidRDefault="00577104" w:rsidP="00925786">
            <w:pPr>
              <w:pStyle w:val="TableText"/>
            </w:pPr>
            <w:bookmarkStart w:id="66" w:name="1058742"/>
            <w:bookmarkEnd w:id="66"/>
            <w:r w:rsidRPr="00925786">
              <w:t>Thread ID is the ID that the JVM assigns to the thread in which the message originated.</w:t>
            </w:r>
          </w:p>
          <w:p w:rsidR="00577104" w:rsidRPr="00925786" w:rsidRDefault="00577104" w:rsidP="00925786">
            <w:pPr>
              <w:pStyle w:val="TableText"/>
            </w:pPr>
            <w:bookmarkStart w:id="67" w:name="1054514"/>
            <w:bookmarkEnd w:id="67"/>
            <w:r w:rsidRPr="00925786">
              <w:t>Log messages that are generated within a client JVM client do not include these fields. For example, if an application runs in a client JVM and it uses the WebLogic logging services, the messages that it generates and sends to the WebLogic Server log files will not include these fields.</w:t>
            </w:r>
          </w:p>
        </w:tc>
      </w:tr>
      <w:tr w:rsidR="00577104" w:rsidRPr="0024217C" w:rsidTr="00577104">
        <w:tc>
          <w:tcPr>
            <w:tcW w:w="0" w:type="auto"/>
            <w:vAlign w:val="center"/>
          </w:tcPr>
          <w:p w:rsidR="00577104" w:rsidRPr="00925786" w:rsidRDefault="00577104" w:rsidP="00925786">
            <w:pPr>
              <w:pStyle w:val="TableText"/>
            </w:pPr>
            <w:r w:rsidRPr="00925786">
              <w:t>User</w:t>
            </w:r>
          </w:p>
        </w:tc>
        <w:tc>
          <w:tcPr>
            <w:tcW w:w="0" w:type="auto"/>
          </w:tcPr>
          <w:p w:rsidR="00577104" w:rsidRPr="00925786" w:rsidRDefault="00577104" w:rsidP="00925786">
            <w:pPr>
              <w:pStyle w:val="TableText"/>
            </w:pPr>
            <w:r w:rsidRPr="00925786">
              <w:t>The user ID under which the associated event was executed.</w:t>
            </w:r>
          </w:p>
          <w:p w:rsidR="00577104" w:rsidRPr="00925786" w:rsidRDefault="00577104" w:rsidP="00925786">
            <w:pPr>
              <w:pStyle w:val="TableText"/>
            </w:pPr>
            <w:bookmarkStart w:id="68" w:name="1059723"/>
            <w:bookmarkEnd w:id="68"/>
            <w:r w:rsidRPr="00925786">
              <w:t xml:space="preserve">To execute some pieces of internal code, WebLogic Server authenticates the ID of the user who initiates the execution and then runs the code under a special Kernel Identity user ID. </w:t>
            </w:r>
          </w:p>
          <w:p w:rsidR="00577104" w:rsidRPr="00925786" w:rsidRDefault="00577104" w:rsidP="00925786">
            <w:pPr>
              <w:pStyle w:val="TableText"/>
            </w:pPr>
            <w:bookmarkStart w:id="69" w:name="1059660"/>
            <w:bookmarkEnd w:id="69"/>
            <w:r w:rsidRPr="00925786">
              <w:t>J2EE modules such as EJBs that are deployed onto a server instance report the user ID that the module passes to the server.</w:t>
            </w:r>
          </w:p>
          <w:p w:rsidR="00577104" w:rsidRPr="00925786" w:rsidRDefault="00577104" w:rsidP="00925786">
            <w:pPr>
              <w:pStyle w:val="TableText"/>
            </w:pPr>
            <w:bookmarkStart w:id="70" w:name="1054536"/>
            <w:bookmarkEnd w:id="70"/>
            <w:r w:rsidRPr="00925786">
              <w:t xml:space="preserve">Log messages generated within a client JVM client do not include this field. </w:t>
            </w:r>
          </w:p>
        </w:tc>
      </w:tr>
      <w:tr w:rsidR="00577104" w:rsidRPr="0024217C" w:rsidTr="00577104">
        <w:tc>
          <w:tcPr>
            <w:tcW w:w="0" w:type="auto"/>
            <w:vAlign w:val="center"/>
          </w:tcPr>
          <w:p w:rsidR="00577104" w:rsidRPr="00925786" w:rsidRDefault="00577104" w:rsidP="00925786">
            <w:pPr>
              <w:pStyle w:val="TableText"/>
            </w:pPr>
            <w:r w:rsidRPr="00925786">
              <w:t>Transaction ID</w:t>
            </w:r>
          </w:p>
        </w:tc>
        <w:tc>
          <w:tcPr>
            <w:tcW w:w="0" w:type="auto"/>
          </w:tcPr>
          <w:p w:rsidR="00577104" w:rsidRPr="00925786" w:rsidRDefault="00577104" w:rsidP="00925786">
            <w:pPr>
              <w:pStyle w:val="TableText"/>
            </w:pPr>
            <w:r w:rsidRPr="00925786">
              <w:t>Present only for messages logged within the context of a transaction.</w:t>
            </w:r>
          </w:p>
        </w:tc>
      </w:tr>
      <w:tr w:rsidR="00577104" w:rsidRPr="0024217C" w:rsidTr="00577104">
        <w:tc>
          <w:tcPr>
            <w:tcW w:w="0" w:type="auto"/>
            <w:vAlign w:val="center"/>
          </w:tcPr>
          <w:p w:rsidR="00577104" w:rsidRPr="00925786" w:rsidRDefault="00577104" w:rsidP="00925786">
            <w:pPr>
              <w:pStyle w:val="TableText"/>
            </w:pPr>
            <w:r w:rsidRPr="00925786">
              <w:t>Message ID</w:t>
            </w:r>
          </w:p>
        </w:tc>
        <w:tc>
          <w:tcPr>
            <w:tcW w:w="0" w:type="auto"/>
          </w:tcPr>
          <w:p w:rsidR="00925786" w:rsidRPr="00925786" w:rsidRDefault="00925786" w:rsidP="00925786">
            <w:pPr>
              <w:pStyle w:val="TableText"/>
            </w:pPr>
            <w:r w:rsidRPr="00925786">
              <w:t>A unique six-digit identifier</w:t>
            </w:r>
          </w:p>
          <w:p w:rsidR="00577104" w:rsidRPr="00925786" w:rsidRDefault="00577104" w:rsidP="00925786">
            <w:pPr>
              <w:pStyle w:val="TableText"/>
            </w:pPr>
            <w:r w:rsidRPr="00925786">
              <w:t xml:space="preserve"> </w:t>
            </w:r>
            <w:bookmarkStart w:id="71" w:name="1055134"/>
            <w:bookmarkEnd w:id="71"/>
            <w:r w:rsidRPr="00925786">
              <w:t xml:space="preserve">All message IDs that WebLogic Server system messages generate start with </w:t>
            </w:r>
            <w:r w:rsidRPr="00925786">
              <w:rPr>
                <w:rStyle w:val="HTMLCode"/>
                <w:rFonts w:ascii="Arial" w:hAnsi="Arial" w:cs="Arial"/>
                <w:sz w:val="22"/>
              </w:rPr>
              <w:t>BEA-</w:t>
            </w:r>
            <w:r w:rsidRPr="00925786">
              <w:t xml:space="preserve"> and fall within a numerical range of 0-499999.</w:t>
            </w:r>
          </w:p>
        </w:tc>
      </w:tr>
      <w:tr w:rsidR="00577104" w:rsidRPr="0024217C" w:rsidTr="00577104">
        <w:tc>
          <w:tcPr>
            <w:tcW w:w="0" w:type="auto"/>
            <w:vAlign w:val="center"/>
          </w:tcPr>
          <w:p w:rsidR="00577104" w:rsidRPr="00925786" w:rsidRDefault="00577104" w:rsidP="00925786">
            <w:pPr>
              <w:pStyle w:val="TableText"/>
            </w:pPr>
            <w:r w:rsidRPr="00925786">
              <w:t>Message Text</w:t>
            </w:r>
          </w:p>
        </w:tc>
        <w:tc>
          <w:tcPr>
            <w:tcW w:w="0" w:type="auto"/>
          </w:tcPr>
          <w:p w:rsidR="00577104" w:rsidRPr="00925786" w:rsidRDefault="00577104" w:rsidP="00925786">
            <w:pPr>
              <w:pStyle w:val="TableText"/>
            </w:pPr>
            <w:r w:rsidRPr="00925786">
              <w:t>A descri</w:t>
            </w:r>
            <w:r w:rsidR="00925786" w:rsidRPr="00925786">
              <w:t>ption of the event or condition</w:t>
            </w:r>
          </w:p>
        </w:tc>
      </w:tr>
    </w:tbl>
    <w:p w:rsidR="00577104" w:rsidRPr="0024217C" w:rsidRDefault="00577104" w:rsidP="00577104">
      <w:pPr>
        <w:pStyle w:val="BodyText"/>
        <w:rPr>
          <w:rFonts w:ascii="Verdana" w:hAnsi="Verdana"/>
          <w:color w:val="000000"/>
          <w:sz w:val="20"/>
          <w:lang w:val="en"/>
        </w:rPr>
      </w:pPr>
      <w:bookmarkStart w:id="72" w:name="1032330"/>
      <w:bookmarkStart w:id="73" w:name="1032379"/>
      <w:bookmarkStart w:id="74" w:name="1040304"/>
      <w:bookmarkStart w:id="75" w:name="1032333"/>
      <w:bookmarkStart w:id="76" w:name="1037756"/>
      <w:bookmarkStart w:id="77" w:name="LogMessageSeverity"/>
      <w:bookmarkStart w:id="78" w:name="1032418"/>
      <w:bookmarkEnd w:id="72"/>
      <w:bookmarkEnd w:id="73"/>
      <w:bookmarkEnd w:id="74"/>
      <w:bookmarkEnd w:id="75"/>
      <w:bookmarkEnd w:id="76"/>
      <w:bookmarkEnd w:id="77"/>
      <w:bookmarkEnd w:id="78"/>
      <w:r w:rsidRPr="0024217C">
        <w:rPr>
          <w:lang w:val="en"/>
        </w:rPr>
        <w:t xml:space="preserve">The </w:t>
      </w:r>
      <w:r w:rsidRPr="0024217C">
        <w:rPr>
          <w:rStyle w:val="Strong"/>
          <w:lang w:val="en"/>
        </w:rPr>
        <w:t>severity</w:t>
      </w:r>
      <w:r w:rsidRPr="0024217C">
        <w:rPr>
          <w:lang w:val="en"/>
        </w:rPr>
        <w:t xml:space="preserve"> attribute of a WebLogic Server log message indicates the potential impact of the event or condition that the message reports. </w:t>
      </w:r>
    </w:p>
    <w:bookmarkStart w:id="79" w:name="1032419"/>
    <w:bookmarkEnd w:id="79"/>
    <w:p w:rsidR="00577104" w:rsidRPr="0024217C" w:rsidRDefault="00577104" w:rsidP="00577104">
      <w:pPr>
        <w:pStyle w:val="BodyText"/>
        <w:rPr>
          <w:rFonts w:ascii="Verdana" w:hAnsi="Verdana"/>
          <w:color w:val="000000"/>
          <w:lang w:val="en"/>
        </w:rPr>
      </w:pPr>
      <w:r w:rsidRPr="0024217C">
        <w:rPr>
          <w:lang w:val="en"/>
        </w:rPr>
        <w:fldChar w:fldCharType="begin"/>
      </w:r>
      <w:r w:rsidRPr="0024217C">
        <w:rPr>
          <w:lang w:val="en"/>
        </w:rPr>
        <w:instrText xml:space="preserve"> REF _Ref493480563 \h  \* MERGEFORMAT </w:instrText>
      </w:r>
      <w:r w:rsidRPr="0024217C">
        <w:rPr>
          <w:lang w:val="en"/>
        </w:rPr>
      </w:r>
      <w:r w:rsidRPr="0024217C">
        <w:rPr>
          <w:lang w:val="en"/>
        </w:rPr>
        <w:fldChar w:fldCharType="separate"/>
      </w:r>
      <w:r w:rsidR="000554F7" w:rsidRPr="0024217C">
        <w:t xml:space="preserve">Table </w:t>
      </w:r>
      <w:r w:rsidR="000554F7">
        <w:rPr>
          <w:noProof/>
        </w:rPr>
        <w:t>3</w:t>
      </w:r>
      <w:r w:rsidRPr="0024217C">
        <w:rPr>
          <w:lang w:val="en"/>
        </w:rPr>
        <w:fldChar w:fldCharType="end"/>
      </w:r>
      <w:r w:rsidRPr="0024217C">
        <w:rPr>
          <w:lang w:val="en"/>
        </w:rPr>
        <w:t xml:space="preserve"> lists the severity levels of log messages from WebLogic Server subsystems, the lowest to highest impact level. WebLogic Server subsystems can generate many lower severity messages and a few high severity messages (e.g., under normal circumstances, they can generate many </w:t>
      </w:r>
      <w:r w:rsidRPr="0024217C">
        <w:rPr>
          <w:rStyle w:val="HTMLCode"/>
          <w:rFonts w:ascii="Courier" w:hAnsi="Courier"/>
          <w:lang w:val="en"/>
        </w:rPr>
        <w:t>INFO</w:t>
      </w:r>
      <w:r w:rsidRPr="0024217C">
        <w:rPr>
          <w:lang w:val="en"/>
        </w:rPr>
        <w:t xml:space="preserve"> messages and no </w:t>
      </w:r>
      <w:r w:rsidRPr="0024217C">
        <w:rPr>
          <w:rStyle w:val="HTMLCode"/>
          <w:rFonts w:ascii="Courier" w:hAnsi="Courier"/>
          <w:lang w:val="en"/>
        </w:rPr>
        <w:t>EMERGENCY</w:t>
      </w:r>
      <w:r w:rsidRPr="0024217C">
        <w:rPr>
          <w:lang w:val="en"/>
        </w:rPr>
        <w:t xml:space="preserve"> messages). </w:t>
      </w:r>
    </w:p>
    <w:p w:rsidR="00577104" w:rsidRPr="0024217C" w:rsidRDefault="00577104" w:rsidP="000C7983">
      <w:pPr>
        <w:pStyle w:val="Caption"/>
      </w:pPr>
      <w:bookmarkStart w:id="80" w:name="1032420"/>
      <w:bookmarkStart w:id="81" w:name="1032470"/>
      <w:bookmarkStart w:id="82" w:name="1040308"/>
      <w:bookmarkStart w:id="83" w:name="_Ref493480563"/>
      <w:bookmarkStart w:id="84" w:name="_Toc493001580"/>
      <w:bookmarkStart w:id="85" w:name="_Toc495577536"/>
      <w:bookmarkEnd w:id="80"/>
      <w:bookmarkEnd w:id="81"/>
      <w:bookmarkEnd w:id="82"/>
      <w:r w:rsidRPr="0024217C">
        <w:t xml:space="preserve">Table </w:t>
      </w:r>
      <w:r w:rsidR="00E550B2">
        <w:fldChar w:fldCharType="begin"/>
      </w:r>
      <w:r w:rsidR="00E550B2">
        <w:instrText xml:space="preserve"> SEQ Table \* ARABIC </w:instrText>
      </w:r>
      <w:r w:rsidR="00E550B2">
        <w:fldChar w:fldCharType="separate"/>
      </w:r>
      <w:r w:rsidR="000554F7">
        <w:rPr>
          <w:noProof/>
        </w:rPr>
        <w:t>3</w:t>
      </w:r>
      <w:r w:rsidR="00E550B2">
        <w:rPr>
          <w:noProof/>
        </w:rPr>
        <w:fldChar w:fldCharType="end"/>
      </w:r>
      <w:bookmarkEnd w:id="83"/>
      <w:r w:rsidRPr="0024217C">
        <w:t>: Message Severity</w:t>
      </w:r>
      <w:bookmarkEnd w:id="84"/>
      <w:bookmarkEnd w:id="85"/>
    </w:p>
    <w:tbl>
      <w:tblPr>
        <w:tblStyle w:val="TableGrid"/>
        <w:tblW w:w="9360" w:type="dxa"/>
        <w:tblCellMar>
          <w:top w:w="43" w:type="dxa"/>
          <w:left w:w="43" w:type="dxa"/>
          <w:bottom w:w="43" w:type="dxa"/>
          <w:right w:w="43" w:type="dxa"/>
        </w:tblCellMar>
        <w:tblLook w:val="06A0" w:firstRow="1" w:lastRow="0" w:firstColumn="1" w:lastColumn="0" w:noHBand="1" w:noVBand="1"/>
        <w:tblDescription w:val="Table showing severity level messages and meaning of each."/>
      </w:tblPr>
      <w:tblGrid>
        <w:gridCol w:w="1504"/>
        <w:gridCol w:w="7856"/>
      </w:tblGrid>
      <w:tr w:rsidR="00577104" w:rsidRPr="0024217C" w:rsidTr="00577104">
        <w:trPr>
          <w:cantSplit/>
          <w:tblHeader/>
        </w:trPr>
        <w:tc>
          <w:tcPr>
            <w:tcW w:w="0" w:type="auto"/>
            <w:shd w:val="clear" w:color="auto" w:fill="F2F2F2" w:themeFill="background1" w:themeFillShade="F2"/>
          </w:tcPr>
          <w:p w:rsidR="00577104" w:rsidRPr="0024217C" w:rsidRDefault="00577104" w:rsidP="00577104">
            <w:pPr>
              <w:pStyle w:val="TableHdg"/>
            </w:pPr>
            <w:r w:rsidRPr="0024217C">
              <w:t>Severity</w:t>
            </w:r>
          </w:p>
        </w:tc>
        <w:tc>
          <w:tcPr>
            <w:tcW w:w="0" w:type="auto"/>
            <w:shd w:val="clear" w:color="auto" w:fill="F2F2F2" w:themeFill="background1" w:themeFillShade="F2"/>
          </w:tcPr>
          <w:p w:rsidR="00577104" w:rsidRPr="0024217C" w:rsidRDefault="00577104" w:rsidP="00577104">
            <w:pPr>
              <w:pStyle w:val="TableHdg"/>
            </w:pPr>
            <w:r w:rsidRPr="0024217C">
              <w:t>Meaning</w:t>
            </w:r>
          </w:p>
        </w:tc>
      </w:tr>
      <w:tr w:rsidR="00577104" w:rsidRPr="0024217C" w:rsidTr="00577104">
        <w:tc>
          <w:tcPr>
            <w:tcW w:w="0" w:type="auto"/>
          </w:tcPr>
          <w:p w:rsidR="00577104" w:rsidRPr="008A2ECE" w:rsidRDefault="00577104" w:rsidP="008A2ECE">
            <w:pPr>
              <w:pStyle w:val="TableText"/>
            </w:pPr>
            <w:r w:rsidRPr="008A2ECE">
              <w:rPr>
                <w:rStyle w:val="HTMLCode"/>
                <w:rFonts w:ascii="Arial" w:hAnsi="Arial" w:cs="Arial"/>
                <w:sz w:val="22"/>
              </w:rPr>
              <w:t>INFO</w:t>
            </w:r>
          </w:p>
        </w:tc>
        <w:tc>
          <w:tcPr>
            <w:tcW w:w="0" w:type="auto"/>
          </w:tcPr>
          <w:p w:rsidR="00577104" w:rsidRPr="008A2ECE" w:rsidRDefault="00577104" w:rsidP="008A2ECE">
            <w:pPr>
              <w:pStyle w:val="TableText"/>
            </w:pPr>
            <w:r w:rsidRPr="008A2ECE">
              <w:t>Used for reporting normal operations.</w:t>
            </w:r>
          </w:p>
        </w:tc>
      </w:tr>
      <w:tr w:rsidR="00577104" w:rsidRPr="0024217C" w:rsidTr="00577104">
        <w:tc>
          <w:tcPr>
            <w:tcW w:w="0" w:type="auto"/>
          </w:tcPr>
          <w:p w:rsidR="00577104" w:rsidRPr="008A2ECE" w:rsidRDefault="00577104" w:rsidP="008A2ECE">
            <w:pPr>
              <w:pStyle w:val="TableText"/>
            </w:pPr>
            <w:r w:rsidRPr="008A2ECE">
              <w:rPr>
                <w:rStyle w:val="HTMLCode"/>
                <w:rFonts w:ascii="Arial" w:hAnsi="Arial" w:cs="Arial"/>
                <w:sz w:val="22"/>
              </w:rPr>
              <w:t>WARNING</w:t>
            </w:r>
          </w:p>
        </w:tc>
        <w:tc>
          <w:tcPr>
            <w:tcW w:w="0" w:type="auto"/>
          </w:tcPr>
          <w:p w:rsidR="00577104" w:rsidRPr="008A2ECE" w:rsidRDefault="00577104" w:rsidP="008A2ECE">
            <w:pPr>
              <w:pStyle w:val="TableText"/>
            </w:pPr>
            <w:r w:rsidRPr="008A2ECE">
              <w:t>A suspicious operation or configuration has occurred but it might not affect normal operation.</w:t>
            </w:r>
          </w:p>
        </w:tc>
      </w:tr>
      <w:tr w:rsidR="00577104" w:rsidRPr="0024217C" w:rsidTr="00577104">
        <w:tc>
          <w:tcPr>
            <w:tcW w:w="0" w:type="auto"/>
          </w:tcPr>
          <w:p w:rsidR="00577104" w:rsidRPr="008A2ECE" w:rsidRDefault="00577104" w:rsidP="008A2ECE">
            <w:pPr>
              <w:pStyle w:val="TableText"/>
            </w:pPr>
            <w:r w:rsidRPr="008A2ECE">
              <w:rPr>
                <w:rStyle w:val="HTMLCode"/>
                <w:rFonts w:ascii="Arial" w:hAnsi="Arial" w:cs="Arial"/>
                <w:sz w:val="22"/>
              </w:rPr>
              <w:t>ERROR</w:t>
            </w:r>
          </w:p>
        </w:tc>
        <w:tc>
          <w:tcPr>
            <w:tcW w:w="0" w:type="auto"/>
          </w:tcPr>
          <w:p w:rsidR="00577104" w:rsidRPr="008A2ECE" w:rsidRDefault="00577104" w:rsidP="008A2ECE">
            <w:pPr>
              <w:pStyle w:val="TableText"/>
            </w:pPr>
            <w:r w:rsidRPr="008A2ECE">
              <w:t>A user error has occurred. The system or application can handle the error with no interruption and limited degradation of service.</w:t>
            </w:r>
          </w:p>
        </w:tc>
      </w:tr>
      <w:tr w:rsidR="00577104" w:rsidRPr="0024217C" w:rsidTr="00577104">
        <w:tc>
          <w:tcPr>
            <w:tcW w:w="0" w:type="auto"/>
          </w:tcPr>
          <w:p w:rsidR="00577104" w:rsidRPr="008A2ECE" w:rsidRDefault="00577104" w:rsidP="008A2ECE">
            <w:pPr>
              <w:pStyle w:val="TableText"/>
            </w:pPr>
            <w:r w:rsidRPr="008A2ECE">
              <w:rPr>
                <w:rStyle w:val="HTMLCode"/>
                <w:rFonts w:ascii="Arial" w:hAnsi="Arial" w:cs="Arial"/>
                <w:sz w:val="22"/>
              </w:rPr>
              <w:t>NOTICE</w:t>
            </w:r>
          </w:p>
        </w:tc>
        <w:tc>
          <w:tcPr>
            <w:tcW w:w="0" w:type="auto"/>
          </w:tcPr>
          <w:p w:rsidR="00577104" w:rsidRPr="008A2ECE" w:rsidRDefault="00577104" w:rsidP="008A2ECE">
            <w:pPr>
              <w:pStyle w:val="TableText"/>
            </w:pPr>
            <w:r w:rsidRPr="008A2ECE">
              <w:t xml:space="preserve">An </w:t>
            </w:r>
            <w:r w:rsidRPr="008A2ECE">
              <w:rPr>
                <w:rStyle w:val="HTMLCode"/>
                <w:rFonts w:ascii="Arial" w:hAnsi="Arial" w:cs="Arial"/>
                <w:sz w:val="22"/>
              </w:rPr>
              <w:t>INFO</w:t>
            </w:r>
            <w:r w:rsidRPr="008A2ECE">
              <w:t xml:space="preserve"> or </w:t>
            </w:r>
            <w:r w:rsidRPr="008A2ECE">
              <w:rPr>
                <w:rStyle w:val="HTMLCode"/>
                <w:rFonts w:ascii="Arial" w:hAnsi="Arial" w:cs="Arial"/>
                <w:sz w:val="22"/>
              </w:rPr>
              <w:t>WARNING</w:t>
            </w:r>
            <w:r w:rsidRPr="008A2ECE">
              <w:t>-level message that is particularly important for monitoring the server.</w:t>
            </w:r>
            <w:bookmarkStart w:id="86" w:name="1055166"/>
            <w:bookmarkEnd w:id="86"/>
          </w:p>
          <w:p w:rsidR="00577104" w:rsidRPr="008A2ECE" w:rsidRDefault="00577104" w:rsidP="008A2ECE">
            <w:pPr>
              <w:pStyle w:val="TableText"/>
              <w:ind w:left="1368" w:right="720" w:hanging="648"/>
            </w:pPr>
            <w:r w:rsidRPr="008A2ECE">
              <w:rPr>
                <w:b/>
              </w:rPr>
              <w:t>Note:</w:t>
            </w:r>
            <w:r w:rsidRPr="008A2ECE">
              <w:t xml:space="preserve"> Only WebLogic Server and its subsystems generate messages of this severity.</w:t>
            </w:r>
          </w:p>
        </w:tc>
      </w:tr>
      <w:tr w:rsidR="00577104" w:rsidRPr="0024217C" w:rsidTr="00577104">
        <w:tc>
          <w:tcPr>
            <w:tcW w:w="0" w:type="auto"/>
          </w:tcPr>
          <w:p w:rsidR="00577104" w:rsidRPr="008A2ECE" w:rsidRDefault="00577104" w:rsidP="008A2ECE">
            <w:pPr>
              <w:pStyle w:val="TableText"/>
            </w:pPr>
            <w:r w:rsidRPr="008A2ECE">
              <w:rPr>
                <w:rStyle w:val="HTMLCode"/>
                <w:rFonts w:ascii="Arial" w:hAnsi="Arial" w:cs="Arial"/>
                <w:sz w:val="22"/>
              </w:rPr>
              <w:t>CRITICAL</w:t>
            </w:r>
          </w:p>
        </w:tc>
        <w:tc>
          <w:tcPr>
            <w:tcW w:w="0" w:type="auto"/>
          </w:tcPr>
          <w:p w:rsidR="00577104" w:rsidRPr="008A2ECE" w:rsidRDefault="00577104" w:rsidP="008A2ECE">
            <w:pPr>
              <w:pStyle w:val="TableText"/>
            </w:pPr>
            <w:r w:rsidRPr="008A2ECE">
              <w:t>A system or service error has occurred. The system can recover but there might be a momentary loss or permanent degradation of service.</w:t>
            </w:r>
          </w:p>
          <w:p w:rsidR="00577104" w:rsidRPr="008A2ECE" w:rsidRDefault="00577104" w:rsidP="008A2ECE">
            <w:pPr>
              <w:pStyle w:val="TableText"/>
              <w:ind w:left="1368" w:right="720" w:hanging="648"/>
            </w:pPr>
            <w:bookmarkStart w:id="87" w:name="1055170"/>
            <w:bookmarkEnd w:id="87"/>
            <w:r w:rsidRPr="008A2ECE">
              <w:rPr>
                <w:b/>
              </w:rPr>
              <w:t>Note:</w:t>
            </w:r>
            <w:r w:rsidRPr="008A2ECE">
              <w:t xml:space="preserve"> Only WebLogic Server and its subsystems generate messages of this severity.</w:t>
            </w:r>
          </w:p>
        </w:tc>
      </w:tr>
      <w:tr w:rsidR="00577104" w:rsidRPr="0024217C" w:rsidTr="00577104">
        <w:tc>
          <w:tcPr>
            <w:tcW w:w="0" w:type="auto"/>
          </w:tcPr>
          <w:p w:rsidR="00577104" w:rsidRPr="008A2ECE" w:rsidRDefault="00577104" w:rsidP="008A2ECE">
            <w:pPr>
              <w:pStyle w:val="TableText"/>
            </w:pPr>
            <w:r w:rsidRPr="008A2ECE">
              <w:rPr>
                <w:rStyle w:val="HTMLCode"/>
                <w:rFonts w:ascii="Arial" w:hAnsi="Arial" w:cs="Arial"/>
                <w:sz w:val="22"/>
              </w:rPr>
              <w:t>ALERT</w:t>
            </w:r>
          </w:p>
        </w:tc>
        <w:tc>
          <w:tcPr>
            <w:tcW w:w="0" w:type="auto"/>
          </w:tcPr>
          <w:p w:rsidR="00577104" w:rsidRPr="008A2ECE" w:rsidRDefault="00577104" w:rsidP="008A2ECE">
            <w:pPr>
              <w:pStyle w:val="TableText"/>
            </w:pPr>
            <w:r w:rsidRPr="008A2ECE">
              <w:t>A particular service is in an unusable state while other parts of the system continue to function. Automatic recovery is not possible; the immediate attention of the administrator is needed to resolve the problem.</w:t>
            </w:r>
          </w:p>
          <w:p w:rsidR="00577104" w:rsidRPr="008A2ECE" w:rsidRDefault="00577104" w:rsidP="008A2ECE">
            <w:pPr>
              <w:pStyle w:val="TableText"/>
              <w:ind w:left="1368" w:right="720" w:hanging="648"/>
            </w:pPr>
            <w:bookmarkStart w:id="88" w:name="1055207"/>
            <w:bookmarkEnd w:id="88"/>
            <w:r w:rsidRPr="008A2ECE">
              <w:rPr>
                <w:b/>
              </w:rPr>
              <w:t>Note:</w:t>
            </w:r>
            <w:r w:rsidRPr="008A2ECE">
              <w:t xml:space="preserve"> Only WebLogic Server and its subsystems generate messages of this severity.</w:t>
            </w:r>
          </w:p>
        </w:tc>
      </w:tr>
      <w:tr w:rsidR="00577104" w:rsidRPr="0024217C" w:rsidTr="00577104">
        <w:tc>
          <w:tcPr>
            <w:tcW w:w="0" w:type="auto"/>
          </w:tcPr>
          <w:p w:rsidR="00577104" w:rsidRPr="008A2ECE" w:rsidRDefault="00577104" w:rsidP="008A2ECE">
            <w:pPr>
              <w:pStyle w:val="TableText"/>
              <w:rPr>
                <w:rStyle w:val="HTMLCode"/>
                <w:rFonts w:ascii="Arial" w:hAnsi="Arial" w:cs="Arial"/>
                <w:sz w:val="22"/>
              </w:rPr>
            </w:pPr>
            <w:r w:rsidRPr="008A2ECE">
              <w:rPr>
                <w:rStyle w:val="HTMLCode"/>
                <w:rFonts w:ascii="Arial" w:hAnsi="Arial" w:cs="Arial"/>
                <w:sz w:val="22"/>
              </w:rPr>
              <w:t>EMERGENCY</w:t>
            </w:r>
          </w:p>
        </w:tc>
        <w:tc>
          <w:tcPr>
            <w:tcW w:w="0" w:type="auto"/>
          </w:tcPr>
          <w:p w:rsidR="00577104" w:rsidRPr="008A2ECE" w:rsidRDefault="00577104" w:rsidP="008A2ECE">
            <w:pPr>
              <w:pStyle w:val="TableText"/>
            </w:pPr>
            <w:r w:rsidRPr="008A2ECE">
              <w:t>The server is in an unusable state. This severity indicates a severe system failure or panic.</w:t>
            </w:r>
          </w:p>
          <w:p w:rsidR="00577104" w:rsidRPr="008A2ECE" w:rsidRDefault="00577104" w:rsidP="008A2ECE">
            <w:pPr>
              <w:pStyle w:val="TableText"/>
              <w:ind w:left="1368" w:right="720" w:hanging="648"/>
            </w:pPr>
            <w:bookmarkStart w:id="89" w:name="1055244"/>
            <w:bookmarkEnd w:id="89"/>
            <w:r w:rsidRPr="008A2ECE">
              <w:rPr>
                <w:b/>
              </w:rPr>
              <w:t>Note:</w:t>
            </w:r>
            <w:r w:rsidRPr="008A2ECE">
              <w:t xml:space="preserve"> Only WebLogic Server and its subsystems generate messages of this severity.</w:t>
            </w:r>
          </w:p>
        </w:tc>
      </w:tr>
    </w:tbl>
    <w:p w:rsidR="00577104" w:rsidRPr="0024217C" w:rsidRDefault="00577104" w:rsidP="00577104">
      <w:pPr>
        <w:pStyle w:val="BodyText"/>
        <w:rPr>
          <w:rFonts w:ascii="Verdana" w:hAnsi="Verdana"/>
          <w:color w:val="000000"/>
          <w:lang w:val="en"/>
        </w:rPr>
      </w:pPr>
      <w:bookmarkStart w:id="90" w:name="1034134"/>
      <w:bookmarkStart w:id="91" w:name="1037976"/>
      <w:bookmarkStart w:id="92" w:name="1038121"/>
      <w:bookmarkEnd w:id="90"/>
      <w:bookmarkEnd w:id="91"/>
      <w:bookmarkEnd w:id="92"/>
      <w:r w:rsidRPr="0024217C">
        <w:rPr>
          <w:lang w:val="en"/>
        </w:rPr>
        <w:t xml:space="preserve">When a WebLogic Server instance writes a message to the log file, the first line of each message begins with </w:t>
      </w:r>
      <w:r w:rsidRPr="0024217C">
        <w:rPr>
          <w:rStyle w:val="HTMLCode"/>
          <w:rFonts w:ascii="Courier" w:hAnsi="Courier"/>
          <w:lang w:val="en"/>
        </w:rPr>
        <w:t>####</w:t>
      </w:r>
      <w:r w:rsidRPr="0024217C">
        <w:rPr>
          <w:lang w:val="en"/>
        </w:rPr>
        <w:t xml:space="preserve"> followed by the message attributes. Each attribute is contained between angle brackets. </w:t>
      </w:r>
    </w:p>
    <w:p w:rsidR="00577104" w:rsidRPr="0024217C" w:rsidRDefault="00577104" w:rsidP="00577104">
      <w:pPr>
        <w:pStyle w:val="BodyText"/>
        <w:rPr>
          <w:lang w:val="en"/>
        </w:rPr>
      </w:pPr>
      <w:bookmarkStart w:id="93" w:name="1038122"/>
      <w:bookmarkEnd w:id="93"/>
      <w:r w:rsidRPr="0024217C">
        <w:rPr>
          <w:lang w:val="en"/>
        </w:rPr>
        <w:t>The following is an example of a message in a log file:</w:t>
      </w:r>
    </w:p>
    <w:p w:rsidR="00577104" w:rsidRPr="0024217C" w:rsidRDefault="00577104" w:rsidP="00577104">
      <w:pPr>
        <w:pStyle w:val="BodyText"/>
        <w:ind w:left="720"/>
        <w:rPr>
          <w:rFonts w:ascii="Courier New" w:hAnsi="Courier New" w:cs="Courier New"/>
          <w:color w:val="000000"/>
          <w:sz w:val="20"/>
          <w:lang w:val="en"/>
        </w:rPr>
      </w:pPr>
      <w:r w:rsidRPr="0024217C">
        <w:rPr>
          <w:rFonts w:ascii="Courier New" w:hAnsi="Courier New" w:cs="Courier New"/>
          <w:color w:val="000000"/>
          <w:sz w:val="20"/>
          <w:lang w:val="en"/>
        </w:rPr>
        <w:t>####&lt;Sep 12, 2017 12:00:34 PM CDT&gt; &lt;Info&gt; &lt;Diagnostics&gt; &lt;vaausappesr800.aac.va.gov&gt; &lt;MS1&gt; &lt;[ACTIVE] ExecuteThread: '0' for queue: 'weblogic.kernel.Default (self-tuning)'&gt; &lt;&lt;WLS Kernel&gt;&gt; &lt;&gt; &lt;&gt; &lt;1505235634542&gt; &lt;BEA-320145&gt; &lt;Size based data retirement operation completed on archive EventsDataArchive. Retired 0 records in 1 ms.&gt;</w:t>
      </w:r>
      <w:bookmarkStart w:id="94" w:name="1038124"/>
      <w:bookmarkEnd w:id="94"/>
    </w:p>
    <w:p w:rsidR="00577104" w:rsidRPr="0024217C" w:rsidRDefault="00577104" w:rsidP="00577104">
      <w:pPr>
        <w:pStyle w:val="BodyText"/>
      </w:pPr>
      <w:r w:rsidRPr="0024217C">
        <w:t xml:space="preserve">In this example, the message attributes are: Timestamp, Severity, Subsystem, Machine Name, Server Name, Thread ID, User ID, Transaction ID, Message ID, and Message Text. </w:t>
      </w:r>
      <w:bookmarkStart w:id="95" w:name="1054764"/>
      <w:bookmarkEnd w:id="95"/>
    </w:p>
    <w:p w:rsidR="00577104" w:rsidRPr="0024217C" w:rsidRDefault="00577104" w:rsidP="00DE6D33">
      <w:pPr>
        <w:pStyle w:val="BodyTextBullet1"/>
      </w:pPr>
      <w:r w:rsidRPr="0024217C">
        <w:t xml:space="preserve">If a message is not logged within the context of a transaction, the angle brackets for Transaction ID are present even though no Transaction ID is present. </w:t>
      </w:r>
      <w:bookmarkStart w:id="96" w:name="1054766"/>
      <w:bookmarkEnd w:id="96"/>
    </w:p>
    <w:p w:rsidR="00577104" w:rsidRPr="0024217C" w:rsidRDefault="00577104" w:rsidP="00DE6D33">
      <w:pPr>
        <w:pStyle w:val="BodyTextBullet1"/>
      </w:pPr>
      <w:r w:rsidRPr="0024217C">
        <w:t xml:space="preserve">If the message includes a stack trace, the stack trace follows the list of message attributes. </w:t>
      </w:r>
    </w:p>
    <w:p w:rsidR="00577104" w:rsidRPr="0024217C" w:rsidRDefault="00577104" w:rsidP="00577104">
      <w:pPr>
        <w:pStyle w:val="BodyText"/>
        <w:rPr>
          <w:rFonts w:ascii="Verdana" w:hAnsi="Verdana"/>
          <w:color w:val="000000"/>
          <w:sz w:val="20"/>
          <w:lang w:val="en"/>
        </w:rPr>
      </w:pPr>
      <w:bookmarkStart w:id="97" w:name="1053828"/>
      <w:bookmarkStart w:id="98" w:name="1053916"/>
      <w:bookmarkEnd w:id="97"/>
      <w:bookmarkEnd w:id="98"/>
      <w:r w:rsidRPr="0024217C">
        <w:rPr>
          <w:lang w:val="en"/>
        </w:rPr>
        <w:t xml:space="preserve">When a WebLogic server instance writes a message to </w:t>
      </w:r>
      <w:r w:rsidR="008233B6">
        <w:rPr>
          <w:lang w:val="en"/>
        </w:rPr>
        <w:t xml:space="preserve">the </w:t>
      </w:r>
      <w:r w:rsidRPr="0024217C">
        <w:rPr>
          <w:lang w:val="en"/>
        </w:rPr>
        <w:t xml:space="preserve">standard output log, the output does not include the </w:t>
      </w:r>
      <w:r w:rsidRPr="0024217C">
        <w:rPr>
          <w:rStyle w:val="HTMLCode"/>
          <w:rFonts w:ascii="Courier" w:hAnsi="Courier"/>
          <w:lang w:val="en"/>
        </w:rPr>
        <w:t>####</w:t>
      </w:r>
      <w:r w:rsidRPr="0024217C">
        <w:rPr>
          <w:lang w:val="en"/>
        </w:rPr>
        <w:t xml:space="preserve"> prefix and does not include the Server Name, Machine Name, Thread ID, and User ID fields.</w:t>
      </w:r>
    </w:p>
    <w:p w:rsidR="00577104" w:rsidRPr="0024217C" w:rsidRDefault="00577104" w:rsidP="00577104">
      <w:pPr>
        <w:pStyle w:val="BodyText"/>
        <w:rPr>
          <w:lang w:val="en"/>
        </w:rPr>
      </w:pPr>
      <w:bookmarkStart w:id="99" w:name="1053965"/>
      <w:bookmarkEnd w:id="99"/>
      <w:r w:rsidRPr="0024217C">
        <w:rPr>
          <w:lang w:val="en"/>
        </w:rPr>
        <w:t xml:space="preserve">The following is an example of how the message from the previous section would be printed to </w:t>
      </w:r>
      <w:r w:rsidR="008233B6">
        <w:rPr>
          <w:lang w:val="en"/>
        </w:rPr>
        <w:t xml:space="preserve">the </w:t>
      </w:r>
      <w:r w:rsidRPr="0024217C">
        <w:rPr>
          <w:lang w:val="en"/>
        </w:rPr>
        <w:t>standard output log:</w:t>
      </w:r>
    </w:p>
    <w:p w:rsidR="00577104" w:rsidRPr="0024217C" w:rsidRDefault="00577104" w:rsidP="00577104">
      <w:pPr>
        <w:pStyle w:val="BodyText"/>
        <w:ind w:left="720"/>
        <w:rPr>
          <w:rStyle w:val="HTMLCode"/>
          <w:rFonts w:ascii="Courier" w:hAnsi="Courier"/>
          <w:color w:val="000000"/>
          <w:lang w:val="en"/>
        </w:rPr>
      </w:pPr>
      <w:bookmarkStart w:id="100" w:name="1054016"/>
      <w:bookmarkEnd w:id="100"/>
      <w:r w:rsidRPr="0024217C">
        <w:rPr>
          <w:rStyle w:val="HTMLCode"/>
          <w:rFonts w:ascii="Courier" w:hAnsi="Courier"/>
          <w:color w:val="000000"/>
          <w:lang w:val="en"/>
        </w:rPr>
        <w:t xml:space="preserve">&lt;Sep 12, 2017 11:05:59 AM CDT&gt; &lt;Info&gt; &lt;Security&gt; &lt;BEA-090905&gt; &lt;Disabling CryptoJ JCE Provider self-integrity check for better startup performance. To enable this check, specify -Dweblogic.security.allowCryptoJDefaultJCEVerification=true&gt; </w:t>
      </w:r>
    </w:p>
    <w:p w:rsidR="00577104" w:rsidRPr="0024217C" w:rsidRDefault="00577104" w:rsidP="00577104">
      <w:pPr>
        <w:pStyle w:val="BodyText"/>
        <w:rPr>
          <w:rFonts w:ascii="Verdana" w:hAnsi="Verdana"/>
          <w:color w:val="000000"/>
          <w:szCs w:val="24"/>
          <w:lang w:val="en"/>
        </w:rPr>
      </w:pPr>
      <w:bookmarkStart w:id="101" w:name="1053959"/>
      <w:bookmarkEnd w:id="101"/>
      <w:r w:rsidRPr="0024217C">
        <w:rPr>
          <w:lang w:val="en"/>
        </w:rPr>
        <w:t>In this example, the message attributes are: Timestamp, Severity, Subsystem, Message ID, and Message Text.</w:t>
      </w:r>
    </w:p>
    <w:p w:rsidR="00577104" w:rsidRPr="0024217C" w:rsidRDefault="00577104" w:rsidP="00577104">
      <w:pPr>
        <w:pStyle w:val="BodyText"/>
        <w:rPr>
          <w:lang w:val="en"/>
        </w:rPr>
      </w:pPr>
      <w:bookmarkStart w:id="102" w:name="1032471"/>
      <w:bookmarkStart w:id="103" w:name="Local_Log_Files_Domain_Log_Files"/>
      <w:bookmarkEnd w:id="102"/>
      <w:bookmarkEnd w:id="103"/>
      <w:r w:rsidRPr="0024217C">
        <w:rPr>
          <w:lang w:val="en"/>
        </w:rPr>
        <w:t xml:space="preserve">Each WebLogic Server instance writes all messages from its subsystems and applications to a log file that is located on the local host computer. </w:t>
      </w:r>
    </w:p>
    <w:p w:rsidR="00577104" w:rsidRPr="0024217C" w:rsidRDefault="00577104" w:rsidP="00577104">
      <w:pPr>
        <w:pStyle w:val="BodyText"/>
        <w:rPr>
          <w:lang w:val="en"/>
        </w:rPr>
      </w:pPr>
      <w:bookmarkStart w:id="104" w:name="1051569"/>
      <w:bookmarkEnd w:id="104"/>
      <w:r w:rsidRPr="0024217C">
        <w:rPr>
          <w:lang w:val="en"/>
        </w:rPr>
        <w:t xml:space="preserve">In addition to writing messages to its local log file, each server instance forwards a subset of its messages to a domain-wide log file. By default, servers forward only messages of severity level ERROR or higher. </w:t>
      </w:r>
    </w:p>
    <w:p w:rsidR="00577104" w:rsidRPr="0024217C" w:rsidRDefault="00577104" w:rsidP="00577104">
      <w:pPr>
        <w:pStyle w:val="BodyText"/>
        <w:rPr>
          <w:lang w:val="en"/>
        </w:rPr>
      </w:pPr>
      <w:bookmarkStart w:id="105" w:name="1034320"/>
      <w:bookmarkEnd w:id="105"/>
      <w:r w:rsidRPr="0024217C">
        <w:rPr>
          <w:lang w:val="en"/>
        </w:rPr>
        <w:t>The ES application uses Log4j logging framework</w:t>
      </w:r>
      <w:r w:rsidR="008233B6">
        <w:rPr>
          <w:lang w:val="en"/>
        </w:rPr>
        <w:t>,</w:t>
      </w:r>
      <w:r w:rsidRPr="0024217C">
        <w:rPr>
          <w:lang w:val="en"/>
        </w:rPr>
        <w:t xml:space="preserve"> which makes it possible to enable logging at runtime without modifying the application.</w:t>
      </w:r>
    </w:p>
    <w:p w:rsidR="00577104" w:rsidRPr="00FA2C6F" w:rsidRDefault="00577104" w:rsidP="00577104">
      <w:pPr>
        <w:pStyle w:val="BodyText"/>
        <w:rPr>
          <w:lang w:val="en"/>
        </w:rPr>
      </w:pPr>
      <w:r w:rsidRPr="00FA2C6F">
        <w:rPr>
          <w:lang w:val="en"/>
        </w:rPr>
        <w:t xml:space="preserve">Log files can be accessed using a Web log portal called </w:t>
      </w:r>
      <w:hyperlink r:id="rId27" w:history="1">
        <w:r w:rsidRPr="00D62E36">
          <w:rPr>
            <w:rStyle w:val="Hyperlink"/>
            <w:lang w:val="en"/>
          </w:rPr>
          <w:t>XpoLog Center</w:t>
        </w:r>
      </w:hyperlink>
      <w:r>
        <w:rPr>
          <w:lang w:val="en"/>
        </w:rPr>
        <w:t>.</w:t>
      </w:r>
    </w:p>
    <w:p w:rsidR="00577104" w:rsidRPr="0024217C" w:rsidRDefault="00577104" w:rsidP="00577104">
      <w:pPr>
        <w:pStyle w:val="BodyText"/>
        <w:rPr>
          <w:rStyle w:val="HTMLCode"/>
        </w:rPr>
      </w:pPr>
      <w:r w:rsidRPr="0024217C">
        <w:t xml:space="preserve">The log files (server and domain) and standard output log files are located on the application servers and can also be accessed using SSH to servers. The servers have the .log and .out files located below the server root directory in logs directory. </w:t>
      </w:r>
    </w:p>
    <w:p w:rsidR="00577104" w:rsidRPr="0024217C" w:rsidRDefault="00577104" w:rsidP="00577104">
      <w:pPr>
        <w:pStyle w:val="BodyText"/>
        <w:spacing w:before="0" w:after="0"/>
        <w:ind w:left="720"/>
        <w:rPr>
          <w:rStyle w:val="HTMLCode"/>
          <w:rFonts w:ascii="Courier" w:hAnsi="Courier"/>
          <w:color w:val="000000"/>
          <w:lang w:val="en"/>
        </w:rPr>
      </w:pPr>
      <w:r w:rsidRPr="0024217C">
        <w:rPr>
          <w:rStyle w:val="HTMLCode"/>
          <w:rFonts w:ascii="Courier" w:hAnsi="Courier"/>
          <w:color w:val="000000"/>
          <w:lang w:val="en"/>
        </w:rPr>
        <w:t>./servers/&lt;serverName&gt;/logs/&lt;serverName&gt;.log</w:t>
      </w:r>
    </w:p>
    <w:p w:rsidR="00577104" w:rsidRPr="0024217C" w:rsidRDefault="00577104" w:rsidP="00577104">
      <w:pPr>
        <w:pStyle w:val="BodyText"/>
        <w:spacing w:before="0" w:after="0"/>
        <w:ind w:left="720"/>
        <w:rPr>
          <w:rStyle w:val="HTMLCode"/>
          <w:rFonts w:ascii="Courier" w:hAnsi="Courier"/>
          <w:color w:val="000000"/>
          <w:lang w:val="en"/>
        </w:rPr>
      </w:pPr>
      <w:r w:rsidRPr="0024217C">
        <w:rPr>
          <w:rStyle w:val="HTMLCode"/>
          <w:rFonts w:ascii="Courier" w:hAnsi="Courier"/>
          <w:color w:val="000000"/>
          <w:lang w:val="en"/>
        </w:rPr>
        <w:t>./servers/&lt;serverName&gt;/logs/&lt;serverName&gt;.out</w:t>
      </w:r>
    </w:p>
    <w:p w:rsidR="00577104" w:rsidRPr="0024217C" w:rsidRDefault="00577104" w:rsidP="00577104">
      <w:pPr>
        <w:pStyle w:val="BodyText"/>
        <w:spacing w:before="0" w:after="0"/>
        <w:ind w:left="720"/>
        <w:rPr>
          <w:rStyle w:val="HTMLCode"/>
          <w:rFonts w:ascii="Courier" w:hAnsi="Courier"/>
          <w:color w:val="000000"/>
          <w:lang w:val="en"/>
        </w:rPr>
      </w:pPr>
    </w:p>
    <w:p w:rsidR="00577104" w:rsidRPr="0024217C" w:rsidRDefault="00577104" w:rsidP="00577104">
      <w:pPr>
        <w:pStyle w:val="BodyText"/>
        <w:rPr>
          <w:lang w:val="en"/>
        </w:rPr>
      </w:pPr>
      <w:r w:rsidRPr="0024217C">
        <w:rPr>
          <w:lang w:val="en"/>
        </w:rPr>
        <w:t>The Log4j log files are created in the $DOMAIN_HOME directory</w:t>
      </w:r>
    </w:p>
    <w:p w:rsidR="00577104" w:rsidRPr="0024217C" w:rsidRDefault="00577104" w:rsidP="00577104">
      <w:pPr>
        <w:pStyle w:val="BodyText"/>
        <w:spacing w:before="0" w:after="0"/>
        <w:ind w:left="720"/>
      </w:pPr>
      <w:r w:rsidRPr="0024217C">
        <w:rPr>
          <w:rStyle w:val="HTMLCode"/>
          <w:rFonts w:ascii="Courier" w:hAnsi="Courier"/>
          <w:color w:val="000000"/>
          <w:lang w:val="en"/>
        </w:rPr>
        <w:t>./esr_&lt;serverName&gt;.log</w:t>
      </w:r>
    </w:p>
    <w:p w:rsidR="00BD183D" w:rsidRDefault="00BD183D" w:rsidP="008B258B">
      <w:pPr>
        <w:pStyle w:val="Heading3"/>
      </w:pPr>
      <w:bookmarkStart w:id="106" w:name="_Toc527028734"/>
      <w:r>
        <w:t>Application Error Codes and Descriptions</w:t>
      </w:r>
      <w:bookmarkEnd w:id="106"/>
    </w:p>
    <w:p w:rsidR="00084F00" w:rsidRPr="0024217C" w:rsidRDefault="00084F00" w:rsidP="00084F00">
      <w:pPr>
        <w:pStyle w:val="BodyText"/>
      </w:pPr>
      <w:r w:rsidRPr="0024217C">
        <w:t>All application errors are logged. The ES does not generate error codes, but produces and logs Java style exceptions.</w:t>
      </w:r>
    </w:p>
    <w:p w:rsidR="00BD183D" w:rsidRDefault="00CD398D" w:rsidP="00CD398D">
      <w:pPr>
        <w:pStyle w:val="Heading3"/>
      </w:pPr>
      <w:bookmarkStart w:id="107" w:name="_Toc527028735"/>
      <w:r>
        <w:t>I</w:t>
      </w:r>
      <w:r w:rsidR="00BD183D">
        <w:t>nfrastructure Errors</w:t>
      </w:r>
      <w:bookmarkEnd w:id="107"/>
    </w:p>
    <w:p w:rsidR="00084F00" w:rsidRPr="0024217C" w:rsidRDefault="00084F00" w:rsidP="00084F00">
      <w:pPr>
        <w:pStyle w:val="BodyText"/>
      </w:pPr>
      <w:r w:rsidRPr="0024217C">
        <w:t>Common errors displayed by the ES due to interactions with external systems are described in the Dependent Systems section.</w:t>
      </w:r>
    </w:p>
    <w:p w:rsidR="00BD183D" w:rsidRDefault="00BD183D" w:rsidP="00CD398D">
      <w:pPr>
        <w:pStyle w:val="Heading4"/>
      </w:pPr>
      <w:bookmarkStart w:id="108" w:name="_Toc527028736"/>
      <w:r>
        <w:t>Database</w:t>
      </w:r>
      <w:bookmarkEnd w:id="108"/>
    </w:p>
    <w:p w:rsidR="00084F00" w:rsidRPr="0024217C" w:rsidRDefault="00084F00" w:rsidP="00084F00">
      <w:pPr>
        <w:pStyle w:val="BodyText"/>
      </w:pPr>
      <w:r w:rsidRPr="0024217C">
        <w:t>All database errors are logged in the application error log.</w:t>
      </w:r>
    </w:p>
    <w:p w:rsidR="00BD183D" w:rsidRDefault="00BD183D" w:rsidP="00024AD2">
      <w:pPr>
        <w:pStyle w:val="Heading4"/>
      </w:pPr>
      <w:bookmarkStart w:id="109" w:name="_Toc527028737"/>
      <w:r>
        <w:t>Web Server</w:t>
      </w:r>
      <w:bookmarkEnd w:id="109"/>
    </w:p>
    <w:p w:rsidR="00084F00" w:rsidRPr="0024217C" w:rsidRDefault="00084F00" w:rsidP="00084F00">
      <w:pPr>
        <w:pStyle w:val="BodyText"/>
        <w:rPr>
          <w:rStyle w:val="HTMLCode"/>
          <w:rFonts w:ascii="Courier" w:hAnsi="Courier"/>
          <w:color w:val="000000"/>
          <w:lang w:val="en"/>
        </w:rPr>
      </w:pPr>
      <w:r w:rsidRPr="0024217C">
        <w:t xml:space="preserve">All Web server </w:t>
      </w:r>
      <w:r w:rsidR="00DD4477">
        <w:t>errors</w:t>
      </w:r>
      <w:r w:rsidRPr="0024217C">
        <w:t xml:space="preserve"> are logged in the application error log. </w:t>
      </w:r>
      <w:r w:rsidRPr="0024217C">
        <w:rPr>
          <w:lang w:val="en"/>
        </w:rPr>
        <w:t xml:space="preserve">In addition to server logs, </w:t>
      </w:r>
      <w:r w:rsidR="006A1D78" w:rsidRPr="006A1D78">
        <w:rPr>
          <w:lang w:val="en"/>
        </w:rPr>
        <w:t xml:space="preserve">Hypertext Transfer (or Transport) Protocol </w:t>
      </w:r>
      <w:r w:rsidR="006A1D78">
        <w:rPr>
          <w:lang w:val="en"/>
        </w:rPr>
        <w:t>(</w:t>
      </w:r>
      <w:r w:rsidRPr="0024217C">
        <w:rPr>
          <w:lang w:val="en"/>
        </w:rPr>
        <w:t>HTTP</w:t>
      </w:r>
      <w:r w:rsidR="006A1D78">
        <w:rPr>
          <w:lang w:val="en"/>
        </w:rPr>
        <w:t>)</w:t>
      </w:r>
      <w:r w:rsidRPr="0024217C">
        <w:rPr>
          <w:lang w:val="en"/>
        </w:rPr>
        <w:t xml:space="preserve"> logging is enabled on each server and the server saves HTTP requests in a separate log file, named </w:t>
      </w:r>
      <w:r w:rsidRPr="0024217C">
        <w:rPr>
          <w:i/>
          <w:lang w:val="en"/>
        </w:rPr>
        <w:t>access.log</w:t>
      </w:r>
      <w:r w:rsidRPr="0024217C">
        <w:rPr>
          <w:lang w:val="en"/>
        </w:rPr>
        <w:t xml:space="preserve"> in </w:t>
      </w:r>
    </w:p>
    <w:p w:rsidR="00084F00" w:rsidRPr="0024217C" w:rsidRDefault="00084F00" w:rsidP="00084F00">
      <w:pPr>
        <w:pStyle w:val="BodyText"/>
        <w:spacing w:before="0" w:after="0"/>
        <w:ind w:left="720"/>
        <w:rPr>
          <w:rStyle w:val="HTMLCode"/>
          <w:rFonts w:ascii="Courier" w:hAnsi="Courier"/>
          <w:color w:val="000000"/>
          <w:lang w:val="en"/>
        </w:rPr>
      </w:pPr>
      <w:r w:rsidRPr="0024217C">
        <w:rPr>
          <w:rStyle w:val="HTMLCode"/>
          <w:rFonts w:ascii="Courier" w:hAnsi="Courier"/>
          <w:color w:val="000000"/>
          <w:lang w:val="en"/>
        </w:rPr>
        <w:t>./servers/&lt;serverName&gt;/logs/access.log</w:t>
      </w:r>
    </w:p>
    <w:p w:rsidR="00BD183D" w:rsidRDefault="00BD183D" w:rsidP="00024AD2">
      <w:pPr>
        <w:pStyle w:val="Heading4"/>
      </w:pPr>
      <w:bookmarkStart w:id="110" w:name="_Toc527028738"/>
      <w:r>
        <w:t>Application Server</w:t>
      </w:r>
      <w:bookmarkEnd w:id="110"/>
    </w:p>
    <w:p w:rsidR="00084F00" w:rsidRPr="0024217C" w:rsidRDefault="00084F00" w:rsidP="00084F00">
      <w:pPr>
        <w:pStyle w:val="BodyText"/>
      </w:pPr>
      <w:r w:rsidRPr="0024217C">
        <w:t>All application server errors are logged in the application error log.</w:t>
      </w:r>
    </w:p>
    <w:p w:rsidR="00BD183D" w:rsidRDefault="00BD183D" w:rsidP="00024AD2">
      <w:pPr>
        <w:pStyle w:val="Heading4"/>
      </w:pPr>
      <w:bookmarkStart w:id="111" w:name="_Toc527028739"/>
      <w:r>
        <w:t>Network</w:t>
      </w:r>
      <w:bookmarkEnd w:id="111"/>
    </w:p>
    <w:p w:rsidR="00084F00" w:rsidRPr="0024217C" w:rsidRDefault="009B4768" w:rsidP="00084F00">
      <w:pPr>
        <w:pStyle w:val="BodyText"/>
      </w:pPr>
      <w:r>
        <w:t>N/A</w:t>
      </w:r>
      <w:r>
        <w:br/>
      </w:r>
      <w:r w:rsidR="00E35FFD" w:rsidRPr="00E35FFD">
        <w:t>Network errors can arise due to many factors, and are often beyond the extent of the ES system. For this reason, network errors are not applicable.</w:t>
      </w:r>
    </w:p>
    <w:p w:rsidR="00BD183D" w:rsidRDefault="00BD183D" w:rsidP="008B58AB">
      <w:pPr>
        <w:pStyle w:val="Heading4"/>
      </w:pPr>
      <w:bookmarkStart w:id="112" w:name="_Toc527028740"/>
      <w:r>
        <w:t>Authentication &amp; Authorization</w:t>
      </w:r>
      <w:bookmarkEnd w:id="112"/>
    </w:p>
    <w:p w:rsidR="00084F00" w:rsidRPr="0024217C" w:rsidRDefault="00084F00" w:rsidP="00084F00">
      <w:pPr>
        <w:pStyle w:val="BodyText"/>
      </w:pPr>
      <w:r w:rsidRPr="0024217C">
        <w:t>The application error log includes authentication and authorization errors caused by interactions with external systems.</w:t>
      </w:r>
    </w:p>
    <w:p w:rsidR="00134580" w:rsidRDefault="00134580" w:rsidP="00134580">
      <w:pPr>
        <w:pStyle w:val="Heading4"/>
      </w:pPr>
      <w:bookmarkStart w:id="113" w:name="_Toc527028741"/>
      <w:r w:rsidRPr="00134580">
        <w:t>Logical and Physical Descriptions</w:t>
      </w:r>
      <w:bookmarkEnd w:id="113"/>
    </w:p>
    <w:p w:rsidR="00084F00" w:rsidRPr="0024217C" w:rsidRDefault="00084F00" w:rsidP="00084F00">
      <w:pPr>
        <w:pStyle w:val="BodyText"/>
      </w:pPr>
      <w:r w:rsidRPr="0024217C">
        <w:t>From an application perspective, the ES is designed following layering and Service Oriented architectural framework. Logically, the system is segme</w:t>
      </w:r>
      <w:r w:rsidR="006A1D78">
        <w:t>nted under two major components:</w:t>
      </w:r>
      <w:r w:rsidRPr="0024217C">
        <w:t xml:space="preserve"> the enterprise framework and the application component. The enterprise framework consists of low-level system plumbing and management critical to any large mission critical system, including transaction management, security, data access layer and many more. The application component resides on top of the enterprise framework and is responsible for the business processes.</w:t>
      </w:r>
    </w:p>
    <w:p w:rsidR="0063598F" w:rsidRDefault="006A1D78" w:rsidP="0063598F">
      <w:pPr>
        <w:pStyle w:val="BodyText"/>
      </w:pPr>
      <w:r>
        <w:t xml:space="preserve">The </w:t>
      </w:r>
      <w:r w:rsidR="00275133">
        <w:t>ES</w:t>
      </w:r>
      <w:r w:rsidR="00084F00" w:rsidRPr="0024217C">
        <w:t xml:space="preserve"> application (formerly ESR) is comprised of four major modules</w:t>
      </w:r>
      <w:r w:rsidR="0063598F">
        <w:t>:</w:t>
      </w:r>
      <w:r w:rsidR="00084F00" w:rsidRPr="0024217C">
        <w:t xml:space="preserve"> Framework, Common, User Interface (UI), and Messaging</w:t>
      </w:r>
      <w:r w:rsidR="0063598F">
        <w:t>.</w:t>
      </w:r>
      <w:r w:rsidR="00084F00" w:rsidRPr="0024217C">
        <w:t xml:space="preserve"> Each of these modules is an independent set of services that are consumed by othe</w:t>
      </w:r>
      <w:r w:rsidR="0063598F">
        <w:t>r external or internal clients.</w:t>
      </w:r>
    </w:p>
    <w:p w:rsidR="0063598F" w:rsidRDefault="00084F00" w:rsidP="0063598F">
      <w:pPr>
        <w:pStyle w:val="BodyTextBullet1"/>
      </w:pPr>
      <w:r w:rsidRPr="0024217C">
        <w:t>The framework module represents the system plumbing and integration points wi</w:t>
      </w:r>
      <w:r w:rsidR="0063598F">
        <w:t>th other third-party libraries.</w:t>
      </w:r>
    </w:p>
    <w:p w:rsidR="0063598F" w:rsidRDefault="00084F00" w:rsidP="0063598F">
      <w:pPr>
        <w:pStyle w:val="BodyTextBullet1"/>
      </w:pPr>
      <w:r w:rsidRPr="0024217C">
        <w:t>The common module represents the application layer component consumed by the messaging, workflow, communication</w:t>
      </w:r>
      <w:r w:rsidR="0063598F">
        <w:t>,</w:t>
      </w:r>
      <w:r w:rsidR="006A1D78">
        <w:t xml:space="preserve"> and the </w:t>
      </w:r>
      <w:r w:rsidRPr="0024217C">
        <w:t xml:space="preserve">UI modules. </w:t>
      </w:r>
    </w:p>
    <w:p w:rsidR="0063598F" w:rsidRDefault="00084F00" w:rsidP="0063598F">
      <w:pPr>
        <w:pStyle w:val="BodyTextBullet1"/>
      </w:pPr>
      <w:r w:rsidRPr="0024217C">
        <w:t>The messaging module is the integration point between ES and other external applications. This module allows for asynchronous and synchronous communication protocols.</w:t>
      </w:r>
    </w:p>
    <w:p w:rsidR="00084F00" w:rsidRDefault="00084F00" w:rsidP="0063598F">
      <w:pPr>
        <w:pStyle w:val="BodyTextBullet1"/>
      </w:pPr>
      <w:r w:rsidRPr="0024217C">
        <w:t xml:space="preserve">The UI module </w:t>
      </w:r>
      <w:r w:rsidR="00275133">
        <w:t>is the presentation layer of ES</w:t>
      </w:r>
      <w:r w:rsidRPr="0024217C">
        <w:t xml:space="preserve">. </w:t>
      </w:r>
      <w:r w:rsidR="0063598F">
        <w:t>The</w:t>
      </w:r>
      <w:r w:rsidRPr="0024217C">
        <w:t xml:space="preserve"> end users </w:t>
      </w:r>
      <w:r w:rsidR="0063598F">
        <w:t xml:space="preserve">access this module </w:t>
      </w:r>
      <w:r w:rsidRPr="0024217C">
        <w:t>through a Web interface</w:t>
      </w:r>
      <w:r w:rsidR="0063598F">
        <w:t>,</w:t>
      </w:r>
      <w:r w:rsidRPr="0024217C">
        <w:t xml:space="preserve"> hosted on</w:t>
      </w:r>
      <w:r w:rsidR="0063598F">
        <w:t xml:space="preserve"> the</w:t>
      </w:r>
      <w:r w:rsidRPr="0024217C">
        <w:t xml:space="preserve"> VHA network.</w:t>
      </w:r>
    </w:p>
    <w:p w:rsidR="0063598F" w:rsidRDefault="0063598F">
      <w:pPr>
        <w:rPr>
          <w:sz w:val="24"/>
          <w:szCs w:val="20"/>
        </w:rPr>
      </w:pPr>
      <w:r>
        <w:br w:type="page"/>
      </w:r>
    </w:p>
    <w:p w:rsidR="0063598F" w:rsidRPr="0024217C" w:rsidRDefault="0063598F" w:rsidP="0063598F">
      <w:pPr>
        <w:pStyle w:val="BodyText"/>
      </w:pPr>
      <w:r w:rsidRPr="0024217C">
        <w:fldChar w:fldCharType="begin"/>
      </w:r>
      <w:r w:rsidRPr="0024217C">
        <w:instrText xml:space="preserve"> REF _Ref468801282 \h  \* MERGEFORMAT </w:instrText>
      </w:r>
      <w:r w:rsidRPr="0024217C">
        <w:fldChar w:fldCharType="separate"/>
      </w:r>
      <w:r w:rsidR="000554F7" w:rsidRPr="0024217C">
        <w:t xml:space="preserve">Figure </w:t>
      </w:r>
      <w:r w:rsidR="000554F7">
        <w:rPr>
          <w:noProof/>
        </w:rPr>
        <w:t>5</w:t>
      </w:r>
      <w:r w:rsidRPr="0024217C">
        <w:fldChar w:fldCharType="end"/>
      </w:r>
      <w:r>
        <w:t xml:space="preserve"> is a</w:t>
      </w:r>
      <w:r w:rsidR="00F22A9E">
        <w:t xml:space="preserve"> diagram of the </w:t>
      </w:r>
      <w:r w:rsidRPr="0024217C">
        <w:t>ES Application Architecture Overview</w:t>
      </w:r>
      <w:r>
        <w:t xml:space="preserve"> of the ES application</w:t>
      </w:r>
      <w:r w:rsidRPr="0024217C">
        <w:t>.</w:t>
      </w:r>
    </w:p>
    <w:p w:rsidR="00084F00" w:rsidRPr="0024217C" w:rsidRDefault="00084F00" w:rsidP="000E7C3E">
      <w:pPr>
        <w:pStyle w:val="Screen"/>
      </w:pPr>
      <w:r w:rsidRPr="0024217C">
        <w:drawing>
          <wp:inline distT="0" distB="0" distL="0" distR="0" wp14:anchorId="5703B6B5" wp14:editId="448519B1">
            <wp:extent cx="5486400" cy="4983153"/>
            <wp:effectExtent l="0" t="0" r="0" b="8255"/>
            <wp:docPr id="5" name="Picture 5" descr="A diagram showing the ES Application Architecture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RArchitecture_4 1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983153"/>
                    </a:xfrm>
                    <a:prstGeom prst="rect">
                      <a:avLst/>
                    </a:prstGeom>
                    <a:noFill/>
                    <a:ln>
                      <a:noFill/>
                    </a:ln>
                  </pic:spPr>
                </pic:pic>
              </a:graphicData>
            </a:graphic>
          </wp:inline>
        </w:drawing>
      </w:r>
    </w:p>
    <w:p w:rsidR="00084F00" w:rsidRPr="0024217C" w:rsidRDefault="00084F00" w:rsidP="000C7983">
      <w:pPr>
        <w:pStyle w:val="Caption"/>
      </w:pPr>
      <w:bookmarkStart w:id="114" w:name="_Ref468801282"/>
      <w:bookmarkStart w:id="115" w:name="_Toc484004725"/>
      <w:bookmarkStart w:id="116" w:name="_Toc492563112"/>
      <w:bookmarkStart w:id="117" w:name="_Toc495577542"/>
      <w:r w:rsidRPr="0024217C">
        <w:t xml:space="preserve">Figure </w:t>
      </w:r>
      <w:r w:rsidR="00E550B2">
        <w:fldChar w:fldCharType="begin"/>
      </w:r>
      <w:r w:rsidR="00E550B2">
        <w:instrText xml:space="preserve"> SEQ Figure \* ARABIC </w:instrText>
      </w:r>
      <w:r w:rsidR="00E550B2">
        <w:fldChar w:fldCharType="separate"/>
      </w:r>
      <w:r w:rsidR="000554F7">
        <w:rPr>
          <w:noProof/>
        </w:rPr>
        <w:t>5</w:t>
      </w:r>
      <w:r w:rsidR="00E550B2">
        <w:rPr>
          <w:noProof/>
        </w:rPr>
        <w:fldChar w:fldCharType="end"/>
      </w:r>
      <w:bookmarkEnd w:id="114"/>
      <w:r w:rsidRPr="0024217C">
        <w:t>: ES Application Architecture Overview</w:t>
      </w:r>
      <w:bookmarkEnd w:id="115"/>
      <w:bookmarkEnd w:id="116"/>
      <w:bookmarkEnd w:id="117"/>
    </w:p>
    <w:p w:rsidR="00084F00" w:rsidRPr="0024217C" w:rsidRDefault="00084F00" w:rsidP="00084F00">
      <w:r w:rsidRPr="0024217C">
        <w:br w:type="page"/>
      </w:r>
    </w:p>
    <w:p w:rsidR="00084F00" w:rsidRPr="0024217C" w:rsidRDefault="00084F00" w:rsidP="00084F00">
      <w:pPr>
        <w:pStyle w:val="BodyText"/>
        <w:keepNext/>
        <w:keepLines/>
      </w:pPr>
      <w:r w:rsidRPr="0024217C">
        <w:t xml:space="preserve">The ES Physical Architecture outlines the hardware components that represent the environments mentioned in </w:t>
      </w:r>
      <w:r w:rsidRPr="0024217C">
        <w:fldChar w:fldCharType="begin"/>
      </w:r>
      <w:r w:rsidRPr="0024217C">
        <w:instrText xml:space="preserve"> REF _Ref468801296 \h  \* MERGEFORMAT </w:instrText>
      </w:r>
      <w:r w:rsidRPr="0024217C">
        <w:fldChar w:fldCharType="separate"/>
      </w:r>
      <w:r w:rsidR="000554F7" w:rsidRPr="0024217C">
        <w:t xml:space="preserve">Figure </w:t>
      </w:r>
      <w:r w:rsidR="000554F7">
        <w:rPr>
          <w:noProof/>
        </w:rPr>
        <w:t>6</w:t>
      </w:r>
      <w:r w:rsidRPr="0024217C">
        <w:fldChar w:fldCharType="end"/>
      </w:r>
      <w:r w:rsidRPr="0024217C">
        <w:t>. The Web-tier is represented by a series of Web servers, the business-tier is represented by a series of application servers in clustered environment, and the enterprise information data tier is represented by pure database server</w:t>
      </w:r>
      <w:r w:rsidR="008233B6">
        <w:t>s</w:t>
      </w:r>
      <w:r w:rsidRPr="0024217C">
        <w:t>. The following sections define the ES platform with hardw</w:t>
      </w:r>
      <w:r w:rsidR="006A1D78">
        <w:t>are and software specifications:</w:t>
      </w:r>
    </w:p>
    <w:p w:rsidR="00084F00" w:rsidRPr="0024217C" w:rsidRDefault="00084F00" w:rsidP="000E7C3E">
      <w:pPr>
        <w:pStyle w:val="Screen"/>
      </w:pPr>
      <w:r w:rsidRPr="0024217C">
        <w:drawing>
          <wp:inline distT="0" distB="0" distL="0" distR="0" wp14:anchorId="41377045" wp14:editId="06DAE029">
            <wp:extent cx="5486400" cy="4202724"/>
            <wp:effectExtent l="0" t="0" r="0" b="7620"/>
            <wp:docPr id="7" name="Picture 7" descr="Diagram of ES Physic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4202724"/>
                    </a:xfrm>
                    <a:prstGeom prst="rect">
                      <a:avLst/>
                    </a:prstGeom>
                  </pic:spPr>
                </pic:pic>
              </a:graphicData>
            </a:graphic>
          </wp:inline>
        </w:drawing>
      </w:r>
    </w:p>
    <w:p w:rsidR="00084F00" w:rsidRPr="0024217C" w:rsidRDefault="00084F00" w:rsidP="000C7983">
      <w:pPr>
        <w:pStyle w:val="Caption"/>
      </w:pPr>
      <w:bookmarkStart w:id="118" w:name="_Ref468801296"/>
      <w:bookmarkStart w:id="119" w:name="_Toc484004726"/>
      <w:bookmarkStart w:id="120" w:name="_Toc492563113"/>
      <w:bookmarkStart w:id="121" w:name="_Toc495577543"/>
      <w:r w:rsidRPr="0024217C">
        <w:t xml:space="preserve">Figure </w:t>
      </w:r>
      <w:r w:rsidR="00E550B2">
        <w:fldChar w:fldCharType="begin"/>
      </w:r>
      <w:r w:rsidR="00E550B2">
        <w:instrText xml:space="preserve"> SEQ Figure \* ARABIC </w:instrText>
      </w:r>
      <w:r w:rsidR="00E550B2">
        <w:fldChar w:fldCharType="separate"/>
      </w:r>
      <w:r w:rsidR="000554F7">
        <w:rPr>
          <w:noProof/>
        </w:rPr>
        <w:t>6</w:t>
      </w:r>
      <w:r w:rsidR="00E550B2">
        <w:rPr>
          <w:noProof/>
        </w:rPr>
        <w:fldChar w:fldCharType="end"/>
      </w:r>
      <w:bookmarkEnd w:id="118"/>
      <w:r w:rsidRPr="0024217C">
        <w:t>: ES Physical Model</w:t>
      </w:r>
      <w:bookmarkEnd w:id="119"/>
      <w:bookmarkEnd w:id="120"/>
      <w:bookmarkEnd w:id="121"/>
    </w:p>
    <w:p w:rsidR="00084F00" w:rsidRPr="0024217C" w:rsidRDefault="00084F00" w:rsidP="00084F00">
      <w:r w:rsidRPr="0024217C">
        <w:br w:type="page"/>
      </w:r>
    </w:p>
    <w:p w:rsidR="00084F00" w:rsidRPr="0024217C" w:rsidRDefault="00084F00" w:rsidP="00084F00">
      <w:pPr>
        <w:pStyle w:val="BodyText"/>
      </w:pPr>
      <w:r w:rsidRPr="0024217C">
        <w:t xml:space="preserve">The ES Physical view in </w:t>
      </w:r>
      <w:r w:rsidRPr="0024217C">
        <w:fldChar w:fldCharType="begin"/>
      </w:r>
      <w:r w:rsidRPr="0024217C">
        <w:instrText xml:space="preserve"> REF _Ref468801308 \h  \* MERGEFORMAT </w:instrText>
      </w:r>
      <w:r w:rsidRPr="0024217C">
        <w:fldChar w:fldCharType="separate"/>
      </w:r>
      <w:r w:rsidR="000554F7" w:rsidRPr="0024217C">
        <w:t xml:space="preserve">Figure </w:t>
      </w:r>
      <w:r w:rsidR="000554F7">
        <w:t>7</w:t>
      </w:r>
      <w:r w:rsidRPr="0024217C">
        <w:fldChar w:fldCharType="end"/>
      </w:r>
      <w:r w:rsidRPr="0024217C">
        <w:t xml:space="preserve"> represents the deployed environment and the relationship between the different software packages and hardware components residing on the ES platform.</w:t>
      </w:r>
    </w:p>
    <w:p w:rsidR="00084F00" w:rsidRPr="0024217C" w:rsidRDefault="00084F00" w:rsidP="000E7C3E">
      <w:pPr>
        <w:pStyle w:val="Screen"/>
      </w:pPr>
      <w:r w:rsidRPr="0024217C">
        <w:drawing>
          <wp:inline distT="0" distB="0" distL="0" distR="0" wp14:anchorId="15D63740" wp14:editId="5612481F">
            <wp:extent cx="5486400" cy="2857499"/>
            <wp:effectExtent l="0" t="0" r="0" b="635"/>
            <wp:docPr id="2" name="Picture 2" descr="Diagram of the ES Production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2857499"/>
                    </a:xfrm>
                    <a:prstGeom prst="rect">
                      <a:avLst/>
                    </a:prstGeom>
                  </pic:spPr>
                </pic:pic>
              </a:graphicData>
            </a:graphic>
          </wp:inline>
        </w:drawing>
      </w:r>
    </w:p>
    <w:p w:rsidR="00084F00" w:rsidRPr="0024217C" w:rsidRDefault="00084F00" w:rsidP="000C7983">
      <w:pPr>
        <w:pStyle w:val="Caption"/>
      </w:pPr>
      <w:bookmarkStart w:id="122" w:name="_Ref468801308"/>
      <w:bookmarkStart w:id="123" w:name="_Toc484004727"/>
      <w:bookmarkStart w:id="124" w:name="_Toc492563114"/>
      <w:bookmarkStart w:id="125" w:name="_Toc495577544"/>
      <w:r w:rsidRPr="0024217C">
        <w:t xml:space="preserve">Figure </w:t>
      </w:r>
      <w:r w:rsidR="00E550B2">
        <w:fldChar w:fldCharType="begin"/>
      </w:r>
      <w:r w:rsidR="00E550B2">
        <w:instrText xml:space="preserve"> SEQ Figure \* ARABIC </w:instrText>
      </w:r>
      <w:r w:rsidR="00E550B2">
        <w:fldChar w:fldCharType="separate"/>
      </w:r>
      <w:r w:rsidR="000554F7">
        <w:rPr>
          <w:noProof/>
        </w:rPr>
        <w:t>7</w:t>
      </w:r>
      <w:r w:rsidR="00E550B2">
        <w:rPr>
          <w:noProof/>
        </w:rPr>
        <w:fldChar w:fldCharType="end"/>
      </w:r>
      <w:bookmarkEnd w:id="122"/>
      <w:r w:rsidRPr="0024217C">
        <w:t>: ES Production Configuration</w:t>
      </w:r>
      <w:bookmarkEnd w:id="123"/>
      <w:bookmarkEnd w:id="124"/>
      <w:bookmarkEnd w:id="125"/>
    </w:p>
    <w:p w:rsidR="00084F00" w:rsidRPr="0024217C" w:rsidRDefault="00084F00" w:rsidP="00084F00">
      <w:pPr>
        <w:pStyle w:val="BodyText"/>
      </w:pPr>
      <w:r w:rsidRPr="0024217C">
        <w:t>AITC maintains the hardware specifications in a configuration management database.</w:t>
      </w:r>
    </w:p>
    <w:p w:rsidR="00084F00" w:rsidRPr="0024217C" w:rsidRDefault="00084F00" w:rsidP="00084F00">
      <w:r w:rsidRPr="0024217C">
        <w:br w:type="page"/>
      </w:r>
    </w:p>
    <w:p w:rsidR="00BD183D" w:rsidRDefault="00BD183D" w:rsidP="008B58AB">
      <w:pPr>
        <w:pStyle w:val="Heading2"/>
      </w:pPr>
      <w:bookmarkStart w:id="126" w:name="_Toc527028742"/>
      <w:r>
        <w:t>Dependent System(s)</w:t>
      </w:r>
      <w:bookmarkEnd w:id="126"/>
    </w:p>
    <w:p w:rsidR="00084F00" w:rsidRPr="0024217C" w:rsidRDefault="00084F00" w:rsidP="00084F00">
      <w:pPr>
        <w:pStyle w:val="BodyText"/>
      </w:pPr>
      <w:r w:rsidRPr="0024217C">
        <w:fldChar w:fldCharType="begin"/>
      </w:r>
      <w:r w:rsidRPr="0024217C">
        <w:instrText xml:space="preserve"> REF _Ref468801338 \h  \* MERGEFORMAT </w:instrText>
      </w:r>
      <w:r w:rsidRPr="0024217C">
        <w:fldChar w:fldCharType="separate"/>
      </w:r>
      <w:r w:rsidR="000554F7" w:rsidRPr="0024217C">
        <w:t xml:space="preserve">Table </w:t>
      </w:r>
      <w:r w:rsidR="000554F7">
        <w:rPr>
          <w:noProof/>
        </w:rPr>
        <w:t>4</w:t>
      </w:r>
      <w:r w:rsidRPr="0024217C">
        <w:fldChar w:fldCharType="end"/>
      </w:r>
      <w:r w:rsidRPr="0024217C">
        <w:t xml:space="preserve"> </w:t>
      </w:r>
      <w:r w:rsidR="005C7545">
        <w:t xml:space="preserve">lists the systems </w:t>
      </w:r>
      <w:r w:rsidRPr="0024217C">
        <w:t>used by ES.</w:t>
      </w:r>
    </w:p>
    <w:p w:rsidR="00084F00" w:rsidRPr="0024217C" w:rsidRDefault="00084F00" w:rsidP="000C7983">
      <w:pPr>
        <w:pStyle w:val="Caption"/>
      </w:pPr>
      <w:bookmarkStart w:id="127" w:name="_Ref468801338"/>
      <w:bookmarkStart w:id="128" w:name="_Toc467162278"/>
      <w:bookmarkStart w:id="129" w:name="_Toc484004720"/>
      <w:bookmarkStart w:id="130" w:name="_Toc492563107"/>
      <w:bookmarkStart w:id="131" w:name="_Toc495577537"/>
      <w:r w:rsidRPr="0024217C">
        <w:t xml:space="preserve">Table </w:t>
      </w:r>
      <w:r w:rsidR="00E550B2">
        <w:fldChar w:fldCharType="begin"/>
      </w:r>
      <w:r w:rsidR="00E550B2">
        <w:instrText xml:space="preserve"> SEQ Table \* ARABIC </w:instrText>
      </w:r>
      <w:r w:rsidR="00E550B2">
        <w:fldChar w:fldCharType="separate"/>
      </w:r>
      <w:r w:rsidR="000554F7">
        <w:rPr>
          <w:noProof/>
        </w:rPr>
        <w:t>4</w:t>
      </w:r>
      <w:r w:rsidR="00E550B2">
        <w:rPr>
          <w:noProof/>
        </w:rPr>
        <w:fldChar w:fldCharType="end"/>
      </w:r>
      <w:bookmarkEnd w:id="127"/>
      <w:r w:rsidRPr="0024217C">
        <w:t>: ES Dependent Systems</w:t>
      </w:r>
      <w:bookmarkEnd w:id="128"/>
      <w:bookmarkEnd w:id="129"/>
      <w:bookmarkEnd w:id="130"/>
      <w:bookmarkEnd w:id="131"/>
    </w:p>
    <w:tbl>
      <w:tblPr>
        <w:tblStyle w:val="TableGrid"/>
        <w:tblW w:w="9360" w:type="dxa"/>
        <w:tblCellMar>
          <w:top w:w="43" w:type="dxa"/>
          <w:left w:w="43" w:type="dxa"/>
          <w:bottom w:w="43" w:type="dxa"/>
          <w:right w:w="43" w:type="dxa"/>
        </w:tblCellMar>
        <w:tblLook w:val="0620" w:firstRow="1" w:lastRow="0" w:firstColumn="0" w:lastColumn="0" w:noHBand="1" w:noVBand="1"/>
        <w:tblDescription w:val="ES Dependent Systems table lists the systems dependent on ES"/>
      </w:tblPr>
      <w:tblGrid>
        <w:gridCol w:w="1007"/>
        <w:gridCol w:w="2259"/>
        <w:gridCol w:w="3006"/>
        <w:gridCol w:w="1411"/>
        <w:gridCol w:w="1677"/>
      </w:tblGrid>
      <w:tr w:rsidR="006A1D78" w:rsidRPr="0024217C" w:rsidTr="00D2566F">
        <w:trPr>
          <w:tblHeader/>
        </w:trPr>
        <w:tc>
          <w:tcPr>
            <w:tcW w:w="0" w:type="auto"/>
            <w:shd w:val="clear" w:color="auto" w:fill="F2F2F2" w:themeFill="background1" w:themeFillShade="F2"/>
            <w:hideMark/>
          </w:tcPr>
          <w:p w:rsidR="00084F00" w:rsidRPr="0024217C" w:rsidRDefault="00084F00" w:rsidP="00D2566F">
            <w:pPr>
              <w:pStyle w:val="TableHdg"/>
            </w:pPr>
            <w:r w:rsidRPr="0024217C">
              <w:t>Internal or External</w:t>
            </w:r>
          </w:p>
        </w:tc>
        <w:tc>
          <w:tcPr>
            <w:tcW w:w="0" w:type="auto"/>
            <w:shd w:val="clear" w:color="auto" w:fill="F2F2F2" w:themeFill="background1" w:themeFillShade="F2"/>
            <w:hideMark/>
          </w:tcPr>
          <w:p w:rsidR="00084F00" w:rsidRPr="0024217C" w:rsidRDefault="00084F00" w:rsidP="00D2566F">
            <w:pPr>
              <w:pStyle w:val="TableHdg"/>
            </w:pPr>
            <w:r w:rsidRPr="0024217C">
              <w:t>Name</w:t>
            </w:r>
          </w:p>
        </w:tc>
        <w:tc>
          <w:tcPr>
            <w:tcW w:w="0" w:type="auto"/>
            <w:shd w:val="clear" w:color="auto" w:fill="F2F2F2" w:themeFill="background1" w:themeFillShade="F2"/>
            <w:hideMark/>
          </w:tcPr>
          <w:p w:rsidR="00084F00" w:rsidRPr="0024217C" w:rsidRDefault="00084F00" w:rsidP="00D2566F">
            <w:pPr>
              <w:pStyle w:val="TableHdg"/>
            </w:pPr>
            <w:r w:rsidRPr="0024217C">
              <w:t>Description</w:t>
            </w:r>
          </w:p>
        </w:tc>
        <w:tc>
          <w:tcPr>
            <w:tcW w:w="0" w:type="auto"/>
            <w:shd w:val="clear" w:color="auto" w:fill="F2F2F2" w:themeFill="background1" w:themeFillShade="F2"/>
            <w:hideMark/>
          </w:tcPr>
          <w:p w:rsidR="00084F00" w:rsidRPr="0024217C" w:rsidRDefault="00084F00" w:rsidP="00D2566F">
            <w:pPr>
              <w:pStyle w:val="TableHdg"/>
            </w:pPr>
            <w:r w:rsidRPr="0024217C">
              <w:t>Interface Name</w:t>
            </w:r>
          </w:p>
        </w:tc>
        <w:tc>
          <w:tcPr>
            <w:tcW w:w="0" w:type="auto"/>
            <w:shd w:val="clear" w:color="auto" w:fill="F2F2F2" w:themeFill="background1" w:themeFillShade="F2"/>
            <w:hideMark/>
          </w:tcPr>
          <w:p w:rsidR="00084F00" w:rsidRPr="0024217C" w:rsidRDefault="00084F00" w:rsidP="00D2566F">
            <w:pPr>
              <w:pStyle w:val="TableHdg"/>
            </w:pPr>
            <w:r w:rsidRPr="0024217C">
              <w:t>Interface System</w:t>
            </w:r>
          </w:p>
        </w:tc>
      </w:tr>
      <w:tr w:rsidR="006A1D78" w:rsidRPr="0024217C" w:rsidTr="00D2566F">
        <w:tc>
          <w:tcPr>
            <w:tcW w:w="0" w:type="auto"/>
            <w:hideMark/>
          </w:tcPr>
          <w:p w:rsidR="00084F00" w:rsidRPr="0024217C" w:rsidRDefault="00084F00" w:rsidP="00D2566F">
            <w:pPr>
              <w:pStyle w:val="TableText"/>
            </w:pPr>
            <w:r w:rsidRPr="0024217C">
              <w:t>External</w:t>
            </w:r>
          </w:p>
        </w:tc>
        <w:tc>
          <w:tcPr>
            <w:tcW w:w="0" w:type="auto"/>
            <w:hideMark/>
          </w:tcPr>
          <w:p w:rsidR="00084F00" w:rsidRPr="0024217C" w:rsidRDefault="006A1D78" w:rsidP="00D2566F">
            <w:pPr>
              <w:pStyle w:val="TableText"/>
            </w:pPr>
            <w:r>
              <w:t>Social Security Administration</w:t>
            </w:r>
            <w:r w:rsidR="00084F00" w:rsidRPr="0024217C">
              <w:t xml:space="preserve"> (SSA)</w:t>
            </w:r>
          </w:p>
        </w:tc>
        <w:tc>
          <w:tcPr>
            <w:tcW w:w="0" w:type="auto"/>
            <w:hideMark/>
          </w:tcPr>
          <w:p w:rsidR="00084F00" w:rsidRPr="0024217C" w:rsidRDefault="00084F00" w:rsidP="00D2566F">
            <w:pPr>
              <w:pStyle w:val="TableText"/>
            </w:pPr>
            <w:r w:rsidRPr="0024217C">
              <w:t>To verify Social Security numbers (SSN)</w:t>
            </w:r>
          </w:p>
        </w:tc>
        <w:tc>
          <w:tcPr>
            <w:tcW w:w="0" w:type="auto"/>
            <w:hideMark/>
          </w:tcPr>
          <w:p w:rsidR="00084F00" w:rsidRPr="0024217C" w:rsidRDefault="00084F00" w:rsidP="00D2566F">
            <w:pPr>
              <w:pStyle w:val="TableText"/>
            </w:pPr>
            <w:r w:rsidRPr="0024217C">
              <w:t>SSN Verification</w:t>
            </w:r>
          </w:p>
        </w:tc>
        <w:tc>
          <w:tcPr>
            <w:tcW w:w="0" w:type="auto"/>
            <w:hideMark/>
          </w:tcPr>
          <w:p w:rsidR="00084F00" w:rsidRPr="0024217C" w:rsidRDefault="00084F00" w:rsidP="00D2566F">
            <w:pPr>
              <w:pStyle w:val="TableText"/>
            </w:pPr>
            <w:r w:rsidRPr="0024217C">
              <w:t>SSA</w:t>
            </w:r>
          </w:p>
        </w:tc>
      </w:tr>
      <w:tr w:rsidR="006A1D78" w:rsidRPr="0024217C" w:rsidTr="00D2566F">
        <w:tc>
          <w:tcPr>
            <w:tcW w:w="0" w:type="auto"/>
            <w:hideMark/>
          </w:tcPr>
          <w:p w:rsidR="00084F00" w:rsidRPr="0024217C" w:rsidRDefault="00084F00" w:rsidP="00D2566F">
            <w:pPr>
              <w:pStyle w:val="TableText"/>
            </w:pPr>
            <w:r w:rsidRPr="0024217C">
              <w:t>Internal</w:t>
            </w:r>
          </w:p>
        </w:tc>
        <w:tc>
          <w:tcPr>
            <w:tcW w:w="0" w:type="auto"/>
            <w:hideMark/>
          </w:tcPr>
          <w:p w:rsidR="00084F00" w:rsidRPr="0024217C" w:rsidRDefault="00084F00" w:rsidP="00D2566F">
            <w:pPr>
              <w:pStyle w:val="TableText"/>
            </w:pPr>
            <w:r w:rsidRPr="0024217C">
              <w:t>AITC Mail Center</w:t>
            </w:r>
          </w:p>
        </w:tc>
        <w:tc>
          <w:tcPr>
            <w:tcW w:w="0" w:type="auto"/>
            <w:hideMark/>
          </w:tcPr>
          <w:p w:rsidR="00084F00" w:rsidRPr="0024217C" w:rsidRDefault="00084F00" w:rsidP="00D2566F">
            <w:pPr>
              <w:pStyle w:val="TableText"/>
            </w:pPr>
            <w:r w:rsidRPr="0024217C">
              <w:t>To print and mail letters to Veterans</w:t>
            </w:r>
          </w:p>
        </w:tc>
        <w:tc>
          <w:tcPr>
            <w:tcW w:w="0" w:type="auto"/>
            <w:hideMark/>
          </w:tcPr>
          <w:p w:rsidR="00084F00" w:rsidRPr="0024217C" w:rsidRDefault="00084F00" w:rsidP="00D2566F">
            <w:pPr>
              <w:pStyle w:val="TableText"/>
            </w:pPr>
            <w:r w:rsidRPr="0024217C">
              <w:t>Letters Interface</w:t>
            </w:r>
          </w:p>
        </w:tc>
        <w:tc>
          <w:tcPr>
            <w:tcW w:w="0" w:type="auto"/>
            <w:hideMark/>
          </w:tcPr>
          <w:p w:rsidR="00084F00" w:rsidRPr="0024217C" w:rsidRDefault="00084F00" w:rsidP="00D2566F">
            <w:pPr>
              <w:pStyle w:val="TableText"/>
            </w:pPr>
            <w:r w:rsidRPr="0024217C">
              <w:t>AITC mainframe</w:t>
            </w:r>
          </w:p>
        </w:tc>
      </w:tr>
      <w:tr w:rsidR="006A1D78" w:rsidRPr="0024217C" w:rsidTr="00D2566F">
        <w:tc>
          <w:tcPr>
            <w:tcW w:w="0" w:type="auto"/>
            <w:hideMark/>
          </w:tcPr>
          <w:p w:rsidR="00084F00" w:rsidRPr="0024217C" w:rsidRDefault="00084F00" w:rsidP="00D2566F">
            <w:pPr>
              <w:pStyle w:val="TableText"/>
            </w:pPr>
            <w:r w:rsidRPr="0024217C">
              <w:t>Internal</w:t>
            </w:r>
          </w:p>
        </w:tc>
        <w:tc>
          <w:tcPr>
            <w:tcW w:w="0" w:type="auto"/>
            <w:hideMark/>
          </w:tcPr>
          <w:p w:rsidR="00084F00" w:rsidRPr="0024217C" w:rsidRDefault="006A1D78" w:rsidP="00D2566F">
            <w:pPr>
              <w:pStyle w:val="TableText"/>
            </w:pPr>
            <w:r>
              <w:t>V</w:t>
            </w:r>
            <w:r w:rsidR="00084F00" w:rsidRPr="0024217C">
              <w:t>istA REE</w:t>
            </w:r>
          </w:p>
        </w:tc>
        <w:tc>
          <w:tcPr>
            <w:tcW w:w="0" w:type="auto"/>
            <w:hideMark/>
          </w:tcPr>
          <w:p w:rsidR="00084F00" w:rsidRPr="0024217C" w:rsidRDefault="00084F00" w:rsidP="00D2566F">
            <w:pPr>
              <w:pStyle w:val="TableText"/>
            </w:pPr>
            <w:r w:rsidRPr="0024217C">
              <w:t>To receive and send Veteran data</w:t>
            </w:r>
          </w:p>
        </w:tc>
        <w:tc>
          <w:tcPr>
            <w:tcW w:w="0" w:type="auto"/>
            <w:hideMark/>
          </w:tcPr>
          <w:p w:rsidR="00084F00" w:rsidRPr="0024217C" w:rsidRDefault="00084F00" w:rsidP="00D2566F">
            <w:pPr>
              <w:pStyle w:val="TableText"/>
            </w:pPr>
            <w:r w:rsidRPr="0024217C">
              <w:t>Messaging Interface</w:t>
            </w:r>
          </w:p>
        </w:tc>
        <w:tc>
          <w:tcPr>
            <w:tcW w:w="0" w:type="auto"/>
            <w:hideMark/>
          </w:tcPr>
          <w:p w:rsidR="00084F00" w:rsidRPr="0024217C" w:rsidRDefault="00084F00" w:rsidP="00D2566F">
            <w:pPr>
              <w:pStyle w:val="TableText"/>
            </w:pPr>
            <w:r w:rsidRPr="0024217C">
              <w:t>VistA Health Level 7 (HL7)</w:t>
            </w:r>
          </w:p>
        </w:tc>
      </w:tr>
      <w:tr w:rsidR="006A1D78" w:rsidRPr="0024217C" w:rsidTr="00D2566F">
        <w:tc>
          <w:tcPr>
            <w:tcW w:w="0" w:type="auto"/>
            <w:hideMark/>
          </w:tcPr>
          <w:p w:rsidR="00084F00" w:rsidRPr="0024217C" w:rsidRDefault="00084F00" w:rsidP="00D2566F">
            <w:pPr>
              <w:pStyle w:val="TableText"/>
            </w:pPr>
            <w:r w:rsidRPr="0024217C">
              <w:t>Internal</w:t>
            </w:r>
          </w:p>
        </w:tc>
        <w:tc>
          <w:tcPr>
            <w:tcW w:w="0" w:type="auto"/>
            <w:hideMark/>
          </w:tcPr>
          <w:p w:rsidR="00084F00" w:rsidRPr="0024217C" w:rsidRDefault="00084F00" w:rsidP="00D2566F">
            <w:pPr>
              <w:pStyle w:val="TableText"/>
            </w:pPr>
            <w:r w:rsidRPr="0024217C">
              <w:t>VistA Integrated Billing (IB)</w:t>
            </w:r>
          </w:p>
        </w:tc>
        <w:tc>
          <w:tcPr>
            <w:tcW w:w="0" w:type="auto"/>
            <w:hideMark/>
          </w:tcPr>
          <w:p w:rsidR="00084F00" w:rsidRPr="0024217C" w:rsidRDefault="00084F00" w:rsidP="00D2566F">
            <w:pPr>
              <w:pStyle w:val="TableText"/>
            </w:pPr>
            <w:r w:rsidRPr="0024217C">
              <w:t xml:space="preserve">To </w:t>
            </w:r>
            <w:r w:rsidR="00526585">
              <w:t xml:space="preserve">share </w:t>
            </w:r>
            <w:r w:rsidRPr="0024217C">
              <w:t>IVM conversion decisions</w:t>
            </w:r>
          </w:p>
        </w:tc>
        <w:tc>
          <w:tcPr>
            <w:tcW w:w="0" w:type="auto"/>
            <w:hideMark/>
          </w:tcPr>
          <w:p w:rsidR="00084F00" w:rsidRPr="0024217C" w:rsidRDefault="00084F00" w:rsidP="00D2566F">
            <w:pPr>
              <w:pStyle w:val="TableText"/>
            </w:pPr>
            <w:r w:rsidRPr="0024217C">
              <w:t>Messaging interface</w:t>
            </w:r>
          </w:p>
        </w:tc>
        <w:tc>
          <w:tcPr>
            <w:tcW w:w="0" w:type="auto"/>
            <w:hideMark/>
          </w:tcPr>
          <w:p w:rsidR="00084F00" w:rsidRPr="0024217C" w:rsidRDefault="00084F00" w:rsidP="00D2566F">
            <w:pPr>
              <w:pStyle w:val="TableText"/>
            </w:pPr>
            <w:r w:rsidRPr="0024217C">
              <w:t>VistA IB</w:t>
            </w:r>
          </w:p>
        </w:tc>
      </w:tr>
      <w:tr w:rsidR="006A1D78" w:rsidRPr="0024217C" w:rsidTr="00D2566F">
        <w:tc>
          <w:tcPr>
            <w:tcW w:w="0" w:type="auto"/>
            <w:hideMark/>
          </w:tcPr>
          <w:p w:rsidR="00084F00" w:rsidRPr="0024217C" w:rsidRDefault="00084F00" w:rsidP="00D2566F">
            <w:pPr>
              <w:pStyle w:val="TableText"/>
            </w:pPr>
            <w:r w:rsidRPr="0024217C">
              <w:t>Internal</w:t>
            </w:r>
          </w:p>
        </w:tc>
        <w:tc>
          <w:tcPr>
            <w:tcW w:w="0" w:type="auto"/>
            <w:hideMark/>
          </w:tcPr>
          <w:p w:rsidR="00084F00" w:rsidRPr="0024217C" w:rsidRDefault="00084F00" w:rsidP="00D2566F">
            <w:pPr>
              <w:pStyle w:val="TableText"/>
            </w:pPr>
            <w:r w:rsidRPr="0024217C">
              <w:t>Master Veteran Index (MVI)</w:t>
            </w:r>
          </w:p>
        </w:tc>
        <w:tc>
          <w:tcPr>
            <w:tcW w:w="0" w:type="auto"/>
            <w:hideMark/>
          </w:tcPr>
          <w:p w:rsidR="00084F00" w:rsidRPr="0024217C" w:rsidRDefault="00084F00" w:rsidP="00D2566F">
            <w:pPr>
              <w:pStyle w:val="TableText"/>
            </w:pPr>
            <w:r w:rsidRPr="0024217C">
              <w:t xml:space="preserve">To retrieve primary view traits, update person traits, receive Date of Death Notification, receive merge/unmerge notifications on person </w:t>
            </w:r>
            <w:r w:rsidR="009615BF" w:rsidRPr="009615BF">
              <w:t xml:space="preserve">Integration Control Number </w:t>
            </w:r>
            <w:r w:rsidR="009615BF">
              <w:t>(</w:t>
            </w:r>
            <w:r w:rsidRPr="0024217C">
              <w:t>ICN</w:t>
            </w:r>
            <w:r w:rsidR="009615BF">
              <w:t>)</w:t>
            </w:r>
          </w:p>
        </w:tc>
        <w:tc>
          <w:tcPr>
            <w:tcW w:w="0" w:type="auto"/>
            <w:hideMark/>
          </w:tcPr>
          <w:p w:rsidR="00084F00" w:rsidRPr="0024217C" w:rsidRDefault="00084F00" w:rsidP="00D2566F">
            <w:pPr>
              <w:pStyle w:val="TableText"/>
            </w:pPr>
            <w:r w:rsidRPr="0024217C">
              <w:t>MVI interface</w:t>
            </w:r>
          </w:p>
        </w:tc>
        <w:tc>
          <w:tcPr>
            <w:tcW w:w="0" w:type="auto"/>
            <w:hideMark/>
          </w:tcPr>
          <w:p w:rsidR="00084F00" w:rsidRPr="0024217C" w:rsidRDefault="00084F00" w:rsidP="00D2566F">
            <w:pPr>
              <w:pStyle w:val="TableText"/>
            </w:pPr>
            <w:r w:rsidRPr="0024217C">
              <w:t>MVI Person Service Identity Management (PSIM)</w:t>
            </w:r>
          </w:p>
        </w:tc>
      </w:tr>
      <w:tr w:rsidR="006A1D78" w:rsidRPr="0024217C" w:rsidTr="00D2566F">
        <w:tc>
          <w:tcPr>
            <w:tcW w:w="0" w:type="auto"/>
            <w:hideMark/>
          </w:tcPr>
          <w:p w:rsidR="00084F00" w:rsidRPr="0024217C" w:rsidRDefault="00084F00" w:rsidP="00D2566F">
            <w:pPr>
              <w:pStyle w:val="TableText"/>
            </w:pPr>
            <w:r w:rsidRPr="0024217C">
              <w:t>Internal</w:t>
            </w:r>
          </w:p>
        </w:tc>
        <w:tc>
          <w:tcPr>
            <w:tcW w:w="0" w:type="auto"/>
            <w:hideMark/>
          </w:tcPr>
          <w:p w:rsidR="00084F00" w:rsidRPr="0024217C" w:rsidRDefault="00084F00" w:rsidP="00D2566F">
            <w:pPr>
              <w:pStyle w:val="TableText"/>
            </w:pPr>
            <w:r w:rsidRPr="0024217C">
              <w:t>Veteran Information/Eligibility Record Services (VIERS)</w:t>
            </w:r>
          </w:p>
        </w:tc>
        <w:tc>
          <w:tcPr>
            <w:tcW w:w="0" w:type="auto"/>
            <w:hideMark/>
          </w:tcPr>
          <w:p w:rsidR="00084F00" w:rsidRPr="0024217C" w:rsidRDefault="00084F00" w:rsidP="00D2566F">
            <w:pPr>
              <w:pStyle w:val="TableText"/>
            </w:pPr>
            <w:r w:rsidRPr="0024217C">
              <w:t xml:space="preserve">Enrollment Data to support Affordable Care Act (ACA) </w:t>
            </w:r>
            <w:r w:rsidR="00792536">
              <w:t>a</w:t>
            </w:r>
            <w:r w:rsidRPr="0024217C">
              <w:t>nd eMIS queries from the Content Management System (CMS)</w:t>
            </w:r>
          </w:p>
        </w:tc>
        <w:tc>
          <w:tcPr>
            <w:tcW w:w="0" w:type="auto"/>
            <w:hideMark/>
          </w:tcPr>
          <w:p w:rsidR="00084F00" w:rsidRPr="0024217C" w:rsidRDefault="00084F00" w:rsidP="00D2566F">
            <w:pPr>
              <w:pStyle w:val="TableText"/>
            </w:pPr>
            <w:r w:rsidRPr="0024217C">
              <w:t>ACA interface</w:t>
            </w:r>
          </w:p>
        </w:tc>
        <w:tc>
          <w:tcPr>
            <w:tcW w:w="0" w:type="auto"/>
            <w:hideMark/>
          </w:tcPr>
          <w:p w:rsidR="00084F00" w:rsidRPr="0024217C" w:rsidRDefault="00084F00" w:rsidP="00D2566F">
            <w:pPr>
              <w:pStyle w:val="TableText"/>
            </w:pPr>
            <w:r w:rsidRPr="0024217C">
              <w:t>VIERS</w:t>
            </w:r>
          </w:p>
        </w:tc>
      </w:tr>
      <w:tr w:rsidR="006A1D78" w:rsidRPr="0024217C" w:rsidTr="00D2566F">
        <w:tc>
          <w:tcPr>
            <w:tcW w:w="0" w:type="auto"/>
            <w:hideMark/>
          </w:tcPr>
          <w:p w:rsidR="00084F00" w:rsidRPr="0024217C" w:rsidRDefault="00084F00" w:rsidP="00D2566F">
            <w:pPr>
              <w:pStyle w:val="TableText"/>
            </w:pPr>
            <w:r w:rsidRPr="0024217C">
              <w:t>Internal</w:t>
            </w:r>
          </w:p>
        </w:tc>
        <w:tc>
          <w:tcPr>
            <w:tcW w:w="0" w:type="auto"/>
            <w:hideMark/>
          </w:tcPr>
          <w:p w:rsidR="00084F00" w:rsidRPr="0024217C" w:rsidRDefault="00084F00" w:rsidP="00D2566F">
            <w:pPr>
              <w:pStyle w:val="TableText"/>
            </w:pPr>
            <w:r w:rsidRPr="0024217C">
              <w:t>VA/DoD Identity Repository (VADIR)</w:t>
            </w:r>
          </w:p>
        </w:tc>
        <w:tc>
          <w:tcPr>
            <w:tcW w:w="0" w:type="auto"/>
            <w:hideMark/>
          </w:tcPr>
          <w:p w:rsidR="00084F00" w:rsidRPr="0024217C" w:rsidRDefault="00084F00" w:rsidP="00D2566F">
            <w:pPr>
              <w:pStyle w:val="TableText"/>
            </w:pPr>
            <w:r w:rsidRPr="0024217C">
              <w:t xml:space="preserve">To retrieve </w:t>
            </w:r>
            <w:r w:rsidR="00D2216D">
              <w:t>m</w:t>
            </w:r>
            <w:r w:rsidRPr="0024217C">
              <w:t xml:space="preserve">ilitary </w:t>
            </w:r>
            <w:r w:rsidR="00D2216D">
              <w:t>s</w:t>
            </w:r>
            <w:r w:rsidRPr="0024217C">
              <w:t xml:space="preserve">ervice </w:t>
            </w:r>
            <w:r w:rsidR="00D2216D">
              <w:t>d</w:t>
            </w:r>
            <w:r w:rsidRPr="0024217C">
              <w:t>ata</w:t>
            </w:r>
          </w:p>
        </w:tc>
        <w:tc>
          <w:tcPr>
            <w:tcW w:w="0" w:type="auto"/>
            <w:hideMark/>
          </w:tcPr>
          <w:p w:rsidR="00084F00" w:rsidRPr="0024217C" w:rsidRDefault="00084F00" w:rsidP="00D2566F">
            <w:pPr>
              <w:pStyle w:val="TableText"/>
            </w:pPr>
            <w:r w:rsidRPr="0024217C">
              <w:t>Enterprise Military Information Service (eMIS)</w:t>
            </w:r>
          </w:p>
        </w:tc>
        <w:tc>
          <w:tcPr>
            <w:tcW w:w="0" w:type="auto"/>
            <w:hideMark/>
          </w:tcPr>
          <w:p w:rsidR="00084F00" w:rsidRPr="0024217C" w:rsidRDefault="00084F00" w:rsidP="00D2566F">
            <w:pPr>
              <w:pStyle w:val="TableText"/>
            </w:pPr>
            <w:r w:rsidRPr="0024217C">
              <w:t>VADIR/</w:t>
            </w:r>
          </w:p>
          <w:p w:rsidR="00084F00" w:rsidRPr="0024217C" w:rsidRDefault="00084F00" w:rsidP="00D2566F">
            <w:pPr>
              <w:pStyle w:val="TableText"/>
            </w:pPr>
            <w:r w:rsidRPr="0024217C">
              <w:t>Beneficiary Identification Records Locator System (BIRLS)</w:t>
            </w:r>
          </w:p>
        </w:tc>
      </w:tr>
      <w:tr w:rsidR="006A1D78" w:rsidRPr="0024217C" w:rsidTr="00D2566F">
        <w:tc>
          <w:tcPr>
            <w:tcW w:w="0" w:type="auto"/>
            <w:hideMark/>
          </w:tcPr>
          <w:p w:rsidR="00084F00" w:rsidRPr="0024217C" w:rsidRDefault="00084F00" w:rsidP="00D2566F">
            <w:pPr>
              <w:pStyle w:val="TableText"/>
            </w:pPr>
            <w:r w:rsidRPr="0024217C">
              <w:t>Internal</w:t>
            </w:r>
          </w:p>
        </w:tc>
        <w:tc>
          <w:tcPr>
            <w:tcW w:w="0" w:type="auto"/>
            <w:hideMark/>
          </w:tcPr>
          <w:p w:rsidR="00084F00" w:rsidRPr="0024217C" w:rsidRDefault="00084F00" w:rsidP="00D2566F">
            <w:pPr>
              <w:pStyle w:val="TableText"/>
            </w:pPr>
            <w:r w:rsidRPr="0024217C">
              <w:t>Corporate Data Warehouse (CDW)</w:t>
            </w:r>
          </w:p>
        </w:tc>
        <w:tc>
          <w:tcPr>
            <w:tcW w:w="0" w:type="auto"/>
            <w:hideMark/>
          </w:tcPr>
          <w:p w:rsidR="00084F00" w:rsidRPr="0024217C" w:rsidRDefault="00D2216D" w:rsidP="00D2566F">
            <w:pPr>
              <w:pStyle w:val="TableText"/>
            </w:pPr>
            <w:r>
              <w:t>To retrieve primary care provider d</w:t>
            </w:r>
            <w:r w:rsidR="00084F00" w:rsidRPr="0024217C">
              <w:t>ata</w:t>
            </w:r>
          </w:p>
        </w:tc>
        <w:tc>
          <w:tcPr>
            <w:tcW w:w="0" w:type="auto"/>
            <w:hideMark/>
          </w:tcPr>
          <w:p w:rsidR="00084F00" w:rsidRPr="0024217C" w:rsidRDefault="00084F00" w:rsidP="00D2566F">
            <w:pPr>
              <w:pStyle w:val="TableText"/>
            </w:pPr>
            <w:r w:rsidRPr="0024217C">
              <w:t>Preferred Facility</w:t>
            </w:r>
          </w:p>
        </w:tc>
        <w:tc>
          <w:tcPr>
            <w:tcW w:w="0" w:type="auto"/>
            <w:hideMark/>
          </w:tcPr>
          <w:p w:rsidR="00084F00" w:rsidRPr="0024217C" w:rsidRDefault="00084F00" w:rsidP="00D2566F">
            <w:pPr>
              <w:pStyle w:val="TableText"/>
            </w:pPr>
            <w:r w:rsidRPr="0024217C">
              <w:t>CDW</w:t>
            </w:r>
          </w:p>
        </w:tc>
      </w:tr>
      <w:tr w:rsidR="006A1D78" w:rsidRPr="0024217C" w:rsidTr="00D2566F">
        <w:tc>
          <w:tcPr>
            <w:tcW w:w="0" w:type="auto"/>
            <w:hideMark/>
          </w:tcPr>
          <w:p w:rsidR="00084F00" w:rsidRPr="0024217C" w:rsidRDefault="00084F00" w:rsidP="00D2566F">
            <w:pPr>
              <w:pStyle w:val="TableText"/>
            </w:pPr>
            <w:r w:rsidRPr="0024217C">
              <w:t>External</w:t>
            </w:r>
          </w:p>
        </w:tc>
        <w:tc>
          <w:tcPr>
            <w:tcW w:w="0" w:type="auto"/>
            <w:hideMark/>
          </w:tcPr>
          <w:p w:rsidR="00084F00" w:rsidRPr="0024217C" w:rsidRDefault="00084F00" w:rsidP="00D2566F">
            <w:pPr>
              <w:pStyle w:val="TableText"/>
            </w:pPr>
            <w:r w:rsidRPr="0024217C">
              <w:t>CMS</w:t>
            </w:r>
          </w:p>
        </w:tc>
        <w:tc>
          <w:tcPr>
            <w:tcW w:w="0" w:type="auto"/>
            <w:hideMark/>
          </w:tcPr>
          <w:p w:rsidR="00084F00" w:rsidRPr="0024217C" w:rsidRDefault="00084F00" w:rsidP="00D2566F">
            <w:pPr>
              <w:pStyle w:val="TableText"/>
            </w:pPr>
            <w:r w:rsidRPr="0024217C">
              <w:t>To print and mail handbooks and inserts</w:t>
            </w:r>
          </w:p>
        </w:tc>
        <w:tc>
          <w:tcPr>
            <w:tcW w:w="0" w:type="auto"/>
            <w:hideMark/>
          </w:tcPr>
          <w:p w:rsidR="00084F00" w:rsidRPr="0024217C" w:rsidRDefault="00084F00" w:rsidP="00D2566F">
            <w:pPr>
              <w:pStyle w:val="TableText"/>
            </w:pPr>
            <w:r w:rsidRPr="0024217C">
              <w:t>Handbook</w:t>
            </w:r>
          </w:p>
        </w:tc>
        <w:tc>
          <w:tcPr>
            <w:tcW w:w="0" w:type="auto"/>
            <w:hideMark/>
          </w:tcPr>
          <w:p w:rsidR="00084F00" w:rsidRPr="0024217C" w:rsidRDefault="00084F00" w:rsidP="00D2566F">
            <w:pPr>
              <w:pStyle w:val="TableText"/>
            </w:pPr>
            <w:r w:rsidRPr="0024217C">
              <w:t>NPC</w:t>
            </w:r>
          </w:p>
        </w:tc>
      </w:tr>
      <w:tr w:rsidR="006A1D78" w:rsidRPr="0024217C" w:rsidTr="00D2566F">
        <w:tc>
          <w:tcPr>
            <w:tcW w:w="0" w:type="auto"/>
            <w:hideMark/>
          </w:tcPr>
          <w:p w:rsidR="00084F00" w:rsidRPr="0024217C" w:rsidRDefault="00084F00" w:rsidP="00D2566F">
            <w:pPr>
              <w:pStyle w:val="TableText"/>
            </w:pPr>
            <w:r w:rsidRPr="0024217C">
              <w:t>Internal</w:t>
            </w:r>
          </w:p>
        </w:tc>
        <w:tc>
          <w:tcPr>
            <w:tcW w:w="0" w:type="auto"/>
            <w:hideMark/>
          </w:tcPr>
          <w:p w:rsidR="00084F00" w:rsidRPr="0024217C" w:rsidRDefault="00084F00" w:rsidP="00D2566F">
            <w:pPr>
              <w:pStyle w:val="TableText"/>
            </w:pPr>
            <w:r w:rsidRPr="0024217C">
              <w:t>IVM</w:t>
            </w:r>
          </w:p>
        </w:tc>
        <w:tc>
          <w:tcPr>
            <w:tcW w:w="0" w:type="auto"/>
            <w:hideMark/>
          </w:tcPr>
          <w:p w:rsidR="00084F00" w:rsidRPr="0024217C" w:rsidRDefault="00084F00" w:rsidP="00D2566F">
            <w:pPr>
              <w:pStyle w:val="TableText"/>
            </w:pPr>
            <w:r w:rsidRPr="0024217C">
              <w:t>To share person data and receive case decisions (conversions/reversals) and predetermine the enrollment</w:t>
            </w:r>
          </w:p>
        </w:tc>
        <w:tc>
          <w:tcPr>
            <w:tcW w:w="0" w:type="auto"/>
            <w:hideMark/>
          </w:tcPr>
          <w:p w:rsidR="00084F00" w:rsidRPr="0024217C" w:rsidRDefault="0067651E" w:rsidP="00D2566F">
            <w:pPr>
              <w:pStyle w:val="TableText"/>
            </w:pPr>
            <w:r>
              <w:t>IVM bi</w:t>
            </w:r>
            <w:r w:rsidR="00084F00" w:rsidRPr="0024217C">
              <w:t>directional</w:t>
            </w:r>
          </w:p>
        </w:tc>
        <w:tc>
          <w:tcPr>
            <w:tcW w:w="0" w:type="auto"/>
            <w:hideMark/>
          </w:tcPr>
          <w:p w:rsidR="00084F00" w:rsidRPr="0024217C" w:rsidRDefault="00084F00" w:rsidP="00D2566F">
            <w:pPr>
              <w:pStyle w:val="TableText"/>
            </w:pPr>
            <w:r w:rsidRPr="0024217C">
              <w:t>IVM</w:t>
            </w:r>
          </w:p>
        </w:tc>
      </w:tr>
      <w:tr w:rsidR="006A1D78" w:rsidRPr="0024217C" w:rsidTr="00D2566F">
        <w:tc>
          <w:tcPr>
            <w:tcW w:w="0" w:type="auto"/>
            <w:hideMark/>
          </w:tcPr>
          <w:p w:rsidR="00084F00" w:rsidRPr="0024217C" w:rsidRDefault="00084F00" w:rsidP="00D2566F">
            <w:pPr>
              <w:pStyle w:val="TableText"/>
            </w:pPr>
            <w:r w:rsidRPr="0024217C">
              <w:t>Internal</w:t>
            </w:r>
          </w:p>
        </w:tc>
        <w:tc>
          <w:tcPr>
            <w:tcW w:w="0" w:type="auto"/>
            <w:hideMark/>
          </w:tcPr>
          <w:p w:rsidR="00084F00" w:rsidRPr="0024217C" w:rsidRDefault="008233B6" w:rsidP="008233B6">
            <w:pPr>
              <w:pStyle w:val="TableText"/>
            </w:pPr>
            <w:r>
              <w:t>Veteran</w:t>
            </w:r>
            <w:r w:rsidR="00084F00" w:rsidRPr="006E68DF">
              <w:t xml:space="preserve">s </w:t>
            </w:r>
            <w:r>
              <w:t>Benefits Handbook</w:t>
            </w:r>
          </w:p>
        </w:tc>
        <w:tc>
          <w:tcPr>
            <w:tcW w:w="0" w:type="auto"/>
            <w:hideMark/>
          </w:tcPr>
          <w:p w:rsidR="00084F00" w:rsidRPr="0024217C" w:rsidRDefault="00084F00" w:rsidP="00AB6365">
            <w:pPr>
              <w:pStyle w:val="TableText"/>
            </w:pPr>
            <w:r w:rsidRPr="0024217C">
              <w:t xml:space="preserve">To </w:t>
            </w:r>
            <w:r w:rsidR="00AB6365">
              <w:t>allow</w:t>
            </w:r>
            <w:r w:rsidRPr="0024217C">
              <w:t xml:space="preserve"> Veterans </w:t>
            </w:r>
            <w:r w:rsidR="00AB6365">
              <w:t>to access on-demand personalized and dynamic health benefits-related handbook</w:t>
            </w:r>
          </w:p>
        </w:tc>
        <w:tc>
          <w:tcPr>
            <w:tcW w:w="0" w:type="auto"/>
            <w:hideMark/>
          </w:tcPr>
          <w:p w:rsidR="00084F00" w:rsidRPr="0024217C" w:rsidRDefault="008233B6" w:rsidP="00D2566F">
            <w:pPr>
              <w:pStyle w:val="TableText"/>
            </w:pPr>
            <w:r>
              <w:t>Handbook Portal</w:t>
            </w:r>
          </w:p>
        </w:tc>
        <w:tc>
          <w:tcPr>
            <w:tcW w:w="0" w:type="auto"/>
            <w:hideMark/>
          </w:tcPr>
          <w:p w:rsidR="00084F00" w:rsidRPr="0024217C" w:rsidRDefault="0025748E" w:rsidP="008233B6">
            <w:pPr>
              <w:pStyle w:val="TableText"/>
            </w:pPr>
            <w:r>
              <w:t>VOA</w:t>
            </w:r>
          </w:p>
        </w:tc>
      </w:tr>
      <w:tr w:rsidR="006A1D78" w:rsidRPr="0024217C" w:rsidTr="00D2566F">
        <w:tc>
          <w:tcPr>
            <w:tcW w:w="0" w:type="auto"/>
            <w:hideMark/>
          </w:tcPr>
          <w:p w:rsidR="00084F00" w:rsidRPr="0024217C" w:rsidRDefault="00084F00" w:rsidP="00D2566F">
            <w:pPr>
              <w:pStyle w:val="TableText"/>
            </w:pPr>
            <w:r w:rsidRPr="0024217C">
              <w:t>External</w:t>
            </w:r>
          </w:p>
        </w:tc>
        <w:tc>
          <w:tcPr>
            <w:tcW w:w="0" w:type="auto"/>
            <w:hideMark/>
          </w:tcPr>
          <w:p w:rsidR="00084F00" w:rsidRPr="0024217C" w:rsidRDefault="00084F00" w:rsidP="00D2566F">
            <w:pPr>
              <w:pStyle w:val="TableText"/>
            </w:pPr>
            <w:r w:rsidRPr="0024217C">
              <w:t>National Change of Address (NCOA)</w:t>
            </w:r>
          </w:p>
        </w:tc>
        <w:tc>
          <w:tcPr>
            <w:tcW w:w="0" w:type="auto"/>
            <w:hideMark/>
          </w:tcPr>
          <w:p w:rsidR="00084F00" w:rsidRPr="0024217C" w:rsidRDefault="00084F00" w:rsidP="00D2566F">
            <w:pPr>
              <w:pStyle w:val="TableText"/>
            </w:pPr>
            <w:r w:rsidRPr="0024217C">
              <w:t>To receive address corrections</w:t>
            </w:r>
          </w:p>
        </w:tc>
        <w:tc>
          <w:tcPr>
            <w:tcW w:w="0" w:type="auto"/>
            <w:hideMark/>
          </w:tcPr>
          <w:p w:rsidR="00084F00" w:rsidRPr="0024217C" w:rsidRDefault="00084F00" w:rsidP="00D2566F">
            <w:pPr>
              <w:pStyle w:val="TableText"/>
            </w:pPr>
            <w:r w:rsidRPr="0024217C">
              <w:t>Address Verification</w:t>
            </w:r>
          </w:p>
        </w:tc>
        <w:tc>
          <w:tcPr>
            <w:tcW w:w="0" w:type="auto"/>
            <w:hideMark/>
          </w:tcPr>
          <w:p w:rsidR="00084F00" w:rsidRPr="0024217C" w:rsidRDefault="00084F00" w:rsidP="00D2566F">
            <w:pPr>
              <w:pStyle w:val="TableText"/>
            </w:pPr>
            <w:r w:rsidRPr="0024217C">
              <w:t>NCOA</w:t>
            </w:r>
          </w:p>
        </w:tc>
      </w:tr>
      <w:tr w:rsidR="006A1D78" w:rsidRPr="0024217C" w:rsidTr="00D2566F">
        <w:tc>
          <w:tcPr>
            <w:tcW w:w="0" w:type="auto"/>
            <w:hideMark/>
          </w:tcPr>
          <w:p w:rsidR="00084F00" w:rsidRPr="0024217C" w:rsidRDefault="00084F00" w:rsidP="00D2566F">
            <w:pPr>
              <w:pStyle w:val="TableText"/>
            </w:pPr>
            <w:r w:rsidRPr="0024217C">
              <w:t>Internal</w:t>
            </w:r>
          </w:p>
        </w:tc>
        <w:tc>
          <w:tcPr>
            <w:tcW w:w="0" w:type="auto"/>
            <w:hideMark/>
          </w:tcPr>
          <w:p w:rsidR="00084F00" w:rsidRPr="0024217C" w:rsidRDefault="00084F00" w:rsidP="00D2566F">
            <w:pPr>
              <w:pStyle w:val="TableText"/>
            </w:pPr>
            <w:r w:rsidRPr="0024217C">
              <w:t>Master Veteran Record (MVR)</w:t>
            </w:r>
          </w:p>
        </w:tc>
        <w:tc>
          <w:tcPr>
            <w:tcW w:w="0" w:type="auto"/>
            <w:hideMark/>
          </w:tcPr>
          <w:p w:rsidR="00084F00" w:rsidRPr="0024217C" w:rsidRDefault="00084F00" w:rsidP="00D2566F">
            <w:pPr>
              <w:pStyle w:val="TableText"/>
            </w:pPr>
            <w:r w:rsidRPr="0024217C">
              <w:t>Sending of solicited eligibility/enrollment information and the receiving of unsolicited eligibility/enrollment information</w:t>
            </w:r>
          </w:p>
        </w:tc>
        <w:tc>
          <w:tcPr>
            <w:tcW w:w="0" w:type="auto"/>
            <w:hideMark/>
          </w:tcPr>
          <w:p w:rsidR="00084F00" w:rsidRPr="0024217C" w:rsidRDefault="00084F00" w:rsidP="00D2566F">
            <w:pPr>
              <w:pStyle w:val="TableText"/>
            </w:pPr>
            <w:r w:rsidRPr="0024217C">
              <w:t>MVR</w:t>
            </w:r>
          </w:p>
        </w:tc>
        <w:tc>
          <w:tcPr>
            <w:tcW w:w="0" w:type="auto"/>
            <w:hideMark/>
          </w:tcPr>
          <w:p w:rsidR="00084F00" w:rsidRPr="0024217C" w:rsidRDefault="00084F00" w:rsidP="00D2566F">
            <w:pPr>
              <w:pStyle w:val="TableText"/>
            </w:pPr>
            <w:r w:rsidRPr="0024217C">
              <w:t>Veterans Benefit Administration (VBA)</w:t>
            </w:r>
          </w:p>
        </w:tc>
      </w:tr>
      <w:tr w:rsidR="006A1D78" w:rsidRPr="0024217C" w:rsidTr="00D2566F">
        <w:tc>
          <w:tcPr>
            <w:tcW w:w="0" w:type="auto"/>
            <w:hideMark/>
          </w:tcPr>
          <w:p w:rsidR="00084F00" w:rsidRPr="0024217C" w:rsidRDefault="00084F00" w:rsidP="00D2566F">
            <w:pPr>
              <w:pStyle w:val="TableText"/>
            </w:pPr>
            <w:r w:rsidRPr="0024217C">
              <w:t>Internal</w:t>
            </w:r>
          </w:p>
        </w:tc>
        <w:tc>
          <w:tcPr>
            <w:tcW w:w="0" w:type="auto"/>
            <w:hideMark/>
          </w:tcPr>
          <w:p w:rsidR="00084F00" w:rsidRPr="0024217C" w:rsidRDefault="00084F00" w:rsidP="00D2566F">
            <w:pPr>
              <w:pStyle w:val="TableText"/>
            </w:pPr>
            <w:r w:rsidRPr="0024217C">
              <w:t>VistA</w:t>
            </w:r>
          </w:p>
        </w:tc>
        <w:tc>
          <w:tcPr>
            <w:tcW w:w="0" w:type="auto"/>
            <w:hideMark/>
          </w:tcPr>
          <w:p w:rsidR="00084F00" w:rsidRPr="0024217C" w:rsidRDefault="00084F00" w:rsidP="00D2566F">
            <w:pPr>
              <w:pStyle w:val="TableText"/>
            </w:pPr>
            <w:r w:rsidRPr="0024217C">
              <w:t>Sending of solicited eligibility/enrollment information and the receiving of unsolicited eligibility/enrollment information</w:t>
            </w:r>
          </w:p>
        </w:tc>
        <w:tc>
          <w:tcPr>
            <w:tcW w:w="0" w:type="auto"/>
            <w:hideMark/>
          </w:tcPr>
          <w:p w:rsidR="00084F00" w:rsidRPr="0024217C" w:rsidRDefault="00084F00" w:rsidP="00D2566F">
            <w:pPr>
              <w:pStyle w:val="TableText"/>
            </w:pPr>
            <w:r w:rsidRPr="0024217C">
              <w:t>VistA</w:t>
            </w:r>
          </w:p>
        </w:tc>
        <w:tc>
          <w:tcPr>
            <w:tcW w:w="0" w:type="auto"/>
            <w:hideMark/>
          </w:tcPr>
          <w:p w:rsidR="00084F00" w:rsidRPr="0024217C" w:rsidRDefault="00084F00" w:rsidP="00D2566F">
            <w:pPr>
              <w:pStyle w:val="TableText"/>
            </w:pPr>
            <w:r w:rsidRPr="0024217C">
              <w:t>VistA REE</w:t>
            </w:r>
          </w:p>
        </w:tc>
      </w:tr>
      <w:tr w:rsidR="006A1D78" w:rsidRPr="0024217C" w:rsidTr="00D2566F">
        <w:tc>
          <w:tcPr>
            <w:tcW w:w="0" w:type="auto"/>
            <w:hideMark/>
          </w:tcPr>
          <w:p w:rsidR="00084F00" w:rsidRPr="0024217C" w:rsidRDefault="00084F00" w:rsidP="00D2566F">
            <w:pPr>
              <w:pStyle w:val="TableText"/>
            </w:pPr>
            <w:r w:rsidRPr="0024217C">
              <w:t>Internal</w:t>
            </w:r>
          </w:p>
        </w:tc>
        <w:tc>
          <w:tcPr>
            <w:tcW w:w="0" w:type="auto"/>
            <w:hideMark/>
          </w:tcPr>
          <w:p w:rsidR="00084F00" w:rsidRPr="0024217C" w:rsidRDefault="00084F00" w:rsidP="00546157">
            <w:pPr>
              <w:pStyle w:val="TableText"/>
            </w:pPr>
            <w:r w:rsidRPr="0024217C">
              <w:t>VHIC</w:t>
            </w:r>
          </w:p>
        </w:tc>
        <w:tc>
          <w:tcPr>
            <w:tcW w:w="0" w:type="auto"/>
            <w:hideMark/>
          </w:tcPr>
          <w:p w:rsidR="00084F00" w:rsidRPr="0024217C" w:rsidRDefault="00084F00" w:rsidP="00D2566F">
            <w:pPr>
              <w:pStyle w:val="TableText"/>
            </w:pPr>
            <w:r w:rsidRPr="0024217C">
              <w:t>Query Veteran’s identity card details and status</w:t>
            </w:r>
          </w:p>
        </w:tc>
        <w:tc>
          <w:tcPr>
            <w:tcW w:w="0" w:type="auto"/>
            <w:hideMark/>
          </w:tcPr>
          <w:p w:rsidR="00084F00" w:rsidRPr="0024217C" w:rsidRDefault="00084F00" w:rsidP="00D2566F">
            <w:pPr>
              <w:pStyle w:val="TableText"/>
            </w:pPr>
            <w:r w:rsidRPr="0024217C">
              <w:t>VHIC interface</w:t>
            </w:r>
          </w:p>
        </w:tc>
        <w:tc>
          <w:tcPr>
            <w:tcW w:w="0" w:type="auto"/>
            <w:hideMark/>
          </w:tcPr>
          <w:p w:rsidR="00084F00" w:rsidRPr="0024217C" w:rsidRDefault="00084F00" w:rsidP="00D2566F">
            <w:pPr>
              <w:pStyle w:val="TableText"/>
            </w:pPr>
            <w:r w:rsidRPr="0024217C">
              <w:t>VHIC</w:t>
            </w:r>
          </w:p>
        </w:tc>
      </w:tr>
      <w:tr w:rsidR="006A1D78" w:rsidRPr="0024217C" w:rsidTr="00D2566F">
        <w:tc>
          <w:tcPr>
            <w:tcW w:w="0" w:type="auto"/>
          </w:tcPr>
          <w:p w:rsidR="00084F00" w:rsidRPr="0024217C" w:rsidRDefault="00084F00" w:rsidP="00D2566F">
            <w:pPr>
              <w:pStyle w:val="TableText"/>
            </w:pPr>
            <w:r w:rsidRPr="0024217C">
              <w:t>External</w:t>
            </w:r>
          </w:p>
        </w:tc>
        <w:tc>
          <w:tcPr>
            <w:tcW w:w="0" w:type="auto"/>
          </w:tcPr>
          <w:p w:rsidR="00084F00" w:rsidRPr="0024217C" w:rsidRDefault="00084F00" w:rsidP="00D2566F">
            <w:pPr>
              <w:pStyle w:val="TableText"/>
            </w:pPr>
            <w:r w:rsidRPr="0024217C">
              <w:t>I</w:t>
            </w:r>
            <w:r w:rsidR="00E930DD">
              <w:t>nternal Revenue Service (I</w:t>
            </w:r>
            <w:r w:rsidRPr="0024217C">
              <w:t>RS</w:t>
            </w:r>
            <w:r w:rsidR="00E930DD">
              <w:t>)</w:t>
            </w:r>
          </w:p>
        </w:tc>
        <w:tc>
          <w:tcPr>
            <w:tcW w:w="0" w:type="auto"/>
          </w:tcPr>
          <w:p w:rsidR="00084F00" w:rsidRPr="0024217C" w:rsidRDefault="00084F00" w:rsidP="00D2566F">
            <w:pPr>
              <w:pStyle w:val="TableText"/>
            </w:pPr>
            <w:r w:rsidRPr="0024217C">
              <w:t>Service provider for the 1095B coverage period transactions</w:t>
            </w:r>
          </w:p>
        </w:tc>
        <w:tc>
          <w:tcPr>
            <w:tcW w:w="0" w:type="auto"/>
          </w:tcPr>
          <w:p w:rsidR="00084F00" w:rsidRPr="0024217C" w:rsidRDefault="00084F00" w:rsidP="00D2566F">
            <w:pPr>
              <w:pStyle w:val="TableText"/>
            </w:pPr>
            <w:r w:rsidRPr="0024217C">
              <w:t>IRS</w:t>
            </w:r>
          </w:p>
        </w:tc>
        <w:tc>
          <w:tcPr>
            <w:tcW w:w="0" w:type="auto"/>
          </w:tcPr>
          <w:p w:rsidR="00084F00" w:rsidRPr="0024217C" w:rsidRDefault="00084F00" w:rsidP="00D2566F">
            <w:pPr>
              <w:pStyle w:val="TableText"/>
            </w:pPr>
            <w:r w:rsidRPr="0024217C">
              <w:t>IRS</w:t>
            </w:r>
          </w:p>
        </w:tc>
      </w:tr>
      <w:tr w:rsidR="006A1D78" w:rsidRPr="0024217C" w:rsidTr="007366FD">
        <w:tc>
          <w:tcPr>
            <w:tcW w:w="0" w:type="auto"/>
          </w:tcPr>
          <w:p w:rsidR="00275133" w:rsidRPr="0024217C" w:rsidRDefault="00275133" w:rsidP="007366FD">
            <w:pPr>
              <w:pStyle w:val="TableText"/>
            </w:pPr>
            <w:r>
              <w:t>External</w:t>
            </w:r>
          </w:p>
        </w:tc>
        <w:tc>
          <w:tcPr>
            <w:tcW w:w="0" w:type="auto"/>
          </w:tcPr>
          <w:p w:rsidR="00275133" w:rsidRPr="0024217C" w:rsidRDefault="00275133" w:rsidP="007366FD">
            <w:pPr>
              <w:pStyle w:val="TableText"/>
            </w:pPr>
            <w:r>
              <w:t>Third Party Administrators (TPA)</w:t>
            </w:r>
          </w:p>
        </w:tc>
        <w:tc>
          <w:tcPr>
            <w:tcW w:w="0" w:type="auto"/>
          </w:tcPr>
          <w:p w:rsidR="00275133" w:rsidRPr="0024217C" w:rsidRDefault="00275133" w:rsidP="007366FD">
            <w:pPr>
              <w:pStyle w:val="TableText"/>
            </w:pPr>
            <w:r>
              <w:t>Sending Community Care (CC) eligibility and demographics data</w:t>
            </w:r>
          </w:p>
        </w:tc>
        <w:tc>
          <w:tcPr>
            <w:tcW w:w="0" w:type="auto"/>
          </w:tcPr>
          <w:p w:rsidR="00275133" w:rsidRPr="0024217C" w:rsidRDefault="00275133" w:rsidP="007366FD">
            <w:pPr>
              <w:pStyle w:val="TableText"/>
            </w:pPr>
            <w:r>
              <w:t>TPA</w:t>
            </w:r>
          </w:p>
        </w:tc>
        <w:tc>
          <w:tcPr>
            <w:tcW w:w="0" w:type="auto"/>
          </w:tcPr>
          <w:p w:rsidR="00275133" w:rsidRPr="0024217C" w:rsidRDefault="00275133" w:rsidP="007366FD">
            <w:pPr>
              <w:pStyle w:val="TableText"/>
            </w:pPr>
            <w:r>
              <w:t>Secure File Transfer Protocol (SFTP)</w:t>
            </w:r>
          </w:p>
        </w:tc>
      </w:tr>
      <w:tr w:rsidR="006A1D78" w:rsidRPr="0024217C" w:rsidTr="007366FD">
        <w:tc>
          <w:tcPr>
            <w:tcW w:w="0" w:type="auto"/>
          </w:tcPr>
          <w:p w:rsidR="00275133" w:rsidRPr="0024217C" w:rsidRDefault="00275133" w:rsidP="007366FD">
            <w:pPr>
              <w:pStyle w:val="TableText"/>
            </w:pPr>
            <w:r>
              <w:t>External</w:t>
            </w:r>
          </w:p>
        </w:tc>
        <w:tc>
          <w:tcPr>
            <w:tcW w:w="0" w:type="auto"/>
          </w:tcPr>
          <w:p w:rsidR="00275133" w:rsidRPr="0024217C" w:rsidRDefault="00275133" w:rsidP="007366FD">
            <w:pPr>
              <w:pStyle w:val="TableText"/>
            </w:pPr>
            <w:r>
              <w:t>Community Care Network (CCN) contractors</w:t>
            </w:r>
          </w:p>
        </w:tc>
        <w:tc>
          <w:tcPr>
            <w:tcW w:w="0" w:type="auto"/>
          </w:tcPr>
          <w:p w:rsidR="00275133" w:rsidRPr="0024217C" w:rsidRDefault="00E930DD" w:rsidP="007366FD">
            <w:pPr>
              <w:pStyle w:val="TableText"/>
            </w:pPr>
            <w:r>
              <w:t xml:space="preserve">Sending </w:t>
            </w:r>
            <w:r w:rsidR="00275133">
              <w:t>CC eligibility and demographics data</w:t>
            </w:r>
          </w:p>
        </w:tc>
        <w:tc>
          <w:tcPr>
            <w:tcW w:w="0" w:type="auto"/>
          </w:tcPr>
          <w:p w:rsidR="00275133" w:rsidRPr="0024217C" w:rsidRDefault="00275133" w:rsidP="007366FD">
            <w:pPr>
              <w:pStyle w:val="TableText"/>
            </w:pPr>
            <w:r>
              <w:t>CCN</w:t>
            </w:r>
          </w:p>
        </w:tc>
        <w:tc>
          <w:tcPr>
            <w:tcW w:w="0" w:type="auto"/>
          </w:tcPr>
          <w:p w:rsidR="00275133" w:rsidRPr="0024217C" w:rsidRDefault="00275133" w:rsidP="007366FD">
            <w:pPr>
              <w:pStyle w:val="TableText"/>
            </w:pPr>
            <w:r>
              <w:t>Data Access Services (DAS)</w:t>
            </w:r>
          </w:p>
        </w:tc>
      </w:tr>
      <w:tr w:rsidR="006A1D78" w:rsidRPr="0024217C" w:rsidTr="007366FD">
        <w:tc>
          <w:tcPr>
            <w:tcW w:w="0" w:type="auto"/>
          </w:tcPr>
          <w:p w:rsidR="0012136F" w:rsidRDefault="0012136F" w:rsidP="007366FD">
            <w:pPr>
              <w:pStyle w:val="TableText"/>
            </w:pPr>
            <w:r>
              <w:t>Internal</w:t>
            </w:r>
          </w:p>
        </w:tc>
        <w:tc>
          <w:tcPr>
            <w:tcW w:w="0" w:type="auto"/>
          </w:tcPr>
          <w:p w:rsidR="0012136F" w:rsidRDefault="0012136F" w:rsidP="007366FD">
            <w:pPr>
              <w:pStyle w:val="TableText"/>
            </w:pPr>
            <w:r>
              <w:t>VET360</w:t>
            </w:r>
          </w:p>
        </w:tc>
        <w:tc>
          <w:tcPr>
            <w:tcW w:w="0" w:type="auto"/>
          </w:tcPr>
          <w:p w:rsidR="0012136F" w:rsidRDefault="0012136F" w:rsidP="007366FD">
            <w:pPr>
              <w:pStyle w:val="TableText"/>
            </w:pPr>
            <w:r>
              <w:t>Authoritative contact information service for validating delivery point on addresses</w:t>
            </w:r>
          </w:p>
        </w:tc>
        <w:tc>
          <w:tcPr>
            <w:tcW w:w="0" w:type="auto"/>
          </w:tcPr>
          <w:p w:rsidR="0012136F" w:rsidRDefault="0012136F" w:rsidP="007366FD">
            <w:pPr>
              <w:pStyle w:val="TableText"/>
            </w:pPr>
            <w:r>
              <w:t>VET360</w:t>
            </w:r>
          </w:p>
        </w:tc>
        <w:tc>
          <w:tcPr>
            <w:tcW w:w="0" w:type="auto"/>
          </w:tcPr>
          <w:p w:rsidR="0012136F" w:rsidRDefault="0012136F" w:rsidP="007366FD">
            <w:pPr>
              <w:pStyle w:val="TableText"/>
            </w:pPr>
            <w:r>
              <w:t>VET360</w:t>
            </w:r>
          </w:p>
        </w:tc>
      </w:tr>
    </w:tbl>
    <w:p w:rsidR="00BD183D" w:rsidRDefault="00BD183D" w:rsidP="008B58AB">
      <w:pPr>
        <w:pStyle w:val="Heading2"/>
      </w:pPr>
      <w:bookmarkStart w:id="132" w:name="_Toc527028743"/>
      <w:r>
        <w:t>Troubleshooting</w:t>
      </w:r>
      <w:bookmarkEnd w:id="132"/>
    </w:p>
    <w:p w:rsidR="00084F00" w:rsidRPr="0024217C" w:rsidRDefault="00084F00" w:rsidP="00084F00">
      <w:pPr>
        <w:pStyle w:val="BodyText"/>
      </w:pPr>
      <w:r w:rsidRPr="0024217C">
        <w:t xml:space="preserve">This section provides information to assist with resolving error conditions </w:t>
      </w:r>
      <w:r w:rsidR="00DE6D33">
        <w:t>that</w:t>
      </w:r>
      <w:r w:rsidRPr="0024217C">
        <w:t xml:space="preserve"> may be encountered with the ES.</w:t>
      </w:r>
    </w:p>
    <w:p w:rsidR="00084F00" w:rsidRPr="00577104" w:rsidRDefault="00084F00" w:rsidP="00577104">
      <w:pPr>
        <w:pStyle w:val="BodyText"/>
        <w:rPr>
          <w:b/>
        </w:rPr>
      </w:pPr>
      <w:bookmarkStart w:id="133" w:name="_Toc393888695"/>
      <w:bookmarkStart w:id="134" w:name="_Toc297214603"/>
      <w:bookmarkStart w:id="135" w:name="_Toc467162147"/>
      <w:bookmarkStart w:id="136" w:name="_Toc484004703"/>
      <w:bookmarkStart w:id="137" w:name="_Toc492563090"/>
      <w:bookmarkStart w:id="138" w:name="_Toc495577518"/>
      <w:r w:rsidRPr="00577104">
        <w:rPr>
          <w:b/>
          <w:bCs/>
        </w:rPr>
        <w:t>Scenario 1</w:t>
      </w:r>
      <w:r w:rsidRPr="00577104">
        <w:rPr>
          <w:b/>
        </w:rPr>
        <w:t>: Missing Inbound Message</w:t>
      </w:r>
      <w:bookmarkEnd w:id="133"/>
      <w:bookmarkEnd w:id="134"/>
      <w:bookmarkEnd w:id="135"/>
      <w:bookmarkEnd w:id="136"/>
      <w:bookmarkEnd w:id="137"/>
      <w:bookmarkEnd w:id="138"/>
    </w:p>
    <w:p w:rsidR="00084F00" w:rsidRPr="0024217C" w:rsidRDefault="00084F00" w:rsidP="00084F00">
      <w:pPr>
        <w:pStyle w:val="BodyText"/>
      </w:pPr>
      <w:r w:rsidRPr="0024217C">
        <w:t>Troubleshooting Steps</w:t>
      </w:r>
    </w:p>
    <w:p w:rsidR="00084F00" w:rsidRPr="0024217C" w:rsidRDefault="00084F00" w:rsidP="00084F00">
      <w:pPr>
        <w:pStyle w:val="BodyTextNumbered1"/>
        <w:numPr>
          <w:ilvl w:val="0"/>
          <w:numId w:val="1"/>
        </w:numPr>
        <w:spacing w:before="60" w:after="60"/>
      </w:pPr>
      <w:r w:rsidRPr="0024217C">
        <w:t>Which site sent the message?</w:t>
      </w:r>
    </w:p>
    <w:p w:rsidR="00084F00" w:rsidRPr="0024217C" w:rsidRDefault="00084F00" w:rsidP="00084F00">
      <w:pPr>
        <w:ind w:left="720"/>
      </w:pPr>
      <w:r w:rsidRPr="0024217C">
        <w:t>This can be found in the BHS segment. In the below example, the Z07 came from VA Medical Center (VAMC) 552.</w:t>
      </w:r>
    </w:p>
    <w:p w:rsidR="00084F00" w:rsidRPr="0024217C" w:rsidRDefault="00084F00" w:rsidP="00084F00">
      <w:pPr>
        <w:pStyle w:val="PlainText"/>
        <w:ind w:left="720"/>
        <w:rPr>
          <w:rFonts w:ascii="Times New Roman" w:hAnsi="Times New Roman"/>
          <w:sz w:val="24"/>
          <w:szCs w:val="24"/>
        </w:rPr>
      </w:pPr>
      <w:r w:rsidRPr="0024217C">
        <w:rPr>
          <w:rFonts w:ascii="Times New Roman" w:hAnsi="Times New Roman"/>
          <w:sz w:val="24"/>
          <w:szCs w:val="24"/>
        </w:rPr>
        <w:t>BHS^~|\&amp;^VAMC 552^552^ESR^200ESR^20040810^^~T~ORU|Z07~2.3.1~AL~AL^^54364365^</w:t>
      </w:r>
    </w:p>
    <w:p w:rsidR="00084F00" w:rsidRPr="0024217C" w:rsidRDefault="00084F00" w:rsidP="00084F00">
      <w:pPr>
        <w:pStyle w:val="BodyTextNumbered1"/>
        <w:numPr>
          <w:ilvl w:val="0"/>
          <w:numId w:val="1"/>
        </w:numPr>
        <w:spacing w:before="60" w:after="60"/>
      </w:pPr>
      <w:r w:rsidRPr="0024217C">
        <w:t>What are the Batch Control Number and Message Control Number?</w:t>
      </w:r>
    </w:p>
    <w:p w:rsidR="00084F00" w:rsidRPr="0024217C" w:rsidRDefault="00084F00" w:rsidP="00084F00">
      <w:pPr>
        <w:ind w:left="720"/>
      </w:pPr>
      <w:r w:rsidRPr="0024217C">
        <w:t>In the below example, 54364365 is the batch control number and 88865050-1 is the message control number.</w:t>
      </w:r>
    </w:p>
    <w:p w:rsidR="00084F00" w:rsidRPr="0024217C" w:rsidRDefault="00084F00" w:rsidP="00084F00">
      <w:pPr>
        <w:pStyle w:val="PlainText"/>
        <w:ind w:left="720"/>
        <w:rPr>
          <w:rFonts w:ascii="Times New Roman" w:hAnsi="Times New Roman"/>
          <w:sz w:val="24"/>
          <w:szCs w:val="24"/>
        </w:rPr>
      </w:pPr>
      <w:r w:rsidRPr="0024217C">
        <w:rPr>
          <w:rFonts w:ascii="Times New Roman" w:hAnsi="Times New Roman"/>
          <w:sz w:val="24"/>
          <w:szCs w:val="24"/>
        </w:rPr>
        <w:t>BHS^~|\&amp;^VAMC 552^552^ESR^200ESR^20040810^^~T~ORU|Z07~2.3.1~AL~AL^^54364365^</w:t>
      </w:r>
    </w:p>
    <w:p w:rsidR="00084F00" w:rsidRPr="0024217C" w:rsidRDefault="00084F00" w:rsidP="00084F00">
      <w:pPr>
        <w:pStyle w:val="PlainText"/>
        <w:ind w:left="720"/>
        <w:rPr>
          <w:rFonts w:ascii="Times New Roman" w:hAnsi="Times New Roman"/>
          <w:sz w:val="24"/>
          <w:szCs w:val="24"/>
        </w:rPr>
      </w:pPr>
      <w:r w:rsidRPr="0024217C">
        <w:rPr>
          <w:rFonts w:ascii="Times New Roman" w:hAnsi="Times New Roman"/>
          <w:sz w:val="24"/>
          <w:szCs w:val="24"/>
        </w:rPr>
        <w:t>MSH^~|\&amp;^VAMC 552^552^ESR^200ESR^20030904121212-0500^^ORU~Z07^88865050-1^T^2.1^^^AL^AL^USA</w:t>
      </w:r>
    </w:p>
    <w:p w:rsidR="00084F00" w:rsidRPr="0024217C" w:rsidRDefault="00084F00" w:rsidP="00084F00">
      <w:pPr>
        <w:pStyle w:val="BodyTextNumbered1"/>
        <w:numPr>
          <w:ilvl w:val="0"/>
          <w:numId w:val="1"/>
        </w:numPr>
        <w:spacing w:before="60" w:after="60"/>
      </w:pPr>
      <w:r w:rsidRPr="0024217C">
        <w:t>What Person is contained in the HL7 message?</w:t>
      </w:r>
    </w:p>
    <w:p w:rsidR="00084F00" w:rsidRPr="0024217C" w:rsidRDefault="00084F00" w:rsidP="00084F00">
      <w:pPr>
        <w:ind w:left="720"/>
      </w:pPr>
      <w:r w:rsidRPr="0024217C">
        <w:t>The Data File Number (DFN) is in the PI section of the PID segment. In this example, 55202 is the DFN.</w:t>
      </w:r>
    </w:p>
    <w:p w:rsidR="00084F00" w:rsidRPr="0024217C" w:rsidRDefault="00084F00" w:rsidP="00084F00">
      <w:pPr>
        <w:pStyle w:val="PlainText"/>
        <w:ind w:left="720"/>
        <w:rPr>
          <w:rFonts w:ascii="Times New Roman" w:hAnsi="Times New Roman"/>
          <w:sz w:val="24"/>
          <w:szCs w:val="24"/>
        </w:rPr>
      </w:pPr>
      <w:r w:rsidRPr="0024217C">
        <w:rPr>
          <w:rFonts w:ascii="Times New Roman" w:hAnsi="Times New Roman"/>
          <w:sz w:val="24"/>
          <w:szCs w:val="24"/>
        </w:rPr>
        <w:t>PID^1^1000913833V082573^1000913833V082573~~~USVHA&amp;&amp;0363~NI~VA FACILITY ID&amp;200M&amp;L|55202~~~</w:t>
      </w:r>
    </w:p>
    <w:p w:rsidR="00084F00" w:rsidRPr="0024217C" w:rsidRDefault="00084F00" w:rsidP="00084F00">
      <w:pPr>
        <w:pStyle w:val="PlainText"/>
        <w:ind w:left="720"/>
        <w:rPr>
          <w:rFonts w:ascii="Times New Roman" w:hAnsi="Times New Roman"/>
          <w:sz w:val="24"/>
          <w:szCs w:val="24"/>
        </w:rPr>
      </w:pPr>
      <w:r w:rsidRPr="0024217C">
        <w:rPr>
          <w:rFonts w:ascii="Times New Roman" w:hAnsi="Times New Roman"/>
          <w:sz w:val="24"/>
          <w:szCs w:val="24"/>
        </w:rPr>
        <w:t>USVHA&amp;&amp;0363~PI~VA FACILITY ID&amp;500&amp;L|000004834~~~USSSA&amp;&amp;0363~SS~VA FACILITY ID&amp;500&amp;L|666123456~~~USSSA&amp;&amp;0363~SS~VA FA</w:t>
      </w:r>
    </w:p>
    <w:p w:rsidR="00084F00" w:rsidRPr="0024217C" w:rsidRDefault="00084F00" w:rsidP="00084F00">
      <w:pPr>
        <w:pStyle w:val="PlainText"/>
        <w:ind w:left="720"/>
        <w:rPr>
          <w:rFonts w:ascii="Times New Roman" w:hAnsi="Times New Roman"/>
          <w:sz w:val="24"/>
          <w:szCs w:val="24"/>
        </w:rPr>
      </w:pPr>
      <w:r w:rsidRPr="0024217C">
        <w:rPr>
          <w:rFonts w:ascii="Times New Roman" w:hAnsi="Times New Roman"/>
          <w:sz w:val="24"/>
          <w:szCs w:val="24"/>
        </w:rPr>
        <w:t>CILITY ID&amp;500&amp;L~~20060127|000123456~~~USSSA&amp;&amp;0363~SS~VA FACILITY ID&amp;500&amp;L~~20060127^^ESRPATIENT~FNAME~X~~~^^19270101^M^^^557 OREGONS~""~LITTLE FALLS~NY~13333-1633~USA~VACAE~STE 322~~~~20020125&amp;20060125|3400 EDS DRIVE~""~HERNDON~VA~20171-1633~USA~P~STE 322~~~~20020125&amp;20060125^^</w:t>
      </w:r>
    </w:p>
    <w:p w:rsidR="00084F00" w:rsidRPr="0024217C" w:rsidRDefault="00084F00" w:rsidP="00084F00">
      <w:pPr>
        <w:pStyle w:val="PlainText"/>
        <w:ind w:left="720"/>
        <w:rPr>
          <w:rFonts w:ascii="Times New Roman" w:hAnsi="Times New Roman"/>
          <w:sz w:val="24"/>
          <w:szCs w:val="24"/>
        </w:rPr>
      </w:pPr>
      <w:r w:rsidRPr="0024217C">
        <w:rPr>
          <w:rFonts w:ascii="Times New Roman" w:hAnsi="Times New Roman"/>
          <w:sz w:val="24"/>
          <w:szCs w:val="24"/>
        </w:rPr>
        <w:t>(999)123-0001~PRN~PH|(999)123-0002~WPN~PH|(999)123-0003~ORN~CP|(999)123-0004~BPN~BP|~NET~INTERNET~EMAIL@FOO.COM^(999)123-0005X3464</w:t>
      </w:r>
    </w:p>
    <w:p w:rsidR="00084F00" w:rsidRPr="0024217C" w:rsidRDefault="00084F00" w:rsidP="00084F00">
      <w:pPr>
        <w:pStyle w:val="PlainText"/>
        <w:ind w:left="720"/>
        <w:rPr>
          <w:rFonts w:ascii="Times New Roman" w:hAnsi="Times New Roman"/>
          <w:sz w:val="24"/>
          <w:szCs w:val="24"/>
        </w:rPr>
      </w:pPr>
      <w:r w:rsidRPr="0024217C">
        <w:rPr>
          <w:rFonts w:ascii="Times New Roman" w:hAnsi="Times New Roman"/>
          <w:sz w:val="24"/>
          <w:szCs w:val="24"/>
        </w:rPr>
        <w:t>^^^^^1346</w:t>
      </w:r>
    </w:p>
    <w:p w:rsidR="00084F00" w:rsidRPr="0024217C" w:rsidRDefault="00084F00" w:rsidP="00084F00">
      <w:pPr>
        <w:pStyle w:val="BodyTextNumbered1"/>
        <w:numPr>
          <w:ilvl w:val="0"/>
          <w:numId w:val="1"/>
        </w:numPr>
        <w:spacing w:before="60" w:after="60"/>
      </w:pPr>
      <w:r w:rsidRPr="0024217C">
        <w:t>When was the message sent?</w:t>
      </w:r>
    </w:p>
    <w:p w:rsidR="00084F00" w:rsidRPr="0024217C" w:rsidRDefault="00084F00" w:rsidP="00084F00">
      <w:pPr>
        <w:ind w:left="720"/>
      </w:pPr>
      <w:r w:rsidRPr="0024217C">
        <w:t>The message below was sent on 8/10/2004</w:t>
      </w:r>
    </w:p>
    <w:p w:rsidR="00084F00" w:rsidRPr="0024217C" w:rsidRDefault="00084F00" w:rsidP="00084F00">
      <w:pPr>
        <w:pStyle w:val="PlainText"/>
        <w:ind w:left="720"/>
        <w:rPr>
          <w:rFonts w:ascii="Times New Roman" w:hAnsi="Times New Roman"/>
          <w:sz w:val="24"/>
          <w:szCs w:val="24"/>
        </w:rPr>
      </w:pPr>
      <w:r w:rsidRPr="0024217C">
        <w:rPr>
          <w:rFonts w:ascii="Times New Roman" w:hAnsi="Times New Roman"/>
          <w:sz w:val="24"/>
          <w:szCs w:val="24"/>
        </w:rPr>
        <w:t>BHS^~|\&amp;^VAMC 552^552^ESR^200ESR^20040810^^~T~ORU|Z07~2.3.1~AL~AL^^54364365^</w:t>
      </w:r>
    </w:p>
    <w:p w:rsidR="00084F00" w:rsidRPr="0024217C" w:rsidRDefault="00084F00" w:rsidP="00084F00">
      <w:pPr>
        <w:pStyle w:val="BodyTextNumbered1"/>
        <w:numPr>
          <w:ilvl w:val="0"/>
          <w:numId w:val="1"/>
        </w:numPr>
        <w:spacing w:before="60" w:after="60"/>
      </w:pPr>
      <w:r w:rsidRPr="0024217C">
        <w:t>Query the database for the message.</w:t>
      </w:r>
    </w:p>
    <w:p w:rsidR="00084F00" w:rsidRPr="0024217C" w:rsidRDefault="00084F00" w:rsidP="00DE6D33">
      <w:pPr>
        <w:pStyle w:val="BodyText"/>
        <w:ind w:left="720"/>
      </w:pPr>
      <w:r w:rsidRPr="0024217C">
        <w:t>If the message is not found in the database then either ES has not received it, or it is still in the inbound JMS queue waiting to be processed.</w:t>
      </w:r>
    </w:p>
    <w:p w:rsidR="00084F00" w:rsidRPr="0024217C" w:rsidRDefault="00084F00" w:rsidP="00DE6D33">
      <w:pPr>
        <w:pStyle w:val="BodyText"/>
        <w:ind w:left="720"/>
      </w:pPr>
      <w:r w:rsidRPr="0024217C">
        <w:t>Find a Message by Message Control Id (replace number)</w:t>
      </w:r>
    </w:p>
    <w:p w:rsidR="00084F00" w:rsidRPr="0024217C" w:rsidRDefault="00084F00" w:rsidP="00DE6D33">
      <w:pPr>
        <w:pStyle w:val="BodyText"/>
        <w:ind w:left="720"/>
      </w:pPr>
      <w:r w:rsidRPr="0024217C">
        <w:t>Select message_control_number, record_created_by, to_char(record_created_date, 'mm/dd/yyyy hh:mi:ss') from hl7_transaction_log where message_control_number='88865050-1’</w:t>
      </w:r>
    </w:p>
    <w:p w:rsidR="00084F00" w:rsidRPr="0024217C" w:rsidRDefault="00084F00" w:rsidP="00084F00">
      <w:pPr>
        <w:pStyle w:val="BodyTextNumbered1"/>
        <w:numPr>
          <w:ilvl w:val="0"/>
          <w:numId w:val="1"/>
        </w:numPr>
        <w:spacing w:before="60" w:after="60"/>
      </w:pPr>
      <w:r w:rsidRPr="0024217C">
        <w:t>Look at the backlog of messages on JMS queue (using Introscope).</w:t>
      </w:r>
    </w:p>
    <w:p w:rsidR="00084F00" w:rsidRPr="0024217C" w:rsidRDefault="00084F00" w:rsidP="004A3A2C">
      <w:pPr>
        <w:pStyle w:val="BodyText"/>
        <w:ind w:left="1368" w:right="720" w:hanging="648"/>
      </w:pPr>
      <w:r w:rsidRPr="0024217C">
        <w:rPr>
          <w:b/>
        </w:rPr>
        <w:t xml:space="preserve">Note: </w:t>
      </w:r>
      <w:r w:rsidRPr="0024217C">
        <w:t>A high volume of messages in MessagesCurrentCount for a particular JMS queue would indicate that there are messages that ES has not yet processed.</w:t>
      </w:r>
    </w:p>
    <w:p w:rsidR="00084F00" w:rsidRPr="0024217C" w:rsidRDefault="00084F00" w:rsidP="00084F00">
      <w:pPr>
        <w:pStyle w:val="BodyTextNumbered1"/>
        <w:numPr>
          <w:ilvl w:val="0"/>
          <w:numId w:val="1"/>
        </w:numPr>
        <w:spacing w:before="60" w:after="60"/>
      </w:pPr>
      <w:r w:rsidRPr="0024217C">
        <w:t>Check with VIE, as to the status of the message</w:t>
      </w:r>
    </w:p>
    <w:p w:rsidR="00084F00" w:rsidRPr="0024217C" w:rsidRDefault="00084F00" w:rsidP="00084F00">
      <w:pPr>
        <w:ind w:left="720"/>
      </w:pPr>
      <w:r w:rsidRPr="0024217C">
        <w:t>VIE will typically need the Batch Control ID to track it down in their JMS queues.</w:t>
      </w:r>
    </w:p>
    <w:p w:rsidR="00084F00" w:rsidRPr="00577104" w:rsidRDefault="00084F00" w:rsidP="00577104">
      <w:pPr>
        <w:pStyle w:val="BodyText"/>
        <w:rPr>
          <w:b/>
        </w:rPr>
      </w:pPr>
      <w:bookmarkStart w:id="139" w:name="_Toc393888696"/>
      <w:bookmarkStart w:id="140" w:name="_Toc297214604"/>
      <w:bookmarkStart w:id="141" w:name="_Toc467162148"/>
      <w:bookmarkStart w:id="142" w:name="_Toc484004704"/>
      <w:bookmarkStart w:id="143" w:name="_Toc492563091"/>
      <w:bookmarkStart w:id="144" w:name="_Toc495577519"/>
      <w:r w:rsidRPr="00577104">
        <w:rPr>
          <w:b/>
          <w:bCs/>
        </w:rPr>
        <w:t xml:space="preserve">Scenario 2: </w:t>
      </w:r>
      <w:r w:rsidRPr="00577104">
        <w:rPr>
          <w:b/>
        </w:rPr>
        <w:t>Missing Outbound Message</w:t>
      </w:r>
      <w:bookmarkEnd w:id="139"/>
      <w:bookmarkEnd w:id="140"/>
      <w:bookmarkEnd w:id="141"/>
      <w:bookmarkEnd w:id="142"/>
      <w:bookmarkEnd w:id="143"/>
      <w:bookmarkEnd w:id="144"/>
    </w:p>
    <w:p w:rsidR="00084F00" w:rsidRPr="0024217C" w:rsidRDefault="00084F00" w:rsidP="00084F00">
      <w:pPr>
        <w:pStyle w:val="BodyText"/>
        <w:rPr>
          <w:szCs w:val="24"/>
        </w:rPr>
      </w:pPr>
      <w:r w:rsidRPr="0024217C">
        <w:rPr>
          <w:szCs w:val="24"/>
        </w:rPr>
        <w:t>Troubleshooting Steps</w:t>
      </w:r>
    </w:p>
    <w:p w:rsidR="00084F00" w:rsidRPr="0024217C" w:rsidRDefault="00084F00" w:rsidP="003A09CF">
      <w:pPr>
        <w:pStyle w:val="BodyTextNumbered1"/>
        <w:numPr>
          <w:ilvl w:val="0"/>
          <w:numId w:val="6"/>
        </w:numPr>
        <w:spacing w:before="60" w:after="60"/>
      </w:pPr>
      <w:r w:rsidRPr="0024217C">
        <w:t>First look in the HL7_TRANSACTION_LOG table for the Message Control ID.</w:t>
      </w:r>
    </w:p>
    <w:p w:rsidR="00084F00" w:rsidRPr="0024217C" w:rsidRDefault="00084F00" w:rsidP="00084F00">
      <w:pPr>
        <w:pStyle w:val="PlainText"/>
        <w:ind w:left="720"/>
        <w:rPr>
          <w:rFonts w:ascii="Times New Roman" w:hAnsi="Times New Roman"/>
          <w:sz w:val="24"/>
          <w:szCs w:val="24"/>
        </w:rPr>
      </w:pPr>
      <w:r w:rsidRPr="0024217C">
        <w:rPr>
          <w:rFonts w:ascii="Times New Roman" w:hAnsi="Times New Roman"/>
          <w:sz w:val="24"/>
          <w:szCs w:val="24"/>
        </w:rPr>
        <w:t>Select message_control_number, record_created_by, to_char(record_created_date, 'mm/dd/yyyy hh:mi:ss') from HL7_transaction_log where message_control_number='88865050-1’</w:t>
      </w:r>
    </w:p>
    <w:p w:rsidR="00084F00" w:rsidRPr="0024217C" w:rsidRDefault="00084F00" w:rsidP="00084F00">
      <w:pPr>
        <w:pStyle w:val="BodyTextNumbered1"/>
        <w:numPr>
          <w:ilvl w:val="0"/>
          <w:numId w:val="1"/>
        </w:numPr>
        <w:spacing w:before="60" w:after="60"/>
      </w:pPr>
      <w:r w:rsidRPr="0024217C">
        <w:t>If it is not found in HL7_TRANSACTION_LOG, then check whether ES triggered this outbound message at all?</w:t>
      </w:r>
    </w:p>
    <w:p w:rsidR="00084F00" w:rsidRPr="0024217C" w:rsidRDefault="00084F00" w:rsidP="00084F00">
      <w:pPr>
        <w:pStyle w:val="PlainText"/>
        <w:ind w:left="720"/>
        <w:rPr>
          <w:rFonts w:ascii="Times New Roman" w:hAnsi="Times New Roman"/>
          <w:sz w:val="24"/>
          <w:szCs w:val="24"/>
        </w:rPr>
      </w:pPr>
      <w:r w:rsidRPr="0024217C">
        <w:rPr>
          <w:rFonts w:ascii="Times New Roman" w:hAnsi="Times New Roman"/>
          <w:sz w:val="24"/>
          <w:szCs w:val="24"/>
        </w:rPr>
        <w:t>Look in triggerEvent.log in XpoLog</w:t>
      </w:r>
    </w:p>
    <w:p w:rsidR="00084F00" w:rsidRPr="0024217C" w:rsidRDefault="00084F00" w:rsidP="002E7730">
      <w:pPr>
        <w:spacing w:before="120" w:after="120"/>
        <w:ind w:left="1368" w:right="720" w:hanging="648"/>
      </w:pPr>
      <w:r w:rsidRPr="0024217C">
        <w:rPr>
          <w:b/>
        </w:rPr>
        <w:t>Note:</w:t>
      </w:r>
      <w:r w:rsidRPr="0024217C">
        <w:t xml:space="preserve"> Search for personId=xxx</w:t>
      </w:r>
    </w:p>
    <w:p w:rsidR="00084F00" w:rsidRPr="0024217C" w:rsidRDefault="00084F00" w:rsidP="00084F00">
      <w:pPr>
        <w:pStyle w:val="BodyTextNumbered1"/>
        <w:numPr>
          <w:ilvl w:val="0"/>
          <w:numId w:val="1"/>
        </w:numPr>
        <w:spacing w:before="60" w:after="60"/>
      </w:pPr>
      <w:r w:rsidRPr="0024217C">
        <w:t>Is there a Consistency Check failure that occurred in Cluster1?</w:t>
      </w:r>
    </w:p>
    <w:p w:rsidR="00084F00" w:rsidRPr="0024217C" w:rsidRDefault="00084F00" w:rsidP="00084F00">
      <w:pPr>
        <w:ind w:left="720"/>
      </w:pPr>
      <w:r w:rsidRPr="0024217C">
        <w:t>The following would be found in the esr.log for the outbound managed server:</w:t>
      </w:r>
    </w:p>
    <w:p w:rsidR="00084F00" w:rsidRPr="0024217C" w:rsidRDefault="00084F00" w:rsidP="00084F00">
      <w:pPr>
        <w:pStyle w:val="PlainText"/>
        <w:ind w:left="720"/>
        <w:rPr>
          <w:rFonts w:ascii="Times New Roman" w:hAnsi="Times New Roman"/>
          <w:sz w:val="24"/>
          <w:szCs w:val="24"/>
        </w:rPr>
      </w:pPr>
      <w:r w:rsidRPr="0024217C">
        <w:rPr>
          <w:rFonts w:ascii="Times New Roman" w:hAnsi="Times New Roman"/>
          <w:sz w:val="24"/>
          <w:szCs w:val="24"/>
        </w:rPr>
        <w:t>[ERROR] 21 Aug 03:45:2</w:t>
      </w:r>
      <w:r w:rsidR="00E550B2">
        <w:rPr>
          <w:rFonts w:ascii="Times New Roman" w:hAnsi="Times New Roman"/>
          <w:sz w:val="24"/>
          <w:szCs w:val="24"/>
        </w:rPr>
        <w:t>5.5</w:t>
      </w:r>
      <w:r w:rsidRPr="0024217C">
        <w:rPr>
          <w:rFonts w:ascii="Times New Roman" w:hAnsi="Times New Roman"/>
          <w:sz w:val="24"/>
          <w:szCs w:val="24"/>
        </w:rPr>
        <w:t>67 PM ExecuteThread: '8' for queue: 'OutboundMessageThreadPool' [gov.va.med.esr.messaging.util.MessagingWorkloadCaseHelper]</w:t>
      </w:r>
    </w:p>
    <w:p w:rsidR="00084F00" w:rsidRPr="0024217C" w:rsidRDefault="00084F00" w:rsidP="00084F00">
      <w:pPr>
        <w:pStyle w:val="PlainText"/>
        <w:ind w:left="720"/>
        <w:rPr>
          <w:rFonts w:ascii="Times New Roman" w:hAnsi="Times New Roman"/>
          <w:sz w:val="24"/>
          <w:szCs w:val="24"/>
        </w:rPr>
      </w:pPr>
      <w:r w:rsidRPr="0024217C">
        <w:rPr>
          <w:rFonts w:ascii="Times New Roman" w:hAnsi="Times New Roman"/>
          <w:sz w:val="24"/>
          <w:szCs w:val="24"/>
        </w:rPr>
        <w:t>Create ConsistencyCheck WorkloadCase for group [Enrollment Eligibility] and target Person [133156322] for target Message [ORUZ05-S]</w:t>
      </w:r>
    </w:p>
    <w:p w:rsidR="00084F00" w:rsidRPr="0024217C" w:rsidRDefault="00084F00" w:rsidP="00084F00">
      <w:pPr>
        <w:pStyle w:val="BodyTextNumbered1"/>
        <w:numPr>
          <w:ilvl w:val="0"/>
          <w:numId w:val="1"/>
        </w:numPr>
        <w:spacing w:before="60" w:after="60"/>
      </w:pPr>
      <w:r w:rsidRPr="0024217C">
        <w:t>Is there a Workload Case created?</w:t>
      </w:r>
    </w:p>
    <w:p w:rsidR="00084F00" w:rsidRPr="0024217C" w:rsidRDefault="00084F00" w:rsidP="00084F00">
      <w:pPr>
        <w:ind w:left="720"/>
      </w:pPr>
      <w:r w:rsidRPr="0024217C">
        <w:t xml:space="preserve">Replace with personId and </w:t>
      </w:r>
      <w:r w:rsidRPr="0024217C">
        <w:rPr>
          <w:i/>
        </w:rPr>
        <w:t>n</w:t>
      </w:r>
      <w:r w:rsidRPr="0024217C">
        <w:t xml:space="preserve"> in the following.</w:t>
      </w:r>
    </w:p>
    <w:p w:rsidR="00084F00" w:rsidRPr="0024217C" w:rsidRDefault="00084F00" w:rsidP="00084F00">
      <w:pPr>
        <w:pStyle w:val="PlainText"/>
        <w:ind w:left="720"/>
        <w:rPr>
          <w:rFonts w:ascii="Times New Roman" w:hAnsi="Times New Roman"/>
          <w:sz w:val="24"/>
          <w:szCs w:val="24"/>
        </w:rPr>
      </w:pPr>
      <w:r w:rsidRPr="0024217C">
        <w:rPr>
          <w:rFonts w:ascii="Times New Roman" w:hAnsi="Times New Roman"/>
          <w:sz w:val="24"/>
          <w:szCs w:val="24"/>
        </w:rPr>
        <w:t>Select * from wkf_Case where person_ID=2 and rownum&lt;20 order by record_created_date desc</w:t>
      </w:r>
    </w:p>
    <w:p w:rsidR="00084F00" w:rsidRPr="0024217C" w:rsidRDefault="00084F00" w:rsidP="00084F00">
      <w:pPr>
        <w:pStyle w:val="BodyTextNumbered1"/>
        <w:numPr>
          <w:ilvl w:val="0"/>
          <w:numId w:val="1"/>
        </w:numPr>
        <w:spacing w:before="60" w:after="60"/>
      </w:pPr>
      <w:r w:rsidRPr="0024217C">
        <w:t>Look in esr.log in Cluster1.</w:t>
      </w:r>
    </w:p>
    <w:p w:rsidR="00084F00" w:rsidRPr="0024217C" w:rsidRDefault="00084F00" w:rsidP="00084F00">
      <w:pPr>
        <w:pStyle w:val="BodyTextNumbered1"/>
        <w:numPr>
          <w:ilvl w:val="0"/>
          <w:numId w:val="1"/>
        </w:numPr>
        <w:spacing w:before="60" w:after="60"/>
      </w:pPr>
      <w:r w:rsidRPr="0024217C">
        <w:t>If everything looks okay in ES, contact the VIE team, giving them the Batch Control ID or Message Control ID.</w:t>
      </w:r>
    </w:p>
    <w:p w:rsidR="00084F00" w:rsidRPr="00577104" w:rsidRDefault="00084F00" w:rsidP="00577104">
      <w:pPr>
        <w:pStyle w:val="BodyText"/>
        <w:rPr>
          <w:b/>
        </w:rPr>
      </w:pPr>
      <w:bookmarkStart w:id="145" w:name="_Toc393888697"/>
      <w:bookmarkStart w:id="146" w:name="_Toc467162149"/>
      <w:bookmarkStart w:id="147" w:name="_Toc484004705"/>
      <w:bookmarkStart w:id="148" w:name="_Toc492563092"/>
      <w:bookmarkStart w:id="149" w:name="_Toc495577520"/>
      <w:r w:rsidRPr="00577104">
        <w:rPr>
          <w:b/>
        </w:rPr>
        <w:t>Scenario 3: Batch Process Taking Too Long</w:t>
      </w:r>
      <w:bookmarkEnd w:id="145"/>
      <w:bookmarkEnd w:id="146"/>
      <w:bookmarkEnd w:id="147"/>
      <w:bookmarkEnd w:id="148"/>
      <w:bookmarkEnd w:id="149"/>
    </w:p>
    <w:p w:rsidR="00084F00" w:rsidRPr="0024217C" w:rsidRDefault="00084F00" w:rsidP="00084F00">
      <w:pPr>
        <w:pStyle w:val="BodyText"/>
        <w:rPr>
          <w:szCs w:val="24"/>
        </w:rPr>
      </w:pPr>
      <w:r w:rsidRPr="0024217C">
        <w:rPr>
          <w:szCs w:val="24"/>
        </w:rPr>
        <w:t>Troubleshooting Steps</w:t>
      </w:r>
    </w:p>
    <w:p w:rsidR="00084F00" w:rsidRPr="0024217C" w:rsidRDefault="00084F00" w:rsidP="003A09CF">
      <w:pPr>
        <w:pStyle w:val="BodyTextNumbered1"/>
        <w:numPr>
          <w:ilvl w:val="0"/>
          <w:numId w:val="19"/>
        </w:numPr>
        <w:spacing w:before="60" w:after="60"/>
      </w:pPr>
      <w:r w:rsidRPr="0024217C">
        <w:t>Confirm if the batch process is still running. This may not always be straightforward.</w:t>
      </w:r>
    </w:p>
    <w:p w:rsidR="00084F00" w:rsidRPr="0024217C" w:rsidRDefault="00084F00" w:rsidP="00D26B6F">
      <w:pPr>
        <w:pStyle w:val="BodyTextBullet2"/>
      </w:pPr>
      <w:r w:rsidRPr="0024217C">
        <w:t>Look for the batch process’ execution in the esr.log file.</w:t>
      </w:r>
    </w:p>
    <w:p w:rsidR="00084F00" w:rsidRPr="0024217C" w:rsidRDefault="00084F00" w:rsidP="00084F00">
      <w:pPr>
        <w:ind w:left="1440"/>
      </w:pPr>
      <w:r w:rsidRPr="0024217C">
        <w:t>[INFO] 22 Aug 03:10:00.043 AM ExecuteThread: '13' for queue: 'InternalEventThreadPool'</w:t>
      </w:r>
    </w:p>
    <w:p w:rsidR="00084F00" w:rsidRPr="0024217C" w:rsidRDefault="00084F00" w:rsidP="00084F00">
      <w:pPr>
        <w:ind w:left="1440"/>
      </w:pPr>
      <w:r w:rsidRPr="0024217C">
        <w:t>[gov.va.med.fw.batchprocess.BatchProcessServiceImpl]</w:t>
      </w:r>
    </w:p>
    <w:p w:rsidR="00084F00" w:rsidRPr="0024217C" w:rsidRDefault="00084F00" w:rsidP="00084F00">
      <w:pPr>
        <w:ind w:left="1440"/>
      </w:pPr>
      <w:r w:rsidRPr="0024217C">
        <w:t>Executing job/process [scheduledJob.dataSynchronizationHECLegacyProducer] for executionContext/user [AUTO_PER_SCHEDULE]</w:t>
      </w:r>
    </w:p>
    <w:p w:rsidR="00084F00" w:rsidRPr="0024217C" w:rsidRDefault="00084F00" w:rsidP="003A09CF">
      <w:pPr>
        <w:pStyle w:val="BodyTextBullet2"/>
        <w:numPr>
          <w:ilvl w:val="0"/>
          <w:numId w:val="4"/>
        </w:numPr>
      </w:pPr>
      <w:r w:rsidRPr="0024217C">
        <w:t>Find the thread ID running the batch process.</w:t>
      </w:r>
    </w:p>
    <w:p w:rsidR="00084F00" w:rsidRPr="0024217C" w:rsidRDefault="00084F00" w:rsidP="003A09CF">
      <w:pPr>
        <w:pStyle w:val="BodyTextBullet2"/>
        <w:numPr>
          <w:ilvl w:val="0"/>
          <w:numId w:val="4"/>
        </w:numPr>
      </w:pPr>
      <w:r w:rsidRPr="0024217C">
        <w:t>Look for subsequent log statements with the thread ID.</w:t>
      </w:r>
    </w:p>
    <w:p w:rsidR="00084F00" w:rsidRPr="0024217C" w:rsidRDefault="00084F00" w:rsidP="00084F00">
      <w:pPr>
        <w:ind w:left="1440"/>
      </w:pPr>
      <w:r w:rsidRPr="0024217C">
        <w:t>[INFO] 22 Aug 03:10:01.106 AM ExecuteThread: '13' for queue: 'InternalEventThreadPool' [gov.va.med.esr.common.batchprocess.datasync.HECLegacyDataSynchronizationProducerProcess]</w:t>
      </w:r>
    </w:p>
    <w:p w:rsidR="00084F00" w:rsidRPr="0024217C" w:rsidRDefault="00084F00" w:rsidP="00084F00">
      <w:pPr>
        <w:ind w:left="1440"/>
      </w:pPr>
      <w:r w:rsidRPr="0024217C">
        <w:t>AbstractDataQueryIncrementalProcess acquired 65 data records</w:t>
      </w:r>
    </w:p>
    <w:p w:rsidR="00084F00" w:rsidRPr="0024217C" w:rsidRDefault="00084F00" w:rsidP="003A09CF">
      <w:pPr>
        <w:pStyle w:val="BodyTextBullet2"/>
        <w:numPr>
          <w:ilvl w:val="0"/>
          <w:numId w:val="4"/>
        </w:numPr>
      </w:pPr>
      <w:r w:rsidRPr="0024217C">
        <w:t>Do a few refreshes for the view on the Batch Processes -&gt; Active tab. If the number of records does not change after several refreshes, then check the history of the job on the management tab. An entry with a status of NOT_EXECUTED_SINCE_INFLIGHT_PROCESS can indicate that the server restarted, and the batch job is therefore stalled.</w:t>
      </w:r>
    </w:p>
    <w:p w:rsidR="00084F00" w:rsidRPr="0024217C" w:rsidRDefault="00084F00" w:rsidP="00084F00">
      <w:pPr>
        <w:pStyle w:val="BodyTextNumbered1"/>
        <w:numPr>
          <w:ilvl w:val="0"/>
          <w:numId w:val="1"/>
        </w:numPr>
        <w:spacing w:before="60" w:after="60"/>
      </w:pPr>
      <w:r w:rsidRPr="0024217C">
        <w:t>If the batch process is running, look at database statistics from Prod Database Service (DBS) and/or Introscope.</w:t>
      </w:r>
    </w:p>
    <w:p w:rsidR="00084F00" w:rsidRPr="0024217C" w:rsidRDefault="00084F00" w:rsidP="00084F00">
      <w:pPr>
        <w:pStyle w:val="BodyTextNumbered1"/>
        <w:numPr>
          <w:ilvl w:val="0"/>
          <w:numId w:val="1"/>
        </w:numPr>
        <w:spacing w:before="60" w:after="60"/>
      </w:pPr>
      <w:r w:rsidRPr="0024217C">
        <w:t>If the batch process is not running, mark as ERROR from the user interface to clean up the view.</w:t>
      </w:r>
    </w:p>
    <w:p w:rsidR="00084F00" w:rsidRPr="0024217C" w:rsidRDefault="00084F00" w:rsidP="00084F00">
      <w:pPr>
        <w:pStyle w:val="BodyTextNumbered1"/>
        <w:numPr>
          <w:ilvl w:val="0"/>
          <w:numId w:val="1"/>
        </w:numPr>
        <w:spacing w:before="60" w:after="60"/>
      </w:pPr>
      <w:r w:rsidRPr="0024217C">
        <w:t>If the batch job is scheduled to execute again within 12 hours, then wait for the job to start automatically at the next scheduled start time. Otherwise, restart the job by clicking the execute hyperlink for the batch job listed on the Batch Processes tab.</w:t>
      </w:r>
    </w:p>
    <w:p w:rsidR="00084F00" w:rsidRPr="00577104" w:rsidRDefault="00084F00" w:rsidP="00577104">
      <w:pPr>
        <w:pStyle w:val="BodyText"/>
        <w:rPr>
          <w:b/>
        </w:rPr>
      </w:pPr>
      <w:bookmarkStart w:id="150" w:name="_Toc393888698"/>
      <w:bookmarkStart w:id="151" w:name="_Toc297214606"/>
      <w:bookmarkStart w:id="152" w:name="_Toc467162150"/>
      <w:bookmarkStart w:id="153" w:name="_Toc484004706"/>
      <w:bookmarkStart w:id="154" w:name="_Toc492563093"/>
      <w:bookmarkStart w:id="155" w:name="_Toc495577521"/>
      <w:r w:rsidRPr="00577104">
        <w:rPr>
          <w:b/>
          <w:bCs/>
        </w:rPr>
        <w:t xml:space="preserve">Scenario 4: </w:t>
      </w:r>
      <w:r w:rsidRPr="00577104">
        <w:rPr>
          <w:b/>
        </w:rPr>
        <w:t>NumberOfErrorRecords</w:t>
      </w:r>
      <w:bookmarkEnd w:id="150"/>
      <w:bookmarkEnd w:id="151"/>
      <w:bookmarkEnd w:id="152"/>
      <w:bookmarkEnd w:id="153"/>
      <w:bookmarkEnd w:id="154"/>
      <w:bookmarkEnd w:id="155"/>
    </w:p>
    <w:p w:rsidR="00084F00" w:rsidRPr="0024217C" w:rsidRDefault="00084F00" w:rsidP="00084F00">
      <w:pPr>
        <w:pStyle w:val="BodyText"/>
        <w:rPr>
          <w:szCs w:val="24"/>
        </w:rPr>
      </w:pPr>
      <w:r w:rsidRPr="0024217C">
        <w:rPr>
          <w:szCs w:val="24"/>
        </w:rPr>
        <w:t>For a batch process, what is the reason for the numberOfErrorRecords=n, where n is not 0?</w:t>
      </w:r>
    </w:p>
    <w:p w:rsidR="00084F00" w:rsidRPr="0024217C" w:rsidRDefault="00084F00" w:rsidP="00084F00">
      <w:pPr>
        <w:pStyle w:val="BodyText"/>
        <w:rPr>
          <w:szCs w:val="24"/>
        </w:rPr>
      </w:pPr>
      <w:r w:rsidRPr="0024217C">
        <w:rPr>
          <w:szCs w:val="24"/>
        </w:rPr>
        <w:t>Troubleshooting Steps</w:t>
      </w:r>
    </w:p>
    <w:p w:rsidR="00084F00" w:rsidRPr="0024217C" w:rsidRDefault="00084F00" w:rsidP="003A09CF">
      <w:pPr>
        <w:pStyle w:val="BodyTextNumbered1"/>
        <w:numPr>
          <w:ilvl w:val="0"/>
          <w:numId w:val="20"/>
        </w:numPr>
        <w:spacing w:before="60" w:after="60"/>
      </w:pPr>
      <w:r w:rsidRPr="0024217C">
        <w:t>Find the batch process’ execution in esr.log.</w:t>
      </w:r>
    </w:p>
    <w:p w:rsidR="00084F00" w:rsidRPr="0024217C" w:rsidRDefault="00084F00" w:rsidP="003A09CF">
      <w:pPr>
        <w:pStyle w:val="BodyTextNumbered1"/>
        <w:numPr>
          <w:ilvl w:val="0"/>
          <w:numId w:val="6"/>
        </w:numPr>
        <w:spacing w:before="60" w:after="60"/>
      </w:pPr>
      <w:r w:rsidRPr="0024217C">
        <w:t>Determine the thread ID.</w:t>
      </w:r>
    </w:p>
    <w:p w:rsidR="00084F00" w:rsidRPr="0024217C" w:rsidRDefault="00084F00" w:rsidP="003A09CF">
      <w:pPr>
        <w:pStyle w:val="BodyTextNumbered1"/>
        <w:numPr>
          <w:ilvl w:val="0"/>
          <w:numId w:val="6"/>
        </w:numPr>
        <w:spacing w:before="60" w:after="60"/>
      </w:pPr>
      <w:r w:rsidRPr="0024217C">
        <w:t>Look for any exceptions that follow for that thread ID. Threads get reused once they are complete, so the thread may be used by another process later on.</w:t>
      </w:r>
    </w:p>
    <w:p w:rsidR="00084F00" w:rsidRPr="0024217C" w:rsidRDefault="00084F00" w:rsidP="003A09CF">
      <w:pPr>
        <w:pStyle w:val="BodyTextNumbered1"/>
        <w:numPr>
          <w:ilvl w:val="0"/>
          <w:numId w:val="6"/>
        </w:numPr>
        <w:spacing w:before="60" w:after="60"/>
      </w:pPr>
      <w:r w:rsidRPr="0024217C">
        <w:t>Analyze the exceptions found, and work with Level 3 support to resolve them.</w:t>
      </w:r>
    </w:p>
    <w:p w:rsidR="00084F00" w:rsidRPr="0024217C" w:rsidRDefault="00084F00" w:rsidP="006E68DF">
      <w:pPr>
        <w:spacing w:before="120" w:after="120"/>
        <w:ind w:left="1368" w:right="720" w:hanging="648"/>
        <w:rPr>
          <w:b/>
        </w:rPr>
      </w:pPr>
      <w:r w:rsidRPr="0024217C">
        <w:rPr>
          <w:b/>
        </w:rPr>
        <w:t xml:space="preserve">Note: </w:t>
      </w:r>
      <w:r w:rsidRPr="0024217C">
        <w:t xml:space="preserve">Some batch jobs write exceptions to an .exception file. The ones that do this are: IVM Producer and </w:t>
      </w:r>
      <w:r w:rsidRPr="0024217C">
        <w:rPr>
          <w:color w:val="000000"/>
        </w:rPr>
        <w:t>Austin Automation Center (</w:t>
      </w:r>
      <w:r w:rsidRPr="0024217C">
        <w:t>AAC) Letter Export.</w:t>
      </w:r>
    </w:p>
    <w:p w:rsidR="00084F00" w:rsidRPr="00577104" w:rsidRDefault="00084F00" w:rsidP="00577104">
      <w:pPr>
        <w:pStyle w:val="BodyText"/>
        <w:rPr>
          <w:b/>
        </w:rPr>
      </w:pPr>
      <w:bookmarkStart w:id="156" w:name="_Toc393888699"/>
      <w:bookmarkStart w:id="157" w:name="_Toc297214607"/>
      <w:bookmarkStart w:id="158" w:name="_Toc467162151"/>
      <w:bookmarkStart w:id="159" w:name="_Toc484004707"/>
      <w:bookmarkStart w:id="160" w:name="_Toc492563094"/>
      <w:bookmarkStart w:id="161" w:name="_Toc495577522"/>
      <w:r w:rsidRPr="00577104">
        <w:rPr>
          <w:b/>
        </w:rPr>
        <w:t>Scenario 5: eMIS Query Status in “Queried – Pending Response”</w:t>
      </w:r>
      <w:bookmarkEnd w:id="156"/>
      <w:bookmarkEnd w:id="157"/>
      <w:bookmarkEnd w:id="158"/>
      <w:bookmarkEnd w:id="159"/>
      <w:bookmarkEnd w:id="160"/>
      <w:bookmarkEnd w:id="161"/>
    </w:p>
    <w:p w:rsidR="00084F00" w:rsidRPr="0024217C" w:rsidRDefault="00084F00" w:rsidP="00084F00">
      <w:pPr>
        <w:pStyle w:val="BodyText"/>
        <w:rPr>
          <w:szCs w:val="24"/>
        </w:rPr>
      </w:pPr>
      <w:r w:rsidRPr="0024217C">
        <w:rPr>
          <w:szCs w:val="24"/>
        </w:rPr>
        <w:t xml:space="preserve">This scenario assumes that a Veteran record </w:t>
      </w:r>
      <w:r w:rsidR="006E68DF">
        <w:rPr>
          <w:szCs w:val="24"/>
        </w:rPr>
        <w:t>w</w:t>
      </w:r>
      <w:r w:rsidRPr="0024217C">
        <w:rPr>
          <w:szCs w:val="24"/>
        </w:rPr>
        <w:t xml:space="preserve">as </w:t>
      </w:r>
      <w:r w:rsidR="006E68DF">
        <w:rPr>
          <w:szCs w:val="24"/>
        </w:rPr>
        <w:t>already</w:t>
      </w:r>
      <w:r w:rsidRPr="0024217C">
        <w:rPr>
          <w:szCs w:val="24"/>
        </w:rPr>
        <w:t xml:space="preserve"> identified.</w:t>
      </w:r>
    </w:p>
    <w:p w:rsidR="00084F00" w:rsidRPr="0024217C" w:rsidRDefault="00084F00" w:rsidP="00084F00">
      <w:pPr>
        <w:pStyle w:val="BodyText"/>
      </w:pPr>
      <w:r w:rsidRPr="0024217C">
        <w:t>Troubleshooting Steps</w:t>
      </w:r>
    </w:p>
    <w:p w:rsidR="00084F00" w:rsidRPr="0024217C" w:rsidRDefault="00084F00" w:rsidP="0047610B">
      <w:pPr>
        <w:pStyle w:val="BodyTextNumbered1"/>
        <w:numPr>
          <w:ilvl w:val="0"/>
          <w:numId w:val="21"/>
        </w:numPr>
        <w:spacing w:before="60" w:after="60"/>
      </w:pPr>
      <w:r w:rsidRPr="0024217C">
        <w:t>Contact the “</w:t>
      </w:r>
      <w:r w:rsidR="0047610B" w:rsidRPr="0047610B">
        <w:t>OIT EPMO TRS EPS SoS Weblogic Support</w:t>
      </w:r>
      <w:r w:rsidRPr="0024217C">
        <w:t xml:space="preserve">” mail group in Outlook </w:t>
      </w:r>
      <w:r w:rsidR="0047610B">
        <w:t>(</w:t>
      </w:r>
      <w:hyperlink r:id="rId31" w:tooltip="AITC SOS WebLogic Support Mail Group" w:history="1">
        <w:r w:rsidR="0047610B">
          <w:rPr>
            <w:rStyle w:val="Hyperlink"/>
          </w:rPr>
          <w:t>AITCSoSWeblogicSupport@va.gov</w:t>
        </w:r>
      </w:hyperlink>
      <w:r w:rsidR="0047610B">
        <w:t>)</w:t>
      </w:r>
      <w:r w:rsidR="0047610B" w:rsidRPr="0024217C">
        <w:t xml:space="preserve"> </w:t>
      </w:r>
      <w:r w:rsidRPr="0024217C">
        <w:t>asking them to che</w:t>
      </w:r>
      <w:r w:rsidR="00F06FF7">
        <w:t xml:space="preserve">ck the status of the ES </w:t>
      </w:r>
      <w:r w:rsidRPr="0024217C">
        <w:t>eMIS Web service.</w:t>
      </w:r>
    </w:p>
    <w:p w:rsidR="00084F00" w:rsidRPr="0024217C" w:rsidRDefault="00084F00" w:rsidP="003A09CF">
      <w:pPr>
        <w:pStyle w:val="BodyTextNumbered1"/>
        <w:numPr>
          <w:ilvl w:val="0"/>
          <w:numId w:val="6"/>
        </w:numPr>
        <w:spacing w:before="60" w:after="60"/>
      </w:pPr>
      <w:r w:rsidRPr="0024217C">
        <w:t>Contact Tier 3 support.</w:t>
      </w:r>
    </w:p>
    <w:p w:rsidR="00084F00" w:rsidRPr="00577104" w:rsidRDefault="00084F00" w:rsidP="00577104">
      <w:pPr>
        <w:pStyle w:val="BodyText"/>
        <w:rPr>
          <w:b/>
        </w:rPr>
      </w:pPr>
      <w:bookmarkStart w:id="162" w:name="_Toc393888700"/>
      <w:bookmarkStart w:id="163" w:name="_Toc297214608"/>
      <w:bookmarkStart w:id="164" w:name="_Toc467162152"/>
      <w:bookmarkStart w:id="165" w:name="_Toc484004708"/>
      <w:bookmarkStart w:id="166" w:name="_Toc492563095"/>
      <w:bookmarkStart w:id="167" w:name="_Toc495577523"/>
      <w:r w:rsidRPr="00577104">
        <w:rPr>
          <w:b/>
        </w:rPr>
        <w:t>Scenario 6: Users Getting No Response</w:t>
      </w:r>
      <w:bookmarkEnd w:id="162"/>
      <w:bookmarkEnd w:id="163"/>
      <w:bookmarkEnd w:id="164"/>
      <w:bookmarkEnd w:id="165"/>
      <w:bookmarkEnd w:id="166"/>
      <w:bookmarkEnd w:id="167"/>
    </w:p>
    <w:p w:rsidR="00084F00" w:rsidRPr="0024217C" w:rsidRDefault="00084F00" w:rsidP="00084F00">
      <w:pPr>
        <w:pStyle w:val="BodyText"/>
        <w:rPr>
          <w:szCs w:val="24"/>
        </w:rPr>
      </w:pPr>
      <w:r w:rsidRPr="0024217C">
        <w:rPr>
          <w:szCs w:val="24"/>
        </w:rPr>
        <w:t>Users of the ES Eligibility &amp; Enrollment Web Service say they are not getting a response.</w:t>
      </w:r>
    </w:p>
    <w:p w:rsidR="00084F00" w:rsidRPr="0024217C" w:rsidRDefault="00084F00" w:rsidP="00084F00">
      <w:pPr>
        <w:pStyle w:val="BodyText"/>
      </w:pPr>
      <w:r w:rsidRPr="0024217C">
        <w:t>Troubleshooting Steps</w:t>
      </w:r>
    </w:p>
    <w:p w:rsidR="00084F00" w:rsidRPr="0024217C" w:rsidRDefault="00084F00" w:rsidP="0047610B">
      <w:pPr>
        <w:pStyle w:val="BodyTextNumbered1"/>
        <w:numPr>
          <w:ilvl w:val="0"/>
          <w:numId w:val="22"/>
        </w:numPr>
        <w:spacing w:before="60" w:after="60"/>
      </w:pPr>
      <w:r w:rsidRPr="0024217C">
        <w:t>Contact the “</w:t>
      </w:r>
      <w:r w:rsidR="0047610B" w:rsidRPr="0047610B">
        <w:t>OIT EPMO TRS EPS SoS Weblogic Support</w:t>
      </w:r>
      <w:r w:rsidRPr="0024217C">
        <w:t>” mail group in Outlook</w:t>
      </w:r>
      <w:r w:rsidR="0047610B">
        <w:t xml:space="preserve"> (</w:t>
      </w:r>
      <w:hyperlink r:id="rId32" w:tooltip="AITC SOS WebLogic Support Mail Group" w:history="1">
        <w:r w:rsidR="0047610B">
          <w:rPr>
            <w:rStyle w:val="Hyperlink"/>
          </w:rPr>
          <w:t>AITCSoSWeblogicSupport@va.gov</w:t>
        </w:r>
      </w:hyperlink>
      <w:r w:rsidR="0047610B">
        <w:t>)</w:t>
      </w:r>
      <w:r w:rsidRPr="0024217C">
        <w:t>, asking them to check the status of the ES Eligibility and Enrollment Service (EES) Web service.</w:t>
      </w:r>
    </w:p>
    <w:p w:rsidR="00084F00" w:rsidRPr="0024217C" w:rsidRDefault="00084F00" w:rsidP="003A09CF">
      <w:pPr>
        <w:pStyle w:val="BodyTextNumbered1"/>
        <w:numPr>
          <w:ilvl w:val="0"/>
          <w:numId w:val="6"/>
        </w:numPr>
        <w:spacing w:before="60" w:after="60"/>
      </w:pPr>
      <w:r w:rsidRPr="0024217C">
        <w:t>Contact Tier 3 support.</w:t>
      </w:r>
    </w:p>
    <w:p w:rsidR="00084F00" w:rsidRPr="00577104" w:rsidRDefault="00084F00" w:rsidP="00577104">
      <w:pPr>
        <w:pStyle w:val="BodyText"/>
        <w:rPr>
          <w:b/>
        </w:rPr>
      </w:pPr>
      <w:bookmarkStart w:id="168" w:name="_Toc393888701"/>
      <w:bookmarkStart w:id="169" w:name="_Toc467162153"/>
      <w:bookmarkStart w:id="170" w:name="_Toc484004709"/>
      <w:bookmarkStart w:id="171" w:name="_Toc492563096"/>
      <w:bookmarkStart w:id="172" w:name="_Toc495577524"/>
      <w:r w:rsidRPr="00577104">
        <w:rPr>
          <w:b/>
        </w:rPr>
        <w:t>Scenario 7: Outbound Messages Missing Troubleshooting Steps</w:t>
      </w:r>
      <w:bookmarkEnd w:id="168"/>
      <w:bookmarkEnd w:id="169"/>
      <w:bookmarkEnd w:id="170"/>
      <w:bookmarkEnd w:id="171"/>
      <w:bookmarkEnd w:id="172"/>
    </w:p>
    <w:p w:rsidR="00084F00" w:rsidRPr="0024217C" w:rsidRDefault="00084F00" w:rsidP="00084F00">
      <w:pPr>
        <w:pStyle w:val="BodyText"/>
      </w:pPr>
      <w:r w:rsidRPr="0024217C">
        <w:t>Troubleshooting Steps</w:t>
      </w:r>
    </w:p>
    <w:p w:rsidR="00084F00" w:rsidRPr="0024217C" w:rsidRDefault="00084F00" w:rsidP="0047610B">
      <w:pPr>
        <w:pStyle w:val="BodyTextNumbered1"/>
        <w:numPr>
          <w:ilvl w:val="0"/>
          <w:numId w:val="23"/>
        </w:numPr>
        <w:spacing w:before="60" w:after="60"/>
      </w:pPr>
      <w:r w:rsidRPr="0024217C">
        <w:t xml:space="preserve">Contact the </w:t>
      </w:r>
      <w:r w:rsidR="0047610B">
        <w:t>“</w:t>
      </w:r>
      <w:r w:rsidR="0047610B" w:rsidRPr="0047610B">
        <w:t>OIT EPMO TRS EPS SoS Weblogic</w:t>
      </w:r>
      <w:r w:rsidR="0047610B">
        <w:t>”</w:t>
      </w:r>
      <w:r w:rsidR="0047610B" w:rsidRPr="0047610B">
        <w:t xml:space="preserve"> </w:t>
      </w:r>
      <w:r w:rsidRPr="0024217C">
        <w:t>mail group in Outlook</w:t>
      </w:r>
      <w:r w:rsidR="0047610B">
        <w:t xml:space="preserve"> (</w:t>
      </w:r>
      <w:hyperlink r:id="rId33" w:tooltip="AITC SOS WebLogic Support Mail Group" w:history="1">
        <w:r w:rsidR="0047610B">
          <w:rPr>
            <w:rStyle w:val="Hyperlink"/>
          </w:rPr>
          <w:t>AITCSoSWeblogicSupport@va.gov</w:t>
        </w:r>
      </w:hyperlink>
      <w:r w:rsidR="0047610B">
        <w:t>)</w:t>
      </w:r>
      <w:r w:rsidRPr="0024217C">
        <w:t>, a</w:t>
      </w:r>
      <w:r w:rsidR="00F06FF7">
        <w:t xml:space="preserve">sking them to check the person ID </w:t>
      </w:r>
      <w:r w:rsidRPr="0024217C">
        <w:t>for the missing message in</w:t>
      </w:r>
      <w:r w:rsidR="00F06FF7">
        <w:t xml:space="preserve"> cluster 1 logs. If the person ID </w:t>
      </w:r>
      <w:r w:rsidRPr="0024217C">
        <w:t>is not found, request them to check status of the messaging event queue to see if there are any pending messages in the queue.</w:t>
      </w:r>
    </w:p>
    <w:p w:rsidR="00084F00" w:rsidRPr="0024217C" w:rsidRDefault="00084F00" w:rsidP="003A09CF">
      <w:pPr>
        <w:pStyle w:val="BodyTextNumbered1"/>
        <w:numPr>
          <w:ilvl w:val="0"/>
          <w:numId w:val="6"/>
        </w:numPr>
        <w:spacing w:before="60" w:after="60"/>
      </w:pPr>
      <w:r w:rsidRPr="0024217C">
        <w:t>Contact Tier 3 support.</w:t>
      </w:r>
    </w:p>
    <w:p w:rsidR="00084F00" w:rsidRPr="00577104" w:rsidRDefault="00084F00" w:rsidP="00577104">
      <w:pPr>
        <w:pStyle w:val="BodyText"/>
        <w:rPr>
          <w:b/>
        </w:rPr>
      </w:pPr>
      <w:bookmarkStart w:id="173" w:name="_Toc393888702"/>
      <w:bookmarkStart w:id="174" w:name="_Toc467162154"/>
      <w:bookmarkStart w:id="175" w:name="_Toc484004710"/>
      <w:bookmarkStart w:id="176" w:name="_Toc492563097"/>
      <w:bookmarkStart w:id="177" w:name="_Toc495577525"/>
      <w:r w:rsidRPr="00577104">
        <w:rPr>
          <w:b/>
        </w:rPr>
        <w:t>Scenario 8: PSIM Web Service Interface Failing Axis Fault Error</w:t>
      </w:r>
      <w:bookmarkEnd w:id="173"/>
      <w:bookmarkEnd w:id="174"/>
      <w:bookmarkEnd w:id="175"/>
      <w:bookmarkEnd w:id="176"/>
      <w:bookmarkEnd w:id="177"/>
    </w:p>
    <w:p w:rsidR="00084F00" w:rsidRPr="0024217C" w:rsidRDefault="00084F00" w:rsidP="00084F00">
      <w:pPr>
        <w:pStyle w:val="BodyText"/>
      </w:pPr>
      <w:r w:rsidRPr="0024217C">
        <w:t>Troubleshooting Steps</w:t>
      </w:r>
    </w:p>
    <w:p w:rsidR="00084F00" w:rsidRPr="0024217C" w:rsidRDefault="00084F00" w:rsidP="003A09CF">
      <w:pPr>
        <w:pStyle w:val="BodyTextNumbered1"/>
        <w:numPr>
          <w:ilvl w:val="0"/>
          <w:numId w:val="24"/>
        </w:numPr>
        <w:spacing w:before="60" w:after="60"/>
      </w:pPr>
      <w:r w:rsidRPr="0024217C">
        <w:t>If you see error message like “Caused by: javax.net.ssl.SSLHandshakeException: Received fatal alert: certificate_expired”.</w:t>
      </w:r>
    </w:p>
    <w:p w:rsidR="00084F00" w:rsidRPr="0024217C" w:rsidRDefault="00084F00" w:rsidP="00F06FF7">
      <w:pPr>
        <w:pStyle w:val="BodyTextNumbered1"/>
        <w:numPr>
          <w:ilvl w:val="0"/>
          <w:numId w:val="6"/>
        </w:numPr>
        <w:spacing w:before="60" w:after="60"/>
      </w:pPr>
      <w:r w:rsidRPr="0024217C">
        <w:t xml:space="preserve">Contact the </w:t>
      </w:r>
      <w:r w:rsidR="0047610B">
        <w:t>“</w:t>
      </w:r>
      <w:r w:rsidR="000066C6" w:rsidRPr="000066C6">
        <w:t>OIT EPMO TRS EPS SoS Weblogic Support</w:t>
      </w:r>
      <w:r w:rsidR="0047610B">
        <w:t>”</w:t>
      </w:r>
      <w:r w:rsidR="0047610B" w:rsidRPr="0024217C">
        <w:t xml:space="preserve"> </w:t>
      </w:r>
      <w:r w:rsidRPr="0024217C">
        <w:t>mail group in Outlook</w:t>
      </w:r>
      <w:r w:rsidR="0047610B">
        <w:t xml:space="preserve"> (</w:t>
      </w:r>
      <w:hyperlink r:id="rId34" w:tooltip="AITC SOS WebLogic Support Mail Group" w:history="1">
        <w:r w:rsidR="0047610B">
          <w:rPr>
            <w:rStyle w:val="Hyperlink"/>
          </w:rPr>
          <w:t>AITCSoSWeblogicSupport@va.gov</w:t>
        </w:r>
      </w:hyperlink>
      <w:r w:rsidR="0047610B">
        <w:t>)</w:t>
      </w:r>
      <w:r w:rsidRPr="0024217C">
        <w:t xml:space="preserve">, asking them to check the logs for any certificate errors or </w:t>
      </w:r>
      <w:r w:rsidR="00F06FF7" w:rsidRPr="00F06FF7">
        <w:t xml:space="preserve">Veterans Affairs Authentication Federation Infrastructure </w:t>
      </w:r>
      <w:r w:rsidR="00F06FF7">
        <w:t>(</w:t>
      </w:r>
      <w:r w:rsidRPr="0024217C">
        <w:t>VAAFI</w:t>
      </w:r>
      <w:r w:rsidR="00F06FF7">
        <w:t>)</w:t>
      </w:r>
      <w:r w:rsidRPr="0024217C">
        <w:t xml:space="preserve"> connection errors. If there are certificate or VAAFI connectivity errors, contact the VAAFI support team</w:t>
      </w:r>
      <w:r w:rsidR="006505A3">
        <w:t xml:space="preserve"> (</w:t>
      </w:r>
      <w:hyperlink r:id="rId35" w:tooltip="VAAFI Home Page" w:history="1">
        <w:r w:rsidR="006505A3" w:rsidRPr="00222699">
          <w:rPr>
            <w:rStyle w:val="Hyperlink"/>
          </w:rPr>
          <w:t>https://www.va.gov/EAUTH/index.asp</w:t>
        </w:r>
      </w:hyperlink>
      <w:r w:rsidR="006505A3">
        <w:t>)</w:t>
      </w:r>
      <w:r w:rsidRPr="0024217C">
        <w:t>.</w:t>
      </w:r>
    </w:p>
    <w:p w:rsidR="00084F00" w:rsidRPr="00577104" w:rsidRDefault="00084F00" w:rsidP="00577104">
      <w:pPr>
        <w:pStyle w:val="BodyText"/>
        <w:rPr>
          <w:b/>
        </w:rPr>
      </w:pPr>
      <w:bookmarkStart w:id="178" w:name="_Toc393888704"/>
      <w:bookmarkStart w:id="179" w:name="_Toc467162156"/>
      <w:bookmarkStart w:id="180" w:name="_Toc484004712"/>
      <w:bookmarkStart w:id="181" w:name="_Toc492563099"/>
      <w:bookmarkStart w:id="182" w:name="_Toc495577527"/>
      <w:r w:rsidRPr="00577104">
        <w:rPr>
          <w:b/>
        </w:rPr>
        <w:t xml:space="preserve">Scenario </w:t>
      </w:r>
      <w:r w:rsidR="007B43F5">
        <w:rPr>
          <w:b/>
        </w:rPr>
        <w:t>9</w:t>
      </w:r>
      <w:r w:rsidRPr="00577104">
        <w:rPr>
          <w:b/>
        </w:rPr>
        <w:t>: H</w:t>
      </w:r>
      <w:r w:rsidR="00F06FF7">
        <w:rPr>
          <w:b/>
        </w:rPr>
        <w:t>ealth Benefit Plans (H</w:t>
      </w:r>
      <w:r w:rsidRPr="00577104">
        <w:rPr>
          <w:b/>
        </w:rPr>
        <w:t>BP</w:t>
      </w:r>
      <w:r w:rsidR="00F06FF7">
        <w:rPr>
          <w:b/>
        </w:rPr>
        <w:t>)</w:t>
      </w:r>
      <w:r w:rsidRPr="00577104">
        <w:rPr>
          <w:b/>
        </w:rPr>
        <w:t xml:space="preserve"> Data in ES Not Being Transmitted to Sites</w:t>
      </w:r>
      <w:bookmarkEnd w:id="178"/>
      <w:bookmarkEnd w:id="179"/>
      <w:bookmarkEnd w:id="180"/>
      <w:bookmarkEnd w:id="181"/>
      <w:bookmarkEnd w:id="182"/>
    </w:p>
    <w:p w:rsidR="00084F00" w:rsidRPr="0024217C" w:rsidRDefault="00084F00" w:rsidP="00084F00">
      <w:pPr>
        <w:pStyle w:val="BodyText"/>
      </w:pPr>
      <w:r w:rsidRPr="0024217C">
        <w:t>Troubleshooting Steps</w:t>
      </w:r>
    </w:p>
    <w:p w:rsidR="00084F00" w:rsidRPr="0024217C" w:rsidRDefault="00084F00" w:rsidP="003A09CF">
      <w:pPr>
        <w:pStyle w:val="BodyTextNumbered1"/>
        <w:numPr>
          <w:ilvl w:val="0"/>
          <w:numId w:val="26"/>
        </w:numPr>
        <w:spacing w:before="60" w:after="60"/>
      </w:pPr>
      <w:r w:rsidRPr="0024217C">
        <w:t>Verify a Z11 was transmitted from ES to the sites; Verify the Z11 contains the ZHP segment</w:t>
      </w:r>
    </w:p>
    <w:p w:rsidR="00084F00" w:rsidRPr="0024217C" w:rsidRDefault="00084F00" w:rsidP="00084F00">
      <w:pPr>
        <w:pStyle w:val="BodyTextNumbered1"/>
        <w:numPr>
          <w:ilvl w:val="0"/>
          <w:numId w:val="1"/>
        </w:numPr>
        <w:spacing w:before="60" w:after="60"/>
      </w:pPr>
      <w:r w:rsidRPr="0024217C">
        <w:t>Log</w:t>
      </w:r>
      <w:r w:rsidR="00130909">
        <w:t xml:space="preserve"> </w:t>
      </w:r>
      <w:r w:rsidRPr="0024217C">
        <w:t>in to ES, then navigate to Admin -&gt; System Parameters. Verify the system param</w:t>
      </w:r>
      <w:r w:rsidR="00F06FF7">
        <w:t xml:space="preserve">eter named </w:t>
      </w:r>
      <w:r w:rsidRPr="0024217C">
        <w:rPr>
          <w:bCs/>
          <w:color w:val="000000"/>
        </w:rPr>
        <w:t>HBP Data sharing indicator is set to “Y” to enable the ZHP segment to be included in the Z11 messages to the sites</w:t>
      </w:r>
      <w:r w:rsidRPr="0024217C">
        <w:t>.</w:t>
      </w:r>
    </w:p>
    <w:p w:rsidR="00084F00" w:rsidRPr="0024217C" w:rsidRDefault="00084F00" w:rsidP="00084F00">
      <w:pPr>
        <w:pStyle w:val="BodyTextNumbered1"/>
        <w:numPr>
          <w:ilvl w:val="0"/>
          <w:numId w:val="1"/>
        </w:numPr>
        <w:spacing w:before="60" w:after="60"/>
      </w:pPr>
      <w:r w:rsidRPr="0024217C">
        <w:t>Contact Tier 3 support.</w:t>
      </w:r>
    </w:p>
    <w:p w:rsidR="007B43F5" w:rsidRPr="007B43F5" w:rsidRDefault="007B43F5" w:rsidP="007B43F5">
      <w:bookmarkStart w:id="183" w:name="_Toc467162157"/>
      <w:bookmarkStart w:id="184" w:name="_Toc484004713"/>
      <w:bookmarkStart w:id="185" w:name="_Toc492563100"/>
      <w:bookmarkStart w:id="186" w:name="_Toc495577528"/>
      <w:r>
        <w:br w:type="page"/>
      </w:r>
    </w:p>
    <w:p w:rsidR="00084F00" w:rsidRPr="00577104" w:rsidRDefault="00084F00" w:rsidP="00577104">
      <w:pPr>
        <w:pStyle w:val="BodyText"/>
        <w:rPr>
          <w:b/>
        </w:rPr>
      </w:pPr>
      <w:r w:rsidRPr="00577104">
        <w:rPr>
          <w:b/>
        </w:rPr>
        <w:t>Scenario 1</w:t>
      </w:r>
      <w:r w:rsidR="007B43F5">
        <w:rPr>
          <w:b/>
        </w:rPr>
        <w:t>0</w:t>
      </w:r>
      <w:r w:rsidRPr="00577104">
        <w:rPr>
          <w:b/>
        </w:rPr>
        <w:t>: Enrollment Records in VistA CL = Yes Patient Not Eligible</w:t>
      </w:r>
      <w:bookmarkEnd w:id="183"/>
      <w:bookmarkEnd w:id="184"/>
      <w:bookmarkEnd w:id="185"/>
      <w:bookmarkEnd w:id="186"/>
    </w:p>
    <w:p w:rsidR="00084F00" w:rsidRPr="0024217C" w:rsidRDefault="00084F00" w:rsidP="00084F00">
      <w:pPr>
        <w:pStyle w:val="BodyText"/>
      </w:pPr>
      <w:r w:rsidRPr="0024217C">
        <w:t>Troubleshooting Steps</w:t>
      </w:r>
    </w:p>
    <w:p w:rsidR="00084F00" w:rsidRPr="0024217C" w:rsidRDefault="00084F00" w:rsidP="003A09CF">
      <w:pPr>
        <w:pStyle w:val="BodyTextNumbered1"/>
        <w:numPr>
          <w:ilvl w:val="0"/>
          <w:numId w:val="27"/>
        </w:numPr>
        <w:spacing w:before="60" w:after="60"/>
      </w:pPr>
      <w:r w:rsidRPr="0024217C">
        <w:t>Verify a Z11 was transmitted from ES to the sites; Verify the Z11 contains the ZHP segment. Verify a Z11 was transmitted from ES to the sites; Verify the Z11 does not contain Camp Lejeune data on the ZEL segment.</w:t>
      </w:r>
    </w:p>
    <w:p w:rsidR="00084F00" w:rsidRPr="0024217C" w:rsidRDefault="00084F00" w:rsidP="00084F00">
      <w:pPr>
        <w:pStyle w:val="BodyTextNumbered1"/>
        <w:numPr>
          <w:ilvl w:val="0"/>
          <w:numId w:val="1"/>
        </w:numPr>
        <w:spacing w:before="60" w:after="60"/>
      </w:pPr>
      <w:r w:rsidRPr="0024217C">
        <w:t>Log</w:t>
      </w:r>
      <w:r w:rsidR="002501CB">
        <w:t xml:space="preserve"> </w:t>
      </w:r>
      <w:r w:rsidRPr="0024217C">
        <w:t>in to ES, and then navigate to Admin -&gt; System Parameters. Verify the system parameter named CL_VISTA_FULL_ROLLOUT is set to “ALL” or has the site in the delimited field to enable the Camp Lejeune information to be included in the Z11 messages to the sites.</w:t>
      </w:r>
    </w:p>
    <w:p w:rsidR="00084F00" w:rsidRPr="0024217C" w:rsidRDefault="00084F00" w:rsidP="00084F00">
      <w:pPr>
        <w:pStyle w:val="BodyTextNumbered1"/>
        <w:numPr>
          <w:ilvl w:val="0"/>
          <w:numId w:val="1"/>
        </w:numPr>
        <w:spacing w:before="60" w:after="60"/>
      </w:pPr>
      <w:r w:rsidRPr="0024217C">
        <w:t>Contact Tier 3 support.</w:t>
      </w:r>
    </w:p>
    <w:p w:rsidR="00084F00" w:rsidRPr="0024217C" w:rsidRDefault="00084F00" w:rsidP="007B43F5">
      <w:pPr>
        <w:pStyle w:val="BodyText"/>
        <w:ind w:left="1368" w:right="720" w:hanging="648"/>
      </w:pPr>
      <w:r w:rsidRPr="0024217C">
        <w:rPr>
          <w:b/>
        </w:rPr>
        <w:t>Note</w:t>
      </w:r>
      <w:r w:rsidRPr="0024217C">
        <w:t>: The system parameter CL_VISTA_FULL_ROLLOUT needs to be set to “all”. This is done by the HEC System Administrator when the CL-V VistA host file DG*</w:t>
      </w:r>
      <w:r w:rsidR="00E550B2">
        <w:t>5.5</w:t>
      </w:r>
      <w:r w:rsidRPr="0024217C">
        <w:t xml:space="preserve">*909 </w:t>
      </w:r>
      <w:r w:rsidR="006E68DF">
        <w:t>i</w:t>
      </w:r>
      <w:r w:rsidRPr="0024217C">
        <w:t>s deployed to production. This system parameter should never be inactivated.</w:t>
      </w:r>
    </w:p>
    <w:p w:rsidR="00BD183D" w:rsidRDefault="00BD183D" w:rsidP="00115219">
      <w:pPr>
        <w:pStyle w:val="Heading2"/>
      </w:pPr>
      <w:bookmarkStart w:id="187" w:name="_Toc527028744"/>
      <w:r>
        <w:t>System Recovery</w:t>
      </w:r>
      <w:bookmarkEnd w:id="187"/>
    </w:p>
    <w:p w:rsidR="00084F00" w:rsidRPr="0024217C" w:rsidRDefault="00084F00" w:rsidP="00084F00">
      <w:pPr>
        <w:pStyle w:val="BodyText"/>
      </w:pPr>
      <w:r w:rsidRPr="0024217C">
        <w:t xml:space="preserve">The process and procedures necessary </w:t>
      </w:r>
      <w:r w:rsidR="00CD1F5A">
        <w:t>for system recovery</w:t>
      </w:r>
      <w:r w:rsidR="00EE5F12">
        <w:t xml:space="preserve"> </w:t>
      </w:r>
      <w:r w:rsidRPr="0024217C">
        <w:t xml:space="preserve">are managed by the </w:t>
      </w:r>
      <w:r w:rsidR="00F06FF7">
        <w:t>AITC</w:t>
      </w:r>
      <w:r w:rsidRPr="0024217C">
        <w:t xml:space="preserve"> and handled by the AITC system administrators.</w:t>
      </w:r>
    </w:p>
    <w:p w:rsidR="00BD183D" w:rsidRDefault="00BD183D" w:rsidP="00224A93">
      <w:pPr>
        <w:pStyle w:val="Heading3"/>
      </w:pPr>
      <w:bookmarkStart w:id="188" w:name="_Toc527028745"/>
      <w:r>
        <w:t>Restart after Non-Scheduled System Interruption</w:t>
      </w:r>
      <w:bookmarkEnd w:id="188"/>
      <w:r>
        <w:t xml:space="preserve"> </w:t>
      </w:r>
    </w:p>
    <w:p w:rsidR="00D2566F" w:rsidRPr="0024217C" w:rsidRDefault="00D2566F" w:rsidP="00D2566F">
      <w:pPr>
        <w:pStyle w:val="BodyText"/>
      </w:pPr>
      <w:r w:rsidRPr="0024217C">
        <w:t xml:space="preserve">The process and procedures necessary to </w:t>
      </w:r>
      <w:r w:rsidR="00DF5408">
        <w:t>restart after a non-scheduled system interruption</w:t>
      </w:r>
      <w:r w:rsidRPr="0024217C">
        <w:t xml:space="preserve"> are managed by the AITC and handled by the AITC system administrators.</w:t>
      </w:r>
    </w:p>
    <w:p w:rsidR="00BD183D" w:rsidRDefault="00BD183D" w:rsidP="00224A93">
      <w:pPr>
        <w:pStyle w:val="Heading3"/>
      </w:pPr>
      <w:bookmarkStart w:id="189" w:name="_Toc527028746"/>
      <w:r>
        <w:t>Restart after Database Restore</w:t>
      </w:r>
      <w:bookmarkEnd w:id="189"/>
    </w:p>
    <w:p w:rsidR="00D2566F" w:rsidRPr="0024217C" w:rsidRDefault="00D2566F" w:rsidP="00D2566F">
      <w:pPr>
        <w:pStyle w:val="BodyText"/>
      </w:pPr>
      <w:r w:rsidRPr="0024217C">
        <w:t xml:space="preserve">The process and procedures necessary to </w:t>
      </w:r>
      <w:r w:rsidR="00DF5408">
        <w:t xml:space="preserve">restart after a database </w:t>
      </w:r>
      <w:r w:rsidRPr="0024217C">
        <w:t>restore are managed by the AITC and handled by the AITC system administrators.</w:t>
      </w:r>
    </w:p>
    <w:p w:rsidR="00BD183D" w:rsidRDefault="00BD183D" w:rsidP="00224A93">
      <w:pPr>
        <w:pStyle w:val="Heading3"/>
      </w:pPr>
      <w:bookmarkStart w:id="190" w:name="_Toc527028747"/>
      <w:r>
        <w:t>Back</w:t>
      </w:r>
      <w:r w:rsidR="00AB56F4">
        <w:t>-o</w:t>
      </w:r>
      <w:r>
        <w:t>ut Procedures</w:t>
      </w:r>
      <w:bookmarkEnd w:id="190"/>
    </w:p>
    <w:p w:rsidR="00084F00" w:rsidRPr="0024217C" w:rsidRDefault="00084F00" w:rsidP="00084F00">
      <w:pPr>
        <w:pStyle w:val="BodyText"/>
      </w:pPr>
      <w:r w:rsidRPr="0024217C">
        <w:t xml:space="preserve">For back-out procedures, refer to the </w:t>
      </w:r>
      <w:r w:rsidR="00E43AD7" w:rsidRPr="00DF5408">
        <w:rPr>
          <w:i/>
        </w:rPr>
        <w:t xml:space="preserve">ES </w:t>
      </w:r>
      <w:r w:rsidR="00E550B2">
        <w:rPr>
          <w:i/>
        </w:rPr>
        <w:t>5.5</w:t>
      </w:r>
      <w:r w:rsidR="00E43AD7" w:rsidRPr="00DF5408">
        <w:rPr>
          <w:i/>
        </w:rPr>
        <w:t xml:space="preserve"> Deployment, Installation, </w:t>
      </w:r>
      <w:r w:rsidR="00357A4F" w:rsidRPr="00DF5408">
        <w:rPr>
          <w:i/>
        </w:rPr>
        <w:t>Back-out</w:t>
      </w:r>
      <w:r w:rsidR="00E43AD7" w:rsidRPr="00DF5408">
        <w:rPr>
          <w:i/>
        </w:rPr>
        <w:t>, and Rollback Guide</w:t>
      </w:r>
      <w:r w:rsidRPr="0024217C">
        <w:t>.</w:t>
      </w:r>
    </w:p>
    <w:p w:rsidR="00BD183D" w:rsidRDefault="00BD183D" w:rsidP="00224A93">
      <w:pPr>
        <w:pStyle w:val="Heading3"/>
      </w:pPr>
      <w:bookmarkStart w:id="191" w:name="_Toc527028748"/>
      <w:r>
        <w:t>Rollback Procedures</w:t>
      </w:r>
      <w:bookmarkEnd w:id="191"/>
    </w:p>
    <w:p w:rsidR="00084F00" w:rsidRPr="0024217C" w:rsidRDefault="00084F00" w:rsidP="00084F00">
      <w:pPr>
        <w:pStyle w:val="BodyText"/>
      </w:pPr>
      <w:r w:rsidRPr="0024217C">
        <w:t xml:space="preserve">For rollback procedures, refer to the </w:t>
      </w:r>
      <w:r w:rsidR="00E43AD7" w:rsidRPr="00DF5408">
        <w:rPr>
          <w:i/>
        </w:rPr>
        <w:t xml:space="preserve">ES </w:t>
      </w:r>
      <w:r w:rsidR="00E550B2">
        <w:rPr>
          <w:i/>
        </w:rPr>
        <w:t>5.5</w:t>
      </w:r>
      <w:r w:rsidR="00E43AD7" w:rsidRPr="00DF5408">
        <w:rPr>
          <w:i/>
        </w:rPr>
        <w:t xml:space="preserve"> Deployment, Installation, </w:t>
      </w:r>
      <w:r w:rsidR="00357A4F" w:rsidRPr="00DF5408">
        <w:rPr>
          <w:i/>
        </w:rPr>
        <w:t>Back-out</w:t>
      </w:r>
      <w:r w:rsidR="00E43AD7" w:rsidRPr="00DF5408">
        <w:rPr>
          <w:i/>
        </w:rPr>
        <w:t>, and Rollback Guide</w:t>
      </w:r>
    </w:p>
    <w:p w:rsidR="000E7C3E" w:rsidRPr="000E7C3E" w:rsidRDefault="000E7C3E" w:rsidP="000E7C3E">
      <w:r>
        <w:br w:type="page"/>
      </w:r>
    </w:p>
    <w:p w:rsidR="00FB4E35" w:rsidRDefault="00FB4E35" w:rsidP="004B013C">
      <w:pPr>
        <w:pStyle w:val="Heading1"/>
      </w:pPr>
      <w:bookmarkStart w:id="192" w:name="_Toc527028749"/>
      <w:r>
        <w:t>Operations and Maintenance Responsibilities</w:t>
      </w:r>
      <w:bookmarkEnd w:id="192"/>
    </w:p>
    <w:p w:rsidR="00C51806" w:rsidRDefault="00C51806" w:rsidP="00795BA1">
      <w:pPr>
        <w:pStyle w:val="BodyText"/>
      </w:pPr>
      <w:r>
        <w:t xml:space="preserve">The role identification list and subsequent </w:t>
      </w:r>
      <w:r w:rsidR="00F06FF7" w:rsidRPr="00F06FF7">
        <w:t xml:space="preserve">Responsible Accountable Consulted Informed </w:t>
      </w:r>
      <w:r w:rsidR="00F06FF7">
        <w:t>(</w:t>
      </w:r>
      <w:r>
        <w:t>RACI</w:t>
      </w:r>
      <w:r w:rsidR="00F06FF7">
        <w:t>)</w:t>
      </w:r>
      <w:r>
        <w:t xml:space="preserve"> matrix </w:t>
      </w:r>
      <w:r w:rsidR="00795BA1" w:rsidRPr="00795BA1">
        <w:t>are</w:t>
      </w:r>
      <w:r w:rsidRPr="00795BA1">
        <w:t xml:space="preserve"> customized</w:t>
      </w:r>
      <w:r>
        <w:t xml:space="preserve"> according to t</w:t>
      </w:r>
      <w:r w:rsidR="00795BA1">
        <w:t>he requirements of each system.</w:t>
      </w:r>
    </w:p>
    <w:p w:rsidR="00C51806" w:rsidRDefault="00795BA1" w:rsidP="000C7983">
      <w:pPr>
        <w:pStyle w:val="Caption"/>
      </w:pPr>
      <w:r>
        <w:t xml:space="preserve">Table </w:t>
      </w:r>
      <w:r w:rsidR="00E550B2">
        <w:fldChar w:fldCharType="begin"/>
      </w:r>
      <w:r w:rsidR="00E550B2">
        <w:instrText xml:space="preserve"> SEQ Table \* ARABIC </w:instrText>
      </w:r>
      <w:r w:rsidR="00E550B2">
        <w:fldChar w:fldCharType="separate"/>
      </w:r>
      <w:r w:rsidR="000554F7">
        <w:rPr>
          <w:noProof/>
        </w:rPr>
        <w:t>5</w:t>
      </w:r>
      <w:r w:rsidR="00E550B2">
        <w:rPr>
          <w:noProof/>
        </w:rPr>
        <w:fldChar w:fldCharType="end"/>
      </w:r>
      <w:r w:rsidR="00C51806">
        <w:t>: Role Identification</w:t>
      </w:r>
    </w:p>
    <w:tbl>
      <w:tblPr>
        <w:tblStyle w:val="TableGrid1"/>
        <w:tblW w:w="5000" w:type="pct"/>
        <w:tblCellMar>
          <w:left w:w="115" w:type="dxa"/>
          <w:right w:w="115" w:type="dxa"/>
        </w:tblCellMar>
        <w:tblLook w:val="0620" w:firstRow="1" w:lastRow="0" w:firstColumn="0" w:lastColumn="0" w:noHBand="1" w:noVBand="1"/>
        <w:tblDescription w:val="Primary Operational Support Entities &amp; FTEs table in support of EHBD, including name, role, Gov/non-Gov, FTE (man hours/yr), org, and contact information for each employee"/>
      </w:tblPr>
      <w:tblGrid>
        <w:gridCol w:w="2619"/>
        <w:gridCol w:w="1975"/>
        <w:gridCol w:w="891"/>
        <w:gridCol w:w="3865"/>
      </w:tblGrid>
      <w:tr w:rsidR="00FB21BC" w:rsidRPr="00265184" w:rsidTr="00653C60">
        <w:trPr>
          <w:cantSplit/>
          <w:tblHeader/>
        </w:trPr>
        <w:tc>
          <w:tcPr>
            <w:tcW w:w="1401" w:type="pct"/>
            <w:shd w:val="clear" w:color="auto" w:fill="F2F2F2" w:themeFill="background1" w:themeFillShade="F2"/>
          </w:tcPr>
          <w:p w:rsidR="00583985" w:rsidRPr="005D02D3" w:rsidRDefault="00583985" w:rsidP="00C50E92">
            <w:pPr>
              <w:pStyle w:val="TableHdg"/>
            </w:pPr>
            <w:r w:rsidRPr="005D02D3">
              <w:t>Name</w:t>
            </w:r>
          </w:p>
        </w:tc>
        <w:tc>
          <w:tcPr>
            <w:tcW w:w="1056" w:type="pct"/>
            <w:shd w:val="clear" w:color="auto" w:fill="F2F2F2" w:themeFill="background1" w:themeFillShade="F2"/>
          </w:tcPr>
          <w:p w:rsidR="00583985" w:rsidRPr="005D02D3" w:rsidRDefault="00583985" w:rsidP="00C50E92">
            <w:pPr>
              <w:pStyle w:val="TableHdg"/>
            </w:pPr>
            <w:r w:rsidRPr="005D02D3">
              <w:t>Role</w:t>
            </w:r>
          </w:p>
        </w:tc>
        <w:tc>
          <w:tcPr>
            <w:tcW w:w="476" w:type="pct"/>
            <w:shd w:val="clear" w:color="auto" w:fill="F2F2F2" w:themeFill="background1" w:themeFillShade="F2"/>
          </w:tcPr>
          <w:p w:rsidR="00583985" w:rsidRPr="005D02D3" w:rsidRDefault="00583985" w:rsidP="00C50E92">
            <w:pPr>
              <w:pStyle w:val="TableHdg"/>
            </w:pPr>
            <w:r w:rsidRPr="005D02D3">
              <w:t>Org</w:t>
            </w:r>
          </w:p>
        </w:tc>
        <w:tc>
          <w:tcPr>
            <w:tcW w:w="2067" w:type="pct"/>
            <w:shd w:val="clear" w:color="auto" w:fill="F2F2F2" w:themeFill="background1" w:themeFillShade="F2"/>
          </w:tcPr>
          <w:p w:rsidR="00583985" w:rsidRPr="005D02D3" w:rsidRDefault="00583985" w:rsidP="00C50E92">
            <w:pPr>
              <w:pStyle w:val="TableHdg"/>
            </w:pPr>
            <w:r w:rsidRPr="005D02D3">
              <w:t>Contact Info</w:t>
            </w:r>
          </w:p>
        </w:tc>
      </w:tr>
      <w:tr w:rsidR="00583985" w:rsidRPr="00265184" w:rsidTr="00653C60">
        <w:trPr>
          <w:trHeight w:val="730"/>
        </w:trPr>
        <w:tc>
          <w:tcPr>
            <w:tcW w:w="1401" w:type="pct"/>
          </w:tcPr>
          <w:p w:rsidR="00583985" w:rsidRPr="00265184" w:rsidDel="00A8091F" w:rsidRDefault="00C50E92" w:rsidP="00C50E92">
            <w:pPr>
              <w:pStyle w:val="TableText"/>
            </w:pPr>
            <w:r w:rsidRPr="00C50E92">
              <w:t>Reyes Ruiz</w:t>
            </w:r>
          </w:p>
        </w:tc>
        <w:tc>
          <w:tcPr>
            <w:tcW w:w="1056" w:type="pct"/>
          </w:tcPr>
          <w:p w:rsidR="00583985" w:rsidRPr="00265184" w:rsidRDefault="00583985" w:rsidP="00C50E92">
            <w:pPr>
              <w:pStyle w:val="TableText"/>
            </w:pPr>
            <w:r w:rsidRPr="00265184">
              <w:t>Program Manager</w:t>
            </w:r>
          </w:p>
        </w:tc>
        <w:tc>
          <w:tcPr>
            <w:tcW w:w="476" w:type="pct"/>
          </w:tcPr>
          <w:p w:rsidR="00583985" w:rsidRPr="00265184" w:rsidRDefault="00583985" w:rsidP="00C50E92">
            <w:pPr>
              <w:pStyle w:val="TableText"/>
            </w:pPr>
            <w:r w:rsidRPr="00265184">
              <w:t>AITC</w:t>
            </w:r>
          </w:p>
        </w:tc>
        <w:tc>
          <w:tcPr>
            <w:tcW w:w="2067" w:type="pct"/>
          </w:tcPr>
          <w:p w:rsidR="00583985" w:rsidRPr="00265184" w:rsidRDefault="00583985" w:rsidP="00C50E92">
            <w:pPr>
              <w:pStyle w:val="TableText"/>
            </w:pPr>
            <w:r w:rsidRPr="00265184">
              <w:t>(512)</w:t>
            </w:r>
            <w:r>
              <w:t xml:space="preserve"> </w:t>
            </w:r>
            <w:r w:rsidR="00C50E92">
              <w:t>326-604</w:t>
            </w:r>
            <w:r w:rsidRPr="00265184">
              <w:t>6</w:t>
            </w:r>
          </w:p>
          <w:p w:rsidR="00583985" w:rsidRPr="001C41DB" w:rsidRDefault="002B2ABA" w:rsidP="00C50E92">
            <w:pPr>
              <w:spacing w:before="60" w:after="60"/>
              <w:rPr>
                <w:rStyle w:val="Hyperlink"/>
              </w:rPr>
            </w:pPr>
            <w:hyperlink r:id="rId36" w:history="1">
              <w:r w:rsidR="00C50E92" w:rsidRPr="002609E4">
                <w:rPr>
                  <w:rStyle w:val="Hyperlink"/>
                  <w:rFonts w:ascii="Arial" w:hAnsi="Arial" w:cs="Arial"/>
                  <w:szCs w:val="22"/>
                </w:rPr>
                <w:t>Reyes.Ruiz@va.gov</w:t>
              </w:r>
            </w:hyperlink>
            <w:r w:rsidR="00C50E92">
              <w:rPr>
                <w:rStyle w:val="Hyperlink"/>
              </w:rPr>
              <w:t xml:space="preserve"> </w:t>
            </w:r>
          </w:p>
        </w:tc>
      </w:tr>
      <w:tr w:rsidR="00583985" w:rsidRPr="00265184" w:rsidTr="00653C60">
        <w:tc>
          <w:tcPr>
            <w:tcW w:w="1401" w:type="pct"/>
          </w:tcPr>
          <w:p w:rsidR="00583985" w:rsidRPr="00AA7BB8" w:rsidRDefault="0047610B" w:rsidP="00C50E92">
            <w:pPr>
              <w:pStyle w:val="TableText"/>
            </w:pPr>
            <w:r>
              <w:t>National Service Desk Dev/Ops (PD/ESE)</w:t>
            </w:r>
          </w:p>
        </w:tc>
        <w:tc>
          <w:tcPr>
            <w:tcW w:w="1056" w:type="pct"/>
          </w:tcPr>
          <w:p w:rsidR="00583985" w:rsidRPr="00AA7BB8" w:rsidRDefault="004875EB" w:rsidP="00C50E92">
            <w:pPr>
              <w:pStyle w:val="TableText"/>
            </w:pPr>
            <w:r>
              <w:t xml:space="preserve">National </w:t>
            </w:r>
            <w:r w:rsidR="00E73778" w:rsidRPr="00AA7BB8">
              <w:t>Service Desk Tier 1</w:t>
            </w:r>
          </w:p>
        </w:tc>
        <w:tc>
          <w:tcPr>
            <w:tcW w:w="476" w:type="pct"/>
          </w:tcPr>
          <w:p w:rsidR="00583985" w:rsidRPr="00AA7BB8" w:rsidRDefault="00E73778" w:rsidP="00C50E92">
            <w:pPr>
              <w:pStyle w:val="TableText"/>
            </w:pPr>
            <w:r w:rsidRPr="00AA7BB8">
              <w:t>ITOPS</w:t>
            </w:r>
          </w:p>
        </w:tc>
        <w:tc>
          <w:tcPr>
            <w:tcW w:w="2067" w:type="pct"/>
          </w:tcPr>
          <w:p w:rsidR="00583985" w:rsidRPr="00AA7BB8" w:rsidRDefault="006401A7" w:rsidP="00C50E92">
            <w:pPr>
              <w:pStyle w:val="TableText"/>
              <w:rPr>
                <w:rStyle w:val="Hyperlink"/>
              </w:rPr>
            </w:pPr>
            <w:r w:rsidRPr="00D0648F">
              <w:t>(855) 673-4357</w:t>
            </w:r>
            <w:r w:rsidRPr="00D0648F">
              <w:br/>
            </w:r>
            <w:hyperlink r:id="rId37" w:tooltip="NSD mailgroup" w:history="1">
              <w:r w:rsidR="0047610B">
                <w:rPr>
                  <w:rStyle w:val="Hyperlink"/>
                </w:rPr>
                <w:t>vasd@va.gov</w:t>
              </w:r>
            </w:hyperlink>
          </w:p>
        </w:tc>
      </w:tr>
      <w:tr w:rsidR="00583985" w:rsidRPr="00265184" w:rsidTr="00653C60">
        <w:tc>
          <w:tcPr>
            <w:tcW w:w="1401" w:type="pct"/>
          </w:tcPr>
          <w:p w:rsidR="00583985" w:rsidRPr="00265184" w:rsidRDefault="00583985" w:rsidP="00C50E92">
            <w:pPr>
              <w:pStyle w:val="TableText"/>
            </w:pPr>
            <w:r w:rsidRPr="00FC4109">
              <w:t>VA IT SDE EO EIS VHA</w:t>
            </w:r>
            <w:r>
              <w:t xml:space="preserve"> </w:t>
            </w:r>
            <w:r w:rsidRPr="00FC4109">
              <w:t>Linux System Admins</w:t>
            </w:r>
            <w:r w:rsidR="00AF6EF9">
              <w:br/>
            </w:r>
            <w:r w:rsidRPr="00265184">
              <w:t>Tier 2</w:t>
            </w:r>
          </w:p>
        </w:tc>
        <w:tc>
          <w:tcPr>
            <w:tcW w:w="1056" w:type="pct"/>
          </w:tcPr>
          <w:p w:rsidR="00583985" w:rsidRPr="00265184" w:rsidRDefault="00583985" w:rsidP="00C50E92">
            <w:pPr>
              <w:pStyle w:val="TableText"/>
            </w:pPr>
            <w:r w:rsidRPr="00FC4109">
              <w:t>System Admin (Unix)</w:t>
            </w:r>
          </w:p>
        </w:tc>
        <w:tc>
          <w:tcPr>
            <w:tcW w:w="476" w:type="pct"/>
          </w:tcPr>
          <w:p w:rsidR="00583985" w:rsidRPr="00265184" w:rsidRDefault="00583985" w:rsidP="00C50E92">
            <w:pPr>
              <w:pStyle w:val="TableText"/>
            </w:pPr>
            <w:r w:rsidRPr="00265184">
              <w:t>AITC</w:t>
            </w:r>
          </w:p>
        </w:tc>
        <w:tc>
          <w:tcPr>
            <w:tcW w:w="2067" w:type="pct"/>
          </w:tcPr>
          <w:p w:rsidR="00583985" w:rsidRPr="00FB21BC" w:rsidRDefault="002B2ABA" w:rsidP="00C50E92">
            <w:pPr>
              <w:pStyle w:val="TableText"/>
              <w:rPr>
                <w:rStyle w:val="Hyperlink"/>
              </w:rPr>
            </w:pPr>
            <w:hyperlink r:id="rId38" w:history="1">
              <w:r w:rsidR="00F84A48" w:rsidRPr="00CA3446">
                <w:rPr>
                  <w:rStyle w:val="Hyperlink"/>
                </w:rPr>
                <w:t>EOVHALinuxSystemAdmins@va.gov</w:t>
              </w:r>
            </w:hyperlink>
          </w:p>
        </w:tc>
      </w:tr>
      <w:tr w:rsidR="00583985" w:rsidRPr="00265184" w:rsidTr="00653C60">
        <w:tc>
          <w:tcPr>
            <w:tcW w:w="1401" w:type="pct"/>
          </w:tcPr>
          <w:p w:rsidR="00583985" w:rsidRPr="00265184" w:rsidRDefault="00583985" w:rsidP="00C50E92">
            <w:pPr>
              <w:pStyle w:val="TableText"/>
            </w:pPr>
            <w:r>
              <w:t>Joe Partida</w:t>
            </w:r>
            <w:r w:rsidR="005D02D3">
              <w:br/>
            </w:r>
            <w:r w:rsidRPr="00265184">
              <w:t>Tier 2</w:t>
            </w:r>
          </w:p>
        </w:tc>
        <w:tc>
          <w:tcPr>
            <w:tcW w:w="1056" w:type="pct"/>
          </w:tcPr>
          <w:p w:rsidR="00583985" w:rsidRPr="00265184" w:rsidRDefault="00583985" w:rsidP="00C50E92">
            <w:pPr>
              <w:pStyle w:val="TableText"/>
            </w:pPr>
            <w:r w:rsidRPr="00265184">
              <w:t>System Admin (Windows)</w:t>
            </w:r>
          </w:p>
        </w:tc>
        <w:tc>
          <w:tcPr>
            <w:tcW w:w="476" w:type="pct"/>
          </w:tcPr>
          <w:p w:rsidR="00583985" w:rsidRPr="00265184" w:rsidRDefault="00583985" w:rsidP="00C50E92">
            <w:pPr>
              <w:pStyle w:val="TableText"/>
            </w:pPr>
            <w:r w:rsidRPr="00265184">
              <w:t>AITC</w:t>
            </w:r>
          </w:p>
        </w:tc>
        <w:tc>
          <w:tcPr>
            <w:tcW w:w="2067" w:type="pct"/>
          </w:tcPr>
          <w:p w:rsidR="00583985" w:rsidRDefault="00583985" w:rsidP="00C50E92">
            <w:pPr>
              <w:pStyle w:val="TableText"/>
            </w:pPr>
            <w:r>
              <w:t>(512) 326-6654</w:t>
            </w:r>
          </w:p>
          <w:p w:rsidR="00583985" w:rsidRPr="00AA7BB8" w:rsidRDefault="002B2ABA" w:rsidP="00C50E92">
            <w:pPr>
              <w:pStyle w:val="TableText"/>
              <w:rPr>
                <w:rStyle w:val="Hyperlink"/>
              </w:rPr>
            </w:pPr>
            <w:hyperlink r:id="rId39" w:history="1">
              <w:r w:rsidR="00583985" w:rsidRPr="00AA7BB8">
                <w:rPr>
                  <w:rStyle w:val="Hyperlink"/>
                </w:rPr>
                <w:t>Joe.Partida@va.gov</w:t>
              </w:r>
            </w:hyperlink>
          </w:p>
        </w:tc>
      </w:tr>
      <w:tr w:rsidR="00583985" w:rsidRPr="00265184" w:rsidTr="00653C60">
        <w:tc>
          <w:tcPr>
            <w:tcW w:w="1401" w:type="pct"/>
          </w:tcPr>
          <w:p w:rsidR="00583985" w:rsidRPr="00265184" w:rsidRDefault="00583985" w:rsidP="00C50E92">
            <w:pPr>
              <w:pStyle w:val="TableText"/>
            </w:pPr>
            <w:r w:rsidRPr="00265184">
              <w:t>Larry Nguyen</w:t>
            </w:r>
            <w:r w:rsidR="005D02D3">
              <w:br/>
            </w:r>
            <w:r w:rsidRPr="00772F26">
              <w:t>Tier 2</w:t>
            </w:r>
          </w:p>
        </w:tc>
        <w:tc>
          <w:tcPr>
            <w:tcW w:w="1056" w:type="pct"/>
          </w:tcPr>
          <w:p w:rsidR="00583985" w:rsidRPr="00265184" w:rsidRDefault="00583985" w:rsidP="00C50E92">
            <w:pPr>
              <w:pStyle w:val="TableText"/>
            </w:pPr>
            <w:r w:rsidRPr="00265184">
              <w:t>System Admin (Windows)</w:t>
            </w:r>
          </w:p>
        </w:tc>
        <w:tc>
          <w:tcPr>
            <w:tcW w:w="476" w:type="pct"/>
          </w:tcPr>
          <w:p w:rsidR="00583985" w:rsidRPr="00265184" w:rsidRDefault="00583985" w:rsidP="00C50E92">
            <w:pPr>
              <w:pStyle w:val="TableText"/>
            </w:pPr>
            <w:r w:rsidRPr="00265184">
              <w:t>AITC</w:t>
            </w:r>
          </w:p>
        </w:tc>
        <w:tc>
          <w:tcPr>
            <w:tcW w:w="2067" w:type="pct"/>
          </w:tcPr>
          <w:p w:rsidR="00583985" w:rsidRPr="00265184" w:rsidRDefault="00583985" w:rsidP="00C50E92">
            <w:pPr>
              <w:pStyle w:val="TableText"/>
            </w:pPr>
            <w:r>
              <w:t>(</w:t>
            </w:r>
            <w:r w:rsidRPr="00265184">
              <w:t>512</w:t>
            </w:r>
            <w:r>
              <w:t xml:space="preserve">) </w:t>
            </w:r>
            <w:r w:rsidRPr="00265184">
              <w:t>981-4926</w:t>
            </w:r>
          </w:p>
          <w:p w:rsidR="00583985" w:rsidRPr="00AA7BB8" w:rsidRDefault="002B2ABA" w:rsidP="00C50E92">
            <w:pPr>
              <w:pStyle w:val="TableText"/>
              <w:rPr>
                <w:rStyle w:val="Hyperlink"/>
              </w:rPr>
            </w:pPr>
            <w:hyperlink r:id="rId40" w:history="1">
              <w:r w:rsidR="00583985" w:rsidRPr="00AA7BB8">
                <w:rPr>
                  <w:rStyle w:val="Hyperlink"/>
                </w:rPr>
                <w:t>Larry.Nguyen@va.gov</w:t>
              </w:r>
            </w:hyperlink>
          </w:p>
        </w:tc>
      </w:tr>
      <w:tr w:rsidR="00583985" w:rsidRPr="00265184" w:rsidTr="00653C60">
        <w:tc>
          <w:tcPr>
            <w:tcW w:w="1401" w:type="pct"/>
          </w:tcPr>
          <w:p w:rsidR="00583985" w:rsidRPr="00265184" w:rsidRDefault="00583985" w:rsidP="00C50E92">
            <w:pPr>
              <w:pStyle w:val="TableText"/>
            </w:pPr>
            <w:r>
              <w:t>Asad Hafeez</w:t>
            </w:r>
          </w:p>
        </w:tc>
        <w:tc>
          <w:tcPr>
            <w:tcW w:w="1056" w:type="pct"/>
          </w:tcPr>
          <w:p w:rsidR="00583985" w:rsidRPr="00265184" w:rsidRDefault="00583985" w:rsidP="00C50E92">
            <w:pPr>
              <w:pStyle w:val="TableText"/>
            </w:pPr>
            <w:r>
              <w:t xml:space="preserve">Linux </w:t>
            </w:r>
            <w:r w:rsidR="00AA7BB8">
              <w:t>A</w:t>
            </w:r>
            <w:r>
              <w:t>dmin</w:t>
            </w:r>
          </w:p>
        </w:tc>
        <w:tc>
          <w:tcPr>
            <w:tcW w:w="476" w:type="pct"/>
          </w:tcPr>
          <w:p w:rsidR="00583985" w:rsidRPr="00265184" w:rsidRDefault="00583985" w:rsidP="00C50E92">
            <w:pPr>
              <w:pStyle w:val="TableText"/>
            </w:pPr>
            <w:r>
              <w:t>AITC</w:t>
            </w:r>
          </w:p>
        </w:tc>
        <w:tc>
          <w:tcPr>
            <w:tcW w:w="2067" w:type="pct"/>
          </w:tcPr>
          <w:p w:rsidR="00583985" w:rsidRDefault="00AF6EF9" w:rsidP="00C50E92">
            <w:pPr>
              <w:pStyle w:val="TableText"/>
            </w:pPr>
            <w:r>
              <w:t>(512) 326-6146</w:t>
            </w:r>
          </w:p>
          <w:p w:rsidR="00583985" w:rsidRPr="00AA7BB8" w:rsidRDefault="002B2ABA" w:rsidP="00C50E92">
            <w:pPr>
              <w:pStyle w:val="TableText"/>
              <w:rPr>
                <w:rStyle w:val="Hyperlink"/>
              </w:rPr>
            </w:pPr>
            <w:hyperlink r:id="rId41" w:history="1">
              <w:r w:rsidR="00583985" w:rsidRPr="00AA7BB8">
                <w:rPr>
                  <w:rStyle w:val="Hyperlink"/>
                </w:rPr>
                <w:t>Asad.Hafeez@va.gov</w:t>
              </w:r>
            </w:hyperlink>
          </w:p>
        </w:tc>
      </w:tr>
      <w:tr w:rsidR="00583985" w:rsidRPr="00265184" w:rsidTr="00653C60">
        <w:tc>
          <w:tcPr>
            <w:tcW w:w="1401" w:type="pct"/>
          </w:tcPr>
          <w:p w:rsidR="00583985" w:rsidRPr="00265184" w:rsidRDefault="00583985" w:rsidP="00C50E92">
            <w:pPr>
              <w:pStyle w:val="TableText"/>
            </w:pPr>
            <w:r w:rsidRPr="00265184">
              <w:t>Patty Britten</w:t>
            </w:r>
            <w:r w:rsidR="005D02D3">
              <w:br/>
            </w:r>
            <w:r w:rsidRPr="00265184">
              <w:t>Tier 2</w:t>
            </w:r>
          </w:p>
        </w:tc>
        <w:tc>
          <w:tcPr>
            <w:tcW w:w="1056" w:type="pct"/>
          </w:tcPr>
          <w:p w:rsidR="00583985" w:rsidRPr="00265184" w:rsidRDefault="00583985" w:rsidP="00C50E92">
            <w:pPr>
              <w:pStyle w:val="TableText"/>
            </w:pPr>
            <w:r w:rsidRPr="00265184">
              <w:t>Application Manager</w:t>
            </w:r>
          </w:p>
        </w:tc>
        <w:tc>
          <w:tcPr>
            <w:tcW w:w="476" w:type="pct"/>
          </w:tcPr>
          <w:p w:rsidR="00583985" w:rsidRPr="00265184" w:rsidRDefault="00583985" w:rsidP="00C50E92">
            <w:pPr>
              <w:pStyle w:val="TableText"/>
            </w:pPr>
            <w:r w:rsidRPr="00265184">
              <w:t>AITC</w:t>
            </w:r>
          </w:p>
        </w:tc>
        <w:tc>
          <w:tcPr>
            <w:tcW w:w="2067" w:type="pct"/>
          </w:tcPr>
          <w:p w:rsidR="00583985" w:rsidRPr="00265184" w:rsidRDefault="00583985" w:rsidP="00C50E92">
            <w:pPr>
              <w:pStyle w:val="TableText"/>
            </w:pPr>
            <w:r w:rsidRPr="00265184">
              <w:t>(512) 326-6598</w:t>
            </w:r>
          </w:p>
          <w:p w:rsidR="00583985" w:rsidRPr="00AA7BB8" w:rsidRDefault="002B2ABA" w:rsidP="00C50E92">
            <w:pPr>
              <w:pStyle w:val="TableText"/>
              <w:rPr>
                <w:rStyle w:val="Hyperlink"/>
              </w:rPr>
            </w:pPr>
            <w:hyperlink r:id="rId42" w:history="1">
              <w:r w:rsidR="00583985" w:rsidRPr="00AA7BB8">
                <w:rPr>
                  <w:rStyle w:val="Hyperlink"/>
                </w:rPr>
                <w:t>Patricia.Britten@va.gov</w:t>
              </w:r>
            </w:hyperlink>
          </w:p>
        </w:tc>
      </w:tr>
      <w:tr w:rsidR="00583985" w:rsidRPr="00265184" w:rsidTr="00653C60">
        <w:tc>
          <w:tcPr>
            <w:tcW w:w="1401" w:type="pct"/>
          </w:tcPr>
          <w:p w:rsidR="00583985" w:rsidRPr="00265184" w:rsidRDefault="00583985" w:rsidP="00C50E92">
            <w:pPr>
              <w:pStyle w:val="TableText"/>
            </w:pPr>
            <w:r w:rsidRPr="00265184">
              <w:t>Reddy Madipadga</w:t>
            </w:r>
            <w:r w:rsidR="00E73778">
              <w:br/>
            </w:r>
            <w:r w:rsidRPr="00265184">
              <w:t>Tier 2</w:t>
            </w:r>
          </w:p>
        </w:tc>
        <w:tc>
          <w:tcPr>
            <w:tcW w:w="1056" w:type="pct"/>
          </w:tcPr>
          <w:p w:rsidR="00583985" w:rsidRPr="00265184" w:rsidRDefault="00583985" w:rsidP="00C50E92">
            <w:pPr>
              <w:pStyle w:val="TableText"/>
            </w:pPr>
            <w:r w:rsidRPr="00265184">
              <w:t>Application Manager</w:t>
            </w:r>
          </w:p>
        </w:tc>
        <w:tc>
          <w:tcPr>
            <w:tcW w:w="476" w:type="pct"/>
          </w:tcPr>
          <w:p w:rsidR="00583985" w:rsidRPr="00265184" w:rsidRDefault="00583985" w:rsidP="00C50E92">
            <w:pPr>
              <w:pStyle w:val="TableText"/>
            </w:pPr>
            <w:r w:rsidRPr="00265184">
              <w:t>AITC</w:t>
            </w:r>
          </w:p>
        </w:tc>
        <w:tc>
          <w:tcPr>
            <w:tcW w:w="2067" w:type="pct"/>
          </w:tcPr>
          <w:p w:rsidR="00583985" w:rsidRPr="00265184" w:rsidRDefault="00583985" w:rsidP="00C50E92">
            <w:pPr>
              <w:pStyle w:val="TableText"/>
            </w:pPr>
            <w:r w:rsidRPr="00265184">
              <w:t xml:space="preserve">(512) </w:t>
            </w:r>
            <w:r w:rsidR="00422F46">
              <w:t>827-</w:t>
            </w:r>
            <w:r w:rsidR="00F84A48">
              <w:t>1926</w:t>
            </w:r>
          </w:p>
          <w:p w:rsidR="00583985" w:rsidRPr="00AA7BB8" w:rsidRDefault="002B2ABA" w:rsidP="00C50E92">
            <w:pPr>
              <w:pStyle w:val="TableText"/>
              <w:rPr>
                <w:rStyle w:val="Hyperlink"/>
              </w:rPr>
            </w:pPr>
            <w:hyperlink r:id="rId43" w:history="1">
              <w:r w:rsidR="00583985" w:rsidRPr="00AA7BB8">
                <w:rPr>
                  <w:rStyle w:val="Hyperlink"/>
                </w:rPr>
                <w:t>Reddy.Madipadga@va.gov</w:t>
              </w:r>
            </w:hyperlink>
          </w:p>
        </w:tc>
      </w:tr>
      <w:tr w:rsidR="00583985" w:rsidRPr="00265184" w:rsidTr="00653C60">
        <w:tc>
          <w:tcPr>
            <w:tcW w:w="1401" w:type="pct"/>
          </w:tcPr>
          <w:p w:rsidR="00583985" w:rsidRPr="00265184" w:rsidRDefault="00583985" w:rsidP="00C50E92">
            <w:pPr>
              <w:pStyle w:val="TableText"/>
            </w:pPr>
            <w:r w:rsidRPr="00265184">
              <w:t>Diane Gorchs</w:t>
            </w:r>
            <w:r w:rsidR="00E73778">
              <w:br/>
            </w:r>
            <w:r w:rsidRPr="00772F26">
              <w:t>Tier 2</w:t>
            </w:r>
          </w:p>
        </w:tc>
        <w:tc>
          <w:tcPr>
            <w:tcW w:w="1056" w:type="pct"/>
          </w:tcPr>
          <w:p w:rsidR="00583985" w:rsidRPr="00265184" w:rsidRDefault="00583985" w:rsidP="00C50E92">
            <w:pPr>
              <w:pStyle w:val="TableText"/>
            </w:pPr>
            <w:r w:rsidRPr="00265184">
              <w:t>Application Manager</w:t>
            </w:r>
          </w:p>
        </w:tc>
        <w:tc>
          <w:tcPr>
            <w:tcW w:w="476" w:type="pct"/>
          </w:tcPr>
          <w:p w:rsidR="00583985" w:rsidRPr="00265184" w:rsidRDefault="00583985" w:rsidP="00C50E92">
            <w:pPr>
              <w:pStyle w:val="TableText"/>
            </w:pPr>
            <w:r w:rsidRPr="00265184">
              <w:t>AITC</w:t>
            </w:r>
          </w:p>
        </w:tc>
        <w:tc>
          <w:tcPr>
            <w:tcW w:w="2067" w:type="pct"/>
          </w:tcPr>
          <w:p w:rsidR="00583985" w:rsidRPr="00265184" w:rsidRDefault="00583985" w:rsidP="00C50E92">
            <w:pPr>
              <w:pStyle w:val="TableText"/>
            </w:pPr>
            <w:r w:rsidRPr="00265184">
              <w:t>(512) 326-6910</w:t>
            </w:r>
          </w:p>
          <w:p w:rsidR="00583985" w:rsidRPr="00AA7BB8" w:rsidRDefault="002B2ABA" w:rsidP="00C50E92">
            <w:pPr>
              <w:pStyle w:val="TableText"/>
              <w:rPr>
                <w:rStyle w:val="Hyperlink"/>
              </w:rPr>
            </w:pPr>
            <w:hyperlink r:id="rId44" w:history="1">
              <w:r w:rsidR="00583985" w:rsidRPr="001C41DB">
                <w:rPr>
                  <w:rStyle w:val="Hyperlink"/>
                </w:rPr>
                <w:t>Diane.Gorchs@va.gov</w:t>
              </w:r>
            </w:hyperlink>
          </w:p>
        </w:tc>
      </w:tr>
      <w:tr w:rsidR="00583985" w:rsidRPr="00265184" w:rsidTr="00653C60">
        <w:tc>
          <w:tcPr>
            <w:tcW w:w="1401" w:type="pct"/>
          </w:tcPr>
          <w:p w:rsidR="00583985" w:rsidRPr="00265184" w:rsidRDefault="00583985" w:rsidP="00C50E92">
            <w:pPr>
              <w:pStyle w:val="TableText"/>
            </w:pPr>
            <w:r w:rsidRPr="00265184">
              <w:t>Ruben Velayos</w:t>
            </w:r>
            <w:r w:rsidR="00E73778">
              <w:br/>
            </w:r>
            <w:r w:rsidRPr="00265184">
              <w:t>Tier 2</w:t>
            </w:r>
          </w:p>
        </w:tc>
        <w:tc>
          <w:tcPr>
            <w:tcW w:w="1056" w:type="pct"/>
          </w:tcPr>
          <w:p w:rsidR="00583985" w:rsidRPr="00265184" w:rsidRDefault="00583985" w:rsidP="00C50E92">
            <w:pPr>
              <w:pStyle w:val="TableText"/>
            </w:pPr>
            <w:r w:rsidRPr="00265184">
              <w:t>Database Administrator</w:t>
            </w:r>
          </w:p>
        </w:tc>
        <w:tc>
          <w:tcPr>
            <w:tcW w:w="476" w:type="pct"/>
          </w:tcPr>
          <w:p w:rsidR="00583985" w:rsidRPr="00265184" w:rsidRDefault="00583985" w:rsidP="00C50E92">
            <w:pPr>
              <w:pStyle w:val="TableText"/>
            </w:pPr>
            <w:r w:rsidRPr="00265184">
              <w:t>AITC</w:t>
            </w:r>
          </w:p>
        </w:tc>
        <w:tc>
          <w:tcPr>
            <w:tcW w:w="2067" w:type="pct"/>
          </w:tcPr>
          <w:p w:rsidR="00583985" w:rsidRPr="00265184" w:rsidRDefault="00583985" w:rsidP="00C50E92">
            <w:pPr>
              <w:pStyle w:val="TableText"/>
            </w:pPr>
            <w:r w:rsidRPr="00265184">
              <w:t>(512) 326-6018</w:t>
            </w:r>
          </w:p>
          <w:p w:rsidR="00583985" w:rsidRPr="00AA7BB8" w:rsidRDefault="002B2ABA" w:rsidP="00C50E92">
            <w:pPr>
              <w:pStyle w:val="TableText"/>
              <w:rPr>
                <w:rStyle w:val="Hyperlink"/>
              </w:rPr>
            </w:pPr>
            <w:hyperlink r:id="rId45" w:history="1">
              <w:r w:rsidR="00583985" w:rsidRPr="001C41DB">
                <w:rPr>
                  <w:rStyle w:val="Hyperlink"/>
                </w:rPr>
                <w:t>Ruben.Velayos@va.gov</w:t>
              </w:r>
            </w:hyperlink>
          </w:p>
        </w:tc>
      </w:tr>
      <w:tr w:rsidR="00583985" w:rsidRPr="00265184" w:rsidTr="00653C60">
        <w:tc>
          <w:tcPr>
            <w:tcW w:w="1401" w:type="pct"/>
          </w:tcPr>
          <w:p w:rsidR="00583985" w:rsidRPr="00265184" w:rsidRDefault="00583985" w:rsidP="00C50E92">
            <w:pPr>
              <w:pStyle w:val="TableText"/>
            </w:pPr>
            <w:r w:rsidRPr="00265184">
              <w:t>YiQun Brown</w:t>
            </w:r>
            <w:r w:rsidR="00E73778">
              <w:br/>
            </w:r>
            <w:r w:rsidRPr="00265184">
              <w:t>Tier 2</w:t>
            </w:r>
          </w:p>
        </w:tc>
        <w:tc>
          <w:tcPr>
            <w:tcW w:w="1056" w:type="pct"/>
          </w:tcPr>
          <w:p w:rsidR="00583985" w:rsidRPr="00265184" w:rsidRDefault="00583985" w:rsidP="00C50E92">
            <w:pPr>
              <w:pStyle w:val="TableText"/>
            </w:pPr>
            <w:r w:rsidRPr="00265184">
              <w:t>Database Administrator</w:t>
            </w:r>
          </w:p>
        </w:tc>
        <w:tc>
          <w:tcPr>
            <w:tcW w:w="476" w:type="pct"/>
          </w:tcPr>
          <w:p w:rsidR="00583985" w:rsidRPr="00265184" w:rsidRDefault="00583985" w:rsidP="00C50E92">
            <w:pPr>
              <w:pStyle w:val="TableText"/>
            </w:pPr>
            <w:r w:rsidRPr="00265184">
              <w:t>AITC</w:t>
            </w:r>
          </w:p>
        </w:tc>
        <w:tc>
          <w:tcPr>
            <w:tcW w:w="2067" w:type="pct"/>
          </w:tcPr>
          <w:p w:rsidR="00583985" w:rsidRPr="00265184" w:rsidRDefault="00583985" w:rsidP="00C50E92">
            <w:pPr>
              <w:pStyle w:val="TableText"/>
            </w:pPr>
            <w:r w:rsidRPr="00265184">
              <w:t xml:space="preserve">(512) </w:t>
            </w:r>
            <w:r w:rsidR="00422F46">
              <w:t>529-</w:t>
            </w:r>
            <w:r w:rsidR="00DA377A">
              <w:t>0544</w:t>
            </w:r>
          </w:p>
          <w:p w:rsidR="00583985" w:rsidRPr="00AA7BB8" w:rsidRDefault="002B2ABA" w:rsidP="00C50E92">
            <w:pPr>
              <w:pStyle w:val="TableText"/>
              <w:rPr>
                <w:rStyle w:val="Hyperlink"/>
              </w:rPr>
            </w:pPr>
            <w:hyperlink r:id="rId46" w:history="1">
              <w:r w:rsidR="00583985" w:rsidRPr="00AA7BB8">
                <w:rPr>
                  <w:rStyle w:val="Hyperlink"/>
                </w:rPr>
                <w:t>Yiqun.Brown@va.gov</w:t>
              </w:r>
            </w:hyperlink>
          </w:p>
        </w:tc>
      </w:tr>
      <w:tr w:rsidR="00583985" w:rsidRPr="00265184" w:rsidTr="00653C60">
        <w:tc>
          <w:tcPr>
            <w:tcW w:w="1401" w:type="pct"/>
          </w:tcPr>
          <w:p w:rsidR="00583985" w:rsidRPr="00265184" w:rsidRDefault="00583985" w:rsidP="00C50E92">
            <w:pPr>
              <w:pStyle w:val="TableText"/>
            </w:pPr>
            <w:r w:rsidRPr="00265184">
              <w:t>Dinesh Punyala</w:t>
            </w:r>
            <w:r w:rsidR="00E73778">
              <w:br/>
            </w:r>
            <w:r w:rsidRPr="00265184">
              <w:t>Tier 2</w:t>
            </w:r>
          </w:p>
        </w:tc>
        <w:tc>
          <w:tcPr>
            <w:tcW w:w="1056" w:type="pct"/>
          </w:tcPr>
          <w:p w:rsidR="00583985" w:rsidRPr="00265184" w:rsidRDefault="00583985" w:rsidP="00C50E92">
            <w:pPr>
              <w:pStyle w:val="TableText"/>
            </w:pPr>
            <w:r w:rsidRPr="00265184">
              <w:t>WebLogic Administrator</w:t>
            </w:r>
          </w:p>
        </w:tc>
        <w:tc>
          <w:tcPr>
            <w:tcW w:w="476" w:type="pct"/>
          </w:tcPr>
          <w:p w:rsidR="00583985" w:rsidRPr="00265184" w:rsidRDefault="00583985" w:rsidP="00C50E92">
            <w:pPr>
              <w:pStyle w:val="TableText"/>
            </w:pPr>
            <w:r w:rsidRPr="00265184">
              <w:t>AITC</w:t>
            </w:r>
          </w:p>
        </w:tc>
        <w:tc>
          <w:tcPr>
            <w:tcW w:w="2067" w:type="pct"/>
          </w:tcPr>
          <w:p w:rsidR="00583985" w:rsidRPr="00265184" w:rsidRDefault="00583985" w:rsidP="00C50E92">
            <w:pPr>
              <w:pStyle w:val="TableText"/>
            </w:pPr>
            <w:r w:rsidRPr="00265184">
              <w:t>(512) 326-6386</w:t>
            </w:r>
          </w:p>
          <w:p w:rsidR="00583985" w:rsidRPr="00AA7BB8" w:rsidRDefault="002B2ABA" w:rsidP="00C50E92">
            <w:pPr>
              <w:pStyle w:val="TableText"/>
              <w:rPr>
                <w:rStyle w:val="Hyperlink"/>
              </w:rPr>
            </w:pPr>
            <w:hyperlink r:id="rId47" w:history="1">
              <w:r w:rsidR="00583985" w:rsidRPr="00AA7BB8">
                <w:rPr>
                  <w:rStyle w:val="Hyperlink"/>
                </w:rPr>
                <w:t>Dinesh.Punyala@va.gov</w:t>
              </w:r>
            </w:hyperlink>
          </w:p>
          <w:p w:rsidR="00583985" w:rsidRPr="00265184" w:rsidRDefault="00583985" w:rsidP="00C50E92">
            <w:pPr>
              <w:pStyle w:val="TableText"/>
            </w:pPr>
            <w:r w:rsidRPr="00265184">
              <w:t xml:space="preserve">Weblogic Admin </w:t>
            </w:r>
            <w:r w:rsidR="00AF6EF9">
              <w:t>Mailgroup</w:t>
            </w:r>
          </w:p>
          <w:p w:rsidR="00583985" w:rsidRPr="00AA7BB8" w:rsidRDefault="002B2ABA" w:rsidP="00C50E92">
            <w:pPr>
              <w:pStyle w:val="TableText"/>
              <w:rPr>
                <w:rStyle w:val="Hyperlink"/>
              </w:rPr>
            </w:pPr>
            <w:hyperlink r:id="rId48" w:history="1">
              <w:r w:rsidR="00583985" w:rsidRPr="00AA7BB8">
                <w:rPr>
                  <w:rStyle w:val="Hyperlink"/>
                </w:rPr>
                <w:t>AITCSoSWeblogicSupport@va.gov</w:t>
              </w:r>
            </w:hyperlink>
          </w:p>
        </w:tc>
      </w:tr>
      <w:tr w:rsidR="00583985" w:rsidRPr="00265184" w:rsidTr="00653C60">
        <w:tc>
          <w:tcPr>
            <w:tcW w:w="1401" w:type="pct"/>
          </w:tcPr>
          <w:p w:rsidR="00583985" w:rsidRPr="00265184" w:rsidRDefault="00583985" w:rsidP="00C50E92">
            <w:pPr>
              <w:pStyle w:val="TableText"/>
            </w:pPr>
            <w:r w:rsidRPr="00265184">
              <w:t>Roy McBrayer</w:t>
            </w:r>
            <w:r w:rsidR="00E73778">
              <w:br/>
            </w:r>
            <w:r w:rsidRPr="00265184">
              <w:t>Tier 2</w:t>
            </w:r>
          </w:p>
        </w:tc>
        <w:tc>
          <w:tcPr>
            <w:tcW w:w="1056" w:type="pct"/>
          </w:tcPr>
          <w:p w:rsidR="00583985" w:rsidRPr="00265184" w:rsidRDefault="00583985" w:rsidP="00C50E92">
            <w:pPr>
              <w:pStyle w:val="TableText"/>
            </w:pPr>
            <w:r w:rsidRPr="00265184">
              <w:t>Monitoring</w:t>
            </w:r>
          </w:p>
        </w:tc>
        <w:tc>
          <w:tcPr>
            <w:tcW w:w="476" w:type="pct"/>
          </w:tcPr>
          <w:p w:rsidR="00583985" w:rsidRPr="00265184" w:rsidRDefault="00583985" w:rsidP="00C50E92">
            <w:pPr>
              <w:pStyle w:val="TableText"/>
            </w:pPr>
            <w:r w:rsidRPr="00265184">
              <w:t>AITC</w:t>
            </w:r>
          </w:p>
        </w:tc>
        <w:tc>
          <w:tcPr>
            <w:tcW w:w="2067" w:type="pct"/>
          </w:tcPr>
          <w:p w:rsidR="00583985" w:rsidRPr="00265184" w:rsidRDefault="00583985" w:rsidP="00C50E92">
            <w:pPr>
              <w:pStyle w:val="TableText"/>
            </w:pPr>
            <w:r w:rsidRPr="00265184">
              <w:t>(512)</w:t>
            </w:r>
            <w:r w:rsidR="00F127B9">
              <w:t xml:space="preserve"> </w:t>
            </w:r>
            <w:r w:rsidRPr="00265184">
              <w:t>326-6588</w:t>
            </w:r>
          </w:p>
          <w:p w:rsidR="00583985" w:rsidRPr="00AA7BB8" w:rsidRDefault="002B2ABA" w:rsidP="00C50E92">
            <w:pPr>
              <w:pStyle w:val="TableText"/>
              <w:rPr>
                <w:rStyle w:val="Hyperlink"/>
              </w:rPr>
            </w:pPr>
            <w:hyperlink r:id="rId49" w:history="1">
              <w:r w:rsidR="00583985" w:rsidRPr="00AA7BB8">
                <w:rPr>
                  <w:rStyle w:val="Hyperlink"/>
                </w:rPr>
                <w:t>Roy.McBrayer@va.gov</w:t>
              </w:r>
            </w:hyperlink>
          </w:p>
        </w:tc>
      </w:tr>
      <w:tr w:rsidR="00583985" w:rsidRPr="00265184" w:rsidTr="00653C60">
        <w:tc>
          <w:tcPr>
            <w:tcW w:w="1401" w:type="pct"/>
          </w:tcPr>
          <w:p w:rsidR="00583985" w:rsidRPr="00265184" w:rsidRDefault="00583985" w:rsidP="00C50E92">
            <w:pPr>
              <w:pStyle w:val="TableText"/>
            </w:pPr>
            <w:r w:rsidRPr="00265184">
              <w:t>Ric Johnson</w:t>
            </w:r>
            <w:r w:rsidR="00AA7BB8">
              <w:br/>
            </w:r>
            <w:r w:rsidRPr="00265184">
              <w:t>Tier 2</w:t>
            </w:r>
          </w:p>
        </w:tc>
        <w:tc>
          <w:tcPr>
            <w:tcW w:w="1056" w:type="pct"/>
          </w:tcPr>
          <w:p w:rsidR="00583985" w:rsidRPr="00265184" w:rsidRDefault="00583985" w:rsidP="00C50E92">
            <w:pPr>
              <w:pStyle w:val="TableText"/>
            </w:pPr>
            <w:r w:rsidRPr="00265184">
              <w:t>Build Manager</w:t>
            </w:r>
          </w:p>
        </w:tc>
        <w:tc>
          <w:tcPr>
            <w:tcW w:w="476" w:type="pct"/>
          </w:tcPr>
          <w:p w:rsidR="00583985" w:rsidRPr="00265184" w:rsidRDefault="00583985" w:rsidP="00C50E92">
            <w:pPr>
              <w:pStyle w:val="TableText"/>
            </w:pPr>
            <w:r w:rsidRPr="00265184">
              <w:t>AITC</w:t>
            </w:r>
          </w:p>
        </w:tc>
        <w:tc>
          <w:tcPr>
            <w:tcW w:w="2067" w:type="pct"/>
          </w:tcPr>
          <w:p w:rsidR="00583985" w:rsidRPr="00265184" w:rsidRDefault="00583985" w:rsidP="00C50E92">
            <w:pPr>
              <w:pStyle w:val="TableText"/>
            </w:pPr>
            <w:r w:rsidRPr="00265184">
              <w:t>(512) 326-7895</w:t>
            </w:r>
          </w:p>
          <w:p w:rsidR="00583985" w:rsidRPr="00AA7BB8" w:rsidRDefault="002B2ABA" w:rsidP="00C50E92">
            <w:pPr>
              <w:pStyle w:val="TableText"/>
              <w:rPr>
                <w:rStyle w:val="Hyperlink"/>
              </w:rPr>
            </w:pPr>
            <w:hyperlink r:id="rId50" w:history="1">
              <w:r w:rsidR="00583985" w:rsidRPr="00AA7BB8">
                <w:rPr>
                  <w:rStyle w:val="Hyperlink"/>
                </w:rPr>
                <w:t>Ric.Johnson@va.gov</w:t>
              </w:r>
            </w:hyperlink>
          </w:p>
        </w:tc>
      </w:tr>
      <w:tr w:rsidR="00583985" w:rsidRPr="00265184" w:rsidTr="00653C60">
        <w:tc>
          <w:tcPr>
            <w:tcW w:w="1401" w:type="pct"/>
          </w:tcPr>
          <w:p w:rsidR="00583985" w:rsidRPr="00265184" w:rsidRDefault="00583985" w:rsidP="00C50E92">
            <w:pPr>
              <w:pStyle w:val="TableText"/>
            </w:pPr>
            <w:r w:rsidRPr="00265184">
              <w:t>Robert Holder</w:t>
            </w:r>
            <w:r w:rsidR="00AA7BB8">
              <w:br/>
            </w:r>
            <w:r w:rsidRPr="00265184">
              <w:t>Tier 2</w:t>
            </w:r>
          </w:p>
        </w:tc>
        <w:tc>
          <w:tcPr>
            <w:tcW w:w="1056" w:type="pct"/>
          </w:tcPr>
          <w:p w:rsidR="00583985" w:rsidRPr="00265184" w:rsidRDefault="00583985" w:rsidP="00C50E92">
            <w:pPr>
              <w:pStyle w:val="TableText"/>
            </w:pPr>
            <w:r w:rsidRPr="00265184">
              <w:t>Build Manager</w:t>
            </w:r>
          </w:p>
        </w:tc>
        <w:tc>
          <w:tcPr>
            <w:tcW w:w="476" w:type="pct"/>
          </w:tcPr>
          <w:p w:rsidR="00583985" w:rsidRPr="00265184" w:rsidRDefault="00583985" w:rsidP="00C50E92">
            <w:pPr>
              <w:pStyle w:val="TableText"/>
            </w:pPr>
            <w:r w:rsidRPr="00265184">
              <w:t>AITC</w:t>
            </w:r>
          </w:p>
        </w:tc>
        <w:tc>
          <w:tcPr>
            <w:tcW w:w="2067" w:type="pct"/>
          </w:tcPr>
          <w:p w:rsidR="00583985" w:rsidRPr="00265184" w:rsidRDefault="00583985" w:rsidP="00C50E92">
            <w:pPr>
              <w:pStyle w:val="TableText"/>
            </w:pPr>
            <w:r>
              <w:t>(</w:t>
            </w:r>
            <w:r w:rsidRPr="00265184">
              <w:t>512</w:t>
            </w:r>
            <w:r>
              <w:t xml:space="preserve">) </w:t>
            </w:r>
            <w:r w:rsidRPr="00265184">
              <w:t>326-6350</w:t>
            </w:r>
          </w:p>
          <w:p w:rsidR="00583985" w:rsidRPr="00AA7BB8" w:rsidRDefault="002B2ABA" w:rsidP="00C50E92">
            <w:pPr>
              <w:pStyle w:val="TableText"/>
              <w:rPr>
                <w:rStyle w:val="Hyperlink"/>
              </w:rPr>
            </w:pPr>
            <w:hyperlink r:id="rId51" w:history="1">
              <w:r w:rsidR="00583985" w:rsidRPr="005074B9">
                <w:rPr>
                  <w:rStyle w:val="Hyperlink"/>
                </w:rPr>
                <w:t>Robert.Holder@va.gov</w:t>
              </w:r>
            </w:hyperlink>
          </w:p>
        </w:tc>
      </w:tr>
      <w:tr w:rsidR="00583985" w:rsidRPr="00265184" w:rsidTr="00653C60">
        <w:tc>
          <w:tcPr>
            <w:tcW w:w="1401" w:type="pct"/>
          </w:tcPr>
          <w:p w:rsidR="00583985" w:rsidRPr="00265184" w:rsidRDefault="00583985" w:rsidP="00C50E92">
            <w:pPr>
              <w:pStyle w:val="TableText"/>
            </w:pPr>
            <w:r w:rsidRPr="00265184">
              <w:t>Jerome Chmelik</w:t>
            </w:r>
            <w:r w:rsidR="00AA7BB8">
              <w:br/>
            </w:r>
            <w:r w:rsidRPr="00772F26">
              <w:t>Tier 2</w:t>
            </w:r>
          </w:p>
        </w:tc>
        <w:tc>
          <w:tcPr>
            <w:tcW w:w="1056" w:type="pct"/>
          </w:tcPr>
          <w:p w:rsidR="00583985" w:rsidRPr="00265184" w:rsidRDefault="00AA7BB8" w:rsidP="00C50E92">
            <w:pPr>
              <w:pStyle w:val="TableText"/>
            </w:pPr>
            <w:r>
              <w:t>Solaris (IVM)</w:t>
            </w:r>
          </w:p>
        </w:tc>
        <w:tc>
          <w:tcPr>
            <w:tcW w:w="476" w:type="pct"/>
          </w:tcPr>
          <w:p w:rsidR="00583985" w:rsidRPr="00265184" w:rsidRDefault="00583985" w:rsidP="00C50E92">
            <w:pPr>
              <w:pStyle w:val="TableText"/>
            </w:pPr>
            <w:r w:rsidRPr="00265184">
              <w:t>AITC</w:t>
            </w:r>
          </w:p>
        </w:tc>
        <w:tc>
          <w:tcPr>
            <w:tcW w:w="2067" w:type="pct"/>
          </w:tcPr>
          <w:p w:rsidR="00583985" w:rsidRPr="00265184" w:rsidRDefault="00583985" w:rsidP="00C50E92">
            <w:pPr>
              <w:pStyle w:val="TableText"/>
            </w:pPr>
            <w:r>
              <w:t>(</w:t>
            </w:r>
            <w:r w:rsidRPr="00265184">
              <w:t>512</w:t>
            </w:r>
            <w:r>
              <w:t xml:space="preserve">) </w:t>
            </w:r>
            <w:r w:rsidR="0088148C">
              <w:t>592-8493</w:t>
            </w:r>
          </w:p>
          <w:p w:rsidR="00583985" w:rsidRPr="00AA7BB8" w:rsidRDefault="002B2ABA" w:rsidP="00C50E92">
            <w:pPr>
              <w:pStyle w:val="TableText"/>
              <w:rPr>
                <w:rStyle w:val="Hyperlink"/>
              </w:rPr>
            </w:pPr>
            <w:hyperlink r:id="rId52" w:history="1">
              <w:r w:rsidR="00583985" w:rsidRPr="00AA7BB8">
                <w:rPr>
                  <w:rStyle w:val="Hyperlink"/>
                </w:rPr>
                <w:t>Jerome.Chmelik@va.gov</w:t>
              </w:r>
            </w:hyperlink>
          </w:p>
        </w:tc>
      </w:tr>
      <w:tr w:rsidR="00583985" w:rsidRPr="00265184" w:rsidTr="00653C60">
        <w:tc>
          <w:tcPr>
            <w:tcW w:w="1401" w:type="pct"/>
          </w:tcPr>
          <w:p w:rsidR="00583985" w:rsidRPr="00265184" w:rsidRDefault="00583985" w:rsidP="00C50E92">
            <w:pPr>
              <w:pStyle w:val="TableText"/>
            </w:pPr>
            <w:r w:rsidRPr="00265184">
              <w:t>Marvin Coombs</w:t>
            </w:r>
            <w:r w:rsidR="00AA7BB8">
              <w:br/>
            </w:r>
            <w:r w:rsidRPr="00772F26">
              <w:t>Tier 2</w:t>
            </w:r>
          </w:p>
        </w:tc>
        <w:tc>
          <w:tcPr>
            <w:tcW w:w="1056" w:type="pct"/>
          </w:tcPr>
          <w:p w:rsidR="00583985" w:rsidRPr="00265184" w:rsidRDefault="00583985" w:rsidP="00C50E92">
            <w:pPr>
              <w:pStyle w:val="TableText"/>
            </w:pPr>
            <w:r w:rsidRPr="00265184">
              <w:t>Linux (IVM)</w:t>
            </w:r>
          </w:p>
        </w:tc>
        <w:tc>
          <w:tcPr>
            <w:tcW w:w="476" w:type="pct"/>
          </w:tcPr>
          <w:p w:rsidR="00583985" w:rsidRPr="00265184" w:rsidRDefault="00583985" w:rsidP="00C50E92">
            <w:pPr>
              <w:pStyle w:val="TableText"/>
            </w:pPr>
            <w:r w:rsidRPr="00265184">
              <w:t>AITC</w:t>
            </w:r>
          </w:p>
        </w:tc>
        <w:tc>
          <w:tcPr>
            <w:tcW w:w="2067" w:type="pct"/>
          </w:tcPr>
          <w:p w:rsidR="00583985" w:rsidRPr="00265184" w:rsidRDefault="00583985" w:rsidP="00C50E92">
            <w:pPr>
              <w:pStyle w:val="TableText"/>
            </w:pPr>
            <w:r w:rsidRPr="00265184">
              <w:t>(512) 326-6424</w:t>
            </w:r>
          </w:p>
          <w:p w:rsidR="00583985" w:rsidRPr="00AA7BB8" w:rsidRDefault="002B2ABA" w:rsidP="00C50E92">
            <w:pPr>
              <w:pStyle w:val="TableText"/>
              <w:rPr>
                <w:rStyle w:val="Hyperlink"/>
              </w:rPr>
            </w:pPr>
            <w:hyperlink r:id="rId53" w:history="1">
              <w:r w:rsidR="00583985" w:rsidRPr="00AA7BB8">
                <w:rPr>
                  <w:rStyle w:val="Hyperlink"/>
                </w:rPr>
                <w:t>Marvin.Coombs@va.gov</w:t>
              </w:r>
            </w:hyperlink>
          </w:p>
        </w:tc>
      </w:tr>
      <w:tr w:rsidR="00583985" w:rsidRPr="00265184" w:rsidTr="00653C60">
        <w:tc>
          <w:tcPr>
            <w:tcW w:w="1401" w:type="pct"/>
          </w:tcPr>
          <w:p w:rsidR="00583985" w:rsidRPr="00265184" w:rsidRDefault="00583985" w:rsidP="00C50E92">
            <w:pPr>
              <w:pStyle w:val="TableText"/>
            </w:pPr>
            <w:r w:rsidRPr="00265184">
              <w:t>Joe Cooper</w:t>
            </w:r>
            <w:r w:rsidR="005D02D3">
              <w:br/>
            </w:r>
            <w:r w:rsidRPr="00772F26">
              <w:t>Tier 2</w:t>
            </w:r>
          </w:p>
        </w:tc>
        <w:tc>
          <w:tcPr>
            <w:tcW w:w="1056" w:type="pct"/>
          </w:tcPr>
          <w:p w:rsidR="00583985" w:rsidRPr="00265184" w:rsidRDefault="00583985" w:rsidP="00C50E92">
            <w:pPr>
              <w:pStyle w:val="TableText"/>
            </w:pPr>
            <w:r w:rsidRPr="00265184">
              <w:t>Database Administrator (IVM)</w:t>
            </w:r>
          </w:p>
        </w:tc>
        <w:tc>
          <w:tcPr>
            <w:tcW w:w="476" w:type="pct"/>
          </w:tcPr>
          <w:p w:rsidR="00583985" w:rsidRPr="00265184" w:rsidRDefault="00583985" w:rsidP="00C50E92">
            <w:pPr>
              <w:pStyle w:val="TableText"/>
            </w:pPr>
            <w:r w:rsidRPr="00265184">
              <w:t>AITC</w:t>
            </w:r>
          </w:p>
        </w:tc>
        <w:tc>
          <w:tcPr>
            <w:tcW w:w="2067" w:type="pct"/>
          </w:tcPr>
          <w:p w:rsidR="00583985" w:rsidRPr="00265184" w:rsidRDefault="00583985" w:rsidP="00C50E92">
            <w:pPr>
              <w:pStyle w:val="TableText"/>
            </w:pPr>
            <w:r w:rsidRPr="00265184">
              <w:t>(512) 326-6814</w:t>
            </w:r>
          </w:p>
          <w:p w:rsidR="00583985" w:rsidRPr="00AA7BB8" w:rsidRDefault="002B2ABA" w:rsidP="00C50E92">
            <w:pPr>
              <w:pStyle w:val="TableText"/>
              <w:rPr>
                <w:rStyle w:val="Hyperlink"/>
              </w:rPr>
            </w:pPr>
            <w:hyperlink r:id="rId54" w:history="1">
              <w:r w:rsidR="00583985" w:rsidRPr="00AA7BB8">
                <w:rPr>
                  <w:rStyle w:val="Hyperlink"/>
                </w:rPr>
                <w:t>Joseph.cooper1@va.gov</w:t>
              </w:r>
            </w:hyperlink>
          </w:p>
        </w:tc>
      </w:tr>
      <w:tr w:rsidR="00583985" w:rsidRPr="00265184" w:rsidTr="00653C60">
        <w:tc>
          <w:tcPr>
            <w:tcW w:w="1401" w:type="pct"/>
          </w:tcPr>
          <w:p w:rsidR="00583985" w:rsidRPr="00265184" w:rsidRDefault="00583985" w:rsidP="00C50E92">
            <w:pPr>
              <w:pStyle w:val="TableText"/>
            </w:pPr>
            <w:r w:rsidRPr="00265184">
              <w:t>Durga Myneni</w:t>
            </w:r>
          </w:p>
        </w:tc>
        <w:tc>
          <w:tcPr>
            <w:tcW w:w="1056" w:type="pct"/>
          </w:tcPr>
          <w:p w:rsidR="00583985" w:rsidRPr="00265184" w:rsidRDefault="00583985" w:rsidP="00C50E92">
            <w:pPr>
              <w:pStyle w:val="TableText"/>
            </w:pPr>
            <w:r w:rsidRPr="00265184">
              <w:t>Messaging (IVM)</w:t>
            </w:r>
          </w:p>
        </w:tc>
        <w:tc>
          <w:tcPr>
            <w:tcW w:w="476" w:type="pct"/>
          </w:tcPr>
          <w:p w:rsidR="00583985" w:rsidRPr="00265184" w:rsidRDefault="00583985" w:rsidP="00C50E92">
            <w:pPr>
              <w:pStyle w:val="TableText"/>
            </w:pPr>
            <w:r w:rsidRPr="00265184">
              <w:t>AITC</w:t>
            </w:r>
          </w:p>
        </w:tc>
        <w:tc>
          <w:tcPr>
            <w:tcW w:w="2067" w:type="pct"/>
          </w:tcPr>
          <w:p w:rsidR="00583985" w:rsidRDefault="00583985" w:rsidP="00C50E92">
            <w:pPr>
              <w:pStyle w:val="TableText"/>
            </w:pPr>
            <w:r w:rsidRPr="00265184">
              <w:t>(512) 326-6401</w:t>
            </w:r>
          </w:p>
          <w:p w:rsidR="00ED2B36" w:rsidRPr="00EE5F12" w:rsidRDefault="002B2ABA" w:rsidP="00C50E92">
            <w:pPr>
              <w:pStyle w:val="TableText"/>
              <w:rPr>
                <w:rStyle w:val="Hyperlink"/>
                <w:color w:val="auto"/>
                <w:u w:val="none"/>
              </w:rPr>
            </w:pPr>
            <w:hyperlink r:id="rId55" w:history="1">
              <w:r w:rsidR="00ED2B36">
                <w:rPr>
                  <w:rStyle w:val="Hyperlink"/>
                </w:rPr>
                <w:t>Durga.Myneni@va.gov</w:t>
              </w:r>
            </w:hyperlink>
          </w:p>
        </w:tc>
      </w:tr>
      <w:tr w:rsidR="00FB21BC" w:rsidRPr="00265184" w:rsidTr="00653C60">
        <w:tc>
          <w:tcPr>
            <w:tcW w:w="1401" w:type="pct"/>
          </w:tcPr>
          <w:p w:rsidR="00FB21BC" w:rsidRPr="00FB21BC" w:rsidRDefault="00FB21BC" w:rsidP="00C50E92">
            <w:pPr>
              <w:pStyle w:val="TableText"/>
            </w:pPr>
            <w:r w:rsidRPr="00FB21BC">
              <w:t>Health Product Support</w:t>
            </w:r>
            <w:r w:rsidRPr="00FB21BC">
              <w:br/>
              <w:t>Tier 2</w:t>
            </w:r>
          </w:p>
        </w:tc>
        <w:tc>
          <w:tcPr>
            <w:tcW w:w="1056" w:type="pct"/>
          </w:tcPr>
          <w:p w:rsidR="00FB21BC" w:rsidRPr="00FB21BC" w:rsidRDefault="00FB21BC" w:rsidP="00C50E92">
            <w:pPr>
              <w:pStyle w:val="TableText"/>
            </w:pPr>
            <w:r w:rsidRPr="00FB21BC">
              <w:t>Application Support</w:t>
            </w:r>
          </w:p>
        </w:tc>
        <w:tc>
          <w:tcPr>
            <w:tcW w:w="476" w:type="pct"/>
          </w:tcPr>
          <w:p w:rsidR="00FB21BC" w:rsidRPr="00FB21BC" w:rsidRDefault="00FB21BC" w:rsidP="00C50E92">
            <w:pPr>
              <w:pStyle w:val="TableText"/>
            </w:pPr>
            <w:r w:rsidRPr="00FB21BC">
              <w:t>EPMO</w:t>
            </w:r>
          </w:p>
        </w:tc>
        <w:tc>
          <w:tcPr>
            <w:tcW w:w="2067" w:type="pct"/>
          </w:tcPr>
          <w:p w:rsidR="00FB21BC" w:rsidRPr="00FB21BC" w:rsidRDefault="00F127B9" w:rsidP="00C50E92">
            <w:pPr>
              <w:pStyle w:val="TableText"/>
            </w:pPr>
            <w:r>
              <w:t>(855) 673-4357</w:t>
            </w:r>
          </w:p>
          <w:p w:rsidR="00FB21BC" w:rsidRPr="00AA7BB8" w:rsidRDefault="002B2ABA" w:rsidP="00C50E92">
            <w:pPr>
              <w:pStyle w:val="TableText"/>
              <w:rPr>
                <w:rStyle w:val="Hyperlink"/>
              </w:rPr>
            </w:pPr>
            <w:hyperlink r:id="rId56" w:tooltip="mailto:PIMSACE@va.gov" w:history="1">
              <w:r w:rsidR="00FB21BC" w:rsidRPr="00AA7BB8">
                <w:rPr>
                  <w:rStyle w:val="Hyperlink"/>
                </w:rPr>
                <w:t>PIMSACE@va.gov</w:t>
              </w:r>
            </w:hyperlink>
          </w:p>
        </w:tc>
      </w:tr>
      <w:tr w:rsidR="00583985" w:rsidRPr="00265184" w:rsidTr="00653C60">
        <w:tc>
          <w:tcPr>
            <w:tcW w:w="1401" w:type="pct"/>
          </w:tcPr>
          <w:p w:rsidR="00583985" w:rsidRPr="00583985" w:rsidRDefault="00583985" w:rsidP="00C50E92">
            <w:pPr>
              <w:pStyle w:val="TableText"/>
            </w:pPr>
            <w:r>
              <w:t>Delwin Johnson</w:t>
            </w:r>
            <w:r>
              <w:br/>
            </w:r>
            <w:r w:rsidRPr="00583985">
              <w:t>Tier 3</w:t>
            </w:r>
          </w:p>
        </w:tc>
        <w:tc>
          <w:tcPr>
            <w:tcW w:w="1056" w:type="pct"/>
          </w:tcPr>
          <w:p w:rsidR="00583985" w:rsidRPr="00583985" w:rsidRDefault="00583985" w:rsidP="00C50E92">
            <w:pPr>
              <w:pStyle w:val="TableText"/>
            </w:pPr>
            <w:r w:rsidRPr="00583985">
              <w:t>Program Manager</w:t>
            </w:r>
            <w:r w:rsidR="00AA7BB8">
              <w:br/>
            </w:r>
            <w:r w:rsidRPr="00583985">
              <w:t>EHBD</w:t>
            </w:r>
          </w:p>
        </w:tc>
        <w:tc>
          <w:tcPr>
            <w:tcW w:w="476" w:type="pct"/>
          </w:tcPr>
          <w:p w:rsidR="00583985" w:rsidRPr="00583985" w:rsidRDefault="00583985" w:rsidP="00C50E92">
            <w:pPr>
              <w:pStyle w:val="TableText"/>
            </w:pPr>
            <w:r w:rsidRPr="00583985">
              <w:t>EPMO</w:t>
            </w:r>
          </w:p>
        </w:tc>
        <w:tc>
          <w:tcPr>
            <w:tcW w:w="2067" w:type="pct"/>
          </w:tcPr>
          <w:p w:rsidR="00583985" w:rsidRPr="00AA7BB8" w:rsidRDefault="00F127B9" w:rsidP="00C50E92">
            <w:pPr>
              <w:pStyle w:val="TableText"/>
            </w:pPr>
            <w:r>
              <w:t xml:space="preserve">(202) </w:t>
            </w:r>
            <w:r w:rsidR="00583985" w:rsidRPr="00AA7BB8">
              <w:t>367-4033</w:t>
            </w:r>
          </w:p>
          <w:p w:rsidR="00583985" w:rsidRPr="00583985" w:rsidRDefault="002B2ABA" w:rsidP="00C50E92">
            <w:pPr>
              <w:pStyle w:val="TableText"/>
              <w:rPr>
                <w:rStyle w:val="Hyperlink"/>
              </w:rPr>
            </w:pPr>
            <w:hyperlink r:id="rId57" w:history="1">
              <w:r w:rsidR="00583985" w:rsidRPr="005074B9">
                <w:rPr>
                  <w:rStyle w:val="Hyperlink"/>
                </w:rPr>
                <w:t>Delwin.Johnson2@va.gov</w:t>
              </w:r>
            </w:hyperlink>
          </w:p>
        </w:tc>
      </w:tr>
      <w:tr w:rsidR="00583985" w:rsidRPr="00265184" w:rsidTr="00653C60">
        <w:tc>
          <w:tcPr>
            <w:tcW w:w="1401" w:type="pct"/>
          </w:tcPr>
          <w:p w:rsidR="00583985" w:rsidRPr="00583985" w:rsidRDefault="00583985" w:rsidP="00C50E92">
            <w:pPr>
              <w:pStyle w:val="TableText"/>
              <w:rPr>
                <w:szCs w:val="20"/>
              </w:rPr>
            </w:pPr>
            <w:r>
              <w:rPr>
                <w:szCs w:val="20"/>
              </w:rPr>
              <w:t>Tyron</w:t>
            </w:r>
            <w:r w:rsidR="005D02D3">
              <w:rPr>
                <w:szCs w:val="20"/>
              </w:rPr>
              <w:t>e</w:t>
            </w:r>
            <w:r>
              <w:rPr>
                <w:szCs w:val="20"/>
              </w:rPr>
              <w:t xml:space="preserve"> Brown</w:t>
            </w:r>
            <w:r w:rsidR="005D02D3">
              <w:rPr>
                <w:szCs w:val="20"/>
              </w:rPr>
              <w:br/>
              <w:t>Tier 3</w:t>
            </w:r>
          </w:p>
        </w:tc>
        <w:tc>
          <w:tcPr>
            <w:tcW w:w="1056" w:type="pct"/>
          </w:tcPr>
          <w:p w:rsidR="00583985" w:rsidRPr="00583985" w:rsidRDefault="005D02D3" w:rsidP="00C50E92">
            <w:pPr>
              <w:pStyle w:val="TableText"/>
              <w:rPr>
                <w:szCs w:val="20"/>
              </w:rPr>
            </w:pPr>
            <w:r>
              <w:rPr>
                <w:szCs w:val="20"/>
              </w:rPr>
              <w:t>Project Manager</w:t>
            </w:r>
            <w:r w:rsidR="00AA7BB8">
              <w:rPr>
                <w:szCs w:val="20"/>
              </w:rPr>
              <w:br/>
            </w:r>
            <w:r>
              <w:rPr>
                <w:szCs w:val="20"/>
              </w:rPr>
              <w:t>ES</w:t>
            </w:r>
          </w:p>
        </w:tc>
        <w:tc>
          <w:tcPr>
            <w:tcW w:w="476" w:type="pct"/>
          </w:tcPr>
          <w:p w:rsidR="00583985" w:rsidRPr="00583985" w:rsidRDefault="005D02D3" w:rsidP="00C50E92">
            <w:pPr>
              <w:pStyle w:val="TableText"/>
            </w:pPr>
            <w:r>
              <w:t>EPMO</w:t>
            </w:r>
          </w:p>
        </w:tc>
        <w:tc>
          <w:tcPr>
            <w:tcW w:w="2067" w:type="pct"/>
          </w:tcPr>
          <w:p w:rsidR="00583985" w:rsidRPr="00AA7BB8" w:rsidRDefault="00F127B9" w:rsidP="00C50E92">
            <w:pPr>
              <w:pStyle w:val="TableText"/>
            </w:pPr>
            <w:r>
              <w:t xml:space="preserve">(817) </w:t>
            </w:r>
            <w:r w:rsidR="005D02D3" w:rsidRPr="00AA7BB8">
              <w:t>385-3882</w:t>
            </w:r>
          </w:p>
          <w:p w:rsidR="005D02D3" w:rsidRPr="00AA7BB8" w:rsidRDefault="002B2ABA" w:rsidP="00C50E92">
            <w:pPr>
              <w:pStyle w:val="TableText"/>
              <w:rPr>
                <w:rStyle w:val="Hyperlink"/>
              </w:rPr>
            </w:pPr>
            <w:hyperlink r:id="rId58" w:history="1">
              <w:r w:rsidR="005D02D3" w:rsidRPr="005074B9">
                <w:rPr>
                  <w:rStyle w:val="Hyperlink"/>
                </w:rPr>
                <w:t>Tyrone.Brown2@va.gov</w:t>
              </w:r>
            </w:hyperlink>
          </w:p>
        </w:tc>
      </w:tr>
      <w:tr w:rsidR="00583985" w:rsidRPr="00265184" w:rsidTr="00653C60">
        <w:tc>
          <w:tcPr>
            <w:tcW w:w="1401" w:type="pct"/>
          </w:tcPr>
          <w:p w:rsidR="00583985" w:rsidRPr="00265184" w:rsidRDefault="00583985" w:rsidP="00C50E92">
            <w:pPr>
              <w:pStyle w:val="TableText"/>
            </w:pPr>
            <w:r w:rsidRPr="00265184">
              <w:t>Louise Rodebush</w:t>
            </w:r>
            <w:r w:rsidR="005D02D3">
              <w:br/>
            </w:r>
            <w:r w:rsidRPr="00265184">
              <w:t>Tier 3</w:t>
            </w:r>
          </w:p>
        </w:tc>
        <w:tc>
          <w:tcPr>
            <w:tcW w:w="1056" w:type="pct"/>
          </w:tcPr>
          <w:p w:rsidR="00583985" w:rsidRPr="00265184" w:rsidRDefault="00583985" w:rsidP="00C50E92">
            <w:pPr>
              <w:pStyle w:val="TableText"/>
            </w:pPr>
            <w:r w:rsidRPr="00265184">
              <w:t>Project Manager</w:t>
            </w:r>
            <w:r w:rsidR="00AA7BB8">
              <w:br/>
            </w:r>
            <w:r w:rsidR="005D02D3">
              <w:t>ES</w:t>
            </w:r>
          </w:p>
        </w:tc>
        <w:tc>
          <w:tcPr>
            <w:tcW w:w="476" w:type="pct"/>
          </w:tcPr>
          <w:p w:rsidR="00583985" w:rsidRPr="00265184" w:rsidRDefault="00583985" w:rsidP="00C50E92">
            <w:pPr>
              <w:pStyle w:val="TableText"/>
            </w:pPr>
            <w:r>
              <w:t>EPMO</w:t>
            </w:r>
          </w:p>
        </w:tc>
        <w:tc>
          <w:tcPr>
            <w:tcW w:w="2067" w:type="pct"/>
          </w:tcPr>
          <w:p w:rsidR="00583985" w:rsidRPr="00265184" w:rsidRDefault="00583985" w:rsidP="00C50E92">
            <w:pPr>
              <w:pStyle w:val="TableText"/>
            </w:pPr>
            <w:r w:rsidRPr="00265184">
              <w:t>(216) 849-0193</w:t>
            </w:r>
          </w:p>
          <w:p w:rsidR="00583985" w:rsidRPr="00AA7BB8" w:rsidRDefault="002B2ABA" w:rsidP="00C50E92">
            <w:pPr>
              <w:pStyle w:val="TableText"/>
              <w:rPr>
                <w:rStyle w:val="Hyperlink"/>
              </w:rPr>
            </w:pPr>
            <w:hyperlink r:id="rId59" w:history="1">
              <w:r w:rsidR="00583985" w:rsidRPr="00AA7BB8">
                <w:rPr>
                  <w:rStyle w:val="Hyperlink"/>
                </w:rPr>
                <w:t>Louise.Rodebush@va.gov</w:t>
              </w:r>
            </w:hyperlink>
          </w:p>
        </w:tc>
      </w:tr>
      <w:tr w:rsidR="00583985" w:rsidRPr="00265184" w:rsidTr="00653C60">
        <w:tc>
          <w:tcPr>
            <w:tcW w:w="1401" w:type="pct"/>
          </w:tcPr>
          <w:p w:rsidR="00583985" w:rsidRPr="00265184" w:rsidRDefault="00583985" w:rsidP="00C50E92">
            <w:pPr>
              <w:pStyle w:val="TableText"/>
            </w:pPr>
            <w:r w:rsidRPr="00265184">
              <w:t>Joshua Faulkner</w:t>
            </w:r>
            <w:r w:rsidR="005D02D3">
              <w:br/>
            </w:r>
            <w:r w:rsidRPr="00265184">
              <w:t>Tier 3</w:t>
            </w:r>
          </w:p>
        </w:tc>
        <w:tc>
          <w:tcPr>
            <w:tcW w:w="1056" w:type="pct"/>
          </w:tcPr>
          <w:p w:rsidR="00583985" w:rsidRPr="00265184" w:rsidRDefault="00583985" w:rsidP="00C50E92">
            <w:pPr>
              <w:pStyle w:val="TableText"/>
            </w:pPr>
            <w:r w:rsidRPr="00265184">
              <w:t>Technical Lead</w:t>
            </w:r>
            <w:r w:rsidR="00AA7BB8">
              <w:br/>
            </w:r>
            <w:r w:rsidRPr="00265184">
              <w:t>EHBD</w:t>
            </w:r>
          </w:p>
        </w:tc>
        <w:tc>
          <w:tcPr>
            <w:tcW w:w="476" w:type="pct"/>
          </w:tcPr>
          <w:p w:rsidR="00583985" w:rsidRPr="00265184" w:rsidRDefault="00583985" w:rsidP="00C50E92">
            <w:pPr>
              <w:pStyle w:val="TableText"/>
            </w:pPr>
            <w:r>
              <w:t>EPMO</w:t>
            </w:r>
          </w:p>
        </w:tc>
        <w:tc>
          <w:tcPr>
            <w:tcW w:w="2067" w:type="pct"/>
          </w:tcPr>
          <w:p w:rsidR="00583985" w:rsidRPr="00265184" w:rsidRDefault="00583985" w:rsidP="00C50E92">
            <w:pPr>
              <w:pStyle w:val="TableText"/>
            </w:pPr>
            <w:r w:rsidRPr="00265184">
              <w:t>(719) 559-3201</w:t>
            </w:r>
          </w:p>
          <w:p w:rsidR="00583985" w:rsidRPr="00AA7BB8" w:rsidRDefault="002B2ABA" w:rsidP="00C50E92">
            <w:pPr>
              <w:pStyle w:val="TableText"/>
              <w:rPr>
                <w:rStyle w:val="Hyperlink"/>
              </w:rPr>
            </w:pPr>
            <w:hyperlink r:id="rId60" w:history="1">
              <w:r w:rsidR="00583985" w:rsidRPr="00AA7BB8">
                <w:rPr>
                  <w:rStyle w:val="Hyperlink"/>
                </w:rPr>
                <w:t>Joshua.Faulkner@va.gov</w:t>
              </w:r>
            </w:hyperlink>
          </w:p>
        </w:tc>
      </w:tr>
    </w:tbl>
    <w:p w:rsidR="000E7C3E" w:rsidRPr="000E7C3E" w:rsidRDefault="000E7C3E" w:rsidP="000E7C3E">
      <w:r>
        <w:br w:type="page"/>
      </w:r>
    </w:p>
    <w:p w:rsidR="000B438A" w:rsidRDefault="00084F00" w:rsidP="00084F00">
      <w:pPr>
        <w:pStyle w:val="BodyText"/>
      </w:pPr>
      <w:r w:rsidRPr="0024217C">
        <w:t xml:space="preserve">Attached is the </w:t>
      </w:r>
      <w:r w:rsidR="000B438A">
        <w:t>IO Hosting Services Responsibility Matrix, ESR-17-103</w:t>
      </w:r>
      <w:r w:rsidRPr="0024217C">
        <w:t>.</w:t>
      </w:r>
    </w:p>
    <w:p w:rsidR="000B438A" w:rsidRPr="0024217C" w:rsidRDefault="0041384F" w:rsidP="00084F00">
      <w:pPr>
        <w:pStyle w:val="BodyText"/>
      </w:pPr>
      <w:r>
        <w:object w:dxaOrig="1531" w:dyaOrig="990" w14:anchorId="1665BE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PDF document: IO Hosting Services Responsibility Matrix ESR-17-103" style="width:76.5pt;height:49.5pt" o:ole="">
            <v:imagedata r:id="rId61" o:title=""/>
          </v:shape>
          <o:OLEObject Type="Embed" ProgID="Acrobat.Document.DC" ShapeID="_x0000_i1027" DrawAspect="Icon" ObjectID="_1607934360" r:id="rId62"/>
        </w:object>
      </w:r>
    </w:p>
    <w:p w:rsidR="00084F00" w:rsidRPr="00A177C2" w:rsidRDefault="00084F00" w:rsidP="00A177C2">
      <w:r>
        <w:br w:type="page"/>
      </w:r>
    </w:p>
    <w:p w:rsidR="00BD183D" w:rsidRDefault="00BD183D" w:rsidP="00E16743">
      <w:pPr>
        <w:pStyle w:val="Heading1"/>
      </w:pPr>
      <w:bookmarkStart w:id="193" w:name="_Toc527028750"/>
      <w:r w:rsidRPr="00E16743">
        <w:t>Approval</w:t>
      </w:r>
      <w:r>
        <w:t xml:space="preserve"> Signatures</w:t>
      </w:r>
      <w:bookmarkEnd w:id="193"/>
    </w:p>
    <w:p w:rsidR="00A177C2" w:rsidRPr="00A177C2" w:rsidRDefault="00A177C2" w:rsidP="00A177C2">
      <w:pPr>
        <w:pStyle w:val="BodyText"/>
      </w:pPr>
    </w:p>
    <w:p w:rsidR="00A177C2" w:rsidRPr="00A177C2" w:rsidRDefault="00A177C2" w:rsidP="00A177C2">
      <w:pPr>
        <w:pStyle w:val="BodyText"/>
      </w:pPr>
    </w:p>
    <w:p w:rsidR="00084F00" w:rsidRPr="00A177C2" w:rsidRDefault="00084F00" w:rsidP="00A177C2">
      <w:pPr>
        <w:pStyle w:val="BodyText"/>
      </w:pPr>
      <w:r w:rsidRPr="00A177C2">
        <w:t>Signed: _______________________________________________________________________</w:t>
      </w:r>
    </w:p>
    <w:p w:rsidR="00084F00" w:rsidRPr="00A177C2" w:rsidRDefault="00084F00" w:rsidP="00A177C2">
      <w:pPr>
        <w:pStyle w:val="BodyText"/>
      </w:pPr>
      <w:r w:rsidRPr="00A177C2">
        <w:t>Delwin Johnson, Program Manager or designee/Date</w:t>
      </w:r>
    </w:p>
    <w:p w:rsidR="00084F00" w:rsidRPr="00A177C2" w:rsidRDefault="00084F00" w:rsidP="00A177C2">
      <w:pPr>
        <w:pStyle w:val="BodyText"/>
      </w:pPr>
    </w:p>
    <w:p w:rsidR="00A177C2" w:rsidRPr="00A177C2" w:rsidRDefault="00A177C2" w:rsidP="00A177C2">
      <w:pPr>
        <w:pStyle w:val="BodyText"/>
      </w:pPr>
    </w:p>
    <w:p w:rsidR="00084F00" w:rsidRPr="00A177C2" w:rsidRDefault="00084F00" w:rsidP="00A177C2">
      <w:pPr>
        <w:pStyle w:val="BodyText"/>
      </w:pPr>
      <w:r w:rsidRPr="00A177C2">
        <w:t>Signed: _______________________________________________________________________</w:t>
      </w:r>
    </w:p>
    <w:p w:rsidR="00084F00" w:rsidRPr="00A177C2" w:rsidRDefault="00084F00" w:rsidP="00A177C2">
      <w:pPr>
        <w:pStyle w:val="BodyText"/>
      </w:pPr>
      <w:r w:rsidRPr="00267E0D">
        <w:t>Ralph Weishaar, P</w:t>
      </w:r>
      <w:r w:rsidRPr="00A177C2">
        <w:t>roduct Owner or designee/Date</w:t>
      </w:r>
    </w:p>
    <w:p w:rsidR="00084F00" w:rsidRPr="00A177C2" w:rsidRDefault="00084F00" w:rsidP="00A177C2">
      <w:pPr>
        <w:pStyle w:val="BodyText"/>
      </w:pPr>
    </w:p>
    <w:p w:rsidR="00A177C2" w:rsidRPr="00A177C2" w:rsidRDefault="00A177C2" w:rsidP="00A177C2">
      <w:pPr>
        <w:pStyle w:val="BodyText"/>
      </w:pPr>
    </w:p>
    <w:p w:rsidR="00084F00" w:rsidRPr="00A177C2" w:rsidRDefault="00084F00" w:rsidP="00A177C2">
      <w:pPr>
        <w:pStyle w:val="BodyText"/>
      </w:pPr>
      <w:r w:rsidRPr="00A177C2">
        <w:t>Signed: _______________________________________________________________________</w:t>
      </w:r>
    </w:p>
    <w:p w:rsidR="00084F00" w:rsidRPr="00A177C2" w:rsidRDefault="00084F00" w:rsidP="00A177C2">
      <w:pPr>
        <w:pStyle w:val="BodyText"/>
      </w:pPr>
      <w:r w:rsidRPr="00A177C2">
        <w:t>Melissa Mullen-Bomango, Receiving Organization</w:t>
      </w:r>
      <w:r w:rsidR="0072286E">
        <w:t xml:space="preserve"> </w:t>
      </w:r>
      <w:r w:rsidRPr="00A177C2">
        <w:t>or designee/Date</w:t>
      </w:r>
    </w:p>
    <w:sectPr w:rsidR="00084F00" w:rsidRPr="00A177C2" w:rsidSect="00363190">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38E1" w:rsidRDefault="00B238E1">
      <w:r>
        <w:separator/>
      </w:r>
    </w:p>
    <w:p w:rsidR="00B238E1" w:rsidRDefault="00B238E1"/>
  </w:endnote>
  <w:endnote w:type="continuationSeparator" w:id="0">
    <w:p w:rsidR="00B238E1" w:rsidRDefault="00B238E1">
      <w:r>
        <w:continuationSeparator/>
      </w:r>
    </w:p>
    <w:p w:rsidR="00B238E1" w:rsidRDefault="00B238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2ABA" w:rsidRPr="00115219" w:rsidRDefault="002B2ABA" w:rsidP="00115219">
    <w:pPr>
      <w:pStyle w:val="Footer"/>
    </w:pPr>
    <w:r w:rsidRPr="00115219">
      <w:t xml:space="preserve">ES </w:t>
    </w:r>
    <w:r>
      <w:t>5.5</w:t>
    </w:r>
  </w:p>
  <w:p w:rsidR="002B2ABA" w:rsidRPr="00FD2649" w:rsidRDefault="002B2ABA" w:rsidP="00FD2649">
    <w:pPr>
      <w:pStyle w:val="Footer"/>
      <w:rPr>
        <w:rStyle w:val="PageNumber"/>
      </w:rPr>
    </w:pPr>
    <w:r w:rsidRPr="00115219">
      <w:t>Production Operations Manual</w:t>
    </w:r>
    <w:r w:rsidRPr="00115219">
      <w:tab/>
    </w:r>
    <w:r w:rsidRPr="00115219">
      <w:rPr>
        <w:rStyle w:val="PageNumber"/>
      </w:rPr>
      <w:fldChar w:fldCharType="begin"/>
    </w:r>
    <w:r w:rsidRPr="00115219">
      <w:rPr>
        <w:rStyle w:val="PageNumber"/>
      </w:rPr>
      <w:instrText xml:space="preserve"> PAGE </w:instrText>
    </w:r>
    <w:r w:rsidRPr="00115219">
      <w:rPr>
        <w:rStyle w:val="PageNumber"/>
      </w:rPr>
      <w:fldChar w:fldCharType="separate"/>
    </w:r>
    <w:r w:rsidR="0041384F">
      <w:rPr>
        <w:rStyle w:val="PageNumber"/>
        <w:noProof/>
      </w:rPr>
      <w:t>28</w:t>
    </w:r>
    <w:r w:rsidRPr="00115219">
      <w:rPr>
        <w:rStyle w:val="PageNumber"/>
      </w:rPr>
      <w:fldChar w:fldCharType="end"/>
    </w:r>
    <w:r w:rsidRPr="00115219">
      <w:rPr>
        <w:rStyle w:val="PageNumber"/>
      </w:rPr>
      <w:tab/>
    </w:r>
    <w:r>
      <w:rPr>
        <w:rStyle w:val="PageNumber"/>
      </w:rPr>
      <w:t>February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38E1" w:rsidRDefault="00B238E1">
      <w:r>
        <w:separator/>
      </w:r>
    </w:p>
    <w:p w:rsidR="00B238E1" w:rsidRDefault="00B238E1"/>
  </w:footnote>
  <w:footnote w:type="continuationSeparator" w:id="0">
    <w:p w:rsidR="00B238E1" w:rsidRDefault="00B238E1">
      <w:r>
        <w:continuationSeparator/>
      </w:r>
    </w:p>
    <w:p w:rsidR="00B238E1" w:rsidRDefault="00B238E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747A8"/>
    <w:multiLevelType w:val="multilevel"/>
    <w:tmpl w:val="70480CCA"/>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50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1"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15:restartNumberingAfterBreak="0">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tentative="1">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4"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6" w15:restartNumberingAfterBreak="0">
    <w:nsid w:val="489B372E"/>
    <w:multiLevelType w:val="hybridMultilevel"/>
    <w:tmpl w:val="32C4F34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8" w15:restartNumberingAfterBreak="0">
    <w:nsid w:val="581571F7"/>
    <w:multiLevelType w:val="hybridMultilevel"/>
    <w:tmpl w:val="2634DCFA"/>
    <w:lvl w:ilvl="0" w:tplc="425C23A0">
      <w:start w:val="1"/>
      <w:numFmt w:val="bullet"/>
      <w:pStyle w:val="BodyTextBullet2"/>
      <w:lvlText w:val=""/>
      <w:lvlJc w:val="left"/>
      <w:pPr>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06A0D49"/>
    <w:multiLevelType w:val="multilevel"/>
    <w:tmpl w:val="BF78ED66"/>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10"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11" w15:restartNumberingAfterBreak="0">
    <w:nsid w:val="6F182A87"/>
    <w:multiLevelType w:val="hybridMultilevel"/>
    <w:tmpl w:val="57642176"/>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2" w15:restartNumberingAfterBreak="0">
    <w:nsid w:val="6F182BE8"/>
    <w:multiLevelType w:val="hybridMultilevel"/>
    <w:tmpl w:val="47445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14" w15:restartNumberingAfterBreak="0">
    <w:nsid w:val="7C4063B1"/>
    <w:multiLevelType w:val="hybridMultilevel"/>
    <w:tmpl w:val="9F028B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9D06EE"/>
    <w:multiLevelType w:val="hybridMultilevel"/>
    <w:tmpl w:val="165647B6"/>
    <w:lvl w:ilvl="0" w:tplc="658C3B9C">
      <w:start w:val="1"/>
      <w:numFmt w:val="bullet"/>
      <w:pStyle w:val="BodyTextBullet1"/>
      <w:lvlText w:val=""/>
      <w:lvlJc w:val="left"/>
      <w:pPr>
        <w:tabs>
          <w:tab w:val="num" w:pos="720"/>
        </w:tabs>
        <w:ind w:left="720" w:hanging="360"/>
      </w:pPr>
      <w:rPr>
        <w:rFonts w:ascii="Symbol" w:hAnsi="Symbol" w:hint="default"/>
      </w:rPr>
    </w:lvl>
    <w:lvl w:ilvl="1" w:tplc="F6745992" w:tentative="1">
      <w:start w:val="1"/>
      <w:numFmt w:val="bullet"/>
      <w:lvlText w:val="o"/>
      <w:lvlJc w:val="left"/>
      <w:pPr>
        <w:tabs>
          <w:tab w:val="num" w:pos="1440"/>
        </w:tabs>
        <w:ind w:left="1440" w:hanging="360"/>
      </w:pPr>
      <w:rPr>
        <w:rFonts w:ascii="Courier New" w:hAnsi="Courier New" w:cs="Courier New" w:hint="default"/>
      </w:rPr>
    </w:lvl>
    <w:lvl w:ilvl="2" w:tplc="9E5236CA" w:tentative="1">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13"/>
  </w:num>
  <w:num w:numId="3">
    <w:abstractNumId w:val="15"/>
  </w:num>
  <w:num w:numId="4">
    <w:abstractNumId w:val="8"/>
  </w:num>
  <w:num w:numId="5">
    <w:abstractNumId w:val="0"/>
  </w:num>
  <w:num w:numId="6">
    <w:abstractNumId w:val="11"/>
    <w:lvlOverride w:ilvl="0">
      <w:startOverride w:val="1"/>
    </w:lvlOverride>
  </w:num>
  <w:num w:numId="7">
    <w:abstractNumId w:val="9"/>
  </w:num>
  <w:num w:numId="8">
    <w:abstractNumId w:val="7"/>
  </w:num>
  <w:num w:numId="9">
    <w:abstractNumId w:val="5"/>
  </w:num>
  <w:num w:numId="10">
    <w:abstractNumId w:val="15"/>
  </w:num>
  <w:num w:numId="11">
    <w:abstractNumId w:val="8"/>
  </w:num>
  <w:num w:numId="12">
    <w:abstractNumId w:val="1"/>
  </w:num>
  <w:num w:numId="13">
    <w:abstractNumId w:val="13"/>
  </w:num>
  <w:num w:numId="14">
    <w:abstractNumId w:val="11"/>
  </w:num>
  <w:num w:numId="15">
    <w:abstractNumId w:val="10"/>
  </w:num>
  <w:num w:numId="16">
    <w:abstractNumId w:val="4"/>
  </w:num>
  <w:num w:numId="17">
    <w:abstractNumId w:val="2"/>
  </w:num>
  <w:num w:numId="18">
    <w:abstractNumId w:val="3"/>
  </w:num>
  <w:num w:numId="19">
    <w:abstractNumId w:val="11"/>
    <w:lvlOverride w:ilvl="0">
      <w:startOverride w:val="1"/>
    </w:lvlOverride>
  </w:num>
  <w:num w:numId="20">
    <w:abstractNumId w:val="11"/>
    <w:lvlOverride w:ilvl="0">
      <w:startOverride w:val="1"/>
    </w:lvlOverride>
  </w:num>
  <w:num w:numId="21">
    <w:abstractNumId w:val="11"/>
    <w:lvlOverride w:ilvl="0">
      <w:startOverride w:val="1"/>
    </w:lvlOverride>
  </w:num>
  <w:num w:numId="22">
    <w:abstractNumId w:val="11"/>
    <w:lvlOverride w:ilvl="0">
      <w:startOverride w:val="1"/>
    </w:lvlOverride>
  </w:num>
  <w:num w:numId="23">
    <w:abstractNumId w:val="11"/>
    <w:lvlOverride w:ilvl="0">
      <w:startOverride w:val="1"/>
    </w:lvlOverride>
  </w:num>
  <w:num w:numId="24">
    <w:abstractNumId w:val="11"/>
    <w:lvlOverride w:ilvl="0">
      <w:startOverride w:val="1"/>
    </w:lvlOverride>
  </w:num>
  <w:num w:numId="25">
    <w:abstractNumId w:val="11"/>
    <w:lvlOverride w:ilvl="0">
      <w:startOverride w:val="1"/>
    </w:lvlOverride>
  </w:num>
  <w:num w:numId="26">
    <w:abstractNumId w:val="11"/>
    <w:lvlOverride w:ilvl="0">
      <w:startOverride w:val="1"/>
    </w:lvlOverride>
  </w:num>
  <w:num w:numId="27">
    <w:abstractNumId w:val="11"/>
    <w:lvlOverride w:ilvl="0">
      <w:startOverride w:val="1"/>
    </w:lvlOverride>
  </w:num>
  <w:num w:numId="28">
    <w:abstractNumId w:val="0"/>
  </w:num>
  <w:num w:numId="29">
    <w:abstractNumId w:val="14"/>
  </w:num>
  <w:num w:numId="30">
    <w:abstractNumId w:val="12"/>
  </w:num>
  <w:num w:numId="31">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oNotTrackFormatting/>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6B45"/>
    <w:rsid w:val="000063A7"/>
    <w:rsid w:val="000066C6"/>
    <w:rsid w:val="0000675B"/>
    <w:rsid w:val="00006DB8"/>
    <w:rsid w:val="00010140"/>
    <w:rsid w:val="000114B6"/>
    <w:rsid w:val="00011EE6"/>
    <w:rsid w:val="0001226E"/>
    <w:rsid w:val="00012A71"/>
    <w:rsid w:val="000171DA"/>
    <w:rsid w:val="00020240"/>
    <w:rsid w:val="00022D93"/>
    <w:rsid w:val="00024AD2"/>
    <w:rsid w:val="000263BB"/>
    <w:rsid w:val="00030C06"/>
    <w:rsid w:val="0003168C"/>
    <w:rsid w:val="00040DCD"/>
    <w:rsid w:val="00045EA0"/>
    <w:rsid w:val="0004636C"/>
    <w:rsid w:val="000512B6"/>
    <w:rsid w:val="00051BC7"/>
    <w:rsid w:val="000554F7"/>
    <w:rsid w:val="000565EE"/>
    <w:rsid w:val="000634B0"/>
    <w:rsid w:val="00064258"/>
    <w:rsid w:val="00071609"/>
    <w:rsid w:val="0007778C"/>
    <w:rsid w:val="00084F00"/>
    <w:rsid w:val="00086450"/>
    <w:rsid w:val="00086D68"/>
    <w:rsid w:val="000870C1"/>
    <w:rsid w:val="00091367"/>
    <w:rsid w:val="0009184E"/>
    <w:rsid w:val="000B23F8"/>
    <w:rsid w:val="000B438A"/>
    <w:rsid w:val="000B7689"/>
    <w:rsid w:val="000B78C3"/>
    <w:rsid w:val="000C0BC9"/>
    <w:rsid w:val="000C37CA"/>
    <w:rsid w:val="000C7983"/>
    <w:rsid w:val="000D2A67"/>
    <w:rsid w:val="000D3A79"/>
    <w:rsid w:val="000D6A8B"/>
    <w:rsid w:val="000E39D3"/>
    <w:rsid w:val="000E7C3E"/>
    <w:rsid w:val="000F3438"/>
    <w:rsid w:val="000F3725"/>
    <w:rsid w:val="000F3974"/>
    <w:rsid w:val="000F4231"/>
    <w:rsid w:val="000F4EDD"/>
    <w:rsid w:val="00101B1F"/>
    <w:rsid w:val="00102DCA"/>
    <w:rsid w:val="0010320F"/>
    <w:rsid w:val="00104399"/>
    <w:rsid w:val="0010664C"/>
    <w:rsid w:val="00107971"/>
    <w:rsid w:val="00115219"/>
    <w:rsid w:val="0012060D"/>
    <w:rsid w:val="0012136F"/>
    <w:rsid w:val="00130909"/>
    <w:rsid w:val="0013219A"/>
    <w:rsid w:val="00134580"/>
    <w:rsid w:val="001378D0"/>
    <w:rsid w:val="00151087"/>
    <w:rsid w:val="00156D93"/>
    <w:rsid w:val="001574A4"/>
    <w:rsid w:val="00160824"/>
    <w:rsid w:val="00161ED8"/>
    <w:rsid w:val="001624C3"/>
    <w:rsid w:val="00163E3D"/>
    <w:rsid w:val="00164007"/>
    <w:rsid w:val="001645B5"/>
    <w:rsid w:val="001654FA"/>
    <w:rsid w:val="00165AB8"/>
    <w:rsid w:val="00170E4B"/>
    <w:rsid w:val="00172D7F"/>
    <w:rsid w:val="00175C2D"/>
    <w:rsid w:val="00176C02"/>
    <w:rsid w:val="00180235"/>
    <w:rsid w:val="001842EB"/>
    <w:rsid w:val="001857FB"/>
    <w:rsid w:val="00185BFC"/>
    <w:rsid w:val="00186009"/>
    <w:rsid w:val="00190E21"/>
    <w:rsid w:val="001A39D6"/>
    <w:rsid w:val="001A3C5C"/>
    <w:rsid w:val="001A75D9"/>
    <w:rsid w:val="001C3E68"/>
    <w:rsid w:val="001C41DB"/>
    <w:rsid w:val="001C57C8"/>
    <w:rsid w:val="001C6D26"/>
    <w:rsid w:val="001D3222"/>
    <w:rsid w:val="001D6650"/>
    <w:rsid w:val="001E364D"/>
    <w:rsid w:val="001E3879"/>
    <w:rsid w:val="001E4B39"/>
    <w:rsid w:val="001E6FC8"/>
    <w:rsid w:val="001F1A28"/>
    <w:rsid w:val="001F436B"/>
    <w:rsid w:val="00207063"/>
    <w:rsid w:val="00214B08"/>
    <w:rsid w:val="00217034"/>
    <w:rsid w:val="00217CC2"/>
    <w:rsid w:val="002238DA"/>
    <w:rsid w:val="00224A93"/>
    <w:rsid w:val="0022620F"/>
    <w:rsid w:val="002273CA"/>
    <w:rsid w:val="0023092A"/>
    <w:rsid w:val="0023120E"/>
    <w:rsid w:val="00231DAF"/>
    <w:rsid w:val="00234111"/>
    <w:rsid w:val="00243B1F"/>
    <w:rsid w:val="002501CB"/>
    <w:rsid w:val="00250E2B"/>
    <w:rsid w:val="00251258"/>
    <w:rsid w:val="00252BD5"/>
    <w:rsid w:val="00256419"/>
    <w:rsid w:val="00256F04"/>
    <w:rsid w:val="0025748E"/>
    <w:rsid w:val="00266D60"/>
    <w:rsid w:val="00267E0D"/>
    <w:rsid w:val="0027136D"/>
    <w:rsid w:val="00271469"/>
    <w:rsid w:val="00273F20"/>
    <w:rsid w:val="00275133"/>
    <w:rsid w:val="00280A53"/>
    <w:rsid w:val="00282EDE"/>
    <w:rsid w:val="00287EA8"/>
    <w:rsid w:val="00290A4E"/>
    <w:rsid w:val="00291E58"/>
    <w:rsid w:val="00292662"/>
    <w:rsid w:val="00292B10"/>
    <w:rsid w:val="002A0C8C"/>
    <w:rsid w:val="002A1249"/>
    <w:rsid w:val="002A2EE5"/>
    <w:rsid w:val="002A4907"/>
    <w:rsid w:val="002B2ABA"/>
    <w:rsid w:val="002B5AFB"/>
    <w:rsid w:val="002C33BD"/>
    <w:rsid w:val="002C5974"/>
    <w:rsid w:val="002C6335"/>
    <w:rsid w:val="002D0C49"/>
    <w:rsid w:val="002D1B52"/>
    <w:rsid w:val="002D2841"/>
    <w:rsid w:val="002D5204"/>
    <w:rsid w:val="002E03A9"/>
    <w:rsid w:val="002E1D8C"/>
    <w:rsid w:val="002E751D"/>
    <w:rsid w:val="002E7730"/>
    <w:rsid w:val="002E7F46"/>
    <w:rsid w:val="002F0076"/>
    <w:rsid w:val="002F5410"/>
    <w:rsid w:val="00303850"/>
    <w:rsid w:val="003110DB"/>
    <w:rsid w:val="00314B90"/>
    <w:rsid w:val="00315ED4"/>
    <w:rsid w:val="0031798D"/>
    <w:rsid w:val="00322195"/>
    <w:rsid w:val="0032241E"/>
    <w:rsid w:val="003224BE"/>
    <w:rsid w:val="00323417"/>
    <w:rsid w:val="00323646"/>
    <w:rsid w:val="00326966"/>
    <w:rsid w:val="003417C9"/>
    <w:rsid w:val="00342E0C"/>
    <w:rsid w:val="00346959"/>
    <w:rsid w:val="00346E98"/>
    <w:rsid w:val="00352347"/>
    <w:rsid w:val="00353152"/>
    <w:rsid w:val="0035392E"/>
    <w:rsid w:val="0035452B"/>
    <w:rsid w:val="003565ED"/>
    <w:rsid w:val="00356AB2"/>
    <w:rsid w:val="00357A4F"/>
    <w:rsid w:val="00361600"/>
    <w:rsid w:val="00363190"/>
    <w:rsid w:val="0037202B"/>
    <w:rsid w:val="00372700"/>
    <w:rsid w:val="00376DD4"/>
    <w:rsid w:val="003853CC"/>
    <w:rsid w:val="0039160C"/>
    <w:rsid w:val="00392B05"/>
    <w:rsid w:val="003A09CF"/>
    <w:rsid w:val="003A6EE4"/>
    <w:rsid w:val="003B6DC8"/>
    <w:rsid w:val="003C2662"/>
    <w:rsid w:val="003C44DE"/>
    <w:rsid w:val="003C6332"/>
    <w:rsid w:val="003C7B01"/>
    <w:rsid w:val="003D59EF"/>
    <w:rsid w:val="003D6B45"/>
    <w:rsid w:val="003D7EA1"/>
    <w:rsid w:val="003E0B90"/>
    <w:rsid w:val="003E1F9E"/>
    <w:rsid w:val="003E5D96"/>
    <w:rsid w:val="003E5FCD"/>
    <w:rsid w:val="003F004A"/>
    <w:rsid w:val="003F30DB"/>
    <w:rsid w:val="003F4789"/>
    <w:rsid w:val="00400A93"/>
    <w:rsid w:val="004045EA"/>
    <w:rsid w:val="004124D7"/>
    <w:rsid w:val="0041384F"/>
    <w:rsid w:val="004145D9"/>
    <w:rsid w:val="004159C3"/>
    <w:rsid w:val="00422F46"/>
    <w:rsid w:val="00423003"/>
    <w:rsid w:val="00423243"/>
    <w:rsid w:val="00423A58"/>
    <w:rsid w:val="00423D63"/>
    <w:rsid w:val="004324A0"/>
    <w:rsid w:val="004324BC"/>
    <w:rsid w:val="00433816"/>
    <w:rsid w:val="00434656"/>
    <w:rsid w:val="004401D7"/>
    <w:rsid w:val="00440A78"/>
    <w:rsid w:val="00445BF7"/>
    <w:rsid w:val="00451181"/>
    <w:rsid w:val="00452DB6"/>
    <w:rsid w:val="00466152"/>
    <w:rsid w:val="00467F6F"/>
    <w:rsid w:val="004708D1"/>
    <w:rsid w:val="00474BBC"/>
    <w:rsid w:val="0047610B"/>
    <w:rsid w:val="0048016C"/>
    <w:rsid w:val="0048455F"/>
    <w:rsid w:val="004849B1"/>
    <w:rsid w:val="0048569E"/>
    <w:rsid w:val="004875EB"/>
    <w:rsid w:val="00487845"/>
    <w:rsid w:val="004929C8"/>
    <w:rsid w:val="00492CEB"/>
    <w:rsid w:val="004A0B76"/>
    <w:rsid w:val="004A28E1"/>
    <w:rsid w:val="004A2951"/>
    <w:rsid w:val="004A3A2C"/>
    <w:rsid w:val="004B013C"/>
    <w:rsid w:val="004B62F3"/>
    <w:rsid w:val="004B64EC"/>
    <w:rsid w:val="004B7191"/>
    <w:rsid w:val="004D1F3B"/>
    <w:rsid w:val="004D3CB7"/>
    <w:rsid w:val="004D3F88"/>
    <w:rsid w:val="004D3FB6"/>
    <w:rsid w:val="004D5CD2"/>
    <w:rsid w:val="004E6B19"/>
    <w:rsid w:val="004F0B74"/>
    <w:rsid w:val="004F0FB3"/>
    <w:rsid w:val="004F3A80"/>
    <w:rsid w:val="004F628F"/>
    <w:rsid w:val="00504BC1"/>
    <w:rsid w:val="00506649"/>
    <w:rsid w:val="005074B9"/>
    <w:rsid w:val="005100F6"/>
    <w:rsid w:val="00510914"/>
    <w:rsid w:val="00515F2A"/>
    <w:rsid w:val="00517B55"/>
    <w:rsid w:val="00521866"/>
    <w:rsid w:val="00522E32"/>
    <w:rsid w:val="00526585"/>
    <w:rsid w:val="00527B5C"/>
    <w:rsid w:val="00530D34"/>
    <w:rsid w:val="005310BC"/>
    <w:rsid w:val="00531CD9"/>
    <w:rsid w:val="00532649"/>
    <w:rsid w:val="005327F9"/>
    <w:rsid w:val="00532B92"/>
    <w:rsid w:val="0053317F"/>
    <w:rsid w:val="00534120"/>
    <w:rsid w:val="005371FE"/>
    <w:rsid w:val="00543E06"/>
    <w:rsid w:val="00546157"/>
    <w:rsid w:val="00547A1A"/>
    <w:rsid w:val="00553083"/>
    <w:rsid w:val="00554B8F"/>
    <w:rsid w:val="00557C71"/>
    <w:rsid w:val="005603C0"/>
    <w:rsid w:val="00560721"/>
    <w:rsid w:val="00563AA9"/>
    <w:rsid w:val="00563BE4"/>
    <w:rsid w:val="005647C7"/>
    <w:rsid w:val="00566D6A"/>
    <w:rsid w:val="00575CFA"/>
    <w:rsid w:val="00576377"/>
    <w:rsid w:val="00577104"/>
    <w:rsid w:val="00577B5B"/>
    <w:rsid w:val="005838CE"/>
    <w:rsid w:val="00583985"/>
    <w:rsid w:val="005845BD"/>
    <w:rsid w:val="005845E2"/>
    <w:rsid w:val="00584F2F"/>
    <w:rsid w:val="00585881"/>
    <w:rsid w:val="00585C01"/>
    <w:rsid w:val="00594383"/>
    <w:rsid w:val="005A1283"/>
    <w:rsid w:val="005A1C16"/>
    <w:rsid w:val="005A6D5B"/>
    <w:rsid w:val="005A722B"/>
    <w:rsid w:val="005B7319"/>
    <w:rsid w:val="005B7CDD"/>
    <w:rsid w:val="005C7545"/>
    <w:rsid w:val="005D02D3"/>
    <w:rsid w:val="005D18C5"/>
    <w:rsid w:val="005D3B22"/>
    <w:rsid w:val="005E0612"/>
    <w:rsid w:val="005E2AF9"/>
    <w:rsid w:val="005E6794"/>
    <w:rsid w:val="005E7D41"/>
    <w:rsid w:val="005F3B5B"/>
    <w:rsid w:val="005F4ABF"/>
    <w:rsid w:val="00600235"/>
    <w:rsid w:val="00600360"/>
    <w:rsid w:val="006047A8"/>
    <w:rsid w:val="0060508E"/>
    <w:rsid w:val="00606743"/>
    <w:rsid w:val="00610ADB"/>
    <w:rsid w:val="00614A5E"/>
    <w:rsid w:val="00620BFA"/>
    <w:rsid w:val="006230C2"/>
    <w:rsid w:val="006244C7"/>
    <w:rsid w:val="00625D22"/>
    <w:rsid w:val="00631A3E"/>
    <w:rsid w:val="00631C25"/>
    <w:rsid w:val="0063235A"/>
    <w:rsid w:val="0063598F"/>
    <w:rsid w:val="006401A7"/>
    <w:rsid w:val="00642849"/>
    <w:rsid w:val="0064769E"/>
    <w:rsid w:val="00647B03"/>
    <w:rsid w:val="006505A3"/>
    <w:rsid w:val="00653C60"/>
    <w:rsid w:val="0065443F"/>
    <w:rsid w:val="0065684B"/>
    <w:rsid w:val="00657293"/>
    <w:rsid w:val="0066022A"/>
    <w:rsid w:val="006604F2"/>
    <w:rsid w:val="00663B92"/>
    <w:rsid w:val="00664F01"/>
    <w:rsid w:val="00665BF6"/>
    <w:rsid w:val="006670D2"/>
    <w:rsid w:val="00667E47"/>
    <w:rsid w:val="00673252"/>
    <w:rsid w:val="0067651E"/>
    <w:rsid w:val="00677451"/>
    <w:rsid w:val="00680463"/>
    <w:rsid w:val="00680563"/>
    <w:rsid w:val="00691431"/>
    <w:rsid w:val="006A0735"/>
    <w:rsid w:val="006A0B12"/>
    <w:rsid w:val="006A0FC5"/>
    <w:rsid w:val="006A1D78"/>
    <w:rsid w:val="006A20A1"/>
    <w:rsid w:val="006A388E"/>
    <w:rsid w:val="006A7603"/>
    <w:rsid w:val="006B14EC"/>
    <w:rsid w:val="006B3BFE"/>
    <w:rsid w:val="006C74F4"/>
    <w:rsid w:val="006C7ACD"/>
    <w:rsid w:val="006D4142"/>
    <w:rsid w:val="006D68DA"/>
    <w:rsid w:val="006E2165"/>
    <w:rsid w:val="006E32E0"/>
    <w:rsid w:val="006E4650"/>
    <w:rsid w:val="006E5523"/>
    <w:rsid w:val="006E5C93"/>
    <w:rsid w:val="006E68DF"/>
    <w:rsid w:val="006F5215"/>
    <w:rsid w:val="006F6D65"/>
    <w:rsid w:val="00703712"/>
    <w:rsid w:val="00713AB0"/>
    <w:rsid w:val="00714730"/>
    <w:rsid w:val="00715F75"/>
    <w:rsid w:val="0072286E"/>
    <w:rsid w:val="007238FF"/>
    <w:rsid w:val="0072569B"/>
    <w:rsid w:val="00725C30"/>
    <w:rsid w:val="00726310"/>
    <w:rsid w:val="0073078F"/>
    <w:rsid w:val="007316E5"/>
    <w:rsid w:val="007361F8"/>
    <w:rsid w:val="007366FD"/>
    <w:rsid w:val="00736B0D"/>
    <w:rsid w:val="00742D4B"/>
    <w:rsid w:val="007443B9"/>
    <w:rsid w:val="00744F0F"/>
    <w:rsid w:val="00746935"/>
    <w:rsid w:val="00750FDE"/>
    <w:rsid w:val="007537E2"/>
    <w:rsid w:val="007550EF"/>
    <w:rsid w:val="00756B98"/>
    <w:rsid w:val="00762B56"/>
    <w:rsid w:val="00763062"/>
    <w:rsid w:val="00763DBB"/>
    <w:rsid w:val="007654AB"/>
    <w:rsid w:val="00765E89"/>
    <w:rsid w:val="0076667A"/>
    <w:rsid w:val="00767528"/>
    <w:rsid w:val="007809A2"/>
    <w:rsid w:val="00781144"/>
    <w:rsid w:val="007864FA"/>
    <w:rsid w:val="0078711F"/>
    <w:rsid w:val="0078769E"/>
    <w:rsid w:val="00792536"/>
    <w:rsid w:val="007926DE"/>
    <w:rsid w:val="00793809"/>
    <w:rsid w:val="00795BA1"/>
    <w:rsid w:val="007A39CC"/>
    <w:rsid w:val="007A5236"/>
    <w:rsid w:val="007A6696"/>
    <w:rsid w:val="007B3D18"/>
    <w:rsid w:val="007B43F5"/>
    <w:rsid w:val="007B5233"/>
    <w:rsid w:val="007B65D7"/>
    <w:rsid w:val="007C0EEF"/>
    <w:rsid w:val="007C2637"/>
    <w:rsid w:val="007D61B8"/>
    <w:rsid w:val="007E05D4"/>
    <w:rsid w:val="007E4370"/>
    <w:rsid w:val="007E4F92"/>
    <w:rsid w:val="007E5789"/>
    <w:rsid w:val="007F45D5"/>
    <w:rsid w:val="007F708F"/>
    <w:rsid w:val="007F767C"/>
    <w:rsid w:val="00801B32"/>
    <w:rsid w:val="00806E2E"/>
    <w:rsid w:val="008074C6"/>
    <w:rsid w:val="00807FA2"/>
    <w:rsid w:val="00807FC7"/>
    <w:rsid w:val="00811433"/>
    <w:rsid w:val="008159EE"/>
    <w:rsid w:val="00821734"/>
    <w:rsid w:val="00821FD9"/>
    <w:rsid w:val="008233B6"/>
    <w:rsid w:val="008241A1"/>
    <w:rsid w:val="00825350"/>
    <w:rsid w:val="008308C2"/>
    <w:rsid w:val="008319EA"/>
    <w:rsid w:val="00834E84"/>
    <w:rsid w:val="00836C89"/>
    <w:rsid w:val="008457D1"/>
    <w:rsid w:val="00845BB9"/>
    <w:rsid w:val="00847214"/>
    <w:rsid w:val="0085138F"/>
    <w:rsid w:val="00851394"/>
    <w:rsid w:val="00851812"/>
    <w:rsid w:val="00852D16"/>
    <w:rsid w:val="00856A08"/>
    <w:rsid w:val="008611AB"/>
    <w:rsid w:val="00863826"/>
    <w:rsid w:val="00863B21"/>
    <w:rsid w:val="00871E3C"/>
    <w:rsid w:val="00875B39"/>
    <w:rsid w:val="0088044F"/>
    <w:rsid w:val="008807C6"/>
    <w:rsid w:val="00880C3D"/>
    <w:rsid w:val="0088148C"/>
    <w:rsid w:val="008831EB"/>
    <w:rsid w:val="00886638"/>
    <w:rsid w:val="00887D77"/>
    <w:rsid w:val="008A1731"/>
    <w:rsid w:val="008A2ECE"/>
    <w:rsid w:val="008A3FD9"/>
    <w:rsid w:val="008A4AE4"/>
    <w:rsid w:val="008A783A"/>
    <w:rsid w:val="008B1753"/>
    <w:rsid w:val="008B258B"/>
    <w:rsid w:val="008B58AB"/>
    <w:rsid w:val="008C1CB5"/>
    <w:rsid w:val="008C2304"/>
    <w:rsid w:val="008C4576"/>
    <w:rsid w:val="008C6C9A"/>
    <w:rsid w:val="008D191D"/>
    <w:rsid w:val="008D5013"/>
    <w:rsid w:val="008E3EF4"/>
    <w:rsid w:val="008E4AD9"/>
    <w:rsid w:val="008E56BD"/>
    <w:rsid w:val="008E6334"/>
    <w:rsid w:val="008E661A"/>
    <w:rsid w:val="008E6CEA"/>
    <w:rsid w:val="008E70D6"/>
    <w:rsid w:val="008F298E"/>
    <w:rsid w:val="008F43AA"/>
    <w:rsid w:val="008F4DA2"/>
    <w:rsid w:val="008F6321"/>
    <w:rsid w:val="009011D4"/>
    <w:rsid w:val="00901D12"/>
    <w:rsid w:val="00906711"/>
    <w:rsid w:val="009071B9"/>
    <w:rsid w:val="00913907"/>
    <w:rsid w:val="00922D53"/>
    <w:rsid w:val="00925786"/>
    <w:rsid w:val="00931879"/>
    <w:rsid w:val="00931E3E"/>
    <w:rsid w:val="00941C00"/>
    <w:rsid w:val="009453C1"/>
    <w:rsid w:val="00947AE3"/>
    <w:rsid w:val="0095133D"/>
    <w:rsid w:val="0096097C"/>
    <w:rsid w:val="009615BF"/>
    <w:rsid w:val="00961FED"/>
    <w:rsid w:val="00963A5E"/>
    <w:rsid w:val="009677E6"/>
    <w:rsid w:val="00967C1C"/>
    <w:rsid w:val="009763BD"/>
    <w:rsid w:val="00984DA0"/>
    <w:rsid w:val="00991613"/>
    <w:rsid w:val="0099208F"/>
    <w:rsid w:val="009921F2"/>
    <w:rsid w:val="009927DB"/>
    <w:rsid w:val="00994B70"/>
    <w:rsid w:val="00996C25"/>
    <w:rsid w:val="00996E0A"/>
    <w:rsid w:val="009976DD"/>
    <w:rsid w:val="009A0140"/>
    <w:rsid w:val="009A09A6"/>
    <w:rsid w:val="009A4026"/>
    <w:rsid w:val="009A69A3"/>
    <w:rsid w:val="009B1957"/>
    <w:rsid w:val="009B2F3B"/>
    <w:rsid w:val="009B3CD1"/>
    <w:rsid w:val="009B4768"/>
    <w:rsid w:val="009C4C5F"/>
    <w:rsid w:val="009C53F3"/>
    <w:rsid w:val="009D0CD4"/>
    <w:rsid w:val="009D368C"/>
    <w:rsid w:val="009D4125"/>
    <w:rsid w:val="009E0114"/>
    <w:rsid w:val="009E1B77"/>
    <w:rsid w:val="009E67B2"/>
    <w:rsid w:val="009F55B8"/>
    <w:rsid w:val="009F5E75"/>
    <w:rsid w:val="009F77D2"/>
    <w:rsid w:val="00A04018"/>
    <w:rsid w:val="00A0550C"/>
    <w:rsid w:val="00A05CA6"/>
    <w:rsid w:val="00A05D25"/>
    <w:rsid w:val="00A12E67"/>
    <w:rsid w:val="00A136DC"/>
    <w:rsid w:val="00A149C0"/>
    <w:rsid w:val="00A15662"/>
    <w:rsid w:val="00A177C2"/>
    <w:rsid w:val="00A17CA7"/>
    <w:rsid w:val="00A22233"/>
    <w:rsid w:val="00A23A8E"/>
    <w:rsid w:val="00A2450E"/>
    <w:rsid w:val="00A24CF9"/>
    <w:rsid w:val="00A31BD1"/>
    <w:rsid w:val="00A33E79"/>
    <w:rsid w:val="00A34429"/>
    <w:rsid w:val="00A403A3"/>
    <w:rsid w:val="00A43AA1"/>
    <w:rsid w:val="00A45FED"/>
    <w:rsid w:val="00A5203C"/>
    <w:rsid w:val="00A55DC4"/>
    <w:rsid w:val="00A57796"/>
    <w:rsid w:val="00A60450"/>
    <w:rsid w:val="00A70911"/>
    <w:rsid w:val="00A73655"/>
    <w:rsid w:val="00A753C8"/>
    <w:rsid w:val="00A758EB"/>
    <w:rsid w:val="00A7785D"/>
    <w:rsid w:val="00A82956"/>
    <w:rsid w:val="00A83D56"/>
    <w:rsid w:val="00A83EB5"/>
    <w:rsid w:val="00A87F24"/>
    <w:rsid w:val="00A92D15"/>
    <w:rsid w:val="00AA02EB"/>
    <w:rsid w:val="00AA0F64"/>
    <w:rsid w:val="00AA337E"/>
    <w:rsid w:val="00AA6982"/>
    <w:rsid w:val="00AA7363"/>
    <w:rsid w:val="00AA7BB8"/>
    <w:rsid w:val="00AB173C"/>
    <w:rsid w:val="00AB177C"/>
    <w:rsid w:val="00AB2C7C"/>
    <w:rsid w:val="00AB35F9"/>
    <w:rsid w:val="00AB56F4"/>
    <w:rsid w:val="00AB6365"/>
    <w:rsid w:val="00AC4CD3"/>
    <w:rsid w:val="00AC590F"/>
    <w:rsid w:val="00AC77AF"/>
    <w:rsid w:val="00AD074D"/>
    <w:rsid w:val="00AD2556"/>
    <w:rsid w:val="00AD44B1"/>
    <w:rsid w:val="00AD4E85"/>
    <w:rsid w:val="00AD50AE"/>
    <w:rsid w:val="00AE0630"/>
    <w:rsid w:val="00AE76FC"/>
    <w:rsid w:val="00AE7979"/>
    <w:rsid w:val="00AF4EAC"/>
    <w:rsid w:val="00AF6EF9"/>
    <w:rsid w:val="00B010F4"/>
    <w:rsid w:val="00B04771"/>
    <w:rsid w:val="00B05421"/>
    <w:rsid w:val="00B10043"/>
    <w:rsid w:val="00B1363A"/>
    <w:rsid w:val="00B140A4"/>
    <w:rsid w:val="00B21984"/>
    <w:rsid w:val="00B21994"/>
    <w:rsid w:val="00B238E1"/>
    <w:rsid w:val="00B254C3"/>
    <w:rsid w:val="00B30E31"/>
    <w:rsid w:val="00B32016"/>
    <w:rsid w:val="00B43397"/>
    <w:rsid w:val="00B443B7"/>
    <w:rsid w:val="00B470C6"/>
    <w:rsid w:val="00B47DBC"/>
    <w:rsid w:val="00B56AE6"/>
    <w:rsid w:val="00B61495"/>
    <w:rsid w:val="00B667B2"/>
    <w:rsid w:val="00B6706C"/>
    <w:rsid w:val="00B725E5"/>
    <w:rsid w:val="00B8115A"/>
    <w:rsid w:val="00B811B1"/>
    <w:rsid w:val="00B82A6A"/>
    <w:rsid w:val="00B83160"/>
    <w:rsid w:val="00B83F9C"/>
    <w:rsid w:val="00B84AAD"/>
    <w:rsid w:val="00B859DB"/>
    <w:rsid w:val="00B8745A"/>
    <w:rsid w:val="00B92277"/>
    <w:rsid w:val="00B92868"/>
    <w:rsid w:val="00B959D1"/>
    <w:rsid w:val="00BA1A0C"/>
    <w:rsid w:val="00BB2A29"/>
    <w:rsid w:val="00BB52EE"/>
    <w:rsid w:val="00BC2D41"/>
    <w:rsid w:val="00BC5083"/>
    <w:rsid w:val="00BD035E"/>
    <w:rsid w:val="00BD183D"/>
    <w:rsid w:val="00BE2BAA"/>
    <w:rsid w:val="00BE4716"/>
    <w:rsid w:val="00BE7AD9"/>
    <w:rsid w:val="00BF1EB7"/>
    <w:rsid w:val="00BF2C5A"/>
    <w:rsid w:val="00BF4919"/>
    <w:rsid w:val="00BF74C1"/>
    <w:rsid w:val="00BF75F2"/>
    <w:rsid w:val="00C033C1"/>
    <w:rsid w:val="00C03950"/>
    <w:rsid w:val="00C06226"/>
    <w:rsid w:val="00C0630C"/>
    <w:rsid w:val="00C12FD0"/>
    <w:rsid w:val="00C13654"/>
    <w:rsid w:val="00C206A5"/>
    <w:rsid w:val="00C21CFF"/>
    <w:rsid w:val="00C36612"/>
    <w:rsid w:val="00C36ED5"/>
    <w:rsid w:val="00C3721E"/>
    <w:rsid w:val="00C37EB4"/>
    <w:rsid w:val="00C44C32"/>
    <w:rsid w:val="00C44E3B"/>
    <w:rsid w:val="00C50E92"/>
    <w:rsid w:val="00C51806"/>
    <w:rsid w:val="00C54568"/>
    <w:rsid w:val="00C54796"/>
    <w:rsid w:val="00C73A4D"/>
    <w:rsid w:val="00C74BE2"/>
    <w:rsid w:val="00C8294B"/>
    <w:rsid w:val="00C84F82"/>
    <w:rsid w:val="00C85596"/>
    <w:rsid w:val="00C93BF9"/>
    <w:rsid w:val="00C9415F"/>
    <w:rsid w:val="00C946FE"/>
    <w:rsid w:val="00C96041"/>
    <w:rsid w:val="00C96FD1"/>
    <w:rsid w:val="00CA1477"/>
    <w:rsid w:val="00CA3A42"/>
    <w:rsid w:val="00CA5DF5"/>
    <w:rsid w:val="00CA6E3C"/>
    <w:rsid w:val="00CB202B"/>
    <w:rsid w:val="00CB2833"/>
    <w:rsid w:val="00CB2A72"/>
    <w:rsid w:val="00CB3256"/>
    <w:rsid w:val="00CB684B"/>
    <w:rsid w:val="00CC3FEE"/>
    <w:rsid w:val="00CC439B"/>
    <w:rsid w:val="00CC6367"/>
    <w:rsid w:val="00CD1F5A"/>
    <w:rsid w:val="00CD398D"/>
    <w:rsid w:val="00CD4A2A"/>
    <w:rsid w:val="00CD4F2E"/>
    <w:rsid w:val="00CE37E8"/>
    <w:rsid w:val="00CE61F4"/>
    <w:rsid w:val="00CE7186"/>
    <w:rsid w:val="00CE76DA"/>
    <w:rsid w:val="00CF08BF"/>
    <w:rsid w:val="00CF5A24"/>
    <w:rsid w:val="00D008F5"/>
    <w:rsid w:val="00D03786"/>
    <w:rsid w:val="00D16923"/>
    <w:rsid w:val="00D21D45"/>
    <w:rsid w:val="00D2216D"/>
    <w:rsid w:val="00D2566F"/>
    <w:rsid w:val="00D2602D"/>
    <w:rsid w:val="00D26B6F"/>
    <w:rsid w:val="00D30C38"/>
    <w:rsid w:val="00D3172E"/>
    <w:rsid w:val="00D34E60"/>
    <w:rsid w:val="00D3642C"/>
    <w:rsid w:val="00D41E05"/>
    <w:rsid w:val="00D4319C"/>
    <w:rsid w:val="00D4529D"/>
    <w:rsid w:val="00D51403"/>
    <w:rsid w:val="00D568FA"/>
    <w:rsid w:val="00D60C86"/>
    <w:rsid w:val="00D6333C"/>
    <w:rsid w:val="00D657D7"/>
    <w:rsid w:val="00D672E7"/>
    <w:rsid w:val="00D713C8"/>
    <w:rsid w:val="00D71B75"/>
    <w:rsid w:val="00D83562"/>
    <w:rsid w:val="00D87E85"/>
    <w:rsid w:val="00D93822"/>
    <w:rsid w:val="00D957C8"/>
    <w:rsid w:val="00D96E1B"/>
    <w:rsid w:val="00DA377A"/>
    <w:rsid w:val="00DA4AF4"/>
    <w:rsid w:val="00DA7E40"/>
    <w:rsid w:val="00DB0200"/>
    <w:rsid w:val="00DB4A3F"/>
    <w:rsid w:val="00DB7D93"/>
    <w:rsid w:val="00DC0363"/>
    <w:rsid w:val="00DC13CA"/>
    <w:rsid w:val="00DC2404"/>
    <w:rsid w:val="00DC3FD5"/>
    <w:rsid w:val="00DC4265"/>
    <w:rsid w:val="00DC49E2"/>
    <w:rsid w:val="00DC5861"/>
    <w:rsid w:val="00DD06B9"/>
    <w:rsid w:val="00DD4477"/>
    <w:rsid w:val="00DD565E"/>
    <w:rsid w:val="00DD58AE"/>
    <w:rsid w:val="00DD6972"/>
    <w:rsid w:val="00DD702F"/>
    <w:rsid w:val="00DD728C"/>
    <w:rsid w:val="00DE37FC"/>
    <w:rsid w:val="00DE3D3B"/>
    <w:rsid w:val="00DE6BB9"/>
    <w:rsid w:val="00DE6D23"/>
    <w:rsid w:val="00DE6D33"/>
    <w:rsid w:val="00DF11AE"/>
    <w:rsid w:val="00DF5408"/>
    <w:rsid w:val="00DF6735"/>
    <w:rsid w:val="00E02B61"/>
    <w:rsid w:val="00E03070"/>
    <w:rsid w:val="00E048F5"/>
    <w:rsid w:val="00E057EE"/>
    <w:rsid w:val="00E07884"/>
    <w:rsid w:val="00E14BCB"/>
    <w:rsid w:val="00E16743"/>
    <w:rsid w:val="00E16CB4"/>
    <w:rsid w:val="00E2245D"/>
    <w:rsid w:val="00E2381D"/>
    <w:rsid w:val="00E24621"/>
    <w:rsid w:val="00E2463A"/>
    <w:rsid w:val="00E304D5"/>
    <w:rsid w:val="00E319D1"/>
    <w:rsid w:val="00E3221B"/>
    <w:rsid w:val="00E3386A"/>
    <w:rsid w:val="00E35FFD"/>
    <w:rsid w:val="00E43AD7"/>
    <w:rsid w:val="00E454D3"/>
    <w:rsid w:val="00E47D1B"/>
    <w:rsid w:val="00E5032A"/>
    <w:rsid w:val="00E511AE"/>
    <w:rsid w:val="00E53EDD"/>
    <w:rsid w:val="00E54302"/>
    <w:rsid w:val="00E54E10"/>
    <w:rsid w:val="00E550B2"/>
    <w:rsid w:val="00E57CF1"/>
    <w:rsid w:val="00E648C4"/>
    <w:rsid w:val="00E70AD2"/>
    <w:rsid w:val="00E71635"/>
    <w:rsid w:val="00E73778"/>
    <w:rsid w:val="00E77043"/>
    <w:rsid w:val="00E773E8"/>
    <w:rsid w:val="00E9007C"/>
    <w:rsid w:val="00E90C15"/>
    <w:rsid w:val="00E930DD"/>
    <w:rsid w:val="00E96285"/>
    <w:rsid w:val="00E96B4B"/>
    <w:rsid w:val="00E97110"/>
    <w:rsid w:val="00EA1C70"/>
    <w:rsid w:val="00EA4B53"/>
    <w:rsid w:val="00EA6E32"/>
    <w:rsid w:val="00EB1AEA"/>
    <w:rsid w:val="00EB3357"/>
    <w:rsid w:val="00EB45EC"/>
    <w:rsid w:val="00EB4A1D"/>
    <w:rsid w:val="00EB771E"/>
    <w:rsid w:val="00EB7F5F"/>
    <w:rsid w:val="00EC0593"/>
    <w:rsid w:val="00EC51AF"/>
    <w:rsid w:val="00ED01CD"/>
    <w:rsid w:val="00ED2B36"/>
    <w:rsid w:val="00ED30CD"/>
    <w:rsid w:val="00ED4712"/>
    <w:rsid w:val="00ED544E"/>
    <w:rsid w:val="00ED699D"/>
    <w:rsid w:val="00ED78AB"/>
    <w:rsid w:val="00EE4234"/>
    <w:rsid w:val="00EE4C2A"/>
    <w:rsid w:val="00EE5F12"/>
    <w:rsid w:val="00EE61B2"/>
    <w:rsid w:val="00EF0C86"/>
    <w:rsid w:val="00EF4A46"/>
    <w:rsid w:val="00F00DAD"/>
    <w:rsid w:val="00F0164B"/>
    <w:rsid w:val="00F064AB"/>
    <w:rsid w:val="00F06FF7"/>
    <w:rsid w:val="00F127B9"/>
    <w:rsid w:val="00F12AB1"/>
    <w:rsid w:val="00F15084"/>
    <w:rsid w:val="00F15258"/>
    <w:rsid w:val="00F214A8"/>
    <w:rsid w:val="00F225AF"/>
    <w:rsid w:val="00F22A9E"/>
    <w:rsid w:val="00F243F5"/>
    <w:rsid w:val="00F27F52"/>
    <w:rsid w:val="00F3280B"/>
    <w:rsid w:val="00F338FD"/>
    <w:rsid w:val="00F33DEC"/>
    <w:rsid w:val="00F34F7B"/>
    <w:rsid w:val="00F361F8"/>
    <w:rsid w:val="00F4062E"/>
    <w:rsid w:val="00F4182E"/>
    <w:rsid w:val="00F41862"/>
    <w:rsid w:val="00F47A10"/>
    <w:rsid w:val="00F5014A"/>
    <w:rsid w:val="00F524D9"/>
    <w:rsid w:val="00F527C1"/>
    <w:rsid w:val="00F54831"/>
    <w:rsid w:val="00F57F42"/>
    <w:rsid w:val="00F601FD"/>
    <w:rsid w:val="00F64ECD"/>
    <w:rsid w:val="00F6698D"/>
    <w:rsid w:val="00F67E92"/>
    <w:rsid w:val="00F7216E"/>
    <w:rsid w:val="00F73687"/>
    <w:rsid w:val="00F741A0"/>
    <w:rsid w:val="00F77CC7"/>
    <w:rsid w:val="00F842F3"/>
    <w:rsid w:val="00F84A48"/>
    <w:rsid w:val="00F866E3"/>
    <w:rsid w:val="00F879AC"/>
    <w:rsid w:val="00F91585"/>
    <w:rsid w:val="00F91A26"/>
    <w:rsid w:val="00F94C8A"/>
    <w:rsid w:val="00F97200"/>
    <w:rsid w:val="00F9794C"/>
    <w:rsid w:val="00FA1BF4"/>
    <w:rsid w:val="00FA1FAA"/>
    <w:rsid w:val="00FA25B6"/>
    <w:rsid w:val="00FA5B5C"/>
    <w:rsid w:val="00FA5EDC"/>
    <w:rsid w:val="00FB21BC"/>
    <w:rsid w:val="00FB38E1"/>
    <w:rsid w:val="00FB4E35"/>
    <w:rsid w:val="00FC155C"/>
    <w:rsid w:val="00FD169A"/>
    <w:rsid w:val="00FD2649"/>
    <w:rsid w:val="00FD5401"/>
    <w:rsid w:val="00FE0067"/>
    <w:rsid w:val="00FE0A33"/>
    <w:rsid w:val="00FE1601"/>
    <w:rsid w:val="00FE3274"/>
    <w:rsid w:val="00FE37C8"/>
    <w:rsid w:val="00FE3863"/>
    <w:rsid w:val="00FE55BE"/>
    <w:rsid w:val="00FF26FB"/>
    <w:rsid w:val="00FF5229"/>
  </w:rsids>
  <m:mathPr>
    <m:mathFont m:val="Cambria Math"/>
    <m:brkBin m:val="before"/>
    <m:brkBinSub m:val="--"/>
    <m:smallFrac m:val="0"/>
    <m:dispDef/>
    <m:lMargin m:val="0"/>
    <m:rMargin m:val="0"/>
    <m:defJc m:val="centerGroup"/>
    <m:wrapIndent m:val="1440"/>
    <m:intLim m:val="subSup"/>
    <m:naryLim m:val="undOvr"/>
  </m:mathPr>
  <w:themeFontLang w:val="en-US" w:bidi="yi-He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6BF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rsid w:val="00AC590F"/>
    <w:rPr>
      <w:sz w:val="22"/>
      <w:szCs w:val="24"/>
    </w:rPr>
  </w:style>
  <w:style w:type="paragraph" w:styleId="Heading1">
    <w:name w:val="heading 1"/>
    <w:next w:val="BodyText"/>
    <w:qFormat/>
    <w:rsid w:val="00D2566F"/>
    <w:pPr>
      <w:keepNext/>
      <w:numPr>
        <w:numId w:val="28"/>
      </w:numPr>
      <w:tabs>
        <w:tab w:val="left" w:pos="720"/>
      </w:tabs>
      <w:autoSpaceDE w:val="0"/>
      <w:autoSpaceDN w:val="0"/>
      <w:adjustRightInd w:val="0"/>
      <w:spacing w:before="240" w:after="120"/>
      <w:outlineLvl w:val="0"/>
    </w:pPr>
    <w:rPr>
      <w:rFonts w:ascii="Arial" w:hAnsi="Arial" w:cs="Arial"/>
      <w:b/>
      <w:bCs/>
      <w:color w:val="000000" w:themeColor="text1"/>
      <w:kern w:val="32"/>
      <w:sz w:val="36"/>
      <w:szCs w:val="32"/>
    </w:rPr>
  </w:style>
  <w:style w:type="paragraph" w:styleId="Heading2">
    <w:name w:val="heading 2"/>
    <w:basedOn w:val="Heading1"/>
    <w:next w:val="BodyText"/>
    <w:qFormat/>
    <w:rsid w:val="00D2566F"/>
    <w:pPr>
      <w:numPr>
        <w:ilvl w:val="1"/>
      </w:numPr>
      <w:tabs>
        <w:tab w:val="clear" w:pos="720"/>
        <w:tab w:val="left" w:pos="900"/>
      </w:tabs>
      <w:ind w:left="432"/>
      <w:outlineLvl w:val="1"/>
    </w:pPr>
    <w:rPr>
      <w:iCs/>
      <w:sz w:val="32"/>
      <w:szCs w:val="28"/>
    </w:rPr>
  </w:style>
  <w:style w:type="paragraph" w:styleId="Heading3">
    <w:name w:val="heading 3"/>
    <w:basedOn w:val="Heading2"/>
    <w:next w:val="BodyText"/>
    <w:link w:val="Heading3Char"/>
    <w:qFormat/>
    <w:rsid w:val="00D2566F"/>
    <w:pPr>
      <w:numPr>
        <w:ilvl w:val="2"/>
      </w:numPr>
      <w:tabs>
        <w:tab w:val="clear" w:pos="900"/>
        <w:tab w:val="left" w:pos="1080"/>
      </w:tabs>
      <w:outlineLvl w:val="2"/>
    </w:pPr>
    <w:rPr>
      <w:bCs w:val="0"/>
      <w:iCs w:val="0"/>
      <w:sz w:val="28"/>
      <w:szCs w:val="26"/>
    </w:rPr>
  </w:style>
  <w:style w:type="paragraph" w:styleId="Heading4">
    <w:name w:val="heading 4"/>
    <w:basedOn w:val="Heading3"/>
    <w:next w:val="BodyText"/>
    <w:qFormat/>
    <w:rsid w:val="00D2566F"/>
    <w:pPr>
      <w:numPr>
        <w:ilvl w:val="3"/>
      </w:numPr>
      <w:ind w:left="648"/>
      <w:outlineLvl w:val="3"/>
    </w:pPr>
    <w:rPr>
      <w:sz w:val="24"/>
      <w:szCs w:val="28"/>
    </w:rPr>
  </w:style>
  <w:style w:type="paragraph" w:styleId="Heading5">
    <w:name w:val="heading 5"/>
    <w:basedOn w:val="Heading4"/>
    <w:next w:val="BodyText"/>
    <w:rsid w:val="00115219"/>
    <w:pPr>
      <w:numPr>
        <w:ilvl w:val="4"/>
      </w:numPr>
      <w:spacing w:before="40" w:after="40"/>
      <w:outlineLvl w:val="4"/>
    </w:pPr>
    <w:rPr>
      <w:b w:val="0"/>
      <w:bCs/>
      <w:iCs/>
      <w:szCs w:val="26"/>
    </w:rPr>
  </w:style>
  <w:style w:type="paragraph" w:styleId="Heading6">
    <w:name w:val="heading 6"/>
    <w:basedOn w:val="Heading5"/>
    <w:next w:val="BlockText"/>
    <w:rsid w:val="00115219"/>
    <w:pPr>
      <w:numPr>
        <w:ilvl w:val="5"/>
      </w:numPr>
      <w:outlineLvl w:val="5"/>
    </w:pPr>
    <w:rPr>
      <w:b/>
      <w:bCs w:val="0"/>
      <w:sz w:val="22"/>
      <w:szCs w:val="22"/>
    </w:rPr>
  </w:style>
  <w:style w:type="paragraph" w:styleId="Heading7">
    <w:name w:val="heading 7"/>
    <w:basedOn w:val="Heading6"/>
    <w:next w:val="BodyText"/>
    <w:rsid w:val="00115219"/>
    <w:pPr>
      <w:numPr>
        <w:ilvl w:val="6"/>
      </w:numPr>
      <w:outlineLvl w:val="6"/>
    </w:pPr>
    <w:rPr>
      <w:b w:val="0"/>
      <w:szCs w:val="24"/>
    </w:rPr>
  </w:style>
  <w:style w:type="paragraph" w:styleId="Heading8">
    <w:name w:val="heading 8"/>
    <w:basedOn w:val="Heading7"/>
    <w:next w:val="BlockText"/>
    <w:rsid w:val="00115219"/>
    <w:pPr>
      <w:numPr>
        <w:ilvl w:val="7"/>
      </w:numPr>
      <w:outlineLvl w:val="7"/>
    </w:pPr>
    <w:rPr>
      <w:b/>
      <w:i/>
      <w:iCs w:val="0"/>
    </w:rPr>
  </w:style>
  <w:style w:type="paragraph" w:styleId="Heading9">
    <w:name w:val="heading 9"/>
    <w:basedOn w:val="Heading8"/>
    <w:next w:val="BodyText"/>
    <w:rsid w:val="00115219"/>
    <w:pPr>
      <w:numPr>
        <w:ilvl w:val="8"/>
      </w:numPr>
      <w:outlineLvl w:val="8"/>
    </w:pPr>
    <w:rPr>
      <w:b w:val="0"/>
      <w:i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115219"/>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115219"/>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uiPriority w:val="99"/>
    <w:semiHidden/>
    <w:rsid w:val="00115219"/>
    <w:rPr>
      <w:color w:val="606420"/>
      <w:u w:val="single"/>
    </w:rPr>
  </w:style>
  <w:style w:type="paragraph" w:styleId="Header">
    <w:name w:val="header"/>
    <w:rsid w:val="00115219"/>
    <w:pPr>
      <w:tabs>
        <w:tab w:val="center" w:pos="4680"/>
        <w:tab w:val="right" w:pos="9360"/>
      </w:tabs>
    </w:pPr>
  </w:style>
  <w:style w:type="character" w:styleId="Hyperlink">
    <w:name w:val="Hyperlink"/>
    <w:uiPriority w:val="99"/>
    <w:rsid w:val="00115219"/>
    <w:rPr>
      <w:color w:val="0000FF"/>
      <w:u w:val="single"/>
    </w:rPr>
  </w:style>
  <w:style w:type="character" w:styleId="LineNumber">
    <w:name w:val="line number"/>
    <w:basedOn w:val="DefaultParagraphFont"/>
    <w:semiHidden/>
    <w:rsid w:val="00115219"/>
  </w:style>
  <w:style w:type="paragraph" w:styleId="Subtitle">
    <w:name w:val="Subtitle"/>
    <w:basedOn w:val="Normal"/>
    <w:rsid w:val="00115219"/>
    <w:pPr>
      <w:spacing w:after="60"/>
      <w:jc w:val="center"/>
      <w:outlineLvl w:val="1"/>
    </w:pPr>
    <w:rPr>
      <w:rFonts w:ascii="Arial" w:hAnsi="Arial" w:cs="Arial"/>
      <w:sz w:val="24"/>
    </w:rPr>
  </w:style>
  <w:style w:type="paragraph" w:styleId="Title">
    <w:name w:val="Title"/>
    <w:link w:val="TitleChar"/>
    <w:qFormat/>
    <w:rsid w:val="00D03786"/>
    <w:pPr>
      <w:autoSpaceDE w:val="0"/>
      <w:autoSpaceDN w:val="0"/>
      <w:adjustRightInd w:val="0"/>
      <w:spacing w:before="480" w:after="480"/>
      <w:jc w:val="center"/>
    </w:pPr>
    <w:rPr>
      <w:rFonts w:ascii="Arial" w:hAnsi="Arial" w:cs="Arial"/>
      <w:b/>
      <w:bCs/>
      <w:sz w:val="36"/>
      <w:szCs w:val="32"/>
    </w:rPr>
  </w:style>
  <w:style w:type="paragraph" w:customStyle="1" w:styleId="Title2">
    <w:name w:val="Title 2"/>
    <w:rsid w:val="00D03786"/>
    <w:pPr>
      <w:spacing w:before="360" w:after="360"/>
      <w:jc w:val="center"/>
    </w:pPr>
    <w:rPr>
      <w:rFonts w:ascii="Arial" w:hAnsi="Arial" w:cs="Arial"/>
      <w:b/>
      <w:bCs/>
      <w:sz w:val="28"/>
      <w:szCs w:val="32"/>
    </w:rPr>
  </w:style>
  <w:style w:type="paragraph" w:customStyle="1" w:styleId="TableHeading">
    <w:name w:val="Table Heading"/>
    <w:qFormat/>
    <w:rsid w:val="00115219"/>
    <w:pPr>
      <w:spacing w:before="60" w:after="60"/>
      <w:jc w:val="center"/>
    </w:pPr>
    <w:rPr>
      <w:rFonts w:ascii="Arial" w:hAnsi="Arial" w:cs="Arial"/>
      <w:b/>
      <w:sz w:val="22"/>
      <w:szCs w:val="22"/>
    </w:rPr>
  </w:style>
  <w:style w:type="paragraph" w:customStyle="1" w:styleId="TableText">
    <w:name w:val="Table Text"/>
    <w:link w:val="TableTextChar"/>
    <w:qFormat/>
    <w:rsid w:val="00115219"/>
    <w:pPr>
      <w:spacing w:before="60" w:after="60"/>
    </w:pPr>
    <w:rPr>
      <w:rFonts w:ascii="Arial" w:hAnsi="Arial" w:cs="Arial"/>
      <w:sz w:val="22"/>
    </w:rPr>
  </w:style>
  <w:style w:type="paragraph" w:customStyle="1" w:styleId="DividerPage">
    <w:name w:val="Divider Page"/>
    <w:next w:val="Normal"/>
    <w:rsid w:val="00115219"/>
    <w:pPr>
      <w:keepNext/>
      <w:keepLines/>
      <w:pageBreakBefore/>
    </w:pPr>
    <w:rPr>
      <w:rFonts w:ascii="Arial" w:hAnsi="Arial"/>
      <w:b/>
      <w:sz w:val="48"/>
    </w:rPr>
  </w:style>
  <w:style w:type="paragraph" w:customStyle="1" w:styleId="BodyTextBullet1">
    <w:name w:val="Body Text Bullet 1"/>
    <w:autoRedefine/>
    <w:qFormat/>
    <w:rsid w:val="006401A7"/>
    <w:pPr>
      <w:numPr>
        <w:numId w:val="3"/>
      </w:numPr>
      <w:spacing w:before="60" w:after="60"/>
    </w:pPr>
    <w:rPr>
      <w:sz w:val="24"/>
    </w:rPr>
  </w:style>
  <w:style w:type="paragraph" w:styleId="TOC1">
    <w:name w:val="toc 1"/>
    <w:basedOn w:val="Normal"/>
    <w:next w:val="Normal"/>
    <w:autoRedefine/>
    <w:uiPriority w:val="39"/>
    <w:rsid w:val="00115219"/>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115219"/>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115219"/>
    <w:pPr>
      <w:tabs>
        <w:tab w:val="left" w:pos="1440"/>
        <w:tab w:val="right" w:leader="dot" w:pos="9350"/>
      </w:tabs>
      <w:spacing w:before="60"/>
      <w:ind w:left="540"/>
    </w:pPr>
    <w:rPr>
      <w:rFonts w:ascii="Arial" w:hAnsi="Arial"/>
      <w:b/>
      <w:sz w:val="24"/>
    </w:rPr>
  </w:style>
  <w:style w:type="paragraph" w:customStyle="1" w:styleId="BodyTextBullet2">
    <w:name w:val="Body Text Bullet 2"/>
    <w:rsid w:val="00064258"/>
    <w:pPr>
      <w:numPr>
        <w:numId w:val="11"/>
      </w:numPr>
      <w:spacing w:before="60" w:after="60"/>
    </w:pPr>
    <w:rPr>
      <w:sz w:val="22"/>
    </w:rPr>
  </w:style>
  <w:style w:type="paragraph" w:customStyle="1" w:styleId="BodyTextNumbered1">
    <w:name w:val="Body Text Numbered 1"/>
    <w:rsid w:val="008E4AD9"/>
    <w:pPr>
      <w:numPr>
        <w:numId w:val="14"/>
      </w:numPr>
    </w:pPr>
    <w:rPr>
      <w:sz w:val="24"/>
    </w:rPr>
  </w:style>
  <w:style w:type="paragraph" w:customStyle="1" w:styleId="BodyTextNumbered2">
    <w:name w:val="Body Text Numbered 2"/>
    <w:rsid w:val="00115219"/>
    <w:pPr>
      <w:numPr>
        <w:numId w:val="15"/>
      </w:numPr>
      <w:spacing w:before="120" w:after="120"/>
    </w:pPr>
    <w:rPr>
      <w:sz w:val="22"/>
    </w:rPr>
  </w:style>
  <w:style w:type="paragraph" w:customStyle="1" w:styleId="BodyTextLettered1">
    <w:name w:val="Body Text Lettered 1"/>
    <w:rsid w:val="00115219"/>
    <w:pPr>
      <w:numPr>
        <w:numId w:val="12"/>
      </w:numPr>
    </w:pPr>
    <w:rPr>
      <w:sz w:val="22"/>
    </w:rPr>
  </w:style>
  <w:style w:type="paragraph" w:customStyle="1" w:styleId="BodyTextLettered2">
    <w:name w:val="Body Text Lettered 2"/>
    <w:rsid w:val="00E96285"/>
    <w:pPr>
      <w:numPr>
        <w:numId w:val="13"/>
      </w:numPr>
      <w:spacing w:before="120" w:after="120"/>
    </w:pPr>
    <w:rPr>
      <w:sz w:val="24"/>
    </w:rPr>
  </w:style>
  <w:style w:type="paragraph" w:styleId="Footer">
    <w:name w:val="footer"/>
    <w:link w:val="FooterChar"/>
    <w:qFormat/>
    <w:rsid w:val="00115219"/>
    <w:pPr>
      <w:tabs>
        <w:tab w:val="center" w:pos="4680"/>
        <w:tab w:val="right" w:pos="9360"/>
      </w:tabs>
    </w:pPr>
    <w:rPr>
      <w:rFonts w:cs="Tahoma"/>
      <w:szCs w:val="16"/>
    </w:rPr>
  </w:style>
  <w:style w:type="character" w:styleId="PageNumber">
    <w:name w:val="page number"/>
    <w:basedOn w:val="DefaultParagraphFont"/>
    <w:rsid w:val="00115219"/>
  </w:style>
  <w:style w:type="character" w:customStyle="1" w:styleId="TextItalics">
    <w:name w:val="Text Italics"/>
    <w:rsid w:val="00115219"/>
    <w:rPr>
      <w:i/>
    </w:rPr>
  </w:style>
  <w:style w:type="table" w:styleId="TableGrid">
    <w:name w:val="Table Grid"/>
    <w:basedOn w:val="TableNormal"/>
    <w:rsid w:val="001152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115219"/>
    <w:rPr>
      <w:b/>
    </w:rPr>
  </w:style>
  <w:style w:type="character" w:customStyle="1" w:styleId="TextBoldItalics">
    <w:name w:val="Text Bold Italics"/>
    <w:rsid w:val="00115219"/>
    <w:rPr>
      <w:b/>
      <w:i/>
    </w:rPr>
  </w:style>
  <w:style w:type="paragraph" w:styleId="TOC4">
    <w:name w:val="toc 4"/>
    <w:basedOn w:val="Normal"/>
    <w:next w:val="Normal"/>
    <w:autoRedefine/>
    <w:uiPriority w:val="39"/>
    <w:rsid w:val="00115219"/>
    <w:pPr>
      <w:ind w:left="720"/>
    </w:pPr>
    <w:rPr>
      <w:rFonts w:ascii="Arial" w:hAnsi="Arial"/>
    </w:rPr>
  </w:style>
  <w:style w:type="paragraph" w:customStyle="1" w:styleId="CoverTitleInstructions">
    <w:name w:val="Cover Title Instructions"/>
    <w:basedOn w:val="InstructionalText1"/>
    <w:rsid w:val="00115219"/>
    <w:pPr>
      <w:jc w:val="center"/>
    </w:pPr>
    <w:rPr>
      <w:szCs w:val="28"/>
    </w:rPr>
  </w:style>
  <w:style w:type="paragraph" w:customStyle="1" w:styleId="InstructionalText1">
    <w:name w:val="Instructional Text 1"/>
    <w:basedOn w:val="Normal"/>
    <w:next w:val="BodyText"/>
    <w:link w:val="InstructionalText1Char"/>
    <w:rsid w:val="00115219"/>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115219"/>
    <w:rPr>
      <w:i/>
      <w:iCs/>
      <w:color w:val="0000FF"/>
      <w:sz w:val="24"/>
    </w:rPr>
  </w:style>
  <w:style w:type="paragraph" w:customStyle="1" w:styleId="InstructionalNote">
    <w:name w:val="Instructional Note"/>
    <w:basedOn w:val="Normal"/>
    <w:rsid w:val="00115219"/>
    <w:pPr>
      <w:numPr>
        <w:numId w:val="18"/>
      </w:numPr>
      <w:autoSpaceDE w:val="0"/>
      <w:autoSpaceDN w:val="0"/>
      <w:adjustRightInd w:val="0"/>
      <w:spacing w:before="60" w:after="60"/>
    </w:pPr>
    <w:rPr>
      <w:i/>
      <w:iCs/>
      <w:color w:val="0000FF"/>
      <w:szCs w:val="22"/>
    </w:rPr>
  </w:style>
  <w:style w:type="paragraph" w:customStyle="1" w:styleId="InstructionalBullet1">
    <w:name w:val="Instructional Bullet 1"/>
    <w:basedOn w:val="Normal"/>
    <w:rsid w:val="00115219"/>
    <w:pPr>
      <w:numPr>
        <w:numId w:val="17"/>
      </w:numPr>
      <w:spacing w:before="60" w:after="60"/>
    </w:pPr>
    <w:rPr>
      <w:i/>
      <w:color w:val="0000FF"/>
      <w:sz w:val="24"/>
    </w:rPr>
  </w:style>
  <w:style w:type="paragraph" w:customStyle="1" w:styleId="InstructionalBullet2">
    <w:name w:val="Instructional Bullet 2"/>
    <w:basedOn w:val="InstructionalBullet1"/>
    <w:rsid w:val="00115219"/>
    <w:pPr>
      <w:numPr>
        <w:numId w:val="0"/>
      </w:numPr>
    </w:pPr>
  </w:style>
  <w:style w:type="character" w:customStyle="1" w:styleId="InstructionalTextBold">
    <w:name w:val="Instructional Text Bold"/>
    <w:rsid w:val="00115219"/>
    <w:rPr>
      <w:b/>
      <w:bCs/>
      <w:color w:val="0000FF"/>
    </w:rPr>
  </w:style>
  <w:style w:type="paragraph" w:customStyle="1" w:styleId="InstructionalText2">
    <w:name w:val="Instructional Text 2"/>
    <w:basedOn w:val="InstructionalText1"/>
    <w:next w:val="BodyText"/>
    <w:link w:val="InstructionalText2Char"/>
    <w:rsid w:val="00115219"/>
    <w:pPr>
      <w:ind w:left="720"/>
    </w:pPr>
  </w:style>
  <w:style w:type="character" w:customStyle="1" w:styleId="InstructionalText2Char">
    <w:name w:val="Instructional Text 2 Char"/>
    <w:basedOn w:val="InstructionalText1Char"/>
    <w:link w:val="InstructionalText2"/>
    <w:rsid w:val="00115219"/>
    <w:rPr>
      <w:i/>
      <w:iCs/>
      <w:color w:val="0000FF"/>
      <w:sz w:val="24"/>
    </w:rPr>
  </w:style>
  <w:style w:type="paragraph" w:styleId="ListBullet4">
    <w:name w:val="List Bullet 4"/>
    <w:basedOn w:val="Normal"/>
    <w:autoRedefine/>
    <w:semiHidden/>
    <w:rsid w:val="00115219"/>
    <w:pPr>
      <w:tabs>
        <w:tab w:val="num" w:pos="1440"/>
      </w:tabs>
      <w:ind w:left="1440" w:hanging="360"/>
    </w:pPr>
  </w:style>
  <w:style w:type="paragraph" w:customStyle="1" w:styleId="InstructionalTable">
    <w:name w:val="Instructional Table"/>
    <w:next w:val="TableText"/>
    <w:rsid w:val="00115219"/>
    <w:rPr>
      <w:i/>
      <w:color w:val="0000FF"/>
      <w:sz w:val="22"/>
      <w:szCs w:val="24"/>
    </w:rPr>
  </w:style>
  <w:style w:type="paragraph" w:customStyle="1" w:styleId="Appendix1">
    <w:name w:val="Appendix 1"/>
    <w:next w:val="BodyText"/>
    <w:rsid w:val="00115219"/>
    <w:pPr>
      <w:numPr>
        <w:numId w:val="8"/>
      </w:numPr>
    </w:pPr>
    <w:rPr>
      <w:rFonts w:ascii="Arial" w:hAnsi="Arial"/>
      <w:b/>
      <w:sz w:val="32"/>
      <w:szCs w:val="24"/>
    </w:rPr>
  </w:style>
  <w:style w:type="paragraph" w:customStyle="1" w:styleId="Appendix2">
    <w:name w:val="Appendix 2"/>
    <w:basedOn w:val="Appendix1"/>
    <w:rsid w:val="00115219"/>
    <w:pPr>
      <w:numPr>
        <w:ilvl w:val="1"/>
      </w:numPr>
    </w:pPr>
  </w:style>
  <w:style w:type="paragraph" w:customStyle="1" w:styleId="In-lineInstruction">
    <w:name w:val="In-line Instruction"/>
    <w:basedOn w:val="Normal"/>
    <w:link w:val="In-lineInstructionChar"/>
    <w:rsid w:val="00115219"/>
    <w:pPr>
      <w:spacing w:before="120" w:after="120"/>
    </w:pPr>
    <w:rPr>
      <w:i/>
      <w:color w:val="0000FF"/>
      <w:szCs w:val="20"/>
    </w:rPr>
  </w:style>
  <w:style w:type="character" w:customStyle="1" w:styleId="In-lineInstructionChar">
    <w:name w:val="In-line Instruction Char"/>
    <w:link w:val="In-lineInstruction"/>
    <w:rsid w:val="00115219"/>
    <w:rPr>
      <w:i/>
      <w:color w:val="0000FF"/>
      <w:sz w:val="22"/>
    </w:rPr>
  </w:style>
  <w:style w:type="paragraph" w:customStyle="1" w:styleId="TemplateInstructions">
    <w:name w:val="Template Instructions"/>
    <w:basedOn w:val="Normal"/>
    <w:next w:val="Normal"/>
    <w:link w:val="TemplateInstructionsChar"/>
    <w:rsid w:val="00115219"/>
    <w:pPr>
      <w:keepNext/>
      <w:keepLines/>
      <w:spacing w:before="40"/>
    </w:pPr>
    <w:rPr>
      <w:i/>
      <w:iCs/>
      <w:color w:val="0000FF"/>
      <w:szCs w:val="22"/>
    </w:rPr>
  </w:style>
  <w:style w:type="character" w:customStyle="1" w:styleId="TemplateInstructionsChar">
    <w:name w:val="Template Instructions Char"/>
    <w:link w:val="TemplateInstructions"/>
    <w:rsid w:val="00115219"/>
    <w:rPr>
      <w:i/>
      <w:iCs/>
      <w:color w:val="0000FF"/>
      <w:sz w:val="22"/>
      <w:szCs w:val="22"/>
    </w:rPr>
  </w:style>
  <w:style w:type="paragraph" w:customStyle="1" w:styleId="BulletInstructions">
    <w:name w:val="Bullet Instructions"/>
    <w:basedOn w:val="Normal"/>
    <w:rsid w:val="00115219"/>
    <w:pPr>
      <w:numPr>
        <w:numId w:val="16"/>
      </w:numPr>
    </w:pPr>
    <w:rPr>
      <w:i/>
      <w:color w:val="0000FF"/>
    </w:rPr>
  </w:style>
  <w:style w:type="paragraph" w:styleId="Caption">
    <w:name w:val="caption"/>
    <w:next w:val="BodyText"/>
    <w:qFormat/>
    <w:rsid w:val="000C7983"/>
    <w:pPr>
      <w:keepNext/>
      <w:keepLines/>
      <w:spacing w:before="240" w:after="240"/>
      <w:jc w:val="center"/>
    </w:pPr>
    <w:rPr>
      <w:rFonts w:ascii="Arial" w:hAnsi="Arial" w:cs="Arial"/>
      <w:b/>
      <w:bCs/>
      <w:sz w:val="22"/>
    </w:rPr>
  </w:style>
  <w:style w:type="paragraph" w:customStyle="1" w:styleId="templateinstructions0">
    <w:name w:val="templateinstructions"/>
    <w:basedOn w:val="Normal"/>
    <w:rsid w:val="00115219"/>
    <w:pPr>
      <w:spacing w:before="100" w:beforeAutospacing="1" w:after="100" w:afterAutospacing="1"/>
    </w:pPr>
    <w:rPr>
      <w:sz w:val="24"/>
    </w:rPr>
  </w:style>
  <w:style w:type="paragraph" w:customStyle="1" w:styleId="CrossReference">
    <w:name w:val="CrossReference"/>
    <w:basedOn w:val="Normal"/>
    <w:rsid w:val="00115219"/>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15219"/>
    <w:pPr>
      <w:keepLines/>
      <w:numPr>
        <w:numId w:val="7"/>
      </w:numPr>
      <w:tabs>
        <w:tab w:val="clear" w:pos="900"/>
      </w:tabs>
    </w:pPr>
  </w:style>
  <w:style w:type="character" w:customStyle="1" w:styleId="BodyItalic">
    <w:name w:val="Body Italic"/>
    <w:rsid w:val="00115219"/>
    <w:rPr>
      <w:i/>
    </w:rPr>
  </w:style>
  <w:style w:type="paragraph" w:customStyle="1" w:styleId="TableHeadingCentered">
    <w:name w:val="Table Heading Centered"/>
    <w:basedOn w:val="TableHeading"/>
    <w:rsid w:val="00115219"/>
    <w:rPr>
      <w:rFonts w:cs="Times New Roman"/>
      <w:sz w:val="16"/>
      <w:szCs w:val="16"/>
    </w:rPr>
  </w:style>
  <w:style w:type="character" w:customStyle="1" w:styleId="TableTextChar">
    <w:name w:val="Table Text Char"/>
    <w:link w:val="TableText"/>
    <w:rsid w:val="00115219"/>
    <w:rPr>
      <w:rFonts w:ascii="Arial" w:hAnsi="Arial" w:cs="Arial"/>
      <w:sz w:val="22"/>
    </w:rPr>
  </w:style>
  <w:style w:type="paragraph" w:styleId="TOC5">
    <w:name w:val="toc 5"/>
    <w:basedOn w:val="Normal"/>
    <w:next w:val="Normal"/>
    <w:autoRedefine/>
    <w:uiPriority w:val="39"/>
    <w:rsid w:val="00115219"/>
    <w:pPr>
      <w:ind w:left="880"/>
    </w:pPr>
  </w:style>
  <w:style w:type="paragraph" w:styleId="TOC6">
    <w:name w:val="toc 6"/>
    <w:basedOn w:val="Normal"/>
    <w:next w:val="Normal"/>
    <w:autoRedefine/>
    <w:uiPriority w:val="39"/>
    <w:rsid w:val="00115219"/>
    <w:pPr>
      <w:ind w:left="1100"/>
    </w:pPr>
  </w:style>
  <w:style w:type="paragraph" w:styleId="TOC7">
    <w:name w:val="toc 7"/>
    <w:basedOn w:val="Normal"/>
    <w:next w:val="Normal"/>
    <w:autoRedefine/>
    <w:uiPriority w:val="39"/>
    <w:rsid w:val="00115219"/>
    <w:pPr>
      <w:ind w:left="1320"/>
    </w:pPr>
  </w:style>
  <w:style w:type="paragraph" w:styleId="TOC8">
    <w:name w:val="toc 8"/>
    <w:basedOn w:val="Normal"/>
    <w:next w:val="Normal"/>
    <w:autoRedefine/>
    <w:uiPriority w:val="39"/>
    <w:rsid w:val="00115219"/>
    <w:pPr>
      <w:ind w:left="1540"/>
    </w:pPr>
  </w:style>
  <w:style w:type="paragraph" w:styleId="TOC9">
    <w:name w:val="toc 9"/>
    <w:basedOn w:val="Normal"/>
    <w:next w:val="Normal"/>
    <w:autoRedefine/>
    <w:uiPriority w:val="39"/>
    <w:rsid w:val="00115219"/>
    <w:pPr>
      <w:ind w:left="1760"/>
    </w:pPr>
  </w:style>
  <w:style w:type="paragraph" w:styleId="BodyText">
    <w:name w:val="Body Text"/>
    <w:link w:val="BodyTextChar"/>
    <w:qFormat/>
    <w:rsid w:val="00115219"/>
    <w:pPr>
      <w:spacing w:before="120" w:after="120"/>
    </w:pPr>
    <w:rPr>
      <w:sz w:val="24"/>
    </w:rPr>
  </w:style>
  <w:style w:type="character" w:customStyle="1" w:styleId="BodyTextChar">
    <w:name w:val="Body Text Char"/>
    <w:link w:val="BodyText"/>
    <w:rsid w:val="00115219"/>
    <w:rPr>
      <w:sz w:val="24"/>
    </w:rPr>
  </w:style>
  <w:style w:type="character" w:customStyle="1" w:styleId="FooterChar">
    <w:name w:val="Footer Char"/>
    <w:link w:val="Footer"/>
    <w:rsid w:val="00115219"/>
    <w:rPr>
      <w:rFonts w:cs="Tahoma"/>
      <w:szCs w:val="16"/>
    </w:rPr>
  </w:style>
  <w:style w:type="paragraph" w:styleId="BlockText">
    <w:name w:val="Block Text"/>
    <w:basedOn w:val="Normal"/>
    <w:rsid w:val="00115219"/>
    <w:pPr>
      <w:spacing w:after="120"/>
      <w:ind w:left="1440" w:right="1440"/>
    </w:pPr>
  </w:style>
  <w:style w:type="paragraph" w:styleId="BalloonText">
    <w:name w:val="Balloon Text"/>
    <w:basedOn w:val="Normal"/>
    <w:link w:val="BalloonTextChar"/>
    <w:rsid w:val="00115219"/>
    <w:rPr>
      <w:rFonts w:ascii="Tahoma" w:hAnsi="Tahoma" w:cs="Tahoma"/>
      <w:sz w:val="16"/>
      <w:szCs w:val="16"/>
    </w:rPr>
  </w:style>
  <w:style w:type="character" w:customStyle="1" w:styleId="BalloonTextChar">
    <w:name w:val="Balloon Text Char"/>
    <w:basedOn w:val="DefaultParagraphFont"/>
    <w:link w:val="BalloonText"/>
    <w:rsid w:val="00115219"/>
    <w:rPr>
      <w:rFonts w:ascii="Tahoma" w:hAnsi="Tahoma" w:cs="Tahoma"/>
      <w:sz w:val="16"/>
      <w:szCs w:val="16"/>
    </w:rPr>
  </w:style>
  <w:style w:type="paragraph" w:customStyle="1" w:styleId="InstructionalTextMainTitle">
    <w:name w:val="Instructional Text Main Title"/>
    <w:basedOn w:val="InstructionalText1"/>
    <w:next w:val="Title"/>
    <w:rsid w:val="00115219"/>
    <w:pPr>
      <w:jc w:val="center"/>
    </w:pPr>
    <w:rPr>
      <w:szCs w:val="22"/>
    </w:rPr>
  </w:style>
  <w:style w:type="paragraph" w:customStyle="1" w:styleId="InstructionalTextTitle2">
    <w:name w:val="Instructional Text Title 2"/>
    <w:basedOn w:val="Title2"/>
    <w:next w:val="Title2"/>
    <w:rsid w:val="00115219"/>
    <w:rPr>
      <w:rFonts w:ascii="Times New Roman" w:hAnsi="Times New Roman" w:cs="Times New Roman"/>
      <w:b w:val="0"/>
      <w:i/>
      <w:color w:val="0000FF"/>
      <w:sz w:val="24"/>
      <w:szCs w:val="22"/>
    </w:rPr>
  </w:style>
  <w:style w:type="numbering" w:customStyle="1" w:styleId="Headings">
    <w:name w:val="Headings"/>
    <w:uiPriority w:val="99"/>
    <w:rsid w:val="00C84F82"/>
    <w:pPr>
      <w:numPr>
        <w:numId w:val="5"/>
      </w:numPr>
    </w:pPr>
  </w:style>
  <w:style w:type="character" w:customStyle="1" w:styleId="TitleChar">
    <w:name w:val="Title Char"/>
    <w:basedOn w:val="DefaultParagraphFont"/>
    <w:link w:val="Title"/>
    <w:rsid w:val="00D03786"/>
    <w:rPr>
      <w:rFonts w:ascii="Arial" w:hAnsi="Arial" w:cs="Arial"/>
      <w:b/>
      <w:bCs/>
      <w:sz w:val="36"/>
      <w:szCs w:val="32"/>
    </w:rPr>
  </w:style>
  <w:style w:type="character" w:styleId="CommentReference">
    <w:name w:val="annotation reference"/>
    <w:basedOn w:val="DefaultParagraphFont"/>
    <w:rsid w:val="00115219"/>
    <w:rPr>
      <w:sz w:val="16"/>
      <w:szCs w:val="16"/>
    </w:rPr>
  </w:style>
  <w:style w:type="paragraph" w:styleId="CommentText">
    <w:name w:val="annotation text"/>
    <w:basedOn w:val="Normal"/>
    <w:link w:val="CommentTextChar"/>
    <w:rsid w:val="00115219"/>
    <w:rPr>
      <w:sz w:val="20"/>
      <w:szCs w:val="20"/>
    </w:rPr>
  </w:style>
  <w:style w:type="character" w:customStyle="1" w:styleId="CommentTextChar">
    <w:name w:val="Comment Text Char"/>
    <w:basedOn w:val="DefaultParagraphFont"/>
    <w:link w:val="CommentText"/>
    <w:rsid w:val="00115219"/>
  </w:style>
  <w:style w:type="paragraph" w:styleId="CommentSubject">
    <w:name w:val="annotation subject"/>
    <w:basedOn w:val="CommentText"/>
    <w:next w:val="CommentText"/>
    <w:link w:val="CommentSubjectChar"/>
    <w:rsid w:val="00115219"/>
    <w:rPr>
      <w:b/>
      <w:bCs/>
    </w:rPr>
  </w:style>
  <w:style w:type="character" w:customStyle="1" w:styleId="CommentSubjectChar">
    <w:name w:val="Comment Subject Char"/>
    <w:basedOn w:val="CommentTextChar"/>
    <w:link w:val="CommentSubject"/>
    <w:rsid w:val="00115219"/>
    <w:rPr>
      <w:b/>
      <w:bCs/>
    </w:rPr>
  </w:style>
  <w:style w:type="paragraph" w:styleId="Revision">
    <w:name w:val="Revision"/>
    <w:hidden/>
    <w:uiPriority w:val="99"/>
    <w:semiHidden/>
    <w:rsid w:val="00FB4E35"/>
    <w:rPr>
      <w:color w:val="000000" w:themeColor="text1"/>
      <w:sz w:val="22"/>
      <w:szCs w:val="24"/>
    </w:rPr>
  </w:style>
  <w:style w:type="paragraph" w:customStyle="1" w:styleId="BodyBullet2">
    <w:name w:val="Body Bullet 2"/>
    <w:basedOn w:val="Normal"/>
    <w:link w:val="BodyBullet2Char"/>
    <w:rsid w:val="00115219"/>
    <w:pPr>
      <w:numPr>
        <w:numId w:val="9"/>
      </w:numPr>
      <w:autoSpaceDE w:val="0"/>
      <w:autoSpaceDN w:val="0"/>
      <w:adjustRightInd w:val="0"/>
      <w:spacing w:before="60" w:after="60"/>
    </w:pPr>
    <w:rPr>
      <w:iCs/>
      <w:szCs w:val="22"/>
    </w:rPr>
  </w:style>
  <w:style w:type="character" w:customStyle="1" w:styleId="BodyBullet2Char">
    <w:name w:val="Body Bullet 2 Char"/>
    <w:link w:val="BodyBullet2"/>
    <w:rsid w:val="00115219"/>
    <w:rPr>
      <w:iCs/>
      <w:sz w:val="22"/>
      <w:szCs w:val="22"/>
    </w:rPr>
  </w:style>
  <w:style w:type="character" w:styleId="Emphasis">
    <w:name w:val="Emphasis"/>
    <w:basedOn w:val="DefaultParagraphFont"/>
    <w:rsid w:val="00115219"/>
    <w:rPr>
      <w:i/>
      <w:iCs/>
    </w:rPr>
  </w:style>
  <w:style w:type="character" w:customStyle="1" w:styleId="Heading3Char">
    <w:name w:val="Heading 3 Char"/>
    <w:basedOn w:val="DefaultParagraphFont"/>
    <w:link w:val="Heading3"/>
    <w:rsid w:val="00115219"/>
    <w:rPr>
      <w:rFonts w:ascii="Arial" w:hAnsi="Arial" w:cs="Arial"/>
      <w:b/>
      <w:color w:val="000000" w:themeColor="text1"/>
      <w:kern w:val="32"/>
      <w:sz w:val="28"/>
      <w:szCs w:val="26"/>
    </w:rPr>
  </w:style>
  <w:style w:type="paragraph" w:styleId="NoSpacing">
    <w:name w:val="No Spacing"/>
    <w:uiPriority w:val="1"/>
    <w:rsid w:val="00115219"/>
    <w:rPr>
      <w:sz w:val="22"/>
      <w:szCs w:val="24"/>
    </w:rPr>
  </w:style>
  <w:style w:type="table" w:customStyle="1" w:styleId="TableGrid1">
    <w:name w:val="Table Grid1"/>
    <w:basedOn w:val="TableNormal"/>
    <w:next w:val="TableGrid"/>
    <w:uiPriority w:val="59"/>
    <w:rsid w:val="00115219"/>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115219"/>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115219"/>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115219"/>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115219"/>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115219"/>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dg">
    <w:name w:val="Table Hdg"/>
    <w:basedOn w:val="Normal"/>
    <w:next w:val="BodyText"/>
    <w:qFormat/>
    <w:rsid w:val="00115219"/>
    <w:pPr>
      <w:spacing w:before="60" w:after="60"/>
    </w:pPr>
    <w:rPr>
      <w:rFonts w:ascii="Arial" w:hAnsi="Arial" w:cs="Arial"/>
      <w:b/>
      <w:szCs w:val="22"/>
    </w:rPr>
  </w:style>
  <w:style w:type="character" w:styleId="HTMLCode">
    <w:name w:val="HTML Code"/>
    <w:basedOn w:val="DefaultParagraphFont"/>
    <w:uiPriority w:val="99"/>
    <w:unhideWhenUsed/>
    <w:rsid w:val="00084F00"/>
    <w:rPr>
      <w:rFonts w:ascii="Courier New" w:eastAsia="Times New Roman" w:hAnsi="Courier New" w:cs="Courier New"/>
      <w:sz w:val="20"/>
      <w:szCs w:val="20"/>
    </w:rPr>
  </w:style>
  <w:style w:type="paragraph" w:styleId="PlainText">
    <w:name w:val="Plain Text"/>
    <w:basedOn w:val="Normal"/>
    <w:link w:val="PlainTextChar"/>
    <w:unhideWhenUsed/>
    <w:rsid w:val="00084F00"/>
    <w:pPr>
      <w:spacing w:before="120" w:after="120"/>
    </w:pPr>
    <w:rPr>
      <w:rFonts w:ascii="Consolas" w:hAnsi="Consolas"/>
      <w:sz w:val="21"/>
      <w:szCs w:val="21"/>
    </w:rPr>
  </w:style>
  <w:style w:type="character" w:customStyle="1" w:styleId="PlainTextChar">
    <w:name w:val="Plain Text Char"/>
    <w:basedOn w:val="DefaultParagraphFont"/>
    <w:link w:val="PlainText"/>
    <w:rsid w:val="00084F00"/>
    <w:rPr>
      <w:rFonts w:ascii="Consolas" w:hAnsi="Consolas"/>
      <w:sz w:val="21"/>
      <w:szCs w:val="21"/>
    </w:rPr>
  </w:style>
  <w:style w:type="character" w:styleId="Strong">
    <w:name w:val="Strong"/>
    <w:basedOn w:val="DefaultParagraphFont"/>
    <w:uiPriority w:val="22"/>
    <w:rsid w:val="00577104"/>
    <w:rPr>
      <w:b/>
      <w:bCs/>
    </w:rPr>
  </w:style>
  <w:style w:type="paragraph" w:styleId="NormalWeb">
    <w:name w:val="Normal (Web)"/>
    <w:basedOn w:val="Normal"/>
    <w:uiPriority w:val="99"/>
    <w:unhideWhenUsed/>
    <w:rsid w:val="006230C2"/>
    <w:pPr>
      <w:spacing w:before="100" w:beforeAutospacing="1" w:after="100" w:afterAutospacing="1"/>
    </w:pPr>
    <w:rPr>
      <w:sz w:val="24"/>
    </w:rPr>
  </w:style>
  <w:style w:type="paragraph" w:customStyle="1" w:styleId="Screen">
    <w:name w:val="Screen"/>
    <w:basedOn w:val="Normal"/>
    <w:next w:val="BodyText"/>
    <w:autoRedefine/>
    <w:rsid w:val="00AC590F"/>
    <w:pPr>
      <w:keepNext/>
      <w:spacing w:before="360" w:after="360"/>
      <w:jc w:val="center"/>
    </w:pPr>
    <w:rPr>
      <w:noProof/>
    </w:rPr>
  </w:style>
  <w:style w:type="character" w:styleId="UnresolvedMention">
    <w:name w:val="Unresolved Mention"/>
    <w:basedOn w:val="DefaultParagraphFont"/>
    <w:uiPriority w:val="99"/>
    <w:semiHidden/>
    <w:unhideWhenUsed/>
    <w:rsid w:val="005838C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403938">
      <w:bodyDiv w:val="1"/>
      <w:marLeft w:val="0"/>
      <w:marRight w:val="0"/>
      <w:marTop w:val="0"/>
      <w:marBottom w:val="0"/>
      <w:divBdr>
        <w:top w:val="none" w:sz="0" w:space="0" w:color="auto"/>
        <w:left w:val="none" w:sz="0" w:space="0" w:color="auto"/>
        <w:bottom w:val="none" w:sz="0" w:space="0" w:color="auto"/>
        <w:right w:val="none" w:sz="0" w:space="0" w:color="auto"/>
      </w:divBdr>
    </w:div>
    <w:div w:id="1365904404">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oracle.com/middleware/12212/wls/index.html" TargetMode="External"/><Relationship Id="rId18" Type="http://schemas.openxmlformats.org/officeDocument/2006/relationships/hyperlink" Target="mailto:AITCHASNHISustainment@va.gov" TargetMode="External"/><Relationship Id="rId26" Type="http://schemas.openxmlformats.org/officeDocument/2006/relationships/image" Target="media/image5.png"/><Relationship Id="rId39" Type="http://schemas.openxmlformats.org/officeDocument/2006/relationships/hyperlink" Target="mailto:Joe.Partida@va.gov" TargetMode="External"/><Relationship Id="rId21" Type="http://schemas.openxmlformats.org/officeDocument/2006/relationships/hyperlink" Target="mailto:AITCVICTeam@va.gov" TargetMode="External"/><Relationship Id="rId34" Type="http://schemas.openxmlformats.org/officeDocument/2006/relationships/hyperlink" Target="mailto:AITCSoSWeblogicSupport@va.gov" TargetMode="External"/><Relationship Id="rId42" Type="http://schemas.openxmlformats.org/officeDocument/2006/relationships/hyperlink" Target="mailto:Patricia.Britten@va.gov" TargetMode="External"/><Relationship Id="rId47" Type="http://schemas.openxmlformats.org/officeDocument/2006/relationships/hyperlink" Target="mailto:Dinesh.Punyala@va.gov" TargetMode="External"/><Relationship Id="rId50" Type="http://schemas.openxmlformats.org/officeDocument/2006/relationships/hyperlink" Target="mailto:Ric.Johnson@va.gov" TargetMode="External"/><Relationship Id="rId55" Type="http://schemas.openxmlformats.org/officeDocument/2006/relationships/hyperlink" Target="mailto:Durga.Myneni@va.gov" TargetMode="External"/><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AITCSoSWeblogicSupport@va.gov" TargetMode="External"/><Relationship Id="rId20" Type="http://schemas.openxmlformats.org/officeDocument/2006/relationships/hyperlink" Target="mailto:HCPS_ES_Prod@va.gov" TargetMode="External"/><Relationship Id="rId29" Type="http://schemas.openxmlformats.org/officeDocument/2006/relationships/image" Target="media/image7.png"/><Relationship Id="rId41" Type="http://schemas.openxmlformats.org/officeDocument/2006/relationships/hyperlink" Target="mailto:Asad.Hafeez@va.gov" TargetMode="External"/><Relationship Id="rId54" Type="http://schemas.openxmlformats.org/officeDocument/2006/relationships/hyperlink" Target="mailto:Joseph.cooper1@va.gov" TargetMode="External"/><Relationship Id="rId62"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3.png"/><Relationship Id="rId32" Type="http://schemas.openxmlformats.org/officeDocument/2006/relationships/hyperlink" Target="mailto:AITCSoSWeblogicSupport@va.gov" TargetMode="External"/><Relationship Id="rId37" Type="http://schemas.openxmlformats.org/officeDocument/2006/relationships/hyperlink" Target="mailto:vasd@va.gov" TargetMode="External"/><Relationship Id="rId40" Type="http://schemas.openxmlformats.org/officeDocument/2006/relationships/hyperlink" Target="mailto:Larry.Nguyen@va.gov" TargetMode="External"/><Relationship Id="rId45" Type="http://schemas.openxmlformats.org/officeDocument/2006/relationships/hyperlink" Target="mailto:Ruben.Velayos@va.gov" TargetMode="External"/><Relationship Id="rId53" Type="http://schemas.openxmlformats.org/officeDocument/2006/relationships/hyperlink" Target="mailto:Marvin.Coombs@va.gov" TargetMode="External"/><Relationship Id="rId58" Type="http://schemas.openxmlformats.org/officeDocument/2006/relationships/hyperlink" Target="mailto:Tyrone.Brown2@va.gov" TargetMode="External"/><Relationship Id="rId5" Type="http://schemas.openxmlformats.org/officeDocument/2006/relationships/numbering" Target="numbering.xml"/><Relationship Id="rId15" Type="http://schemas.openxmlformats.org/officeDocument/2006/relationships/hyperlink" Target="mailto:commandcenter@changehealthcare.com" TargetMode="External"/><Relationship Id="rId23" Type="http://schemas.openxmlformats.org/officeDocument/2006/relationships/hyperlink" Target="https://apmmom1prd.aac.va.gov:8444/" TargetMode="External"/><Relationship Id="rId28" Type="http://schemas.openxmlformats.org/officeDocument/2006/relationships/image" Target="media/image6.jpeg"/><Relationship Id="rId36" Type="http://schemas.openxmlformats.org/officeDocument/2006/relationships/hyperlink" Target="mailto:Reyes.Ruiz@va.gov" TargetMode="External"/><Relationship Id="rId49" Type="http://schemas.openxmlformats.org/officeDocument/2006/relationships/hyperlink" Target="mailto:Roy.McBrayer@va.gov" TargetMode="External"/><Relationship Id="rId57" Type="http://schemas.openxmlformats.org/officeDocument/2006/relationships/hyperlink" Target="mailto:Delwin.Johnson2@va.gov" TargetMode="External"/><Relationship Id="rId61" Type="http://schemas.openxmlformats.org/officeDocument/2006/relationships/image" Target="media/image9.emf"/><Relationship Id="rId10" Type="http://schemas.openxmlformats.org/officeDocument/2006/relationships/endnotes" Target="endnotes.xml"/><Relationship Id="rId19" Type="http://schemas.openxmlformats.org/officeDocument/2006/relationships/hyperlink" Target="mailto:IVMMaintenance@va.gov" TargetMode="External"/><Relationship Id="rId31" Type="http://schemas.openxmlformats.org/officeDocument/2006/relationships/hyperlink" Target="mailto:AITCSoSWeblogicSupport@va.gov" TargetMode="External"/><Relationship Id="rId44" Type="http://schemas.openxmlformats.org/officeDocument/2006/relationships/hyperlink" Target="mailto:Diane.Gorchs@va.gov" TargetMode="External"/><Relationship Id="rId52" Type="http://schemas.openxmlformats.org/officeDocument/2006/relationships/hyperlink" Target="mailto:Jerome.Chmelik@va.gov" TargetMode="External"/><Relationship Id="rId60" Type="http://schemas.openxmlformats.org/officeDocument/2006/relationships/hyperlink" Target="mailto:Joshua.Faulkner@va.gov"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ESAccessGroup@va.gov" TargetMode="External"/><Relationship Id="rId22" Type="http://schemas.openxmlformats.org/officeDocument/2006/relationships/image" Target="media/image2.png"/><Relationship Id="rId27" Type="http://schemas.openxmlformats.org/officeDocument/2006/relationships/hyperlink" Target="https://aitcxpolog.aac.va.gov/logeye/root.html" TargetMode="External"/><Relationship Id="rId30" Type="http://schemas.openxmlformats.org/officeDocument/2006/relationships/image" Target="media/image8.png"/><Relationship Id="rId35" Type="http://schemas.openxmlformats.org/officeDocument/2006/relationships/hyperlink" Target="https://www.va.gov/EAUTH/index.asp" TargetMode="External"/><Relationship Id="rId43" Type="http://schemas.openxmlformats.org/officeDocument/2006/relationships/hyperlink" Target="mailto:Reddy.Madipadga@va.gov" TargetMode="External"/><Relationship Id="rId48" Type="http://schemas.openxmlformats.org/officeDocument/2006/relationships/hyperlink" Target="mailto:AITCSoSWeblogicSupport@va.gov" TargetMode="External"/><Relationship Id="rId56" Type="http://schemas.openxmlformats.org/officeDocument/2006/relationships/hyperlink" Target="mailto:PIMSACE@va.gov" TargetMode="Externa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mailto:Robert.Holder@va.gov"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mailto:VAITSDEEOEASVRSCustomerNotification@va.gov" TargetMode="External"/><Relationship Id="rId25" Type="http://schemas.openxmlformats.org/officeDocument/2006/relationships/image" Target="media/image4.png"/><Relationship Id="rId33" Type="http://schemas.openxmlformats.org/officeDocument/2006/relationships/hyperlink" Target="mailto:AITCSoSWeblogicSupport@va.gov" TargetMode="External"/><Relationship Id="rId38" Type="http://schemas.openxmlformats.org/officeDocument/2006/relationships/hyperlink" Target="mailto:EOVHALinuxSystemAdmins@va.gov" TargetMode="External"/><Relationship Id="rId46" Type="http://schemas.openxmlformats.org/officeDocument/2006/relationships/hyperlink" Target="mailto:Yiqun.Brown@va.gov" TargetMode="External"/><Relationship Id="rId59" Type="http://schemas.openxmlformats.org/officeDocument/2006/relationships/hyperlink" Target="mailto:Louise.Rodebush@v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ection xmlns="dccbc5df-29b3-4670-b8f5-ce9b6d6a1832">CD2 Required Documentation Templates</Section>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B55E56D3DD6DC4BB3756304B0ED6A72" ma:contentTypeVersion="1" ma:contentTypeDescription="Create a new document." ma:contentTypeScope="" ma:versionID="6072da3b2c92ccf178b751e7daddeec6">
  <xsd:schema xmlns:xsd="http://www.w3.org/2001/XMLSchema" xmlns:xs="http://www.w3.org/2001/XMLSchema" xmlns:p="http://schemas.microsoft.com/office/2006/metadata/properties" xmlns:ns2="dccbc5df-29b3-4670-b8f5-ce9b6d6a1832" targetNamespace="http://schemas.microsoft.com/office/2006/metadata/properties" ma:root="true" ma:fieldsID="76c7b32d7a5a6114c03efcaa652d96bc" ns2:_="">
    <xsd:import namespace="dccbc5df-29b3-4670-b8f5-ce9b6d6a1832"/>
    <xsd:element name="properties">
      <xsd:complexType>
        <xsd:sequence>
          <xsd:element name="documentManagement">
            <xsd:complexType>
              <xsd:all>
                <xsd:element ref="ns2:Se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cbc5df-29b3-4670-b8f5-ce9b6d6a1832" elementFormDefault="qualified">
    <xsd:import namespace="http://schemas.microsoft.com/office/2006/documentManagement/types"/>
    <xsd:import namespace="http://schemas.microsoft.com/office/infopath/2007/PartnerControls"/>
    <xsd:element name="Section" ma:index="8" nillable="true" ma:displayName="Section" ma:description="" ma:format="Dropdown" ma:internalName="Section">
      <xsd:simpleType>
        <xsd:restriction base="dms:Choice">
          <xsd:enumeration value="CD1 Required Documentation Templates"/>
          <xsd:enumeration value="CD1 &amp; 2 Templates"/>
          <xsd:enumeration value="CD2 Required Documentation Templates"/>
          <xsd:enumeration value="Test Site Recruiting"/>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2018B8-4B17-461A-AFB6-0F28249982A9}">
  <ds:schemaRefs>
    <ds:schemaRef ds:uri="http://schemas.microsoft.com/office/2006/metadata/properties"/>
    <ds:schemaRef ds:uri="http://schemas.microsoft.com/office/infopath/2007/PartnerControls"/>
    <ds:schemaRef ds:uri="dccbc5df-29b3-4670-b8f5-ce9b6d6a1832"/>
  </ds:schemaRefs>
</ds:datastoreItem>
</file>

<file path=customXml/itemProps2.xml><?xml version="1.0" encoding="utf-8"?>
<ds:datastoreItem xmlns:ds="http://schemas.openxmlformats.org/officeDocument/2006/customXml" ds:itemID="{90E8CEB0-2391-43D7-AD1E-0D28B9B395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cbc5df-29b3-4670-b8f5-ce9b6d6a18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8DF6E6E-B46E-42D0-8069-283E8AC46B78}">
  <ds:schemaRefs>
    <ds:schemaRef ds:uri="http://schemas.microsoft.com/sharepoint/v3/contenttype/forms"/>
  </ds:schemaRefs>
</ds:datastoreItem>
</file>

<file path=customXml/itemProps4.xml><?xml version="1.0" encoding="utf-8"?>
<ds:datastoreItem xmlns:ds="http://schemas.openxmlformats.org/officeDocument/2006/customXml" ds:itemID="{3A6C5A88-EAA7-45D6-8C83-42684BA1E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7684</Words>
  <Characters>43800</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es_5_5_pom_raci</vt:lpstr>
    </vt:vector>
  </TitlesOfParts>
  <Manager/>
  <Company/>
  <LinksUpToDate>false</LinksUpToDate>
  <CharactersWithSpaces>51382</CharactersWithSpaces>
  <SharedDoc>false</SharedDoc>
  <HyperlinkBase/>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es_5_5_pom_raci</dc:title>
  <dc:subject>Production Operations Manual (POM)</dc:subject>
  <dc:creator/>
  <cp:keywords/>
  <dc:description/>
  <cp:lastModifiedBy/>
  <cp:revision>1</cp:revision>
  <dcterms:created xsi:type="dcterms:W3CDTF">2018-10-05T17:20:00Z</dcterms:created>
  <dcterms:modified xsi:type="dcterms:W3CDTF">2018-12-20T16:17:00Z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d for National Release">
    <vt:bool>true</vt:bool>
  </property>
  <property fmtid="{D5CDD505-2E9C-101B-9397-08002B2CF9AE}" pid="3" name="Public Storage Location">
    <vt:lpwstr>1</vt:lpwstr>
  </property>
  <property fmtid="{D5CDD505-2E9C-101B-9397-08002B2CF9AE}" pid="4" name="Version Control Storage Location">
    <vt:lpwstr>2</vt:lpwstr>
  </property>
  <property fmtid="{D5CDD505-2E9C-101B-9397-08002B2CF9AE}" pid="5" name="Category0">
    <vt:lpwstr>5</vt:lpwstr>
  </property>
  <property fmtid="{D5CDD505-2E9C-101B-9397-08002B2CF9AE}" pid="6" name="Required by Operational Readiness">
    <vt:bool>true</vt:bool>
  </property>
  <property fmtid="{D5CDD505-2E9C-101B-9397-08002B2CF9AE}" pid="7" name="Required by Independent Testing">
    <vt:bool>true</vt:bool>
  </property>
  <property fmtid="{D5CDD505-2E9C-101B-9397-08002B2CF9AE}" pid="8" name="Required by PMAS">
    <vt:bool>true</vt:bool>
  </property>
  <property fmtid="{D5CDD505-2E9C-101B-9397-08002B2CF9AE}" pid="9" name="Required by VHA Release Management">
    <vt:bool>true</vt:bool>
  </property>
  <property fmtid="{D5CDD505-2E9C-101B-9397-08002B2CF9AE}" pid="10" name="Required for Assessment and Authorizatio">
    <vt:bool>false</vt:bool>
  </property>
  <property fmtid="{D5CDD505-2E9C-101B-9397-08002B2CF9AE}" pid="11" name="_dlc_DocIdItemGuid">
    <vt:lpwstr>d2f6e218-3892-4959-b8ac-968bc11a838a</vt:lpwstr>
  </property>
  <property fmtid="{D5CDD505-2E9C-101B-9397-08002B2CF9AE}" pid="12" name="Action Requested">
    <vt:lpwstr>No Action Required</vt:lpwstr>
  </property>
  <property fmtid="{D5CDD505-2E9C-101B-9397-08002B2CF9AE}" pid="13" name="Required by Enterprise Operations">
    <vt:bool>true</vt:bool>
  </property>
  <property fmtid="{D5CDD505-2E9C-101B-9397-08002B2CF9AE}" pid="14" name="Scope">
    <vt:lpwstr>2</vt:lpwstr>
  </property>
  <property fmtid="{D5CDD505-2E9C-101B-9397-08002B2CF9AE}" pid="15" name="ContentTypeId">
    <vt:lpwstr>0x0101004B55E56D3DD6DC4BB3756304B0ED6A72</vt:lpwstr>
  </property>
</Properties>
</file>