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22F8F" w14:textId="77777777" w:rsidR="00567AC3" w:rsidRDefault="00567AC3" w:rsidP="00567AC3">
      <w:pPr>
        <w:pStyle w:val="Footer"/>
        <w:rPr>
          <w:rFonts w:ascii="Arial" w:hAnsi="Arial" w:cs="Arial"/>
        </w:rPr>
      </w:pPr>
    </w:p>
    <w:p w14:paraId="4EE761E8" w14:textId="77777777" w:rsidR="00567AC3" w:rsidRDefault="00567AC3" w:rsidP="00567AC3">
      <w:pPr>
        <w:pStyle w:val="Footer"/>
        <w:rPr>
          <w:rFonts w:ascii="Arial" w:hAnsi="Arial" w:cs="Arial"/>
        </w:rPr>
      </w:pPr>
    </w:p>
    <w:p w14:paraId="1DA3DCC5" w14:textId="77777777" w:rsidR="00567AC3" w:rsidRDefault="00567AC3" w:rsidP="00567AC3">
      <w:pPr>
        <w:pStyle w:val="Footer"/>
        <w:rPr>
          <w:rFonts w:ascii="Arial" w:hAnsi="Arial" w:cs="Arial"/>
        </w:rPr>
      </w:pPr>
    </w:p>
    <w:p w14:paraId="32594317" w14:textId="77777777" w:rsidR="00567AC3" w:rsidRDefault="00567AC3" w:rsidP="00567AC3">
      <w:pPr>
        <w:pStyle w:val="Footer"/>
        <w:rPr>
          <w:rFonts w:ascii="Arial" w:hAnsi="Arial" w:cs="Arial"/>
        </w:rPr>
      </w:pPr>
    </w:p>
    <w:p w14:paraId="256F94CF" w14:textId="77777777" w:rsidR="00567AC3" w:rsidRDefault="00567AC3" w:rsidP="00567AC3">
      <w:pPr>
        <w:pStyle w:val="Footer"/>
        <w:rPr>
          <w:rFonts w:ascii="Arial" w:hAnsi="Arial" w:cs="Arial"/>
        </w:rPr>
      </w:pPr>
    </w:p>
    <w:p w14:paraId="44AC9FAB" w14:textId="77777777" w:rsidR="00567AC3" w:rsidRPr="000E6EE5" w:rsidRDefault="00567AC3" w:rsidP="00567AC3">
      <w:pPr>
        <w:pStyle w:val="Footer"/>
        <w:rPr>
          <w:rFonts w:ascii="Arial" w:hAnsi="Arial" w:cs="Arial"/>
        </w:rPr>
      </w:pPr>
    </w:p>
    <w:p w14:paraId="2D762E20" w14:textId="77777777" w:rsidR="00567AC3" w:rsidRPr="00643CDD" w:rsidRDefault="00567AC3" w:rsidP="00567AC3">
      <w:pPr>
        <w:pStyle w:val="titlepglogos"/>
        <w:rPr>
          <w:rFonts w:cs="Arial"/>
          <w:b/>
          <w:sz w:val="36"/>
          <w:szCs w:val="36"/>
        </w:rPr>
      </w:pPr>
      <w:bookmarkStart w:id="0" w:name="_Toc195059272"/>
      <w:bookmarkStart w:id="1" w:name="_Toc195065974"/>
      <w:bookmarkStart w:id="2" w:name="_Toc195078591"/>
      <w:bookmarkStart w:id="3" w:name="_Toc195413183"/>
      <w:bookmarkStart w:id="4" w:name="_Toc195413697"/>
      <w:bookmarkStart w:id="5" w:name="_Toc195414211"/>
      <w:bookmarkStart w:id="6" w:name="_Toc234041615"/>
      <w:r w:rsidRPr="00643CDD">
        <w:rPr>
          <w:rFonts w:cs="Arial"/>
          <w:b/>
          <w:sz w:val="36"/>
          <w:szCs w:val="36"/>
        </w:rPr>
        <w:t>Compensation and Pension Record Interchange (CAPRI)</w:t>
      </w:r>
      <w:bookmarkEnd w:id="0"/>
      <w:bookmarkEnd w:id="1"/>
      <w:bookmarkEnd w:id="2"/>
      <w:bookmarkEnd w:id="3"/>
      <w:bookmarkEnd w:id="4"/>
      <w:bookmarkEnd w:id="5"/>
      <w:bookmarkEnd w:id="6"/>
    </w:p>
    <w:p w14:paraId="29D454A6" w14:textId="77777777" w:rsidR="00567AC3" w:rsidRPr="00643CDD" w:rsidRDefault="00567AC3" w:rsidP="00567AC3">
      <w:pPr>
        <w:pStyle w:val="titlepglogos"/>
        <w:rPr>
          <w:rFonts w:cs="Arial"/>
          <w:b/>
          <w:sz w:val="36"/>
          <w:szCs w:val="36"/>
        </w:rPr>
      </w:pPr>
      <w:r w:rsidRPr="00643CDD">
        <w:rPr>
          <w:rFonts w:cs="Arial"/>
          <w:b/>
          <w:sz w:val="36"/>
          <w:szCs w:val="36"/>
        </w:rPr>
        <w:t>System Administration</w:t>
      </w:r>
      <w:r>
        <w:rPr>
          <w:rFonts w:cs="Arial"/>
          <w:b/>
          <w:sz w:val="36"/>
          <w:szCs w:val="36"/>
        </w:rPr>
        <w:t xml:space="preserve"> a</w:t>
      </w:r>
      <w:r w:rsidRPr="00643CDD">
        <w:rPr>
          <w:rFonts w:cs="Arial"/>
          <w:b/>
          <w:sz w:val="36"/>
          <w:szCs w:val="36"/>
        </w:rPr>
        <w:t>nd</w:t>
      </w:r>
      <w:r>
        <w:rPr>
          <w:rFonts w:cs="Arial"/>
          <w:b/>
          <w:sz w:val="36"/>
          <w:szCs w:val="36"/>
        </w:rPr>
        <w:t xml:space="preserve"> </w:t>
      </w:r>
      <w:r w:rsidRPr="00643CDD">
        <w:rPr>
          <w:rFonts w:cs="Arial"/>
          <w:b/>
          <w:sz w:val="36"/>
          <w:szCs w:val="36"/>
        </w:rPr>
        <w:t>Technical Guide</w:t>
      </w:r>
    </w:p>
    <w:p w14:paraId="51C021AC" w14:textId="77777777" w:rsidR="00567AC3" w:rsidRPr="000E6EE5" w:rsidRDefault="00567AC3" w:rsidP="00567AC3">
      <w:pPr>
        <w:jc w:val="center"/>
        <w:rPr>
          <w:rFonts w:ascii="Arial" w:hAnsi="Arial" w:cs="Arial"/>
          <w:szCs w:val="24"/>
        </w:rPr>
      </w:pPr>
    </w:p>
    <w:p w14:paraId="52D89442" w14:textId="77777777" w:rsidR="00567AC3" w:rsidRDefault="00567AC3" w:rsidP="00567AC3">
      <w:pPr>
        <w:jc w:val="center"/>
        <w:rPr>
          <w:rFonts w:ascii="Arial" w:hAnsi="Arial" w:cs="Arial"/>
          <w:szCs w:val="24"/>
        </w:rPr>
      </w:pPr>
    </w:p>
    <w:p w14:paraId="59BC7A79" w14:textId="77777777" w:rsidR="00567AC3" w:rsidRDefault="00567AC3" w:rsidP="00567AC3">
      <w:pPr>
        <w:jc w:val="center"/>
        <w:rPr>
          <w:rFonts w:ascii="Arial" w:hAnsi="Arial" w:cs="Arial"/>
          <w:szCs w:val="24"/>
        </w:rPr>
      </w:pPr>
    </w:p>
    <w:p w14:paraId="2EB34D46" w14:textId="77777777" w:rsidR="00567AC3" w:rsidRPr="000E6EE5" w:rsidRDefault="00567AC3" w:rsidP="00567AC3">
      <w:pPr>
        <w:jc w:val="center"/>
        <w:rPr>
          <w:rFonts w:ascii="Arial" w:hAnsi="Arial" w:cs="Arial"/>
          <w:szCs w:val="24"/>
        </w:rPr>
      </w:pPr>
    </w:p>
    <w:p w14:paraId="2FA83DB0" w14:textId="77777777" w:rsidR="00567AC3" w:rsidRPr="000E6EE5" w:rsidRDefault="00567AC3" w:rsidP="00567AC3">
      <w:pPr>
        <w:jc w:val="center"/>
        <w:rPr>
          <w:rFonts w:ascii="Arial" w:hAnsi="Arial" w:cs="Arial"/>
          <w:szCs w:val="24"/>
        </w:rPr>
      </w:pPr>
      <w:r>
        <w:rPr>
          <w:rFonts w:ascii="Arial" w:hAnsi="Arial" w:cs="Arial"/>
          <w:noProof/>
        </w:rPr>
        <w:drawing>
          <wp:inline distT="0" distB="0" distL="0" distR="0" wp14:anchorId="41523CC4" wp14:editId="0AF20160">
            <wp:extent cx="2095500" cy="2082800"/>
            <wp:effectExtent l="0" t="0" r="0" b="0"/>
            <wp:docPr id="1" name="Picture 2" descr="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VA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82800"/>
                    </a:xfrm>
                    <a:prstGeom prst="rect">
                      <a:avLst/>
                    </a:prstGeom>
                    <a:noFill/>
                    <a:ln>
                      <a:noFill/>
                    </a:ln>
                  </pic:spPr>
                </pic:pic>
              </a:graphicData>
            </a:graphic>
          </wp:inline>
        </w:drawing>
      </w:r>
    </w:p>
    <w:p w14:paraId="645358CF" w14:textId="77777777" w:rsidR="00567AC3" w:rsidRDefault="00567AC3" w:rsidP="00567AC3">
      <w:pPr>
        <w:pStyle w:val="titlepglogos"/>
        <w:rPr>
          <w:rStyle w:val="TitleChar"/>
          <w:b w:val="0"/>
          <w:sz w:val="24"/>
        </w:rPr>
      </w:pPr>
    </w:p>
    <w:p w14:paraId="6C82EF2A" w14:textId="77777777" w:rsidR="00567AC3" w:rsidRPr="00643CDD" w:rsidRDefault="00567AC3" w:rsidP="00567AC3"/>
    <w:p w14:paraId="761E02A9" w14:textId="77777777" w:rsidR="00567AC3" w:rsidRPr="00643CDD" w:rsidRDefault="00567AC3" w:rsidP="00567AC3"/>
    <w:p w14:paraId="7858F684" w14:textId="3E6B50F8" w:rsidR="00567AC3" w:rsidRPr="00643CDD" w:rsidRDefault="00265F4C" w:rsidP="00567AC3">
      <w:pPr>
        <w:pStyle w:val="Title"/>
        <w:spacing w:before="0"/>
        <w:rPr>
          <w:sz w:val="32"/>
          <w:szCs w:val="32"/>
        </w:rPr>
      </w:pPr>
      <w:r>
        <w:rPr>
          <w:sz w:val="32"/>
          <w:szCs w:val="32"/>
        </w:rPr>
        <w:t>March 2019</w:t>
      </w:r>
    </w:p>
    <w:p w14:paraId="07F6202A" w14:textId="77777777" w:rsidR="00567AC3" w:rsidRPr="000E6EE5" w:rsidRDefault="00567AC3" w:rsidP="00567AC3">
      <w:pPr>
        <w:pStyle w:val="titlepglogos"/>
        <w:rPr>
          <w:rFonts w:cs="Arial"/>
          <w:szCs w:val="24"/>
        </w:rPr>
      </w:pPr>
    </w:p>
    <w:p w14:paraId="083CA8A1" w14:textId="77777777" w:rsidR="00567AC3" w:rsidRPr="000E6EE5" w:rsidRDefault="00567AC3" w:rsidP="00567AC3">
      <w:pPr>
        <w:jc w:val="center"/>
        <w:rPr>
          <w:rFonts w:ascii="Arial" w:hAnsi="Arial" w:cs="Arial"/>
          <w:szCs w:val="24"/>
        </w:rPr>
      </w:pPr>
    </w:p>
    <w:p w14:paraId="1A1DD2E6" w14:textId="77777777" w:rsidR="00567AC3" w:rsidRPr="000E6EE5" w:rsidRDefault="00567AC3" w:rsidP="00567AC3">
      <w:pPr>
        <w:jc w:val="center"/>
        <w:rPr>
          <w:rFonts w:ascii="Arial" w:hAnsi="Arial" w:cs="Arial"/>
          <w:szCs w:val="24"/>
        </w:rPr>
      </w:pPr>
    </w:p>
    <w:p w14:paraId="0530940E" w14:textId="77777777" w:rsidR="00567AC3" w:rsidRDefault="00567AC3" w:rsidP="00567AC3">
      <w:pPr>
        <w:pStyle w:val="Title2"/>
      </w:pPr>
      <w:r w:rsidRPr="002D6820">
        <w:t>Department of Veterans Affairs</w:t>
      </w:r>
    </w:p>
    <w:p w14:paraId="33AC900A" w14:textId="77777777" w:rsidR="00567AC3" w:rsidRDefault="00567AC3" w:rsidP="00567AC3">
      <w:pPr>
        <w:pStyle w:val="Title2"/>
      </w:pPr>
      <w:r w:rsidRPr="002D6820">
        <w:t>Office of Information and Technology</w:t>
      </w:r>
      <w:r w:rsidRPr="000E6EE5">
        <w:t xml:space="preserve"> </w:t>
      </w:r>
    </w:p>
    <w:p w14:paraId="7E1E96E3" w14:textId="77777777" w:rsidR="006944FC" w:rsidRPr="00567AC3" w:rsidRDefault="006944FC" w:rsidP="00567AC3">
      <w:pPr>
        <w:pStyle w:val="Title2"/>
        <w:rPr>
          <w:sz w:val="24"/>
          <w:szCs w:val="24"/>
        </w:rPr>
      </w:pPr>
    </w:p>
    <w:p w14:paraId="768F78B3" w14:textId="77777777" w:rsidR="001C1A1B" w:rsidRPr="000E6EE5" w:rsidRDefault="001C1A1B" w:rsidP="00970915">
      <w:pPr>
        <w:rPr>
          <w:rFonts w:ascii="Arial" w:hAnsi="Arial" w:cs="Arial"/>
        </w:rPr>
      </w:pPr>
    </w:p>
    <w:p w14:paraId="79165D24" w14:textId="77777777" w:rsidR="006D3413" w:rsidRPr="000E6EE5" w:rsidRDefault="006D3413" w:rsidP="00092717">
      <w:pPr>
        <w:pStyle w:val="PrefaceHdr"/>
        <w:sectPr w:rsidR="006D3413" w:rsidRPr="000E6EE5" w:rsidSect="00992912">
          <w:headerReference w:type="default" r:id="rId12"/>
          <w:footerReference w:type="first" r:id="rId13"/>
          <w:type w:val="oddPage"/>
          <w:pgSz w:w="12240" w:h="15840" w:code="1"/>
          <w:pgMar w:top="1440" w:right="1440" w:bottom="1440" w:left="1440" w:header="720" w:footer="720" w:gutter="0"/>
          <w:pgNumType w:fmt="lowerRoman" w:start="1"/>
          <w:cols w:space="720"/>
          <w:titlePg/>
          <w:docGrid w:linePitch="326"/>
        </w:sectPr>
      </w:pPr>
    </w:p>
    <w:p w14:paraId="6A00207E" w14:textId="77777777" w:rsidR="006944FC" w:rsidRPr="000E6EE5" w:rsidRDefault="006944FC" w:rsidP="007D6DEE">
      <w:pPr>
        <w:pStyle w:val="PrefaceHdr"/>
        <w:jc w:val="center"/>
      </w:pPr>
      <w:r w:rsidRPr="000E6EE5">
        <w:lastRenderedPageBreak/>
        <w:t>Revision History</w:t>
      </w:r>
    </w:p>
    <w:tbl>
      <w:tblPr>
        <w:tblW w:w="941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1080"/>
        <w:gridCol w:w="4050"/>
        <w:gridCol w:w="2932"/>
      </w:tblGrid>
      <w:tr w:rsidR="006944FC" w:rsidRPr="000E6EE5" w14:paraId="5B946E3E" w14:textId="77777777" w:rsidTr="00F170AB">
        <w:tc>
          <w:tcPr>
            <w:tcW w:w="1350" w:type="dxa"/>
            <w:shd w:val="clear" w:color="auto" w:fill="CCCCCC"/>
          </w:tcPr>
          <w:p w14:paraId="21EB69B3" w14:textId="77777777" w:rsidR="006944FC" w:rsidRPr="000E6EE5" w:rsidRDefault="006944FC" w:rsidP="007D6DEE">
            <w:pPr>
              <w:pStyle w:val="TableHdr"/>
              <w:spacing w:before="40" w:after="40"/>
              <w:jc w:val="center"/>
            </w:pPr>
            <w:bookmarkStart w:id="7" w:name="_Toc392045224"/>
            <w:bookmarkStart w:id="8" w:name="_Toc392051213"/>
            <w:bookmarkStart w:id="9" w:name="_Toc392580742"/>
            <w:r w:rsidRPr="000E6EE5">
              <w:t>Date</w:t>
            </w:r>
          </w:p>
        </w:tc>
        <w:tc>
          <w:tcPr>
            <w:tcW w:w="1080" w:type="dxa"/>
            <w:shd w:val="clear" w:color="auto" w:fill="CCCCCC"/>
          </w:tcPr>
          <w:p w14:paraId="5F42CF64" w14:textId="77777777" w:rsidR="006944FC" w:rsidRPr="000E6EE5" w:rsidRDefault="006944FC" w:rsidP="007D6DEE">
            <w:pPr>
              <w:pStyle w:val="TableHdr"/>
              <w:spacing w:before="40" w:after="40"/>
              <w:jc w:val="center"/>
            </w:pPr>
            <w:r w:rsidRPr="000E6EE5">
              <w:t>Version</w:t>
            </w:r>
          </w:p>
        </w:tc>
        <w:tc>
          <w:tcPr>
            <w:tcW w:w="4050" w:type="dxa"/>
            <w:shd w:val="clear" w:color="auto" w:fill="CCCCCC"/>
          </w:tcPr>
          <w:p w14:paraId="211B2797" w14:textId="77777777" w:rsidR="006944FC" w:rsidRPr="000E6EE5" w:rsidRDefault="006944FC" w:rsidP="007D6DEE">
            <w:pPr>
              <w:pStyle w:val="TableHdr"/>
              <w:spacing w:before="40" w:after="40"/>
              <w:jc w:val="center"/>
            </w:pPr>
            <w:r w:rsidRPr="000E6EE5">
              <w:t>Description</w:t>
            </w:r>
          </w:p>
        </w:tc>
        <w:tc>
          <w:tcPr>
            <w:tcW w:w="2932" w:type="dxa"/>
            <w:shd w:val="clear" w:color="auto" w:fill="CCCCCC"/>
          </w:tcPr>
          <w:p w14:paraId="29CA93CA" w14:textId="77777777" w:rsidR="006944FC" w:rsidRPr="000E6EE5" w:rsidRDefault="007E70A9" w:rsidP="007D6DEE">
            <w:pPr>
              <w:pStyle w:val="TableHdr"/>
              <w:spacing w:before="40" w:after="40"/>
              <w:jc w:val="center"/>
            </w:pPr>
            <w:r>
              <w:t>Author</w:t>
            </w:r>
          </w:p>
        </w:tc>
      </w:tr>
      <w:tr w:rsidR="00102DC1" w14:paraId="2CEF76CF" w14:textId="77777777" w:rsidTr="00F170AB">
        <w:tc>
          <w:tcPr>
            <w:tcW w:w="1350" w:type="dxa"/>
            <w:tcBorders>
              <w:top w:val="single" w:sz="4" w:space="0" w:color="auto"/>
              <w:left w:val="single" w:sz="4" w:space="0" w:color="auto"/>
              <w:bottom w:val="single" w:sz="4" w:space="0" w:color="auto"/>
              <w:right w:val="single" w:sz="4" w:space="0" w:color="auto"/>
            </w:tcBorders>
          </w:tcPr>
          <w:p w14:paraId="63C4013D" w14:textId="246F7D9B" w:rsidR="00102DC1" w:rsidRDefault="00102DC1" w:rsidP="009E0CC8">
            <w:pPr>
              <w:pStyle w:val="TableText0"/>
              <w:spacing w:before="40" w:after="40"/>
            </w:pPr>
            <w:r>
              <w:t>03/29/2019</w:t>
            </w:r>
          </w:p>
        </w:tc>
        <w:tc>
          <w:tcPr>
            <w:tcW w:w="1080" w:type="dxa"/>
            <w:tcBorders>
              <w:top w:val="single" w:sz="4" w:space="0" w:color="auto"/>
              <w:left w:val="single" w:sz="4" w:space="0" w:color="auto"/>
              <w:bottom w:val="single" w:sz="4" w:space="0" w:color="auto"/>
              <w:right w:val="single" w:sz="4" w:space="0" w:color="auto"/>
            </w:tcBorders>
          </w:tcPr>
          <w:p w14:paraId="7170743F" w14:textId="6BF731A8" w:rsidR="00102DC1" w:rsidRDefault="00102DC1" w:rsidP="009E0CC8">
            <w:pPr>
              <w:pStyle w:val="TableText0"/>
              <w:spacing w:before="40" w:after="40"/>
            </w:pPr>
            <w:r>
              <w:t>1.11</w:t>
            </w:r>
          </w:p>
        </w:tc>
        <w:tc>
          <w:tcPr>
            <w:tcW w:w="4050" w:type="dxa"/>
            <w:tcBorders>
              <w:top w:val="single" w:sz="4" w:space="0" w:color="auto"/>
              <w:left w:val="single" w:sz="4" w:space="0" w:color="auto"/>
              <w:bottom w:val="single" w:sz="4" w:space="0" w:color="auto"/>
              <w:right w:val="single" w:sz="4" w:space="0" w:color="auto"/>
            </w:tcBorders>
          </w:tcPr>
          <w:p w14:paraId="02289518" w14:textId="279504C6" w:rsidR="00102DC1" w:rsidRDefault="00102DC1" w:rsidP="002E1D1A">
            <w:pPr>
              <w:spacing w:after="40"/>
              <w:rPr>
                <w:sz w:val="22"/>
                <w:szCs w:val="22"/>
              </w:rPr>
            </w:pPr>
            <w:r>
              <w:rPr>
                <w:sz w:val="22"/>
                <w:szCs w:val="22"/>
              </w:rPr>
              <w:t xml:space="preserve">Page 20, Section 12.1, Added </w:t>
            </w:r>
            <w:bookmarkStart w:id="10" w:name="_Hlk5010694"/>
            <w:r w:rsidRPr="00102DC1">
              <w:rPr>
                <w:rStyle w:val="normaltextrun1"/>
                <w:bCs/>
                <w:sz w:val="22"/>
                <w:szCs w:val="22"/>
              </w:rPr>
              <w:t>CAPRI Remote Procedure Calls Logger</w:t>
            </w:r>
            <w:bookmarkEnd w:id="10"/>
            <w:r>
              <w:rPr>
                <w:rStyle w:val="normaltextrun1"/>
                <w:bCs/>
                <w:sz w:val="22"/>
                <w:szCs w:val="22"/>
              </w:rPr>
              <w:t xml:space="preserve"> section</w:t>
            </w:r>
          </w:p>
        </w:tc>
        <w:tc>
          <w:tcPr>
            <w:tcW w:w="2932" w:type="dxa"/>
            <w:tcBorders>
              <w:top w:val="single" w:sz="4" w:space="0" w:color="auto"/>
              <w:left w:val="single" w:sz="4" w:space="0" w:color="auto"/>
              <w:bottom w:val="single" w:sz="4" w:space="0" w:color="auto"/>
              <w:right w:val="single" w:sz="4" w:space="0" w:color="auto"/>
            </w:tcBorders>
          </w:tcPr>
          <w:p w14:paraId="69EC651A" w14:textId="567896E8" w:rsidR="00102DC1" w:rsidRDefault="00102DC1" w:rsidP="009E0CC8">
            <w:pPr>
              <w:pStyle w:val="TableText0"/>
              <w:spacing w:before="40" w:after="40"/>
            </w:pPr>
            <w:r>
              <w:t>C. Bernier</w:t>
            </w:r>
          </w:p>
        </w:tc>
      </w:tr>
      <w:tr w:rsidR="00265F4C" w14:paraId="2E63F324" w14:textId="77777777" w:rsidTr="00F170AB">
        <w:tc>
          <w:tcPr>
            <w:tcW w:w="1350" w:type="dxa"/>
            <w:tcBorders>
              <w:top w:val="single" w:sz="4" w:space="0" w:color="auto"/>
              <w:left w:val="single" w:sz="4" w:space="0" w:color="auto"/>
              <w:bottom w:val="single" w:sz="4" w:space="0" w:color="auto"/>
              <w:right w:val="single" w:sz="4" w:space="0" w:color="auto"/>
            </w:tcBorders>
          </w:tcPr>
          <w:p w14:paraId="434191BE" w14:textId="075E03D3" w:rsidR="00265F4C" w:rsidRDefault="00265F4C" w:rsidP="009E0CC8">
            <w:pPr>
              <w:pStyle w:val="TableText0"/>
              <w:spacing w:before="40" w:after="40"/>
            </w:pPr>
            <w:r>
              <w:t>02/19/19</w:t>
            </w:r>
          </w:p>
        </w:tc>
        <w:tc>
          <w:tcPr>
            <w:tcW w:w="1080" w:type="dxa"/>
            <w:tcBorders>
              <w:top w:val="single" w:sz="4" w:space="0" w:color="auto"/>
              <w:left w:val="single" w:sz="4" w:space="0" w:color="auto"/>
              <w:bottom w:val="single" w:sz="4" w:space="0" w:color="auto"/>
              <w:right w:val="single" w:sz="4" w:space="0" w:color="auto"/>
            </w:tcBorders>
          </w:tcPr>
          <w:p w14:paraId="4580EE2E" w14:textId="13D35362" w:rsidR="00265F4C" w:rsidRDefault="00265F4C" w:rsidP="009E0CC8">
            <w:pPr>
              <w:pStyle w:val="TableText0"/>
              <w:spacing w:before="40" w:after="40"/>
            </w:pPr>
            <w:r>
              <w:t>1.10</w:t>
            </w:r>
          </w:p>
        </w:tc>
        <w:tc>
          <w:tcPr>
            <w:tcW w:w="4050" w:type="dxa"/>
            <w:tcBorders>
              <w:top w:val="single" w:sz="4" w:space="0" w:color="auto"/>
              <w:left w:val="single" w:sz="4" w:space="0" w:color="auto"/>
              <w:bottom w:val="single" w:sz="4" w:space="0" w:color="auto"/>
              <w:right w:val="single" w:sz="4" w:space="0" w:color="auto"/>
            </w:tcBorders>
          </w:tcPr>
          <w:p w14:paraId="7879CDAD" w14:textId="2F388FAF" w:rsidR="004D6538" w:rsidRPr="00261036" w:rsidRDefault="004D6538" w:rsidP="002E1D1A">
            <w:pPr>
              <w:spacing w:after="40"/>
              <w:rPr>
                <w:sz w:val="22"/>
                <w:szCs w:val="22"/>
              </w:rPr>
            </w:pPr>
            <w:r>
              <w:rPr>
                <w:sz w:val="22"/>
                <w:szCs w:val="22"/>
              </w:rPr>
              <w:t>Page 34, under Appendix A, add</w:t>
            </w:r>
            <w:r w:rsidR="006466E9">
              <w:rPr>
                <w:sz w:val="22"/>
                <w:szCs w:val="22"/>
              </w:rPr>
              <w:t>ed</w:t>
            </w:r>
            <w:r>
              <w:rPr>
                <w:sz w:val="22"/>
                <w:szCs w:val="22"/>
              </w:rPr>
              <w:t xml:space="preserve"> a new Remote Procedure Call: </w:t>
            </w:r>
            <w:r w:rsidRPr="00261036">
              <w:rPr>
                <w:sz w:val="20"/>
              </w:rPr>
              <w:t>DVBA CAPRI GET EDIPI</w:t>
            </w:r>
          </w:p>
          <w:p w14:paraId="7E3E3179" w14:textId="0CE1B9F7" w:rsidR="00265F4C" w:rsidRPr="002E1D1A" w:rsidRDefault="005A5CED" w:rsidP="002E1D1A">
            <w:pPr>
              <w:spacing w:after="40"/>
              <w:rPr>
                <w:sz w:val="22"/>
                <w:szCs w:val="22"/>
              </w:rPr>
            </w:pPr>
            <w:r w:rsidRPr="005A5CED">
              <w:rPr>
                <w:sz w:val="22"/>
                <w:szCs w:val="22"/>
              </w:rPr>
              <w:t xml:space="preserve">Page 10, under </w:t>
            </w:r>
            <w:r>
              <w:rPr>
                <w:sz w:val="22"/>
                <w:szCs w:val="22"/>
              </w:rPr>
              <w:t xml:space="preserve">6.1 </w:t>
            </w:r>
            <w:r w:rsidRPr="00261036">
              <w:rPr>
                <w:sz w:val="22"/>
                <w:szCs w:val="22"/>
              </w:rPr>
              <w:t>CAPRI GUI Client Software</w:t>
            </w:r>
            <w:r>
              <w:rPr>
                <w:sz w:val="22"/>
                <w:szCs w:val="22"/>
              </w:rPr>
              <w:t>, revised 193.11 to 209</w:t>
            </w:r>
          </w:p>
        </w:tc>
        <w:tc>
          <w:tcPr>
            <w:tcW w:w="2932" w:type="dxa"/>
            <w:tcBorders>
              <w:top w:val="single" w:sz="4" w:space="0" w:color="auto"/>
              <w:left w:val="single" w:sz="4" w:space="0" w:color="auto"/>
              <w:bottom w:val="single" w:sz="4" w:space="0" w:color="auto"/>
              <w:right w:val="single" w:sz="4" w:space="0" w:color="auto"/>
            </w:tcBorders>
          </w:tcPr>
          <w:p w14:paraId="32FCFC33" w14:textId="5A72D167" w:rsidR="00265F4C" w:rsidRDefault="00265F4C" w:rsidP="009E0CC8">
            <w:pPr>
              <w:pStyle w:val="TableText0"/>
              <w:spacing w:before="40" w:after="40"/>
            </w:pPr>
            <w:r>
              <w:t>C. Bernier</w:t>
            </w:r>
          </w:p>
        </w:tc>
      </w:tr>
      <w:tr w:rsidR="007D0362" w14:paraId="74D4F64D" w14:textId="77777777" w:rsidTr="00F170AB">
        <w:tc>
          <w:tcPr>
            <w:tcW w:w="1350" w:type="dxa"/>
            <w:tcBorders>
              <w:top w:val="single" w:sz="4" w:space="0" w:color="auto"/>
              <w:left w:val="single" w:sz="4" w:space="0" w:color="auto"/>
              <w:bottom w:val="single" w:sz="4" w:space="0" w:color="auto"/>
              <w:right w:val="single" w:sz="4" w:space="0" w:color="auto"/>
            </w:tcBorders>
          </w:tcPr>
          <w:p w14:paraId="685633C3" w14:textId="77777777" w:rsidR="007D0362" w:rsidRDefault="007D0362" w:rsidP="009E0CC8">
            <w:pPr>
              <w:pStyle w:val="TableText0"/>
              <w:spacing w:before="40" w:after="40"/>
            </w:pPr>
            <w:r>
              <w:t>05/</w:t>
            </w:r>
            <w:r w:rsidR="002B3918">
              <w:t>24</w:t>
            </w:r>
            <w:r>
              <w:t>/18</w:t>
            </w:r>
          </w:p>
        </w:tc>
        <w:tc>
          <w:tcPr>
            <w:tcW w:w="1080" w:type="dxa"/>
            <w:tcBorders>
              <w:top w:val="single" w:sz="4" w:space="0" w:color="auto"/>
              <w:left w:val="single" w:sz="4" w:space="0" w:color="auto"/>
              <w:bottom w:val="single" w:sz="4" w:space="0" w:color="auto"/>
              <w:right w:val="single" w:sz="4" w:space="0" w:color="auto"/>
            </w:tcBorders>
          </w:tcPr>
          <w:p w14:paraId="4E0CA79D" w14:textId="77777777" w:rsidR="007D0362" w:rsidRDefault="007D0362" w:rsidP="009E0CC8">
            <w:pPr>
              <w:pStyle w:val="TableText0"/>
              <w:spacing w:before="40" w:after="40"/>
            </w:pPr>
            <w:r>
              <w:t>1.9</w:t>
            </w:r>
          </w:p>
        </w:tc>
        <w:tc>
          <w:tcPr>
            <w:tcW w:w="4050" w:type="dxa"/>
            <w:tcBorders>
              <w:top w:val="single" w:sz="4" w:space="0" w:color="auto"/>
              <w:left w:val="single" w:sz="4" w:space="0" w:color="auto"/>
              <w:bottom w:val="single" w:sz="4" w:space="0" w:color="auto"/>
              <w:right w:val="single" w:sz="4" w:space="0" w:color="auto"/>
            </w:tcBorders>
          </w:tcPr>
          <w:p w14:paraId="762A8597" w14:textId="1B24A91F" w:rsidR="00DB57A4" w:rsidRPr="002E1D1A" w:rsidRDefault="00DB57A4" w:rsidP="002E1D1A">
            <w:pPr>
              <w:spacing w:after="40"/>
              <w:rPr>
                <w:sz w:val="22"/>
                <w:szCs w:val="22"/>
              </w:rPr>
            </w:pPr>
            <w:r w:rsidRPr="002E1D1A">
              <w:rPr>
                <w:sz w:val="22"/>
                <w:szCs w:val="22"/>
              </w:rPr>
              <w:t>Updated sections 2.2.2.1. and 2.2.3. The JLV tab replaced the VistAWeb tab in GUI version DVBA*2.7*</w:t>
            </w:r>
            <w:r w:rsidR="00915E07">
              <w:rPr>
                <w:sz w:val="22"/>
                <w:szCs w:val="22"/>
              </w:rPr>
              <w:t>193.12</w:t>
            </w:r>
            <w:r w:rsidRPr="002E1D1A">
              <w:rPr>
                <w:sz w:val="22"/>
                <w:szCs w:val="22"/>
              </w:rPr>
              <w:t>, so references to VistAWeb were removed.</w:t>
            </w:r>
          </w:p>
          <w:p w14:paraId="737EAFB8" w14:textId="5853DDD3" w:rsidR="00DB57A4" w:rsidRPr="002E1D1A" w:rsidRDefault="00DB57A4" w:rsidP="002E1D1A">
            <w:pPr>
              <w:pStyle w:val="Default"/>
              <w:spacing w:after="40"/>
              <w:rPr>
                <w:sz w:val="22"/>
                <w:szCs w:val="22"/>
              </w:rPr>
            </w:pPr>
            <w:r w:rsidRPr="002E1D1A">
              <w:rPr>
                <w:sz w:val="22"/>
                <w:szCs w:val="22"/>
              </w:rPr>
              <w:t>Updated section 2.2.1.1. Replaced reference to VistAWeb with JLV.</w:t>
            </w:r>
          </w:p>
          <w:p w14:paraId="568721D4" w14:textId="30A63652" w:rsidR="002B3918" w:rsidRPr="002E1D1A" w:rsidRDefault="002B3918" w:rsidP="002E1D1A">
            <w:pPr>
              <w:pStyle w:val="Default"/>
              <w:spacing w:after="40"/>
              <w:rPr>
                <w:sz w:val="22"/>
                <w:szCs w:val="22"/>
              </w:rPr>
            </w:pPr>
            <w:r w:rsidRPr="002E1D1A">
              <w:rPr>
                <w:sz w:val="22"/>
                <w:szCs w:val="22"/>
              </w:rPr>
              <w:t>Replace Remedy with ServiceNow</w:t>
            </w:r>
          </w:p>
          <w:p w14:paraId="19299C28" w14:textId="77777777" w:rsidR="00F170AB" w:rsidRPr="002E1D1A" w:rsidRDefault="00EC4855" w:rsidP="002E1D1A">
            <w:pPr>
              <w:pStyle w:val="Default"/>
              <w:spacing w:after="40"/>
              <w:rPr>
                <w:sz w:val="22"/>
                <w:szCs w:val="22"/>
              </w:rPr>
            </w:pPr>
            <w:r w:rsidRPr="002E1D1A">
              <w:rPr>
                <w:sz w:val="22"/>
                <w:szCs w:val="22"/>
              </w:rPr>
              <w:t>DoD Tab has been disabled, and a</w:t>
            </w:r>
            <w:r w:rsidR="00F170AB" w:rsidRPr="002E1D1A">
              <w:rPr>
                <w:sz w:val="22"/>
                <w:szCs w:val="22"/>
              </w:rPr>
              <w:t xml:space="preserve">ll references to DoD have </w:t>
            </w:r>
            <w:r w:rsidR="00DA0806" w:rsidRPr="002E1D1A">
              <w:rPr>
                <w:sz w:val="22"/>
                <w:szCs w:val="22"/>
              </w:rPr>
              <w:t>been removed from the document.</w:t>
            </w:r>
          </w:p>
          <w:p w14:paraId="6C5871B6" w14:textId="77777777" w:rsidR="00085A99" w:rsidRPr="002E1D1A" w:rsidRDefault="00085A99" w:rsidP="002E1D1A">
            <w:pPr>
              <w:pStyle w:val="Default"/>
              <w:spacing w:after="40"/>
              <w:rPr>
                <w:sz w:val="22"/>
                <w:szCs w:val="22"/>
              </w:rPr>
            </w:pPr>
            <w:r w:rsidRPr="002E1D1A">
              <w:rPr>
                <w:sz w:val="22"/>
                <w:szCs w:val="22"/>
              </w:rPr>
              <w:t>Removed D</w:t>
            </w:r>
            <w:r w:rsidR="0034719D" w:rsidRPr="002E1D1A">
              <w:rPr>
                <w:sz w:val="22"/>
                <w:szCs w:val="22"/>
              </w:rPr>
              <w:t>ataFlow Diagram from Section 3.</w:t>
            </w:r>
          </w:p>
          <w:p w14:paraId="180F4263" w14:textId="77777777" w:rsidR="00F170AB" w:rsidRPr="002E1D1A" w:rsidRDefault="00F170AB" w:rsidP="002E1D1A">
            <w:pPr>
              <w:pStyle w:val="Default"/>
              <w:spacing w:after="40"/>
              <w:rPr>
                <w:sz w:val="22"/>
                <w:szCs w:val="22"/>
              </w:rPr>
            </w:pPr>
            <w:r w:rsidRPr="002E1D1A">
              <w:rPr>
                <w:sz w:val="22"/>
                <w:szCs w:val="22"/>
              </w:rPr>
              <w:t>Added description for Joint Legacy Viewer (JLV) function (Section</w:t>
            </w:r>
            <w:r w:rsidR="000B0204" w:rsidRPr="002E1D1A">
              <w:rPr>
                <w:sz w:val="22"/>
                <w:szCs w:val="22"/>
              </w:rPr>
              <w:t xml:space="preserve"> </w:t>
            </w:r>
            <w:r w:rsidRPr="002E1D1A">
              <w:rPr>
                <w:sz w:val="22"/>
                <w:szCs w:val="22"/>
              </w:rPr>
              <w:t>2.2.3)</w:t>
            </w:r>
            <w:r w:rsidR="00DA0806" w:rsidRPr="002E1D1A">
              <w:rPr>
                <w:sz w:val="22"/>
                <w:szCs w:val="22"/>
              </w:rPr>
              <w:t>.</w:t>
            </w:r>
          </w:p>
          <w:p w14:paraId="1C729FC4" w14:textId="77777777" w:rsidR="000B0204" w:rsidRPr="002E1D1A" w:rsidRDefault="003B60C7" w:rsidP="002E1D1A">
            <w:pPr>
              <w:pStyle w:val="Default"/>
              <w:spacing w:after="40"/>
              <w:rPr>
                <w:sz w:val="22"/>
                <w:szCs w:val="22"/>
              </w:rPr>
            </w:pPr>
            <w:r w:rsidRPr="002E1D1A">
              <w:rPr>
                <w:sz w:val="22"/>
                <w:szCs w:val="22"/>
              </w:rPr>
              <w:t>Sect</w:t>
            </w:r>
            <w:r w:rsidR="00DA0806" w:rsidRPr="002E1D1A">
              <w:rPr>
                <w:sz w:val="22"/>
                <w:szCs w:val="22"/>
              </w:rPr>
              <w:t>ion 8.2, updated last paragraph</w:t>
            </w:r>
            <w:r w:rsidR="00FB66A1" w:rsidRPr="002E1D1A">
              <w:rPr>
                <w:sz w:val="22"/>
                <w:szCs w:val="22"/>
              </w:rPr>
              <w:t xml:space="preserve"> with revisions from 1</w:t>
            </w:r>
            <w:r w:rsidR="00FB66A1" w:rsidRPr="002E1D1A">
              <w:rPr>
                <w:sz w:val="22"/>
                <w:szCs w:val="22"/>
                <w:vertAlign w:val="superscript"/>
              </w:rPr>
              <w:t>st</w:t>
            </w:r>
            <w:r w:rsidR="00FB66A1" w:rsidRPr="002E1D1A">
              <w:rPr>
                <w:sz w:val="22"/>
                <w:szCs w:val="22"/>
              </w:rPr>
              <w:t xml:space="preserve"> Review</w:t>
            </w:r>
            <w:r w:rsidR="0041172A" w:rsidRPr="002E1D1A">
              <w:rPr>
                <w:sz w:val="22"/>
                <w:szCs w:val="22"/>
              </w:rPr>
              <w:t>.</w:t>
            </w:r>
          </w:p>
          <w:p w14:paraId="7467E6D6" w14:textId="77777777" w:rsidR="007D0362" w:rsidRPr="002E1D1A" w:rsidRDefault="00F170AB" w:rsidP="002E1D1A">
            <w:pPr>
              <w:pStyle w:val="Default"/>
              <w:spacing w:after="40"/>
              <w:rPr>
                <w:sz w:val="22"/>
                <w:szCs w:val="22"/>
              </w:rPr>
            </w:pPr>
            <w:r w:rsidRPr="002E1D1A">
              <w:rPr>
                <w:sz w:val="22"/>
                <w:szCs w:val="22"/>
              </w:rPr>
              <w:t xml:space="preserve">Updated </w:t>
            </w:r>
            <w:r w:rsidR="00DA0806" w:rsidRPr="002E1D1A">
              <w:rPr>
                <w:sz w:val="22"/>
                <w:szCs w:val="22"/>
              </w:rPr>
              <w:t>formatting for</w:t>
            </w:r>
            <w:r w:rsidR="00EC4855" w:rsidRPr="002E1D1A">
              <w:rPr>
                <w:sz w:val="22"/>
                <w:szCs w:val="22"/>
              </w:rPr>
              <w:t xml:space="preserve"> </w:t>
            </w:r>
            <w:r w:rsidRPr="002E1D1A">
              <w:rPr>
                <w:sz w:val="22"/>
                <w:szCs w:val="22"/>
              </w:rPr>
              <w:t>Appendix A</w:t>
            </w:r>
            <w:r w:rsidR="00DA0806" w:rsidRPr="002E1D1A">
              <w:rPr>
                <w:sz w:val="22"/>
                <w:szCs w:val="22"/>
              </w:rPr>
              <w:t>.</w:t>
            </w:r>
          </w:p>
          <w:p w14:paraId="510F8844" w14:textId="77777777" w:rsidR="00FB66A1" w:rsidRPr="002E1D1A" w:rsidRDefault="00FB66A1" w:rsidP="002E1D1A">
            <w:pPr>
              <w:pStyle w:val="Default"/>
              <w:spacing w:after="40"/>
              <w:rPr>
                <w:sz w:val="22"/>
                <w:szCs w:val="22"/>
              </w:rPr>
            </w:pPr>
            <w:r w:rsidRPr="002E1D1A">
              <w:rPr>
                <w:sz w:val="22"/>
                <w:szCs w:val="22"/>
              </w:rPr>
              <w:t>Updated Dates to May on title page and in footers.</w:t>
            </w:r>
          </w:p>
        </w:tc>
        <w:tc>
          <w:tcPr>
            <w:tcW w:w="2932" w:type="dxa"/>
            <w:tcBorders>
              <w:top w:val="single" w:sz="4" w:space="0" w:color="auto"/>
              <w:left w:val="single" w:sz="4" w:space="0" w:color="auto"/>
              <w:bottom w:val="single" w:sz="4" w:space="0" w:color="auto"/>
              <w:right w:val="single" w:sz="4" w:space="0" w:color="auto"/>
            </w:tcBorders>
          </w:tcPr>
          <w:p w14:paraId="5BEB8187" w14:textId="77777777" w:rsidR="007D0362" w:rsidRDefault="007D0362" w:rsidP="009E0CC8">
            <w:pPr>
              <w:pStyle w:val="TableText0"/>
              <w:spacing w:before="40" w:after="40"/>
            </w:pPr>
            <w:r>
              <w:t>C. Bernier</w:t>
            </w:r>
          </w:p>
        </w:tc>
      </w:tr>
      <w:bookmarkEnd w:id="7"/>
      <w:bookmarkEnd w:id="8"/>
      <w:bookmarkEnd w:id="9"/>
      <w:tr w:rsidR="007D0362" w14:paraId="649B96E9" w14:textId="77777777" w:rsidTr="00F170AB">
        <w:tc>
          <w:tcPr>
            <w:tcW w:w="1350" w:type="dxa"/>
            <w:tcBorders>
              <w:top w:val="single" w:sz="4" w:space="0" w:color="auto"/>
              <w:left w:val="single" w:sz="4" w:space="0" w:color="auto"/>
              <w:bottom w:val="single" w:sz="4" w:space="0" w:color="auto"/>
              <w:right w:val="single" w:sz="4" w:space="0" w:color="auto"/>
            </w:tcBorders>
          </w:tcPr>
          <w:p w14:paraId="28F9D525" w14:textId="77777777" w:rsidR="007D0362" w:rsidRDefault="007D0362" w:rsidP="003C511C">
            <w:pPr>
              <w:pStyle w:val="TableText0"/>
              <w:spacing w:before="40" w:after="40"/>
            </w:pPr>
            <w:r>
              <w:t>4/16/2018</w:t>
            </w:r>
          </w:p>
        </w:tc>
        <w:tc>
          <w:tcPr>
            <w:tcW w:w="1080" w:type="dxa"/>
            <w:tcBorders>
              <w:top w:val="single" w:sz="4" w:space="0" w:color="auto"/>
              <w:left w:val="single" w:sz="4" w:space="0" w:color="auto"/>
              <w:bottom w:val="single" w:sz="4" w:space="0" w:color="auto"/>
              <w:right w:val="single" w:sz="4" w:space="0" w:color="auto"/>
            </w:tcBorders>
          </w:tcPr>
          <w:p w14:paraId="1372B8F2" w14:textId="77777777" w:rsidR="007D0362" w:rsidRDefault="007D0362" w:rsidP="003C511C">
            <w:pPr>
              <w:pStyle w:val="TableText0"/>
              <w:spacing w:before="40" w:after="40"/>
            </w:pPr>
            <w:r>
              <w:t>1.8</w:t>
            </w:r>
          </w:p>
        </w:tc>
        <w:tc>
          <w:tcPr>
            <w:tcW w:w="4050" w:type="dxa"/>
            <w:tcBorders>
              <w:top w:val="single" w:sz="4" w:space="0" w:color="auto"/>
              <w:left w:val="single" w:sz="4" w:space="0" w:color="auto"/>
              <w:bottom w:val="single" w:sz="4" w:space="0" w:color="auto"/>
              <w:right w:val="single" w:sz="4" w:space="0" w:color="auto"/>
            </w:tcBorders>
          </w:tcPr>
          <w:p w14:paraId="332DE0D9" w14:textId="77777777" w:rsidR="007D0362" w:rsidRDefault="007D0362" w:rsidP="003C511C">
            <w:pPr>
              <w:pStyle w:val="Default"/>
              <w:rPr>
                <w:sz w:val="22"/>
                <w:szCs w:val="22"/>
              </w:rPr>
            </w:pPr>
            <w:r w:rsidRPr="003649CC">
              <w:rPr>
                <w:sz w:val="22"/>
                <w:szCs w:val="22"/>
              </w:rPr>
              <w:t>URL to include descriptions for all values.</w:t>
            </w:r>
            <w:r w:rsidR="009E0CC8" w:rsidRPr="003649CC">
              <w:rPr>
                <w:sz w:val="22"/>
                <w:szCs w:val="22"/>
              </w:rPr>
              <w:t xml:space="preserve"> Updated Appendix A, RPC parameter DVBAB GET</w:t>
            </w:r>
          </w:p>
        </w:tc>
        <w:tc>
          <w:tcPr>
            <w:tcW w:w="2932" w:type="dxa"/>
            <w:tcBorders>
              <w:top w:val="single" w:sz="4" w:space="0" w:color="auto"/>
              <w:left w:val="single" w:sz="4" w:space="0" w:color="auto"/>
              <w:bottom w:val="single" w:sz="4" w:space="0" w:color="auto"/>
              <w:right w:val="single" w:sz="4" w:space="0" w:color="auto"/>
            </w:tcBorders>
          </w:tcPr>
          <w:p w14:paraId="0217C2DF" w14:textId="77777777" w:rsidR="007D0362" w:rsidRDefault="007D0362" w:rsidP="003C511C">
            <w:pPr>
              <w:pStyle w:val="TableText0"/>
              <w:spacing w:before="40" w:after="40"/>
            </w:pPr>
            <w:r>
              <w:t>April Sessler</w:t>
            </w:r>
          </w:p>
        </w:tc>
      </w:tr>
      <w:tr w:rsidR="007D0362" w14:paraId="2B7A9DF1" w14:textId="77777777" w:rsidTr="00F170AB">
        <w:tc>
          <w:tcPr>
            <w:tcW w:w="1350" w:type="dxa"/>
            <w:tcBorders>
              <w:top w:val="single" w:sz="4" w:space="0" w:color="auto"/>
              <w:left w:val="single" w:sz="4" w:space="0" w:color="auto"/>
              <w:bottom w:val="single" w:sz="4" w:space="0" w:color="auto"/>
              <w:right w:val="single" w:sz="4" w:space="0" w:color="auto"/>
            </w:tcBorders>
          </w:tcPr>
          <w:p w14:paraId="3FF967CD" w14:textId="77777777" w:rsidR="007D0362" w:rsidRDefault="007D0362" w:rsidP="003C511C">
            <w:pPr>
              <w:pStyle w:val="TableText0"/>
              <w:spacing w:before="40" w:after="40"/>
            </w:pPr>
            <w:r>
              <w:t>09/30/15</w:t>
            </w:r>
          </w:p>
        </w:tc>
        <w:tc>
          <w:tcPr>
            <w:tcW w:w="1080" w:type="dxa"/>
            <w:tcBorders>
              <w:top w:val="single" w:sz="4" w:space="0" w:color="auto"/>
              <w:left w:val="single" w:sz="4" w:space="0" w:color="auto"/>
              <w:bottom w:val="single" w:sz="4" w:space="0" w:color="auto"/>
              <w:right w:val="single" w:sz="4" w:space="0" w:color="auto"/>
            </w:tcBorders>
          </w:tcPr>
          <w:p w14:paraId="5E0FF751" w14:textId="77777777" w:rsidR="007D0362" w:rsidRDefault="007D0362" w:rsidP="003C511C">
            <w:pPr>
              <w:pStyle w:val="TableText0"/>
              <w:spacing w:before="40" w:after="40"/>
            </w:pPr>
            <w:r>
              <w:t>1.7</w:t>
            </w:r>
          </w:p>
        </w:tc>
        <w:tc>
          <w:tcPr>
            <w:tcW w:w="4050" w:type="dxa"/>
            <w:tcBorders>
              <w:top w:val="single" w:sz="4" w:space="0" w:color="auto"/>
              <w:left w:val="single" w:sz="4" w:space="0" w:color="auto"/>
              <w:bottom w:val="single" w:sz="4" w:space="0" w:color="auto"/>
              <w:right w:val="single" w:sz="4" w:space="0" w:color="auto"/>
            </w:tcBorders>
          </w:tcPr>
          <w:p w14:paraId="258FC215" w14:textId="77777777" w:rsidR="007D0362" w:rsidRDefault="007D0362" w:rsidP="003C511C">
            <w:pPr>
              <w:pStyle w:val="Default"/>
              <w:rPr>
                <w:sz w:val="22"/>
                <w:szCs w:val="22"/>
              </w:rPr>
            </w:pPr>
            <w:r>
              <w:rPr>
                <w:sz w:val="22"/>
                <w:szCs w:val="22"/>
              </w:rPr>
              <w:t xml:space="preserve">Updated Appendix A </w:t>
            </w:r>
          </w:p>
        </w:tc>
        <w:tc>
          <w:tcPr>
            <w:tcW w:w="2932" w:type="dxa"/>
            <w:tcBorders>
              <w:top w:val="single" w:sz="4" w:space="0" w:color="auto"/>
              <w:left w:val="single" w:sz="4" w:space="0" w:color="auto"/>
              <w:bottom w:val="single" w:sz="4" w:space="0" w:color="auto"/>
              <w:right w:val="single" w:sz="4" w:space="0" w:color="auto"/>
            </w:tcBorders>
          </w:tcPr>
          <w:p w14:paraId="17156970" w14:textId="77777777" w:rsidR="007D0362" w:rsidRDefault="007D0362" w:rsidP="003C511C">
            <w:pPr>
              <w:pStyle w:val="TableText0"/>
              <w:spacing w:before="40" w:after="40"/>
            </w:pPr>
            <w:r>
              <w:t xml:space="preserve">Kristina </w:t>
            </w:r>
            <w:proofErr w:type="spellStart"/>
            <w:r>
              <w:t>DeLaCruz</w:t>
            </w:r>
            <w:proofErr w:type="spellEnd"/>
          </w:p>
        </w:tc>
      </w:tr>
      <w:tr w:rsidR="007D0362" w14:paraId="379CC3E9" w14:textId="77777777" w:rsidTr="00F170AB">
        <w:tc>
          <w:tcPr>
            <w:tcW w:w="1350" w:type="dxa"/>
            <w:tcBorders>
              <w:top w:val="single" w:sz="4" w:space="0" w:color="auto"/>
              <w:left w:val="single" w:sz="4" w:space="0" w:color="auto"/>
              <w:bottom w:val="single" w:sz="4" w:space="0" w:color="auto"/>
              <w:right w:val="single" w:sz="4" w:space="0" w:color="auto"/>
            </w:tcBorders>
          </w:tcPr>
          <w:p w14:paraId="1A09FF7E" w14:textId="77777777" w:rsidR="007D0362" w:rsidRDefault="007D0362" w:rsidP="003C511C">
            <w:pPr>
              <w:pStyle w:val="TableText0"/>
              <w:spacing w:before="40" w:after="40"/>
            </w:pPr>
            <w:r>
              <w:t>3/05/2015</w:t>
            </w:r>
          </w:p>
        </w:tc>
        <w:tc>
          <w:tcPr>
            <w:tcW w:w="1080" w:type="dxa"/>
            <w:tcBorders>
              <w:top w:val="single" w:sz="4" w:space="0" w:color="auto"/>
              <w:left w:val="single" w:sz="4" w:space="0" w:color="auto"/>
              <w:bottom w:val="single" w:sz="4" w:space="0" w:color="auto"/>
              <w:right w:val="single" w:sz="4" w:space="0" w:color="auto"/>
            </w:tcBorders>
          </w:tcPr>
          <w:p w14:paraId="0C9B4F8E" w14:textId="77777777" w:rsidR="007D0362" w:rsidRDefault="007D0362" w:rsidP="003C511C">
            <w:pPr>
              <w:pStyle w:val="TableText0"/>
              <w:spacing w:before="40" w:after="40"/>
            </w:pPr>
            <w:r>
              <w:t>1.6</w:t>
            </w:r>
          </w:p>
        </w:tc>
        <w:tc>
          <w:tcPr>
            <w:tcW w:w="4050" w:type="dxa"/>
            <w:tcBorders>
              <w:top w:val="single" w:sz="4" w:space="0" w:color="auto"/>
              <w:left w:val="single" w:sz="4" w:space="0" w:color="auto"/>
              <w:bottom w:val="single" w:sz="4" w:space="0" w:color="auto"/>
              <w:right w:val="single" w:sz="4" w:space="0" w:color="auto"/>
            </w:tcBorders>
          </w:tcPr>
          <w:p w14:paraId="3D47B8B4" w14:textId="77777777" w:rsidR="007D0362" w:rsidRDefault="007D0362" w:rsidP="003C511C">
            <w:pPr>
              <w:pStyle w:val="Default"/>
              <w:rPr>
                <w:sz w:val="22"/>
                <w:szCs w:val="22"/>
              </w:rPr>
            </w:pPr>
            <w:r>
              <w:rPr>
                <w:sz w:val="22"/>
                <w:szCs w:val="22"/>
              </w:rPr>
              <w:t>Updated various sections based on stakeholder feedback.</w:t>
            </w:r>
          </w:p>
        </w:tc>
        <w:tc>
          <w:tcPr>
            <w:tcW w:w="2932" w:type="dxa"/>
            <w:tcBorders>
              <w:top w:val="single" w:sz="4" w:space="0" w:color="auto"/>
              <w:left w:val="single" w:sz="4" w:space="0" w:color="auto"/>
              <w:bottom w:val="single" w:sz="4" w:space="0" w:color="auto"/>
              <w:right w:val="single" w:sz="4" w:space="0" w:color="auto"/>
            </w:tcBorders>
          </w:tcPr>
          <w:p w14:paraId="03859B20" w14:textId="77777777" w:rsidR="007D0362" w:rsidRDefault="007D0362" w:rsidP="003C511C">
            <w:pPr>
              <w:pStyle w:val="TableText0"/>
              <w:spacing w:before="40" w:after="40"/>
            </w:pPr>
            <w:r>
              <w:t>Gina Johnson</w:t>
            </w:r>
          </w:p>
        </w:tc>
      </w:tr>
      <w:tr w:rsidR="007D0362" w14:paraId="3A3A4FCD" w14:textId="77777777" w:rsidTr="00F170AB">
        <w:tc>
          <w:tcPr>
            <w:tcW w:w="1350" w:type="dxa"/>
            <w:tcBorders>
              <w:top w:val="single" w:sz="4" w:space="0" w:color="auto"/>
              <w:left w:val="single" w:sz="4" w:space="0" w:color="auto"/>
              <w:bottom w:val="single" w:sz="4" w:space="0" w:color="auto"/>
              <w:right w:val="single" w:sz="4" w:space="0" w:color="auto"/>
            </w:tcBorders>
          </w:tcPr>
          <w:p w14:paraId="14149EB5" w14:textId="77777777" w:rsidR="007D0362" w:rsidRDefault="007D0362" w:rsidP="003C3A0F">
            <w:pPr>
              <w:pStyle w:val="TableText0"/>
              <w:spacing w:before="40" w:after="40"/>
            </w:pPr>
            <w:r>
              <w:t>2/25/2015</w:t>
            </w:r>
          </w:p>
        </w:tc>
        <w:tc>
          <w:tcPr>
            <w:tcW w:w="1080" w:type="dxa"/>
            <w:tcBorders>
              <w:top w:val="single" w:sz="4" w:space="0" w:color="auto"/>
              <w:left w:val="single" w:sz="4" w:space="0" w:color="auto"/>
              <w:bottom w:val="single" w:sz="4" w:space="0" w:color="auto"/>
              <w:right w:val="single" w:sz="4" w:space="0" w:color="auto"/>
            </w:tcBorders>
          </w:tcPr>
          <w:p w14:paraId="76195028" w14:textId="77777777" w:rsidR="007D0362" w:rsidRDefault="007D0362" w:rsidP="00E92627">
            <w:pPr>
              <w:pStyle w:val="TableText0"/>
              <w:spacing w:before="40" w:after="40"/>
            </w:pPr>
            <w:r>
              <w:t>1.5</w:t>
            </w:r>
          </w:p>
        </w:tc>
        <w:tc>
          <w:tcPr>
            <w:tcW w:w="4050" w:type="dxa"/>
            <w:tcBorders>
              <w:top w:val="single" w:sz="4" w:space="0" w:color="auto"/>
              <w:left w:val="single" w:sz="4" w:space="0" w:color="auto"/>
              <w:bottom w:val="single" w:sz="4" w:space="0" w:color="auto"/>
              <w:right w:val="single" w:sz="4" w:space="0" w:color="auto"/>
            </w:tcBorders>
          </w:tcPr>
          <w:p w14:paraId="4424F688" w14:textId="77777777" w:rsidR="007D0362" w:rsidRDefault="007D0362" w:rsidP="008B2CE6">
            <w:pPr>
              <w:pStyle w:val="Default"/>
              <w:rPr>
                <w:sz w:val="22"/>
                <w:szCs w:val="22"/>
              </w:rPr>
            </w:pPr>
            <w:r>
              <w:rPr>
                <w:sz w:val="22"/>
                <w:szCs w:val="22"/>
              </w:rPr>
              <w:t>Updated Appendix A</w:t>
            </w:r>
          </w:p>
        </w:tc>
        <w:tc>
          <w:tcPr>
            <w:tcW w:w="2932" w:type="dxa"/>
            <w:tcBorders>
              <w:top w:val="single" w:sz="4" w:space="0" w:color="auto"/>
              <w:left w:val="single" w:sz="4" w:space="0" w:color="auto"/>
              <w:bottom w:val="single" w:sz="4" w:space="0" w:color="auto"/>
              <w:right w:val="single" w:sz="4" w:space="0" w:color="auto"/>
            </w:tcBorders>
          </w:tcPr>
          <w:p w14:paraId="59129DBD" w14:textId="77777777" w:rsidR="007D0362" w:rsidRDefault="007D0362" w:rsidP="00E92627">
            <w:pPr>
              <w:pStyle w:val="TableText0"/>
              <w:spacing w:before="40" w:after="40"/>
            </w:pPr>
            <w:r>
              <w:t xml:space="preserve">Randy </w:t>
            </w:r>
            <w:proofErr w:type="spellStart"/>
            <w:r>
              <w:t>Wipert</w:t>
            </w:r>
            <w:proofErr w:type="spellEnd"/>
            <w:r>
              <w:t xml:space="preserve"> / Jan Long</w:t>
            </w:r>
          </w:p>
        </w:tc>
      </w:tr>
      <w:tr w:rsidR="007D0362" w14:paraId="25BF38AB" w14:textId="77777777" w:rsidTr="00F170AB">
        <w:tc>
          <w:tcPr>
            <w:tcW w:w="1350" w:type="dxa"/>
            <w:tcBorders>
              <w:top w:val="single" w:sz="4" w:space="0" w:color="auto"/>
              <w:left w:val="single" w:sz="4" w:space="0" w:color="auto"/>
              <w:bottom w:val="single" w:sz="4" w:space="0" w:color="auto"/>
              <w:right w:val="single" w:sz="4" w:space="0" w:color="auto"/>
            </w:tcBorders>
          </w:tcPr>
          <w:p w14:paraId="6A1433C7" w14:textId="77777777" w:rsidR="007D0362" w:rsidRDefault="007D0362" w:rsidP="003C3A0F">
            <w:pPr>
              <w:pStyle w:val="TableText0"/>
              <w:spacing w:before="40" w:after="40"/>
            </w:pPr>
            <w:r>
              <w:t>12/4/2014</w:t>
            </w:r>
          </w:p>
        </w:tc>
        <w:tc>
          <w:tcPr>
            <w:tcW w:w="1080" w:type="dxa"/>
            <w:tcBorders>
              <w:top w:val="single" w:sz="4" w:space="0" w:color="auto"/>
              <w:left w:val="single" w:sz="4" w:space="0" w:color="auto"/>
              <w:bottom w:val="single" w:sz="4" w:space="0" w:color="auto"/>
              <w:right w:val="single" w:sz="4" w:space="0" w:color="auto"/>
            </w:tcBorders>
          </w:tcPr>
          <w:p w14:paraId="24133E00" w14:textId="77777777" w:rsidR="007D0362" w:rsidRDefault="007D0362" w:rsidP="00E92627">
            <w:pPr>
              <w:pStyle w:val="TableText0"/>
              <w:spacing w:before="40" w:after="40"/>
            </w:pPr>
            <w:r>
              <w:t>1.4</w:t>
            </w:r>
          </w:p>
        </w:tc>
        <w:tc>
          <w:tcPr>
            <w:tcW w:w="4050" w:type="dxa"/>
            <w:tcBorders>
              <w:top w:val="single" w:sz="4" w:space="0" w:color="auto"/>
              <w:left w:val="single" w:sz="4" w:space="0" w:color="auto"/>
              <w:bottom w:val="single" w:sz="4" w:space="0" w:color="auto"/>
              <w:right w:val="single" w:sz="4" w:space="0" w:color="auto"/>
            </w:tcBorders>
          </w:tcPr>
          <w:p w14:paraId="113E3E46" w14:textId="77777777" w:rsidR="007D0362" w:rsidRDefault="007D0362" w:rsidP="008B2CE6">
            <w:pPr>
              <w:pStyle w:val="Default"/>
              <w:rPr>
                <w:sz w:val="22"/>
                <w:szCs w:val="22"/>
              </w:rPr>
            </w:pPr>
            <w:r>
              <w:rPr>
                <w:sz w:val="22"/>
                <w:szCs w:val="22"/>
              </w:rPr>
              <w:t>Updated section 7.8 with a new screen shot</w:t>
            </w:r>
          </w:p>
        </w:tc>
        <w:tc>
          <w:tcPr>
            <w:tcW w:w="2932" w:type="dxa"/>
            <w:tcBorders>
              <w:top w:val="single" w:sz="4" w:space="0" w:color="auto"/>
              <w:left w:val="single" w:sz="4" w:space="0" w:color="auto"/>
              <w:bottom w:val="single" w:sz="4" w:space="0" w:color="auto"/>
              <w:right w:val="single" w:sz="4" w:space="0" w:color="auto"/>
            </w:tcBorders>
          </w:tcPr>
          <w:p w14:paraId="1BE7C6B8" w14:textId="77777777" w:rsidR="007D0362" w:rsidRDefault="007D0362" w:rsidP="00E92627">
            <w:pPr>
              <w:pStyle w:val="TableText0"/>
              <w:spacing w:before="40" w:after="40"/>
            </w:pPr>
            <w:r>
              <w:t>Bob Kaiser</w:t>
            </w:r>
          </w:p>
        </w:tc>
      </w:tr>
      <w:tr w:rsidR="007D0362" w14:paraId="02B2C57F" w14:textId="77777777" w:rsidTr="00F170AB">
        <w:tc>
          <w:tcPr>
            <w:tcW w:w="1350" w:type="dxa"/>
            <w:tcBorders>
              <w:top w:val="single" w:sz="4" w:space="0" w:color="auto"/>
              <w:left w:val="single" w:sz="4" w:space="0" w:color="auto"/>
              <w:bottom w:val="single" w:sz="4" w:space="0" w:color="auto"/>
              <w:right w:val="single" w:sz="4" w:space="0" w:color="auto"/>
            </w:tcBorders>
          </w:tcPr>
          <w:p w14:paraId="33EDB7F6" w14:textId="77777777" w:rsidR="007D0362" w:rsidRDefault="007D0362" w:rsidP="0035610F">
            <w:pPr>
              <w:pStyle w:val="TableText0"/>
              <w:spacing w:before="40" w:after="40"/>
            </w:pPr>
            <w:r>
              <w:t>9/9/2014</w:t>
            </w:r>
          </w:p>
        </w:tc>
        <w:tc>
          <w:tcPr>
            <w:tcW w:w="1080" w:type="dxa"/>
            <w:tcBorders>
              <w:top w:val="single" w:sz="4" w:space="0" w:color="auto"/>
              <w:left w:val="single" w:sz="4" w:space="0" w:color="auto"/>
              <w:bottom w:val="single" w:sz="4" w:space="0" w:color="auto"/>
              <w:right w:val="single" w:sz="4" w:space="0" w:color="auto"/>
            </w:tcBorders>
          </w:tcPr>
          <w:p w14:paraId="41B728EA" w14:textId="77777777" w:rsidR="007D0362" w:rsidRDefault="007D0362" w:rsidP="009F1FF5">
            <w:pPr>
              <w:pStyle w:val="TableText0"/>
              <w:spacing w:before="40" w:after="40"/>
            </w:pPr>
            <w:r>
              <w:t>1.3</w:t>
            </w:r>
          </w:p>
        </w:tc>
        <w:tc>
          <w:tcPr>
            <w:tcW w:w="4050" w:type="dxa"/>
            <w:tcBorders>
              <w:top w:val="single" w:sz="4" w:space="0" w:color="auto"/>
              <w:left w:val="single" w:sz="4" w:space="0" w:color="auto"/>
              <w:bottom w:val="single" w:sz="4" w:space="0" w:color="auto"/>
              <w:right w:val="single" w:sz="4" w:space="0" w:color="auto"/>
            </w:tcBorders>
          </w:tcPr>
          <w:p w14:paraId="2AA97CF7" w14:textId="77777777" w:rsidR="007D0362" w:rsidRDefault="007D0362" w:rsidP="00DB010D">
            <w:pPr>
              <w:pStyle w:val="Default"/>
              <w:rPr>
                <w:sz w:val="22"/>
                <w:szCs w:val="22"/>
              </w:rPr>
            </w:pPr>
            <w:r>
              <w:rPr>
                <w:sz w:val="22"/>
                <w:szCs w:val="22"/>
              </w:rPr>
              <w:t>Updated section 15.2 to only contain VDL link to CAPRI</w:t>
            </w:r>
          </w:p>
        </w:tc>
        <w:tc>
          <w:tcPr>
            <w:tcW w:w="2932" w:type="dxa"/>
            <w:tcBorders>
              <w:top w:val="single" w:sz="4" w:space="0" w:color="auto"/>
              <w:left w:val="single" w:sz="4" w:space="0" w:color="auto"/>
              <w:bottom w:val="single" w:sz="4" w:space="0" w:color="auto"/>
              <w:right w:val="single" w:sz="4" w:space="0" w:color="auto"/>
            </w:tcBorders>
          </w:tcPr>
          <w:p w14:paraId="432BCF0C" w14:textId="77777777" w:rsidR="007D0362" w:rsidRDefault="007D0362" w:rsidP="009F1FF5">
            <w:pPr>
              <w:pStyle w:val="TableText0"/>
              <w:spacing w:before="40" w:after="40"/>
            </w:pPr>
            <w:r>
              <w:t xml:space="preserve">Kristina </w:t>
            </w:r>
            <w:proofErr w:type="spellStart"/>
            <w:r>
              <w:t>DeLaCruz</w:t>
            </w:r>
            <w:proofErr w:type="spellEnd"/>
          </w:p>
        </w:tc>
      </w:tr>
      <w:tr w:rsidR="007D0362" w14:paraId="257CBD43" w14:textId="77777777" w:rsidTr="00F170AB">
        <w:tc>
          <w:tcPr>
            <w:tcW w:w="1350" w:type="dxa"/>
            <w:tcBorders>
              <w:top w:val="single" w:sz="4" w:space="0" w:color="auto"/>
              <w:left w:val="single" w:sz="4" w:space="0" w:color="auto"/>
              <w:bottom w:val="single" w:sz="4" w:space="0" w:color="auto"/>
              <w:right w:val="single" w:sz="4" w:space="0" w:color="auto"/>
            </w:tcBorders>
          </w:tcPr>
          <w:p w14:paraId="1F4F4D37" w14:textId="77777777" w:rsidR="007D0362" w:rsidRDefault="007D0362" w:rsidP="0035610F">
            <w:pPr>
              <w:pStyle w:val="TableText0"/>
              <w:spacing w:before="40" w:after="40"/>
            </w:pPr>
            <w:r>
              <w:t>4/9/2014</w:t>
            </w:r>
          </w:p>
        </w:tc>
        <w:tc>
          <w:tcPr>
            <w:tcW w:w="1080" w:type="dxa"/>
            <w:tcBorders>
              <w:top w:val="single" w:sz="4" w:space="0" w:color="auto"/>
              <w:left w:val="single" w:sz="4" w:space="0" w:color="auto"/>
              <w:bottom w:val="single" w:sz="4" w:space="0" w:color="auto"/>
              <w:right w:val="single" w:sz="4" w:space="0" w:color="auto"/>
            </w:tcBorders>
          </w:tcPr>
          <w:p w14:paraId="4051F3AD" w14:textId="77777777" w:rsidR="007D0362" w:rsidRDefault="007D0362" w:rsidP="009F1FF5">
            <w:pPr>
              <w:pStyle w:val="TableText0"/>
              <w:spacing w:before="40" w:after="40"/>
            </w:pPr>
            <w:r>
              <w:t>1.2</w:t>
            </w:r>
          </w:p>
        </w:tc>
        <w:tc>
          <w:tcPr>
            <w:tcW w:w="4050" w:type="dxa"/>
            <w:tcBorders>
              <w:top w:val="single" w:sz="4" w:space="0" w:color="auto"/>
              <w:left w:val="single" w:sz="4" w:space="0" w:color="auto"/>
              <w:bottom w:val="single" w:sz="4" w:space="0" w:color="auto"/>
              <w:right w:val="single" w:sz="4" w:space="0" w:color="auto"/>
            </w:tcBorders>
          </w:tcPr>
          <w:p w14:paraId="22FE0346" w14:textId="77777777" w:rsidR="007D0362" w:rsidRDefault="007D0362" w:rsidP="00DB010D">
            <w:pPr>
              <w:pStyle w:val="Default"/>
              <w:rPr>
                <w:sz w:val="22"/>
                <w:szCs w:val="22"/>
              </w:rPr>
            </w:pPr>
            <w:r>
              <w:rPr>
                <w:sz w:val="22"/>
                <w:szCs w:val="22"/>
              </w:rPr>
              <w:t>Updated CAPRI Distribution File listing</w:t>
            </w:r>
          </w:p>
        </w:tc>
        <w:tc>
          <w:tcPr>
            <w:tcW w:w="2932" w:type="dxa"/>
            <w:tcBorders>
              <w:top w:val="single" w:sz="4" w:space="0" w:color="auto"/>
              <w:left w:val="single" w:sz="4" w:space="0" w:color="auto"/>
              <w:bottom w:val="single" w:sz="4" w:space="0" w:color="auto"/>
              <w:right w:val="single" w:sz="4" w:space="0" w:color="auto"/>
            </w:tcBorders>
          </w:tcPr>
          <w:p w14:paraId="05D05C97" w14:textId="77777777" w:rsidR="007D0362" w:rsidRDefault="007D0362" w:rsidP="009F1FF5">
            <w:pPr>
              <w:pStyle w:val="TableText0"/>
              <w:spacing w:before="40" w:after="40"/>
            </w:pPr>
            <w:r>
              <w:t>Jan Long</w:t>
            </w:r>
          </w:p>
        </w:tc>
      </w:tr>
      <w:tr w:rsidR="007D0362" w14:paraId="657DB888" w14:textId="77777777" w:rsidTr="00F170AB">
        <w:tc>
          <w:tcPr>
            <w:tcW w:w="1350" w:type="dxa"/>
            <w:tcBorders>
              <w:top w:val="single" w:sz="4" w:space="0" w:color="auto"/>
              <w:left w:val="single" w:sz="4" w:space="0" w:color="auto"/>
              <w:bottom w:val="single" w:sz="4" w:space="0" w:color="auto"/>
              <w:right w:val="single" w:sz="4" w:space="0" w:color="auto"/>
            </w:tcBorders>
          </w:tcPr>
          <w:p w14:paraId="3D7573DB" w14:textId="77777777" w:rsidR="007D0362" w:rsidRDefault="007D0362" w:rsidP="0035610F">
            <w:pPr>
              <w:pStyle w:val="TableText0"/>
              <w:spacing w:before="40" w:after="40"/>
            </w:pPr>
            <w:r>
              <w:t>3/25/2013</w:t>
            </w:r>
          </w:p>
        </w:tc>
        <w:tc>
          <w:tcPr>
            <w:tcW w:w="1080" w:type="dxa"/>
            <w:tcBorders>
              <w:top w:val="single" w:sz="4" w:space="0" w:color="auto"/>
              <w:left w:val="single" w:sz="4" w:space="0" w:color="auto"/>
              <w:bottom w:val="single" w:sz="4" w:space="0" w:color="auto"/>
              <w:right w:val="single" w:sz="4" w:space="0" w:color="auto"/>
            </w:tcBorders>
          </w:tcPr>
          <w:p w14:paraId="5DEA5B18" w14:textId="77777777" w:rsidR="007D0362" w:rsidRDefault="007D0362" w:rsidP="009F1FF5">
            <w:pPr>
              <w:pStyle w:val="TableText0"/>
              <w:spacing w:before="40" w:after="40"/>
            </w:pPr>
            <w:r>
              <w:t>1.1</w:t>
            </w:r>
          </w:p>
        </w:tc>
        <w:tc>
          <w:tcPr>
            <w:tcW w:w="4050" w:type="dxa"/>
            <w:tcBorders>
              <w:top w:val="single" w:sz="4" w:space="0" w:color="auto"/>
              <w:left w:val="single" w:sz="4" w:space="0" w:color="auto"/>
              <w:bottom w:val="single" w:sz="4" w:space="0" w:color="auto"/>
              <w:right w:val="single" w:sz="4" w:space="0" w:color="auto"/>
            </w:tcBorders>
          </w:tcPr>
          <w:p w14:paraId="02B58CF3" w14:textId="77777777" w:rsidR="007D0362" w:rsidRDefault="007D0362" w:rsidP="004725C9">
            <w:pPr>
              <w:pStyle w:val="Default"/>
            </w:pPr>
            <w:r>
              <w:rPr>
                <w:sz w:val="22"/>
                <w:szCs w:val="22"/>
              </w:rPr>
              <w:t xml:space="preserve">Updated sections 5 and 7.4 with changing the CLAIMS server FQDN from CLAIMS.FORUM.VA.GOV “to” CLAIMS.MED.VA.GOV as indicated by Michael </w:t>
            </w:r>
            <w:proofErr w:type="spellStart"/>
            <w:r>
              <w:rPr>
                <w:sz w:val="22"/>
                <w:szCs w:val="22"/>
              </w:rPr>
              <w:t>Shickle</w:t>
            </w:r>
            <w:proofErr w:type="spellEnd"/>
            <w:r>
              <w:rPr>
                <w:sz w:val="22"/>
                <w:szCs w:val="22"/>
              </w:rPr>
              <w:t xml:space="preserve"> 03/25/2013 </w:t>
            </w:r>
          </w:p>
        </w:tc>
        <w:tc>
          <w:tcPr>
            <w:tcW w:w="2932" w:type="dxa"/>
            <w:tcBorders>
              <w:top w:val="single" w:sz="4" w:space="0" w:color="auto"/>
              <w:left w:val="single" w:sz="4" w:space="0" w:color="auto"/>
              <w:bottom w:val="single" w:sz="4" w:space="0" w:color="auto"/>
              <w:right w:val="single" w:sz="4" w:space="0" w:color="auto"/>
            </w:tcBorders>
          </w:tcPr>
          <w:p w14:paraId="09ED08F8" w14:textId="77777777" w:rsidR="007D0362" w:rsidRDefault="007D0362" w:rsidP="009F1FF5">
            <w:pPr>
              <w:pStyle w:val="TableText0"/>
              <w:spacing w:before="40" w:after="40"/>
            </w:pPr>
            <w:r>
              <w:t>Gina Johnson</w:t>
            </w:r>
          </w:p>
        </w:tc>
      </w:tr>
      <w:tr w:rsidR="007D0362" w:rsidRPr="000E6EE5" w14:paraId="766F28BB" w14:textId="77777777" w:rsidTr="00F170AB">
        <w:tc>
          <w:tcPr>
            <w:tcW w:w="1350" w:type="dxa"/>
          </w:tcPr>
          <w:p w14:paraId="231D3136" w14:textId="77777777" w:rsidR="007D0362" w:rsidRDefault="007D0362" w:rsidP="007E70A9">
            <w:pPr>
              <w:pStyle w:val="TableText0"/>
              <w:spacing w:before="40" w:after="40"/>
            </w:pPr>
            <w:r>
              <w:lastRenderedPageBreak/>
              <w:t>7/10/2012</w:t>
            </w:r>
          </w:p>
        </w:tc>
        <w:tc>
          <w:tcPr>
            <w:tcW w:w="1080" w:type="dxa"/>
          </w:tcPr>
          <w:p w14:paraId="31F599D1" w14:textId="77777777" w:rsidR="007D0362" w:rsidRDefault="007D0362" w:rsidP="007E70A9">
            <w:pPr>
              <w:pStyle w:val="TableText0"/>
              <w:spacing w:before="40" w:after="40"/>
            </w:pPr>
            <w:r>
              <w:t>1.0</w:t>
            </w:r>
          </w:p>
        </w:tc>
        <w:tc>
          <w:tcPr>
            <w:tcW w:w="4050" w:type="dxa"/>
          </w:tcPr>
          <w:p w14:paraId="361ABF6B" w14:textId="77777777" w:rsidR="007D0362" w:rsidRDefault="007D0362" w:rsidP="007E70A9">
            <w:pPr>
              <w:pStyle w:val="TableText0"/>
              <w:spacing w:before="40" w:after="40"/>
            </w:pPr>
            <w:r>
              <w:t>Initial Publication</w:t>
            </w:r>
          </w:p>
        </w:tc>
        <w:tc>
          <w:tcPr>
            <w:tcW w:w="2932" w:type="dxa"/>
          </w:tcPr>
          <w:p w14:paraId="3B2E3334" w14:textId="77777777" w:rsidR="007D0362" w:rsidRDefault="007D0362" w:rsidP="007E70A9">
            <w:pPr>
              <w:pStyle w:val="TableText0"/>
              <w:spacing w:before="40" w:after="40"/>
            </w:pPr>
            <w:r>
              <w:t xml:space="preserve">Eileen Fairbrother / Mike Jenkins / Donna Sandusky / George </w:t>
            </w:r>
            <w:proofErr w:type="spellStart"/>
            <w:r>
              <w:t>Kocis</w:t>
            </w:r>
            <w:proofErr w:type="spellEnd"/>
            <w:r>
              <w:t xml:space="preserve"> / Susan Koch</w:t>
            </w:r>
          </w:p>
        </w:tc>
      </w:tr>
    </w:tbl>
    <w:p w14:paraId="217A7BC8" w14:textId="77777777" w:rsidR="00996FCC" w:rsidRPr="000E6EE5" w:rsidRDefault="00E668A4" w:rsidP="007D6DEE">
      <w:pPr>
        <w:pStyle w:val="PrefaceHdr"/>
        <w:jc w:val="center"/>
      </w:pPr>
      <w:r w:rsidRPr="000E6EE5">
        <w:br w:type="page"/>
      </w:r>
      <w:r w:rsidR="00996FCC" w:rsidRPr="000E6EE5">
        <w:lastRenderedPageBreak/>
        <w:t>Preface</w:t>
      </w:r>
    </w:p>
    <w:p w14:paraId="72EB6638" w14:textId="77777777" w:rsidR="00996FCC" w:rsidRPr="000E6EE5" w:rsidRDefault="00996FCC" w:rsidP="00996FCC">
      <w:pPr>
        <w:pStyle w:val="PrefaceSubHdr"/>
      </w:pPr>
      <w:r w:rsidRPr="000E6EE5">
        <w:t xml:space="preserve">Purpose of the </w:t>
      </w:r>
      <w:r w:rsidR="00353164" w:rsidRPr="000E6EE5">
        <w:t>System Administration and Technical Guide</w:t>
      </w:r>
    </w:p>
    <w:p w14:paraId="4BBD65E2" w14:textId="77777777" w:rsidR="00996FCC" w:rsidRPr="000E6EE5" w:rsidRDefault="00996FCC" w:rsidP="006E7A25">
      <w:pPr>
        <w:pStyle w:val="BodyText"/>
      </w:pPr>
      <w:r w:rsidRPr="000E6EE5">
        <w:t xml:space="preserve">The </w:t>
      </w:r>
      <w:r w:rsidR="00353164" w:rsidRPr="000E6EE5">
        <w:t>System Administration and Technical Guide</w:t>
      </w:r>
      <w:r w:rsidRPr="000E6EE5">
        <w:t xml:space="preserve"> document </w:t>
      </w:r>
      <w:r w:rsidR="00353164" w:rsidRPr="000E6EE5">
        <w:t xml:space="preserve">describes the handling, </w:t>
      </w:r>
      <w:r w:rsidR="00E2391F" w:rsidRPr="000E6EE5">
        <w:t>functionality,</w:t>
      </w:r>
      <w:r w:rsidR="00353164" w:rsidRPr="000E6EE5">
        <w:t xml:space="preserve"> and architecture of the CAPRI product</w:t>
      </w:r>
      <w:r w:rsidR="00E2391F" w:rsidRPr="000E6EE5">
        <w:t xml:space="preserve">. </w:t>
      </w:r>
      <w:r w:rsidR="00401166" w:rsidRPr="000E6EE5">
        <w:t xml:space="preserve">The guide </w:t>
      </w:r>
      <w:r w:rsidR="00353164" w:rsidRPr="000E6EE5">
        <w:t>includes detailed information about the technical architecture and components associated</w:t>
      </w:r>
      <w:r w:rsidR="002447CA" w:rsidRPr="000E6EE5">
        <w:t xml:space="preserve"> with CAPRI</w:t>
      </w:r>
      <w:r w:rsidRPr="000E6EE5">
        <w:t>.</w:t>
      </w:r>
    </w:p>
    <w:p w14:paraId="3BFA6C8A" w14:textId="77777777" w:rsidR="00996FCC" w:rsidRPr="000E6EE5" w:rsidRDefault="00996FCC" w:rsidP="00996FCC">
      <w:pPr>
        <w:pStyle w:val="PrefaceSubHdr"/>
      </w:pPr>
      <w:r w:rsidRPr="000E6EE5">
        <w:t>Reference Numbering System</w:t>
      </w:r>
    </w:p>
    <w:p w14:paraId="1122B105" w14:textId="77777777" w:rsidR="006944FC" w:rsidRPr="000E6EE5" w:rsidRDefault="00996FCC" w:rsidP="00D36A03">
      <w:pPr>
        <w:pStyle w:val="BodyText"/>
        <w:rPr>
          <w:rFonts w:ascii="Arial" w:hAnsi="Arial" w:cs="Arial"/>
        </w:rPr>
      </w:pPr>
      <w:r w:rsidRPr="00200C38">
        <w:t>This document uses a numbering system to organize its topics into sections and show the reader how these topics relate to each other</w:t>
      </w:r>
      <w:r w:rsidR="00E2391F" w:rsidRPr="00200C38">
        <w:t xml:space="preserve">. </w:t>
      </w:r>
      <w:r w:rsidRPr="00200C38">
        <w:t>For example, section 1.3 means this is the main topic for the third section of Chapter 1</w:t>
      </w:r>
      <w:r w:rsidR="00E2391F" w:rsidRPr="00200C38">
        <w:t xml:space="preserve">. </w:t>
      </w:r>
      <w:r w:rsidRPr="00200C38">
        <w:t xml:space="preserve">If there were two subsections to this </w:t>
      </w:r>
      <w:r w:rsidRPr="00200C38">
        <w:rPr>
          <w:rStyle w:val="BodyTextIndentChar"/>
          <w:sz w:val="22"/>
        </w:rPr>
        <w:t>topic, they would be numbered 1.3.1 and 1.3.2</w:t>
      </w:r>
      <w:r w:rsidR="00E2391F" w:rsidRPr="00200C38">
        <w:rPr>
          <w:rStyle w:val="BodyTextIndentChar"/>
          <w:sz w:val="22"/>
        </w:rPr>
        <w:t xml:space="preserve">. </w:t>
      </w:r>
      <w:r w:rsidRPr="00200C38">
        <w:rPr>
          <w:rStyle w:val="BodyTextIndentChar"/>
          <w:sz w:val="22"/>
        </w:rPr>
        <w:t>A section numbered 2.3.5.4.7 would be the seventh subsection of the fourth subsection</w:t>
      </w:r>
      <w:r w:rsidRPr="00200C38">
        <w:t xml:space="preserve"> of the fifth subsection of the third topic of Chapter 2</w:t>
      </w:r>
      <w:r w:rsidR="00E2391F" w:rsidRPr="00200C38">
        <w:t xml:space="preserve">. </w:t>
      </w:r>
      <w:r w:rsidRPr="00200C38">
        <w:t>This numbering system tool allows the reader to more easily follow the logic of sections that contain several subsections.</w:t>
      </w:r>
    </w:p>
    <w:p w14:paraId="7AEDB9D8" w14:textId="77777777" w:rsidR="006944FC" w:rsidRPr="000E6EE5" w:rsidRDefault="006944FC" w:rsidP="00092717">
      <w:pPr>
        <w:pStyle w:val="PrefaceHdr"/>
        <w:sectPr w:rsidR="006944FC" w:rsidRPr="000E6EE5" w:rsidSect="00992912">
          <w:headerReference w:type="even" r:id="rId14"/>
          <w:headerReference w:type="default" r:id="rId15"/>
          <w:footerReference w:type="even" r:id="rId16"/>
          <w:footerReference w:type="default" r:id="rId17"/>
          <w:pgSz w:w="12240" w:h="15840" w:code="1"/>
          <w:pgMar w:top="1440" w:right="1440" w:bottom="1440" w:left="1440" w:header="720" w:footer="720" w:gutter="0"/>
          <w:pgNumType w:fmt="lowerRoman" w:start="1"/>
          <w:cols w:space="720"/>
          <w:docGrid w:linePitch="326"/>
        </w:sectPr>
      </w:pPr>
    </w:p>
    <w:p w14:paraId="0CFF9A0B" w14:textId="77777777" w:rsidR="003B295E" w:rsidRPr="000E6EE5" w:rsidRDefault="003B295E" w:rsidP="007D6DEE">
      <w:pPr>
        <w:pStyle w:val="PrefaceHdr"/>
        <w:jc w:val="center"/>
      </w:pPr>
      <w:r w:rsidRPr="000E6EE5">
        <w:lastRenderedPageBreak/>
        <w:t>Table of Contents</w:t>
      </w:r>
    </w:p>
    <w:p w14:paraId="25DE1D22" w14:textId="14A389B4" w:rsidR="00697775" w:rsidRDefault="003A21C5">
      <w:pPr>
        <w:pStyle w:val="TOC1"/>
        <w:rPr>
          <w:rFonts w:asciiTheme="minorHAnsi" w:eastAsiaTheme="minorEastAsia" w:hAnsiTheme="minorHAnsi" w:cstheme="minorBidi"/>
          <w:b w:val="0"/>
          <w:sz w:val="22"/>
          <w:szCs w:val="22"/>
        </w:rPr>
      </w:pPr>
      <w:r w:rsidRPr="00053682">
        <w:rPr>
          <w:iCs/>
        </w:rPr>
        <w:fldChar w:fldCharType="begin"/>
      </w:r>
      <w:r w:rsidRPr="00053682">
        <w:rPr>
          <w:iCs/>
        </w:rPr>
        <w:instrText xml:space="preserve"> TOC \o "2-4" \h \z \t "Heading 1,1,Header,5" </w:instrText>
      </w:r>
      <w:r w:rsidRPr="00053682">
        <w:rPr>
          <w:iCs/>
        </w:rPr>
        <w:fldChar w:fldCharType="separate"/>
      </w:r>
      <w:hyperlink w:anchor="_Toc5111328" w:history="1">
        <w:r w:rsidR="00697775" w:rsidRPr="0017590E">
          <w:rPr>
            <w:rStyle w:val="Hyperlink"/>
          </w:rPr>
          <w:t>1.</w:t>
        </w:r>
        <w:r w:rsidR="00697775">
          <w:rPr>
            <w:rFonts w:asciiTheme="minorHAnsi" w:hAnsiTheme="minorHAnsi" w:eastAsiaTheme="minorEastAsia" w:cstheme="minorBidi"/>
            <w:b w:val="0"/>
            <w:sz w:val="22"/>
            <w:szCs w:val="22"/>
          </w:rPr>
          <w:tab/>
        </w:r>
        <w:r w:rsidR="00697775" w:rsidRPr="0017590E">
          <w:rPr>
            <w:rStyle w:val="Hyperlink"/>
          </w:rPr>
          <w:t>Introduction</w:t>
        </w:r>
        <w:r w:rsidR="00697775">
          <w:rPr>
            <w:webHidden/>
          </w:rPr>
          <w:tab/>
        </w:r>
        <w:r w:rsidR="00697775">
          <w:rPr>
            <w:webHidden/>
          </w:rPr>
          <w:fldChar w:fldCharType="begin"/>
        </w:r>
        <w:r w:rsidR="00697775">
          <w:rPr>
            <w:webHidden/>
          </w:rPr>
          <w:instrText xml:space="preserve"> PAGEREF _Toc5111328 \h </w:instrText>
        </w:r>
        <w:r w:rsidR="00697775">
          <w:rPr>
            <w:webHidden/>
          </w:rPr>
        </w:r>
        <w:r w:rsidR="00697775">
          <w:rPr>
            <w:webHidden/>
          </w:rPr>
          <w:fldChar w:fldCharType="separate"/>
        </w:r>
        <w:r w:rsidR="00697775">
          <w:rPr>
            <w:webHidden/>
          </w:rPr>
          <w:t>1</w:t>
        </w:r>
        <w:r w:rsidR="00697775">
          <w:rPr>
            <w:webHidden/>
          </w:rPr>
          <w:fldChar w:fldCharType="end"/>
        </w:r>
      </w:hyperlink>
    </w:p>
    <w:p w14:paraId="55106576" w14:textId="45A35237" w:rsidR="00697775" w:rsidRDefault="00697775">
      <w:pPr>
        <w:pStyle w:val="TOC2"/>
        <w:rPr>
          <w:rFonts w:asciiTheme="minorHAnsi" w:eastAsiaTheme="minorEastAsia" w:hAnsiTheme="minorHAnsi" w:cstheme="minorBidi"/>
          <w:i w:val="0"/>
          <w:szCs w:val="22"/>
        </w:rPr>
      </w:pPr>
      <w:hyperlink w:anchor="_Toc5111329" w:history="1">
        <w:r w:rsidRPr="0017590E">
          <w:rPr>
            <w:rStyle w:val="Hyperlink"/>
          </w:rPr>
          <w:t>1.1</w:t>
        </w:r>
        <w:r>
          <w:rPr>
            <w:rFonts w:asciiTheme="minorHAnsi" w:hAnsiTheme="minorHAnsi" w:eastAsiaTheme="minorEastAsia" w:cstheme="minorBidi"/>
            <w:i w:val="0"/>
            <w:szCs w:val="22"/>
          </w:rPr>
          <w:tab/>
        </w:r>
        <w:r w:rsidRPr="0017590E">
          <w:rPr>
            <w:rStyle w:val="Hyperlink"/>
          </w:rPr>
          <w:t>Acronyms</w:t>
        </w:r>
        <w:r>
          <w:rPr>
            <w:webHidden/>
          </w:rPr>
          <w:tab/>
        </w:r>
        <w:r>
          <w:rPr>
            <w:webHidden/>
          </w:rPr>
          <w:fldChar w:fldCharType="begin"/>
        </w:r>
        <w:r>
          <w:rPr>
            <w:webHidden/>
          </w:rPr>
          <w:instrText xml:space="preserve"> PAGEREF _Toc5111329 \h </w:instrText>
        </w:r>
        <w:r>
          <w:rPr>
            <w:webHidden/>
          </w:rPr>
        </w:r>
        <w:r>
          <w:rPr>
            <w:webHidden/>
          </w:rPr>
          <w:fldChar w:fldCharType="separate"/>
        </w:r>
        <w:r>
          <w:rPr>
            <w:webHidden/>
          </w:rPr>
          <w:t>1</w:t>
        </w:r>
        <w:r>
          <w:rPr>
            <w:webHidden/>
          </w:rPr>
          <w:fldChar w:fldCharType="end"/>
        </w:r>
      </w:hyperlink>
    </w:p>
    <w:p w14:paraId="71113DF9" w14:textId="4C469C7D" w:rsidR="00697775" w:rsidRDefault="00697775">
      <w:pPr>
        <w:pStyle w:val="TOC2"/>
        <w:rPr>
          <w:rFonts w:asciiTheme="minorHAnsi" w:eastAsiaTheme="minorEastAsia" w:hAnsiTheme="minorHAnsi" w:cstheme="minorBidi"/>
          <w:i w:val="0"/>
          <w:szCs w:val="22"/>
        </w:rPr>
      </w:pPr>
      <w:hyperlink w:anchor="_Toc5111330" w:history="1">
        <w:r w:rsidRPr="0017590E">
          <w:rPr>
            <w:rStyle w:val="Hyperlink"/>
          </w:rPr>
          <w:t>1.2</w:t>
        </w:r>
        <w:r>
          <w:rPr>
            <w:rFonts w:asciiTheme="minorHAnsi" w:hAnsiTheme="minorHAnsi" w:eastAsiaTheme="minorEastAsia" w:cstheme="minorBidi"/>
            <w:i w:val="0"/>
            <w:szCs w:val="22"/>
          </w:rPr>
          <w:tab/>
        </w:r>
        <w:r w:rsidRPr="0017590E">
          <w:rPr>
            <w:rStyle w:val="Hyperlink"/>
          </w:rPr>
          <w:t>Reference Materials</w:t>
        </w:r>
        <w:r>
          <w:rPr>
            <w:webHidden/>
          </w:rPr>
          <w:tab/>
        </w:r>
        <w:r>
          <w:rPr>
            <w:webHidden/>
          </w:rPr>
          <w:fldChar w:fldCharType="begin"/>
        </w:r>
        <w:r>
          <w:rPr>
            <w:webHidden/>
          </w:rPr>
          <w:instrText xml:space="preserve"> PAGEREF _Toc5111330 \h </w:instrText>
        </w:r>
        <w:r>
          <w:rPr>
            <w:webHidden/>
          </w:rPr>
        </w:r>
        <w:r>
          <w:rPr>
            <w:webHidden/>
          </w:rPr>
          <w:fldChar w:fldCharType="separate"/>
        </w:r>
        <w:r>
          <w:rPr>
            <w:webHidden/>
          </w:rPr>
          <w:t>2</w:t>
        </w:r>
        <w:r>
          <w:rPr>
            <w:webHidden/>
          </w:rPr>
          <w:fldChar w:fldCharType="end"/>
        </w:r>
      </w:hyperlink>
    </w:p>
    <w:p w14:paraId="3D837F0E" w14:textId="3D3AAA30" w:rsidR="00697775" w:rsidRDefault="00697775">
      <w:pPr>
        <w:pStyle w:val="TOC2"/>
        <w:rPr>
          <w:rFonts w:asciiTheme="minorHAnsi" w:eastAsiaTheme="minorEastAsia" w:hAnsiTheme="minorHAnsi" w:cstheme="minorBidi"/>
          <w:i w:val="0"/>
          <w:szCs w:val="22"/>
        </w:rPr>
      </w:pPr>
      <w:hyperlink w:anchor="_Toc5111331" w:history="1">
        <w:r w:rsidRPr="0017590E">
          <w:rPr>
            <w:rStyle w:val="Hyperlink"/>
          </w:rPr>
          <w:t>1.3</w:t>
        </w:r>
        <w:r>
          <w:rPr>
            <w:rFonts w:asciiTheme="minorHAnsi" w:hAnsiTheme="minorHAnsi" w:eastAsiaTheme="minorEastAsia" w:cstheme="minorBidi"/>
            <w:i w:val="0"/>
            <w:szCs w:val="22"/>
          </w:rPr>
          <w:tab/>
        </w:r>
        <w:r w:rsidRPr="0017590E">
          <w:rPr>
            <w:rStyle w:val="Hyperlink"/>
          </w:rPr>
          <w:t>CAPRI Technical Support</w:t>
        </w:r>
        <w:r>
          <w:rPr>
            <w:webHidden/>
          </w:rPr>
          <w:tab/>
        </w:r>
        <w:r>
          <w:rPr>
            <w:webHidden/>
          </w:rPr>
          <w:fldChar w:fldCharType="begin"/>
        </w:r>
        <w:r>
          <w:rPr>
            <w:webHidden/>
          </w:rPr>
          <w:instrText xml:space="preserve"> PAGEREF _Toc5111331 \h </w:instrText>
        </w:r>
        <w:r>
          <w:rPr>
            <w:webHidden/>
          </w:rPr>
        </w:r>
        <w:r>
          <w:rPr>
            <w:webHidden/>
          </w:rPr>
          <w:fldChar w:fldCharType="separate"/>
        </w:r>
        <w:r>
          <w:rPr>
            <w:webHidden/>
          </w:rPr>
          <w:t>3</w:t>
        </w:r>
        <w:r>
          <w:rPr>
            <w:webHidden/>
          </w:rPr>
          <w:fldChar w:fldCharType="end"/>
        </w:r>
      </w:hyperlink>
    </w:p>
    <w:p w14:paraId="78AE10D4" w14:textId="1147B2C0" w:rsidR="00697775" w:rsidRDefault="00697775">
      <w:pPr>
        <w:pStyle w:val="TOC1"/>
        <w:rPr>
          <w:rFonts w:asciiTheme="minorHAnsi" w:eastAsiaTheme="minorEastAsia" w:hAnsiTheme="minorHAnsi" w:cstheme="minorBidi"/>
          <w:b w:val="0"/>
          <w:sz w:val="22"/>
          <w:szCs w:val="22"/>
        </w:rPr>
      </w:pPr>
      <w:hyperlink w:anchor="_Toc5111332" w:history="1">
        <w:r w:rsidRPr="0017590E">
          <w:rPr>
            <w:rStyle w:val="Hyperlink"/>
          </w:rPr>
          <w:t>2.</w:t>
        </w:r>
        <w:r>
          <w:rPr>
            <w:rFonts w:asciiTheme="minorHAnsi" w:hAnsiTheme="minorHAnsi" w:eastAsiaTheme="minorEastAsia" w:cstheme="minorBidi"/>
            <w:b w:val="0"/>
            <w:sz w:val="22"/>
            <w:szCs w:val="22"/>
          </w:rPr>
          <w:tab/>
        </w:r>
        <w:r w:rsidRPr="0017590E">
          <w:rPr>
            <w:rStyle w:val="Hyperlink"/>
          </w:rPr>
          <w:t>Agency Partners</w:t>
        </w:r>
        <w:r>
          <w:rPr>
            <w:webHidden/>
          </w:rPr>
          <w:tab/>
        </w:r>
        <w:r>
          <w:rPr>
            <w:webHidden/>
          </w:rPr>
          <w:fldChar w:fldCharType="begin"/>
        </w:r>
        <w:r>
          <w:rPr>
            <w:webHidden/>
          </w:rPr>
          <w:instrText xml:space="preserve"> PAGEREF _Toc5111332 \h </w:instrText>
        </w:r>
        <w:r>
          <w:rPr>
            <w:webHidden/>
          </w:rPr>
        </w:r>
        <w:r>
          <w:rPr>
            <w:webHidden/>
          </w:rPr>
          <w:fldChar w:fldCharType="separate"/>
        </w:r>
        <w:r>
          <w:rPr>
            <w:webHidden/>
          </w:rPr>
          <w:t>3</w:t>
        </w:r>
        <w:r>
          <w:rPr>
            <w:webHidden/>
          </w:rPr>
          <w:fldChar w:fldCharType="end"/>
        </w:r>
      </w:hyperlink>
    </w:p>
    <w:p w14:paraId="48C87F90" w14:textId="31BF268C" w:rsidR="00697775" w:rsidRDefault="00697775">
      <w:pPr>
        <w:pStyle w:val="TOC2"/>
        <w:rPr>
          <w:rFonts w:asciiTheme="minorHAnsi" w:eastAsiaTheme="minorEastAsia" w:hAnsiTheme="minorHAnsi" w:cstheme="minorBidi"/>
          <w:i w:val="0"/>
          <w:szCs w:val="22"/>
        </w:rPr>
      </w:pPr>
      <w:hyperlink w:anchor="_Toc5111333" w:history="1">
        <w:r w:rsidRPr="0017590E">
          <w:rPr>
            <w:rStyle w:val="Hyperlink"/>
          </w:rPr>
          <w:t>2.1</w:t>
        </w:r>
        <w:r>
          <w:rPr>
            <w:rFonts w:asciiTheme="minorHAnsi" w:hAnsiTheme="minorHAnsi" w:eastAsiaTheme="minorEastAsia" w:cstheme="minorBidi"/>
            <w:i w:val="0"/>
            <w:szCs w:val="22"/>
          </w:rPr>
          <w:tab/>
        </w:r>
        <w:r w:rsidRPr="0017590E">
          <w:rPr>
            <w:rStyle w:val="Hyperlink"/>
          </w:rPr>
          <w:t>External Clients</w:t>
        </w:r>
        <w:r>
          <w:rPr>
            <w:webHidden/>
          </w:rPr>
          <w:tab/>
        </w:r>
        <w:r>
          <w:rPr>
            <w:webHidden/>
          </w:rPr>
          <w:fldChar w:fldCharType="begin"/>
        </w:r>
        <w:r>
          <w:rPr>
            <w:webHidden/>
          </w:rPr>
          <w:instrText xml:space="preserve"> PAGEREF _Toc5111333 \h </w:instrText>
        </w:r>
        <w:r>
          <w:rPr>
            <w:webHidden/>
          </w:rPr>
        </w:r>
        <w:r>
          <w:rPr>
            <w:webHidden/>
          </w:rPr>
          <w:fldChar w:fldCharType="separate"/>
        </w:r>
        <w:r>
          <w:rPr>
            <w:webHidden/>
          </w:rPr>
          <w:t>3</w:t>
        </w:r>
        <w:r>
          <w:rPr>
            <w:webHidden/>
          </w:rPr>
          <w:fldChar w:fldCharType="end"/>
        </w:r>
      </w:hyperlink>
    </w:p>
    <w:p w14:paraId="4ED29C8A" w14:textId="13CA063A" w:rsidR="00697775" w:rsidRDefault="00697775">
      <w:pPr>
        <w:pStyle w:val="TOC2"/>
        <w:rPr>
          <w:rFonts w:asciiTheme="minorHAnsi" w:eastAsiaTheme="minorEastAsia" w:hAnsiTheme="minorHAnsi" w:cstheme="minorBidi"/>
          <w:i w:val="0"/>
          <w:szCs w:val="22"/>
        </w:rPr>
      </w:pPr>
      <w:hyperlink w:anchor="_Toc5111334" w:history="1">
        <w:r w:rsidRPr="0017590E">
          <w:rPr>
            <w:rStyle w:val="Hyperlink"/>
          </w:rPr>
          <w:t>2.2</w:t>
        </w:r>
        <w:r>
          <w:rPr>
            <w:rFonts w:asciiTheme="minorHAnsi" w:hAnsiTheme="minorHAnsi" w:eastAsiaTheme="minorEastAsia" w:cstheme="minorBidi"/>
            <w:i w:val="0"/>
            <w:szCs w:val="22"/>
          </w:rPr>
          <w:tab/>
        </w:r>
        <w:r w:rsidRPr="0017590E">
          <w:rPr>
            <w:rStyle w:val="Hyperlink"/>
          </w:rPr>
          <w:t>Internal Clients</w:t>
        </w:r>
        <w:r>
          <w:rPr>
            <w:webHidden/>
          </w:rPr>
          <w:tab/>
        </w:r>
        <w:r>
          <w:rPr>
            <w:webHidden/>
          </w:rPr>
          <w:fldChar w:fldCharType="begin"/>
        </w:r>
        <w:r>
          <w:rPr>
            <w:webHidden/>
          </w:rPr>
          <w:instrText xml:space="preserve"> PAGEREF _Toc5111334 \h </w:instrText>
        </w:r>
        <w:r>
          <w:rPr>
            <w:webHidden/>
          </w:rPr>
        </w:r>
        <w:r>
          <w:rPr>
            <w:webHidden/>
          </w:rPr>
          <w:fldChar w:fldCharType="separate"/>
        </w:r>
        <w:r>
          <w:rPr>
            <w:webHidden/>
          </w:rPr>
          <w:t>3</w:t>
        </w:r>
        <w:r>
          <w:rPr>
            <w:webHidden/>
          </w:rPr>
          <w:fldChar w:fldCharType="end"/>
        </w:r>
      </w:hyperlink>
    </w:p>
    <w:p w14:paraId="00CC4330" w14:textId="79DFE287" w:rsidR="00697775" w:rsidRDefault="00697775">
      <w:pPr>
        <w:pStyle w:val="TOC3"/>
        <w:rPr>
          <w:rFonts w:asciiTheme="minorHAnsi" w:eastAsiaTheme="minorEastAsia" w:hAnsiTheme="minorHAnsi" w:cstheme="minorBidi"/>
        </w:rPr>
      </w:pPr>
      <w:hyperlink w:anchor="_Toc5111335" w:history="1">
        <w:r w:rsidRPr="0017590E">
          <w:rPr>
            <w:rStyle w:val="Hyperlink"/>
          </w:rPr>
          <w:t>2.2.1.</w:t>
        </w:r>
        <w:r>
          <w:rPr>
            <w:rFonts w:asciiTheme="minorHAnsi" w:hAnsiTheme="minorHAnsi" w:eastAsiaTheme="minorEastAsia" w:cstheme="minorBidi"/>
          </w:rPr>
          <w:tab/>
        </w:r>
        <w:r w:rsidRPr="0017590E">
          <w:rPr>
            <w:rStyle w:val="Hyperlink"/>
          </w:rPr>
          <w:t>Veterans Health Administration</w:t>
        </w:r>
        <w:r>
          <w:rPr>
            <w:webHidden/>
          </w:rPr>
          <w:tab/>
        </w:r>
        <w:r>
          <w:rPr>
            <w:webHidden/>
          </w:rPr>
          <w:fldChar w:fldCharType="begin"/>
        </w:r>
        <w:r>
          <w:rPr>
            <w:webHidden/>
          </w:rPr>
          <w:instrText xml:space="preserve"> PAGEREF _Toc5111335 \h </w:instrText>
        </w:r>
        <w:r>
          <w:rPr>
            <w:webHidden/>
          </w:rPr>
        </w:r>
        <w:r>
          <w:rPr>
            <w:webHidden/>
          </w:rPr>
          <w:fldChar w:fldCharType="separate"/>
        </w:r>
        <w:r>
          <w:rPr>
            <w:webHidden/>
          </w:rPr>
          <w:t>3</w:t>
        </w:r>
        <w:r>
          <w:rPr>
            <w:webHidden/>
          </w:rPr>
          <w:fldChar w:fldCharType="end"/>
        </w:r>
      </w:hyperlink>
    </w:p>
    <w:p w14:paraId="373A2EE0" w14:textId="7CD17AA9" w:rsidR="00697775" w:rsidRDefault="00697775">
      <w:pPr>
        <w:pStyle w:val="TOC4"/>
        <w:rPr>
          <w:rFonts w:asciiTheme="minorHAnsi" w:eastAsiaTheme="minorEastAsia" w:hAnsiTheme="minorHAnsi" w:cstheme="minorBidi"/>
          <w:i w:val="0"/>
        </w:rPr>
      </w:pPr>
      <w:hyperlink w:anchor="_Toc5111336" w:history="1">
        <w:r w:rsidRPr="0017590E">
          <w:rPr>
            <w:rStyle w:val="Hyperlink"/>
          </w:rPr>
          <w:t>2.2.1.1.</w:t>
        </w:r>
        <w:r>
          <w:rPr>
            <w:rFonts w:asciiTheme="minorHAnsi" w:hAnsiTheme="minorHAnsi" w:eastAsiaTheme="minorEastAsia" w:cstheme="minorBidi"/>
            <w:i w:val="0"/>
          </w:rPr>
          <w:tab/>
        </w:r>
        <w:r w:rsidRPr="0017590E">
          <w:rPr>
            <w:rStyle w:val="Hyperlink"/>
          </w:rPr>
          <w:t>VHA Data Portal</w:t>
        </w:r>
        <w:r>
          <w:rPr>
            <w:webHidden/>
          </w:rPr>
          <w:tab/>
        </w:r>
        <w:r>
          <w:rPr>
            <w:webHidden/>
          </w:rPr>
          <w:fldChar w:fldCharType="begin"/>
        </w:r>
        <w:r>
          <w:rPr>
            <w:webHidden/>
          </w:rPr>
          <w:instrText xml:space="preserve"> PAGEREF _Toc5111336 \h </w:instrText>
        </w:r>
        <w:r>
          <w:rPr>
            <w:webHidden/>
          </w:rPr>
        </w:r>
        <w:r>
          <w:rPr>
            <w:webHidden/>
          </w:rPr>
          <w:fldChar w:fldCharType="separate"/>
        </w:r>
        <w:r>
          <w:rPr>
            <w:webHidden/>
          </w:rPr>
          <w:t>3</w:t>
        </w:r>
        <w:r>
          <w:rPr>
            <w:webHidden/>
          </w:rPr>
          <w:fldChar w:fldCharType="end"/>
        </w:r>
      </w:hyperlink>
    </w:p>
    <w:p w14:paraId="4E25282F" w14:textId="7F6B35F1" w:rsidR="00697775" w:rsidRDefault="00697775">
      <w:pPr>
        <w:pStyle w:val="TOC3"/>
        <w:rPr>
          <w:rFonts w:asciiTheme="minorHAnsi" w:eastAsiaTheme="minorEastAsia" w:hAnsiTheme="minorHAnsi" w:cstheme="minorBidi"/>
        </w:rPr>
      </w:pPr>
      <w:hyperlink w:anchor="_Toc5111337" w:history="1">
        <w:r w:rsidRPr="0017590E">
          <w:rPr>
            <w:rStyle w:val="Hyperlink"/>
          </w:rPr>
          <w:t>2.2.2.</w:t>
        </w:r>
        <w:r>
          <w:rPr>
            <w:rFonts w:asciiTheme="minorHAnsi" w:hAnsiTheme="minorHAnsi" w:eastAsiaTheme="minorEastAsia" w:cstheme="minorBidi"/>
          </w:rPr>
          <w:tab/>
        </w:r>
        <w:r w:rsidRPr="0017590E">
          <w:rPr>
            <w:rStyle w:val="Hyperlink"/>
          </w:rPr>
          <w:t>Veterans Benefits Administration</w:t>
        </w:r>
        <w:r>
          <w:rPr>
            <w:webHidden/>
          </w:rPr>
          <w:tab/>
        </w:r>
        <w:r>
          <w:rPr>
            <w:webHidden/>
          </w:rPr>
          <w:fldChar w:fldCharType="begin"/>
        </w:r>
        <w:r>
          <w:rPr>
            <w:webHidden/>
          </w:rPr>
          <w:instrText xml:space="preserve"> PAGEREF _Toc5111337 \h </w:instrText>
        </w:r>
        <w:r>
          <w:rPr>
            <w:webHidden/>
          </w:rPr>
        </w:r>
        <w:r>
          <w:rPr>
            <w:webHidden/>
          </w:rPr>
          <w:fldChar w:fldCharType="separate"/>
        </w:r>
        <w:r>
          <w:rPr>
            <w:webHidden/>
          </w:rPr>
          <w:t>3</w:t>
        </w:r>
        <w:r>
          <w:rPr>
            <w:webHidden/>
          </w:rPr>
          <w:fldChar w:fldCharType="end"/>
        </w:r>
      </w:hyperlink>
    </w:p>
    <w:p w14:paraId="02836C18" w14:textId="2594711B" w:rsidR="00697775" w:rsidRDefault="00697775">
      <w:pPr>
        <w:pStyle w:val="TOC4"/>
        <w:rPr>
          <w:rFonts w:asciiTheme="minorHAnsi" w:eastAsiaTheme="minorEastAsia" w:hAnsiTheme="minorHAnsi" w:cstheme="minorBidi"/>
          <w:i w:val="0"/>
        </w:rPr>
      </w:pPr>
      <w:hyperlink w:anchor="_Toc5111338" w:history="1">
        <w:r w:rsidRPr="0017590E">
          <w:rPr>
            <w:rStyle w:val="Hyperlink"/>
          </w:rPr>
          <w:t>2.2.2.1.</w:t>
        </w:r>
        <w:r>
          <w:rPr>
            <w:rFonts w:asciiTheme="minorHAnsi" w:hAnsiTheme="minorHAnsi" w:eastAsiaTheme="minorEastAsia" w:cstheme="minorBidi"/>
            <w:i w:val="0"/>
          </w:rPr>
          <w:tab/>
        </w:r>
        <w:r w:rsidRPr="0017590E">
          <w:rPr>
            <w:rStyle w:val="Hyperlink"/>
          </w:rPr>
          <w:t>Veteran Service Organization (VSO)</w:t>
        </w:r>
        <w:r>
          <w:rPr>
            <w:webHidden/>
          </w:rPr>
          <w:tab/>
        </w:r>
        <w:r>
          <w:rPr>
            <w:webHidden/>
          </w:rPr>
          <w:fldChar w:fldCharType="begin"/>
        </w:r>
        <w:r>
          <w:rPr>
            <w:webHidden/>
          </w:rPr>
          <w:instrText xml:space="preserve"> PAGEREF _Toc5111338 \h </w:instrText>
        </w:r>
        <w:r>
          <w:rPr>
            <w:webHidden/>
          </w:rPr>
        </w:r>
        <w:r>
          <w:rPr>
            <w:webHidden/>
          </w:rPr>
          <w:fldChar w:fldCharType="separate"/>
        </w:r>
        <w:r>
          <w:rPr>
            <w:webHidden/>
          </w:rPr>
          <w:t>8</w:t>
        </w:r>
        <w:r>
          <w:rPr>
            <w:webHidden/>
          </w:rPr>
          <w:fldChar w:fldCharType="end"/>
        </w:r>
      </w:hyperlink>
    </w:p>
    <w:p w14:paraId="06D6801B" w14:textId="10078F5B" w:rsidR="00697775" w:rsidRDefault="00697775">
      <w:pPr>
        <w:pStyle w:val="TOC3"/>
        <w:rPr>
          <w:rFonts w:asciiTheme="minorHAnsi" w:eastAsiaTheme="minorEastAsia" w:hAnsiTheme="minorHAnsi" w:cstheme="minorBidi"/>
        </w:rPr>
      </w:pPr>
      <w:hyperlink w:anchor="_Toc5111339" w:history="1">
        <w:r w:rsidRPr="0017590E">
          <w:rPr>
            <w:rStyle w:val="Hyperlink"/>
          </w:rPr>
          <w:t>2.2.3.</w:t>
        </w:r>
        <w:r>
          <w:rPr>
            <w:rFonts w:asciiTheme="minorHAnsi" w:hAnsiTheme="minorHAnsi" w:eastAsiaTheme="minorEastAsia" w:cstheme="minorBidi"/>
          </w:rPr>
          <w:tab/>
        </w:r>
        <w:r w:rsidRPr="0017590E">
          <w:rPr>
            <w:rStyle w:val="Hyperlink"/>
          </w:rPr>
          <w:t>Joint Legacy Viewer</w:t>
        </w:r>
        <w:r>
          <w:rPr>
            <w:webHidden/>
          </w:rPr>
          <w:tab/>
        </w:r>
        <w:r>
          <w:rPr>
            <w:webHidden/>
          </w:rPr>
          <w:fldChar w:fldCharType="begin"/>
        </w:r>
        <w:r>
          <w:rPr>
            <w:webHidden/>
          </w:rPr>
          <w:instrText xml:space="preserve"> PAGEREF _Toc5111339 \h </w:instrText>
        </w:r>
        <w:r>
          <w:rPr>
            <w:webHidden/>
          </w:rPr>
        </w:r>
        <w:r>
          <w:rPr>
            <w:webHidden/>
          </w:rPr>
          <w:fldChar w:fldCharType="separate"/>
        </w:r>
        <w:r>
          <w:rPr>
            <w:webHidden/>
          </w:rPr>
          <w:t>8</w:t>
        </w:r>
        <w:r>
          <w:rPr>
            <w:webHidden/>
          </w:rPr>
          <w:fldChar w:fldCharType="end"/>
        </w:r>
      </w:hyperlink>
    </w:p>
    <w:p w14:paraId="6DFD45CE" w14:textId="618D738B" w:rsidR="00697775" w:rsidRDefault="00697775">
      <w:pPr>
        <w:pStyle w:val="TOC3"/>
        <w:rPr>
          <w:rFonts w:asciiTheme="minorHAnsi" w:eastAsiaTheme="minorEastAsia" w:hAnsiTheme="minorHAnsi" w:cstheme="minorBidi"/>
        </w:rPr>
      </w:pPr>
      <w:hyperlink w:anchor="_Toc5111340" w:history="1">
        <w:r w:rsidRPr="0017590E">
          <w:rPr>
            <w:rStyle w:val="Hyperlink"/>
          </w:rPr>
          <w:t>2.2.4.</w:t>
        </w:r>
        <w:r>
          <w:rPr>
            <w:rFonts w:asciiTheme="minorHAnsi" w:hAnsiTheme="minorHAnsi" w:eastAsiaTheme="minorEastAsia" w:cstheme="minorBidi"/>
          </w:rPr>
          <w:tab/>
        </w:r>
        <w:r w:rsidRPr="0017590E">
          <w:rPr>
            <w:rStyle w:val="Hyperlink"/>
          </w:rPr>
          <w:t>National Cemetery Administration</w:t>
        </w:r>
        <w:r>
          <w:rPr>
            <w:webHidden/>
          </w:rPr>
          <w:tab/>
        </w:r>
        <w:r>
          <w:rPr>
            <w:webHidden/>
          </w:rPr>
          <w:fldChar w:fldCharType="begin"/>
        </w:r>
        <w:r>
          <w:rPr>
            <w:webHidden/>
          </w:rPr>
          <w:instrText xml:space="preserve"> PAGEREF _Toc5111340 \h </w:instrText>
        </w:r>
        <w:r>
          <w:rPr>
            <w:webHidden/>
          </w:rPr>
        </w:r>
        <w:r>
          <w:rPr>
            <w:webHidden/>
          </w:rPr>
          <w:fldChar w:fldCharType="separate"/>
        </w:r>
        <w:r>
          <w:rPr>
            <w:webHidden/>
          </w:rPr>
          <w:t>8</w:t>
        </w:r>
        <w:r>
          <w:rPr>
            <w:webHidden/>
          </w:rPr>
          <w:fldChar w:fldCharType="end"/>
        </w:r>
      </w:hyperlink>
    </w:p>
    <w:p w14:paraId="286BD0EF" w14:textId="4A830968" w:rsidR="00697775" w:rsidRDefault="00697775">
      <w:pPr>
        <w:pStyle w:val="TOC3"/>
        <w:rPr>
          <w:rFonts w:asciiTheme="minorHAnsi" w:eastAsiaTheme="minorEastAsia" w:hAnsiTheme="minorHAnsi" w:cstheme="minorBidi"/>
        </w:rPr>
      </w:pPr>
      <w:hyperlink w:anchor="_Toc5111341" w:history="1">
        <w:r w:rsidRPr="0017590E">
          <w:rPr>
            <w:rStyle w:val="Hyperlink"/>
          </w:rPr>
          <w:t>2.2.5.</w:t>
        </w:r>
        <w:r>
          <w:rPr>
            <w:rFonts w:asciiTheme="minorHAnsi" w:hAnsiTheme="minorHAnsi" w:eastAsiaTheme="minorEastAsia" w:cstheme="minorBidi"/>
          </w:rPr>
          <w:tab/>
        </w:r>
        <w:r w:rsidRPr="0017590E">
          <w:rPr>
            <w:rStyle w:val="Hyperlink"/>
          </w:rPr>
          <w:t>VA Office of Inspector General</w:t>
        </w:r>
        <w:r>
          <w:rPr>
            <w:webHidden/>
          </w:rPr>
          <w:tab/>
        </w:r>
        <w:r>
          <w:rPr>
            <w:webHidden/>
          </w:rPr>
          <w:fldChar w:fldCharType="begin"/>
        </w:r>
        <w:r>
          <w:rPr>
            <w:webHidden/>
          </w:rPr>
          <w:instrText xml:space="preserve"> PAGEREF _Toc5111341 \h </w:instrText>
        </w:r>
        <w:r>
          <w:rPr>
            <w:webHidden/>
          </w:rPr>
        </w:r>
        <w:r>
          <w:rPr>
            <w:webHidden/>
          </w:rPr>
          <w:fldChar w:fldCharType="separate"/>
        </w:r>
        <w:r>
          <w:rPr>
            <w:webHidden/>
          </w:rPr>
          <w:t>8</w:t>
        </w:r>
        <w:r>
          <w:rPr>
            <w:webHidden/>
          </w:rPr>
          <w:fldChar w:fldCharType="end"/>
        </w:r>
      </w:hyperlink>
    </w:p>
    <w:p w14:paraId="4B3B3B1D" w14:textId="42823BA3" w:rsidR="00697775" w:rsidRDefault="00697775">
      <w:pPr>
        <w:pStyle w:val="TOC1"/>
        <w:rPr>
          <w:rFonts w:asciiTheme="minorHAnsi" w:eastAsiaTheme="minorEastAsia" w:hAnsiTheme="minorHAnsi" w:cstheme="minorBidi"/>
          <w:b w:val="0"/>
          <w:sz w:val="22"/>
          <w:szCs w:val="22"/>
        </w:rPr>
      </w:pPr>
      <w:hyperlink w:anchor="_Toc5111342" w:history="1">
        <w:r w:rsidRPr="0017590E">
          <w:rPr>
            <w:rStyle w:val="Hyperlink"/>
          </w:rPr>
          <w:t>3.</w:t>
        </w:r>
        <w:r>
          <w:rPr>
            <w:rFonts w:asciiTheme="minorHAnsi" w:hAnsiTheme="minorHAnsi" w:eastAsiaTheme="minorEastAsia" w:cstheme="minorBidi"/>
            <w:b w:val="0"/>
            <w:sz w:val="22"/>
            <w:szCs w:val="22"/>
          </w:rPr>
          <w:tab/>
        </w:r>
        <w:r w:rsidRPr="0017590E">
          <w:rPr>
            <w:rStyle w:val="Hyperlink"/>
          </w:rPr>
          <w:t>Systems Relationship</w:t>
        </w:r>
        <w:r>
          <w:rPr>
            <w:webHidden/>
          </w:rPr>
          <w:tab/>
        </w:r>
        <w:r>
          <w:rPr>
            <w:webHidden/>
          </w:rPr>
          <w:fldChar w:fldCharType="begin"/>
        </w:r>
        <w:r>
          <w:rPr>
            <w:webHidden/>
          </w:rPr>
          <w:instrText xml:space="preserve"> PAGEREF _Toc5111342 \h </w:instrText>
        </w:r>
        <w:r>
          <w:rPr>
            <w:webHidden/>
          </w:rPr>
        </w:r>
        <w:r>
          <w:rPr>
            <w:webHidden/>
          </w:rPr>
          <w:fldChar w:fldCharType="separate"/>
        </w:r>
        <w:r>
          <w:rPr>
            <w:webHidden/>
          </w:rPr>
          <w:t>8</w:t>
        </w:r>
        <w:r>
          <w:rPr>
            <w:webHidden/>
          </w:rPr>
          <w:fldChar w:fldCharType="end"/>
        </w:r>
      </w:hyperlink>
    </w:p>
    <w:p w14:paraId="3A579CA8" w14:textId="3ED9ADCE" w:rsidR="00697775" w:rsidRDefault="00697775">
      <w:pPr>
        <w:pStyle w:val="TOC2"/>
        <w:rPr>
          <w:rFonts w:asciiTheme="minorHAnsi" w:eastAsiaTheme="minorEastAsia" w:hAnsiTheme="minorHAnsi" w:cstheme="minorBidi"/>
          <w:i w:val="0"/>
          <w:szCs w:val="22"/>
        </w:rPr>
      </w:pPr>
      <w:hyperlink w:anchor="_Toc5111343" w:history="1">
        <w:r w:rsidRPr="0017590E">
          <w:rPr>
            <w:rStyle w:val="Hyperlink"/>
          </w:rPr>
          <w:t>3.1</w:t>
        </w:r>
        <w:r>
          <w:rPr>
            <w:rFonts w:asciiTheme="minorHAnsi" w:hAnsiTheme="minorHAnsi" w:eastAsiaTheme="minorEastAsia" w:cstheme="minorBidi"/>
            <w:i w:val="0"/>
            <w:szCs w:val="22"/>
          </w:rPr>
          <w:tab/>
        </w:r>
        <w:r w:rsidRPr="0017590E">
          <w:rPr>
            <w:rStyle w:val="Hyperlink"/>
          </w:rPr>
          <w:t>Database Integration Agreements (DBIAs)</w:t>
        </w:r>
        <w:r>
          <w:rPr>
            <w:webHidden/>
          </w:rPr>
          <w:tab/>
        </w:r>
        <w:r>
          <w:rPr>
            <w:webHidden/>
          </w:rPr>
          <w:fldChar w:fldCharType="begin"/>
        </w:r>
        <w:r>
          <w:rPr>
            <w:webHidden/>
          </w:rPr>
          <w:instrText xml:space="preserve"> PAGEREF _Toc5111343 \h </w:instrText>
        </w:r>
        <w:r>
          <w:rPr>
            <w:webHidden/>
          </w:rPr>
        </w:r>
        <w:r>
          <w:rPr>
            <w:webHidden/>
          </w:rPr>
          <w:fldChar w:fldCharType="separate"/>
        </w:r>
        <w:r>
          <w:rPr>
            <w:webHidden/>
          </w:rPr>
          <w:t>8</w:t>
        </w:r>
        <w:r>
          <w:rPr>
            <w:webHidden/>
          </w:rPr>
          <w:fldChar w:fldCharType="end"/>
        </w:r>
      </w:hyperlink>
    </w:p>
    <w:p w14:paraId="4E2199B2" w14:textId="00BEFC56" w:rsidR="00697775" w:rsidRDefault="00697775">
      <w:pPr>
        <w:pStyle w:val="TOC3"/>
        <w:rPr>
          <w:rFonts w:asciiTheme="minorHAnsi" w:eastAsiaTheme="minorEastAsia" w:hAnsiTheme="minorHAnsi" w:cstheme="minorBidi"/>
        </w:rPr>
      </w:pPr>
      <w:hyperlink w:anchor="_Toc5111344" w:history="1">
        <w:r w:rsidRPr="0017590E">
          <w:rPr>
            <w:rStyle w:val="Hyperlink"/>
          </w:rPr>
          <w:t>3.1.1.</w:t>
        </w:r>
        <w:r>
          <w:rPr>
            <w:rFonts w:asciiTheme="minorHAnsi" w:hAnsiTheme="minorHAnsi" w:eastAsiaTheme="minorEastAsia" w:cstheme="minorBidi"/>
          </w:rPr>
          <w:tab/>
        </w:r>
        <w:r w:rsidRPr="0017590E">
          <w:rPr>
            <w:rStyle w:val="Hyperlink"/>
          </w:rPr>
          <w:t>Custodial Agreements</w:t>
        </w:r>
        <w:r>
          <w:rPr>
            <w:webHidden/>
          </w:rPr>
          <w:tab/>
        </w:r>
        <w:r>
          <w:rPr>
            <w:webHidden/>
          </w:rPr>
          <w:fldChar w:fldCharType="begin"/>
        </w:r>
        <w:r>
          <w:rPr>
            <w:webHidden/>
          </w:rPr>
          <w:instrText xml:space="preserve"> PAGEREF _Toc5111344 \h </w:instrText>
        </w:r>
        <w:r>
          <w:rPr>
            <w:webHidden/>
          </w:rPr>
        </w:r>
        <w:r>
          <w:rPr>
            <w:webHidden/>
          </w:rPr>
          <w:fldChar w:fldCharType="separate"/>
        </w:r>
        <w:r>
          <w:rPr>
            <w:webHidden/>
          </w:rPr>
          <w:t>8</w:t>
        </w:r>
        <w:r>
          <w:rPr>
            <w:webHidden/>
          </w:rPr>
          <w:fldChar w:fldCharType="end"/>
        </w:r>
      </w:hyperlink>
    </w:p>
    <w:p w14:paraId="7A121222" w14:textId="173E8607" w:rsidR="00697775" w:rsidRDefault="00697775">
      <w:pPr>
        <w:pStyle w:val="TOC3"/>
        <w:rPr>
          <w:rFonts w:asciiTheme="minorHAnsi" w:eastAsiaTheme="minorEastAsia" w:hAnsiTheme="minorHAnsi" w:cstheme="minorBidi"/>
        </w:rPr>
      </w:pPr>
      <w:hyperlink w:anchor="_Toc5111345" w:history="1">
        <w:r w:rsidRPr="0017590E">
          <w:rPr>
            <w:rStyle w:val="Hyperlink"/>
          </w:rPr>
          <w:t>3.1.2.</w:t>
        </w:r>
        <w:r>
          <w:rPr>
            <w:rFonts w:asciiTheme="minorHAnsi" w:hAnsiTheme="minorHAnsi" w:eastAsiaTheme="minorEastAsia" w:cstheme="minorBidi"/>
          </w:rPr>
          <w:tab/>
        </w:r>
        <w:r w:rsidRPr="0017590E">
          <w:rPr>
            <w:rStyle w:val="Hyperlink"/>
          </w:rPr>
          <w:t>Subscriber Agreements</w:t>
        </w:r>
        <w:r>
          <w:rPr>
            <w:webHidden/>
          </w:rPr>
          <w:tab/>
        </w:r>
        <w:r>
          <w:rPr>
            <w:webHidden/>
          </w:rPr>
          <w:fldChar w:fldCharType="begin"/>
        </w:r>
        <w:r>
          <w:rPr>
            <w:webHidden/>
          </w:rPr>
          <w:instrText xml:space="preserve"> PAGEREF _Toc5111345 \h </w:instrText>
        </w:r>
        <w:r>
          <w:rPr>
            <w:webHidden/>
          </w:rPr>
        </w:r>
        <w:r>
          <w:rPr>
            <w:webHidden/>
          </w:rPr>
          <w:fldChar w:fldCharType="separate"/>
        </w:r>
        <w:r>
          <w:rPr>
            <w:webHidden/>
          </w:rPr>
          <w:t>9</w:t>
        </w:r>
        <w:r>
          <w:rPr>
            <w:webHidden/>
          </w:rPr>
          <w:fldChar w:fldCharType="end"/>
        </w:r>
      </w:hyperlink>
    </w:p>
    <w:p w14:paraId="224EA5B4" w14:textId="70C59B29" w:rsidR="00697775" w:rsidRDefault="00697775">
      <w:pPr>
        <w:pStyle w:val="TOC1"/>
        <w:rPr>
          <w:rFonts w:asciiTheme="minorHAnsi" w:eastAsiaTheme="minorEastAsia" w:hAnsiTheme="minorHAnsi" w:cstheme="minorBidi"/>
          <w:b w:val="0"/>
          <w:sz w:val="22"/>
          <w:szCs w:val="22"/>
        </w:rPr>
      </w:pPr>
      <w:hyperlink w:anchor="_Toc5111346" w:history="1">
        <w:r w:rsidRPr="0017590E">
          <w:rPr>
            <w:rStyle w:val="Hyperlink"/>
          </w:rPr>
          <w:t>4.</w:t>
        </w:r>
        <w:r>
          <w:rPr>
            <w:rFonts w:asciiTheme="minorHAnsi" w:hAnsiTheme="minorHAnsi" w:eastAsiaTheme="minorEastAsia" w:cstheme="minorBidi"/>
            <w:b w:val="0"/>
            <w:sz w:val="22"/>
            <w:szCs w:val="22"/>
          </w:rPr>
          <w:tab/>
        </w:r>
        <w:r w:rsidRPr="0017590E">
          <w:rPr>
            <w:rStyle w:val="Hyperlink"/>
          </w:rPr>
          <w:t>Account Management</w:t>
        </w:r>
        <w:r>
          <w:rPr>
            <w:webHidden/>
          </w:rPr>
          <w:tab/>
        </w:r>
        <w:r>
          <w:rPr>
            <w:webHidden/>
          </w:rPr>
          <w:fldChar w:fldCharType="begin"/>
        </w:r>
        <w:r>
          <w:rPr>
            <w:webHidden/>
          </w:rPr>
          <w:instrText xml:space="preserve"> PAGEREF _Toc5111346 \h </w:instrText>
        </w:r>
        <w:r>
          <w:rPr>
            <w:webHidden/>
          </w:rPr>
        </w:r>
        <w:r>
          <w:rPr>
            <w:webHidden/>
          </w:rPr>
          <w:fldChar w:fldCharType="separate"/>
        </w:r>
        <w:r>
          <w:rPr>
            <w:webHidden/>
          </w:rPr>
          <w:t>9</w:t>
        </w:r>
        <w:r>
          <w:rPr>
            <w:webHidden/>
          </w:rPr>
          <w:fldChar w:fldCharType="end"/>
        </w:r>
      </w:hyperlink>
    </w:p>
    <w:p w14:paraId="3E37ADE7" w14:textId="10EEB86F" w:rsidR="00697775" w:rsidRDefault="00697775">
      <w:pPr>
        <w:pStyle w:val="TOC2"/>
        <w:rPr>
          <w:rFonts w:asciiTheme="minorHAnsi" w:eastAsiaTheme="minorEastAsia" w:hAnsiTheme="minorHAnsi" w:cstheme="minorBidi"/>
          <w:i w:val="0"/>
          <w:szCs w:val="22"/>
        </w:rPr>
      </w:pPr>
      <w:hyperlink w:anchor="_Toc5111347" w:history="1">
        <w:r w:rsidRPr="0017590E">
          <w:rPr>
            <w:rStyle w:val="Hyperlink"/>
          </w:rPr>
          <w:t>4.1</w:t>
        </w:r>
        <w:r>
          <w:rPr>
            <w:rFonts w:asciiTheme="minorHAnsi" w:hAnsiTheme="minorHAnsi" w:eastAsiaTheme="minorEastAsia" w:cstheme="minorBidi"/>
            <w:i w:val="0"/>
            <w:szCs w:val="22"/>
          </w:rPr>
          <w:tab/>
        </w:r>
        <w:r w:rsidRPr="0017590E">
          <w:rPr>
            <w:rStyle w:val="Hyperlink"/>
          </w:rPr>
          <w:t>Establishing CAPRI Account</w:t>
        </w:r>
        <w:r>
          <w:rPr>
            <w:webHidden/>
          </w:rPr>
          <w:tab/>
        </w:r>
        <w:r>
          <w:rPr>
            <w:webHidden/>
          </w:rPr>
          <w:fldChar w:fldCharType="begin"/>
        </w:r>
        <w:r>
          <w:rPr>
            <w:webHidden/>
          </w:rPr>
          <w:instrText xml:space="preserve"> PAGEREF _Toc5111347 \h </w:instrText>
        </w:r>
        <w:r>
          <w:rPr>
            <w:webHidden/>
          </w:rPr>
        </w:r>
        <w:r>
          <w:rPr>
            <w:webHidden/>
          </w:rPr>
          <w:fldChar w:fldCharType="separate"/>
        </w:r>
        <w:r>
          <w:rPr>
            <w:webHidden/>
          </w:rPr>
          <w:t>9</w:t>
        </w:r>
        <w:r>
          <w:rPr>
            <w:webHidden/>
          </w:rPr>
          <w:fldChar w:fldCharType="end"/>
        </w:r>
      </w:hyperlink>
    </w:p>
    <w:p w14:paraId="791743A4" w14:textId="5E390D29" w:rsidR="00697775" w:rsidRDefault="00697775">
      <w:pPr>
        <w:pStyle w:val="TOC1"/>
        <w:rPr>
          <w:rFonts w:asciiTheme="minorHAnsi" w:eastAsiaTheme="minorEastAsia" w:hAnsiTheme="minorHAnsi" w:cstheme="minorBidi"/>
          <w:b w:val="0"/>
          <w:sz w:val="22"/>
          <w:szCs w:val="22"/>
        </w:rPr>
      </w:pPr>
      <w:hyperlink w:anchor="_Toc5111348" w:history="1">
        <w:r w:rsidRPr="0017590E">
          <w:rPr>
            <w:rStyle w:val="Hyperlink"/>
          </w:rPr>
          <w:t>5.</w:t>
        </w:r>
        <w:r>
          <w:rPr>
            <w:rFonts w:asciiTheme="minorHAnsi" w:hAnsiTheme="minorHAnsi" w:eastAsiaTheme="minorEastAsia" w:cstheme="minorBidi"/>
            <w:b w:val="0"/>
            <w:sz w:val="22"/>
            <w:szCs w:val="22"/>
          </w:rPr>
          <w:tab/>
        </w:r>
        <w:r w:rsidRPr="0017590E">
          <w:rPr>
            <w:rStyle w:val="Hyperlink"/>
          </w:rPr>
          <w:t>Installing CAPRI</w:t>
        </w:r>
        <w:r>
          <w:rPr>
            <w:webHidden/>
          </w:rPr>
          <w:tab/>
        </w:r>
        <w:r>
          <w:rPr>
            <w:webHidden/>
          </w:rPr>
          <w:fldChar w:fldCharType="begin"/>
        </w:r>
        <w:r>
          <w:rPr>
            <w:webHidden/>
          </w:rPr>
          <w:instrText xml:space="preserve"> PAGEREF _Toc5111348 \h </w:instrText>
        </w:r>
        <w:r>
          <w:rPr>
            <w:webHidden/>
          </w:rPr>
        </w:r>
        <w:r>
          <w:rPr>
            <w:webHidden/>
          </w:rPr>
          <w:fldChar w:fldCharType="separate"/>
        </w:r>
        <w:r>
          <w:rPr>
            <w:webHidden/>
          </w:rPr>
          <w:t>9</w:t>
        </w:r>
        <w:r>
          <w:rPr>
            <w:webHidden/>
          </w:rPr>
          <w:fldChar w:fldCharType="end"/>
        </w:r>
      </w:hyperlink>
    </w:p>
    <w:p w14:paraId="0C8AEAC9" w14:textId="4DA78A3B" w:rsidR="00697775" w:rsidRDefault="00697775">
      <w:pPr>
        <w:pStyle w:val="TOC1"/>
        <w:rPr>
          <w:rFonts w:asciiTheme="minorHAnsi" w:eastAsiaTheme="minorEastAsia" w:hAnsiTheme="minorHAnsi" w:cstheme="minorBidi"/>
          <w:b w:val="0"/>
          <w:sz w:val="22"/>
          <w:szCs w:val="22"/>
        </w:rPr>
      </w:pPr>
      <w:hyperlink w:anchor="_Toc5111349" w:history="1">
        <w:r w:rsidRPr="0017590E">
          <w:rPr>
            <w:rStyle w:val="Hyperlink"/>
          </w:rPr>
          <w:t>6.</w:t>
        </w:r>
        <w:r>
          <w:rPr>
            <w:rFonts w:asciiTheme="minorHAnsi" w:hAnsiTheme="minorHAnsi" w:eastAsiaTheme="minorEastAsia" w:cstheme="minorBidi"/>
            <w:b w:val="0"/>
            <w:sz w:val="22"/>
            <w:szCs w:val="22"/>
          </w:rPr>
          <w:tab/>
        </w:r>
        <w:r w:rsidRPr="0017590E">
          <w:rPr>
            <w:rStyle w:val="Hyperlink"/>
          </w:rPr>
          <w:t>CAPRI Distribution Files</w:t>
        </w:r>
        <w:r>
          <w:rPr>
            <w:webHidden/>
          </w:rPr>
          <w:tab/>
        </w:r>
        <w:r>
          <w:rPr>
            <w:webHidden/>
          </w:rPr>
          <w:fldChar w:fldCharType="begin"/>
        </w:r>
        <w:r>
          <w:rPr>
            <w:webHidden/>
          </w:rPr>
          <w:instrText xml:space="preserve"> PAGEREF _Toc5111349 \h </w:instrText>
        </w:r>
        <w:r>
          <w:rPr>
            <w:webHidden/>
          </w:rPr>
        </w:r>
        <w:r>
          <w:rPr>
            <w:webHidden/>
          </w:rPr>
          <w:fldChar w:fldCharType="separate"/>
        </w:r>
        <w:r>
          <w:rPr>
            <w:webHidden/>
          </w:rPr>
          <w:t>10</w:t>
        </w:r>
        <w:r>
          <w:rPr>
            <w:webHidden/>
          </w:rPr>
          <w:fldChar w:fldCharType="end"/>
        </w:r>
      </w:hyperlink>
    </w:p>
    <w:p w14:paraId="485DCC67" w14:textId="2025A493" w:rsidR="00697775" w:rsidRDefault="00697775">
      <w:pPr>
        <w:pStyle w:val="TOC2"/>
        <w:rPr>
          <w:rFonts w:asciiTheme="minorHAnsi" w:eastAsiaTheme="minorEastAsia" w:hAnsiTheme="minorHAnsi" w:cstheme="minorBidi"/>
          <w:i w:val="0"/>
          <w:szCs w:val="22"/>
        </w:rPr>
      </w:pPr>
      <w:hyperlink w:anchor="_Toc5111350" w:history="1">
        <w:r w:rsidRPr="0017590E">
          <w:rPr>
            <w:rStyle w:val="Hyperlink"/>
          </w:rPr>
          <w:t>6.1</w:t>
        </w:r>
        <w:r>
          <w:rPr>
            <w:rFonts w:asciiTheme="minorHAnsi" w:hAnsiTheme="minorHAnsi" w:eastAsiaTheme="minorEastAsia" w:cstheme="minorBidi"/>
            <w:i w:val="0"/>
            <w:szCs w:val="22"/>
          </w:rPr>
          <w:tab/>
        </w:r>
        <w:r w:rsidRPr="0017590E">
          <w:rPr>
            <w:rStyle w:val="Hyperlink"/>
          </w:rPr>
          <w:t>CAPRI GUI Client Software</w:t>
        </w:r>
        <w:r>
          <w:rPr>
            <w:webHidden/>
          </w:rPr>
          <w:tab/>
        </w:r>
        <w:r>
          <w:rPr>
            <w:webHidden/>
          </w:rPr>
          <w:fldChar w:fldCharType="begin"/>
        </w:r>
        <w:r>
          <w:rPr>
            <w:webHidden/>
          </w:rPr>
          <w:instrText xml:space="preserve"> PAGEREF _Toc5111350 \h </w:instrText>
        </w:r>
        <w:r>
          <w:rPr>
            <w:webHidden/>
          </w:rPr>
        </w:r>
        <w:r>
          <w:rPr>
            <w:webHidden/>
          </w:rPr>
          <w:fldChar w:fldCharType="separate"/>
        </w:r>
        <w:r>
          <w:rPr>
            <w:webHidden/>
          </w:rPr>
          <w:t>10</w:t>
        </w:r>
        <w:r>
          <w:rPr>
            <w:webHidden/>
          </w:rPr>
          <w:fldChar w:fldCharType="end"/>
        </w:r>
      </w:hyperlink>
    </w:p>
    <w:p w14:paraId="51776BC6" w14:textId="5744059D" w:rsidR="00697775" w:rsidRDefault="00697775">
      <w:pPr>
        <w:pStyle w:val="TOC1"/>
        <w:rPr>
          <w:rFonts w:asciiTheme="minorHAnsi" w:eastAsiaTheme="minorEastAsia" w:hAnsiTheme="minorHAnsi" w:cstheme="minorBidi"/>
          <w:b w:val="0"/>
          <w:sz w:val="22"/>
          <w:szCs w:val="22"/>
        </w:rPr>
      </w:pPr>
      <w:hyperlink w:anchor="_Toc5111351" w:history="1">
        <w:r w:rsidRPr="0017590E">
          <w:rPr>
            <w:rStyle w:val="Hyperlink"/>
          </w:rPr>
          <w:t>7.</w:t>
        </w:r>
        <w:r>
          <w:rPr>
            <w:rFonts w:asciiTheme="minorHAnsi" w:hAnsiTheme="minorHAnsi" w:eastAsiaTheme="minorEastAsia" w:cstheme="minorBidi"/>
            <w:b w:val="0"/>
            <w:sz w:val="22"/>
            <w:szCs w:val="22"/>
          </w:rPr>
          <w:tab/>
        </w:r>
        <w:r w:rsidRPr="0017590E">
          <w:rPr>
            <w:rStyle w:val="Hyperlink"/>
          </w:rPr>
          <w:t>Logging onto CAPRI</w:t>
        </w:r>
        <w:r>
          <w:rPr>
            <w:webHidden/>
          </w:rPr>
          <w:tab/>
        </w:r>
        <w:r>
          <w:rPr>
            <w:webHidden/>
          </w:rPr>
          <w:fldChar w:fldCharType="begin"/>
        </w:r>
        <w:r>
          <w:rPr>
            <w:webHidden/>
          </w:rPr>
          <w:instrText xml:space="preserve"> PAGEREF _Toc5111351 \h </w:instrText>
        </w:r>
        <w:r>
          <w:rPr>
            <w:webHidden/>
          </w:rPr>
        </w:r>
        <w:r>
          <w:rPr>
            <w:webHidden/>
          </w:rPr>
          <w:fldChar w:fldCharType="separate"/>
        </w:r>
        <w:r>
          <w:rPr>
            <w:webHidden/>
          </w:rPr>
          <w:t>11</w:t>
        </w:r>
        <w:r>
          <w:rPr>
            <w:webHidden/>
          </w:rPr>
          <w:fldChar w:fldCharType="end"/>
        </w:r>
      </w:hyperlink>
    </w:p>
    <w:p w14:paraId="6D6E7B65" w14:textId="37C8BCA3" w:rsidR="00697775" w:rsidRDefault="00697775">
      <w:pPr>
        <w:pStyle w:val="TOC2"/>
        <w:rPr>
          <w:rFonts w:asciiTheme="minorHAnsi" w:eastAsiaTheme="minorEastAsia" w:hAnsiTheme="minorHAnsi" w:cstheme="minorBidi"/>
          <w:i w:val="0"/>
          <w:szCs w:val="22"/>
        </w:rPr>
      </w:pPr>
      <w:hyperlink w:anchor="_Toc5111352" w:history="1">
        <w:r w:rsidRPr="0017590E">
          <w:rPr>
            <w:rStyle w:val="Hyperlink"/>
          </w:rPr>
          <w:t>7.1</w:t>
        </w:r>
        <w:r>
          <w:rPr>
            <w:rFonts w:asciiTheme="minorHAnsi" w:hAnsiTheme="minorHAnsi" w:eastAsiaTheme="minorEastAsia" w:cstheme="minorBidi"/>
            <w:i w:val="0"/>
            <w:szCs w:val="22"/>
          </w:rPr>
          <w:tab/>
        </w:r>
        <w:r w:rsidRPr="0017590E">
          <w:rPr>
            <w:rStyle w:val="Hyperlink"/>
          </w:rPr>
          <w:t>Desktop Icon Shortcuts Setup</w:t>
        </w:r>
        <w:r>
          <w:rPr>
            <w:webHidden/>
          </w:rPr>
          <w:tab/>
        </w:r>
        <w:r>
          <w:rPr>
            <w:webHidden/>
          </w:rPr>
          <w:fldChar w:fldCharType="begin"/>
        </w:r>
        <w:r>
          <w:rPr>
            <w:webHidden/>
          </w:rPr>
          <w:instrText xml:space="preserve"> PAGEREF _Toc5111352 \h </w:instrText>
        </w:r>
        <w:r>
          <w:rPr>
            <w:webHidden/>
          </w:rPr>
        </w:r>
        <w:r>
          <w:rPr>
            <w:webHidden/>
          </w:rPr>
          <w:fldChar w:fldCharType="separate"/>
        </w:r>
        <w:r>
          <w:rPr>
            <w:webHidden/>
          </w:rPr>
          <w:t>11</w:t>
        </w:r>
        <w:r>
          <w:rPr>
            <w:webHidden/>
          </w:rPr>
          <w:fldChar w:fldCharType="end"/>
        </w:r>
      </w:hyperlink>
    </w:p>
    <w:p w14:paraId="4280C42F" w14:textId="61400F15" w:rsidR="00697775" w:rsidRDefault="00697775">
      <w:pPr>
        <w:pStyle w:val="TOC2"/>
        <w:rPr>
          <w:rFonts w:asciiTheme="minorHAnsi" w:eastAsiaTheme="minorEastAsia" w:hAnsiTheme="minorHAnsi" w:cstheme="minorBidi"/>
          <w:i w:val="0"/>
          <w:szCs w:val="22"/>
        </w:rPr>
      </w:pPr>
      <w:hyperlink w:anchor="_Toc5111353" w:history="1">
        <w:r w:rsidRPr="0017590E">
          <w:rPr>
            <w:rStyle w:val="Hyperlink"/>
          </w:rPr>
          <w:t>7.2</w:t>
        </w:r>
        <w:r>
          <w:rPr>
            <w:rFonts w:asciiTheme="minorHAnsi" w:hAnsiTheme="minorHAnsi" w:eastAsiaTheme="minorEastAsia" w:cstheme="minorBidi"/>
            <w:i w:val="0"/>
            <w:szCs w:val="22"/>
          </w:rPr>
          <w:tab/>
        </w:r>
        <w:r w:rsidRPr="0017590E">
          <w:rPr>
            <w:rStyle w:val="Hyperlink"/>
          </w:rPr>
          <w:t>Non-CAPRI Remote Users</w:t>
        </w:r>
        <w:r>
          <w:rPr>
            <w:webHidden/>
          </w:rPr>
          <w:tab/>
        </w:r>
        <w:r>
          <w:rPr>
            <w:webHidden/>
          </w:rPr>
          <w:fldChar w:fldCharType="begin"/>
        </w:r>
        <w:r>
          <w:rPr>
            <w:webHidden/>
          </w:rPr>
          <w:instrText xml:space="preserve"> PAGEREF _Toc5111353 \h </w:instrText>
        </w:r>
        <w:r>
          <w:rPr>
            <w:webHidden/>
          </w:rPr>
        </w:r>
        <w:r>
          <w:rPr>
            <w:webHidden/>
          </w:rPr>
          <w:fldChar w:fldCharType="separate"/>
        </w:r>
        <w:r>
          <w:rPr>
            <w:webHidden/>
          </w:rPr>
          <w:t>12</w:t>
        </w:r>
        <w:r>
          <w:rPr>
            <w:webHidden/>
          </w:rPr>
          <w:fldChar w:fldCharType="end"/>
        </w:r>
      </w:hyperlink>
    </w:p>
    <w:p w14:paraId="60F30787" w14:textId="5C6B2845" w:rsidR="00697775" w:rsidRDefault="00697775">
      <w:pPr>
        <w:pStyle w:val="TOC2"/>
        <w:rPr>
          <w:rFonts w:asciiTheme="minorHAnsi" w:eastAsiaTheme="minorEastAsia" w:hAnsiTheme="minorHAnsi" w:cstheme="minorBidi"/>
          <w:i w:val="0"/>
          <w:szCs w:val="22"/>
        </w:rPr>
      </w:pPr>
      <w:hyperlink w:anchor="_Toc5111354" w:history="1">
        <w:r w:rsidRPr="0017590E">
          <w:rPr>
            <w:rStyle w:val="Hyperlink"/>
          </w:rPr>
          <w:t>7.3</w:t>
        </w:r>
        <w:r>
          <w:rPr>
            <w:rFonts w:asciiTheme="minorHAnsi" w:hAnsiTheme="minorHAnsi" w:eastAsiaTheme="minorEastAsia" w:cstheme="minorBidi"/>
            <w:i w:val="0"/>
            <w:szCs w:val="22"/>
          </w:rPr>
          <w:tab/>
        </w:r>
        <w:r w:rsidRPr="0017590E">
          <w:rPr>
            <w:rStyle w:val="Hyperlink"/>
          </w:rPr>
          <w:t>Regional Office CAPRI Remote Users</w:t>
        </w:r>
        <w:r>
          <w:rPr>
            <w:webHidden/>
          </w:rPr>
          <w:tab/>
        </w:r>
        <w:r>
          <w:rPr>
            <w:webHidden/>
          </w:rPr>
          <w:fldChar w:fldCharType="begin"/>
        </w:r>
        <w:r>
          <w:rPr>
            <w:webHidden/>
          </w:rPr>
          <w:instrText xml:space="preserve"> PAGEREF _Toc5111354 \h </w:instrText>
        </w:r>
        <w:r>
          <w:rPr>
            <w:webHidden/>
          </w:rPr>
        </w:r>
        <w:r>
          <w:rPr>
            <w:webHidden/>
          </w:rPr>
          <w:fldChar w:fldCharType="separate"/>
        </w:r>
        <w:r>
          <w:rPr>
            <w:webHidden/>
          </w:rPr>
          <w:t>13</w:t>
        </w:r>
        <w:r>
          <w:rPr>
            <w:webHidden/>
          </w:rPr>
          <w:fldChar w:fldCharType="end"/>
        </w:r>
      </w:hyperlink>
    </w:p>
    <w:p w14:paraId="6674B8AE" w14:textId="001CD9EB" w:rsidR="00697775" w:rsidRDefault="00697775">
      <w:pPr>
        <w:pStyle w:val="TOC2"/>
        <w:rPr>
          <w:rFonts w:asciiTheme="minorHAnsi" w:eastAsiaTheme="minorEastAsia" w:hAnsiTheme="minorHAnsi" w:cstheme="minorBidi"/>
          <w:i w:val="0"/>
          <w:szCs w:val="22"/>
        </w:rPr>
      </w:pPr>
      <w:hyperlink w:anchor="_Toc5111355" w:history="1">
        <w:r w:rsidRPr="0017590E">
          <w:rPr>
            <w:rStyle w:val="Hyperlink"/>
          </w:rPr>
          <w:t>7.4</w:t>
        </w:r>
        <w:r>
          <w:rPr>
            <w:rFonts w:asciiTheme="minorHAnsi" w:hAnsiTheme="minorHAnsi" w:eastAsiaTheme="minorEastAsia" w:cstheme="minorBidi"/>
            <w:i w:val="0"/>
            <w:szCs w:val="22"/>
          </w:rPr>
          <w:tab/>
        </w:r>
        <w:r w:rsidRPr="0017590E">
          <w:rPr>
            <w:rStyle w:val="Hyperlink"/>
          </w:rPr>
          <w:t>CAPRI Remote Users</w:t>
        </w:r>
        <w:r>
          <w:rPr>
            <w:webHidden/>
          </w:rPr>
          <w:tab/>
        </w:r>
        <w:r>
          <w:rPr>
            <w:webHidden/>
          </w:rPr>
          <w:fldChar w:fldCharType="begin"/>
        </w:r>
        <w:r>
          <w:rPr>
            <w:webHidden/>
          </w:rPr>
          <w:instrText xml:space="preserve"> PAGEREF _Toc5111355 \h </w:instrText>
        </w:r>
        <w:r>
          <w:rPr>
            <w:webHidden/>
          </w:rPr>
        </w:r>
        <w:r>
          <w:rPr>
            <w:webHidden/>
          </w:rPr>
          <w:fldChar w:fldCharType="separate"/>
        </w:r>
        <w:r>
          <w:rPr>
            <w:webHidden/>
          </w:rPr>
          <w:t>15</w:t>
        </w:r>
        <w:r>
          <w:rPr>
            <w:webHidden/>
          </w:rPr>
          <w:fldChar w:fldCharType="end"/>
        </w:r>
      </w:hyperlink>
    </w:p>
    <w:p w14:paraId="26DDE7F8" w14:textId="5E35B53A" w:rsidR="00697775" w:rsidRDefault="00697775">
      <w:pPr>
        <w:pStyle w:val="TOC2"/>
        <w:rPr>
          <w:rFonts w:asciiTheme="minorHAnsi" w:eastAsiaTheme="minorEastAsia" w:hAnsiTheme="minorHAnsi" w:cstheme="minorBidi"/>
          <w:i w:val="0"/>
          <w:szCs w:val="22"/>
        </w:rPr>
      </w:pPr>
      <w:hyperlink w:anchor="_Toc5111356" w:history="1">
        <w:r w:rsidRPr="0017590E">
          <w:rPr>
            <w:rStyle w:val="Hyperlink"/>
          </w:rPr>
          <w:t>7.5</w:t>
        </w:r>
        <w:r>
          <w:rPr>
            <w:rFonts w:asciiTheme="minorHAnsi" w:hAnsiTheme="minorHAnsi" w:eastAsiaTheme="minorEastAsia" w:cstheme="minorBidi"/>
            <w:i w:val="0"/>
            <w:szCs w:val="22"/>
          </w:rPr>
          <w:tab/>
        </w:r>
        <w:r w:rsidRPr="0017590E">
          <w:rPr>
            <w:rStyle w:val="Hyperlink"/>
          </w:rPr>
          <w:t>VistA Terminal</w:t>
        </w:r>
        <w:r>
          <w:rPr>
            <w:webHidden/>
          </w:rPr>
          <w:tab/>
        </w:r>
        <w:r>
          <w:rPr>
            <w:webHidden/>
          </w:rPr>
          <w:fldChar w:fldCharType="begin"/>
        </w:r>
        <w:r>
          <w:rPr>
            <w:webHidden/>
          </w:rPr>
          <w:instrText xml:space="preserve"> PAGEREF _Toc5111356 \h </w:instrText>
        </w:r>
        <w:r>
          <w:rPr>
            <w:webHidden/>
          </w:rPr>
        </w:r>
        <w:r>
          <w:rPr>
            <w:webHidden/>
          </w:rPr>
          <w:fldChar w:fldCharType="separate"/>
        </w:r>
        <w:r>
          <w:rPr>
            <w:webHidden/>
          </w:rPr>
          <w:t>16</w:t>
        </w:r>
        <w:r>
          <w:rPr>
            <w:webHidden/>
          </w:rPr>
          <w:fldChar w:fldCharType="end"/>
        </w:r>
      </w:hyperlink>
    </w:p>
    <w:p w14:paraId="2A18D921" w14:textId="732DB2E6" w:rsidR="00697775" w:rsidRDefault="00697775">
      <w:pPr>
        <w:pStyle w:val="TOC2"/>
        <w:rPr>
          <w:rFonts w:asciiTheme="minorHAnsi" w:eastAsiaTheme="minorEastAsia" w:hAnsiTheme="minorHAnsi" w:cstheme="minorBidi"/>
          <w:i w:val="0"/>
          <w:szCs w:val="22"/>
        </w:rPr>
      </w:pPr>
      <w:hyperlink w:anchor="_Toc5111357" w:history="1">
        <w:r w:rsidRPr="0017590E">
          <w:rPr>
            <w:rStyle w:val="Hyperlink"/>
          </w:rPr>
          <w:t>7.6</w:t>
        </w:r>
        <w:r>
          <w:rPr>
            <w:rFonts w:asciiTheme="minorHAnsi" w:hAnsiTheme="minorHAnsi" w:eastAsiaTheme="minorEastAsia" w:cstheme="minorBidi"/>
            <w:i w:val="0"/>
            <w:szCs w:val="22"/>
          </w:rPr>
          <w:tab/>
        </w:r>
        <w:r w:rsidRPr="0017590E">
          <w:rPr>
            <w:rStyle w:val="Hyperlink"/>
          </w:rPr>
          <w:t>Terminal Server Users</w:t>
        </w:r>
        <w:r>
          <w:rPr>
            <w:webHidden/>
          </w:rPr>
          <w:tab/>
        </w:r>
        <w:r>
          <w:rPr>
            <w:webHidden/>
          </w:rPr>
          <w:fldChar w:fldCharType="begin"/>
        </w:r>
        <w:r>
          <w:rPr>
            <w:webHidden/>
          </w:rPr>
          <w:instrText xml:space="preserve"> PAGEREF _Toc5111357 \h </w:instrText>
        </w:r>
        <w:r>
          <w:rPr>
            <w:webHidden/>
          </w:rPr>
        </w:r>
        <w:r>
          <w:rPr>
            <w:webHidden/>
          </w:rPr>
          <w:fldChar w:fldCharType="separate"/>
        </w:r>
        <w:r>
          <w:rPr>
            <w:webHidden/>
          </w:rPr>
          <w:t>16</w:t>
        </w:r>
        <w:r>
          <w:rPr>
            <w:webHidden/>
          </w:rPr>
          <w:fldChar w:fldCharType="end"/>
        </w:r>
      </w:hyperlink>
    </w:p>
    <w:p w14:paraId="164E9E22" w14:textId="67CBC916" w:rsidR="00697775" w:rsidRDefault="00697775">
      <w:pPr>
        <w:pStyle w:val="TOC2"/>
        <w:rPr>
          <w:rFonts w:asciiTheme="minorHAnsi" w:eastAsiaTheme="minorEastAsia" w:hAnsiTheme="minorHAnsi" w:cstheme="minorBidi"/>
          <w:i w:val="0"/>
          <w:szCs w:val="22"/>
        </w:rPr>
      </w:pPr>
      <w:hyperlink w:anchor="_Toc5111358" w:history="1">
        <w:r w:rsidRPr="0017590E">
          <w:rPr>
            <w:rStyle w:val="Hyperlink"/>
          </w:rPr>
          <w:t>7.7</w:t>
        </w:r>
        <w:r>
          <w:rPr>
            <w:rFonts w:asciiTheme="minorHAnsi" w:hAnsiTheme="minorHAnsi" w:eastAsiaTheme="minorEastAsia" w:cstheme="minorBidi"/>
            <w:i w:val="0"/>
            <w:szCs w:val="22"/>
          </w:rPr>
          <w:tab/>
        </w:r>
        <w:r w:rsidRPr="0017590E">
          <w:rPr>
            <w:rStyle w:val="Hyperlink"/>
          </w:rPr>
          <w:t>CAPRI News</w:t>
        </w:r>
        <w:r>
          <w:rPr>
            <w:webHidden/>
          </w:rPr>
          <w:tab/>
        </w:r>
        <w:r>
          <w:rPr>
            <w:webHidden/>
          </w:rPr>
          <w:fldChar w:fldCharType="begin"/>
        </w:r>
        <w:r>
          <w:rPr>
            <w:webHidden/>
          </w:rPr>
          <w:instrText xml:space="preserve"> PAGEREF _Toc5111358 \h </w:instrText>
        </w:r>
        <w:r>
          <w:rPr>
            <w:webHidden/>
          </w:rPr>
        </w:r>
        <w:r>
          <w:rPr>
            <w:webHidden/>
          </w:rPr>
          <w:fldChar w:fldCharType="separate"/>
        </w:r>
        <w:r>
          <w:rPr>
            <w:webHidden/>
          </w:rPr>
          <w:t>17</w:t>
        </w:r>
        <w:r>
          <w:rPr>
            <w:webHidden/>
          </w:rPr>
          <w:fldChar w:fldCharType="end"/>
        </w:r>
      </w:hyperlink>
    </w:p>
    <w:p w14:paraId="61153B57" w14:textId="6FFC84EB" w:rsidR="00697775" w:rsidRDefault="00697775">
      <w:pPr>
        <w:pStyle w:val="TOC2"/>
        <w:rPr>
          <w:rFonts w:asciiTheme="minorHAnsi" w:eastAsiaTheme="minorEastAsia" w:hAnsiTheme="minorHAnsi" w:cstheme="minorBidi"/>
          <w:i w:val="0"/>
          <w:szCs w:val="22"/>
        </w:rPr>
      </w:pPr>
      <w:hyperlink w:anchor="_Toc5111359" w:history="1">
        <w:r w:rsidRPr="0017590E">
          <w:rPr>
            <w:rStyle w:val="Hyperlink"/>
          </w:rPr>
          <w:t>7.8</w:t>
        </w:r>
        <w:r>
          <w:rPr>
            <w:rFonts w:asciiTheme="minorHAnsi" w:hAnsiTheme="minorHAnsi" w:eastAsiaTheme="minorEastAsia" w:cstheme="minorBidi"/>
            <w:i w:val="0"/>
            <w:szCs w:val="22"/>
          </w:rPr>
          <w:tab/>
        </w:r>
        <w:r w:rsidRPr="0017590E">
          <w:rPr>
            <w:rStyle w:val="Hyperlink"/>
          </w:rPr>
          <w:t>CAPRI Alerts</w:t>
        </w:r>
        <w:r>
          <w:rPr>
            <w:webHidden/>
          </w:rPr>
          <w:tab/>
        </w:r>
        <w:r>
          <w:rPr>
            <w:webHidden/>
          </w:rPr>
          <w:fldChar w:fldCharType="begin"/>
        </w:r>
        <w:r>
          <w:rPr>
            <w:webHidden/>
          </w:rPr>
          <w:instrText xml:space="preserve"> PAGEREF _Toc5111359 \h </w:instrText>
        </w:r>
        <w:r>
          <w:rPr>
            <w:webHidden/>
          </w:rPr>
        </w:r>
        <w:r>
          <w:rPr>
            <w:webHidden/>
          </w:rPr>
          <w:fldChar w:fldCharType="separate"/>
        </w:r>
        <w:r>
          <w:rPr>
            <w:webHidden/>
          </w:rPr>
          <w:t>17</w:t>
        </w:r>
        <w:r>
          <w:rPr>
            <w:webHidden/>
          </w:rPr>
          <w:fldChar w:fldCharType="end"/>
        </w:r>
      </w:hyperlink>
    </w:p>
    <w:p w14:paraId="06927344" w14:textId="27C2D908" w:rsidR="00697775" w:rsidRDefault="00697775">
      <w:pPr>
        <w:pStyle w:val="TOC2"/>
        <w:rPr>
          <w:rFonts w:asciiTheme="minorHAnsi" w:eastAsiaTheme="minorEastAsia" w:hAnsiTheme="minorHAnsi" w:cstheme="minorBidi"/>
          <w:i w:val="0"/>
          <w:szCs w:val="22"/>
        </w:rPr>
      </w:pPr>
      <w:hyperlink w:anchor="_Toc5111360" w:history="1">
        <w:r w:rsidRPr="0017590E">
          <w:rPr>
            <w:rStyle w:val="Hyperlink"/>
          </w:rPr>
          <w:t>7.9</w:t>
        </w:r>
        <w:r>
          <w:rPr>
            <w:rFonts w:asciiTheme="minorHAnsi" w:hAnsiTheme="minorHAnsi" w:eastAsiaTheme="minorEastAsia" w:cstheme="minorBidi"/>
            <w:i w:val="0"/>
            <w:szCs w:val="22"/>
          </w:rPr>
          <w:tab/>
        </w:r>
        <w:r w:rsidRPr="0017590E">
          <w:rPr>
            <w:rStyle w:val="Hyperlink"/>
          </w:rPr>
          <w:t>Audit Kept</w:t>
        </w:r>
        <w:r>
          <w:rPr>
            <w:webHidden/>
          </w:rPr>
          <w:tab/>
        </w:r>
        <w:r>
          <w:rPr>
            <w:webHidden/>
          </w:rPr>
          <w:fldChar w:fldCharType="begin"/>
        </w:r>
        <w:r>
          <w:rPr>
            <w:webHidden/>
          </w:rPr>
          <w:instrText xml:space="preserve"> PAGEREF _Toc5111360 \h </w:instrText>
        </w:r>
        <w:r>
          <w:rPr>
            <w:webHidden/>
          </w:rPr>
        </w:r>
        <w:r>
          <w:rPr>
            <w:webHidden/>
          </w:rPr>
          <w:fldChar w:fldCharType="separate"/>
        </w:r>
        <w:r>
          <w:rPr>
            <w:webHidden/>
          </w:rPr>
          <w:t>18</w:t>
        </w:r>
        <w:r>
          <w:rPr>
            <w:webHidden/>
          </w:rPr>
          <w:fldChar w:fldCharType="end"/>
        </w:r>
      </w:hyperlink>
    </w:p>
    <w:p w14:paraId="3B5CB871" w14:textId="7929BE2C" w:rsidR="00697775" w:rsidRDefault="00697775">
      <w:pPr>
        <w:pStyle w:val="TOC1"/>
        <w:rPr>
          <w:rFonts w:asciiTheme="minorHAnsi" w:eastAsiaTheme="minorEastAsia" w:hAnsiTheme="minorHAnsi" w:cstheme="minorBidi"/>
          <w:b w:val="0"/>
          <w:sz w:val="22"/>
          <w:szCs w:val="22"/>
        </w:rPr>
      </w:pPr>
      <w:hyperlink w:anchor="_Toc5111361" w:history="1">
        <w:r w:rsidRPr="0017590E">
          <w:rPr>
            <w:rStyle w:val="Hyperlink"/>
          </w:rPr>
          <w:t>8.</w:t>
        </w:r>
        <w:r>
          <w:rPr>
            <w:rFonts w:asciiTheme="minorHAnsi" w:hAnsiTheme="minorHAnsi" w:eastAsiaTheme="minorEastAsia" w:cstheme="minorBidi"/>
            <w:b w:val="0"/>
            <w:sz w:val="22"/>
            <w:szCs w:val="22"/>
          </w:rPr>
          <w:tab/>
        </w:r>
        <w:r w:rsidRPr="0017590E">
          <w:rPr>
            <w:rStyle w:val="Hyperlink"/>
          </w:rPr>
          <w:t>CAPRI Application Maintenance</w:t>
        </w:r>
        <w:r>
          <w:rPr>
            <w:webHidden/>
          </w:rPr>
          <w:tab/>
        </w:r>
        <w:r>
          <w:rPr>
            <w:webHidden/>
          </w:rPr>
          <w:fldChar w:fldCharType="begin"/>
        </w:r>
        <w:r>
          <w:rPr>
            <w:webHidden/>
          </w:rPr>
          <w:instrText xml:space="preserve"> PAGEREF _Toc5111361 \h </w:instrText>
        </w:r>
        <w:r>
          <w:rPr>
            <w:webHidden/>
          </w:rPr>
        </w:r>
        <w:r>
          <w:rPr>
            <w:webHidden/>
          </w:rPr>
          <w:fldChar w:fldCharType="separate"/>
        </w:r>
        <w:r>
          <w:rPr>
            <w:webHidden/>
          </w:rPr>
          <w:t>18</w:t>
        </w:r>
        <w:r>
          <w:rPr>
            <w:webHidden/>
          </w:rPr>
          <w:fldChar w:fldCharType="end"/>
        </w:r>
      </w:hyperlink>
    </w:p>
    <w:p w14:paraId="6F1C9E7D" w14:textId="4C5553AB" w:rsidR="00697775" w:rsidRDefault="00697775">
      <w:pPr>
        <w:pStyle w:val="TOC2"/>
        <w:rPr>
          <w:rFonts w:asciiTheme="minorHAnsi" w:eastAsiaTheme="minorEastAsia" w:hAnsiTheme="minorHAnsi" w:cstheme="minorBidi"/>
          <w:i w:val="0"/>
          <w:szCs w:val="22"/>
        </w:rPr>
      </w:pPr>
      <w:hyperlink w:anchor="_Toc5111362" w:history="1">
        <w:r w:rsidRPr="0017590E">
          <w:rPr>
            <w:rStyle w:val="Hyperlink"/>
          </w:rPr>
          <w:t>8.1</w:t>
        </w:r>
        <w:r>
          <w:rPr>
            <w:rFonts w:asciiTheme="minorHAnsi" w:hAnsiTheme="minorHAnsi" w:eastAsiaTheme="minorEastAsia" w:cstheme="minorBidi"/>
            <w:i w:val="0"/>
            <w:szCs w:val="22"/>
          </w:rPr>
          <w:tab/>
        </w:r>
        <w:r w:rsidRPr="0017590E">
          <w:rPr>
            <w:rStyle w:val="Hyperlink"/>
          </w:rPr>
          <w:t>CAPRI Application Software Maintenance</w:t>
        </w:r>
        <w:r>
          <w:rPr>
            <w:webHidden/>
          </w:rPr>
          <w:tab/>
        </w:r>
        <w:r>
          <w:rPr>
            <w:webHidden/>
          </w:rPr>
          <w:fldChar w:fldCharType="begin"/>
        </w:r>
        <w:r>
          <w:rPr>
            <w:webHidden/>
          </w:rPr>
          <w:instrText xml:space="preserve"> PAGEREF _Toc5111362 \h </w:instrText>
        </w:r>
        <w:r>
          <w:rPr>
            <w:webHidden/>
          </w:rPr>
        </w:r>
        <w:r>
          <w:rPr>
            <w:webHidden/>
          </w:rPr>
          <w:fldChar w:fldCharType="separate"/>
        </w:r>
        <w:r>
          <w:rPr>
            <w:webHidden/>
          </w:rPr>
          <w:t>18</w:t>
        </w:r>
        <w:r>
          <w:rPr>
            <w:webHidden/>
          </w:rPr>
          <w:fldChar w:fldCharType="end"/>
        </w:r>
      </w:hyperlink>
    </w:p>
    <w:p w14:paraId="37F920A4" w14:textId="2F691B15" w:rsidR="00697775" w:rsidRDefault="00697775">
      <w:pPr>
        <w:pStyle w:val="TOC2"/>
        <w:rPr>
          <w:rFonts w:asciiTheme="minorHAnsi" w:eastAsiaTheme="minorEastAsia" w:hAnsiTheme="minorHAnsi" w:cstheme="minorBidi"/>
          <w:i w:val="0"/>
          <w:szCs w:val="22"/>
        </w:rPr>
      </w:pPr>
      <w:hyperlink w:anchor="_Toc5111363" w:history="1">
        <w:r w:rsidRPr="0017590E">
          <w:rPr>
            <w:rStyle w:val="Hyperlink"/>
          </w:rPr>
          <w:t>8.2</w:t>
        </w:r>
        <w:r>
          <w:rPr>
            <w:rFonts w:asciiTheme="minorHAnsi" w:hAnsiTheme="minorHAnsi" w:eastAsiaTheme="minorEastAsia" w:cstheme="minorBidi"/>
            <w:i w:val="0"/>
            <w:szCs w:val="22"/>
          </w:rPr>
          <w:tab/>
        </w:r>
        <w:r w:rsidRPr="0017590E">
          <w:rPr>
            <w:rStyle w:val="Hyperlink"/>
          </w:rPr>
          <w:t>C&amp;P Worksheet Template Maintenance</w:t>
        </w:r>
        <w:r>
          <w:rPr>
            <w:webHidden/>
          </w:rPr>
          <w:tab/>
        </w:r>
        <w:r>
          <w:rPr>
            <w:webHidden/>
          </w:rPr>
          <w:fldChar w:fldCharType="begin"/>
        </w:r>
        <w:r>
          <w:rPr>
            <w:webHidden/>
          </w:rPr>
          <w:instrText xml:space="preserve"> PAGEREF _Toc5111363 \h </w:instrText>
        </w:r>
        <w:r>
          <w:rPr>
            <w:webHidden/>
          </w:rPr>
        </w:r>
        <w:r>
          <w:rPr>
            <w:webHidden/>
          </w:rPr>
          <w:fldChar w:fldCharType="separate"/>
        </w:r>
        <w:r>
          <w:rPr>
            <w:webHidden/>
          </w:rPr>
          <w:t>19</w:t>
        </w:r>
        <w:r>
          <w:rPr>
            <w:webHidden/>
          </w:rPr>
          <w:fldChar w:fldCharType="end"/>
        </w:r>
      </w:hyperlink>
    </w:p>
    <w:p w14:paraId="6B65F789" w14:textId="52F7263B" w:rsidR="00697775" w:rsidRDefault="00697775">
      <w:pPr>
        <w:pStyle w:val="TOC1"/>
        <w:rPr>
          <w:rFonts w:asciiTheme="minorHAnsi" w:eastAsiaTheme="minorEastAsia" w:hAnsiTheme="minorHAnsi" w:cstheme="minorBidi"/>
          <w:b w:val="0"/>
          <w:sz w:val="22"/>
          <w:szCs w:val="22"/>
        </w:rPr>
      </w:pPr>
      <w:hyperlink w:anchor="_Toc5111364" w:history="1">
        <w:r w:rsidRPr="0017590E">
          <w:rPr>
            <w:rStyle w:val="Hyperlink"/>
          </w:rPr>
          <w:t>9.</w:t>
        </w:r>
        <w:r>
          <w:rPr>
            <w:rFonts w:asciiTheme="minorHAnsi" w:hAnsiTheme="minorHAnsi" w:eastAsiaTheme="minorEastAsia" w:cstheme="minorBidi"/>
            <w:b w:val="0"/>
            <w:sz w:val="22"/>
            <w:szCs w:val="22"/>
          </w:rPr>
          <w:tab/>
        </w:r>
        <w:r w:rsidRPr="0017590E">
          <w:rPr>
            <w:rStyle w:val="Hyperlink"/>
          </w:rPr>
          <w:t>Applications Development Tools and Usage</w:t>
        </w:r>
        <w:r>
          <w:rPr>
            <w:webHidden/>
          </w:rPr>
          <w:tab/>
        </w:r>
        <w:r>
          <w:rPr>
            <w:webHidden/>
          </w:rPr>
          <w:fldChar w:fldCharType="begin"/>
        </w:r>
        <w:r>
          <w:rPr>
            <w:webHidden/>
          </w:rPr>
          <w:instrText xml:space="preserve"> PAGEREF _Toc5111364 \h </w:instrText>
        </w:r>
        <w:r>
          <w:rPr>
            <w:webHidden/>
          </w:rPr>
        </w:r>
        <w:r>
          <w:rPr>
            <w:webHidden/>
          </w:rPr>
          <w:fldChar w:fldCharType="separate"/>
        </w:r>
        <w:r>
          <w:rPr>
            <w:webHidden/>
          </w:rPr>
          <w:t>20</w:t>
        </w:r>
        <w:r>
          <w:rPr>
            <w:webHidden/>
          </w:rPr>
          <w:fldChar w:fldCharType="end"/>
        </w:r>
      </w:hyperlink>
    </w:p>
    <w:p w14:paraId="41D6394E" w14:textId="6B2B6D81" w:rsidR="00697775" w:rsidRDefault="00697775">
      <w:pPr>
        <w:pStyle w:val="TOC1"/>
        <w:rPr>
          <w:rFonts w:asciiTheme="minorHAnsi" w:eastAsiaTheme="minorEastAsia" w:hAnsiTheme="minorHAnsi" w:cstheme="minorBidi"/>
          <w:b w:val="0"/>
          <w:sz w:val="22"/>
          <w:szCs w:val="22"/>
        </w:rPr>
      </w:pPr>
      <w:hyperlink w:anchor="_Toc5111365" w:history="1">
        <w:r w:rsidRPr="0017590E">
          <w:rPr>
            <w:rStyle w:val="Hyperlink"/>
          </w:rPr>
          <w:t>10.</w:t>
        </w:r>
        <w:r>
          <w:rPr>
            <w:rFonts w:asciiTheme="minorHAnsi" w:hAnsiTheme="minorHAnsi" w:eastAsiaTheme="minorEastAsia" w:cstheme="minorBidi"/>
            <w:b w:val="0"/>
            <w:sz w:val="22"/>
            <w:szCs w:val="22"/>
          </w:rPr>
          <w:tab/>
        </w:r>
        <w:r w:rsidRPr="0017590E">
          <w:rPr>
            <w:rStyle w:val="Hyperlink"/>
          </w:rPr>
          <w:t>Code Repository Tool (Version Control)</w:t>
        </w:r>
        <w:r>
          <w:rPr>
            <w:webHidden/>
          </w:rPr>
          <w:tab/>
        </w:r>
        <w:r>
          <w:rPr>
            <w:webHidden/>
          </w:rPr>
          <w:fldChar w:fldCharType="begin"/>
        </w:r>
        <w:r>
          <w:rPr>
            <w:webHidden/>
          </w:rPr>
          <w:instrText xml:space="preserve"> PAGEREF _Toc5111365 \h </w:instrText>
        </w:r>
        <w:r>
          <w:rPr>
            <w:webHidden/>
          </w:rPr>
        </w:r>
        <w:r>
          <w:rPr>
            <w:webHidden/>
          </w:rPr>
          <w:fldChar w:fldCharType="separate"/>
        </w:r>
        <w:r>
          <w:rPr>
            <w:webHidden/>
          </w:rPr>
          <w:t>20</w:t>
        </w:r>
        <w:r>
          <w:rPr>
            <w:webHidden/>
          </w:rPr>
          <w:fldChar w:fldCharType="end"/>
        </w:r>
      </w:hyperlink>
    </w:p>
    <w:p w14:paraId="52614CF6" w14:textId="2580E120" w:rsidR="00697775" w:rsidRDefault="00697775">
      <w:pPr>
        <w:pStyle w:val="TOC1"/>
        <w:rPr>
          <w:rFonts w:asciiTheme="minorHAnsi" w:eastAsiaTheme="minorEastAsia" w:hAnsiTheme="minorHAnsi" w:cstheme="minorBidi"/>
          <w:b w:val="0"/>
          <w:sz w:val="22"/>
          <w:szCs w:val="22"/>
        </w:rPr>
      </w:pPr>
      <w:hyperlink w:anchor="_Toc5111366" w:history="1">
        <w:r w:rsidRPr="0017590E">
          <w:rPr>
            <w:rStyle w:val="Hyperlink"/>
          </w:rPr>
          <w:t>11.</w:t>
        </w:r>
        <w:r>
          <w:rPr>
            <w:rFonts w:asciiTheme="minorHAnsi" w:hAnsiTheme="minorHAnsi" w:eastAsiaTheme="minorEastAsia" w:cstheme="minorBidi"/>
            <w:b w:val="0"/>
            <w:sz w:val="22"/>
            <w:szCs w:val="22"/>
          </w:rPr>
          <w:tab/>
        </w:r>
        <w:r w:rsidRPr="0017590E">
          <w:rPr>
            <w:rStyle w:val="Hyperlink"/>
          </w:rPr>
          <w:t>CAPRI Source Files for Delphi 2006</w:t>
        </w:r>
        <w:r>
          <w:rPr>
            <w:webHidden/>
          </w:rPr>
          <w:tab/>
        </w:r>
        <w:r>
          <w:rPr>
            <w:webHidden/>
          </w:rPr>
          <w:fldChar w:fldCharType="begin"/>
        </w:r>
        <w:r>
          <w:rPr>
            <w:webHidden/>
          </w:rPr>
          <w:instrText xml:space="preserve"> PAGEREF _Toc5111366 \h </w:instrText>
        </w:r>
        <w:r>
          <w:rPr>
            <w:webHidden/>
          </w:rPr>
        </w:r>
        <w:r>
          <w:rPr>
            <w:webHidden/>
          </w:rPr>
          <w:fldChar w:fldCharType="separate"/>
        </w:r>
        <w:r>
          <w:rPr>
            <w:webHidden/>
          </w:rPr>
          <w:t>20</w:t>
        </w:r>
        <w:r>
          <w:rPr>
            <w:webHidden/>
          </w:rPr>
          <w:fldChar w:fldCharType="end"/>
        </w:r>
      </w:hyperlink>
    </w:p>
    <w:p w14:paraId="79D25B38" w14:textId="4CED5D83" w:rsidR="00697775" w:rsidRDefault="00697775">
      <w:pPr>
        <w:pStyle w:val="TOC1"/>
        <w:rPr>
          <w:rFonts w:asciiTheme="minorHAnsi" w:eastAsiaTheme="minorEastAsia" w:hAnsiTheme="minorHAnsi" w:cstheme="minorBidi"/>
          <w:b w:val="0"/>
          <w:sz w:val="22"/>
          <w:szCs w:val="22"/>
        </w:rPr>
      </w:pPr>
      <w:hyperlink w:anchor="_Toc5111367" w:history="1">
        <w:r w:rsidRPr="0017590E">
          <w:rPr>
            <w:rStyle w:val="Hyperlink"/>
          </w:rPr>
          <w:t>12.</w:t>
        </w:r>
        <w:r>
          <w:rPr>
            <w:rFonts w:asciiTheme="minorHAnsi" w:hAnsiTheme="minorHAnsi" w:eastAsiaTheme="minorEastAsia" w:cstheme="minorBidi"/>
            <w:b w:val="0"/>
            <w:sz w:val="22"/>
            <w:szCs w:val="22"/>
          </w:rPr>
          <w:tab/>
        </w:r>
        <w:r w:rsidRPr="0017590E">
          <w:rPr>
            <w:rStyle w:val="Hyperlink"/>
          </w:rPr>
          <w:t>Remote Procedure Calls</w:t>
        </w:r>
        <w:r>
          <w:rPr>
            <w:webHidden/>
          </w:rPr>
          <w:tab/>
        </w:r>
        <w:r>
          <w:rPr>
            <w:webHidden/>
          </w:rPr>
          <w:fldChar w:fldCharType="begin"/>
        </w:r>
        <w:r>
          <w:rPr>
            <w:webHidden/>
          </w:rPr>
          <w:instrText xml:space="preserve"> PAGEREF _Toc5111367 \h </w:instrText>
        </w:r>
        <w:r>
          <w:rPr>
            <w:webHidden/>
          </w:rPr>
        </w:r>
        <w:r>
          <w:rPr>
            <w:webHidden/>
          </w:rPr>
          <w:fldChar w:fldCharType="separate"/>
        </w:r>
        <w:r>
          <w:rPr>
            <w:webHidden/>
          </w:rPr>
          <w:t>20</w:t>
        </w:r>
        <w:r>
          <w:rPr>
            <w:webHidden/>
          </w:rPr>
          <w:fldChar w:fldCharType="end"/>
        </w:r>
      </w:hyperlink>
    </w:p>
    <w:p w14:paraId="16027C17" w14:textId="0A4D6E82" w:rsidR="00697775" w:rsidRDefault="00697775">
      <w:pPr>
        <w:pStyle w:val="TOC2"/>
        <w:rPr>
          <w:rFonts w:asciiTheme="minorHAnsi" w:eastAsiaTheme="minorEastAsia" w:hAnsiTheme="minorHAnsi" w:cstheme="minorBidi"/>
          <w:i w:val="0"/>
          <w:szCs w:val="22"/>
        </w:rPr>
      </w:pPr>
      <w:hyperlink w:anchor="_Toc5111368" w:history="1">
        <w:r w:rsidRPr="0017590E">
          <w:rPr>
            <w:rStyle w:val="Hyperlink"/>
          </w:rPr>
          <w:t>12.1</w:t>
        </w:r>
        <w:r>
          <w:rPr>
            <w:rFonts w:asciiTheme="minorHAnsi" w:hAnsiTheme="minorHAnsi" w:eastAsiaTheme="minorEastAsia" w:cstheme="minorBidi"/>
            <w:i w:val="0"/>
            <w:szCs w:val="22"/>
          </w:rPr>
          <w:tab/>
        </w:r>
        <w:r w:rsidRPr="0017590E">
          <w:rPr>
            <w:rStyle w:val="Hyperlink"/>
          </w:rPr>
          <w:t>CAPRI Remote Procedure Calls Logger</w:t>
        </w:r>
        <w:r>
          <w:rPr>
            <w:webHidden/>
          </w:rPr>
          <w:tab/>
        </w:r>
        <w:r>
          <w:rPr>
            <w:webHidden/>
          </w:rPr>
          <w:fldChar w:fldCharType="begin"/>
        </w:r>
        <w:r>
          <w:rPr>
            <w:webHidden/>
          </w:rPr>
          <w:instrText xml:space="preserve"> PAGEREF _Toc5111368 \h </w:instrText>
        </w:r>
        <w:r>
          <w:rPr>
            <w:webHidden/>
          </w:rPr>
        </w:r>
        <w:r>
          <w:rPr>
            <w:webHidden/>
          </w:rPr>
          <w:fldChar w:fldCharType="separate"/>
        </w:r>
        <w:r>
          <w:rPr>
            <w:webHidden/>
          </w:rPr>
          <w:t>20</w:t>
        </w:r>
        <w:r>
          <w:rPr>
            <w:webHidden/>
          </w:rPr>
          <w:fldChar w:fldCharType="end"/>
        </w:r>
      </w:hyperlink>
    </w:p>
    <w:p w14:paraId="785F44DC" w14:textId="29200E77" w:rsidR="00697775" w:rsidRDefault="00697775">
      <w:pPr>
        <w:pStyle w:val="TOC2"/>
        <w:rPr>
          <w:rFonts w:asciiTheme="minorHAnsi" w:eastAsiaTheme="minorEastAsia" w:hAnsiTheme="minorHAnsi" w:cstheme="minorBidi"/>
          <w:i w:val="0"/>
          <w:szCs w:val="22"/>
        </w:rPr>
      </w:pPr>
      <w:hyperlink w:anchor="_Toc5111369" w:history="1">
        <w:r w:rsidRPr="0017590E">
          <w:rPr>
            <w:rStyle w:val="Hyperlink"/>
          </w:rPr>
          <w:t>12.2</w:t>
        </w:r>
        <w:r>
          <w:rPr>
            <w:rFonts w:asciiTheme="minorHAnsi" w:hAnsiTheme="minorHAnsi" w:eastAsiaTheme="minorEastAsia" w:cstheme="minorBidi"/>
            <w:i w:val="0"/>
            <w:szCs w:val="22"/>
          </w:rPr>
          <w:tab/>
        </w:r>
        <w:r w:rsidRPr="0017590E">
          <w:rPr>
            <w:rStyle w:val="Hyperlink"/>
          </w:rPr>
          <w:t>CAPRI Remote Procedure Calls (RPCs) for MUMPS</w:t>
        </w:r>
        <w:r>
          <w:rPr>
            <w:webHidden/>
          </w:rPr>
          <w:tab/>
        </w:r>
        <w:r>
          <w:rPr>
            <w:webHidden/>
          </w:rPr>
          <w:fldChar w:fldCharType="begin"/>
        </w:r>
        <w:r>
          <w:rPr>
            <w:webHidden/>
          </w:rPr>
          <w:instrText xml:space="preserve"> PAGEREF _Toc5111369 \h </w:instrText>
        </w:r>
        <w:r>
          <w:rPr>
            <w:webHidden/>
          </w:rPr>
        </w:r>
        <w:r>
          <w:rPr>
            <w:webHidden/>
          </w:rPr>
          <w:fldChar w:fldCharType="separate"/>
        </w:r>
        <w:r>
          <w:rPr>
            <w:webHidden/>
          </w:rPr>
          <w:t>20</w:t>
        </w:r>
        <w:r>
          <w:rPr>
            <w:webHidden/>
          </w:rPr>
          <w:fldChar w:fldCharType="end"/>
        </w:r>
      </w:hyperlink>
    </w:p>
    <w:p w14:paraId="79E1A933" w14:textId="0D079F87" w:rsidR="00697775" w:rsidRDefault="00697775">
      <w:pPr>
        <w:pStyle w:val="TOC1"/>
        <w:rPr>
          <w:rFonts w:asciiTheme="minorHAnsi" w:eastAsiaTheme="minorEastAsia" w:hAnsiTheme="minorHAnsi" w:cstheme="minorBidi"/>
          <w:b w:val="0"/>
          <w:sz w:val="22"/>
          <w:szCs w:val="22"/>
        </w:rPr>
      </w:pPr>
      <w:hyperlink w:anchor="_Toc5111370" w:history="1">
        <w:r w:rsidRPr="0017590E">
          <w:rPr>
            <w:rStyle w:val="Hyperlink"/>
          </w:rPr>
          <w:t>13.</w:t>
        </w:r>
        <w:r>
          <w:rPr>
            <w:rFonts w:asciiTheme="minorHAnsi" w:hAnsiTheme="minorHAnsi" w:eastAsiaTheme="minorEastAsia" w:cstheme="minorBidi"/>
            <w:b w:val="0"/>
            <w:sz w:val="22"/>
            <w:szCs w:val="22"/>
          </w:rPr>
          <w:tab/>
        </w:r>
        <w:r w:rsidRPr="0017590E">
          <w:rPr>
            <w:rStyle w:val="Hyperlink"/>
          </w:rPr>
          <w:t>FileMan</w:t>
        </w:r>
        <w:r>
          <w:rPr>
            <w:webHidden/>
          </w:rPr>
          <w:tab/>
        </w:r>
        <w:r>
          <w:rPr>
            <w:webHidden/>
          </w:rPr>
          <w:fldChar w:fldCharType="begin"/>
        </w:r>
        <w:r>
          <w:rPr>
            <w:webHidden/>
          </w:rPr>
          <w:instrText xml:space="preserve"> PAGEREF _Toc5111370 \h </w:instrText>
        </w:r>
        <w:r>
          <w:rPr>
            <w:webHidden/>
          </w:rPr>
        </w:r>
        <w:r>
          <w:rPr>
            <w:webHidden/>
          </w:rPr>
          <w:fldChar w:fldCharType="separate"/>
        </w:r>
        <w:r>
          <w:rPr>
            <w:webHidden/>
          </w:rPr>
          <w:t>23</w:t>
        </w:r>
        <w:r>
          <w:rPr>
            <w:webHidden/>
          </w:rPr>
          <w:fldChar w:fldCharType="end"/>
        </w:r>
      </w:hyperlink>
    </w:p>
    <w:p w14:paraId="6124FE57" w14:textId="0CE2DC65" w:rsidR="00697775" w:rsidRDefault="00697775">
      <w:pPr>
        <w:pStyle w:val="TOC2"/>
        <w:rPr>
          <w:rFonts w:asciiTheme="minorHAnsi" w:eastAsiaTheme="minorEastAsia" w:hAnsiTheme="minorHAnsi" w:cstheme="minorBidi"/>
          <w:i w:val="0"/>
          <w:szCs w:val="22"/>
        </w:rPr>
      </w:pPr>
      <w:hyperlink w:anchor="_Toc5111371" w:history="1">
        <w:r w:rsidRPr="0017590E">
          <w:rPr>
            <w:rStyle w:val="Hyperlink"/>
          </w:rPr>
          <w:t>13.1</w:t>
        </w:r>
        <w:r>
          <w:rPr>
            <w:rFonts w:asciiTheme="minorHAnsi" w:hAnsiTheme="minorHAnsi" w:eastAsiaTheme="minorEastAsia" w:cstheme="minorBidi"/>
            <w:i w:val="0"/>
            <w:szCs w:val="22"/>
          </w:rPr>
          <w:tab/>
        </w:r>
        <w:r w:rsidRPr="0017590E">
          <w:rPr>
            <w:rStyle w:val="Hyperlink"/>
          </w:rPr>
          <w:t>Installation Procedures and Usage</w:t>
        </w:r>
        <w:r>
          <w:rPr>
            <w:webHidden/>
          </w:rPr>
          <w:tab/>
        </w:r>
        <w:r>
          <w:rPr>
            <w:webHidden/>
          </w:rPr>
          <w:fldChar w:fldCharType="begin"/>
        </w:r>
        <w:r>
          <w:rPr>
            <w:webHidden/>
          </w:rPr>
          <w:instrText xml:space="preserve"> PAGEREF _Toc5111371 \h </w:instrText>
        </w:r>
        <w:r>
          <w:rPr>
            <w:webHidden/>
          </w:rPr>
        </w:r>
        <w:r>
          <w:rPr>
            <w:webHidden/>
          </w:rPr>
          <w:fldChar w:fldCharType="separate"/>
        </w:r>
        <w:r>
          <w:rPr>
            <w:webHidden/>
          </w:rPr>
          <w:t>23</w:t>
        </w:r>
        <w:r>
          <w:rPr>
            <w:webHidden/>
          </w:rPr>
          <w:fldChar w:fldCharType="end"/>
        </w:r>
      </w:hyperlink>
    </w:p>
    <w:p w14:paraId="633E3056" w14:textId="35422167" w:rsidR="00697775" w:rsidRDefault="00697775">
      <w:pPr>
        <w:pStyle w:val="TOC3"/>
        <w:rPr>
          <w:rFonts w:asciiTheme="minorHAnsi" w:eastAsiaTheme="minorEastAsia" w:hAnsiTheme="minorHAnsi" w:cstheme="minorBidi"/>
        </w:rPr>
      </w:pPr>
      <w:hyperlink w:anchor="_Toc5111372" w:history="1">
        <w:r w:rsidRPr="0017590E">
          <w:rPr>
            <w:rStyle w:val="Hyperlink"/>
          </w:rPr>
          <w:t>13.1.1.</w:t>
        </w:r>
        <w:r>
          <w:rPr>
            <w:rFonts w:asciiTheme="minorHAnsi" w:hAnsiTheme="minorHAnsi" w:eastAsiaTheme="minorEastAsia" w:cstheme="minorBidi"/>
          </w:rPr>
          <w:tab/>
        </w:r>
        <w:r w:rsidRPr="0017590E">
          <w:rPr>
            <w:rStyle w:val="Hyperlink"/>
          </w:rPr>
          <w:t>Environmental Setup</w:t>
        </w:r>
        <w:r>
          <w:rPr>
            <w:webHidden/>
          </w:rPr>
          <w:tab/>
        </w:r>
        <w:r>
          <w:rPr>
            <w:webHidden/>
          </w:rPr>
          <w:fldChar w:fldCharType="begin"/>
        </w:r>
        <w:r>
          <w:rPr>
            <w:webHidden/>
          </w:rPr>
          <w:instrText xml:space="preserve"> PAGEREF _Toc5111372 \h </w:instrText>
        </w:r>
        <w:r>
          <w:rPr>
            <w:webHidden/>
          </w:rPr>
        </w:r>
        <w:r>
          <w:rPr>
            <w:webHidden/>
          </w:rPr>
          <w:fldChar w:fldCharType="separate"/>
        </w:r>
        <w:r>
          <w:rPr>
            <w:webHidden/>
          </w:rPr>
          <w:t>23</w:t>
        </w:r>
        <w:r>
          <w:rPr>
            <w:webHidden/>
          </w:rPr>
          <w:fldChar w:fldCharType="end"/>
        </w:r>
      </w:hyperlink>
    </w:p>
    <w:p w14:paraId="63D14030" w14:textId="613633AE" w:rsidR="00697775" w:rsidRDefault="00697775">
      <w:pPr>
        <w:pStyle w:val="TOC3"/>
        <w:rPr>
          <w:rFonts w:asciiTheme="minorHAnsi" w:eastAsiaTheme="minorEastAsia" w:hAnsiTheme="minorHAnsi" w:cstheme="minorBidi"/>
        </w:rPr>
      </w:pPr>
      <w:hyperlink w:anchor="_Toc5111373" w:history="1">
        <w:r w:rsidRPr="0017590E">
          <w:rPr>
            <w:rStyle w:val="Hyperlink"/>
          </w:rPr>
          <w:t>13.1.2.</w:t>
        </w:r>
        <w:r>
          <w:rPr>
            <w:rFonts w:asciiTheme="minorHAnsi" w:hAnsiTheme="minorHAnsi" w:eastAsiaTheme="minorEastAsia" w:cstheme="minorBidi"/>
          </w:rPr>
          <w:tab/>
        </w:r>
        <w:r w:rsidRPr="0017590E">
          <w:rPr>
            <w:rStyle w:val="Hyperlink"/>
          </w:rPr>
          <w:t>Installation Guide</w:t>
        </w:r>
        <w:r>
          <w:rPr>
            <w:webHidden/>
          </w:rPr>
          <w:tab/>
        </w:r>
        <w:r>
          <w:rPr>
            <w:webHidden/>
          </w:rPr>
          <w:fldChar w:fldCharType="begin"/>
        </w:r>
        <w:r>
          <w:rPr>
            <w:webHidden/>
          </w:rPr>
          <w:instrText xml:space="preserve"> PAGEREF _Toc5111373 \h </w:instrText>
        </w:r>
        <w:r>
          <w:rPr>
            <w:webHidden/>
          </w:rPr>
        </w:r>
        <w:r>
          <w:rPr>
            <w:webHidden/>
          </w:rPr>
          <w:fldChar w:fldCharType="separate"/>
        </w:r>
        <w:r>
          <w:rPr>
            <w:webHidden/>
          </w:rPr>
          <w:t>23</w:t>
        </w:r>
        <w:r>
          <w:rPr>
            <w:webHidden/>
          </w:rPr>
          <w:fldChar w:fldCharType="end"/>
        </w:r>
      </w:hyperlink>
    </w:p>
    <w:p w14:paraId="6D984F52" w14:textId="48D564EE" w:rsidR="00697775" w:rsidRDefault="00697775">
      <w:pPr>
        <w:pStyle w:val="TOC3"/>
        <w:rPr>
          <w:rFonts w:asciiTheme="minorHAnsi" w:eastAsiaTheme="minorEastAsia" w:hAnsiTheme="minorHAnsi" w:cstheme="minorBidi"/>
        </w:rPr>
      </w:pPr>
      <w:hyperlink w:anchor="_Toc5111374" w:history="1">
        <w:r w:rsidRPr="0017590E">
          <w:rPr>
            <w:rStyle w:val="Hyperlink"/>
          </w:rPr>
          <w:t>13.1.3.</w:t>
        </w:r>
        <w:r>
          <w:rPr>
            <w:rFonts w:asciiTheme="minorHAnsi" w:hAnsiTheme="minorHAnsi" w:eastAsiaTheme="minorEastAsia" w:cstheme="minorBidi"/>
          </w:rPr>
          <w:tab/>
        </w:r>
        <w:r w:rsidRPr="0017590E">
          <w:rPr>
            <w:rStyle w:val="Hyperlink"/>
          </w:rPr>
          <w:t>Getting Started</w:t>
        </w:r>
        <w:r>
          <w:rPr>
            <w:webHidden/>
          </w:rPr>
          <w:tab/>
        </w:r>
        <w:r>
          <w:rPr>
            <w:webHidden/>
          </w:rPr>
          <w:fldChar w:fldCharType="begin"/>
        </w:r>
        <w:r>
          <w:rPr>
            <w:webHidden/>
          </w:rPr>
          <w:instrText xml:space="preserve"> PAGEREF _Toc5111374 \h </w:instrText>
        </w:r>
        <w:r>
          <w:rPr>
            <w:webHidden/>
          </w:rPr>
        </w:r>
        <w:r>
          <w:rPr>
            <w:webHidden/>
          </w:rPr>
          <w:fldChar w:fldCharType="separate"/>
        </w:r>
        <w:r>
          <w:rPr>
            <w:webHidden/>
          </w:rPr>
          <w:t>23</w:t>
        </w:r>
        <w:r>
          <w:rPr>
            <w:webHidden/>
          </w:rPr>
          <w:fldChar w:fldCharType="end"/>
        </w:r>
      </w:hyperlink>
    </w:p>
    <w:p w14:paraId="0727ED7C" w14:textId="6E49CFDD" w:rsidR="00697775" w:rsidRDefault="00697775">
      <w:pPr>
        <w:pStyle w:val="TOC3"/>
        <w:rPr>
          <w:rFonts w:asciiTheme="minorHAnsi" w:eastAsiaTheme="minorEastAsia" w:hAnsiTheme="minorHAnsi" w:cstheme="minorBidi"/>
        </w:rPr>
      </w:pPr>
      <w:hyperlink w:anchor="_Toc5111375" w:history="1">
        <w:r w:rsidRPr="0017590E">
          <w:rPr>
            <w:rStyle w:val="Hyperlink"/>
          </w:rPr>
          <w:t>13.1.4.</w:t>
        </w:r>
        <w:r>
          <w:rPr>
            <w:rFonts w:asciiTheme="minorHAnsi" w:hAnsiTheme="minorHAnsi" w:eastAsiaTheme="minorEastAsia" w:cstheme="minorBidi"/>
          </w:rPr>
          <w:tab/>
        </w:r>
        <w:r w:rsidRPr="0017590E">
          <w:rPr>
            <w:rStyle w:val="Hyperlink"/>
          </w:rPr>
          <w:t>Advanced User</w:t>
        </w:r>
        <w:r>
          <w:rPr>
            <w:webHidden/>
          </w:rPr>
          <w:tab/>
        </w:r>
        <w:r>
          <w:rPr>
            <w:webHidden/>
          </w:rPr>
          <w:fldChar w:fldCharType="begin"/>
        </w:r>
        <w:r>
          <w:rPr>
            <w:webHidden/>
          </w:rPr>
          <w:instrText xml:space="preserve"> PAGEREF _Toc5111375 \h </w:instrText>
        </w:r>
        <w:r>
          <w:rPr>
            <w:webHidden/>
          </w:rPr>
        </w:r>
        <w:r>
          <w:rPr>
            <w:webHidden/>
          </w:rPr>
          <w:fldChar w:fldCharType="separate"/>
        </w:r>
        <w:r>
          <w:rPr>
            <w:webHidden/>
          </w:rPr>
          <w:t>24</w:t>
        </w:r>
        <w:r>
          <w:rPr>
            <w:webHidden/>
          </w:rPr>
          <w:fldChar w:fldCharType="end"/>
        </w:r>
      </w:hyperlink>
    </w:p>
    <w:p w14:paraId="21CE68B8" w14:textId="4E24B8C1" w:rsidR="00697775" w:rsidRDefault="00697775">
      <w:pPr>
        <w:pStyle w:val="TOC3"/>
        <w:rPr>
          <w:rFonts w:asciiTheme="minorHAnsi" w:eastAsiaTheme="minorEastAsia" w:hAnsiTheme="minorHAnsi" w:cstheme="minorBidi"/>
        </w:rPr>
      </w:pPr>
      <w:hyperlink w:anchor="_Toc5111376" w:history="1">
        <w:r w:rsidRPr="0017590E">
          <w:rPr>
            <w:rStyle w:val="Hyperlink"/>
          </w:rPr>
          <w:t>13.1.5.</w:t>
        </w:r>
        <w:r>
          <w:rPr>
            <w:rFonts w:asciiTheme="minorHAnsi" w:hAnsiTheme="minorHAnsi" w:eastAsiaTheme="minorEastAsia" w:cstheme="minorBidi"/>
          </w:rPr>
          <w:tab/>
        </w:r>
        <w:r w:rsidRPr="0017590E">
          <w:rPr>
            <w:rStyle w:val="Hyperlink"/>
          </w:rPr>
          <w:t>Programmer Manual</w:t>
        </w:r>
        <w:r>
          <w:rPr>
            <w:webHidden/>
          </w:rPr>
          <w:tab/>
        </w:r>
        <w:r>
          <w:rPr>
            <w:webHidden/>
          </w:rPr>
          <w:fldChar w:fldCharType="begin"/>
        </w:r>
        <w:r>
          <w:rPr>
            <w:webHidden/>
          </w:rPr>
          <w:instrText xml:space="preserve"> PAGEREF _Toc5111376 \h </w:instrText>
        </w:r>
        <w:r>
          <w:rPr>
            <w:webHidden/>
          </w:rPr>
        </w:r>
        <w:r>
          <w:rPr>
            <w:webHidden/>
          </w:rPr>
          <w:fldChar w:fldCharType="separate"/>
        </w:r>
        <w:r>
          <w:rPr>
            <w:webHidden/>
          </w:rPr>
          <w:t>24</w:t>
        </w:r>
        <w:r>
          <w:rPr>
            <w:webHidden/>
          </w:rPr>
          <w:fldChar w:fldCharType="end"/>
        </w:r>
      </w:hyperlink>
    </w:p>
    <w:p w14:paraId="069416F1" w14:textId="3C5BF1CA" w:rsidR="00697775" w:rsidRDefault="00697775">
      <w:pPr>
        <w:pStyle w:val="TOC3"/>
        <w:rPr>
          <w:rFonts w:asciiTheme="minorHAnsi" w:eastAsiaTheme="minorEastAsia" w:hAnsiTheme="minorHAnsi" w:cstheme="minorBidi"/>
        </w:rPr>
      </w:pPr>
      <w:hyperlink w:anchor="_Toc5111377" w:history="1">
        <w:r w:rsidRPr="0017590E">
          <w:rPr>
            <w:rStyle w:val="Hyperlink"/>
          </w:rPr>
          <w:t>13.1.6.</w:t>
        </w:r>
        <w:r>
          <w:rPr>
            <w:rFonts w:asciiTheme="minorHAnsi" w:hAnsiTheme="minorHAnsi" w:eastAsiaTheme="minorEastAsia" w:cstheme="minorBidi"/>
          </w:rPr>
          <w:tab/>
        </w:r>
        <w:r w:rsidRPr="0017590E">
          <w:rPr>
            <w:rStyle w:val="Hyperlink"/>
          </w:rPr>
          <w:t>Technical Manual</w:t>
        </w:r>
        <w:r>
          <w:rPr>
            <w:webHidden/>
          </w:rPr>
          <w:tab/>
        </w:r>
        <w:r>
          <w:rPr>
            <w:webHidden/>
          </w:rPr>
          <w:fldChar w:fldCharType="begin"/>
        </w:r>
        <w:r>
          <w:rPr>
            <w:webHidden/>
          </w:rPr>
          <w:instrText xml:space="preserve"> PAGEREF _Toc5111377 \h </w:instrText>
        </w:r>
        <w:r>
          <w:rPr>
            <w:webHidden/>
          </w:rPr>
        </w:r>
        <w:r>
          <w:rPr>
            <w:webHidden/>
          </w:rPr>
          <w:fldChar w:fldCharType="separate"/>
        </w:r>
        <w:r>
          <w:rPr>
            <w:webHidden/>
          </w:rPr>
          <w:t>24</w:t>
        </w:r>
        <w:r>
          <w:rPr>
            <w:webHidden/>
          </w:rPr>
          <w:fldChar w:fldCharType="end"/>
        </w:r>
      </w:hyperlink>
    </w:p>
    <w:p w14:paraId="7A40C296" w14:textId="451766EB" w:rsidR="00697775" w:rsidRDefault="00697775">
      <w:pPr>
        <w:pStyle w:val="TOC3"/>
        <w:rPr>
          <w:rFonts w:asciiTheme="minorHAnsi" w:eastAsiaTheme="minorEastAsia" w:hAnsiTheme="minorHAnsi" w:cstheme="minorBidi"/>
        </w:rPr>
      </w:pPr>
      <w:hyperlink w:anchor="_Toc5111378" w:history="1">
        <w:r w:rsidRPr="0017590E">
          <w:rPr>
            <w:rStyle w:val="Hyperlink"/>
          </w:rPr>
          <w:t>13.1.7.</w:t>
        </w:r>
        <w:r>
          <w:rPr>
            <w:rFonts w:asciiTheme="minorHAnsi" w:hAnsiTheme="minorHAnsi" w:eastAsiaTheme="minorEastAsia" w:cstheme="minorBidi"/>
          </w:rPr>
          <w:tab/>
        </w:r>
        <w:r w:rsidRPr="0017590E">
          <w:rPr>
            <w:rStyle w:val="Hyperlink"/>
          </w:rPr>
          <w:t>Package-wide Variables</w:t>
        </w:r>
        <w:r>
          <w:rPr>
            <w:webHidden/>
          </w:rPr>
          <w:tab/>
        </w:r>
        <w:r>
          <w:rPr>
            <w:webHidden/>
          </w:rPr>
          <w:fldChar w:fldCharType="begin"/>
        </w:r>
        <w:r>
          <w:rPr>
            <w:webHidden/>
          </w:rPr>
          <w:instrText xml:space="preserve"> PAGEREF _Toc5111378 \h </w:instrText>
        </w:r>
        <w:r>
          <w:rPr>
            <w:webHidden/>
          </w:rPr>
        </w:r>
        <w:r>
          <w:rPr>
            <w:webHidden/>
          </w:rPr>
          <w:fldChar w:fldCharType="separate"/>
        </w:r>
        <w:r>
          <w:rPr>
            <w:webHidden/>
          </w:rPr>
          <w:t>24</w:t>
        </w:r>
        <w:r>
          <w:rPr>
            <w:webHidden/>
          </w:rPr>
          <w:fldChar w:fldCharType="end"/>
        </w:r>
      </w:hyperlink>
    </w:p>
    <w:p w14:paraId="2175E6AF" w14:textId="2A94E085" w:rsidR="00697775" w:rsidRDefault="00697775">
      <w:pPr>
        <w:pStyle w:val="TOC4"/>
        <w:rPr>
          <w:rFonts w:asciiTheme="minorHAnsi" w:eastAsiaTheme="minorEastAsia" w:hAnsiTheme="minorHAnsi" w:cstheme="minorBidi"/>
          <w:i w:val="0"/>
        </w:rPr>
      </w:pPr>
      <w:hyperlink w:anchor="_Toc5111379" w:history="1">
        <w:r w:rsidRPr="0017590E">
          <w:rPr>
            <w:rStyle w:val="Hyperlink"/>
          </w:rPr>
          <w:t>13.1.7.1.</w:t>
        </w:r>
        <w:r>
          <w:rPr>
            <w:rFonts w:asciiTheme="minorHAnsi" w:hAnsiTheme="minorHAnsi" w:eastAsiaTheme="minorEastAsia" w:cstheme="minorBidi"/>
            <w:i w:val="0"/>
          </w:rPr>
          <w:tab/>
        </w:r>
        <w:r w:rsidRPr="0017590E">
          <w:rPr>
            <w:rStyle w:val="Hyperlink"/>
          </w:rPr>
          <w:t>Key Variables</w:t>
        </w:r>
        <w:r>
          <w:rPr>
            <w:webHidden/>
          </w:rPr>
          <w:tab/>
        </w:r>
        <w:r>
          <w:rPr>
            <w:webHidden/>
          </w:rPr>
          <w:fldChar w:fldCharType="begin"/>
        </w:r>
        <w:r>
          <w:rPr>
            <w:webHidden/>
          </w:rPr>
          <w:instrText xml:space="preserve"> PAGEREF _Toc5111379 \h </w:instrText>
        </w:r>
        <w:r>
          <w:rPr>
            <w:webHidden/>
          </w:rPr>
        </w:r>
        <w:r>
          <w:rPr>
            <w:webHidden/>
          </w:rPr>
          <w:fldChar w:fldCharType="separate"/>
        </w:r>
        <w:r>
          <w:rPr>
            <w:webHidden/>
          </w:rPr>
          <w:t>24</w:t>
        </w:r>
        <w:r>
          <w:rPr>
            <w:webHidden/>
          </w:rPr>
          <w:fldChar w:fldCharType="end"/>
        </w:r>
      </w:hyperlink>
    </w:p>
    <w:p w14:paraId="431F9A85" w14:textId="5D34DE17" w:rsidR="00697775" w:rsidRDefault="00697775">
      <w:pPr>
        <w:pStyle w:val="TOC4"/>
        <w:rPr>
          <w:rFonts w:asciiTheme="minorHAnsi" w:eastAsiaTheme="minorEastAsia" w:hAnsiTheme="minorHAnsi" w:cstheme="minorBidi"/>
          <w:i w:val="0"/>
        </w:rPr>
      </w:pPr>
      <w:hyperlink w:anchor="_Toc5111380" w:history="1">
        <w:r w:rsidRPr="0017590E">
          <w:rPr>
            <w:rStyle w:val="Hyperlink"/>
          </w:rPr>
          <w:t>13.1.7.2.</w:t>
        </w:r>
        <w:r>
          <w:rPr>
            <w:rFonts w:asciiTheme="minorHAnsi" w:hAnsiTheme="minorHAnsi" w:eastAsiaTheme="minorEastAsia" w:cstheme="minorBidi"/>
            <w:i w:val="0"/>
          </w:rPr>
          <w:tab/>
        </w:r>
        <w:r w:rsidRPr="0017590E">
          <w:rPr>
            <w:rStyle w:val="Hyperlink"/>
          </w:rPr>
          <w:t>How to Generate Online Documentation</w:t>
        </w:r>
        <w:r>
          <w:rPr>
            <w:webHidden/>
          </w:rPr>
          <w:tab/>
        </w:r>
        <w:r>
          <w:rPr>
            <w:webHidden/>
          </w:rPr>
          <w:fldChar w:fldCharType="begin"/>
        </w:r>
        <w:r>
          <w:rPr>
            <w:webHidden/>
          </w:rPr>
          <w:instrText xml:space="preserve"> PAGEREF _Toc5111380 \h </w:instrText>
        </w:r>
        <w:r>
          <w:rPr>
            <w:webHidden/>
          </w:rPr>
        </w:r>
        <w:r>
          <w:rPr>
            <w:webHidden/>
          </w:rPr>
          <w:fldChar w:fldCharType="separate"/>
        </w:r>
        <w:r>
          <w:rPr>
            <w:webHidden/>
          </w:rPr>
          <w:t>25</w:t>
        </w:r>
        <w:r>
          <w:rPr>
            <w:webHidden/>
          </w:rPr>
          <w:fldChar w:fldCharType="end"/>
        </w:r>
      </w:hyperlink>
    </w:p>
    <w:p w14:paraId="2E77BD14" w14:textId="13174929" w:rsidR="00697775" w:rsidRDefault="00697775">
      <w:pPr>
        <w:pStyle w:val="TOC4"/>
        <w:rPr>
          <w:rFonts w:asciiTheme="minorHAnsi" w:eastAsiaTheme="minorEastAsia" w:hAnsiTheme="minorHAnsi" w:cstheme="minorBidi"/>
          <w:i w:val="0"/>
        </w:rPr>
      </w:pPr>
      <w:hyperlink w:anchor="_Toc5111381" w:history="1">
        <w:r w:rsidRPr="0017590E">
          <w:rPr>
            <w:rStyle w:val="Hyperlink"/>
          </w:rPr>
          <w:t>13.1.7.3.</w:t>
        </w:r>
        <w:r>
          <w:rPr>
            <w:rFonts w:asciiTheme="minorHAnsi" w:hAnsiTheme="minorHAnsi" w:eastAsiaTheme="minorEastAsia" w:cstheme="minorBidi"/>
            <w:i w:val="0"/>
          </w:rPr>
          <w:tab/>
        </w:r>
        <w:r w:rsidRPr="0017590E">
          <w:rPr>
            <w:rStyle w:val="Hyperlink"/>
          </w:rPr>
          <w:t>XIndex</w:t>
        </w:r>
        <w:r>
          <w:rPr>
            <w:webHidden/>
          </w:rPr>
          <w:tab/>
        </w:r>
        <w:r>
          <w:rPr>
            <w:webHidden/>
          </w:rPr>
          <w:fldChar w:fldCharType="begin"/>
        </w:r>
        <w:r>
          <w:rPr>
            <w:webHidden/>
          </w:rPr>
          <w:instrText xml:space="preserve"> PAGEREF _Toc5111381 \h </w:instrText>
        </w:r>
        <w:r>
          <w:rPr>
            <w:webHidden/>
          </w:rPr>
        </w:r>
        <w:r>
          <w:rPr>
            <w:webHidden/>
          </w:rPr>
          <w:fldChar w:fldCharType="separate"/>
        </w:r>
        <w:r>
          <w:rPr>
            <w:webHidden/>
          </w:rPr>
          <w:t>25</w:t>
        </w:r>
        <w:r>
          <w:rPr>
            <w:webHidden/>
          </w:rPr>
          <w:fldChar w:fldCharType="end"/>
        </w:r>
      </w:hyperlink>
    </w:p>
    <w:p w14:paraId="429D7D29" w14:textId="310EF044" w:rsidR="00697775" w:rsidRDefault="00697775">
      <w:pPr>
        <w:pStyle w:val="TOC1"/>
        <w:rPr>
          <w:rFonts w:asciiTheme="minorHAnsi" w:eastAsiaTheme="minorEastAsia" w:hAnsiTheme="minorHAnsi" w:cstheme="minorBidi"/>
          <w:b w:val="0"/>
          <w:sz w:val="22"/>
          <w:szCs w:val="22"/>
        </w:rPr>
      </w:pPr>
      <w:hyperlink w:anchor="_Toc5111382" w:history="1">
        <w:r w:rsidRPr="0017590E">
          <w:rPr>
            <w:rStyle w:val="Hyperlink"/>
          </w:rPr>
          <w:t>14.</w:t>
        </w:r>
        <w:r>
          <w:rPr>
            <w:rFonts w:asciiTheme="minorHAnsi" w:hAnsiTheme="minorHAnsi" w:eastAsiaTheme="minorEastAsia" w:cstheme="minorBidi"/>
            <w:b w:val="0"/>
            <w:sz w:val="22"/>
            <w:szCs w:val="22"/>
          </w:rPr>
          <w:tab/>
        </w:r>
        <w:r w:rsidRPr="0017590E">
          <w:rPr>
            <w:rStyle w:val="Hyperlink"/>
          </w:rPr>
          <w:t>Archiving, Purging, and Frequency</w:t>
        </w:r>
        <w:r>
          <w:rPr>
            <w:webHidden/>
          </w:rPr>
          <w:tab/>
        </w:r>
        <w:r>
          <w:rPr>
            <w:webHidden/>
          </w:rPr>
          <w:fldChar w:fldCharType="begin"/>
        </w:r>
        <w:r>
          <w:rPr>
            <w:webHidden/>
          </w:rPr>
          <w:instrText xml:space="preserve"> PAGEREF _Toc5111382 \h </w:instrText>
        </w:r>
        <w:r>
          <w:rPr>
            <w:webHidden/>
          </w:rPr>
        </w:r>
        <w:r>
          <w:rPr>
            <w:webHidden/>
          </w:rPr>
          <w:fldChar w:fldCharType="separate"/>
        </w:r>
        <w:r>
          <w:rPr>
            <w:webHidden/>
          </w:rPr>
          <w:t>25</w:t>
        </w:r>
        <w:r>
          <w:rPr>
            <w:webHidden/>
          </w:rPr>
          <w:fldChar w:fldCharType="end"/>
        </w:r>
      </w:hyperlink>
    </w:p>
    <w:p w14:paraId="2ED76004" w14:textId="6021C26F" w:rsidR="00697775" w:rsidRDefault="00697775">
      <w:pPr>
        <w:pStyle w:val="TOC1"/>
        <w:rPr>
          <w:rFonts w:asciiTheme="minorHAnsi" w:eastAsiaTheme="minorEastAsia" w:hAnsiTheme="minorHAnsi" w:cstheme="minorBidi"/>
          <w:b w:val="0"/>
          <w:sz w:val="22"/>
          <w:szCs w:val="22"/>
        </w:rPr>
      </w:pPr>
      <w:hyperlink w:anchor="_Toc5111383" w:history="1">
        <w:r w:rsidRPr="0017590E">
          <w:rPr>
            <w:rStyle w:val="Hyperlink"/>
          </w:rPr>
          <w:t>15.</w:t>
        </w:r>
        <w:r>
          <w:rPr>
            <w:rFonts w:asciiTheme="minorHAnsi" w:hAnsiTheme="minorHAnsi" w:eastAsiaTheme="minorEastAsia" w:cstheme="minorBidi"/>
            <w:b w:val="0"/>
            <w:sz w:val="22"/>
            <w:szCs w:val="22"/>
          </w:rPr>
          <w:tab/>
        </w:r>
        <w:r w:rsidRPr="0017590E">
          <w:rPr>
            <w:rStyle w:val="Hyperlink"/>
          </w:rPr>
          <w:t>Security</w:t>
        </w:r>
        <w:r>
          <w:rPr>
            <w:webHidden/>
          </w:rPr>
          <w:tab/>
        </w:r>
        <w:r>
          <w:rPr>
            <w:webHidden/>
          </w:rPr>
          <w:fldChar w:fldCharType="begin"/>
        </w:r>
        <w:r>
          <w:rPr>
            <w:webHidden/>
          </w:rPr>
          <w:instrText xml:space="preserve"> PAGEREF _Toc5111383 \h </w:instrText>
        </w:r>
        <w:r>
          <w:rPr>
            <w:webHidden/>
          </w:rPr>
        </w:r>
        <w:r>
          <w:rPr>
            <w:webHidden/>
          </w:rPr>
          <w:fldChar w:fldCharType="separate"/>
        </w:r>
        <w:r>
          <w:rPr>
            <w:webHidden/>
          </w:rPr>
          <w:t>26</w:t>
        </w:r>
        <w:r>
          <w:rPr>
            <w:webHidden/>
          </w:rPr>
          <w:fldChar w:fldCharType="end"/>
        </w:r>
      </w:hyperlink>
    </w:p>
    <w:p w14:paraId="178B564B" w14:textId="2C185BDC" w:rsidR="00697775" w:rsidRDefault="00697775">
      <w:pPr>
        <w:pStyle w:val="TOC2"/>
        <w:rPr>
          <w:rFonts w:asciiTheme="minorHAnsi" w:eastAsiaTheme="minorEastAsia" w:hAnsiTheme="minorHAnsi" w:cstheme="minorBidi"/>
          <w:i w:val="0"/>
          <w:szCs w:val="22"/>
        </w:rPr>
      </w:pPr>
      <w:hyperlink w:anchor="_Toc5111384" w:history="1">
        <w:r w:rsidRPr="0017590E">
          <w:rPr>
            <w:rStyle w:val="Hyperlink"/>
          </w:rPr>
          <w:t>15.1</w:t>
        </w:r>
        <w:r>
          <w:rPr>
            <w:rFonts w:asciiTheme="minorHAnsi" w:hAnsiTheme="minorHAnsi" w:eastAsiaTheme="minorEastAsia" w:cstheme="minorBidi"/>
            <w:i w:val="0"/>
            <w:szCs w:val="22"/>
          </w:rPr>
          <w:tab/>
        </w:r>
        <w:r w:rsidRPr="0017590E">
          <w:rPr>
            <w:rStyle w:val="Hyperlink"/>
          </w:rPr>
          <w:t>Security Management</w:t>
        </w:r>
        <w:r>
          <w:rPr>
            <w:webHidden/>
          </w:rPr>
          <w:tab/>
        </w:r>
        <w:r>
          <w:rPr>
            <w:webHidden/>
          </w:rPr>
          <w:fldChar w:fldCharType="begin"/>
        </w:r>
        <w:r>
          <w:rPr>
            <w:webHidden/>
          </w:rPr>
          <w:instrText xml:space="preserve"> PAGEREF _Toc5111384 \h </w:instrText>
        </w:r>
        <w:r>
          <w:rPr>
            <w:webHidden/>
          </w:rPr>
        </w:r>
        <w:r>
          <w:rPr>
            <w:webHidden/>
          </w:rPr>
          <w:fldChar w:fldCharType="separate"/>
        </w:r>
        <w:r>
          <w:rPr>
            <w:webHidden/>
          </w:rPr>
          <w:t>26</w:t>
        </w:r>
        <w:r>
          <w:rPr>
            <w:webHidden/>
          </w:rPr>
          <w:fldChar w:fldCharType="end"/>
        </w:r>
      </w:hyperlink>
    </w:p>
    <w:p w14:paraId="577A30BE" w14:textId="151BB7D1" w:rsidR="00697775" w:rsidRDefault="00697775">
      <w:pPr>
        <w:pStyle w:val="TOC2"/>
        <w:rPr>
          <w:rFonts w:asciiTheme="minorHAnsi" w:eastAsiaTheme="minorEastAsia" w:hAnsiTheme="minorHAnsi" w:cstheme="minorBidi"/>
          <w:i w:val="0"/>
          <w:szCs w:val="22"/>
        </w:rPr>
      </w:pPr>
      <w:hyperlink w:anchor="_Toc5111385" w:history="1">
        <w:r w:rsidRPr="0017590E">
          <w:rPr>
            <w:rStyle w:val="Hyperlink"/>
          </w:rPr>
          <w:t>15.2</w:t>
        </w:r>
        <w:r>
          <w:rPr>
            <w:rFonts w:asciiTheme="minorHAnsi" w:hAnsiTheme="minorHAnsi" w:eastAsiaTheme="minorEastAsia" w:cstheme="minorBidi"/>
            <w:i w:val="0"/>
            <w:szCs w:val="22"/>
          </w:rPr>
          <w:tab/>
        </w:r>
        <w:r w:rsidRPr="0017590E">
          <w:rPr>
            <w:rStyle w:val="Hyperlink"/>
          </w:rPr>
          <w:t>General Security</w:t>
        </w:r>
        <w:r>
          <w:rPr>
            <w:webHidden/>
          </w:rPr>
          <w:tab/>
        </w:r>
        <w:r>
          <w:rPr>
            <w:webHidden/>
          </w:rPr>
          <w:fldChar w:fldCharType="begin"/>
        </w:r>
        <w:r>
          <w:rPr>
            <w:webHidden/>
          </w:rPr>
          <w:instrText xml:space="preserve"> PAGEREF _Toc5111385 \h </w:instrText>
        </w:r>
        <w:r>
          <w:rPr>
            <w:webHidden/>
          </w:rPr>
        </w:r>
        <w:r>
          <w:rPr>
            <w:webHidden/>
          </w:rPr>
          <w:fldChar w:fldCharType="separate"/>
        </w:r>
        <w:r>
          <w:rPr>
            <w:webHidden/>
          </w:rPr>
          <w:t>26</w:t>
        </w:r>
        <w:r>
          <w:rPr>
            <w:webHidden/>
          </w:rPr>
          <w:fldChar w:fldCharType="end"/>
        </w:r>
      </w:hyperlink>
    </w:p>
    <w:p w14:paraId="05ACDD64" w14:textId="16685BB2" w:rsidR="00697775" w:rsidRDefault="00697775">
      <w:pPr>
        <w:pStyle w:val="TOC3"/>
        <w:rPr>
          <w:rFonts w:asciiTheme="minorHAnsi" w:eastAsiaTheme="minorEastAsia" w:hAnsiTheme="minorHAnsi" w:cstheme="minorBidi"/>
        </w:rPr>
      </w:pPr>
      <w:hyperlink w:anchor="_Toc5111386" w:history="1">
        <w:r w:rsidRPr="0017590E">
          <w:rPr>
            <w:rStyle w:val="Hyperlink"/>
          </w:rPr>
          <w:t>15.2.1.</w:t>
        </w:r>
        <w:r>
          <w:rPr>
            <w:rFonts w:asciiTheme="minorHAnsi" w:hAnsiTheme="minorHAnsi" w:eastAsiaTheme="minorEastAsia" w:cstheme="minorBidi"/>
          </w:rPr>
          <w:tab/>
        </w:r>
        <w:r w:rsidRPr="0017590E">
          <w:rPr>
            <w:rStyle w:val="Hyperlink"/>
          </w:rPr>
          <w:t>Remote Systems</w:t>
        </w:r>
        <w:r>
          <w:rPr>
            <w:webHidden/>
          </w:rPr>
          <w:tab/>
        </w:r>
        <w:r>
          <w:rPr>
            <w:webHidden/>
          </w:rPr>
          <w:fldChar w:fldCharType="begin"/>
        </w:r>
        <w:r>
          <w:rPr>
            <w:webHidden/>
          </w:rPr>
          <w:instrText xml:space="preserve"> PAGEREF _Toc5111386 \h </w:instrText>
        </w:r>
        <w:r>
          <w:rPr>
            <w:webHidden/>
          </w:rPr>
        </w:r>
        <w:r>
          <w:rPr>
            <w:webHidden/>
          </w:rPr>
          <w:fldChar w:fldCharType="separate"/>
        </w:r>
        <w:r>
          <w:rPr>
            <w:webHidden/>
          </w:rPr>
          <w:t>26</w:t>
        </w:r>
        <w:r>
          <w:rPr>
            <w:webHidden/>
          </w:rPr>
          <w:fldChar w:fldCharType="end"/>
        </w:r>
      </w:hyperlink>
    </w:p>
    <w:p w14:paraId="53B5FC2D" w14:textId="5BDD537A" w:rsidR="00697775" w:rsidRDefault="00697775">
      <w:pPr>
        <w:pStyle w:val="TOC3"/>
        <w:rPr>
          <w:rFonts w:asciiTheme="minorHAnsi" w:eastAsiaTheme="minorEastAsia" w:hAnsiTheme="minorHAnsi" w:cstheme="minorBidi"/>
        </w:rPr>
      </w:pPr>
      <w:hyperlink w:anchor="_Toc5111387" w:history="1">
        <w:r w:rsidRPr="0017590E">
          <w:rPr>
            <w:rStyle w:val="Hyperlink"/>
          </w:rPr>
          <w:t>15.2.2.</w:t>
        </w:r>
        <w:r>
          <w:rPr>
            <w:rFonts w:asciiTheme="minorHAnsi" w:hAnsiTheme="minorHAnsi" w:eastAsiaTheme="minorEastAsia" w:cstheme="minorBidi"/>
          </w:rPr>
          <w:tab/>
        </w:r>
        <w:r w:rsidRPr="0017590E">
          <w:rPr>
            <w:rStyle w:val="Hyperlink"/>
          </w:rPr>
          <w:t>Contingency Planning</w:t>
        </w:r>
        <w:r>
          <w:rPr>
            <w:webHidden/>
          </w:rPr>
          <w:tab/>
        </w:r>
        <w:r>
          <w:rPr>
            <w:webHidden/>
          </w:rPr>
          <w:fldChar w:fldCharType="begin"/>
        </w:r>
        <w:r>
          <w:rPr>
            <w:webHidden/>
          </w:rPr>
          <w:instrText xml:space="preserve"> PAGEREF _Toc5111387 \h </w:instrText>
        </w:r>
        <w:r>
          <w:rPr>
            <w:webHidden/>
          </w:rPr>
        </w:r>
        <w:r>
          <w:rPr>
            <w:webHidden/>
          </w:rPr>
          <w:fldChar w:fldCharType="separate"/>
        </w:r>
        <w:r>
          <w:rPr>
            <w:webHidden/>
          </w:rPr>
          <w:t>26</w:t>
        </w:r>
        <w:r>
          <w:rPr>
            <w:webHidden/>
          </w:rPr>
          <w:fldChar w:fldCharType="end"/>
        </w:r>
      </w:hyperlink>
    </w:p>
    <w:p w14:paraId="079822B1" w14:textId="455194A2" w:rsidR="00697775" w:rsidRDefault="00697775">
      <w:pPr>
        <w:pStyle w:val="TOC3"/>
        <w:rPr>
          <w:rFonts w:asciiTheme="minorHAnsi" w:eastAsiaTheme="minorEastAsia" w:hAnsiTheme="minorHAnsi" w:cstheme="minorBidi"/>
        </w:rPr>
      </w:pPr>
      <w:hyperlink w:anchor="_Toc5111388" w:history="1">
        <w:r w:rsidRPr="0017590E">
          <w:rPr>
            <w:rStyle w:val="Hyperlink"/>
          </w:rPr>
          <w:t>15.2.3.</w:t>
        </w:r>
        <w:r>
          <w:rPr>
            <w:rFonts w:asciiTheme="minorHAnsi" w:hAnsiTheme="minorHAnsi" w:eastAsiaTheme="minorEastAsia" w:cstheme="minorBidi"/>
          </w:rPr>
          <w:tab/>
        </w:r>
        <w:r w:rsidRPr="0017590E">
          <w:rPr>
            <w:rStyle w:val="Hyperlink"/>
          </w:rPr>
          <w:t>Interfacing</w:t>
        </w:r>
        <w:r>
          <w:rPr>
            <w:webHidden/>
          </w:rPr>
          <w:tab/>
        </w:r>
        <w:r>
          <w:rPr>
            <w:webHidden/>
          </w:rPr>
          <w:fldChar w:fldCharType="begin"/>
        </w:r>
        <w:r>
          <w:rPr>
            <w:webHidden/>
          </w:rPr>
          <w:instrText xml:space="preserve"> PAGEREF _Toc5111388 \h </w:instrText>
        </w:r>
        <w:r>
          <w:rPr>
            <w:webHidden/>
          </w:rPr>
        </w:r>
        <w:r>
          <w:rPr>
            <w:webHidden/>
          </w:rPr>
          <w:fldChar w:fldCharType="separate"/>
        </w:r>
        <w:r>
          <w:rPr>
            <w:webHidden/>
          </w:rPr>
          <w:t>26</w:t>
        </w:r>
        <w:r>
          <w:rPr>
            <w:webHidden/>
          </w:rPr>
          <w:fldChar w:fldCharType="end"/>
        </w:r>
      </w:hyperlink>
    </w:p>
    <w:p w14:paraId="727799B1" w14:textId="55EB827F" w:rsidR="00697775" w:rsidRDefault="00697775">
      <w:pPr>
        <w:pStyle w:val="TOC3"/>
        <w:rPr>
          <w:rFonts w:asciiTheme="minorHAnsi" w:eastAsiaTheme="minorEastAsia" w:hAnsiTheme="minorHAnsi" w:cstheme="minorBidi"/>
        </w:rPr>
      </w:pPr>
      <w:hyperlink w:anchor="_Toc5111389" w:history="1">
        <w:r w:rsidRPr="0017590E">
          <w:rPr>
            <w:rStyle w:val="Hyperlink"/>
          </w:rPr>
          <w:t>15.2.4.</w:t>
        </w:r>
        <w:r>
          <w:rPr>
            <w:rFonts w:asciiTheme="minorHAnsi" w:hAnsiTheme="minorHAnsi" w:eastAsiaTheme="minorEastAsia" w:cstheme="minorBidi"/>
          </w:rPr>
          <w:tab/>
        </w:r>
        <w:r w:rsidRPr="0017590E">
          <w:rPr>
            <w:rStyle w:val="Hyperlink"/>
          </w:rPr>
          <w:t>Electronic Signatures</w:t>
        </w:r>
        <w:r>
          <w:rPr>
            <w:webHidden/>
          </w:rPr>
          <w:tab/>
        </w:r>
        <w:r>
          <w:rPr>
            <w:webHidden/>
          </w:rPr>
          <w:fldChar w:fldCharType="begin"/>
        </w:r>
        <w:r>
          <w:rPr>
            <w:webHidden/>
          </w:rPr>
          <w:instrText xml:space="preserve"> PAGEREF _Toc5111389 \h </w:instrText>
        </w:r>
        <w:r>
          <w:rPr>
            <w:webHidden/>
          </w:rPr>
        </w:r>
        <w:r>
          <w:rPr>
            <w:webHidden/>
          </w:rPr>
          <w:fldChar w:fldCharType="separate"/>
        </w:r>
        <w:r>
          <w:rPr>
            <w:webHidden/>
          </w:rPr>
          <w:t>26</w:t>
        </w:r>
        <w:r>
          <w:rPr>
            <w:webHidden/>
          </w:rPr>
          <w:fldChar w:fldCharType="end"/>
        </w:r>
      </w:hyperlink>
    </w:p>
    <w:p w14:paraId="715020BF" w14:textId="4C80906A" w:rsidR="00697775" w:rsidRDefault="00697775">
      <w:pPr>
        <w:pStyle w:val="TOC3"/>
        <w:rPr>
          <w:rFonts w:asciiTheme="minorHAnsi" w:eastAsiaTheme="minorEastAsia" w:hAnsiTheme="minorHAnsi" w:cstheme="minorBidi"/>
        </w:rPr>
      </w:pPr>
      <w:hyperlink w:anchor="_Toc5111390" w:history="1">
        <w:r w:rsidRPr="0017590E">
          <w:rPr>
            <w:rStyle w:val="Hyperlink"/>
          </w:rPr>
          <w:t>15.2.5.</w:t>
        </w:r>
        <w:r>
          <w:rPr>
            <w:rFonts w:asciiTheme="minorHAnsi" w:hAnsiTheme="minorHAnsi" w:eastAsiaTheme="minorEastAsia" w:cstheme="minorBidi"/>
          </w:rPr>
          <w:tab/>
        </w:r>
        <w:r w:rsidRPr="0017590E">
          <w:rPr>
            <w:rStyle w:val="Hyperlink"/>
          </w:rPr>
          <w:t>Security Keys</w:t>
        </w:r>
        <w:r>
          <w:rPr>
            <w:webHidden/>
          </w:rPr>
          <w:tab/>
        </w:r>
        <w:r>
          <w:rPr>
            <w:webHidden/>
          </w:rPr>
          <w:fldChar w:fldCharType="begin"/>
        </w:r>
        <w:r>
          <w:rPr>
            <w:webHidden/>
          </w:rPr>
          <w:instrText xml:space="preserve"> PAGEREF _Toc5111390 \h </w:instrText>
        </w:r>
        <w:r>
          <w:rPr>
            <w:webHidden/>
          </w:rPr>
        </w:r>
        <w:r>
          <w:rPr>
            <w:webHidden/>
          </w:rPr>
          <w:fldChar w:fldCharType="separate"/>
        </w:r>
        <w:r>
          <w:rPr>
            <w:webHidden/>
          </w:rPr>
          <w:t>26</w:t>
        </w:r>
        <w:r>
          <w:rPr>
            <w:webHidden/>
          </w:rPr>
          <w:fldChar w:fldCharType="end"/>
        </w:r>
      </w:hyperlink>
    </w:p>
    <w:p w14:paraId="2A052C8F" w14:textId="1CB90103" w:rsidR="00697775" w:rsidRDefault="00697775">
      <w:pPr>
        <w:pStyle w:val="TOC1"/>
        <w:rPr>
          <w:rFonts w:asciiTheme="minorHAnsi" w:eastAsiaTheme="minorEastAsia" w:hAnsiTheme="minorHAnsi" w:cstheme="minorBidi"/>
          <w:b w:val="0"/>
          <w:sz w:val="22"/>
          <w:szCs w:val="22"/>
        </w:rPr>
      </w:pPr>
      <w:hyperlink w:anchor="_Toc5111391" w:history="1">
        <w:r w:rsidRPr="0017590E">
          <w:rPr>
            <w:rStyle w:val="Hyperlink"/>
          </w:rPr>
          <w:t>16.</w:t>
        </w:r>
        <w:r>
          <w:rPr>
            <w:rFonts w:asciiTheme="minorHAnsi" w:hAnsiTheme="minorHAnsi" w:eastAsiaTheme="minorEastAsia" w:cstheme="minorBidi"/>
            <w:b w:val="0"/>
            <w:sz w:val="22"/>
            <w:szCs w:val="22"/>
          </w:rPr>
          <w:tab/>
        </w:r>
        <w:r w:rsidRPr="0017590E">
          <w:rPr>
            <w:rStyle w:val="Hyperlink"/>
          </w:rPr>
          <w:t>CAPRI Troubleshooting and Error Information</w:t>
        </w:r>
        <w:r>
          <w:rPr>
            <w:webHidden/>
          </w:rPr>
          <w:tab/>
        </w:r>
        <w:r>
          <w:rPr>
            <w:webHidden/>
          </w:rPr>
          <w:fldChar w:fldCharType="begin"/>
        </w:r>
        <w:r>
          <w:rPr>
            <w:webHidden/>
          </w:rPr>
          <w:instrText xml:space="preserve"> PAGEREF _Toc5111391 \h </w:instrText>
        </w:r>
        <w:r>
          <w:rPr>
            <w:webHidden/>
          </w:rPr>
        </w:r>
        <w:r>
          <w:rPr>
            <w:webHidden/>
          </w:rPr>
          <w:fldChar w:fldCharType="separate"/>
        </w:r>
        <w:r>
          <w:rPr>
            <w:webHidden/>
          </w:rPr>
          <w:t>27</w:t>
        </w:r>
        <w:r>
          <w:rPr>
            <w:webHidden/>
          </w:rPr>
          <w:fldChar w:fldCharType="end"/>
        </w:r>
      </w:hyperlink>
    </w:p>
    <w:p w14:paraId="238B3674" w14:textId="15F82383" w:rsidR="00697775" w:rsidRDefault="00697775">
      <w:pPr>
        <w:pStyle w:val="TOC2"/>
        <w:rPr>
          <w:rFonts w:asciiTheme="minorHAnsi" w:eastAsiaTheme="minorEastAsia" w:hAnsiTheme="minorHAnsi" w:cstheme="minorBidi"/>
          <w:i w:val="0"/>
          <w:szCs w:val="22"/>
        </w:rPr>
      </w:pPr>
      <w:hyperlink w:anchor="_Toc5111392" w:history="1">
        <w:r w:rsidRPr="0017590E">
          <w:rPr>
            <w:rStyle w:val="Hyperlink"/>
          </w:rPr>
          <w:t>16.1</w:t>
        </w:r>
        <w:r>
          <w:rPr>
            <w:rFonts w:asciiTheme="minorHAnsi" w:hAnsiTheme="minorHAnsi" w:eastAsiaTheme="minorEastAsia" w:cstheme="minorBidi"/>
            <w:i w:val="0"/>
            <w:szCs w:val="22"/>
          </w:rPr>
          <w:tab/>
        </w:r>
        <w:r w:rsidRPr="0017590E">
          <w:rPr>
            <w:rStyle w:val="Hyperlink"/>
          </w:rPr>
          <w:t>CAPRI Not Installed in VistA</w:t>
        </w:r>
        <w:r>
          <w:rPr>
            <w:webHidden/>
          </w:rPr>
          <w:tab/>
        </w:r>
        <w:r>
          <w:rPr>
            <w:webHidden/>
          </w:rPr>
          <w:fldChar w:fldCharType="begin"/>
        </w:r>
        <w:r>
          <w:rPr>
            <w:webHidden/>
          </w:rPr>
          <w:instrText xml:space="preserve"> PAGEREF _Toc5111392 \h </w:instrText>
        </w:r>
        <w:r>
          <w:rPr>
            <w:webHidden/>
          </w:rPr>
        </w:r>
        <w:r>
          <w:rPr>
            <w:webHidden/>
          </w:rPr>
          <w:fldChar w:fldCharType="separate"/>
        </w:r>
        <w:r>
          <w:rPr>
            <w:webHidden/>
          </w:rPr>
          <w:t>27</w:t>
        </w:r>
        <w:r>
          <w:rPr>
            <w:webHidden/>
          </w:rPr>
          <w:fldChar w:fldCharType="end"/>
        </w:r>
      </w:hyperlink>
    </w:p>
    <w:p w14:paraId="2EB4C513" w14:textId="33E5623B" w:rsidR="00697775" w:rsidRDefault="00697775">
      <w:pPr>
        <w:pStyle w:val="TOC2"/>
        <w:rPr>
          <w:rFonts w:asciiTheme="minorHAnsi" w:eastAsiaTheme="minorEastAsia" w:hAnsiTheme="minorHAnsi" w:cstheme="minorBidi"/>
          <w:i w:val="0"/>
          <w:szCs w:val="22"/>
        </w:rPr>
      </w:pPr>
      <w:hyperlink w:anchor="_Toc5111393" w:history="1">
        <w:r w:rsidRPr="0017590E">
          <w:rPr>
            <w:rStyle w:val="Hyperlink"/>
          </w:rPr>
          <w:t>16.2</w:t>
        </w:r>
        <w:r>
          <w:rPr>
            <w:rFonts w:asciiTheme="minorHAnsi" w:hAnsiTheme="minorHAnsi" w:eastAsiaTheme="minorEastAsia" w:cstheme="minorBidi"/>
            <w:i w:val="0"/>
            <w:szCs w:val="22"/>
          </w:rPr>
          <w:tab/>
        </w:r>
        <w:r w:rsidRPr="0017590E">
          <w:rPr>
            <w:rStyle w:val="Hyperlink"/>
          </w:rPr>
          <w:t>CAPRI GUI Option Not Assigned to User in VistA</w:t>
        </w:r>
        <w:r>
          <w:rPr>
            <w:webHidden/>
          </w:rPr>
          <w:tab/>
        </w:r>
        <w:r>
          <w:rPr>
            <w:webHidden/>
          </w:rPr>
          <w:fldChar w:fldCharType="begin"/>
        </w:r>
        <w:r>
          <w:rPr>
            <w:webHidden/>
          </w:rPr>
          <w:instrText xml:space="preserve"> PAGEREF _Toc5111393 \h </w:instrText>
        </w:r>
        <w:r>
          <w:rPr>
            <w:webHidden/>
          </w:rPr>
        </w:r>
        <w:r>
          <w:rPr>
            <w:webHidden/>
          </w:rPr>
          <w:fldChar w:fldCharType="separate"/>
        </w:r>
        <w:r>
          <w:rPr>
            <w:webHidden/>
          </w:rPr>
          <w:t>27</w:t>
        </w:r>
        <w:r>
          <w:rPr>
            <w:webHidden/>
          </w:rPr>
          <w:fldChar w:fldCharType="end"/>
        </w:r>
      </w:hyperlink>
    </w:p>
    <w:p w14:paraId="67F947EF" w14:textId="4B4CC61E" w:rsidR="00697775" w:rsidRDefault="00697775">
      <w:pPr>
        <w:pStyle w:val="TOC2"/>
        <w:rPr>
          <w:rFonts w:asciiTheme="minorHAnsi" w:eastAsiaTheme="minorEastAsia" w:hAnsiTheme="minorHAnsi" w:cstheme="minorBidi"/>
          <w:i w:val="0"/>
          <w:szCs w:val="22"/>
        </w:rPr>
      </w:pPr>
      <w:hyperlink w:anchor="_Toc5111394" w:history="1">
        <w:r w:rsidRPr="0017590E">
          <w:rPr>
            <w:rStyle w:val="Hyperlink"/>
          </w:rPr>
          <w:t>16.3</w:t>
        </w:r>
        <w:r>
          <w:rPr>
            <w:rFonts w:asciiTheme="minorHAnsi" w:hAnsiTheme="minorHAnsi" w:eastAsiaTheme="minorEastAsia" w:cstheme="minorBidi"/>
            <w:i w:val="0"/>
            <w:szCs w:val="22"/>
          </w:rPr>
          <w:tab/>
        </w:r>
        <w:r w:rsidRPr="0017590E">
          <w:rPr>
            <w:rStyle w:val="Hyperlink"/>
          </w:rPr>
          <w:t>VistA Server Down</w:t>
        </w:r>
        <w:r>
          <w:rPr>
            <w:webHidden/>
          </w:rPr>
          <w:tab/>
        </w:r>
        <w:r>
          <w:rPr>
            <w:webHidden/>
          </w:rPr>
          <w:fldChar w:fldCharType="begin"/>
        </w:r>
        <w:r>
          <w:rPr>
            <w:webHidden/>
          </w:rPr>
          <w:instrText xml:space="preserve"> PAGEREF _Toc5111394 \h </w:instrText>
        </w:r>
        <w:r>
          <w:rPr>
            <w:webHidden/>
          </w:rPr>
        </w:r>
        <w:r>
          <w:rPr>
            <w:webHidden/>
          </w:rPr>
          <w:fldChar w:fldCharType="separate"/>
        </w:r>
        <w:r>
          <w:rPr>
            <w:webHidden/>
          </w:rPr>
          <w:t>28</w:t>
        </w:r>
        <w:r>
          <w:rPr>
            <w:webHidden/>
          </w:rPr>
          <w:fldChar w:fldCharType="end"/>
        </w:r>
      </w:hyperlink>
    </w:p>
    <w:p w14:paraId="61499A74" w14:textId="7908FD16" w:rsidR="00697775" w:rsidRDefault="00697775">
      <w:pPr>
        <w:pStyle w:val="TOC2"/>
        <w:rPr>
          <w:rFonts w:asciiTheme="minorHAnsi" w:eastAsiaTheme="minorEastAsia" w:hAnsiTheme="minorHAnsi" w:cstheme="minorBidi"/>
          <w:i w:val="0"/>
          <w:szCs w:val="22"/>
        </w:rPr>
      </w:pPr>
      <w:hyperlink w:anchor="_Toc5111395" w:history="1">
        <w:r w:rsidRPr="0017590E">
          <w:rPr>
            <w:rStyle w:val="Hyperlink"/>
          </w:rPr>
          <w:t>16.4</w:t>
        </w:r>
        <w:r>
          <w:rPr>
            <w:rFonts w:asciiTheme="minorHAnsi" w:hAnsiTheme="minorHAnsi" w:eastAsiaTheme="minorEastAsia" w:cstheme="minorBidi"/>
            <w:i w:val="0"/>
            <w:szCs w:val="22"/>
          </w:rPr>
          <w:tab/>
        </w:r>
        <w:r w:rsidRPr="0017590E">
          <w:rPr>
            <w:rStyle w:val="Hyperlink"/>
          </w:rPr>
          <w:t>VistA Limits Ability to See Patient Records</w:t>
        </w:r>
        <w:r>
          <w:rPr>
            <w:webHidden/>
          </w:rPr>
          <w:tab/>
        </w:r>
        <w:r>
          <w:rPr>
            <w:webHidden/>
          </w:rPr>
          <w:fldChar w:fldCharType="begin"/>
        </w:r>
        <w:r>
          <w:rPr>
            <w:webHidden/>
          </w:rPr>
          <w:instrText xml:space="preserve"> PAGEREF _Toc5111395 \h </w:instrText>
        </w:r>
        <w:r>
          <w:rPr>
            <w:webHidden/>
          </w:rPr>
        </w:r>
        <w:r>
          <w:rPr>
            <w:webHidden/>
          </w:rPr>
          <w:fldChar w:fldCharType="separate"/>
        </w:r>
        <w:r>
          <w:rPr>
            <w:webHidden/>
          </w:rPr>
          <w:t>28</w:t>
        </w:r>
        <w:r>
          <w:rPr>
            <w:webHidden/>
          </w:rPr>
          <w:fldChar w:fldCharType="end"/>
        </w:r>
      </w:hyperlink>
    </w:p>
    <w:p w14:paraId="5FB72CEE" w14:textId="4FB55A97" w:rsidR="00697775" w:rsidRDefault="00697775">
      <w:pPr>
        <w:pStyle w:val="TOC2"/>
        <w:rPr>
          <w:rFonts w:asciiTheme="minorHAnsi" w:eastAsiaTheme="minorEastAsia" w:hAnsiTheme="minorHAnsi" w:cstheme="minorBidi"/>
          <w:i w:val="0"/>
          <w:szCs w:val="22"/>
        </w:rPr>
      </w:pPr>
      <w:hyperlink w:anchor="_Toc5111396" w:history="1">
        <w:r w:rsidRPr="0017590E">
          <w:rPr>
            <w:rStyle w:val="Hyperlink"/>
          </w:rPr>
          <w:t>16.5</w:t>
        </w:r>
        <w:r>
          <w:rPr>
            <w:rFonts w:asciiTheme="minorHAnsi" w:hAnsiTheme="minorHAnsi" w:eastAsiaTheme="minorEastAsia" w:cstheme="minorBidi"/>
            <w:i w:val="0"/>
            <w:szCs w:val="22"/>
          </w:rPr>
          <w:tab/>
        </w:r>
        <w:r w:rsidRPr="0017590E">
          <w:rPr>
            <w:rStyle w:val="Hyperlink"/>
          </w:rPr>
          <w:t>Network Problems</w:t>
        </w:r>
        <w:r>
          <w:rPr>
            <w:webHidden/>
          </w:rPr>
          <w:tab/>
        </w:r>
        <w:r>
          <w:rPr>
            <w:webHidden/>
          </w:rPr>
          <w:fldChar w:fldCharType="begin"/>
        </w:r>
        <w:r>
          <w:rPr>
            <w:webHidden/>
          </w:rPr>
          <w:instrText xml:space="preserve"> PAGEREF _Toc5111396 \h </w:instrText>
        </w:r>
        <w:r>
          <w:rPr>
            <w:webHidden/>
          </w:rPr>
        </w:r>
        <w:r>
          <w:rPr>
            <w:webHidden/>
          </w:rPr>
          <w:fldChar w:fldCharType="separate"/>
        </w:r>
        <w:r>
          <w:rPr>
            <w:webHidden/>
          </w:rPr>
          <w:t>28</w:t>
        </w:r>
        <w:r>
          <w:rPr>
            <w:webHidden/>
          </w:rPr>
          <w:fldChar w:fldCharType="end"/>
        </w:r>
      </w:hyperlink>
    </w:p>
    <w:p w14:paraId="114389AB" w14:textId="09F59B6E" w:rsidR="00697775" w:rsidRDefault="00697775">
      <w:pPr>
        <w:pStyle w:val="TOC2"/>
        <w:rPr>
          <w:rFonts w:asciiTheme="minorHAnsi" w:eastAsiaTheme="minorEastAsia" w:hAnsiTheme="minorHAnsi" w:cstheme="minorBidi"/>
          <w:i w:val="0"/>
          <w:szCs w:val="22"/>
        </w:rPr>
      </w:pPr>
      <w:hyperlink w:anchor="_Toc5111397" w:history="1">
        <w:r w:rsidRPr="0017590E">
          <w:rPr>
            <w:rStyle w:val="Hyperlink"/>
          </w:rPr>
          <w:t>16.6</w:t>
        </w:r>
        <w:r>
          <w:rPr>
            <w:rFonts w:asciiTheme="minorHAnsi" w:hAnsiTheme="minorHAnsi" w:eastAsiaTheme="minorEastAsia" w:cstheme="minorBidi"/>
            <w:i w:val="0"/>
            <w:szCs w:val="22"/>
          </w:rPr>
          <w:tab/>
        </w:r>
        <w:r w:rsidRPr="0017590E">
          <w:rPr>
            <w:rStyle w:val="Hyperlink"/>
          </w:rPr>
          <w:t>Institution File in VistA has Been Locally Modified</w:t>
        </w:r>
        <w:r>
          <w:rPr>
            <w:webHidden/>
          </w:rPr>
          <w:tab/>
        </w:r>
        <w:r>
          <w:rPr>
            <w:webHidden/>
          </w:rPr>
          <w:fldChar w:fldCharType="begin"/>
        </w:r>
        <w:r>
          <w:rPr>
            <w:webHidden/>
          </w:rPr>
          <w:instrText xml:space="preserve"> PAGEREF _Toc5111397 \h </w:instrText>
        </w:r>
        <w:r>
          <w:rPr>
            <w:webHidden/>
          </w:rPr>
        </w:r>
        <w:r>
          <w:rPr>
            <w:webHidden/>
          </w:rPr>
          <w:fldChar w:fldCharType="separate"/>
        </w:r>
        <w:r>
          <w:rPr>
            <w:webHidden/>
          </w:rPr>
          <w:t>29</w:t>
        </w:r>
        <w:r>
          <w:rPr>
            <w:webHidden/>
          </w:rPr>
          <w:fldChar w:fldCharType="end"/>
        </w:r>
      </w:hyperlink>
    </w:p>
    <w:p w14:paraId="67052B7A" w14:textId="689BE926" w:rsidR="00697775" w:rsidRDefault="00697775">
      <w:pPr>
        <w:pStyle w:val="TOC2"/>
        <w:rPr>
          <w:rFonts w:asciiTheme="minorHAnsi" w:eastAsiaTheme="minorEastAsia" w:hAnsiTheme="minorHAnsi" w:cstheme="minorBidi"/>
          <w:i w:val="0"/>
          <w:szCs w:val="22"/>
        </w:rPr>
      </w:pPr>
      <w:hyperlink w:anchor="_Toc5111398" w:history="1">
        <w:r w:rsidRPr="0017590E">
          <w:rPr>
            <w:rStyle w:val="Hyperlink"/>
          </w:rPr>
          <w:t>16.7</w:t>
        </w:r>
        <w:r>
          <w:rPr>
            <w:rFonts w:asciiTheme="minorHAnsi" w:hAnsiTheme="minorHAnsi" w:eastAsiaTheme="minorEastAsia" w:cstheme="minorBidi"/>
            <w:i w:val="0"/>
            <w:szCs w:val="22"/>
          </w:rPr>
          <w:tab/>
        </w:r>
        <w:r w:rsidRPr="0017590E">
          <w:rPr>
            <w:rStyle w:val="Hyperlink"/>
          </w:rPr>
          <w:t>Too Many Invalid Attempts at Access Code / Verify Code</w:t>
        </w:r>
        <w:r>
          <w:rPr>
            <w:webHidden/>
          </w:rPr>
          <w:tab/>
        </w:r>
        <w:r>
          <w:rPr>
            <w:webHidden/>
          </w:rPr>
          <w:fldChar w:fldCharType="begin"/>
        </w:r>
        <w:r>
          <w:rPr>
            <w:webHidden/>
          </w:rPr>
          <w:instrText xml:space="preserve"> PAGEREF _Toc5111398 \h </w:instrText>
        </w:r>
        <w:r>
          <w:rPr>
            <w:webHidden/>
          </w:rPr>
        </w:r>
        <w:r>
          <w:rPr>
            <w:webHidden/>
          </w:rPr>
          <w:fldChar w:fldCharType="separate"/>
        </w:r>
        <w:r>
          <w:rPr>
            <w:webHidden/>
          </w:rPr>
          <w:t>29</w:t>
        </w:r>
        <w:r>
          <w:rPr>
            <w:webHidden/>
          </w:rPr>
          <w:fldChar w:fldCharType="end"/>
        </w:r>
      </w:hyperlink>
    </w:p>
    <w:p w14:paraId="4C61D6AA" w14:textId="6B03957C" w:rsidR="00697775" w:rsidRDefault="00697775">
      <w:pPr>
        <w:pStyle w:val="TOC2"/>
        <w:rPr>
          <w:rFonts w:asciiTheme="minorHAnsi" w:eastAsiaTheme="minorEastAsia" w:hAnsiTheme="minorHAnsi" w:cstheme="minorBidi"/>
          <w:i w:val="0"/>
          <w:szCs w:val="22"/>
        </w:rPr>
      </w:pPr>
      <w:hyperlink w:anchor="_Toc5111399" w:history="1">
        <w:r w:rsidRPr="0017590E">
          <w:rPr>
            <w:rStyle w:val="Hyperlink"/>
          </w:rPr>
          <w:t>16.8</w:t>
        </w:r>
        <w:r>
          <w:rPr>
            <w:rFonts w:asciiTheme="minorHAnsi" w:hAnsiTheme="minorHAnsi" w:eastAsiaTheme="minorEastAsia" w:cstheme="minorBidi"/>
            <w:i w:val="0"/>
            <w:szCs w:val="22"/>
          </w:rPr>
          <w:tab/>
        </w:r>
        <w:r w:rsidRPr="0017590E">
          <w:rPr>
            <w:rStyle w:val="Hyperlink"/>
          </w:rPr>
          <w:t>Multiple Sign-Ons</w:t>
        </w:r>
        <w:r>
          <w:rPr>
            <w:webHidden/>
          </w:rPr>
          <w:tab/>
        </w:r>
        <w:r>
          <w:rPr>
            <w:webHidden/>
          </w:rPr>
          <w:fldChar w:fldCharType="begin"/>
        </w:r>
        <w:r>
          <w:rPr>
            <w:webHidden/>
          </w:rPr>
          <w:instrText xml:space="preserve"> PAGEREF _Toc5111399 \h </w:instrText>
        </w:r>
        <w:r>
          <w:rPr>
            <w:webHidden/>
          </w:rPr>
        </w:r>
        <w:r>
          <w:rPr>
            <w:webHidden/>
          </w:rPr>
          <w:fldChar w:fldCharType="separate"/>
        </w:r>
        <w:r>
          <w:rPr>
            <w:webHidden/>
          </w:rPr>
          <w:t>29</w:t>
        </w:r>
        <w:r>
          <w:rPr>
            <w:webHidden/>
          </w:rPr>
          <w:fldChar w:fldCharType="end"/>
        </w:r>
      </w:hyperlink>
    </w:p>
    <w:p w14:paraId="60750E73" w14:textId="40436122" w:rsidR="00697775" w:rsidRDefault="00697775">
      <w:pPr>
        <w:pStyle w:val="TOC2"/>
        <w:rPr>
          <w:rFonts w:asciiTheme="minorHAnsi" w:eastAsiaTheme="minorEastAsia" w:hAnsiTheme="minorHAnsi" w:cstheme="minorBidi"/>
          <w:i w:val="0"/>
          <w:szCs w:val="22"/>
        </w:rPr>
      </w:pPr>
      <w:hyperlink w:anchor="_Toc5111400" w:history="1">
        <w:r w:rsidRPr="0017590E">
          <w:rPr>
            <w:rStyle w:val="Hyperlink"/>
          </w:rPr>
          <w:t>16.9</w:t>
        </w:r>
        <w:r>
          <w:rPr>
            <w:rFonts w:asciiTheme="minorHAnsi" w:hAnsiTheme="minorHAnsi" w:eastAsiaTheme="minorEastAsia" w:cstheme="minorBidi"/>
            <w:i w:val="0"/>
            <w:szCs w:val="22"/>
          </w:rPr>
          <w:tab/>
        </w:r>
        <w:r w:rsidRPr="0017590E">
          <w:rPr>
            <w:rStyle w:val="Hyperlink"/>
          </w:rPr>
          <w:t>General Error Message</w:t>
        </w:r>
        <w:r>
          <w:rPr>
            <w:webHidden/>
          </w:rPr>
          <w:tab/>
        </w:r>
        <w:r>
          <w:rPr>
            <w:webHidden/>
          </w:rPr>
          <w:fldChar w:fldCharType="begin"/>
        </w:r>
        <w:r>
          <w:rPr>
            <w:webHidden/>
          </w:rPr>
          <w:instrText xml:space="preserve"> PAGEREF _Toc5111400 \h </w:instrText>
        </w:r>
        <w:r>
          <w:rPr>
            <w:webHidden/>
          </w:rPr>
        </w:r>
        <w:r>
          <w:rPr>
            <w:webHidden/>
          </w:rPr>
          <w:fldChar w:fldCharType="separate"/>
        </w:r>
        <w:r>
          <w:rPr>
            <w:webHidden/>
          </w:rPr>
          <w:t>30</w:t>
        </w:r>
        <w:r>
          <w:rPr>
            <w:webHidden/>
          </w:rPr>
          <w:fldChar w:fldCharType="end"/>
        </w:r>
      </w:hyperlink>
    </w:p>
    <w:p w14:paraId="05B831B0" w14:textId="1DCBC1C0" w:rsidR="00697775" w:rsidRDefault="00697775">
      <w:pPr>
        <w:pStyle w:val="TOC1"/>
        <w:rPr>
          <w:rFonts w:asciiTheme="minorHAnsi" w:eastAsiaTheme="minorEastAsia" w:hAnsiTheme="minorHAnsi" w:cstheme="minorBidi"/>
          <w:b w:val="0"/>
          <w:sz w:val="22"/>
          <w:szCs w:val="22"/>
        </w:rPr>
      </w:pPr>
      <w:hyperlink w:anchor="_Toc5111401" w:history="1">
        <w:r w:rsidRPr="0017590E">
          <w:rPr>
            <w:rStyle w:val="Hyperlink"/>
          </w:rPr>
          <w:t>Appendix A - CAPRI Remote Procedure Calls for MUMPS</w:t>
        </w:r>
        <w:r>
          <w:rPr>
            <w:webHidden/>
          </w:rPr>
          <w:tab/>
        </w:r>
        <w:r>
          <w:rPr>
            <w:webHidden/>
          </w:rPr>
          <w:fldChar w:fldCharType="begin"/>
        </w:r>
        <w:r>
          <w:rPr>
            <w:webHidden/>
          </w:rPr>
          <w:instrText xml:space="preserve"> PAGEREF _Toc5111401 \h </w:instrText>
        </w:r>
        <w:r>
          <w:rPr>
            <w:webHidden/>
          </w:rPr>
        </w:r>
        <w:r>
          <w:rPr>
            <w:webHidden/>
          </w:rPr>
          <w:fldChar w:fldCharType="separate"/>
        </w:r>
        <w:r>
          <w:rPr>
            <w:webHidden/>
          </w:rPr>
          <w:t>31</w:t>
        </w:r>
        <w:r>
          <w:rPr>
            <w:webHidden/>
          </w:rPr>
          <w:fldChar w:fldCharType="end"/>
        </w:r>
      </w:hyperlink>
    </w:p>
    <w:p w14:paraId="67BB26B5" w14:textId="1AA0CCD1" w:rsidR="008562E1" w:rsidDel="00697775" w:rsidRDefault="008562E1">
      <w:pPr>
        <w:pStyle w:val="TOC1"/>
        <w:rPr>
          <w:del w:id="11" w:author="Bernier, Canelia A. (Oxley)" w:date="2019-04-02T15:28:00Z"/>
          <w:rFonts w:asciiTheme="minorHAnsi" w:eastAsiaTheme="minorEastAsia" w:hAnsiTheme="minorHAnsi" w:cstheme="minorBidi"/>
          <w:b w:val="0"/>
          <w:sz w:val="22"/>
          <w:szCs w:val="22"/>
        </w:rPr>
      </w:pPr>
      <w:del w:id="12" w:author="Bernier, Canelia A. (Oxley)" w:date="2019-04-02T15:28:00Z">
        <w:r w:rsidRPr="00697775" w:rsidDel="00697775">
          <w:rPr>
            <w:rStyle w:val="Hyperlink"/>
            <w:rPrChange w:author="Bernier, Canelia A. (Oxley)" w:date="2019-04-02T15:28:00Z" w:id="13">
              <w:rPr>
                <w:rStyle w:val="Hyperlink"/>
              </w:rPr>
            </w:rPrChange>
          </w:rPr>
          <w:delText>1.</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14">
              <w:rPr>
                <w:rStyle w:val="Hyperlink"/>
              </w:rPr>
            </w:rPrChange>
          </w:rPr>
          <w:delText>Introduction</w:delText>
        </w:r>
        <w:r w:rsidDel="00697775">
          <w:rPr>
            <w:webHidden/>
          </w:rPr>
          <w:tab/>
        </w:r>
        <w:r w:rsidDel="00697775">
          <w:rPr>
            <w:webHidden/>
          </w:rPr>
          <w:delText>1</w:delText>
        </w:r>
      </w:del>
    </w:p>
    <w:p w14:paraId="11C8EB0A" w14:textId="7846E313" w:rsidR="008562E1" w:rsidDel="00697775" w:rsidRDefault="008562E1">
      <w:pPr>
        <w:pStyle w:val="TOC2"/>
        <w:rPr>
          <w:del w:id="15" w:author="Bernier, Canelia A. (Oxley)" w:date="2019-04-02T15:28:00Z"/>
          <w:rFonts w:asciiTheme="minorHAnsi" w:eastAsiaTheme="minorEastAsia" w:hAnsiTheme="minorHAnsi" w:cstheme="minorBidi"/>
          <w:i w:val="0"/>
          <w:szCs w:val="22"/>
        </w:rPr>
      </w:pPr>
      <w:del w:id="16" w:author="Bernier, Canelia A. (Oxley)" w:date="2019-04-02T15:28:00Z">
        <w:r w:rsidRPr="00697775" w:rsidDel="00697775">
          <w:rPr>
            <w:rStyle w:val="Hyperlink"/>
            <w:rPrChange w:author="Bernier, Canelia A. (Oxley)" w:date="2019-04-02T15:28:00Z" w:id="17">
              <w:rPr>
                <w:rStyle w:val="Hyperlink"/>
              </w:rPr>
            </w:rPrChange>
          </w:rPr>
          <w:delText>1.1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8">
              <w:rPr>
                <w:rStyle w:val="Hyperlink"/>
              </w:rPr>
            </w:rPrChange>
          </w:rPr>
          <w:delText>Acronyms</w:delText>
        </w:r>
        <w:r w:rsidDel="00697775">
          <w:rPr>
            <w:webHidden/>
          </w:rPr>
          <w:tab/>
        </w:r>
        <w:r w:rsidDel="00697775">
          <w:rPr>
            <w:webHidden/>
          </w:rPr>
          <w:delText>1</w:delText>
        </w:r>
      </w:del>
    </w:p>
    <w:p w14:paraId="63ED86B8" w14:textId="661F1317" w:rsidR="008562E1" w:rsidDel="00697775" w:rsidRDefault="008562E1">
      <w:pPr>
        <w:pStyle w:val="TOC2"/>
        <w:rPr>
          <w:del w:id="19" w:author="Bernier, Canelia A. (Oxley)" w:date="2019-04-02T15:28:00Z"/>
          <w:rFonts w:asciiTheme="minorHAnsi" w:eastAsiaTheme="minorEastAsia" w:hAnsiTheme="minorHAnsi" w:cstheme="minorBidi"/>
          <w:i w:val="0"/>
          <w:szCs w:val="22"/>
        </w:rPr>
      </w:pPr>
      <w:del w:id="20" w:author="Bernier, Canelia A. (Oxley)" w:date="2019-04-02T15:28:00Z">
        <w:r w:rsidRPr="00697775" w:rsidDel="00697775">
          <w:rPr>
            <w:rStyle w:val="Hyperlink"/>
            <w:rPrChange w:author="Bernier, Canelia A. (Oxley)" w:date="2019-04-02T15:28:00Z" w:id="21">
              <w:rPr>
                <w:rStyle w:val="Hyperlink"/>
              </w:rPr>
            </w:rPrChange>
          </w:rPr>
          <w:delText>1.2</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2">
              <w:rPr>
                <w:rStyle w:val="Hyperlink"/>
              </w:rPr>
            </w:rPrChange>
          </w:rPr>
          <w:delText>Reference Materials</w:delText>
        </w:r>
        <w:r w:rsidDel="00697775">
          <w:rPr>
            <w:webHidden/>
          </w:rPr>
          <w:tab/>
        </w:r>
        <w:r w:rsidDel="00697775">
          <w:rPr>
            <w:webHidden/>
          </w:rPr>
          <w:delText>2</w:delText>
        </w:r>
      </w:del>
    </w:p>
    <w:p w14:paraId="2A562181" w14:textId="4EA18A75" w:rsidR="008562E1" w:rsidDel="00697775" w:rsidRDefault="008562E1">
      <w:pPr>
        <w:pStyle w:val="TOC2"/>
        <w:rPr>
          <w:del w:id="23" w:author="Bernier, Canelia A. (Oxley)" w:date="2019-04-02T15:28:00Z"/>
          <w:rFonts w:asciiTheme="minorHAnsi" w:eastAsiaTheme="minorEastAsia" w:hAnsiTheme="minorHAnsi" w:cstheme="minorBidi"/>
          <w:i w:val="0"/>
          <w:szCs w:val="22"/>
        </w:rPr>
      </w:pPr>
      <w:del w:id="24" w:author="Bernier, Canelia A. (Oxley)" w:date="2019-04-02T15:28:00Z">
        <w:r w:rsidRPr="00697775" w:rsidDel="00697775">
          <w:rPr>
            <w:rStyle w:val="Hyperlink"/>
            <w:rPrChange w:author="Bernier, Canelia A. (Oxley)" w:date="2019-04-02T15:28:00Z" w:id="25">
              <w:rPr>
                <w:rStyle w:val="Hyperlink"/>
              </w:rPr>
            </w:rPrChange>
          </w:rPr>
          <w:delText>1.3</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6">
              <w:rPr>
                <w:rStyle w:val="Hyperlink"/>
              </w:rPr>
            </w:rPrChange>
          </w:rPr>
          <w:delText>CAPRI Technical Support</w:delText>
        </w:r>
        <w:r w:rsidDel="00697775">
          <w:rPr>
            <w:webHidden/>
          </w:rPr>
          <w:tab/>
        </w:r>
        <w:r w:rsidDel="00697775">
          <w:rPr>
            <w:webHidden/>
          </w:rPr>
          <w:delText>3</w:delText>
        </w:r>
      </w:del>
    </w:p>
    <w:p w14:paraId="4550117A" w14:textId="651510E2" w:rsidR="008562E1" w:rsidDel="00697775" w:rsidRDefault="008562E1">
      <w:pPr>
        <w:pStyle w:val="TOC1"/>
        <w:rPr>
          <w:del w:id="27" w:author="Bernier, Canelia A. (Oxley)" w:date="2019-04-02T15:28:00Z"/>
          <w:rFonts w:asciiTheme="minorHAnsi" w:eastAsiaTheme="minorEastAsia" w:hAnsiTheme="minorHAnsi" w:cstheme="minorBidi"/>
          <w:b w:val="0"/>
          <w:sz w:val="22"/>
          <w:szCs w:val="22"/>
        </w:rPr>
      </w:pPr>
      <w:del w:id="28" w:author="Bernier, Canelia A. (Oxley)" w:date="2019-04-02T15:28:00Z">
        <w:r w:rsidRPr="00697775" w:rsidDel="00697775">
          <w:rPr>
            <w:rStyle w:val="Hyperlink"/>
            <w:rPrChange w:author="Bernier, Canelia A. (Oxley)" w:date="2019-04-02T15:28:00Z" w:id="29">
              <w:rPr>
                <w:rStyle w:val="Hyperlink"/>
              </w:rPr>
            </w:rPrChange>
          </w:rPr>
          <w:delText>2.</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30">
              <w:rPr>
                <w:rStyle w:val="Hyperlink"/>
              </w:rPr>
            </w:rPrChange>
          </w:rPr>
          <w:delText>Agency Partners</w:delText>
        </w:r>
        <w:r w:rsidDel="00697775">
          <w:rPr>
            <w:webHidden/>
          </w:rPr>
          <w:tab/>
        </w:r>
        <w:r w:rsidDel="00697775">
          <w:rPr>
            <w:webHidden/>
          </w:rPr>
          <w:delText>3</w:delText>
        </w:r>
      </w:del>
    </w:p>
    <w:p w14:paraId="2BBB5754" w14:textId="3D06C556" w:rsidR="008562E1" w:rsidDel="00697775" w:rsidRDefault="008562E1">
      <w:pPr>
        <w:pStyle w:val="TOC2"/>
        <w:rPr>
          <w:del w:id="31" w:author="Bernier, Canelia A. (Oxley)" w:date="2019-04-02T15:28:00Z"/>
          <w:rFonts w:asciiTheme="minorHAnsi" w:eastAsiaTheme="minorEastAsia" w:hAnsiTheme="minorHAnsi" w:cstheme="minorBidi"/>
          <w:i w:val="0"/>
          <w:szCs w:val="22"/>
        </w:rPr>
      </w:pPr>
      <w:del w:id="32" w:author="Bernier, Canelia A. (Oxley)" w:date="2019-04-02T15:28:00Z">
        <w:r w:rsidRPr="00697775" w:rsidDel="00697775">
          <w:rPr>
            <w:rStyle w:val="Hyperlink"/>
            <w:rPrChange w:author="Bernier, Canelia A. (Oxley)" w:date="2019-04-02T15:28:00Z" w:id="33">
              <w:rPr>
                <w:rStyle w:val="Hyperlink"/>
              </w:rPr>
            </w:rPrChange>
          </w:rPr>
          <w:delText>2.1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34">
              <w:rPr>
                <w:rStyle w:val="Hyperlink"/>
              </w:rPr>
            </w:rPrChange>
          </w:rPr>
          <w:delText>External Clients</w:delText>
        </w:r>
        <w:r w:rsidDel="00697775">
          <w:rPr>
            <w:webHidden/>
          </w:rPr>
          <w:tab/>
        </w:r>
        <w:r w:rsidDel="00697775">
          <w:rPr>
            <w:webHidden/>
          </w:rPr>
          <w:delText>3</w:delText>
        </w:r>
      </w:del>
    </w:p>
    <w:p w14:paraId="4D11FB78" w14:textId="52E23066" w:rsidR="008562E1" w:rsidDel="00697775" w:rsidRDefault="008562E1">
      <w:pPr>
        <w:pStyle w:val="TOC2"/>
        <w:rPr>
          <w:del w:id="35" w:author="Bernier, Canelia A. (Oxley)" w:date="2019-04-02T15:28:00Z"/>
          <w:rFonts w:asciiTheme="minorHAnsi" w:eastAsiaTheme="minorEastAsia" w:hAnsiTheme="minorHAnsi" w:cstheme="minorBidi"/>
          <w:i w:val="0"/>
          <w:szCs w:val="22"/>
        </w:rPr>
      </w:pPr>
      <w:del w:id="36" w:author="Bernier, Canelia A. (Oxley)" w:date="2019-04-02T15:28:00Z">
        <w:r w:rsidRPr="00697775" w:rsidDel="00697775">
          <w:rPr>
            <w:rStyle w:val="Hyperlink"/>
            <w:rPrChange w:author="Bernier, Canelia A. (Oxley)" w:date="2019-04-02T15:28:00Z" w:id="37">
              <w:rPr>
                <w:rStyle w:val="Hyperlink"/>
              </w:rPr>
            </w:rPrChange>
          </w:rPr>
          <w:delText>2.2</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38">
              <w:rPr>
                <w:rStyle w:val="Hyperlink"/>
              </w:rPr>
            </w:rPrChange>
          </w:rPr>
          <w:delText>Internal Clients</w:delText>
        </w:r>
        <w:r w:rsidDel="00697775">
          <w:rPr>
            <w:webHidden/>
          </w:rPr>
          <w:tab/>
        </w:r>
        <w:r w:rsidDel="00697775">
          <w:rPr>
            <w:webHidden/>
          </w:rPr>
          <w:delText>3</w:delText>
        </w:r>
      </w:del>
    </w:p>
    <w:p w14:paraId="45E90F26" w14:textId="730EB5BA" w:rsidR="008562E1" w:rsidDel="00697775" w:rsidRDefault="008562E1">
      <w:pPr>
        <w:pStyle w:val="TOC3"/>
        <w:rPr>
          <w:del w:id="39" w:author="Bernier, Canelia A. (Oxley)" w:date="2019-04-02T15:28:00Z"/>
          <w:rFonts w:asciiTheme="minorHAnsi" w:eastAsiaTheme="minorEastAsia" w:hAnsiTheme="minorHAnsi" w:cstheme="minorBidi"/>
        </w:rPr>
      </w:pPr>
      <w:del w:id="40" w:author="Bernier, Canelia A. (Oxley)" w:date="2019-04-02T15:28:00Z">
        <w:r w:rsidRPr="00697775" w:rsidDel="00697775">
          <w:rPr>
            <w:rStyle w:val="Hyperlink"/>
            <w:rPrChange w:author="Bernier, Canelia A. (Oxley)" w:date="2019-04-02T15:28:00Z" w:id="41">
              <w:rPr>
                <w:rStyle w:val="Hyperlink"/>
              </w:rPr>
            </w:rPrChange>
          </w:rPr>
          <w:delText>2.2.1.</w:delText>
        </w:r>
        <w:r w:rsidDel="00697775">
          <w:rPr>
            <w:rFonts w:asciiTheme="minorHAnsi" w:hAnsiTheme="minorHAnsi" w:eastAsiaTheme="minorEastAsia" w:cstheme="minorBidi"/>
          </w:rPr>
          <w:tab/>
        </w:r>
        <w:r w:rsidRPr="00697775" w:rsidDel="00697775">
          <w:rPr>
            <w:rStyle w:val="Hyperlink"/>
            <w:rPrChange w:author="Bernier, Canelia A. (Oxley)" w:date="2019-04-02T15:28:00Z" w:id="42">
              <w:rPr>
                <w:rStyle w:val="Hyperlink"/>
              </w:rPr>
            </w:rPrChange>
          </w:rPr>
          <w:delText>Veterans Health Administration</w:delText>
        </w:r>
        <w:r w:rsidDel="00697775">
          <w:rPr>
            <w:webHidden/>
          </w:rPr>
          <w:tab/>
        </w:r>
        <w:r w:rsidDel="00697775">
          <w:rPr>
            <w:webHidden/>
          </w:rPr>
          <w:delText>3</w:delText>
        </w:r>
      </w:del>
    </w:p>
    <w:p w14:paraId="18F6F581" w14:textId="280F896A" w:rsidR="008562E1" w:rsidDel="00697775" w:rsidRDefault="008562E1">
      <w:pPr>
        <w:pStyle w:val="TOC4"/>
        <w:rPr>
          <w:del w:id="43" w:author="Bernier, Canelia A. (Oxley)" w:date="2019-04-02T15:28:00Z"/>
          <w:rFonts w:asciiTheme="minorHAnsi" w:eastAsiaTheme="minorEastAsia" w:hAnsiTheme="minorHAnsi" w:cstheme="minorBidi"/>
          <w:i w:val="0"/>
        </w:rPr>
      </w:pPr>
      <w:del w:id="44" w:author="Bernier, Canelia A. (Oxley)" w:date="2019-04-02T15:28:00Z">
        <w:r w:rsidRPr="00697775" w:rsidDel="00697775">
          <w:rPr>
            <w:rStyle w:val="Hyperlink"/>
            <w:rPrChange w:author="Bernier, Canelia A. (Oxley)" w:date="2019-04-02T15:28:00Z" w:id="45">
              <w:rPr>
                <w:rStyle w:val="Hyperlink"/>
              </w:rPr>
            </w:rPrChange>
          </w:rPr>
          <w:delText>2.2.1.1.</w:delText>
        </w:r>
        <w:r w:rsidDel="00697775">
          <w:rPr>
            <w:rFonts w:asciiTheme="minorHAnsi" w:hAnsiTheme="minorHAnsi" w:eastAsiaTheme="minorEastAsia" w:cstheme="minorBidi"/>
            <w:i w:val="0"/>
          </w:rPr>
          <w:tab/>
        </w:r>
        <w:r w:rsidRPr="00697775" w:rsidDel="00697775">
          <w:rPr>
            <w:rStyle w:val="Hyperlink"/>
            <w:rPrChange w:author="Bernier, Canelia A. (Oxley)" w:date="2019-04-02T15:28:00Z" w:id="46">
              <w:rPr>
                <w:rStyle w:val="Hyperlink"/>
              </w:rPr>
            </w:rPrChange>
          </w:rPr>
          <w:delText>VHA Data Portal</w:delText>
        </w:r>
        <w:r w:rsidDel="00697775">
          <w:rPr>
            <w:webHidden/>
          </w:rPr>
          <w:tab/>
        </w:r>
        <w:r w:rsidDel="00697775">
          <w:rPr>
            <w:webHidden/>
          </w:rPr>
          <w:delText>3</w:delText>
        </w:r>
      </w:del>
    </w:p>
    <w:p w14:paraId="55352164" w14:textId="379A24E5" w:rsidR="008562E1" w:rsidDel="00697775" w:rsidRDefault="008562E1">
      <w:pPr>
        <w:pStyle w:val="TOC3"/>
        <w:rPr>
          <w:del w:id="47" w:author="Bernier, Canelia A. (Oxley)" w:date="2019-04-02T15:28:00Z"/>
          <w:rFonts w:asciiTheme="minorHAnsi" w:eastAsiaTheme="minorEastAsia" w:hAnsiTheme="minorHAnsi" w:cstheme="minorBidi"/>
        </w:rPr>
      </w:pPr>
      <w:del w:id="48" w:author="Bernier, Canelia A. (Oxley)" w:date="2019-04-02T15:28:00Z">
        <w:r w:rsidRPr="00697775" w:rsidDel="00697775">
          <w:rPr>
            <w:rStyle w:val="Hyperlink"/>
            <w:rPrChange w:author="Bernier, Canelia A. (Oxley)" w:date="2019-04-02T15:28:00Z" w:id="49">
              <w:rPr>
                <w:rStyle w:val="Hyperlink"/>
              </w:rPr>
            </w:rPrChange>
          </w:rPr>
          <w:delText>2.2.2.</w:delText>
        </w:r>
        <w:r w:rsidDel="00697775">
          <w:rPr>
            <w:rFonts w:asciiTheme="minorHAnsi" w:hAnsiTheme="minorHAnsi" w:eastAsiaTheme="minorEastAsia" w:cstheme="minorBidi"/>
          </w:rPr>
          <w:tab/>
        </w:r>
        <w:r w:rsidRPr="00697775" w:rsidDel="00697775">
          <w:rPr>
            <w:rStyle w:val="Hyperlink"/>
            <w:rPrChange w:author="Bernier, Canelia A. (Oxley)" w:date="2019-04-02T15:28:00Z" w:id="50">
              <w:rPr>
                <w:rStyle w:val="Hyperlink"/>
              </w:rPr>
            </w:rPrChange>
          </w:rPr>
          <w:delText>Veterans Benefits Administration</w:delText>
        </w:r>
        <w:r w:rsidDel="00697775">
          <w:rPr>
            <w:webHidden/>
          </w:rPr>
          <w:tab/>
        </w:r>
        <w:r w:rsidDel="00697775">
          <w:rPr>
            <w:webHidden/>
          </w:rPr>
          <w:delText>3</w:delText>
        </w:r>
      </w:del>
    </w:p>
    <w:p w14:paraId="724ED6C3" w14:textId="28C61CFF" w:rsidR="008562E1" w:rsidDel="00697775" w:rsidRDefault="008562E1">
      <w:pPr>
        <w:pStyle w:val="TOC4"/>
        <w:rPr>
          <w:del w:id="51" w:author="Bernier, Canelia A. (Oxley)" w:date="2019-04-02T15:28:00Z"/>
          <w:rFonts w:asciiTheme="minorHAnsi" w:eastAsiaTheme="minorEastAsia" w:hAnsiTheme="minorHAnsi" w:cstheme="minorBidi"/>
          <w:i w:val="0"/>
        </w:rPr>
      </w:pPr>
      <w:del w:id="52" w:author="Bernier, Canelia A. (Oxley)" w:date="2019-04-02T15:28:00Z">
        <w:r w:rsidRPr="00697775" w:rsidDel="00697775">
          <w:rPr>
            <w:rStyle w:val="Hyperlink"/>
            <w:rPrChange w:author="Bernier, Canelia A. (Oxley)" w:date="2019-04-02T15:28:00Z" w:id="53">
              <w:rPr>
                <w:rStyle w:val="Hyperlink"/>
              </w:rPr>
            </w:rPrChange>
          </w:rPr>
          <w:delText>2.2.2.1.</w:delText>
        </w:r>
        <w:r w:rsidDel="00697775">
          <w:rPr>
            <w:rFonts w:asciiTheme="minorHAnsi" w:hAnsiTheme="minorHAnsi" w:eastAsiaTheme="minorEastAsia" w:cstheme="minorBidi"/>
            <w:i w:val="0"/>
          </w:rPr>
          <w:tab/>
        </w:r>
        <w:r w:rsidRPr="00697775" w:rsidDel="00697775">
          <w:rPr>
            <w:rStyle w:val="Hyperlink"/>
            <w:rPrChange w:author="Bernier, Canelia A. (Oxley)" w:date="2019-04-02T15:28:00Z" w:id="54">
              <w:rPr>
                <w:rStyle w:val="Hyperlink"/>
              </w:rPr>
            </w:rPrChange>
          </w:rPr>
          <w:delText>Veteran Service Organization (VSO)</w:delText>
        </w:r>
        <w:r w:rsidDel="00697775">
          <w:rPr>
            <w:webHidden/>
          </w:rPr>
          <w:tab/>
        </w:r>
        <w:r w:rsidDel="00697775">
          <w:rPr>
            <w:webHidden/>
          </w:rPr>
          <w:delText>8</w:delText>
        </w:r>
      </w:del>
    </w:p>
    <w:p w14:paraId="5591E416" w14:textId="529A8B93" w:rsidR="008562E1" w:rsidDel="00697775" w:rsidRDefault="008562E1">
      <w:pPr>
        <w:pStyle w:val="TOC3"/>
        <w:rPr>
          <w:del w:id="55" w:author="Bernier, Canelia A. (Oxley)" w:date="2019-04-02T15:28:00Z"/>
          <w:rFonts w:asciiTheme="minorHAnsi" w:eastAsiaTheme="minorEastAsia" w:hAnsiTheme="minorHAnsi" w:cstheme="minorBidi"/>
        </w:rPr>
      </w:pPr>
      <w:del w:id="56" w:author="Bernier, Canelia A. (Oxley)" w:date="2019-04-02T15:28:00Z">
        <w:r w:rsidRPr="00697775" w:rsidDel="00697775">
          <w:rPr>
            <w:rStyle w:val="Hyperlink"/>
            <w:rPrChange w:author="Bernier, Canelia A. (Oxley)" w:date="2019-04-02T15:28:00Z" w:id="57">
              <w:rPr>
                <w:rStyle w:val="Hyperlink"/>
              </w:rPr>
            </w:rPrChange>
          </w:rPr>
          <w:delText>2.2.3.</w:delText>
        </w:r>
        <w:r w:rsidDel="00697775">
          <w:rPr>
            <w:rFonts w:asciiTheme="minorHAnsi" w:hAnsiTheme="minorHAnsi" w:eastAsiaTheme="minorEastAsia" w:cstheme="minorBidi"/>
          </w:rPr>
          <w:tab/>
        </w:r>
        <w:r w:rsidRPr="00697775" w:rsidDel="00697775">
          <w:rPr>
            <w:rStyle w:val="Hyperlink"/>
            <w:rPrChange w:author="Bernier, Canelia A. (Oxley)" w:date="2019-04-02T15:28:00Z" w:id="58">
              <w:rPr>
                <w:rStyle w:val="Hyperlink"/>
              </w:rPr>
            </w:rPrChange>
          </w:rPr>
          <w:delText>Joint Legacy Viewer</w:delText>
        </w:r>
        <w:r w:rsidDel="00697775">
          <w:rPr>
            <w:webHidden/>
          </w:rPr>
          <w:tab/>
        </w:r>
        <w:r w:rsidDel="00697775">
          <w:rPr>
            <w:webHidden/>
          </w:rPr>
          <w:delText>8</w:delText>
        </w:r>
      </w:del>
    </w:p>
    <w:p w14:paraId="58E7F389" w14:textId="18439D6C" w:rsidR="008562E1" w:rsidDel="00697775" w:rsidRDefault="008562E1">
      <w:pPr>
        <w:pStyle w:val="TOC3"/>
        <w:rPr>
          <w:del w:id="59" w:author="Bernier, Canelia A. (Oxley)" w:date="2019-04-02T15:28:00Z"/>
          <w:rFonts w:asciiTheme="minorHAnsi" w:eastAsiaTheme="minorEastAsia" w:hAnsiTheme="minorHAnsi" w:cstheme="minorBidi"/>
        </w:rPr>
      </w:pPr>
      <w:del w:id="60" w:author="Bernier, Canelia A. (Oxley)" w:date="2019-04-02T15:28:00Z">
        <w:r w:rsidRPr="00697775" w:rsidDel="00697775">
          <w:rPr>
            <w:rStyle w:val="Hyperlink"/>
            <w:rPrChange w:author="Bernier, Canelia A. (Oxley)" w:date="2019-04-02T15:28:00Z" w:id="61">
              <w:rPr>
                <w:rStyle w:val="Hyperlink"/>
              </w:rPr>
            </w:rPrChange>
          </w:rPr>
          <w:delText>2.2.4.</w:delText>
        </w:r>
        <w:r w:rsidDel="00697775">
          <w:rPr>
            <w:rFonts w:asciiTheme="minorHAnsi" w:hAnsiTheme="minorHAnsi" w:eastAsiaTheme="minorEastAsia" w:cstheme="minorBidi"/>
          </w:rPr>
          <w:tab/>
        </w:r>
        <w:r w:rsidRPr="00697775" w:rsidDel="00697775">
          <w:rPr>
            <w:rStyle w:val="Hyperlink"/>
            <w:rPrChange w:author="Bernier, Canelia A. (Oxley)" w:date="2019-04-02T15:28:00Z" w:id="62">
              <w:rPr>
                <w:rStyle w:val="Hyperlink"/>
              </w:rPr>
            </w:rPrChange>
          </w:rPr>
          <w:delText>National Cemetery Administration</w:delText>
        </w:r>
        <w:r w:rsidDel="00697775">
          <w:rPr>
            <w:webHidden/>
          </w:rPr>
          <w:tab/>
        </w:r>
        <w:r w:rsidDel="00697775">
          <w:rPr>
            <w:webHidden/>
          </w:rPr>
          <w:delText>8</w:delText>
        </w:r>
      </w:del>
    </w:p>
    <w:p w14:paraId="5576BCEA" w14:textId="700ECA0E" w:rsidR="008562E1" w:rsidDel="00697775" w:rsidRDefault="008562E1">
      <w:pPr>
        <w:pStyle w:val="TOC3"/>
        <w:rPr>
          <w:del w:id="63" w:author="Bernier, Canelia A. (Oxley)" w:date="2019-04-02T15:28:00Z"/>
          <w:rFonts w:asciiTheme="minorHAnsi" w:eastAsiaTheme="minorEastAsia" w:hAnsiTheme="minorHAnsi" w:cstheme="minorBidi"/>
        </w:rPr>
      </w:pPr>
      <w:del w:id="64" w:author="Bernier, Canelia A. (Oxley)" w:date="2019-04-02T15:28:00Z">
        <w:r w:rsidRPr="00697775" w:rsidDel="00697775">
          <w:rPr>
            <w:rStyle w:val="Hyperlink"/>
            <w:rPrChange w:author="Bernier, Canelia A. (Oxley)" w:date="2019-04-02T15:28:00Z" w:id="65">
              <w:rPr>
                <w:rStyle w:val="Hyperlink"/>
              </w:rPr>
            </w:rPrChange>
          </w:rPr>
          <w:delText>2.2.5.</w:delText>
        </w:r>
        <w:r w:rsidDel="00697775">
          <w:rPr>
            <w:rFonts w:asciiTheme="minorHAnsi" w:hAnsiTheme="minorHAnsi" w:eastAsiaTheme="minorEastAsia" w:cstheme="minorBidi"/>
          </w:rPr>
          <w:tab/>
        </w:r>
        <w:r w:rsidRPr="00697775" w:rsidDel="00697775">
          <w:rPr>
            <w:rStyle w:val="Hyperlink"/>
            <w:rPrChange w:author="Bernier, Canelia A. (Oxley)" w:date="2019-04-02T15:28:00Z" w:id="66">
              <w:rPr>
                <w:rStyle w:val="Hyperlink"/>
              </w:rPr>
            </w:rPrChange>
          </w:rPr>
          <w:delText>VA Office of Inspector General</w:delText>
        </w:r>
        <w:r w:rsidDel="00697775">
          <w:rPr>
            <w:webHidden/>
          </w:rPr>
          <w:tab/>
        </w:r>
        <w:r w:rsidDel="00697775">
          <w:rPr>
            <w:webHidden/>
          </w:rPr>
          <w:delText>8</w:delText>
        </w:r>
      </w:del>
    </w:p>
    <w:p w14:paraId="473A374C" w14:textId="5070AB0D" w:rsidR="008562E1" w:rsidDel="00697775" w:rsidRDefault="008562E1">
      <w:pPr>
        <w:pStyle w:val="TOC1"/>
        <w:rPr>
          <w:del w:id="67" w:author="Bernier, Canelia A. (Oxley)" w:date="2019-04-02T15:28:00Z"/>
          <w:rFonts w:asciiTheme="minorHAnsi" w:eastAsiaTheme="minorEastAsia" w:hAnsiTheme="minorHAnsi" w:cstheme="minorBidi"/>
          <w:b w:val="0"/>
          <w:sz w:val="22"/>
          <w:szCs w:val="22"/>
        </w:rPr>
      </w:pPr>
      <w:del w:id="68" w:author="Bernier, Canelia A. (Oxley)" w:date="2019-04-02T15:28:00Z">
        <w:r w:rsidRPr="00697775" w:rsidDel="00697775">
          <w:rPr>
            <w:rStyle w:val="Hyperlink"/>
            <w:rPrChange w:author="Bernier, Canelia A. (Oxley)" w:date="2019-04-02T15:28:00Z" w:id="69">
              <w:rPr>
                <w:rStyle w:val="Hyperlink"/>
              </w:rPr>
            </w:rPrChange>
          </w:rPr>
          <w:delText>3.</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70">
              <w:rPr>
                <w:rStyle w:val="Hyperlink"/>
              </w:rPr>
            </w:rPrChange>
          </w:rPr>
          <w:delText>Systems Relationship</w:delText>
        </w:r>
        <w:r w:rsidDel="00697775">
          <w:rPr>
            <w:webHidden/>
          </w:rPr>
          <w:tab/>
        </w:r>
        <w:r w:rsidDel="00697775">
          <w:rPr>
            <w:webHidden/>
          </w:rPr>
          <w:delText>8</w:delText>
        </w:r>
      </w:del>
    </w:p>
    <w:p w14:paraId="1F6833BB" w14:textId="4A757D2F" w:rsidR="008562E1" w:rsidDel="00697775" w:rsidRDefault="008562E1">
      <w:pPr>
        <w:pStyle w:val="TOC2"/>
        <w:rPr>
          <w:del w:id="71" w:author="Bernier, Canelia A. (Oxley)" w:date="2019-04-02T15:28:00Z"/>
          <w:rFonts w:asciiTheme="minorHAnsi" w:eastAsiaTheme="minorEastAsia" w:hAnsiTheme="minorHAnsi" w:cstheme="minorBidi"/>
          <w:i w:val="0"/>
          <w:szCs w:val="22"/>
        </w:rPr>
      </w:pPr>
      <w:del w:id="72" w:author="Bernier, Canelia A. (Oxley)" w:date="2019-04-02T15:28:00Z">
        <w:r w:rsidRPr="00697775" w:rsidDel="00697775">
          <w:rPr>
            <w:rStyle w:val="Hyperlink"/>
            <w:rPrChange w:author="Bernier, Canelia A. (Oxley)" w:date="2019-04-02T15:28:00Z" w:id="73">
              <w:rPr>
                <w:rStyle w:val="Hyperlink"/>
              </w:rPr>
            </w:rPrChange>
          </w:rPr>
          <w:delText>3.1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74">
              <w:rPr>
                <w:rStyle w:val="Hyperlink"/>
              </w:rPr>
            </w:rPrChange>
          </w:rPr>
          <w:delText>Database Integration Agreements (DBIAs)</w:delText>
        </w:r>
        <w:r w:rsidDel="00697775">
          <w:rPr>
            <w:webHidden/>
          </w:rPr>
          <w:tab/>
        </w:r>
        <w:r w:rsidDel="00697775">
          <w:rPr>
            <w:webHidden/>
          </w:rPr>
          <w:delText>8</w:delText>
        </w:r>
      </w:del>
    </w:p>
    <w:p w14:paraId="7B954D98" w14:textId="52019CC2" w:rsidR="008562E1" w:rsidDel="00697775" w:rsidRDefault="008562E1">
      <w:pPr>
        <w:pStyle w:val="TOC3"/>
        <w:rPr>
          <w:del w:id="75" w:author="Bernier, Canelia A. (Oxley)" w:date="2019-04-02T15:28:00Z"/>
          <w:rFonts w:asciiTheme="minorHAnsi" w:eastAsiaTheme="minorEastAsia" w:hAnsiTheme="minorHAnsi" w:cstheme="minorBidi"/>
        </w:rPr>
      </w:pPr>
      <w:del w:id="76" w:author="Bernier, Canelia A. (Oxley)" w:date="2019-04-02T15:28:00Z">
        <w:r w:rsidRPr="00697775" w:rsidDel="00697775">
          <w:rPr>
            <w:rStyle w:val="Hyperlink"/>
            <w:rPrChange w:author="Bernier, Canelia A. (Oxley)" w:date="2019-04-02T15:28:00Z" w:id="77">
              <w:rPr>
                <w:rStyle w:val="Hyperlink"/>
              </w:rPr>
            </w:rPrChange>
          </w:rPr>
          <w:delText>3.1.1.</w:delText>
        </w:r>
        <w:r w:rsidDel="00697775">
          <w:rPr>
            <w:rFonts w:asciiTheme="minorHAnsi" w:hAnsiTheme="minorHAnsi" w:eastAsiaTheme="minorEastAsia" w:cstheme="minorBidi"/>
          </w:rPr>
          <w:tab/>
        </w:r>
        <w:r w:rsidRPr="00697775" w:rsidDel="00697775">
          <w:rPr>
            <w:rStyle w:val="Hyperlink"/>
            <w:rPrChange w:author="Bernier, Canelia A. (Oxley)" w:date="2019-04-02T15:28:00Z" w:id="78">
              <w:rPr>
                <w:rStyle w:val="Hyperlink"/>
              </w:rPr>
            </w:rPrChange>
          </w:rPr>
          <w:delText>Custodial Agreements</w:delText>
        </w:r>
        <w:r w:rsidDel="00697775">
          <w:rPr>
            <w:webHidden/>
          </w:rPr>
          <w:tab/>
        </w:r>
        <w:r w:rsidDel="00697775">
          <w:rPr>
            <w:webHidden/>
          </w:rPr>
          <w:delText>8</w:delText>
        </w:r>
      </w:del>
    </w:p>
    <w:p w14:paraId="29CEB70F" w14:textId="39E962B5" w:rsidR="008562E1" w:rsidDel="00697775" w:rsidRDefault="008562E1">
      <w:pPr>
        <w:pStyle w:val="TOC3"/>
        <w:rPr>
          <w:del w:id="79" w:author="Bernier, Canelia A. (Oxley)" w:date="2019-04-02T15:28:00Z"/>
          <w:rFonts w:asciiTheme="minorHAnsi" w:eastAsiaTheme="minorEastAsia" w:hAnsiTheme="minorHAnsi" w:cstheme="minorBidi"/>
        </w:rPr>
      </w:pPr>
      <w:del w:id="80" w:author="Bernier, Canelia A. (Oxley)" w:date="2019-04-02T15:28:00Z">
        <w:r w:rsidRPr="00697775" w:rsidDel="00697775">
          <w:rPr>
            <w:rStyle w:val="Hyperlink"/>
            <w:rPrChange w:author="Bernier, Canelia A. (Oxley)" w:date="2019-04-02T15:28:00Z" w:id="81">
              <w:rPr>
                <w:rStyle w:val="Hyperlink"/>
              </w:rPr>
            </w:rPrChange>
          </w:rPr>
          <w:delText>3.1.2.</w:delText>
        </w:r>
        <w:r w:rsidDel="00697775">
          <w:rPr>
            <w:rFonts w:asciiTheme="minorHAnsi" w:hAnsiTheme="minorHAnsi" w:eastAsiaTheme="minorEastAsia" w:cstheme="minorBidi"/>
          </w:rPr>
          <w:tab/>
        </w:r>
        <w:r w:rsidRPr="00697775" w:rsidDel="00697775">
          <w:rPr>
            <w:rStyle w:val="Hyperlink"/>
            <w:rPrChange w:author="Bernier, Canelia A. (Oxley)" w:date="2019-04-02T15:28:00Z" w:id="82">
              <w:rPr>
                <w:rStyle w:val="Hyperlink"/>
              </w:rPr>
            </w:rPrChange>
          </w:rPr>
          <w:delText>Subscriber Agreements</w:delText>
        </w:r>
        <w:r w:rsidDel="00697775">
          <w:rPr>
            <w:webHidden/>
          </w:rPr>
          <w:tab/>
        </w:r>
        <w:r w:rsidDel="00697775">
          <w:rPr>
            <w:webHidden/>
          </w:rPr>
          <w:delText>9</w:delText>
        </w:r>
      </w:del>
    </w:p>
    <w:p w14:paraId="7A517138" w14:textId="193EA0EE" w:rsidR="008562E1" w:rsidDel="00697775" w:rsidRDefault="008562E1">
      <w:pPr>
        <w:pStyle w:val="TOC1"/>
        <w:rPr>
          <w:del w:id="83" w:author="Bernier, Canelia A. (Oxley)" w:date="2019-04-02T15:28:00Z"/>
          <w:rFonts w:asciiTheme="minorHAnsi" w:eastAsiaTheme="minorEastAsia" w:hAnsiTheme="minorHAnsi" w:cstheme="minorBidi"/>
          <w:b w:val="0"/>
          <w:sz w:val="22"/>
          <w:szCs w:val="22"/>
        </w:rPr>
      </w:pPr>
      <w:del w:id="84" w:author="Bernier, Canelia A. (Oxley)" w:date="2019-04-02T15:28:00Z">
        <w:r w:rsidRPr="00697775" w:rsidDel="00697775">
          <w:rPr>
            <w:rStyle w:val="Hyperlink"/>
            <w:rPrChange w:author="Bernier, Canelia A. (Oxley)" w:date="2019-04-02T15:28:00Z" w:id="85">
              <w:rPr>
                <w:rStyle w:val="Hyperlink"/>
              </w:rPr>
            </w:rPrChange>
          </w:rPr>
          <w:delText>4.</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86">
              <w:rPr>
                <w:rStyle w:val="Hyperlink"/>
              </w:rPr>
            </w:rPrChange>
          </w:rPr>
          <w:delText>Account Management</w:delText>
        </w:r>
        <w:r w:rsidDel="00697775">
          <w:rPr>
            <w:webHidden/>
          </w:rPr>
          <w:tab/>
        </w:r>
        <w:r w:rsidDel="00697775">
          <w:rPr>
            <w:webHidden/>
          </w:rPr>
          <w:delText>9</w:delText>
        </w:r>
      </w:del>
    </w:p>
    <w:p w14:paraId="21716915" w14:textId="5E1113C7" w:rsidR="008562E1" w:rsidDel="00697775" w:rsidRDefault="008562E1">
      <w:pPr>
        <w:pStyle w:val="TOC2"/>
        <w:rPr>
          <w:del w:id="87" w:author="Bernier, Canelia A. (Oxley)" w:date="2019-04-02T15:28:00Z"/>
          <w:rFonts w:asciiTheme="minorHAnsi" w:eastAsiaTheme="minorEastAsia" w:hAnsiTheme="minorHAnsi" w:cstheme="minorBidi"/>
          <w:i w:val="0"/>
          <w:szCs w:val="22"/>
        </w:rPr>
      </w:pPr>
      <w:del w:id="88" w:author="Bernier, Canelia A. (Oxley)" w:date="2019-04-02T15:28:00Z">
        <w:r w:rsidRPr="00697775" w:rsidDel="00697775">
          <w:rPr>
            <w:rStyle w:val="Hyperlink"/>
            <w:rPrChange w:author="Bernier, Canelia A. (Oxley)" w:date="2019-04-02T15:28:00Z" w:id="89">
              <w:rPr>
                <w:rStyle w:val="Hyperlink"/>
              </w:rPr>
            </w:rPrChange>
          </w:rPr>
          <w:delText>4.1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90">
              <w:rPr>
                <w:rStyle w:val="Hyperlink"/>
              </w:rPr>
            </w:rPrChange>
          </w:rPr>
          <w:delText>Establishing CAPRI Account</w:delText>
        </w:r>
        <w:r w:rsidDel="00697775">
          <w:rPr>
            <w:webHidden/>
          </w:rPr>
          <w:tab/>
        </w:r>
        <w:r w:rsidDel="00697775">
          <w:rPr>
            <w:webHidden/>
          </w:rPr>
          <w:delText>9</w:delText>
        </w:r>
      </w:del>
    </w:p>
    <w:p w14:paraId="16D9084C" w14:textId="7A2090A1" w:rsidR="008562E1" w:rsidDel="00697775" w:rsidRDefault="008562E1">
      <w:pPr>
        <w:pStyle w:val="TOC1"/>
        <w:rPr>
          <w:del w:id="91" w:author="Bernier, Canelia A. (Oxley)" w:date="2019-04-02T15:28:00Z"/>
          <w:rFonts w:asciiTheme="minorHAnsi" w:eastAsiaTheme="minorEastAsia" w:hAnsiTheme="minorHAnsi" w:cstheme="minorBidi"/>
          <w:b w:val="0"/>
          <w:sz w:val="22"/>
          <w:szCs w:val="22"/>
        </w:rPr>
      </w:pPr>
      <w:del w:id="92" w:author="Bernier, Canelia A. (Oxley)" w:date="2019-04-02T15:28:00Z">
        <w:r w:rsidRPr="00697775" w:rsidDel="00697775">
          <w:rPr>
            <w:rStyle w:val="Hyperlink"/>
            <w:rPrChange w:author="Bernier, Canelia A. (Oxley)" w:date="2019-04-02T15:28:00Z" w:id="93">
              <w:rPr>
                <w:rStyle w:val="Hyperlink"/>
              </w:rPr>
            </w:rPrChange>
          </w:rPr>
          <w:delText>5.</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94">
              <w:rPr>
                <w:rStyle w:val="Hyperlink"/>
              </w:rPr>
            </w:rPrChange>
          </w:rPr>
          <w:delText>Installing CAPRI</w:delText>
        </w:r>
        <w:r w:rsidDel="00697775">
          <w:rPr>
            <w:webHidden/>
          </w:rPr>
          <w:tab/>
        </w:r>
        <w:r w:rsidDel="00697775">
          <w:rPr>
            <w:webHidden/>
          </w:rPr>
          <w:delText>9</w:delText>
        </w:r>
      </w:del>
    </w:p>
    <w:p w14:paraId="1F2011E5" w14:textId="6D344BA7" w:rsidR="008562E1" w:rsidDel="00697775" w:rsidRDefault="008562E1">
      <w:pPr>
        <w:pStyle w:val="TOC1"/>
        <w:rPr>
          <w:del w:id="95" w:author="Bernier, Canelia A. (Oxley)" w:date="2019-04-02T15:28:00Z"/>
          <w:rFonts w:asciiTheme="minorHAnsi" w:eastAsiaTheme="minorEastAsia" w:hAnsiTheme="minorHAnsi" w:cstheme="minorBidi"/>
          <w:b w:val="0"/>
          <w:sz w:val="22"/>
          <w:szCs w:val="22"/>
        </w:rPr>
      </w:pPr>
      <w:del w:id="96" w:author="Bernier, Canelia A. (Oxley)" w:date="2019-04-02T15:28:00Z">
        <w:r w:rsidRPr="00697775" w:rsidDel="00697775">
          <w:rPr>
            <w:rStyle w:val="Hyperlink"/>
            <w:rPrChange w:author="Bernier, Canelia A. (Oxley)" w:date="2019-04-02T15:28:00Z" w:id="97">
              <w:rPr>
                <w:rStyle w:val="Hyperlink"/>
              </w:rPr>
            </w:rPrChange>
          </w:rPr>
          <w:delText>6.</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98">
              <w:rPr>
                <w:rStyle w:val="Hyperlink"/>
              </w:rPr>
            </w:rPrChange>
          </w:rPr>
          <w:delText>CAPRI Distribution Files</w:delText>
        </w:r>
        <w:r w:rsidDel="00697775">
          <w:rPr>
            <w:webHidden/>
          </w:rPr>
          <w:tab/>
        </w:r>
        <w:r w:rsidDel="00697775">
          <w:rPr>
            <w:webHidden/>
          </w:rPr>
          <w:delText>10</w:delText>
        </w:r>
      </w:del>
    </w:p>
    <w:p w14:paraId="2C5B4034" w14:textId="4AEC43B1" w:rsidR="008562E1" w:rsidDel="00697775" w:rsidRDefault="008562E1">
      <w:pPr>
        <w:pStyle w:val="TOC2"/>
        <w:rPr>
          <w:del w:id="99" w:author="Bernier, Canelia A. (Oxley)" w:date="2019-04-02T15:28:00Z"/>
          <w:rFonts w:asciiTheme="minorHAnsi" w:eastAsiaTheme="minorEastAsia" w:hAnsiTheme="minorHAnsi" w:cstheme="minorBidi"/>
          <w:i w:val="0"/>
          <w:szCs w:val="22"/>
        </w:rPr>
      </w:pPr>
      <w:del w:id="100" w:author="Bernier, Canelia A. (Oxley)" w:date="2019-04-02T15:28:00Z">
        <w:r w:rsidRPr="00697775" w:rsidDel="00697775">
          <w:rPr>
            <w:rStyle w:val="Hyperlink"/>
            <w:rPrChange w:author="Bernier, Canelia A. (Oxley)" w:date="2019-04-02T15:28:00Z" w:id="101">
              <w:rPr>
                <w:rStyle w:val="Hyperlink"/>
              </w:rPr>
            </w:rPrChange>
          </w:rPr>
          <w:delText>6.1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02">
              <w:rPr>
                <w:rStyle w:val="Hyperlink"/>
              </w:rPr>
            </w:rPrChange>
          </w:rPr>
          <w:delText>CAPRI GUI Client Software</w:delText>
        </w:r>
        <w:r w:rsidDel="00697775">
          <w:rPr>
            <w:webHidden/>
          </w:rPr>
          <w:tab/>
        </w:r>
        <w:r w:rsidDel="00697775">
          <w:rPr>
            <w:webHidden/>
          </w:rPr>
          <w:delText>10</w:delText>
        </w:r>
      </w:del>
    </w:p>
    <w:p w14:paraId="43BAE5B4" w14:textId="6068D799" w:rsidR="008562E1" w:rsidDel="00697775" w:rsidRDefault="008562E1">
      <w:pPr>
        <w:pStyle w:val="TOC1"/>
        <w:rPr>
          <w:del w:id="103" w:author="Bernier, Canelia A. (Oxley)" w:date="2019-04-02T15:28:00Z"/>
          <w:rFonts w:asciiTheme="minorHAnsi" w:eastAsiaTheme="minorEastAsia" w:hAnsiTheme="minorHAnsi" w:cstheme="minorBidi"/>
          <w:b w:val="0"/>
          <w:sz w:val="22"/>
          <w:szCs w:val="22"/>
        </w:rPr>
      </w:pPr>
      <w:del w:id="104" w:author="Bernier, Canelia A. (Oxley)" w:date="2019-04-02T15:28:00Z">
        <w:r w:rsidRPr="00697775" w:rsidDel="00697775">
          <w:rPr>
            <w:rStyle w:val="Hyperlink"/>
            <w:rPrChange w:author="Bernier, Canelia A. (Oxley)" w:date="2019-04-02T15:28:00Z" w:id="105">
              <w:rPr>
                <w:rStyle w:val="Hyperlink"/>
              </w:rPr>
            </w:rPrChange>
          </w:rPr>
          <w:delText>7.</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106">
              <w:rPr>
                <w:rStyle w:val="Hyperlink"/>
              </w:rPr>
            </w:rPrChange>
          </w:rPr>
          <w:delText>Logging onto CAPRI</w:delText>
        </w:r>
        <w:r w:rsidDel="00697775">
          <w:rPr>
            <w:webHidden/>
          </w:rPr>
          <w:tab/>
        </w:r>
        <w:r w:rsidDel="00697775">
          <w:rPr>
            <w:webHidden/>
          </w:rPr>
          <w:delText>11</w:delText>
        </w:r>
      </w:del>
    </w:p>
    <w:p w14:paraId="740B09EC" w14:textId="2A1491BF" w:rsidR="008562E1" w:rsidDel="00697775" w:rsidRDefault="008562E1">
      <w:pPr>
        <w:pStyle w:val="TOC2"/>
        <w:rPr>
          <w:del w:id="107" w:author="Bernier, Canelia A. (Oxley)" w:date="2019-04-02T15:28:00Z"/>
          <w:rFonts w:asciiTheme="minorHAnsi" w:eastAsiaTheme="minorEastAsia" w:hAnsiTheme="minorHAnsi" w:cstheme="minorBidi"/>
          <w:i w:val="0"/>
          <w:szCs w:val="22"/>
        </w:rPr>
      </w:pPr>
      <w:del w:id="108" w:author="Bernier, Canelia A. (Oxley)" w:date="2019-04-02T15:28:00Z">
        <w:r w:rsidRPr="00697775" w:rsidDel="00697775">
          <w:rPr>
            <w:rStyle w:val="Hyperlink"/>
            <w:rPrChange w:author="Bernier, Canelia A. (Oxley)" w:date="2019-04-02T15:28:00Z" w:id="109">
              <w:rPr>
                <w:rStyle w:val="Hyperlink"/>
              </w:rPr>
            </w:rPrChange>
          </w:rPr>
          <w:delText>7.1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10">
              <w:rPr>
                <w:rStyle w:val="Hyperlink"/>
              </w:rPr>
            </w:rPrChange>
          </w:rPr>
          <w:delText>Desktop Icon Shortcuts Setup</w:delText>
        </w:r>
        <w:r w:rsidDel="00697775">
          <w:rPr>
            <w:webHidden/>
          </w:rPr>
          <w:tab/>
        </w:r>
        <w:r w:rsidDel="00697775">
          <w:rPr>
            <w:webHidden/>
          </w:rPr>
          <w:delText>11</w:delText>
        </w:r>
      </w:del>
    </w:p>
    <w:p w14:paraId="66889346" w14:textId="2B35AC1E" w:rsidR="008562E1" w:rsidDel="00697775" w:rsidRDefault="008562E1">
      <w:pPr>
        <w:pStyle w:val="TOC2"/>
        <w:rPr>
          <w:del w:id="111" w:author="Bernier, Canelia A. (Oxley)" w:date="2019-04-02T15:28:00Z"/>
          <w:rFonts w:asciiTheme="minorHAnsi" w:eastAsiaTheme="minorEastAsia" w:hAnsiTheme="minorHAnsi" w:cstheme="minorBidi"/>
          <w:i w:val="0"/>
          <w:szCs w:val="22"/>
        </w:rPr>
      </w:pPr>
      <w:del w:id="112" w:author="Bernier, Canelia A. (Oxley)" w:date="2019-04-02T15:28:00Z">
        <w:r w:rsidRPr="00697775" w:rsidDel="00697775">
          <w:rPr>
            <w:rStyle w:val="Hyperlink"/>
            <w:rPrChange w:author="Bernier, Canelia A. (Oxley)" w:date="2019-04-02T15:28:00Z" w:id="113">
              <w:rPr>
                <w:rStyle w:val="Hyperlink"/>
              </w:rPr>
            </w:rPrChange>
          </w:rPr>
          <w:delText>7.2</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14">
              <w:rPr>
                <w:rStyle w:val="Hyperlink"/>
              </w:rPr>
            </w:rPrChange>
          </w:rPr>
          <w:delText>Non-CAPRI Remote Users</w:delText>
        </w:r>
        <w:r w:rsidDel="00697775">
          <w:rPr>
            <w:webHidden/>
          </w:rPr>
          <w:tab/>
        </w:r>
        <w:r w:rsidDel="00697775">
          <w:rPr>
            <w:webHidden/>
          </w:rPr>
          <w:delText>12</w:delText>
        </w:r>
      </w:del>
    </w:p>
    <w:p w14:paraId="2086DE0A" w14:textId="502D10E0" w:rsidR="008562E1" w:rsidDel="00697775" w:rsidRDefault="008562E1">
      <w:pPr>
        <w:pStyle w:val="TOC2"/>
        <w:rPr>
          <w:del w:id="115" w:author="Bernier, Canelia A. (Oxley)" w:date="2019-04-02T15:28:00Z"/>
          <w:rFonts w:asciiTheme="minorHAnsi" w:eastAsiaTheme="minorEastAsia" w:hAnsiTheme="minorHAnsi" w:cstheme="minorBidi"/>
          <w:i w:val="0"/>
          <w:szCs w:val="22"/>
        </w:rPr>
      </w:pPr>
      <w:del w:id="116" w:author="Bernier, Canelia A. (Oxley)" w:date="2019-04-02T15:28:00Z">
        <w:r w:rsidRPr="00697775" w:rsidDel="00697775">
          <w:rPr>
            <w:rStyle w:val="Hyperlink"/>
            <w:rPrChange w:author="Bernier, Canelia A. (Oxley)" w:date="2019-04-02T15:28:00Z" w:id="117">
              <w:rPr>
                <w:rStyle w:val="Hyperlink"/>
              </w:rPr>
            </w:rPrChange>
          </w:rPr>
          <w:delText>7.3</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18">
              <w:rPr>
                <w:rStyle w:val="Hyperlink"/>
              </w:rPr>
            </w:rPrChange>
          </w:rPr>
          <w:delText>Regional Office CAPRI Remote Users</w:delText>
        </w:r>
        <w:r w:rsidDel="00697775">
          <w:rPr>
            <w:webHidden/>
          </w:rPr>
          <w:tab/>
        </w:r>
        <w:r w:rsidDel="00697775">
          <w:rPr>
            <w:webHidden/>
          </w:rPr>
          <w:delText>13</w:delText>
        </w:r>
      </w:del>
    </w:p>
    <w:p w14:paraId="7100F7E7" w14:textId="6883995E" w:rsidR="008562E1" w:rsidDel="00697775" w:rsidRDefault="008562E1">
      <w:pPr>
        <w:pStyle w:val="TOC2"/>
        <w:rPr>
          <w:del w:id="119" w:author="Bernier, Canelia A. (Oxley)" w:date="2019-04-02T15:28:00Z"/>
          <w:rFonts w:asciiTheme="minorHAnsi" w:eastAsiaTheme="minorEastAsia" w:hAnsiTheme="minorHAnsi" w:cstheme="minorBidi"/>
          <w:i w:val="0"/>
          <w:szCs w:val="22"/>
        </w:rPr>
      </w:pPr>
      <w:del w:id="120" w:author="Bernier, Canelia A. (Oxley)" w:date="2019-04-02T15:28:00Z">
        <w:r w:rsidRPr="00697775" w:rsidDel="00697775">
          <w:rPr>
            <w:rStyle w:val="Hyperlink"/>
            <w:rPrChange w:author="Bernier, Canelia A. (Oxley)" w:date="2019-04-02T15:28:00Z" w:id="121">
              <w:rPr>
                <w:rStyle w:val="Hyperlink"/>
              </w:rPr>
            </w:rPrChange>
          </w:rPr>
          <w:delText>7.4</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22">
              <w:rPr>
                <w:rStyle w:val="Hyperlink"/>
              </w:rPr>
            </w:rPrChange>
          </w:rPr>
          <w:delText>CAPRI Remote Users</w:delText>
        </w:r>
        <w:r w:rsidDel="00697775">
          <w:rPr>
            <w:webHidden/>
          </w:rPr>
          <w:tab/>
        </w:r>
        <w:r w:rsidDel="00697775">
          <w:rPr>
            <w:webHidden/>
          </w:rPr>
          <w:delText>15</w:delText>
        </w:r>
      </w:del>
    </w:p>
    <w:p w14:paraId="4D3343B1" w14:textId="6D8CD692" w:rsidR="008562E1" w:rsidDel="00697775" w:rsidRDefault="008562E1">
      <w:pPr>
        <w:pStyle w:val="TOC2"/>
        <w:rPr>
          <w:del w:id="123" w:author="Bernier, Canelia A. (Oxley)" w:date="2019-04-02T15:28:00Z"/>
          <w:rFonts w:asciiTheme="minorHAnsi" w:eastAsiaTheme="minorEastAsia" w:hAnsiTheme="minorHAnsi" w:cstheme="minorBidi"/>
          <w:i w:val="0"/>
          <w:szCs w:val="22"/>
        </w:rPr>
      </w:pPr>
      <w:del w:id="124" w:author="Bernier, Canelia A. (Oxley)" w:date="2019-04-02T15:28:00Z">
        <w:r w:rsidRPr="00697775" w:rsidDel="00697775">
          <w:rPr>
            <w:rStyle w:val="Hyperlink"/>
            <w:rPrChange w:author="Bernier, Canelia A. (Oxley)" w:date="2019-04-02T15:28:00Z" w:id="125">
              <w:rPr>
                <w:rStyle w:val="Hyperlink"/>
              </w:rPr>
            </w:rPrChange>
          </w:rPr>
          <w:delText>7.5</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26">
              <w:rPr>
                <w:rStyle w:val="Hyperlink"/>
              </w:rPr>
            </w:rPrChange>
          </w:rPr>
          <w:delText>VistA Terminal</w:delText>
        </w:r>
        <w:r w:rsidDel="00697775">
          <w:rPr>
            <w:webHidden/>
          </w:rPr>
          <w:tab/>
        </w:r>
        <w:r w:rsidDel="00697775">
          <w:rPr>
            <w:webHidden/>
          </w:rPr>
          <w:delText>16</w:delText>
        </w:r>
      </w:del>
    </w:p>
    <w:p w14:paraId="42B8B0FF" w14:textId="2F10CDAF" w:rsidR="008562E1" w:rsidDel="00697775" w:rsidRDefault="008562E1">
      <w:pPr>
        <w:pStyle w:val="TOC2"/>
        <w:rPr>
          <w:del w:id="127" w:author="Bernier, Canelia A. (Oxley)" w:date="2019-04-02T15:28:00Z"/>
          <w:rFonts w:asciiTheme="minorHAnsi" w:eastAsiaTheme="minorEastAsia" w:hAnsiTheme="minorHAnsi" w:cstheme="minorBidi"/>
          <w:i w:val="0"/>
          <w:szCs w:val="22"/>
        </w:rPr>
      </w:pPr>
      <w:del w:id="128" w:author="Bernier, Canelia A. (Oxley)" w:date="2019-04-02T15:28:00Z">
        <w:r w:rsidRPr="00697775" w:rsidDel="00697775">
          <w:rPr>
            <w:rStyle w:val="Hyperlink"/>
            <w:rPrChange w:author="Bernier, Canelia A. (Oxley)" w:date="2019-04-02T15:28:00Z" w:id="129">
              <w:rPr>
                <w:rStyle w:val="Hyperlink"/>
              </w:rPr>
            </w:rPrChange>
          </w:rPr>
          <w:delText>7.6</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30">
              <w:rPr>
                <w:rStyle w:val="Hyperlink"/>
              </w:rPr>
            </w:rPrChange>
          </w:rPr>
          <w:delText>Terminal Server Users</w:delText>
        </w:r>
        <w:r w:rsidDel="00697775">
          <w:rPr>
            <w:webHidden/>
          </w:rPr>
          <w:tab/>
        </w:r>
        <w:r w:rsidDel="00697775">
          <w:rPr>
            <w:webHidden/>
          </w:rPr>
          <w:delText>16</w:delText>
        </w:r>
      </w:del>
    </w:p>
    <w:p w14:paraId="426AFC5B" w14:textId="182F8A55" w:rsidR="008562E1" w:rsidDel="00697775" w:rsidRDefault="008562E1">
      <w:pPr>
        <w:pStyle w:val="TOC2"/>
        <w:rPr>
          <w:del w:id="131" w:author="Bernier, Canelia A. (Oxley)" w:date="2019-04-02T15:28:00Z"/>
          <w:rFonts w:asciiTheme="minorHAnsi" w:eastAsiaTheme="minorEastAsia" w:hAnsiTheme="minorHAnsi" w:cstheme="minorBidi"/>
          <w:i w:val="0"/>
          <w:szCs w:val="22"/>
        </w:rPr>
      </w:pPr>
      <w:del w:id="132" w:author="Bernier, Canelia A. (Oxley)" w:date="2019-04-02T15:28:00Z">
        <w:r w:rsidRPr="00697775" w:rsidDel="00697775">
          <w:rPr>
            <w:rStyle w:val="Hyperlink"/>
            <w:rPrChange w:author="Bernier, Canelia A. (Oxley)" w:date="2019-04-02T15:28:00Z" w:id="133">
              <w:rPr>
                <w:rStyle w:val="Hyperlink"/>
              </w:rPr>
            </w:rPrChange>
          </w:rPr>
          <w:delText>7.7</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34">
              <w:rPr>
                <w:rStyle w:val="Hyperlink"/>
              </w:rPr>
            </w:rPrChange>
          </w:rPr>
          <w:delText>CAPRI News</w:delText>
        </w:r>
        <w:r w:rsidDel="00697775">
          <w:rPr>
            <w:webHidden/>
          </w:rPr>
          <w:tab/>
        </w:r>
        <w:r w:rsidDel="00697775">
          <w:rPr>
            <w:webHidden/>
          </w:rPr>
          <w:delText>17</w:delText>
        </w:r>
      </w:del>
    </w:p>
    <w:p w14:paraId="1D60011C" w14:textId="775F1888" w:rsidR="008562E1" w:rsidDel="00697775" w:rsidRDefault="008562E1">
      <w:pPr>
        <w:pStyle w:val="TOC2"/>
        <w:rPr>
          <w:del w:id="135" w:author="Bernier, Canelia A. (Oxley)" w:date="2019-04-02T15:28:00Z"/>
          <w:rFonts w:asciiTheme="minorHAnsi" w:eastAsiaTheme="minorEastAsia" w:hAnsiTheme="minorHAnsi" w:cstheme="minorBidi"/>
          <w:i w:val="0"/>
          <w:szCs w:val="22"/>
        </w:rPr>
      </w:pPr>
      <w:del w:id="136" w:author="Bernier, Canelia A. (Oxley)" w:date="2019-04-02T15:28:00Z">
        <w:r w:rsidRPr="00697775" w:rsidDel="00697775">
          <w:rPr>
            <w:rStyle w:val="Hyperlink"/>
            <w:rPrChange w:author="Bernier, Canelia A. (Oxley)" w:date="2019-04-02T15:28:00Z" w:id="137">
              <w:rPr>
                <w:rStyle w:val="Hyperlink"/>
              </w:rPr>
            </w:rPrChange>
          </w:rPr>
          <w:delText>7.8</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38">
              <w:rPr>
                <w:rStyle w:val="Hyperlink"/>
              </w:rPr>
            </w:rPrChange>
          </w:rPr>
          <w:delText>CAPRI Alerts</w:delText>
        </w:r>
        <w:r w:rsidDel="00697775">
          <w:rPr>
            <w:webHidden/>
          </w:rPr>
          <w:tab/>
        </w:r>
        <w:r w:rsidDel="00697775">
          <w:rPr>
            <w:webHidden/>
          </w:rPr>
          <w:delText>17</w:delText>
        </w:r>
      </w:del>
    </w:p>
    <w:p w14:paraId="07173EAE" w14:textId="54559908" w:rsidR="008562E1" w:rsidDel="00697775" w:rsidRDefault="008562E1">
      <w:pPr>
        <w:pStyle w:val="TOC2"/>
        <w:rPr>
          <w:del w:id="139" w:author="Bernier, Canelia A. (Oxley)" w:date="2019-04-02T15:28:00Z"/>
          <w:rFonts w:asciiTheme="minorHAnsi" w:eastAsiaTheme="minorEastAsia" w:hAnsiTheme="minorHAnsi" w:cstheme="minorBidi"/>
          <w:i w:val="0"/>
          <w:szCs w:val="22"/>
        </w:rPr>
      </w:pPr>
      <w:del w:id="140" w:author="Bernier, Canelia A. (Oxley)" w:date="2019-04-02T15:28:00Z">
        <w:r w:rsidRPr="00697775" w:rsidDel="00697775">
          <w:rPr>
            <w:rStyle w:val="Hyperlink"/>
            <w:rPrChange w:author="Bernier, Canelia A. (Oxley)" w:date="2019-04-02T15:28:00Z" w:id="141">
              <w:rPr>
                <w:rStyle w:val="Hyperlink"/>
              </w:rPr>
            </w:rPrChange>
          </w:rPr>
          <w:delText>7.9</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42">
              <w:rPr>
                <w:rStyle w:val="Hyperlink"/>
              </w:rPr>
            </w:rPrChange>
          </w:rPr>
          <w:delText>Audit Kept</w:delText>
        </w:r>
        <w:r w:rsidDel="00697775">
          <w:rPr>
            <w:webHidden/>
          </w:rPr>
          <w:tab/>
        </w:r>
        <w:r w:rsidDel="00697775">
          <w:rPr>
            <w:webHidden/>
          </w:rPr>
          <w:delText>18</w:delText>
        </w:r>
      </w:del>
    </w:p>
    <w:p w14:paraId="21CC52D5" w14:textId="5F019056" w:rsidR="008562E1" w:rsidDel="00697775" w:rsidRDefault="008562E1">
      <w:pPr>
        <w:pStyle w:val="TOC1"/>
        <w:rPr>
          <w:del w:id="143" w:author="Bernier, Canelia A. (Oxley)" w:date="2019-04-02T15:28:00Z"/>
          <w:rFonts w:asciiTheme="minorHAnsi" w:eastAsiaTheme="minorEastAsia" w:hAnsiTheme="minorHAnsi" w:cstheme="minorBidi"/>
          <w:b w:val="0"/>
          <w:sz w:val="22"/>
          <w:szCs w:val="22"/>
        </w:rPr>
      </w:pPr>
      <w:del w:id="144" w:author="Bernier, Canelia A. (Oxley)" w:date="2019-04-02T15:28:00Z">
        <w:r w:rsidRPr="00697775" w:rsidDel="00697775">
          <w:rPr>
            <w:rStyle w:val="Hyperlink"/>
            <w:rPrChange w:author="Bernier, Canelia A. (Oxley)" w:date="2019-04-02T15:28:00Z" w:id="145">
              <w:rPr>
                <w:rStyle w:val="Hyperlink"/>
              </w:rPr>
            </w:rPrChange>
          </w:rPr>
          <w:delText>8.</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146">
              <w:rPr>
                <w:rStyle w:val="Hyperlink"/>
              </w:rPr>
            </w:rPrChange>
          </w:rPr>
          <w:delText>CAPRI Application Maintenance</w:delText>
        </w:r>
        <w:r w:rsidDel="00697775">
          <w:rPr>
            <w:webHidden/>
          </w:rPr>
          <w:tab/>
        </w:r>
        <w:r w:rsidDel="00697775">
          <w:rPr>
            <w:webHidden/>
          </w:rPr>
          <w:delText>18</w:delText>
        </w:r>
      </w:del>
    </w:p>
    <w:p w14:paraId="36928301" w14:textId="198684B0" w:rsidR="008562E1" w:rsidDel="00697775" w:rsidRDefault="008562E1">
      <w:pPr>
        <w:pStyle w:val="TOC2"/>
        <w:rPr>
          <w:del w:id="147" w:author="Bernier, Canelia A. (Oxley)" w:date="2019-04-02T15:28:00Z"/>
          <w:rFonts w:asciiTheme="minorHAnsi" w:eastAsiaTheme="minorEastAsia" w:hAnsiTheme="minorHAnsi" w:cstheme="minorBidi"/>
          <w:i w:val="0"/>
          <w:szCs w:val="22"/>
        </w:rPr>
      </w:pPr>
      <w:del w:id="148" w:author="Bernier, Canelia A. (Oxley)" w:date="2019-04-02T15:28:00Z">
        <w:r w:rsidRPr="00697775" w:rsidDel="00697775">
          <w:rPr>
            <w:rStyle w:val="Hyperlink"/>
            <w:rPrChange w:author="Bernier, Canelia A. (Oxley)" w:date="2019-04-02T15:28:00Z" w:id="149">
              <w:rPr>
                <w:rStyle w:val="Hyperlink"/>
              </w:rPr>
            </w:rPrChange>
          </w:rPr>
          <w:delText>8.1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50">
              <w:rPr>
                <w:rStyle w:val="Hyperlink"/>
              </w:rPr>
            </w:rPrChange>
          </w:rPr>
          <w:delText>CAPRI Application Software Maintenance</w:delText>
        </w:r>
        <w:r w:rsidDel="00697775">
          <w:rPr>
            <w:webHidden/>
          </w:rPr>
          <w:tab/>
        </w:r>
        <w:r w:rsidDel="00697775">
          <w:rPr>
            <w:webHidden/>
          </w:rPr>
          <w:delText>18</w:delText>
        </w:r>
      </w:del>
    </w:p>
    <w:p w14:paraId="2DB89E19" w14:textId="3221CCDD" w:rsidR="008562E1" w:rsidDel="00697775" w:rsidRDefault="008562E1">
      <w:pPr>
        <w:pStyle w:val="TOC2"/>
        <w:rPr>
          <w:del w:id="151" w:author="Bernier, Canelia A. (Oxley)" w:date="2019-04-02T15:28:00Z"/>
          <w:rFonts w:asciiTheme="minorHAnsi" w:eastAsiaTheme="minorEastAsia" w:hAnsiTheme="minorHAnsi" w:cstheme="minorBidi"/>
          <w:i w:val="0"/>
          <w:szCs w:val="22"/>
        </w:rPr>
      </w:pPr>
      <w:del w:id="152" w:author="Bernier, Canelia A. (Oxley)" w:date="2019-04-02T15:28:00Z">
        <w:r w:rsidRPr="00697775" w:rsidDel="00697775">
          <w:rPr>
            <w:rStyle w:val="Hyperlink"/>
            <w:rPrChange w:author="Bernier, Canelia A. (Oxley)" w:date="2019-04-02T15:28:00Z" w:id="153">
              <w:rPr>
                <w:rStyle w:val="Hyperlink"/>
              </w:rPr>
            </w:rPrChange>
          </w:rPr>
          <w:delText>8.2</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54">
              <w:rPr>
                <w:rStyle w:val="Hyperlink"/>
              </w:rPr>
            </w:rPrChange>
          </w:rPr>
          <w:delText>C&amp;P Worksheet Template Maintenance</w:delText>
        </w:r>
        <w:r w:rsidDel="00697775">
          <w:rPr>
            <w:webHidden/>
          </w:rPr>
          <w:tab/>
        </w:r>
        <w:r w:rsidDel="00697775">
          <w:rPr>
            <w:webHidden/>
          </w:rPr>
          <w:delText>19</w:delText>
        </w:r>
      </w:del>
    </w:p>
    <w:p w14:paraId="1E95EBAB" w14:textId="4DA7475D" w:rsidR="008562E1" w:rsidDel="00697775" w:rsidRDefault="008562E1">
      <w:pPr>
        <w:pStyle w:val="TOC1"/>
        <w:rPr>
          <w:del w:id="155" w:author="Bernier, Canelia A. (Oxley)" w:date="2019-04-02T15:28:00Z"/>
          <w:rFonts w:asciiTheme="minorHAnsi" w:eastAsiaTheme="minorEastAsia" w:hAnsiTheme="minorHAnsi" w:cstheme="minorBidi"/>
          <w:b w:val="0"/>
          <w:sz w:val="22"/>
          <w:szCs w:val="22"/>
        </w:rPr>
      </w:pPr>
      <w:del w:id="156" w:author="Bernier, Canelia A. (Oxley)" w:date="2019-04-02T15:28:00Z">
        <w:r w:rsidRPr="00697775" w:rsidDel="00697775">
          <w:rPr>
            <w:rStyle w:val="Hyperlink"/>
            <w:rPrChange w:author="Bernier, Canelia A. (Oxley)" w:date="2019-04-02T15:28:00Z" w:id="157">
              <w:rPr>
                <w:rStyle w:val="Hyperlink"/>
              </w:rPr>
            </w:rPrChange>
          </w:rPr>
          <w:delText>9.</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158">
              <w:rPr>
                <w:rStyle w:val="Hyperlink"/>
              </w:rPr>
            </w:rPrChange>
          </w:rPr>
          <w:delText>Applications Development Tools and Usage</w:delText>
        </w:r>
        <w:r w:rsidDel="00697775">
          <w:rPr>
            <w:webHidden/>
          </w:rPr>
          <w:tab/>
        </w:r>
        <w:r w:rsidDel="00697775">
          <w:rPr>
            <w:webHidden/>
          </w:rPr>
          <w:delText>20</w:delText>
        </w:r>
      </w:del>
    </w:p>
    <w:p w14:paraId="787EB6A4" w14:textId="6ABD4D61" w:rsidR="008562E1" w:rsidDel="00697775" w:rsidRDefault="008562E1">
      <w:pPr>
        <w:pStyle w:val="TOC1"/>
        <w:rPr>
          <w:del w:id="159" w:author="Bernier, Canelia A. (Oxley)" w:date="2019-04-02T15:28:00Z"/>
          <w:rFonts w:asciiTheme="minorHAnsi" w:eastAsiaTheme="minorEastAsia" w:hAnsiTheme="minorHAnsi" w:cstheme="minorBidi"/>
          <w:b w:val="0"/>
          <w:sz w:val="22"/>
          <w:szCs w:val="22"/>
        </w:rPr>
      </w:pPr>
      <w:del w:id="160" w:author="Bernier, Canelia A. (Oxley)" w:date="2019-04-02T15:28:00Z">
        <w:r w:rsidRPr="00697775" w:rsidDel="00697775">
          <w:rPr>
            <w:rStyle w:val="Hyperlink"/>
            <w:rPrChange w:author="Bernier, Canelia A. (Oxley)" w:date="2019-04-02T15:28:00Z" w:id="161">
              <w:rPr>
                <w:rStyle w:val="Hyperlink"/>
              </w:rPr>
            </w:rPrChange>
          </w:rPr>
          <w:delText>10.</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162">
              <w:rPr>
                <w:rStyle w:val="Hyperlink"/>
              </w:rPr>
            </w:rPrChange>
          </w:rPr>
          <w:delText>Code Repository Tool (Version Control)</w:delText>
        </w:r>
        <w:r w:rsidDel="00697775">
          <w:rPr>
            <w:webHidden/>
          </w:rPr>
          <w:tab/>
        </w:r>
        <w:r w:rsidDel="00697775">
          <w:rPr>
            <w:webHidden/>
          </w:rPr>
          <w:delText>20</w:delText>
        </w:r>
      </w:del>
    </w:p>
    <w:p w14:paraId="3031A246" w14:textId="27E482E1" w:rsidR="008562E1" w:rsidDel="00697775" w:rsidRDefault="008562E1">
      <w:pPr>
        <w:pStyle w:val="TOC1"/>
        <w:rPr>
          <w:del w:id="163" w:author="Bernier, Canelia A. (Oxley)" w:date="2019-04-02T15:28:00Z"/>
          <w:rFonts w:asciiTheme="minorHAnsi" w:eastAsiaTheme="minorEastAsia" w:hAnsiTheme="minorHAnsi" w:cstheme="minorBidi"/>
          <w:b w:val="0"/>
          <w:sz w:val="22"/>
          <w:szCs w:val="22"/>
        </w:rPr>
      </w:pPr>
      <w:del w:id="164" w:author="Bernier, Canelia A. (Oxley)" w:date="2019-04-02T15:28:00Z">
        <w:r w:rsidRPr="00697775" w:rsidDel="00697775">
          <w:rPr>
            <w:rStyle w:val="Hyperlink"/>
            <w:rPrChange w:author="Bernier, Canelia A. (Oxley)" w:date="2019-04-02T15:28:00Z" w:id="165">
              <w:rPr>
                <w:rStyle w:val="Hyperlink"/>
              </w:rPr>
            </w:rPrChange>
          </w:rPr>
          <w:delText>11.</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166">
              <w:rPr>
                <w:rStyle w:val="Hyperlink"/>
              </w:rPr>
            </w:rPrChange>
          </w:rPr>
          <w:delText>CAPRI Source Files for Delphi 2006</w:delText>
        </w:r>
        <w:r w:rsidDel="00697775">
          <w:rPr>
            <w:webHidden/>
          </w:rPr>
          <w:tab/>
        </w:r>
        <w:r w:rsidDel="00697775">
          <w:rPr>
            <w:webHidden/>
          </w:rPr>
          <w:delText>20</w:delText>
        </w:r>
      </w:del>
    </w:p>
    <w:p w14:paraId="7B2B1218" w14:textId="48A7DD0E" w:rsidR="008562E1" w:rsidDel="00697775" w:rsidRDefault="008562E1">
      <w:pPr>
        <w:pStyle w:val="TOC1"/>
        <w:rPr>
          <w:del w:id="167" w:author="Bernier, Canelia A. (Oxley)" w:date="2019-04-02T15:28:00Z"/>
          <w:rFonts w:asciiTheme="minorHAnsi" w:eastAsiaTheme="minorEastAsia" w:hAnsiTheme="minorHAnsi" w:cstheme="minorBidi"/>
          <w:b w:val="0"/>
          <w:sz w:val="22"/>
          <w:szCs w:val="22"/>
        </w:rPr>
      </w:pPr>
      <w:del w:id="168" w:author="Bernier, Canelia A. (Oxley)" w:date="2019-04-02T15:28:00Z">
        <w:r w:rsidRPr="00697775" w:rsidDel="00697775">
          <w:rPr>
            <w:rStyle w:val="Hyperlink"/>
            <w:rPrChange w:author="Bernier, Canelia A. (Oxley)" w:date="2019-04-02T15:28:00Z" w:id="169">
              <w:rPr>
                <w:rStyle w:val="Hyperlink"/>
              </w:rPr>
            </w:rPrChange>
          </w:rPr>
          <w:delText>12.</w:delText>
        </w:r>
        <w:r w:rsidDel="00697775">
          <w:rPr>
            <w:rFonts w:asciiTheme="minorHAnsi" w:hAnsiTheme="minorHAnsi" w:eastAsiaTheme="minorEastAsia" w:cstheme="minorBidi"/>
            <w:b w:val="0"/>
            <w:sz w:val="22"/>
            <w:szCs w:val="22"/>
          </w:rPr>
          <w:tab/>
        </w:r>
        <w:r w:rsidRPr="00697775" w:rsidDel="00697775">
          <w:rPr>
            <w:rStyle w:val="Hyperlink"/>
            <w:bCs/>
            <w:rPrChange w:author="Bernier, Canelia A. (Oxley)" w:date="2019-04-02T15:28:00Z" w:id="170">
              <w:rPr>
                <w:rStyle w:val="Hyperlink"/>
                <w:bCs/>
              </w:rPr>
            </w:rPrChange>
          </w:rPr>
          <w:delText>Remote Procedure Calls</w:delText>
        </w:r>
        <w:r w:rsidDel="00697775">
          <w:rPr>
            <w:webHidden/>
          </w:rPr>
          <w:tab/>
        </w:r>
        <w:r w:rsidDel="00697775">
          <w:rPr>
            <w:webHidden/>
          </w:rPr>
          <w:delText>20</w:delText>
        </w:r>
      </w:del>
    </w:p>
    <w:p w14:paraId="3E622B8A" w14:textId="177965DA" w:rsidR="008562E1" w:rsidDel="00697775" w:rsidRDefault="008562E1">
      <w:pPr>
        <w:pStyle w:val="TOC2"/>
        <w:rPr>
          <w:del w:id="171" w:author="Bernier, Canelia A. (Oxley)" w:date="2019-04-02T15:28:00Z"/>
          <w:rFonts w:asciiTheme="minorHAnsi" w:eastAsiaTheme="minorEastAsia" w:hAnsiTheme="minorHAnsi" w:cstheme="minorBidi"/>
          <w:i w:val="0"/>
          <w:szCs w:val="22"/>
        </w:rPr>
      </w:pPr>
      <w:del w:id="172" w:author="Bernier, Canelia A. (Oxley)" w:date="2019-04-02T15:28:00Z">
        <w:r w:rsidRPr="00697775" w:rsidDel="00697775">
          <w:rPr>
            <w:rStyle w:val="Hyperlink"/>
            <w:rPrChange w:author="Bernier, Canelia A. (Oxley)" w:date="2019-04-02T15:28:00Z" w:id="173">
              <w:rPr>
                <w:rStyle w:val="Hyperlink"/>
              </w:rPr>
            </w:rPrChange>
          </w:rPr>
          <w:delText>12.1</w:delText>
        </w:r>
        <w:r w:rsidDel="00697775">
          <w:rPr>
            <w:rFonts w:asciiTheme="minorHAnsi" w:hAnsiTheme="minorHAnsi" w:eastAsiaTheme="minorEastAsia" w:cstheme="minorBidi"/>
            <w:i w:val="0"/>
            <w:szCs w:val="22"/>
          </w:rPr>
          <w:tab/>
        </w:r>
        <w:r w:rsidRPr="00697775" w:rsidDel="00697775">
          <w:rPr>
            <w:rStyle w:val="Hyperlink"/>
            <w:bCs/>
            <w:rPrChange w:author="Bernier, Canelia A. (Oxley)" w:date="2019-04-02T15:28:00Z" w:id="174">
              <w:rPr>
                <w:rStyle w:val="Hyperlink"/>
                <w:bCs/>
              </w:rPr>
            </w:rPrChange>
          </w:rPr>
          <w:delText>CAPRI Remote Procedure Calls Logger</w:delText>
        </w:r>
        <w:r w:rsidDel="00697775">
          <w:rPr>
            <w:webHidden/>
          </w:rPr>
          <w:tab/>
        </w:r>
        <w:r w:rsidDel="00697775">
          <w:rPr>
            <w:webHidden/>
          </w:rPr>
          <w:delText>20</w:delText>
        </w:r>
      </w:del>
    </w:p>
    <w:p w14:paraId="572D1AAF" w14:textId="44DF05A5" w:rsidR="008562E1" w:rsidDel="00697775" w:rsidRDefault="008562E1">
      <w:pPr>
        <w:pStyle w:val="TOC2"/>
        <w:rPr>
          <w:del w:id="175" w:author="Bernier, Canelia A. (Oxley)" w:date="2019-04-02T15:28:00Z"/>
          <w:rFonts w:asciiTheme="minorHAnsi" w:eastAsiaTheme="minorEastAsia" w:hAnsiTheme="minorHAnsi" w:cstheme="minorBidi"/>
          <w:i w:val="0"/>
          <w:szCs w:val="22"/>
        </w:rPr>
      </w:pPr>
      <w:del w:id="176" w:author="Bernier, Canelia A. (Oxley)" w:date="2019-04-02T15:28:00Z">
        <w:r w:rsidRPr="00697775" w:rsidDel="00697775">
          <w:rPr>
            <w:rStyle w:val="Hyperlink"/>
            <w:rPrChange w:author="Bernier, Canelia A. (Oxley)" w:date="2019-04-02T15:28:00Z" w:id="177">
              <w:rPr>
                <w:rStyle w:val="Hyperlink"/>
              </w:rPr>
            </w:rPrChange>
          </w:rPr>
          <w:delText>12.2</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78">
              <w:rPr>
                <w:rStyle w:val="Hyperlink"/>
              </w:rPr>
            </w:rPrChange>
          </w:rPr>
          <w:delText>CAPRI Remote Procedure Calls (RPCs) for MUMPS</w:delText>
        </w:r>
        <w:r w:rsidDel="00697775">
          <w:rPr>
            <w:webHidden/>
          </w:rPr>
          <w:tab/>
        </w:r>
        <w:r w:rsidDel="00697775">
          <w:rPr>
            <w:webHidden/>
          </w:rPr>
          <w:delText>20</w:delText>
        </w:r>
      </w:del>
    </w:p>
    <w:p w14:paraId="78658556" w14:textId="712EE469" w:rsidR="008562E1" w:rsidDel="00697775" w:rsidRDefault="008562E1">
      <w:pPr>
        <w:pStyle w:val="TOC1"/>
        <w:rPr>
          <w:del w:id="179" w:author="Bernier, Canelia A. (Oxley)" w:date="2019-04-02T15:28:00Z"/>
          <w:rFonts w:asciiTheme="minorHAnsi" w:eastAsiaTheme="minorEastAsia" w:hAnsiTheme="minorHAnsi" w:cstheme="minorBidi"/>
          <w:b w:val="0"/>
          <w:sz w:val="22"/>
          <w:szCs w:val="22"/>
        </w:rPr>
      </w:pPr>
      <w:del w:id="180" w:author="Bernier, Canelia A. (Oxley)" w:date="2019-04-02T15:28:00Z">
        <w:r w:rsidRPr="00697775" w:rsidDel="00697775">
          <w:rPr>
            <w:rStyle w:val="Hyperlink"/>
            <w:rPrChange w:author="Bernier, Canelia A. (Oxley)" w:date="2019-04-02T15:28:00Z" w:id="181">
              <w:rPr>
                <w:rStyle w:val="Hyperlink"/>
              </w:rPr>
            </w:rPrChange>
          </w:rPr>
          <w:delText>13.</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182">
              <w:rPr>
                <w:rStyle w:val="Hyperlink"/>
              </w:rPr>
            </w:rPrChange>
          </w:rPr>
          <w:delText>Fileman</w:delText>
        </w:r>
        <w:r w:rsidDel="00697775">
          <w:rPr>
            <w:webHidden/>
          </w:rPr>
          <w:tab/>
        </w:r>
        <w:r w:rsidDel="00697775">
          <w:rPr>
            <w:webHidden/>
          </w:rPr>
          <w:delText>23</w:delText>
        </w:r>
      </w:del>
    </w:p>
    <w:p w14:paraId="69B9254F" w14:textId="25A86AD4" w:rsidR="008562E1" w:rsidDel="00697775" w:rsidRDefault="008562E1">
      <w:pPr>
        <w:pStyle w:val="TOC2"/>
        <w:rPr>
          <w:del w:id="183" w:author="Bernier, Canelia A. (Oxley)" w:date="2019-04-02T15:28:00Z"/>
          <w:rFonts w:asciiTheme="minorHAnsi" w:eastAsiaTheme="minorEastAsia" w:hAnsiTheme="minorHAnsi" w:cstheme="minorBidi"/>
          <w:i w:val="0"/>
          <w:szCs w:val="22"/>
        </w:rPr>
      </w:pPr>
      <w:del w:id="184" w:author="Bernier, Canelia A. (Oxley)" w:date="2019-04-02T15:28:00Z">
        <w:r w:rsidRPr="00697775" w:rsidDel="00697775">
          <w:rPr>
            <w:rStyle w:val="Hyperlink"/>
            <w:rPrChange w:author="Bernier, Canelia A. (Oxley)" w:date="2019-04-02T15:28:00Z" w:id="185">
              <w:rPr>
                <w:rStyle w:val="Hyperlink"/>
              </w:rPr>
            </w:rPrChange>
          </w:rPr>
          <w:delText>13.1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186">
              <w:rPr>
                <w:rStyle w:val="Hyperlink"/>
              </w:rPr>
            </w:rPrChange>
          </w:rPr>
          <w:delText>Installation Procedures and Usage</w:delText>
        </w:r>
        <w:r w:rsidDel="00697775">
          <w:rPr>
            <w:webHidden/>
          </w:rPr>
          <w:tab/>
        </w:r>
        <w:r w:rsidDel="00697775">
          <w:rPr>
            <w:webHidden/>
          </w:rPr>
          <w:delText>23</w:delText>
        </w:r>
      </w:del>
    </w:p>
    <w:p w14:paraId="7ED92548" w14:textId="5EAB5626" w:rsidR="008562E1" w:rsidDel="00697775" w:rsidRDefault="008562E1">
      <w:pPr>
        <w:pStyle w:val="TOC3"/>
        <w:rPr>
          <w:del w:id="187" w:author="Bernier, Canelia A. (Oxley)" w:date="2019-04-02T15:28:00Z"/>
          <w:rFonts w:asciiTheme="minorHAnsi" w:eastAsiaTheme="minorEastAsia" w:hAnsiTheme="minorHAnsi" w:cstheme="minorBidi"/>
        </w:rPr>
      </w:pPr>
      <w:del w:id="188" w:author="Bernier, Canelia A. (Oxley)" w:date="2019-04-02T15:28:00Z">
        <w:r w:rsidRPr="00697775" w:rsidDel="00697775">
          <w:rPr>
            <w:rStyle w:val="Hyperlink"/>
            <w:rPrChange w:author="Bernier, Canelia A. (Oxley)" w:date="2019-04-02T15:28:00Z" w:id="189">
              <w:rPr>
                <w:rStyle w:val="Hyperlink"/>
              </w:rPr>
            </w:rPrChange>
          </w:rPr>
          <w:delText>13.1.1.</w:delText>
        </w:r>
        <w:r w:rsidDel="00697775">
          <w:rPr>
            <w:rFonts w:asciiTheme="minorHAnsi" w:hAnsiTheme="minorHAnsi" w:eastAsiaTheme="minorEastAsia" w:cstheme="minorBidi"/>
          </w:rPr>
          <w:tab/>
        </w:r>
        <w:r w:rsidRPr="00697775" w:rsidDel="00697775">
          <w:rPr>
            <w:rStyle w:val="Hyperlink"/>
            <w:rPrChange w:author="Bernier, Canelia A. (Oxley)" w:date="2019-04-02T15:28:00Z" w:id="190">
              <w:rPr>
                <w:rStyle w:val="Hyperlink"/>
              </w:rPr>
            </w:rPrChange>
          </w:rPr>
          <w:delText>Environmental Setup</w:delText>
        </w:r>
        <w:r w:rsidDel="00697775">
          <w:rPr>
            <w:webHidden/>
          </w:rPr>
          <w:tab/>
        </w:r>
        <w:r w:rsidDel="00697775">
          <w:rPr>
            <w:webHidden/>
          </w:rPr>
          <w:delText>23</w:delText>
        </w:r>
      </w:del>
    </w:p>
    <w:p w14:paraId="6B783656" w14:textId="70C86115" w:rsidR="008562E1" w:rsidDel="00697775" w:rsidRDefault="008562E1">
      <w:pPr>
        <w:pStyle w:val="TOC3"/>
        <w:rPr>
          <w:del w:id="191" w:author="Bernier, Canelia A. (Oxley)" w:date="2019-04-02T15:28:00Z"/>
          <w:rFonts w:asciiTheme="minorHAnsi" w:eastAsiaTheme="minorEastAsia" w:hAnsiTheme="minorHAnsi" w:cstheme="minorBidi"/>
        </w:rPr>
      </w:pPr>
      <w:del w:id="192" w:author="Bernier, Canelia A. (Oxley)" w:date="2019-04-02T15:28:00Z">
        <w:r w:rsidRPr="00697775" w:rsidDel="00697775">
          <w:rPr>
            <w:rStyle w:val="Hyperlink"/>
            <w:rPrChange w:author="Bernier, Canelia A. (Oxley)" w:date="2019-04-02T15:28:00Z" w:id="193">
              <w:rPr>
                <w:rStyle w:val="Hyperlink"/>
              </w:rPr>
            </w:rPrChange>
          </w:rPr>
          <w:delText>13.1.2.</w:delText>
        </w:r>
        <w:r w:rsidDel="00697775">
          <w:rPr>
            <w:rFonts w:asciiTheme="minorHAnsi" w:hAnsiTheme="minorHAnsi" w:eastAsiaTheme="minorEastAsia" w:cstheme="minorBidi"/>
          </w:rPr>
          <w:tab/>
        </w:r>
        <w:r w:rsidRPr="00697775" w:rsidDel="00697775">
          <w:rPr>
            <w:rStyle w:val="Hyperlink"/>
            <w:rPrChange w:author="Bernier, Canelia A. (Oxley)" w:date="2019-04-02T15:28:00Z" w:id="194">
              <w:rPr>
                <w:rStyle w:val="Hyperlink"/>
              </w:rPr>
            </w:rPrChange>
          </w:rPr>
          <w:delText>Installation Guide</w:delText>
        </w:r>
        <w:r w:rsidDel="00697775">
          <w:rPr>
            <w:webHidden/>
          </w:rPr>
          <w:tab/>
        </w:r>
        <w:r w:rsidDel="00697775">
          <w:rPr>
            <w:webHidden/>
          </w:rPr>
          <w:delText>23</w:delText>
        </w:r>
      </w:del>
    </w:p>
    <w:p w14:paraId="7DC972C1" w14:textId="6AA2EEE0" w:rsidR="008562E1" w:rsidDel="00697775" w:rsidRDefault="008562E1">
      <w:pPr>
        <w:pStyle w:val="TOC3"/>
        <w:rPr>
          <w:del w:id="195" w:author="Bernier, Canelia A. (Oxley)" w:date="2019-04-02T15:28:00Z"/>
          <w:rFonts w:asciiTheme="minorHAnsi" w:eastAsiaTheme="minorEastAsia" w:hAnsiTheme="minorHAnsi" w:cstheme="minorBidi"/>
        </w:rPr>
      </w:pPr>
      <w:del w:id="196" w:author="Bernier, Canelia A. (Oxley)" w:date="2019-04-02T15:28:00Z">
        <w:r w:rsidRPr="00697775" w:rsidDel="00697775">
          <w:rPr>
            <w:rStyle w:val="Hyperlink"/>
            <w:rPrChange w:author="Bernier, Canelia A. (Oxley)" w:date="2019-04-02T15:28:00Z" w:id="197">
              <w:rPr>
                <w:rStyle w:val="Hyperlink"/>
              </w:rPr>
            </w:rPrChange>
          </w:rPr>
          <w:delText>13.1.3.</w:delText>
        </w:r>
        <w:r w:rsidDel="00697775">
          <w:rPr>
            <w:rFonts w:asciiTheme="minorHAnsi" w:hAnsiTheme="minorHAnsi" w:eastAsiaTheme="minorEastAsia" w:cstheme="minorBidi"/>
          </w:rPr>
          <w:tab/>
        </w:r>
        <w:r w:rsidRPr="00697775" w:rsidDel="00697775">
          <w:rPr>
            <w:rStyle w:val="Hyperlink"/>
            <w:rPrChange w:author="Bernier, Canelia A. (Oxley)" w:date="2019-04-02T15:28:00Z" w:id="198">
              <w:rPr>
                <w:rStyle w:val="Hyperlink"/>
              </w:rPr>
            </w:rPrChange>
          </w:rPr>
          <w:delText>Getting Started</w:delText>
        </w:r>
        <w:r w:rsidDel="00697775">
          <w:rPr>
            <w:webHidden/>
          </w:rPr>
          <w:tab/>
        </w:r>
        <w:r w:rsidDel="00697775">
          <w:rPr>
            <w:webHidden/>
          </w:rPr>
          <w:delText>23</w:delText>
        </w:r>
      </w:del>
    </w:p>
    <w:p w14:paraId="34445D82" w14:textId="4981DA36" w:rsidR="008562E1" w:rsidDel="00697775" w:rsidRDefault="008562E1">
      <w:pPr>
        <w:pStyle w:val="TOC3"/>
        <w:rPr>
          <w:del w:id="199" w:author="Bernier, Canelia A. (Oxley)" w:date="2019-04-02T15:28:00Z"/>
          <w:rFonts w:asciiTheme="minorHAnsi" w:eastAsiaTheme="minorEastAsia" w:hAnsiTheme="minorHAnsi" w:cstheme="minorBidi"/>
        </w:rPr>
      </w:pPr>
      <w:del w:id="200" w:author="Bernier, Canelia A. (Oxley)" w:date="2019-04-02T15:28:00Z">
        <w:r w:rsidRPr="00697775" w:rsidDel="00697775">
          <w:rPr>
            <w:rStyle w:val="Hyperlink"/>
            <w:rPrChange w:author="Bernier, Canelia A. (Oxley)" w:date="2019-04-02T15:28:00Z" w:id="201">
              <w:rPr>
                <w:rStyle w:val="Hyperlink"/>
              </w:rPr>
            </w:rPrChange>
          </w:rPr>
          <w:delText>13.1.4.</w:delText>
        </w:r>
        <w:r w:rsidDel="00697775">
          <w:rPr>
            <w:rFonts w:asciiTheme="minorHAnsi" w:hAnsiTheme="minorHAnsi" w:eastAsiaTheme="minorEastAsia" w:cstheme="minorBidi"/>
          </w:rPr>
          <w:tab/>
        </w:r>
        <w:r w:rsidRPr="00697775" w:rsidDel="00697775">
          <w:rPr>
            <w:rStyle w:val="Hyperlink"/>
            <w:rPrChange w:author="Bernier, Canelia A. (Oxley)" w:date="2019-04-02T15:28:00Z" w:id="202">
              <w:rPr>
                <w:rStyle w:val="Hyperlink"/>
              </w:rPr>
            </w:rPrChange>
          </w:rPr>
          <w:delText>Advanced User</w:delText>
        </w:r>
        <w:r w:rsidDel="00697775">
          <w:rPr>
            <w:webHidden/>
          </w:rPr>
          <w:tab/>
        </w:r>
        <w:r w:rsidDel="00697775">
          <w:rPr>
            <w:webHidden/>
          </w:rPr>
          <w:delText>24</w:delText>
        </w:r>
      </w:del>
    </w:p>
    <w:p w14:paraId="3DC426C2" w14:textId="10D3B444" w:rsidR="008562E1" w:rsidDel="00697775" w:rsidRDefault="008562E1">
      <w:pPr>
        <w:pStyle w:val="TOC3"/>
        <w:rPr>
          <w:del w:id="203" w:author="Bernier, Canelia A. (Oxley)" w:date="2019-04-02T15:28:00Z"/>
          <w:rFonts w:asciiTheme="minorHAnsi" w:eastAsiaTheme="minorEastAsia" w:hAnsiTheme="minorHAnsi" w:cstheme="minorBidi"/>
        </w:rPr>
      </w:pPr>
      <w:del w:id="204" w:author="Bernier, Canelia A. (Oxley)" w:date="2019-04-02T15:28:00Z">
        <w:r w:rsidRPr="00697775" w:rsidDel="00697775">
          <w:rPr>
            <w:rStyle w:val="Hyperlink"/>
            <w:rPrChange w:author="Bernier, Canelia A. (Oxley)" w:date="2019-04-02T15:28:00Z" w:id="205">
              <w:rPr>
                <w:rStyle w:val="Hyperlink"/>
              </w:rPr>
            </w:rPrChange>
          </w:rPr>
          <w:delText>13.1.5.</w:delText>
        </w:r>
        <w:r w:rsidDel="00697775">
          <w:rPr>
            <w:rFonts w:asciiTheme="minorHAnsi" w:hAnsiTheme="minorHAnsi" w:eastAsiaTheme="minorEastAsia" w:cstheme="minorBidi"/>
          </w:rPr>
          <w:tab/>
        </w:r>
        <w:r w:rsidRPr="00697775" w:rsidDel="00697775">
          <w:rPr>
            <w:rStyle w:val="Hyperlink"/>
            <w:rPrChange w:author="Bernier, Canelia A. (Oxley)" w:date="2019-04-02T15:28:00Z" w:id="206">
              <w:rPr>
                <w:rStyle w:val="Hyperlink"/>
              </w:rPr>
            </w:rPrChange>
          </w:rPr>
          <w:delText>Programmer Manual</w:delText>
        </w:r>
        <w:r w:rsidDel="00697775">
          <w:rPr>
            <w:webHidden/>
          </w:rPr>
          <w:tab/>
        </w:r>
        <w:r w:rsidDel="00697775">
          <w:rPr>
            <w:webHidden/>
          </w:rPr>
          <w:delText>24</w:delText>
        </w:r>
      </w:del>
    </w:p>
    <w:p w14:paraId="290FB4D9" w14:textId="5670E7E5" w:rsidR="008562E1" w:rsidDel="00697775" w:rsidRDefault="008562E1">
      <w:pPr>
        <w:pStyle w:val="TOC3"/>
        <w:rPr>
          <w:del w:id="207" w:author="Bernier, Canelia A. (Oxley)" w:date="2019-04-02T15:28:00Z"/>
          <w:rFonts w:asciiTheme="minorHAnsi" w:eastAsiaTheme="minorEastAsia" w:hAnsiTheme="minorHAnsi" w:cstheme="minorBidi"/>
        </w:rPr>
      </w:pPr>
      <w:del w:id="208" w:author="Bernier, Canelia A. (Oxley)" w:date="2019-04-02T15:28:00Z">
        <w:r w:rsidRPr="00697775" w:rsidDel="00697775">
          <w:rPr>
            <w:rStyle w:val="Hyperlink"/>
            <w:rPrChange w:author="Bernier, Canelia A. (Oxley)" w:date="2019-04-02T15:28:00Z" w:id="209">
              <w:rPr>
                <w:rStyle w:val="Hyperlink"/>
              </w:rPr>
            </w:rPrChange>
          </w:rPr>
          <w:delText>13.1.6.</w:delText>
        </w:r>
        <w:r w:rsidDel="00697775">
          <w:rPr>
            <w:rFonts w:asciiTheme="minorHAnsi" w:hAnsiTheme="minorHAnsi" w:eastAsiaTheme="minorEastAsia" w:cstheme="minorBidi"/>
          </w:rPr>
          <w:tab/>
        </w:r>
        <w:r w:rsidRPr="00697775" w:rsidDel="00697775">
          <w:rPr>
            <w:rStyle w:val="Hyperlink"/>
            <w:rPrChange w:author="Bernier, Canelia A. (Oxley)" w:date="2019-04-02T15:28:00Z" w:id="210">
              <w:rPr>
                <w:rStyle w:val="Hyperlink"/>
              </w:rPr>
            </w:rPrChange>
          </w:rPr>
          <w:delText>Technical Manual</w:delText>
        </w:r>
        <w:r w:rsidDel="00697775">
          <w:rPr>
            <w:webHidden/>
          </w:rPr>
          <w:tab/>
        </w:r>
        <w:r w:rsidDel="00697775">
          <w:rPr>
            <w:webHidden/>
          </w:rPr>
          <w:delText>24</w:delText>
        </w:r>
      </w:del>
    </w:p>
    <w:p w14:paraId="5A99B08A" w14:textId="61302798" w:rsidR="008562E1" w:rsidDel="00697775" w:rsidRDefault="008562E1">
      <w:pPr>
        <w:pStyle w:val="TOC3"/>
        <w:rPr>
          <w:del w:id="211" w:author="Bernier, Canelia A. (Oxley)" w:date="2019-04-02T15:28:00Z"/>
          <w:rFonts w:asciiTheme="minorHAnsi" w:eastAsiaTheme="minorEastAsia" w:hAnsiTheme="minorHAnsi" w:cstheme="minorBidi"/>
        </w:rPr>
      </w:pPr>
      <w:del w:id="212" w:author="Bernier, Canelia A. (Oxley)" w:date="2019-04-02T15:28:00Z">
        <w:r w:rsidRPr="00697775" w:rsidDel="00697775">
          <w:rPr>
            <w:rStyle w:val="Hyperlink"/>
            <w:rPrChange w:author="Bernier, Canelia A. (Oxley)" w:date="2019-04-02T15:28:00Z" w:id="213">
              <w:rPr>
                <w:rStyle w:val="Hyperlink"/>
              </w:rPr>
            </w:rPrChange>
          </w:rPr>
          <w:delText>13.1.7.</w:delText>
        </w:r>
        <w:r w:rsidDel="00697775">
          <w:rPr>
            <w:rFonts w:asciiTheme="minorHAnsi" w:hAnsiTheme="minorHAnsi" w:eastAsiaTheme="minorEastAsia" w:cstheme="minorBidi"/>
          </w:rPr>
          <w:tab/>
        </w:r>
        <w:r w:rsidRPr="00697775" w:rsidDel="00697775">
          <w:rPr>
            <w:rStyle w:val="Hyperlink"/>
            <w:rPrChange w:author="Bernier, Canelia A. (Oxley)" w:date="2019-04-02T15:28:00Z" w:id="214">
              <w:rPr>
                <w:rStyle w:val="Hyperlink"/>
              </w:rPr>
            </w:rPrChange>
          </w:rPr>
          <w:delText>Package-wide Variables</w:delText>
        </w:r>
        <w:r w:rsidDel="00697775">
          <w:rPr>
            <w:webHidden/>
          </w:rPr>
          <w:tab/>
        </w:r>
        <w:r w:rsidDel="00697775">
          <w:rPr>
            <w:webHidden/>
          </w:rPr>
          <w:delText>24</w:delText>
        </w:r>
      </w:del>
    </w:p>
    <w:p w14:paraId="55167174" w14:textId="13566092" w:rsidR="008562E1" w:rsidDel="00697775" w:rsidRDefault="008562E1">
      <w:pPr>
        <w:pStyle w:val="TOC4"/>
        <w:rPr>
          <w:del w:id="215" w:author="Bernier, Canelia A. (Oxley)" w:date="2019-04-02T15:28:00Z"/>
          <w:rFonts w:asciiTheme="minorHAnsi" w:eastAsiaTheme="minorEastAsia" w:hAnsiTheme="minorHAnsi" w:cstheme="minorBidi"/>
          <w:i w:val="0"/>
        </w:rPr>
      </w:pPr>
      <w:del w:id="216" w:author="Bernier, Canelia A. (Oxley)" w:date="2019-04-02T15:28:00Z">
        <w:r w:rsidRPr="00697775" w:rsidDel="00697775">
          <w:rPr>
            <w:rStyle w:val="Hyperlink"/>
            <w:rPrChange w:author="Bernier, Canelia A. (Oxley)" w:date="2019-04-02T15:28:00Z" w:id="217">
              <w:rPr>
                <w:rStyle w:val="Hyperlink"/>
              </w:rPr>
            </w:rPrChange>
          </w:rPr>
          <w:delText>13.1.7.1.</w:delText>
        </w:r>
        <w:r w:rsidDel="00697775">
          <w:rPr>
            <w:rFonts w:asciiTheme="minorHAnsi" w:hAnsiTheme="minorHAnsi" w:eastAsiaTheme="minorEastAsia" w:cstheme="minorBidi"/>
            <w:i w:val="0"/>
          </w:rPr>
          <w:tab/>
        </w:r>
        <w:r w:rsidRPr="00697775" w:rsidDel="00697775">
          <w:rPr>
            <w:rStyle w:val="Hyperlink"/>
            <w:rPrChange w:author="Bernier, Canelia A. (Oxley)" w:date="2019-04-02T15:28:00Z" w:id="218">
              <w:rPr>
                <w:rStyle w:val="Hyperlink"/>
              </w:rPr>
            </w:rPrChange>
          </w:rPr>
          <w:delText>Key Variables</w:delText>
        </w:r>
        <w:r w:rsidDel="00697775">
          <w:rPr>
            <w:webHidden/>
          </w:rPr>
          <w:tab/>
        </w:r>
        <w:r w:rsidDel="00697775">
          <w:rPr>
            <w:webHidden/>
          </w:rPr>
          <w:delText>24</w:delText>
        </w:r>
      </w:del>
    </w:p>
    <w:p w14:paraId="590B4861" w14:textId="1912091D" w:rsidR="008562E1" w:rsidDel="00697775" w:rsidRDefault="008562E1">
      <w:pPr>
        <w:pStyle w:val="TOC4"/>
        <w:rPr>
          <w:del w:id="219" w:author="Bernier, Canelia A. (Oxley)" w:date="2019-04-02T15:28:00Z"/>
          <w:rFonts w:asciiTheme="minorHAnsi" w:eastAsiaTheme="minorEastAsia" w:hAnsiTheme="minorHAnsi" w:cstheme="minorBidi"/>
          <w:i w:val="0"/>
        </w:rPr>
      </w:pPr>
      <w:del w:id="220" w:author="Bernier, Canelia A. (Oxley)" w:date="2019-04-02T15:28:00Z">
        <w:r w:rsidRPr="00697775" w:rsidDel="00697775">
          <w:rPr>
            <w:rStyle w:val="Hyperlink"/>
            <w:rPrChange w:author="Bernier, Canelia A. (Oxley)" w:date="2019-04-02T15:28:00Z" w:id="221">
              <w:rPr>
                <w:rStyle w:val="Hyperlink"/>
              </w:rPr>
            </w:rPrChange>
          </w:rPr>
          <w:delText>13.1.7.2.</w:delText>
        </w:r>
        <w:r w:rsidDel="00697775">
          <w:rPr>
            <w:rFonts w:asciiTheme="minorHAnsi" w:hAnsiTheme="minorHAnsi" w:eastAsiaTheme="minorEastAsia" w:cstheme="minorBidi"/>
            <w:i w:val="0"/>
          </w:rPr>
          <w:tab/>
        </w:r>
        <w:r w:rsidRPr="00697775" w:rsidDel="00697775">
          <w:rPr>
            <w:rStyle w:val="Hyperlink"/>
            <w:rPrChange w:author="Bernier, Canelia A. (Oxley)" w:date="2019-04-02T15:28:00Z" w:id="222">
              <w:rPr>
                <w:rStyle w:val="Hyperlink"/>
              </w:rPr>
            </w:rPrChange>
          </w:rPr>
          <w:delText>How to Generate Online Documentation</w:delText>
        </w:r>
        <w:r w:rsidDel="00697775">
          <w:rPr>
            <w:webHidden/>
          </w:rPr>
          <w:tab/>
        </w:r>
        <w:r w:rsidDel="00697775">
          <w:rPr>
            <w:webHidden/>
          </w:rPr>
          <w:delText>25</w:delText>
        </w:r>
      </w:del>
    </w:p>
    <w:p w14:paraId="20E497E4" w14:textId="6AC836FB" w:rsidR="008562E1" w:rsidDel="00697775" w:rsidRDefault="008562E1">
      <w:pPr>
        <w:pStyle w:val="TOC4"/>
        <w:rPr>
          <w:del w:id="223" w:author="Bernier, Canelia A. (Oxley)" w:date="2019-04-02T15:28:00Z"/>
          <w:rFonts w:asciiTheme="minorHAnsi" w:eastAsiaTheme="minorEastAsia" w:hAnsiTheme="minorHAnsi" w:cstheme="minorBidi"/>
          <w:i w:val="0"/>
        </w:rPr>
      </w:pPr>
      <w:del w:id="224" w:author="Bernier, Canelia A. (Oxley)" w:date="2019-04-02T15:28:00Z">
        <w:r w:rsidRPr="00697775" w:rsidDel="00697775">
          <w:rPr>
            <w:rStyle w:val="Hyperlink"/>
            <w:rPrChange w:author="Bernier, Canelia A. (Oxley)" w:date="2019-04-02T15:28:00Z" w:id="225">
              <w:rPr>
                <w:rStyle w:val="Hyperlink"/>
              </w:rPr>
            </w:rPrChange>
          </w:rPr>
          <w:delText>13.1.7.3.</w:delText>
        </w:r>
        <w:r w:rsidDel="00697775">
          <w:rPr>
            <w:rFonts w:asciiTheme="minorHAnsi" w:hAnsiTheme="minorHAnsi" w:eastAsiaTheme="minorEastAsia" w:cstheme="minorBidi"/>
            <w:i w:val="0"/>
          </w:rPr>
          <w:tab/>
        </w:r>
        <w:r w:rsidRPr="00697775" w:rsidDel="00697775">
          <w:rPr>
            <w:rStyle w:val="Hyperlink"/>
            <w:rPrChange w:author="Bernier, Canelia A. (Oxley)" w:date="2019-04-02T15:28:00Z" w:id="226">
              <w:rPr>
                <w:rStyle w:val="Hyperlink"/>
              </w:rPr>
            </w:rPrChange>
          </w:rPr>
          <w:delText>XIndex</w:delText>
        </w:r>
        <w:r w:rsidDel="00697775">
          <w:rPr>
            <w:webHidden/>
          </w:rPr>
          <w:tab/>
        </w:r>
        <w:r w:rsidDel="00697775">
          <w:rPr>
            <w:webHidden/>
          </w:rPr>
          <w:delText>25</w:delText>
        </w:r>
      </w:del>
    </w:p>
    <w:p w14:paraId="7CA3D9D2" w14:textId="225CFD05" w:rsidR="008562E1" w:rsidDel="00697775" w:rsidRDefault="008562E1">
      <w:pPr>
        <w:pStyle w:val="TOC1"/>
        <w:rPr>
          <w:del w:id="227" w:author="Bernier, Canelia A. (Oxley)" w:date="2019-04-02T15:28:00Z"/>
          <w:rFonts w:asciiTheme="minorHAnsi" w:eastAsiaTheme="minorEastAsia" w:hAnsiTheme="minorHAnsi" w:cstheme="minorBidi"/>
          <w:b w:val="0"/>
          <w:sz w:val="22"/>
          <w:szCs w:val="22"/>
        </w:rPr>
      </w:pPr>
      <w:del w:id="228" w:author="Bernier, Canelia A. (Oxley)" w:date="2019-04-02T15:28:00Z">
        <w:r w:rsidRPr="00697775" w:rsidDel="00697775">
          <w:rPr>
            <w:rStyle w:val="Hyperlink"/>
            <w:rPrChange w:author="Bernier, Canelia A. (Oxley)" w:date="2019-04-02T15:28:00Z" w:id="229">
              <w:rPr>
                <w:rStyle w:val="Hyperlink"/>
              </w:rPr>
            </w:rPrChange>
          </w:rPr>
          <w:delText>14.</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230">
              <w:rPr>
                <w:rStyle w:val="Hyperlink"/>
              </w:rPr>
            </w:rPrChange>
          </w:rPr>
          <w:delText>Archiving, Purging, and Frequency</w:delText>
        </w:r>
        <w:r w:rsidDel="00697775">
          <w:rPr>
            <w:webHidden/>
          </w:rPr>
          <w:tab/>
        </w:r>
        <w:r w:rsidDel="00697775">
          <w:rPr>
            <w:webHidden/>
          </w:rPr>
          <w:delText>25</w:delText>
        </w:r>
      </w:del>
    </w:p>
    <w:p w14:paraId="34E83EE2" w14:textId="2980677F" w:rsidR="008562E1" w:rsidDel="00697775" w:rsidRDefault="008562E1">
      <w:pPr>
        <w:pStyle w:val="TOC1"/>
        <w:rPr>
          <w:del w:id="231" w:author="Bernier, Canelia A. (Oxley)" w:date="2019-04-02T15:28:00Z"/>
          <w:rFonts w:asciiTheme="minorHAnsi" w:eastAsiaTheme="minorEastAsia" w:hAnsiTheme="minorHAnsi" w:cstheme="minorBidi"/>
          <w:b w:val="0"/>
          <w:sz w:val="22"/>
          <w:szCs w:val="22"/>
        </w:rPr>
      </w:pPr>
      <w:del w:id="232" w:author="Bernier, Canelia A. (Oxley)" w:date="2019-04-02T15:28:00Z">
        <w:r w:rsidRPr="00697775" w:rsidDel="00697775">
          <w:rPr>
            <w:rStyle w:val="Hyperlink"/>
            <w:rPrChange w:author="Bernier, Canelia A. (Oxley)" w:date="2019-04-02T15:28:00Z" w:id="233">
              <w:rPr>
                <w:rStyle w:val="Hyperlink"/>
              </w:rPr>
            </w:rPrChange>
          </w:rPr>
          <w:delText>15.</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234">
              <w:rPr>
                <w:rStyle w:val="Hyperlink"/>
              </w:rPr>
            </w:rPrChange>
          </w:rPr>
          <w:delText>Security</w:delText>
        </w:r>
        <w:r w:rsidDel="00697775">
          <w:rPr>
            <w:webHidden/>
          </w:rPr>
          <w:tab/>
        </w:r>
        <w:r w:rsidDel="00697775">
          <w:rPr>
            <w:webHidden/>
          </w:rPr>
          <w:delText>26</w:delText>
        </w:r>
      </w:del>
    </w:p>
    <w:p w14:paraId="4CC125AA" w14:textId="6C66440B" w:rsidR="008562E1" w:rsidDel="00697775" w:rsidRDefault="008562E1">
      <w:pPr>
        <w:pStyle w:val="TOC2"/>
        <w:rPr>
          <w:del w:id="235" w:author="Bernier, Canelia A. (Oxley)" w:date="2019-04-02T15:28:00Z"/>
          <w:rFonts w:asciiTheme="minorHAnsi" w:eastAsiaTheme="minorEastAsia" w:hAnsiTheme="minorHAnsi" w:cstheme="minorBidi"/>
          <w:i w:val="0"/>
          <w:szCs w:val="22"/>
        </w:rPr>
      </w:pPr>
      <w:del w:id="236" w:author="Bernier, Canelia A. (Oxley)" w:date="2019-04-02T15:28:00Z">
        <w:r w:rsidRPr="00697775" w:rsidDel="00697775">
          <w:rPr>
            <w:rStyle w:val="Hyperlink"/>
            <w:rPrChange w:author="Bernier, Canelia A. (Oxley)" w:date="2019-04-02T15:28:00Z" w:id="237">
              <w:rPr>
                <w:rStyle w:val="Hyperlink"/>
              </w:rPr>
            </w:rPrChange>
          </w:rPr>
          <w:delText>15.1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38">
              <w:rPr>
                <w:rStyle w:val="Hyperlink"/>
              </w:rPr>
            </w:rPrChange>
          </w:rPr>
          <w:delText>Security Management</w:delText>
        </w:r>
        <w:r w:rsidDel="00697775">
          <w:rPr>
            <w:webHidden/>
          </w:rPr>
          <w:tab/>
        </w:r>
        <w:r w:rsidDel="00697775">
          <w:rPr>
            <w:webHidden/>
          </w:rPr>
          <w:delText>26</w:delText>
        </w:r>
      </w:del>
    </w:p>
    <w:p w14:paraId="28CEC220" w14:textId="51BB0435" w:rsidR="008562E1" w:rsidDel="00697775" w:rsidRDefault="008562E1">
      <w:pPr>
        <w:pStyle w:val="TOC2"/>
        <w:rPr>
          <w:del w:id="239" w:author="Bernier, Canelia A. (Oxley)" w:date="2019-04-02T15:28:00Z"/>
          <w:rFonts w:asciiTheme="minorHAnsi" w:eastAsiaTheme="minorEastAsia" w:hAnsiTheme="minorHAnsi" w:cstheme="minorBidi"/>
          <w:i w:val="0"/>
          <w:szCs w:val="22"/>
        </w:rPr>
      </w:pPr>
      <w:del w:id="240" w:author="Bernier, Canelia A. (Oxley)" w:date="2019-04-02T15:28:00Z">
        <w:r w:rsidRPr="00697775" w:rsidDel="00697775">
          <w:rPr>
            <w:rStyle w:val="Hyperlink"/>
            <w:rPrChange w:author="Bernier, Canelia A. (Oxley)" w:date="2019-04-02T15:28:00Z" w:id="241">
              <w:rPr>
                <w:rStyle w:val="Hyperlink"/>
              </w:rPr>
            </w:rPrChange>
          </w:rPr>
          <w:delText>15.2</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42">
              <w:rPr>
                <w:rStyle w:val="Hyperlink"/>
              </w:rPr>
            </w:rPrChange>
          </w:rPr>
          <w:delText>General Security</w:delText>
        </w:r>
        <w:r w:rsidDel="00697775">
          <w:rPr>
            <w:webHidden/>
          </w:rPr>
          <w:tab/>
        </w:r>
        <w:r w:rsidDel="00697775">
          <w:rPr>
            <w:webHidden/>
          </w:rPr>
          <w:delText>26</w:delText>
        </w:r>
      </w:del>
    </w:p>
    <w:p w14:paraId="1EFA1786" w14:textId="1F9AFCDF" w:rsidR="008562E1" w:rsidDel="00697775" w:rsidRDefault="008562E1">
      <w:pPr>
        <w:pStyle w:val="TOC3"/>
        <w:rPr>
          <w:del w:id="243" w:author="Bernier, Canelia A. (Oxley)" w:date="2019-04-02T15:28:00Z"/>
          <w:rFonts w:asciiTheme="minorHAnsi" w:eastAsiaTheme="minorEastAsia" w:hAnsiTheme="minorHAnsi" w:cstheme="minorBidi"/>
        </w:rPr>
      </w:pPr>
      <w:del w:id="244" w:author="Bernier, Canelia A. (Oxley)" w:date="2019-04-02T15:28:00Z">
        <w:r w:rsidRPr="00697775" w:rsidDel="00697775">
          <w:rPr>
            <w:rStyle w:val="Hyperlink"/>
            <w:rPrChange w:author="Bernier, Canelia A. (Oxley)" w:date="2019-04-02T15:28:00Z" w:id="245">
              <w:rPr>
                <w:rStyle w:val="Hyperlink"/>
              </w:rPr>
            </w:rPrChange>
          </w:rPr>
          <w:delText>15.2.1.</w:delText>
        </w:r>
        <w:r w:rsidDel="00697775">
          <w:rPr>
            <w:rFonts w:asciiTheme="minorHAnsi" w:hAnsiTheme="minorHAnsi" w:eastAsiaTheme="minorEastAsia" w:cstheme="minorBidi"/>
          </w:rPr>
          <w:tab/>
        </w:r>
        <w:r w:rsidRPr="00697775" w:rsidDel="00697775">
          <w:rPr>
            <w:rStyle w:val="Hyperlink"/>
            <w:rPrChange w:author="Bernier, Canelia A. (Oxley)" w:date="2019-04-02T15:28:00Z" w:id="246">
              <w:rPr>
                <w:rStyle w:val="Hyperlink"/>
              </w:rPr>
            </w:rPrChange>
          </w:rPr>
          <w:delText>Remote Systems</w:delText>
        </w:r>
        <w:r w:rsidDel="00697775">
          <w:rPr>
            <w:webHidden/>
          </w:rPr>
          <w:tab/>
        </w:r>
        <w:r w:rsidDel="00697775">
          <w:rPr>
            <w:webHidden/>
          </w:rPr>
          <w:delText>26</w:delText>
        </w:r>
      </w:del>
    </w:p>
    <w:p w14:paraId="7B65379C" w14:textId="46200795" w:rsidR="008562E1" w:rsidDel="00697775" w:rsidRDefault="008562E1">
      <w:pPr>
        <w:pStyle w:val="TOC3"/>
        <w:rPr>
          <w:del w:id="247" w:author="Bernier, Canelia A. (Oxley)" w:date="2019-04-02T15:28:00Z"/>
          <w:rFonts w:asciiTheme="minorHAnsi" w:eastAsiaTheme="minorEastAsia" w:hAnsiTheme="minorHAnsi" w:cstheme="minorBidi"/>
        </w:rPr>
      </w:pPr>
      <w:del w:id="248" w:author="Bernier, Canelia A. (Oxley)" w:date="2019-04-02T15:28:00Z">
        <w:r w:rsidRPr="00697775" w:rsidDel="00697775">
          <w:rPr>
            <w:rStyle w:val="Hyperlink"/>
            <w:rPrChange w:author="Bernier, Canelia A. (Oxley)" w:date="2019-04-02T15:28:00Z" w:id="249">
              <w:rPr>
                <w:rStyle w:val="Hyperlink"/>
              </w:rPr>
            </w:rPrChange>
          </w:rPr>
          <w:delText>15.2.2.</w:delText>
        </w:r>
        <w:r w:rsidDel="00697775">
          <w:rPr>
            <w:rFonts w:asciiTheme="minorHAnsi" w:hAnsiTheme="minorHAnsi" w:eastAsiaTheme="minorEastAsia" w:cstheme="minorBidi"/>
          </w:rPr>
          <w:tab/>
        </w:r>
        <w:r w:rsidRPr="00697775" w:rsidDel="00697775">
          <w:rPr>
            <w:rStyle w:val="Hyperlink"/>
            <w:rPrChange w:author="Bernier, Canelia A. (Oxley)" w:date="2019-04-02T15:28:00Z" w:id="250">
              <w:rPr>
                <w:rStyle w:val="Hyperlink"/>
              </w:rPr>
            </w:rPrChange>
          </w:rPr>
          <w:delText>Contingency Planning</w:delText>
        </w:r>
        <w:r w:rsidDel="00697775">
          <w:rPr>
            <w:webHidden/>
          </w:rPr>
          <w:tab/>
        </w:r>
        <w:r w:rsidDel="00697775">
          <w:rPr>
            <w:webHidden/>
          </w:rPr>
          <w:delText>26</w:delText>
        </w:r>
      </w:del>
    </w:p>
    <w:p w14:paraId="751343E5" w14:textId="6A592910" w:rsidR="008562E1" w:rsidDel="00697775" w:rsidRDefault="008562E1">
      <w:pPr>
        <w:pStyle w:val="TOC3"/>
        <w:rPr>
          <w:del w:id="251" w:author="Bernier, Canelia A. (Oxley)" w:date="2019-04-02T15:28:00Z"/>
          <w:rFonts w:asciiTheme="minorHAnsi" w:eastAsiaTheme="minorEastAsia" w:hAnsiTheme="minorHAnsi" w:cstheme="minorBidi"/>
        </w:rPr>
      </w:pPr>
      <w:del w:id="252" w:author="Bernier, Canelia A. (Oxley)" w:date="2019-04-02T15:28:00Z">
        <w:r w:rsidRPr="00697775" w:rsidDel="00697775">
          <w:rPr>
            <w:rStyle w:val="Hyperlink"/>
            <w:rPrChange w:author="Bernier, Canelia A. (Oxley)" w:date="2019-04-02T15:28:00Z" w:id="253">
              <w:rPr>
                <w:rStyle w:val="Hyperlink"/>
              </w:rPr>
            </w:rPrChange>
          </w:rPr>
          <w:delText>15.2.3.</w:delText>
        </w:r>
        <w:r w:rsidDel="00697775">
          <w:rPr>
            <w:rFonts w:asciiTheme="minorHAnsi" w:hAnsiTheme="minorHAnsi" w:eastAsiaTheme="minorEastAsia" w:cstheme="minorBidi"/>
          </w:rPr>
          <w:tab/>
        </w:r>
        <w:r w:rsidRPr="00697775" w:rsidDel="00697775">
          <w:rPr>
            <w:rStyle w:val="Hyperlink"/>
            <w:rPrChange w:author="Bernier, Canelia A. (Oxley)" w:date="2019-04-02T15:28:00Z" w:id="254">
              <w:rPr>
                <w:rStyle w:val="Hyperlink"/>
              </w:rPr>
            </w:rPrChange>
          </w:rPr>
          <w:delText>Interfacing</w:delText>
        </w:r>
        <w:r w:rsidDel="00697775">
          <w:rPr>
            <w:webHidden/>
          </w:rPr>
          <w:tab/>
        </w:r>
        <w:r w:rsidDel="00697775">
          <w:rPr>
            <w:webHidden/>
          </w:rPr>
          <w:delText>26</w:delText>
        </w:r>
      </w:del>
    </w:p>
    <w:p w14:paraId="7F209B81" w14:textId="2B39E03D" w:rsidR="008562E1" w:rsidDel="00697775" w:rsidRDefault="008562E1">
      <w:pPr>
        <w:pStyle w:val="TOC3"/>
        <w:rPr>
          <w:del w:id="255" w:author="Bernier, Canelia A. (Oxley)" w:date="2019-04-02T15:28:00Z"/>
          <w:rFonts w:asciiTheme="minorHAnsi" w:eastAsiaTheme="minorEastAsia" w:hAnsiTheme="minorHAnsi" w:cstheme="minorBidi"/>
        </w:rPr>
      </w:pPr>
      <w:del w:id="256" w:author="Bernier, Canelia A. (Oxley)" w:date="2019-04-02T15:28:00Z">
        <w:r w:rsidRPr="00697775" w:rsidDel="00697775">
          <w:rPr>
            <w:rStyle w:val="Hyperlink"/>
            <w:rPrChange w:author="Bernier, Canelia A. (Oxley)" w:date="2019-04-02T15:28:00Z" w:id="257">
              <w:rPr>
                <w:rStyle w:val="Hyperlink"/>
              </w:rPr>
            </w:rPrChange>
          </w:rPr>
          <w:delText>15.2.4.</w:delText>
        </w:r>
        <w:r w:rsidDel="00697775">
          <w:rPr>
            <w:rFonts w:asciiTheme="minorHAnsi" w:hAnsiTheme="minorHAnsi" w:eastAsiaTheme="minorEastAsia" w:cstheme="minorBidi"/>
          </w:rPr>
          <w:tab/>
        </w:r>
        <w:r w:rsidRPr="00697775" w:rsidDel="00697775">
          <w:rPr>
            <w:rStyle w:val="Hyperlink"/>
            <w:rPrChange w:author="Bernier, Canelia A. (Oxley)" w:date="2019-04-02T15:28:00Z" w:id="258">
              <w:rPr>
                <w:rStyle w:val="Hyperlink"/>
              </w:rPr>
            </w:rPrChange>
          </w:rPr>
          <w:delText>Electronic Signatures</w:delText>
        </w:r>
        <w:r w:rsidDel="00697775">
          <w:rPr>
            <w:webHidden/>
          </w:rPr>
          <w:tab/>
        </w:r>
        <w:r w:rsidDel="00697775">
          <w:rPr>
            <w:webHidden/>
          </w:rPr>
          <w:delText>26</w:delText>
        </w:r>
      </w:del>
    </w:p>
    <w:p w14:paraId="20FA92AF" w14:textId="7491FEA0" w:rsidR="008562E1" w:rsidDel="00697775" w:rsidRDefault="008562E1">
      <w:pPr>
        <w:pStyle w:val="TOC3"/>
        <w:rPr>
          <w:del w:id="259" w:author="Bernier, Canelia A. (Oxley)" w:date="2019-04-02T15:28:00Z"/>
          <w:rFonts w:asciiTheme="minorHAnsi" w:eastAsiaTheme="minorEastAsia" w:hAnsiTheme="minorHAnsi" w:cstheme="minorBidi"/>
        </w:rPr>
      </w:pPr>
      <w:del w:id="260" w:author="Bernier, Canelia A. (Oxley)" w:date="2019-04-02T15:28:00Z">
        <w:r w:rsidRPr="00697775" w:rsidDel="00697775">
          <w:rPr>
            <w:rStyle w:val="Hyperlink"/>
            <w:rPrChange w:author="Bernier, Canelia A. (Oxley)" w:date="2019-04-02T15:28:00Z" w:id="261">
              <w:rPr>
                <w:rStyle w:val="Hyperlink"/>
              </w:rPr>
            </w:rPrChange>
          </w:rPr>
          <w:delText>15.2.5.</w:delText>
        </w:r>
        <w:r w:rsidDel="00697775">
          <w:rPr>
            <w:rFonts w:asciiTheme="minorHAnsi" w:hAnsiTheme="minorHAnsi" w:eastAsiaTheme="minorEastAsia" w:cstheme="minorBidi"/>
          </w:rPr>
          <w:tab/>
        </w:r>
        <w:r w:rsidRPr="00697775" w:rsidDel="00697775">
          <w:rPr>
            <w:rStyle w:val="Hyperlink"/>
            <w:rPrChange w:author="Bernier, Canelia A. (Oxley)" w:date="2019-04-02T15:28:00Z" w:id="262">
              <w:rPr>
                <w:rStyle w:val="Hyperlink"/>
              </w:rPr>
            </w:rPrChange>
          </w:rPr>
          <w:delText>Security Keys</w:delText>
        </w:r>
        <w:r w:rsidDel="00697775">
          <w:rPr>
            <w:webHidden/>
          </w:rPr>
          <w:tab/>
        </w:r>
        <w:r w:rsidDel="00697775">
          <w:rPr>
            <w:webHidden/>
          </w:rPr>
          <w:delText>26</w:delText>
        </w:r>
      </w:del>
    </w:p>
    <w:p w14:paraId="47DA0FED" w14:textId="220F7500" w:rsidR="008562E1" w:rsidDel="00697775" w:rsidRDefault="008562E1">
      <w:pPr>
        <w:pStyle w:val="TOC1"/>
        <w:rPr>
          <w:del w:id="263" w:author="Bernier, Canelia A. (Oxley)" w:date="2019-04-02T15:28:00Z"/>
          <w:rFonts w:asciiTheme="minorHAnsi" w:eastAsiaTheme="minorEastAsia" w:hAnsiTheme="minorHAnsi" w:cstheme="minorBidi"/>
          <w:b w:val="0"/>
          <w:sz w:val="22"/>
          <w:szCs w:val="22"/>
        </w:rPr>
      </w:pPr>
      <w:del w:id="264" w:author="Bernier, Canelia A. (Oxley)" w:date="2019-04-02T15:28:00Z">
        <w:r w:rsidRPr="00697775" w:rsidDel="00697775">
          <w:rPr>
            <w:rStyle w:val="Hyperlink"/>
            <w:rPrChange w:author="Bernier, Canelia A. (Oxley)" w:date="2019-04-02T15:28:00Z" w:id="265">
              <w:rPr>
                <w:rStyle w:val="Hyperlink"/>
              </w:rPr>
            </w:rPrChange>
          </w:rPr>
          <w:delText>16.</w:delText>
        </w:r>
        <w:r w:rsidDel="00697775">
          <w:rPr>
            <w:rFonts w:asciiTheme="minorHAnsi" w:hAnsiTheme="minorHAnsi" w:eastAsiaTheme="minorEastAsia" w:cstheme="minorBidi"/>
            <w:b w:val="0"/>
            <w:sz w:val="22"/>
            <w:szCs w:val="22"/>
          </w:rPr>
          <w:tab/>
        </w:r>
        <w:r w:rsidRPr="00697775" w:rsidDel="00697775">
          <w:rPr>
            <w:rStyle w:val="Hyperlink"/>
            <w:rPrChange w:author="Bernier, Canelia A. (Oxley)" w:date="2019-04-02T15:28:00Z" w:id="266">
              <w:rPr>
                <w:rStyle w:val="Hyperlink"/>
              </w:rPr>
            </w:rPrChange>
          </w:rPr>
          <w:delText>CAPRI Troubleshooting and Error Information</w:delText>
        </w:r>
        <w:r w:rsidDel="00697775">
          <w:rPr>
            <w:webHidden/>
          </w:rPr>
          <w:tab/>
        </w:r>
        <w:r w:rsidDel="00697775">
          <w:rPr>
            <w:webHidden/>
          </w:rPr>
          <w:delText>27</w:delText>
        </w:r>
      </w:del>
    </w:p>
    <w:p w14:paraId="13A1D476" w14:textId="69718653" w:rsidR="008562E1" w:rsidDel="00697775" w:rsidRDefault="008562E1">
      <w:pPr>
        <w:pStyle w:val="TOC2"/>
        <w:rPr>
          <w:del w:id="267" w:author="Bernier, Canelia A. (Oxley)" w:date="2019-04-02T15:28:00Z"/>
          <w:rFonts w:asciiTheme="minorHAnsi" w:eastAsiaTheme="minorEastAsia" w:hAnsiTheme="minorHAnsi" w:cstheme="minorBidi"/>
          <w:i w:val="0"/>
          <w:szCs w:val="22"/>
        </w:rPr>
      </w:pPr>
      <w:del w:id="268" w:author="Bernier, Canelia A. (Oxley)" w:date="2019-04-02T15:28:00Z">
        <w:r w:rsidRPr="00697775" w:rsidDel="00697775">
          <w:rPr>
            <w:rStyle w:val="Hyperlink"/>
            <w:rPrChange w:author="Bernier, Canelia A. (Oxley)" w:date="2019-04-02T15:28:00Z" w:id="269">
              <w:rPr>
                <w:rStyle w:val="Hyperlink"/>
              </w:rPr>
            </w:rPrChange>
          </w:rPr>
          <w:delText>16.1</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70">
              <w:rPr>
                <w:rStyle w:val="Hyperlink"/>
              </w:rPr>
            </w:rPrChange>
          </w:rPr>
          <w:delText>CAPRI Not Installed in VistA</w:delText>
        </w:r>
        <w:r w:rsidDel="00697775">
          <w:rPr>
            <w:webHidden/>
          </w:rPr>
          <w:tab/>
        </w:r>
        <w:r w:rsidDel="00697775">
          <w:rPr>
            <w:webHidden/>
          </w:rPr>
          <w:delText>27</w:delText>
        </w:r>
      </w:del>
    </w:p>
    <w:p w14:paraId="426072C8" w14:textId="601A8719" w:rsidR="008562E1" w:rsidDel="00697775" w:rsidRDefault="008562E1">
      <w:pPr>
        <w:pStyle w:val="TOC2"/>
        <w:rPr>
          <w:del w:id="271" w:author="Bernier, Canelia A. (Oxley)" w:date="2019-04-02T15:28:00Z"/>
          <w:rFonts w:asciiTheme="minorHAnsi" w:eastAsiaTheme="minorEastAsia" w:hAnsiTheme="minorHAnsi" w:cstheme="minorBidi"/>
          <w:i w:val="0"/>
          <w:szCs w:val="22"/>
        </w:rPr>
      </w:pPr>
      <w:del w:id="272" w:author="Bernier, Canelia A. (Oxley)" w:date="2019-04-02T15:28:00Z">
        <w:r w:rsidRPr="00697775" w:rsidDel="00697775">
          <w:rPr>
            <w:rStyle w:val="Hyperlink"/>
            <w:rPrChange w:author="Bernier, Canelia A. (Oxley)" w:date="2019-04-02T15:28:00Z" w:id="273">
              <w:rPr>
                <w:rStyle w:val="Hyperlink"/>
              </w:rPr>
            </w:rPrChange>
          </w:rPr>
          <w:delText>16.2</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74">
              <w:rPr>
                <w:rStyle w:val="Hyperlink"/>
              </w:rPr>
            </w:rPrChange>
          </w:rPr>
          <w:delText>CAPRI GUI Option Not Assigned to User in VistA</w:delText>
        </w:r>
        <w:r w:rsidDel="00697775">
          <w:rPr>
            <w:webHidden/>
          </w:rPr>
          <w:tab/>
        </w:r>
        <w:r w:rsidDel="00697775">
          <w:rPr>
            <w:webHidden/>
          </w:rPr>
          <w:delText>27</w:delText>
        </w:r>
      </w:del>
    </w:p>
    <w:p w14:paraId="09203A2D" w14:textId="36128170" w:rsidR="008562E1" w:rsidDel="00697775" w:rsidRDefault="008562E1">
      <w:pPr>
        <w:pStyle w:val="TOC2"/>
        <w:rPr>
          <w:del w:id="275" w:author="Bernier, Canelia A. (Oxley)" w:date="2019-04-02T15:28:00Z"/>
          <w:rFonts w:asciiTheme="minorHAnsi" w:eastAsiaTheme="minorEastAsia" w:hAnsiTheme="minorHAnsi" w:cstheme="minorBidi"/>
          <w:i w:val="0"/>
          <w:szCs w:val="22"/>
        </w:rPr>
      </w:pPr>
      <w:del w:id="276" w:author="Bernier, Canelia A. (Oxley)" w:date="2019-04-02T15:28:00Z">
        <w:r w:rsidRPr="00697775" w:rsidDel="00697775">
          <w:rPr>
            <w:rStyle w:val="Hyperlink"/>
            <w:rPrChange w:author="Bernier, Canelia A. (Oxley)" w:date="2019-04-02T15:28:00Z" w:id="277">
              <w:rPr>
                <w:rStyle w:val="Hyperlink"/>
              </w:rPr>
            </w:rPrChange>
          </w:rPr>
          <w:delText>16.3</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78">
              <w:rPr>
                <w:rStyle w:val="Hyperlink"/>
              </w:rPr>
            </w:rPrChange>
          </w:rPr>
          <w:delText>VistA Server Down</w:delText>
        </w:r>
        <w:r w:rsidDel="00697775">
          <w:rPr>
            <w:webHidden/>
          </w:rPr>
          <w:tab/>
        </w:r>
        <w:r w:rsidDel="00697775">
          <w:rPr>
            <w:webHidden/>
          </w:rPr>
          <w:delText>28</w:delText>
        </w:r>
      </w:del>
    </w:p>
    <w:p w14:paraId="346489D2" w14:textId="6470E315" w:rsidR="008562E1" w:rsidDel="00697775" w:rsidRDefault="008562E1">
      <w:pPr>
        <w:pStyle w:val="TOC2"/>
        <w:rPr>
          <w:del w:id="279" w:author="Bernier, Canelia A. (Oxley)" w:date="2019-04-02T15:28:00Z"/>
          <w:rFonts w:asciiTheme="minorHAnsi" w:eastAsiaTheme="minorEastAsia" w:hAnsiTheme="minorHAnsi" w:cstheme="minorBidi"/>
          <w:i w:val="0"/>
          <w:szCs w:val="22"/>
        </w:rPr>
      </w:pPr>
      <w:del w:id="280" w:author="Bernier, Canelia A. (Oxley)" w:date="2019-04-02T15:28:00Z">
        <w:r w:rsidRPr="00697775" w:rsidDel="00697775">
          <w:rPr>
            <w:rStyle w:val="Hyperlink"/>
            <w:rPrChange w:author="Bernier, Canelia A. (Oxley)" w:date="2019-04-02T15:28:00Z" w:id="281">
              <w:rPr>
                <w:rStyle w:val="Hyperlink"/>
              </w:rPr>
            </w:rPrChange>
          </w:rPr>
          <w:delText>16.4</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82">
              <w:rPr>
                <w:rStyle w:val="Hyperlink"/>
              </w:rPr>
            </w:rPrChange>
          </w:rPr>
          <w:delText>VistA Limits Ability to See Patient Records</w:delText>
        </w:r>
        <w:r w:rsidDel="00697775">
          <w:rPr>
            <w:webHidden/>
          </w:rPr>
          <w:tab/>
        </w:r>
        <w:r w:rsidDel="00697775">
          <w:rPr>
            <w:webHidden/>
          </w:rPr>
          <w:delText>28</w:delText>
        </w:r>
      </w:del>
    </w:p>
    <w:p w14:paraId="1007FCFB" w14:textId="71413DF0" w:rsidR="008562E1" w:rsidDel="00697775" w:rsidRDefault="008562E1">
      <w:pPr>
        <w:pStyle w:val="TOC2"/>
        <w:rPr>
          <w:del w:id="283" w:author="Bernier, Canelia A. (Oxley)" w:date="2019-04-02T15:28:00Z"/>
          <w:rFonts w:asciiTheme="minorHAnsi" w:eastAsiaTheme="minorEastAsia" w:hAnsiTheme="minorHAnsi" w:cstheme="minorBidi"/>
          <w:i w:val="0"/>
          <w:szCs w:val="22"/>
        </w:rPr>
      </w:pPr>
      <w:del w:id="284" w:author="Bernier, Canelia A. (Oxley)" w:date="2019-04-02T15:28:00Z">
        <w:r w:rsidRPr="00697775" w:rsidDel="00697775">
          <w:rPr>
            <w:rStyle w:val="Hyperlink"/>
            <w:rPrChange w:author="Bernier, Canelia A. (Oxley)" w:date="2019-04-02T15:28:00Z" w:id="285">
              <w:rPr>
                <w:rStyle w:val="Hyperlink"/>
              </w:rPr>
            </w:rPrChange>
          </w:rPr>
          <w:delText>16.5</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86">
              <w:rPr>
                <w:rStyle w:val="Hyperlink"/>
              </w:rPr>
            </w:rPrChange>
          </w:rPr>
          <w:delText>Network Problems</w:delText>
        </w:r>
        <w:r w:rsidDel="00697775">
          <w:rPr>
            <w:webHidden/>
          </w:rPr>
          <w:tab/>
        </w:r>
        <w:r w:rsidDel="00697775">
          <w:rPr>
            <w:webHidden/>
          </w:rPr>
          <w:delText>28</w:delText>
        </w:r>
      </w:del>
    </w:p>
    <w:p w14:paraId="1D80EBCC" w14:textId="4778D79D" w:rsidR="008562E1" w:rsidDel="00697775" w:rsidRDefault="008562E1">
      <w:pPr>
        <w:pStyle w:val="TOC2"/>
        <w:rPr>
          <w:del w:id="287" w:author="Bernier, Canelia A. (Oxley)" w:date="2019-04-02T15:28:00Z"/>
          <w:rFonts w:asciiTheme="minorHAnsi" w:eastAsiaTheme="minorEastAsia" w:hAnsiTheme="minorHAnsi" w:cstheme="minorBidi"/>
          <w:i w:val="0"/>
          <w:szCs w:val="22"/>
        </w:rPr>
      </w:pPr>
      <w:del w:id="288" w:author="Bernier, Canelia A. (Oxley)" w:date="2019-04-02T15:28:00Z">
        <w:r w:rsidRPr="00697775" w:rsidDel="00697775">
          <w:rPr>
            <w:rStyle w:val="Hyperlink"/>
            <w:rPrChange w:author="Bernier, Canelia A. (Oxley)" w:date="2019-04-02T15:28:00Z" w:id="289">
              <w:rPr>
                <w:rStyle w:val="Hyperlink"/>
              </w:rPr>
            </w:rPrChange>
          </w:rPr>
          <w:delText>16.6</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90">
              <w:rPr>
                <w:rStyle w:val="Hyperlink"/>
              </w:rPr>
            </w:rPrChange>
          </w:rPr>
          <w:delText>Institution File in VistA has Been Locally Modified</w:delText>
        </w:r>
        <w:r w:rsidDel="00697775">
          <w:rPr>
            <w:webHidden/>
          </w:rPr>
          <w:tab/>
        </w:r>
        <w:r w:rsidDel="00697775">
          <w:rPr>
            <w:webHidden/>
          </w:rPr>
          <w:delText>29</w:delText>
        </w:r>
      </w:del>
    </w:p>
    <w:p w14:paraId="75E2B6F1" w14:textId="039BEB93" w:rsidR="008562E1" w:rsidDel="00697775" w:rsidRDefault="008562E1">
      <w:pPr>
        <w:pStyle w:val="TOC2"/>
        <w:rPr>
          <w:del w:id="291" w:author="Bernier, Canelia A. (Oxley)" w:date="2019-04-02T15:28:00Z"/>
          <w:rFonts w:asciiTheme="minorHAnsi" w:eastAsiaTheme="minorEastAsia" w:hAnsiTheme="minorHAnsi" w:cstheme="minorBidi"/>
          <w:i w:val="0"/>
          <w:szCs w:val="22"/>
        </w:rPr>
      </w:pPr>
      <w:del w:id="292" w:author="Bernier, Canelia A. (Oxley)" w:date="2019-04-02T15:28:00Z">
        <w:r w:rsidRPr="00697775" w:rsidDel="00697775">
          <w:rPr>
            <w:rStyle w:val="Hyperlink"/>
            <w:rPrChange w:author="Bernier, Canelia A. (Oxley)" w:date="2019-04-02T15:28:00Z" w:id="293">
              <w:rPr>
                <w:rStyle w:val="Hyperlink"/>
              </w:rPr>
            </w:rPrChange>
          </w:rPr>
          <w:delText>16.7</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94">
              <w:rPr>
                <w:rStyle w:val="Hyperlink"/>
              </w:rPr>
            </w:rPrChange>
          </w:rPr>
          <w:delText>Too Many Invalid Attempts at Access Code / Verify Code</w:delText>
        </w:r>
        <w:r w:rsidDel="00697775">
          <w:rPr>
            <w:webHidden/>
          </w:rPr>
          <w:tab/>
        </w:r>
        <w:r w:rsidDel="00697775">
          <w:rPr>
            <w:webHidden/>
          </w:rPr>
          <w:delText>29</w:delText>
        </w:r>
      </w:del>
    </w:p>
    <w:p w14:paraId="1591207B" w14:textId="4EB0DB0E" w:rsidR="008562E1" w:rsidDel="00697775" w:rsidRDefault="008562E1">
      <w:pPr>
        <w:pStyle w:val="TOC2"/>
        <w:rPr>
          <w:del w:id="295" w:author="Bernier, Canelia A. (Oxley)" w:date="2019-04-02T15:28:00Z"/>
          <w:rFonts w:asciiTheme="minorHAnsi" w:eastAsiaTheme="minorEastAsia" w:hAnsiTheme="minorHAnsi" w:cstheme="minorBidi"/>
          <w:i w:val="0"/>
          <w:szCs w:val="22"/>
        </w:rPr>
      </w:pPr>
      <w:del w:id="296" w:author="Bernier, Canelia A. (Oxley)" w:date="2019-04-02T15:28:00Z">
        <w:r w:rsidRPr="00697775" w:rsidDel="00697775">
          <w:rPr>
            <w:rStyle w:val="Hyperlink"/>
            <w:rPrChange w:author="Bernier, Canelia A. (Oxley)" w:date="2019-04-02T15:28:00Z" w:id="297">
              <w:rPr>
                <w:rStyle w:val="Hyperlink"/>
              </w:rPr>
            </w:rPrChange>
          </w:rPr>
          <w:delText>16.8</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298">
              <w:rPr>
                <w:rStyle w:val="Hyperlink"/>
              </w:rPr>
            </w:rPrChange>
          </w:rPr>
          <w:delText>Multiple Sign-Ons</w:delText>
        </w:r>
        <w:r w:rsidDel="00697775">
          <w:rPr>
            <w:webHidden/>
          </w:rPr>
          <w:tab/>
        </w:r>
        <w:r w:rsidDel="00697775">
          <w:rPr>
            <w:webHidden/>
          </w:rPr>
          <w:delText>29</w:delText>
        </w:r>
      </w:del>
    </w:p>
    <w:p w14:paraId="7B97DBEE" w14:textId="35BA47EE" w:rsidR="008562E1" w:rsidDel="00697775" w:rsidRDefault="008562E1">
      <w:pPr>
        <w:pStyle w:val="TOC2"/>
        <w:rPr>
          <w:del w:id="299" w:author="Bernier, Canelia A. (Oxley)" w:date="2019-04-02T15:28:00Z"/>
          <w:rFonts w:asciiTheme="minorHAnsi" w:eastAsiaTheme="minorEastAsia" w:hAnsiTheme="minorHAnsi" w:cstheme="minorBidi"/>
          <w:i w:val="0"/>
          <w:szCs w:val="22"/>
        </w:rPr>
      </w:pPr>
      <w:del w:id="300" w:author="Bernier, Canelia A. (Oxley)" w:date="2019-04-02T15:28:00Z">
        <w:r w:rsidRPr="00697775" w:rsidDel="00697775">
          <w:rPr>
            <w:rStyle w:val="Hyperlink"/>
            <w:rPrChange w:author="Bernier, Canelia A. (Oxley)" w:date="2019-04-02T15:28:00Z" w:id="301">
              <w:rPr>
                <w:rStyle w:val="Hyperlink"/>
              </w:rPr>
            </w:rPrChange>
          </w:rPr>
          <w:delText>16.9</w:delText>
        </w:r>
        <w:r w:rsidDel="00697775">
          <w:rPr>
            <w:rFonts w:asciiTheme="minorHAnsi" w:hAnsiTheme="minorHAnsi" w:eastAsiaTheme="minorEastAsia" w:cstheme="minorBidi"/>
            <w:i w:val="0"/>
            <w:szCs w:val="22"/>
          </w:rPr>
          <w:tab/>
        </w:r>
        <w:r w:rsidRPr="00697775" w:rsidDel="00697775">
          <w:rPr>
            <w:rStyle w:val="Hyperlink"/>
            <w:rPrChange w:author="Bernier, Canelia A. (Oxley)" w:date="2019-04-02T15:28:00Z" w:id="302">
              <w:rPr>
                <w:rStyle w:val="Hyperlink"/>
              </w:rPr>
            </w:rPrChange>
          </w:rPr>
          <w:delText>General Error Message</w:delText>
        </w:r>
        <w:r w:rsidDel="00697775">
          <w:rPr>
            <w:webHidden/>
          </w:rPr>
          <w:tab/>
        </w:r>
        <w:r w:rsidDel="00697775">
          <w:rPr>
            <w:webHidden/>
          </w:rPr>
          <w:delText>30</w:delText>
        </w:r>
      </w:del>
    </w:p>
    <w:p w14:paraId="0BDD4415" w14:textId="4F0A6BB1" w:rsidR="008562E1" w:rsidDel="00697775" w:rsidRDefault="008562E1">
      <w:pPr>
        <w:pStyle w:val="TOC1"/>
        <w:rPr>
          <w:del w:id="303" w:author="Bernier, Canelia A. (Oxley)" w:date="2019-04-02T15:28:00Z"/>
          <w:rFonts w:asciiTheme="minorHAnsi" w:eastAsiaTheme="minorEastAsia" w:hAnsiTheme="minorHAnsi" w:cstheme="minorBidi"/>
          <w:b w:val="0"/>
          <w:sz w:val="22"/>
          <w:szCs w:val="22"/>
        </w:rPr>
      </w:pPr>
      <w:del w:id="304" w:author="Bernier, Canelia A. (Oxley)" w:date="2019-04-02T15:28:00Z">
        <w:r w:rsidRPr="00697775" w:rsidDel="00697775">
          <w:rPr>
            <w:rStyle w:val="Hyperlink"/>
            <w:rPrChange w:author="Bernier, Canelia A. (Oxley)" w:date="2019-04-02T15:28:00Z" w:id="305">
              <w:rPr>
                <w:rStyle w:val="Hyperlink"/>
              </w:rPr>
            </w:rPrChange>
          </w:rPr>
          <w:delText>Appendix A - CAPRI Remote Procedure Calls for MUMPS</w:delText>
        </w:r>
        <w:r w:rsidDel="00697775">
          <w:rPr>
            <w:webHidden/>
          </w:rPr>
          <w:tab/>
        </w:r>
        <w:r w:rsidDel="00697775">
          <w:rPr>
            <w:webHidden/>
          </w:rPr>
          <w:delText>31</w:delText>
        </w:r>
      </w:del>
    </w:p>
    <w:p w14:paraId="2DD04D61" w14:textId="77777777" w:rsidR="00C85224" w:rsidRDefault="003A21C5" w:rsidP="000C278C">
      <w:pPr>
        <w:rPr>
          <w:rFonts w:ascii="Arial" w:hAnsi="Arial" w:cs="Arial"/>
          <w:iCs/>
          <w:noProof/>
          <w:szCs w:val="24"/>
        </w:rPr>
      </w:pPr>
      <w:r w:rsidRPr="00053682">
        <w:rPr>
          <w:rFonts w:ascii="Arial" w:hAnsi="Arial" w:cs="Arial"/>
          <w:b/>
          <w:iCs/>
          <w:noProof/>
          <w:szCs w:val="24"/>
        </w:rPr>
        <w:fldChar w:fldCharType="end"/>
      </w:r>
    </w:p>
    <w:p w14:paraId="2B354AB2" w14:textId="77777777" w:rsidR="003F6CDB" w:rsidRDefault="003F6CDB" w:rsidP="000C278C">
      <w:pPr>
        <w:rPr>
          <w:rFonts w:ascii="Arial" w:hAnsi="Arial" w:cs="Arial"/>
          <w:iCs/>
          <w:noProof/>
          <w:szCs w:val="24"/>
        </w:rPr>
      </w:pPr>
    </w:p>
    <w:p w14:paraId="367F5AF1" w14:textId="77777777" w:rsidR="003F6CDB" w:rsidRPr="003F6CDB" w:rsidRDefault="003F6CDB" w:rsidP="00CB740F">
      <w:pPr>
        <w:pStyle w:val="TOC1"/>
        <w:rPr>
          <w:bCs/>
        </w:rPr>
      </w:pPr>
      <w:r>
        <w:t>Table of Figures</w:t>
      </w:r>
    </w:p>
    <w:p w14:paraId="4ED0A5F1" w14:textId="4A485EEC" w:rsidR="0041461B" w:rsidRDefault="003F6CDB">
      <w:pPr>
        <w:pStyle w:val="TableofFigures"/>
        <w:tabs>
          <w:tab w:val="right" w:leader="dot" w:pos="9350"/>
        </w:tabs>
        <w:rPr>
          <w:rFonts w:eastAsiaTheme="minorEastAsia" w:cstheme="minorBidi"/>
          <w:caps w:val="0"/>
          <w:noProof/>
          <w:sz w:val="22"/>
          <w:szCs w:val="22"/>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514744451" w:history="1">
        <w:r w:rsidR="0041461B" w:rsidRPr="00073A07">
          <w:rPr>
            <w:rStyle w:val="Hyperlink"/>
            <w:noProof/>
          </w:rPr>
          <w:t>Figure 1 VBA’s Region 5 Business Line perspective Network map of CIOs</w:t>
        </w:r>
        <w:r w:rsidR="0041461B">
          <w:rPr>
            <w:noProof/>
            <w:webHidden/>
          </w:rPr>
          <w:tab/>
        </w:r>
        <w:r w:rsidR="0041461B">
          <w:rPr>
            <w:noProof/>
            <w:webHidden/>
          </w:rPr>
          <w:fldChar w:fldCharType="begin"/>
        </w:r>
        <w:r w:rsidR="0041461B">
          <w:rPr>
            <w:noProof/>
            <w:webHidden/>
          </w:rPr>
          <w:instrText xml:space="preserve"> PAGEREF _Toc514744451 \h </w:instrText>
        </w:r>
        <w:r w:rsidR="0041461B">
          <w:rPr>
            <w:noProof/>
            <w:webHidden/>
          </w:rPr>
        </w:r>
        <w:r w:rsidR="0041461B">
          <w:rPr>
            <w:noProof/>
            <w:webHidden/>
          </w:rPr>
          <w:fldChar w:fldCharType="separate"/>
        </w:r>
        <w:r w:rsidR="008A23E3">
          <w:rPr>
            <w:noProof/>
            <w:webHidden/>
          </w:rPr>
          <w:t>6</w:t>
        </w:r>
        <w:r w:rsidR="0041461B">
          <w:rPr>
            <w:noProof/>
            <w:webHidden/>
          </w:rPr>
          <w:fldChar w:fldCharType="end"/>
        </w:r>
      </w:hyperlink>
    </w:p>
    <w:p w14:paraId="357AF8F3" w14:textId="4F3F17EB" w:rsidR="0041461B" w:rsidRDefault="00697775">
      <w:pPr>
        <w:pStyle w:val="TableofFigures"/>
        <w:tabs>
          <w:tab w:val="right" w:leader="dot" w:pos="9350"/>
        </w:tabs>
        <w:rPr>
          <w:rFonts w:eastAsiaTheme="minorEastAsia" w:cstheme="minorBidi"/>
          <w:caps w:val="0"/>
          <w:noProof/>
          <w:sz w:val="22"/>
          <w:szCs w:val="22"/>
        </w:rPr>
      </w:pPr>
      <w:hyperlink w:anchor="_Toc514744452" w:history="1">
        <w:r w:rsidR="0041461B" w:rsidRPr="00073A07">
          <w:rPr>
            <w:rStyle w:val="Hyperlink"/>
            <w:noProof/>
          </w:rPr>
          <w:t>Figure 2 Test Claims Properties</w:t>
        </w:r>
        <w:r w:rsidR="0041461B">
          <w:rPr>
            <w:noProof/>
            <w:webHidden/>
          </w:rPr>
          <w:tab/>
        </w:r>
        <w:r w:rsidR="0041461B">
          <w:rPr>
            <w:noProof/>
            <w:webHidden/>
          </w:rPr>
          <w:fldChar w:fldCharType="begin"/>
        </w:r>
        <w:r w:rsidR="0041461B">
          <w:rPr>
            <w:noProof/>
            <w:webHidden/>
          </w:rPr>
          <w:instrText xml:space="preserve"> PAGEREF _Toc514744452 \h </w:instrText>
        </w:r>
        <w:r w:rsidR="0041461B">
          <w:rPr>
            <w:noProof/>
            <w:webHidden/>
          </w:rPr>
        </w:r>
        <w:r w:rsidR="0041461B">
          <w:rPr>
            <w:noProof/>
            <w:webHidden/>
          </w:rPr>
          <w:fldChar w:fldCharType="separate"/>
        </w:r>
        <w:r w:rsidR="008A23E3">
          <w:rPr>
            <w:noProof/>
            <w:webHidden/>
          </w:rPr>
          <w:t>10</w:t>
        </w:r>
        <w:r w:rsidR="0041461B">
          <w:rPr>
            <w:noProof/>
            <w:webHidden/>
          </w:rPr>
          <w:fldChar w:fldCharType="end"/>
        </w:r>
      </w:hyperlink>
    </w:p>
    <w:p w14:paraId="49AD596B" w14:textId="3E24FE5A" w:rsidR="0041461B" w:rsidRDefault="00697775">
      <w:pPr>
        <w:pStyle w:val="TableofFigures"/>
        <w:tabs>
          <w:tab w:val="right" w:leader="dot" w:pos="9350"/>
        </w:tabs>
        <w:rPr>
          <w:rFonts w:eastAsiaTheme="minorEastAsia" w:cstheme="minorBidi"/>
          <w:caps w:val="0"/>
          <w:noProof/>
          <w:sz w:val="22"/>
          <w:szCs w:val="22"/>
        </w:rPr>
      </w:pPr>
      <w:hyperlink w:anchor="_Toc514744453" w:history="1">
        <w:r w:rsidR="0041461B" w:rsidRPr="00073A07">
          <w:rPr>
            <w:rStyle w:val="Hyperlink"/>
            <w:noProof/>
          </w:rPr>
          <w:t>Figure 3 Connect To Window</w:t>
        </w:r>
        <w:r w:rsidR="0041461B">
          <w:rPr>
            <w:noProof/>
            <w:webHidden/>
          </w:rPr>
          <w:tab/>
        </w:r>
        <w:r w:rsidR="0041461B">
          <w:rPr>
            <w:noProof/>
            <w:webHidden/>
          </w:rPr>
          <w:fldChar w:fldCharType="begin"/>
        </w:r>
        <w:r w:rsidR="0041461B">
          <w:rPr>
            <w:noProof/>
            <w:webHidden/>
          </w:rPr>
          <w:instrText xml:space="preserve"> PAGEREF _Toc514744453 \h </w:instrText>
        </w:r>
        <w:r w:rsidR="0041461B">
          <w:rPr>
            <w:noProof/>
            <w:webHidden/>
          </w:rPr>
        </w:r>
        <w:r w:rsidR="0041461B">
          <w:rPr>
            <w:noProof/>
            <w:webHidden/>
          </w:rPr>
          <w:fldChar w:fldCharType="separate"/>
        </w:r>
        <w:r w:rsidR="008A23E3">
          <w:rPr>
            <w:noProof/>
            <w:webHidden/>
          </w:rPr>
          <w:t>12</w:t>
        </w:r>
        <w:r w:rsidR="0041461B">
          <w:rPr>
            <w:noProof/>
            <w:webHidden/>
          </w:rPr>
          <w:fldChar w:fldCharType="end"/>
        </w:r>
      </w:hyperlink>
    </w:p>
    <w:p w14:paraId="1A4C413B" w14:textId="71EB5550" w:rsidR="0041461B" w:rsidRDefault="00697775">
      <w:pPr>
        <w:pStyle w:val="TableofFigures"/>
        <w:tabs>
          <w:tab w:val="right" w:leader="dot" w:pos="9350"/>
        </w:tabs>
        <w:rPr>
          <w:rFonts w:eastAsiaTheme="minorEastAsia" w:cstheme="minorBidi"/>
          <w:caps w:val="0"/>
          <w:noProof/>
          <w:sz w:val="22"/>
          <w:szCs w:val="22"/>
        </w:rPr>
      </w:pPr>
      <w:hyperlink w:anchor="_Toc514744454" w:history="1">
        <w:r w:rsidR="0041461B" w:rsidRPr="00073A07">
          <w:rPr>
            <w:rStyle w:val="Hyperlink"/>
            <w:noProof/>
          </w:rPr>
          <w:t>Figure 4 Connect To Window Selection</w:t>
        </w:r>
        <w:r w:rsidR="0041461B">
          <w:rPr>
            <w:noProof/>
            <w:webHidden/>
          </w:rPr>
          <w:tab/>
        </w:r>
        <w:r w:rsidR="0041461B">
          <w:rPr>
            <w:noProof/>
            <w:webHidden/>
          </w:rPr>
          <w:fldChar w:fldCharType="begin"/>
        </w:r>
        <w:r w:rsidR="0041461B">
          <w:rPr>
            <w:noProof/>
            <w:webHidden/>
          </w:rPr>
          <w:instrText xml:space="preserve"> PAGEREF _Toc514744454 \h </w:instrText>
        </w:r>
        <w:r w:rsidR="0041461B">
          <w:rPr>
            <w:noProof/>
            <w:webHidden/>
          </w:rPr>
        </w:r>
        <w:r w:rsidR="0041461B">
          <w:rPr>
            <w:noProof/>
            <w:webHidden/>
          </w:rPr>
          <w:fldChar w:fldCharType="separate"/>
        </w:r>
        <w:r w:rsidR="008A23E3">
          <w:rPr>
            <w:noProof/>
            <w:webHidden/>
          </w:rPr>
          <w:t>12</w:t>
        </w:r>
        <w:r w:rsidR="0041461B">
          <w:rPr>
            <w:noProof/>
            <w:webHidden/>
          </w:rPr>
          <w:fldChar w:fldCharType="end"/>
        </w:r>
      </w:hyperlink>
    </w:p>
    <w:p w14:paraId="7A6F225D" w14:textId="6E0AFD51" w:rsidR="0041461B" w:rsidRDefault="00697775">
      <w:pPr>
        <w:pStyle w:val="TableofFigures"/>
        <w:tabs>
          <w:tab w:val="right" w:leader="dot" w:pos="9350"/>
        </w:tabs>
        <w:rPr>
          <w:rFonts w:eastAsiaTheme="minorEastAsia" w:cstheme="minorBidi"/>
          <w:caps w:val="0"/>
          <w:noProof/>
          <w:sz w:val="22"/>
          <w:szCs w:val="22"/>
        </w:rPr>
      </w:pPr>
      <w:hyperlink w:anchor="_Toc514744455" w:history="1">
        <w:r w:rsidR="0041461B" w:rsidRPr="00073A07">
          <w:rPr>
            <w:rStyle w:val="Hyperlink"/>
            <w:noProof/>
          </w:rPr>
          <w:t>Figure 5 VistA Sign-on</w:t>
        </w:r>
        <w:r w:rsidR="0041461B">
          <w:rPr>
            <w:noProof/>
            <w:webHidden/>
          </w:rPr>
          <w:tab/>
        </w:r>
        <w:r w:rsidR="0041461B">
          <w:rPr>
            <w:noProof/>
            <w:webHidden/>
          </w:rPr>
          <w:fldChar w:fldCharType="begin"/>
        </w:r>
        <w:r w:rsidR="0041461B">
          <w:rPr>
            <w:noProof/>
            <w:webHidden/>
          </w:rPr>
          <w:instrText xml:space="preserve"> PAGEREF _Toc514744455 \h </w:instrText>
        </w:r>
        <w:r w:rsidR="0041461B">
          <w:rPr>
            <w:noProof/>
            <w:webHidden/>
          </w:rPr>
        </w:r>
        <w:r w:rsidR="0041461B">
          <w:rPr>
            <w:noProof/>
            <w:webHidden/>
          </w:rPr>
          <w:fldChar w:fldCharType="separate"/>
        </w:r>
        <w:r w:rsidR="008A23E3">
          <w:rPr>
            <w:noProof/>
            <w:webHidden/>
          </w:rPr>
          <w:t>13</w:t>
        </w:r>
        <w:r w:rsidR="0041461B">
          <w:rPr>
            <w:noProof/>
            <w:webHidden/>
          </w:rPr>
          <w:fldChar w:fldCharType="end"/>
        </w:r>
      </w:hyperlink>
    </w:p>
    <w:p w14:paraId="148630E4" w14:textId="6C34D6C5" w:rsidR="0041461B" w:rsidRDefault="00697775">
      <w:pPr>
        <w:pStyle w:val="TableofFigures"/>
        <w:tabs>
          <w:tab w:val="right" w:leader="dot" w:pos="9350"/>
        </w:tabs>
        <w:rPr>
          <w:rFonts w:eastAsiaTheme="minorEastAsia" w:cstheme="minorBidi"/>
          <w:caps w:val="0"/>
          <w:noProof/>
          <w:sz w:val="22"/>
          <w:szCs w:val="22"/>
        </w:rPr>
      </w:pPr>
      <w:hyperlink w:anchor="_Toc514744456" w:history="1">
        <w:r w:rsidR="0041461B" w:rsidRPr="00073A07">
          <w:rPr>
            <w:rStyle w:val="Hyperlink"/>
            <w:noProof/>
          </w:rPr>
          <w:t>Figure 6 VistA Sign-on Enter Access/Verify</w:t>
        </w:r>
        <w:r w:rsidR="0041461B">
          <w:rPr>
            <w:noProof/>
            <w:webHidden/>
          </w:rPr>
          <w:tab/>
        </w:r>
        <w:r w:rsidR="0041461B">
          <w:rPr>
            <w:noProof/>
            <w:webHidden/>
          </w:rPr>
          <w:fldChar w:fldCharType="begin"/>
        </w:r>
        <w:r w:rsidR="0041461B">
          <w:rPr>
            <w:noProof/>
            <w:webHidden/>
          </w:rPr>
          <w:instrText xml:space="preserve"> PAGEREF _Toc514744456 \h </w:instrText>
        </w:r>
        <w:r w:rsidR="0041461B">
          <w:rPr>
            <w:noProof/>
            <w:webHidden/>
          </w:rPr>
        </w:r>
        <w:r w:rsidR="0041461B">
          <w:rPr>
            <w:noProof/>
            <w:webHidden/>
          </w:rPr>
          <w:fldChar w:fldCharType="separate"/>
        </w:r>
        <w:r w:rsidR="008A23E3">
          <w:rPr>
            <w:noProof/>
            <w:webHidden/>
          </w:rPr>
          <w:t>13</w:t>
        </w:r>
        <w:r w:rsidR="0041461B">
          <w:rPr>
            <w:noProof/>
            <w:webHidden/>
          </w:rPr>
          <w:fldChar w:fldCharType="end"/>
        </w:r>
      </w:hyperlink>
    </w:p>
    <w:p w14:paraId="7B0E4BE7" w14:textId="32CCEF3A" w:rsidR="0041461B" w:rsidRDefault="00697775">
      <w:pPr>
        <w:pStyle w:val="TableofFigures"/>
        <w:tabs>
          <w:tab w:val="right" w:leader="dot" w:pos="9350"/>
        </w:tabs>
        <w:rPr>
          <w:rFonts w:eastAsiaTheme="minorEastAsia" w:cstheme="minorBidi"/>
          <w:caps w:val="0"/>
          <w:noProof/>
          <w:sz w:val="22"/>
          <w:szCs w:val="22"/>
        </w:rPr>
      </w:pPr>
      <w:hyperlink w:anchor="_Toc514744457" w:history="1">
        <w:r w:rsidR="0041461B" w:rsidRPr="00073A07">
          <w:rPr>
            <w:rStyle w:val="Hyperlink"/>
            <w:noProof/>
          </w:rPr>
          <w:t>Figure 7 VistA Sign-on – Change Access/Verify code</w:t>
        </w:r>
        <w:r w:rsidR="0041461B">
          <w:rPr>
            <w:noProof/>
            <w:webHidden/>
          </w:rPr>
          <w:tab/>
        </w:r>
        <w:r w:rsidR="0041461B">
          <w:rPr>
            <w:noProof/>
            <w:webHidden/>
          </w:rPr>
          <w:fldChar w:fldCharType="begin"/>
        </w:r>
        <w:r w:rsidR="0041461B">
          <w:rPr>
            <w:noProof/>
            <w:webHidden/>
          </w:rPr>
          <w:instrText xml:space="preserve"> PAGEREF _Toc514744457 \h </w:instrText>
        </w:r>
        <w:r w:rsidR="0041461B">
          <w:rPr>
            <w:noProof/>
            <w:webHidden/>
          </w:rPr>
        </w:r>
        <w:r w:rsidR="0041461B">
          <w:rPr>
            <w:noProof/>
            <w:webHidden/>
          </w:rPr>
          <w:fldChar w:fldCharType="separate"/>
        </w:r>
        <w:r w:rsidR="008A23E3">
          <w:rPr>
            <w:noProof/>
            <w:webHidden/>
          </w:rPr>
          <w:t>14</w:t>
        </w:r>
        <w:r w:rsidR="0041461B">
          <w:rPr>
            <w:noProof/>
            <w:webHidden/>
          </w:rPr>
          <w:fldChar w:fldCharType="end"/>
        </w:r>
      </w:hyperlink>
    </w:p>
    <w:p w14:paraId="6E82DC25" w14:textId="42203562" w:rsidR="0041461B" w:rsidRDefault="00697775">
      <w:pPr>
        <w:pStyle w:val="TableofFigures"/>
        <w:tabs>
          <w:tab w:val="right" w:leader="dot" w:pos="9350"/>
        </w:tabs>
        <w:rPr>
          <w:rFonts w:eastAsiaTheme="minorEastAsia" w:cstheme="minorBidi"/>
          <w:caps w:val="0"/>
          <w:noProof/>
          <w:sz w:val="22"/>
          <w:szCs w:val="22"/>
        </w:rPr>
      </w:pPr>
      <w:hyperlink w:anchor="_Toc514744458" w:history="1">
        <w:r w:rsidR="0041461B" w:rsidRPr="00073A07">
          <w:rPr>
            <w:rStyle w:val="Hyperlink"/>
            <w:noProof/>
          </w:rPr>
          <w:t>Figure 8 Change Verify Code</w:t>
        </w:r>
        <w:r w:rsidR="0041461B">
          <w:rPr>
            <w:noProof/>
            <w:webHidden/>
          </w:rPr>
          <w:tab/>
        </w:r>
        <w:r w:rsidR="0041461B">
          <w:rPr>
            <w:noProof/>
            <w:webHidden/>
          </w:rPr>
          <w:fldChar w:fldCharType="begin"/>
        </w:r>
        <w:r w:rsidR="0041461B">
          <w:rPr>
            <w:noProof/>
            <w:webHidden/>
          </w:rPr>
          <w:instrText xml:space="preserve"> PAGEREF _Toc514744458 \h </w:instrText>
        </w:r>
        <w:r w:rsidR="0041461B">
          <w:rPr>
            <w:noProof/>
            <w:webHidden/>
          </w:rPr>
        </w:r>
        <w:r w:rsidR="0041461B">
          <w:rPr>
            <w:noProof/>
            <w:webHidden/>
          </w:rPr>
          <w:fldChar w:fldCharType="separate"/>
        </w:r>
        <w:r w:rsidR="008A23E3">
          <w:rPr>
            <w:noProof/>
            <w:webHidden/>
          </w:rPr>
          <w:t>14</w:t>
        </w:r>
        <w:r w:rsidR="0041461B">
          <w:rPr>
            <w:noProof/>
            <w:webHidden/>
          </w:rPr>
          <w:fldChar w:fldCharType="end"/>
        </w:r>
      </w:hyperlink>
    </w:p>
    <w:p w14:paraId="2D4461C4" w14:textId="5940FDA6" w:rsidR="0041461B" w:rsidRDefault="00697775">
      <w:pPr>
        <w:pStyle w:val="TableofFigures"/>
        <w:tabs>
          <w:tab w:val="right" w:leader="dot" w:pos="9350"/>
        </w:tabs>
        <w:rPr>
          <w:rFonts w:eastAsiaTheme="minorEastAsia" w:cstheme="minorBidi"/>
          <w:caps w:val="0"/>
          <w:noProof/>
          <w:sz w:val="22"/>
          <w:szCs w:val="22"/>
        </w:rPr>
      </w:pPr>
      <w:hyperlink w:anchor="_Toc514744459" w:history="1">
        <w:r w:rsidR="0041461B" w:rsidRPr="00073A07">
          <w:rPr>
            <w:rStyle w:val="Hyperlink"/>
            <w:noProof/>
          </w:rPr>
          <w:t>Figure 9 CAPRI Remote Site Selection Screen</w:t>
        </w:r>
        <w:r w:rsidR="0041461B">
          <w:rPr>
            <w:noProof/>
            <w:webHidden/>
          </w:rPr>
          <w:tab/>
        </w:r>
        <w:r w:rsidR="0041461B">
          <w:rPr>
            <w:noProof/>
            <w:webHidden/>
          </w:rPr>
          <w:fldChar w:fldCharType="begin"/>
        </w:r>
        <w:r w:rsidR="0041461B">
          <w:rPr>
            <w:noProof/>
            <w:webHidden/>
          </w:rPr>
          <w:instrText xml:space="preserve"> PAGEREF _Toc514744459 \h </w:instrText>
        </w:r>
        <w:r w:rsidR="0041461B">
          <w:rPr>
            <w:noProof/>
            <w:webHidden/>
          </w:rPr>
        </w:r>
        <w:r w:rsidR="0041461B">
          <w:rPr>
            <w:noProof/>
            <w:webHidden/>
          </w:rPr>
          <w:fldChar w:fldCharType="separate"/>
        </w:r>
        <w:r w:rsidR="008A23E3">
          <w:rPr>
            <w:noProof/>
            <w:webHidden/>
          </w:rPr>
          <w:t>15</w:t>
        </w:r>
        <w:r w:rsidR="0041461B">
          <w:rPr>
            <w:noProof/>
            <w:webHidden/>
          </w:rPr>
          <w:fldChar w:fldCharType="end"/>
        </w:r>
      </w:hyperlink>
    </w:p>
    <w:p w14:paraId="33676C74" w14:textId="68ACC724" w:rsidR="0041461B" w:rsidRDefault="00697775">
      <w:pPr>
        <w:pStyle w:val="TableofFigures"/>
        <w:tabs>
          <w:tab w:val="right" w:leader="dot" w:pos="9350"/>
        </w:tabs>
        <w:rPr>
          <w:rFonts w:eastAsiaTheme="minorEastAsia" w:cstheme="minorBidi"/>
          <w:caps w:val="0"/>
          <w:noProof/>
          <w:sz w:val="22"/>
          <w:szCs w:val="22"/>
        </w:rPr>
      </w:pPr>
      <w:hyperlink w:anchor="_Toc514744460" w:history="1">
        <w:r w:rsidR="0041461B" w:rsidRPr="00073A07">
          <w:rPr>
            <w:rStyle w:val="Hyperlink"/>
            <w:noProof/>
          </w:rPr>
          <w:t>Figure 10 Patient Selector Screen</w:t>
        </w:r>
        <w:r w:rsidR="0041461B">
          <w:rPr>
            <w:noProof/>
            <w:webHidden/>
          </w:rPr>
          <w:tab/>
        </w:r>
        <w:r w:rsidR="0041461B">
          <w:rPr>
            <w:noProof/>
            <w:webHidden/>
          </w:rPr>
          <w:fldChar w:fldCharType="begin"/>
        </w:r>
        <w:r w:rsidR="0041461B">
          <w:rPr>
            <w:noProof/>
            <w:webHidden/>
          </w:rPr>
          <w:instrText xml:space="preserve"> PAGEREF _Toc514744460 \h </w:instrText>
        </w:r>
        <w:r w:rsidR="0041461B">
          <w:rPr>
            <w:noProof/>
            <w:webHidden/>
          </w:rPr>
        </w:r>
        <w:r w:rsidR="0041461B">
          <w:rPr>
            <w:noProof/>
            <w:webHidden/>
          </w:rPr>
          <w:fldChar w:fldCharType="separate"/>
        </w:r>
        <w:r w:rsidR="008A23E3">
          <w:rPr>
            <w:noProof/>
            <w:webHidden/>
          </w:rPr>
          <w:t>15</w:t>
        </w:r>
        <w:r w:rsidR="0041461B">
          <w:rPr>
            <w:noProof/>
            <w:webHidden/>
          </w:rPr>
          <w:fldChar w:fldCharType="end"/>
        </w:r>
      </w:hyperlink>
    </w:p>
    <w:p w14:paraId="21B86639" w14:textId="17AB9782" w:rsidR="0041461B" w:rsidRDefault="00697775">
      <w:pPr>
        <w:pStyle w:val="TableofFigures"/>
        <w:tabs>
          <w:tab w:val="right" w:leader="dot" w:pos="9350"/>
        </w:tabs>
        <w:rPr>
          <w:rFonts w:eastAsiaTheme="minorEastAsia" w:cstheme="minorBidi"/>
          <w:caps w:val="0"/>
          <w:noProof/>
          <w:sz w:val="22"/>
          <w:szCs w:val="22"/>
        </w:rPr>
      </w:pPr>
      <w:hyperlink w:anchor="_Toc514744461" w:history="1">
        <w:r w:rsidR="0041461B" w:rsidRPr="00073A07">
          <w:rPr>
            <w:rStyle w:val="Hyperlink"/>
            <w:noProof/>
          </w:rPr>
          <w:t>Figure 11 Test Claims Properties</w:t>
        </w:r>
        <w:r w:rsidR="0041461B">
          <w:rPr>
            <w:noProof/>
            <w:webHidden/>
          </w:rPr>
          <w:tab/>
        </w:r>
        <w:r w:rsidR="0041461B">
          <w:rPr>
            <w:noProof/>
            <w:webHidden/>
          </w:rPr>
          <w:fldChar w:fldCharType="begin"/>
        </w:r>
        <w:r w:rsidR="0041461B">
          <w:rPr>
            <w:noProof/>
            <w:webHidden/>
          </w:rPr>
          <w:instrText xml:space="preserve"> PAGEREF _Toc514744461 \h </w:instrText>
        </w:r>
        <w:r w:rsidR="0041461B">
          <w:rPr>
            <w:noProof/>
            <w:webHidden/>
          </w:rPr>
        </w:r>
        <w:r w:rsidR="0041461B">
          <w:rPr>
            <w:noProof/>
            <w:webHidden/>
          </w:rPr>
          <w:fldChar w:fldCharType="separate"/>
        </w:r>
        <w:r w:rsidR="008A23E3">
          <w:rPr>
            <w:noProof/>
            <w:webHidden/>
          </w:rPr>
          <w:t>16</w:t>
        </w:r>
        <w:r w:rsidR="0041461B">
          <w:rPr>
            <w:noProof/>
            <w:webHidden/>
          </w:rPr>
          <w:fldChar w:fldCharType="end"/>
        </w:r>
      </w:hyperlink>
    </w:p>
    <w:p w14:paraId="3A366882" w14:textId="22C3CCE7" w:rsidR="0041461B" w:rsidRDefault="00697775">
      <w:pPr>
        <w:pStyle w:val="TableofFigures"/>
        <w:tabs>
          <w:tab w:val="right" w:leader="dot" w:pos="9350"/>
        </w:tabs>
        <w:rPr>
          <w:rFonts w:eastAsiaTheme="minorEastAsia" w:cstheme="minorBidi"/>
          <w:caps w:val="0"/>
          <w:noProof/>
          <w:sz w:val="22"/>
          <w:szCs w:val="22"/>
        </w:rPr>
      </w:pPr>
      <w:hyperlink w:anchor="_Toc514744462" w:history="1">
        <w:r w:rsidR="0041461B" w:rsidRPr="00073A07">
          <w:rPr>
            <w:rStyle w:val="Hyperlink"/>
            <w:noProof/>
          </w:rPr>
          <w:t>Figure 12 CAPRI News</w:t>
        </w:r>
        <w:r w:rsidR="0041461B">
          <w:rPr>
            <w:noProof/>
            <w:webHidden/>
          </w:rPr>
          <w:tab/>
        </w:r>
        <w:r w:rsidR="0041461B">
          <w:rPr>
            <w:noProof/>
            <w:webHidden/>
          </w:rPr>
          <w:fldChar w:fldCharType="begin"/>
        </w:r>
        <w:r w:rsidR="0041461B">
          <w:rPr>
            <w:noProof/>
            <w:webHidden/>
          </w:rPr>
          <w:instrText xml:space="preserve"> PAGEREF _Toc514744462 \h </w:instrText>
        </w:r>
        <w:r w:rsidR="0041461B">
          <w:rPr>
            <w:noProof/>
            <w:webHidden/>
          </w:rPr>
        </w:r>
        <w:r w:rsidR="0041461B">
          <w:rPr>
            <w:noProof/>
            <w:webHidden/>
          </w:rPr>
          <w:fldChar w:fldCharType="separate"/>
        </w:r>
        <w:r w:rsidR="008A23E3">
          <w:rPr>
            <w:noProof/>
            <w:webHidden/>
          </w:rPr>
          <w:t>17</w:t>
        </w:r>
        <w:r w:rsidR="0041461B">
          <w:rPr>
            <w:noProof/>
            <w:webHidden/>
          </w:rPr>
          <w:fldChar w:fldCharType="end"/>
        </w:r>
      </w:hyperlink>
    </w:p>
    <w:p w14:paraId="545407DC" w14:textId="797F29A7" w:rsidR="0041461B" w:rsidRDefault="00697775">
      <w:pPr>
        <w:pStyle w:val="TableofFigures"/>
        <w:tabs>
          <w:tab w:val="right" w:leader="dot" w:pos="9350"/>
        </w:tabs>
        <w:rPr>
          <w:rFonts w:eastAsiaTheme="minorEastAsia" w:cstheme="minorBidi"/>
          <w:caps w:val="0"/>
          <w:noProof/>
          <w:sz w:val="22"/>
          <w:szCs w:val="22"/>
        </w:rPr>
      </w:pPr>
      <w:hyperlink w:anchor="_Toc514744463" w:history="1">
        <w:r w:rsidR="0041461B" w:rsidRPr="00073A07">
          <w:rPr>
            <w:rStyle w:val="Hyperlink"/>
            <w:noProof/>
          </w:rPr>
          <w:t>Figure 13 CAPRI Alerts</w:t>
        </w:r>
        <w:r w:rsidR="0041461B">
          <w:rPr>
            <w:noProof/>
            <w:webHidden/>
          </w:rPr>
          <w:tab/>
        </w:r>
        <w:r w:rsidR="0041461B">
          <w:rPr>
            <w:noProof/>
            <w:webHidden/>
          </w:rPr>
          <w:fldChar w:fldCharType="begin"/>
        </w:r>
        <w:r w:rsidR="0041461B">
          <w:rPr>
            <w:noProof/>
            <w:webHidden/>
          </w:rPr>
          <w:instrText xml:space="preserve"> PAGEREF _Toc514744463 \h </w:instrText>
        </w:r>
        <w:r w:rsidR="0041461B">
          <w:rPr>
            <w:noProof/>
            <w:webHidden/>
          </w:rPr>
        </w:r>
        <w:r w:rsidR="0041461B">
          <w:rPr>
            <w:noProof/>
            <w:webHidden/>
          </w:rPr>
          <w:fldChar w:fldCharType="separate"/>
        </w:r>
        <w:r w:rsidR="008A23E3">
          <w:rPr>
            <w:noProof/>
            <w:webHidden/>
          </w:rPr>
          <w:t>18</w:t>
        </w:r>
        <w:r w:rsidR="0041461B">
          <w:rPr>
            <w:noProof/>
            <w:webHidden/>
          </w:rPr>
          <w:fldChar w:fldCharType="end"/>
        </w:r>
      </w:hyperlink>
    </w:p>
    <w:p w14:paraId="36BE6B73" w14:textId="2BE67201" w:rsidR="0041461B" w:rsidRDefault="00697775">
      <w:pPr>
        <w:pStyle w:val="TableofFigures"/>
        <w:tabs>
          <w:tab w:val="right" w:leader="dot" w:pos="9350"/>
        </w:tabs>
        <w:rPr>
          <w:rFonts w:eastAsiaTheme="minorEastAsia" w:cstheme="minorBidi"/>
          <w:caps w:val="0"/>
          <w:noProof/>
          <w:sz w:val="22"/>
          <w:szCs w:val="22"/>
        </w:rPr>
      </w:pPr>
      <w:hyperlink w:anchor="_Toc514744464" w:history="1">
        <w:r w:rsidR="0041461B" w:rsidRPr="00073A07">
          <w:rPr>
            <w:rStyle w:val="Hyperlink"/>
            <w:noProof/>
          </w:rPr>
          <w:t>Figure 14 Display the RPC listing to your screen</w:t>
        </w:r>
        <w:r w:rsidR="0041461B">
          <w:rPr>
            <w:noProof/>
            <w:webHidden/>
          </w:rPr>
          <w:tab/>
        </w:r>
        <w:r w:rsidR="0041461B">
          <w:rPr>
            <w:noProof/>
            <w:webHidden/>
          </w:rPr>
          <w:fldChar w:fldCharType="begin"/>
        </w:r>
        <w:r w:rsidR="0041461B">
          <w:rPr>
            <w:noProof/>
            <w:webHidden/>
          </w:rPr>
          <w:instrText xml:space="preserve"> PAGEREF _Toc514744464 \h </w:instrText>
        </w:r>
        <w:r w:rsidR="0041461B">
          <w:rPr>
            <w:noProof/>
            <w:webHidden/>
          </w:rPr>
        </w:r>
        <w:r w:rsidR="0041461B">
          <w:rPr>
            <w:noProof/>
            <w:webHidden/>
          </w:rPr>
          <w:fldChar w:fldCharType="separate"/>
        </w:r>
        <w:r w:rsidR="008A23E3">
          <w:rPr>
            <w:noProof/>
            <w:webHidden/>
          </w:rPr>
          <w:t>22</w:t>
        </w:r>
        <w:r w:rsidR="0041461B">
          <w:rPr>
            <w:noProof/>
            <w:webHidden/>
          </w:rPr>
          <w:fldChar w:fldCharType="end"/>
        </w:r>
      </w:hyperlink>
    </w:p>
    <w:p w14:paraId="422CDD2A" w14:textId="2C541BF0" w:rsidR="0041461B" w:rsidRDefault="00697775">
      <w:pPr>
        <w:pStyle w:val="TableofFigures"/>
        <w:tabs>
          <w:tab w:val="right" w:leader="dot" w:pos="9350"/>
        </w:tabs>
        <w:rPr>
          <w:rFonts w:eastAsiaTheme="minorEastAsia" w:cstheme="minorBidi"/>
          <w:caps w:val="0"/>
          <w:noProof/>
          <w:sz w:val="22"/>
          <w:szCs w:val="22"/>
        </w:rPr>
      </w:pPr>
      <w:hyperlink w:anchor="_Toc514744465" w:history="1">
        <w:r w:rsidR="0041461B" w:rsidRPr="00073A07">
          <w:rPr>
            <w:rStyle w:val="Hyperlink"/>
            <w:noProof/>
          </w:rPr>
          <w:t>Figure 15 CAPRI Not Installed in VistA Error Message</w:t>
        </w:r>
        <w:r w:rsidR="0041461B">
          <w:rPr>
            <w:noProof/>
            <w:webHidden/>
          </w:rPr>
          <w:tab/>
        </w:r>
        <w:r w:rsidR="0041461B">
          <w:rPr>
            <w:noProof/>
            <w:webHidden/>
          </w:rPr>
          <w:fldChar w:fldCharType="begin"/>
        </w:r>
        <w:r w:rsidR="0041461B">
          <w:rPr>
            <w:noProof/>
            <w:webHidden/>
          </w:rPr>
          <w:instrText xml:space="preserve"> PAGEREF _Toc514744465 \h </w:instrText>
        </w:r>
        <w:r w:rsidR="0041461B">
          <w:rPr>
            <w:noProof/>
            <w:webHidden/>
          </w:rPr>
        </w:r>
        <w:r w:rsidR="0041461B">
          <w:rPr>
            <w:noProof/>
            <w:webHidden/>
          </w:rPr>
          <w:fldChar w:fldCharType="separate"/>
        </w:r>
        <w:r w:rsidR="008A23E3">
          <w:rPr>
            <w:noProof/>
            <w:webHidden/>
          </w:rPr>
          <w:t>27</w:t>
        </w:r>
        <w:r w:rsidR="0041461B">
          <w:rPr>
            <w:noProof/>
            <w:webHidden/>
          </w:rPr>
          <w:fldChar w:fldCharType="end"/>
        </w:r>
      </w:hyperlink>
    </w:p>
    <w:p w14:paraId="4E2D6B8C" w14:textId="7ABD85B8" w:rsidR="0041461B" w:rsidRDefault="00697775">
      <w:pPr>
        <w:pStyle w:val="TableofFigures"/>
        <w:tabs>
          <w:tab w:val="right" w:leader="dot" w:pos="9350"/>
        </w:tabs>
        <w:rPr>
          <w:rFonts w:eastAsiaTheme="minorEastAsia" w:cstheme="minorBidi"/>
          <w:caps w:val="0"/>
          <w:noProof/>
          <w:sz w:val="22"/>
          <w:szCs w:val="22"/>
        </w:rPr>
      </w:pPr>
      <w:hyperlink w:anchor="_Toc514744466" w:history="1">
        <w:r w:rsidR="0041461B" w:rsidRPr="00073A07">
          <w:rPr>
            <w:rStyle w:val="Hyperlink"/>
            <w:noProof/>
          </w:rPr>
          <w:t>Figure 16 CAPRI GUI Option Not Assigned to User in VistA</w:t>
        </w:r>
        <w:r w:rsidR="0041461B">
          <w:rPr>
            <w:noProof/>
            <w:webHidden/>
          </w:rPr>
          <w:tab/>
        </w:r>
        <w:r w:rsidR="0041461B">
          <w:rPr>
            <w:noProof/>
            <w:webHidden/>
          </w:rPr>
          <w:fldChar w:fldCharType="begin"/>
        </w:r>
        <w:r w:rsidR="0041461B">
          <w:rPr>
            <w:noProof/>
            <w:webHidden/>
          </w:rPr>
          <w:instrText xml:space="preserve"> PAGEREF _Toc514744466 \h </w:instrText>
        </w:r>
        <w:r w:rsidR="0041461B">
          <w:rPr>
            <w:noProof/>
            <w:webHidden/>
          </w:rPr>
        </w:r>
        <w:r w:rsidR="0041461B">
          <w:rPr>
            <w:noProof/>
            <w:webHidden/>
          </w:rPr>
          <w:fldChar w:fldCharType="separate"/>
        </w:r>
        <w:r w:rsidR="008A23E3">
          <w:rPr>
            <w:noProof/>
            <w:webHidden/>
          </w:rPr>
          <w:t>27</w:t>
        </w:r>
        <w:r w:rsidR="0041461B">
          <w:rPr>
            <w:noProof/>
            <w:webHidden/>
          </w:rPr>
          <w:fldChar w:fldCharType="end"/>
        </w:r>
      </w:hyperlink>
    </w:p>
    <w:p w14:paraId="3F83CB27" w14:textId="2D76C777" w:rsidR="0041461B" w:rsidRDefault="00697775">
      <w:pPr>
        <w:pStyle w:val="TableofFigures"/>
        <w:tabs>
          <w:tab w:val="right" w:leader="dot" w:pos="9350"/>
        </w:tabs>
        <w:rPr>
          <w:rFonts w:eastAsiaTheme="minorEastAsia" w:cstheme="minorBidi"/>
          <w:caps w:val="0"/>
          <w:noProof/>
          <w:sz w:val="22"/>
          <w:szCs w:val="22"/>
        </w:rPr>
      </w:pPr>
      <w:hyperlink w:anchor="_Toc514744467" w:history="1">
        <w:r w:rsidR="0041461B" w:rsidRPr="00073A07">
          <w:rPr>
            <w:rStyle w:val="Hyperlink"/>
            <w:noProof/>
          </w:rPr>
          <w:t>Figure 17 VistA Server Down Error Message</w:t>
        </w:r>
        <w:r w:rsidR="0041461B">
          <w:rPr>
            <w:noProof/>
            <w:webHidden/>
          </w:rPr>
          <w:tab/>
        </w:r>
        <w:r w:rsidR="0041461B">
          <w:rPr>
            <w:noProof/>
            <w:webHidden/>
          </w:rPr>
          <w:fldChar w:fldCharType="begin"/>
        </w:r>
        <w:r w:rsidR="0041461B">
          <w:rPr>
            <w:noProof/>
            <w:webHidden/>
          </w:rPr>
          <w:instrText xml:space="preserve"> PAGEREF _Toc514744467 \h </w:instrText>
        </w:r>
        <w:r w:rsidR="0041461B">
          <w:rPr>
            <w:noProof/>
            <w:webHidden/>
          </w:rPr>
        </w:r>
        <w:r w:rsidR="0041461B">
          <w:rPr>
            <w:noProof/>
            <w:webHidden/>
          </w:rPr>
          <w:fldChar w:fldCharType="separate"/>
        </w:r>
        <w:r w:rsidR="008A23E3">
          <w:rPr>
            <w:noProof/>
            <w:webHidden/>
          </w:rPr>
          <w:t>28</w:t>
        </w:r>
        <w:r w:rsidR="0041461B">
          <w:rPr>
            <w:noProof/>
            <w:webHidden/>
          </w:rPr>
          <w:fldChar w:fldCharType="end"/>
        </w:r>
      </w:hyperlink>
    </w:p>
    <w:p w14:paraId="3E156338" w14:textId="70D4A117" w:rsidR="0041461B" w:rsidRDefault="00697775">
      <w:pPr>
        <w:pStyle w:val="TableofFigures"/>
        <w:tabs>
          <w:tab w:val="right" w:leader="dot" w:pos="9350"/>
        </w:tabs>
        <w:rPr>
          <w:rFonts w:eastAsiaTheme="minorEastAsia" w:cstheme="minorBidi"/>
          <w:caps w:val="0"/>
          <w:noProof/>
          <w:sz w:val="22"/>
          <w:szCs w:val="22"/>
        </w:rPr>
      </w:pPr>
      <w:hyperlink w:anchor="_Toc514744468" w:history="1">
        <w:r w:rsidR="0041461B" w:rsidRPr="00073A07">
          <w:rPr>
            <w:rStyle w:val="Hyperlink"/>
            <w:noProof/>
          </w:rPr>
          <w:t>Figure 18 VistA Limits Ability to See Patient Records</w:t>
        </w:r>
        <w:r w:rsidR="0041461B">
          <w:rPr>
            <w:noProof/>
            <w:webHidden/>
          </w:rPr>
          <w:tab/>
        </w:r>
        <w:r w:rsidR="0041461B">
          <w:rPr>
            <w:noProof/>
            <w:webHidden/>
          </w:rPr>
          <w:fldChar w:fldCharType="begin"/>
        </w:r>
        <w:r w:rsidR="0041461B">
          <w:rPr>
            <w:noProof/>
            <w:webHidden/>
          </w:rPr>
          <w:instrText xml:space="preserve"> PAGEREF _Toc514744468 \h </w:instrText>
        </w:r>
        <w:r w:rsidR="0041461B">
          <w:rPr>
            <w:noProof/>
            <w:webHidden/>
          </w:rPr>
        </w:r>
        <w:r w:rsidR="0041461B">
          <w:rPr>
            <w:noProof/>
            <w:webHidden/>
          </w:rPr>
          <w:fldChar w:fldCharType="separate"/>
        </w:r>
        <w:r w:rsidR="008A23E3">
          <w:rPr>
            <w:noProof/>
            <w:webHidden/>
          </w:rPr>
          <w:t>28</w:t>
        </w:r>
        <w:r w:rsidR="0041461B">
          <w:rPr>
            <w:noProof/>
            <w:webHidden/>
          </w:rPr>
          <w:fldChar w:fldCharType="end"/>
        </w:r>
      </w:hyperlink>
    </w:p>
    <w:p w14:paraId="558C4332" w14:textId="462FA44F" w:rsidR="0041461B" w:rsidRDefault="00697775">
      <w:pPr>
        <w:pStyle w:val="TableofFigures"/>
        <w:tabs>
          <w:tab w:val="right" w:leader="dot" w:pos="9350"/>
        </w:tabs>
        <w:rPr>
          <w:rFonts w:eastAsiaTheme="minorEastAsia" w:cstheme="minorBidi"/>
          <w:caps w:val="0"/>
          <w:noProof/>
          <w:sz w:val="22"/>
          <w:szCs w:val="22"/>
        </w:rPr>
      </w:pPr>
      <w:hyperlink w:anchor="_Toc514744469" w:history="1">
        <w:r w:rsidR="0041461B" w:rsidRPr="00073A07">
          <w:rPr>
            <w:rStyle w:val="Hyperlink"/>
            <w:noProof/>
          </w:rPr>
          <w:t>Figure 19 Could not connect to Remote Server Error Message</w:t>
        </w:r>
        <w:r w:rsidR="0041461B">
          <w:rPr>
            <w:noProof/>
            <w:webHidden/>
          </w:rPr>
          <w:tab/>
        </w:r>
        <w:r w:rsidR="0041461B">
          <w:rPr>
            <w:noProof/>
            <w:webHidden/>
          </w:rPr>
          <w:fldChar w:fldCharType="begin"/>
        </w:r>
        <w:r w:rsidR="0041461B">
          <w:rPr>
            <w:noProof/>
            <w:webHidden/>
          </w:rPr>
          <w:instrText xml:space="preserve"> PAGEREF _Toc514744469 \h </w:instrText>
        </w:r>
        <w:r w:rsidR="0041461B">
          <w:rPr>
            <w:noProof/>
            <w:webHidden/>
          </w:rPr>
        </w:r>
        <w:r w:rsidR="0041461B">
          <w:rPr>
            <w:noProof/>
            <w:webHidden/>
          </w:rPr>
          <w:fldChar w:fldCharType="separate"/>
        </w:r>
        <w:r w:rsidR="008A23E3">
          <w:rPr>
            <w:noProof/>
            <w:webHidden/>
          </w:rPr>
          <w:t>29</w:t>
        </w:r>
        <w:r w:rsidR="0041461B">
          <w:rPr>
            <w:noProof/>
            <w:webHidden/>
          </w:rPr>
          <w:fldChar w:fldCharType="end"/>
        </w:r>
      </w:hyperlink>
    </w:p>
    <w:p w14:paraId="00FAA591" w14:textId="456B9552" w:rsidR="0041461B" w:rsidRDefault="00697775">
      <w:pPr>
        <w:pStyle w:val="TableofFigures"/>
        <w:tabs>
          <w:tab w:val="right" w:leader="dot" w:pos="9350"/>
        </w:tabs>
        <w:rPr>
          <w:rFonts w:eastAsiaTheme="minorEastAsia" w:cstheme="minorBidi"/>
          <w:caps w:val="0"/>
          <w:noProof/>
          <w:sz w:val="22"/>
          <w:szCs w:val="22"/>
        </w:rPr>
      </w:pPr>
      <w:hyperlink w:anchor="_Toc514744470" w:history="1">
        <w:r w:rsidR="0041461B" w:rsidRPr="00073A07">
          <w:rPr>
            <w:rStyle w:val="Hyperlink"/>
            <w:noProof/>
          </w:rPr>
          <w:t>Figure 20 Incomplete or Incorrect Regional Office</w:t>
        </w:r>
        <w:r w:rsidR="0041461B">
          <w:rPr>
            <w:noProof/>
            <w:webHidden/>
          </w:rPr>
          <w:tab/>
        </w:r>
        <w:r w:rsidR="0041461B">
          <w:rPr>
            <w:noProof/>
            <w:webHidden/>
          </w:rPr>
          <w:fldChar w:fldCharType="begin"/>
        </w:r>
        <w:r w:rsidR="0041461B">
          <w:rPr>
            <w:noProof/>
            <w:webHidden/>
          </w:rPr>
          <w:instrText xml:space="preserve"> PAGEREF _Toc514744470 \h </w:instrText>
        </w:r>
        <w:r w:rsidR="0041461B">
          <w:rPr>
            <w:noProof/>
            <w:webHidden/>
          </w:rPr>
        </w:r>
        <w:r w:rsidR="0041461B">
          <w:rPr>
            <w:noProof/>
            <w:webHidden/>
          </w:rPr>
          <w:fldChar w:fldCharType="separate"/>
        </w:r>
        <w:r w:rsidR="008A23E3">
          <w:rPr>
            <w:noProof/>
            <w:webHidden/>
          </w:rPr>
          <w:t>29</w:t>
        </w:r>
        <w:r w:rsidR="0041461B">
          <w:rPr>
            <w:noProof/>
            <w:webHidden/>
          </w:rPr>
          <w:fldChar w:fldCharType="end"/>
        </w:r>
      </w:hyperlink>
    </w:p>
    <w:p w14:paraId="2AAE5B55" w14:textId="2621DDB6" w:rsidR="0041461B" w:rsidRDefault="00697775">
      <w:pPr>
        <w:pStyle w:val="TableofFigures"/>
        <w:tabs>
          <w:tab w:val="right" w:leader="dot" w:pos="9350"/>
        </w:tabs>
        <w:rPr>
          <w:rFonts w:eastAsiaTheme="minorEastAsia" w:cstheme="minorBidi"/>
          <w:caps w:val="0"/>
          <w:noProof/>
          <w:sz w:val="22"/>
          <w:szCs w:val="22"/>
        </w:rPr>
      </w:pPr>
      <w:hyperlink w:anchor="_Toc514744471" w:history="1">
        <w:r w:rsidR="0041461B" w:rsidRPr="00073A07">
          <w:rPr>
            <w:rStyle w:val="Hyperlink"/>
            <w:noProof/>
          </w:rPr>
          <w:t>Figure 21 Device locked due to multiple sign-on message</w:t>
        </w:r>
        <w:r w:rsidR="0041461B">
          <w:rPr>
            <w:noProof/>
            <w:webHidden/>
          </w:rPr>
          <w:tab/>
        </w:r>
        <w:r w:rsidR="0041461B">
          <w:rPr>
            <w:noProof/>
            <w:webHidden/>
          </w:rPr>
          <w:fldChar w:fldCharType="begin"/>
        </w:r>
        <w:r w:rsidR="0041461B">
          <w:rPr>
            <w:noProof/>
            <w:webHidden/>
          </w:rPr>
          <w:instrText xml:space="preserve"> PAGEREF _Toc514744471 \h </w:instrText>
        </w:r>
        <w:r w:rsidR="0041461B">
          <w:rPr>
            <w:noProof/>
            <w:webHidden/>
          </w:rPr>
        </w:r>
        <w:r w:rsidR="0041461B">
          <w:rPr>
            <w:noProof/>
            <w:webHidden/>
          </w:rPr>
          <w:fldChar w:fldCharType="separate"/>
        </w:r>
        <w:r w:rsidR="008A23E3">
          <w:rPr>
            <w:noProof/>
            <w:webHidden/>
          </w:rPr>
          <w:t>29</w:t>
        </w:r>
        <w:r w:rsidR="0041461B">
          <w:rPr>
            <w:noProof/>
            <w:webHidden/>
          </w:rPr>
          <w:fldChar w:fldCharType="end"/>
        </w:r>
      </w:hyperlink>
    </w:p>
    <w:p w14:paraId="7DF2936F" w14:textId="21BBC873" w:rsidR="0041461B" w:rsidRDefault="00697775">
      <w:pPr>
        <w:pStyle w:val="TableofFigures"/>
        <w:tabs>
          <w:tab w:val="right" w:leader="dot" w:pos="9350"/>
        </w:tabs>
        <w:rPr>
          <w:rFonts w:eastAsiaTheme="minorEastAsia" w:cstheme="minorBidi"/>
          <w:caps w:val="0"/>
          <w:noProof/>
          <w:sz w:val="22"/>
          <w:szCs w:val="22"/>
        </w:rPr>
      </w:pPr>
      <w:hyperlink w:anchor="_Toc514744472" w:history="1">
        <w:r w:rsidR="0041461B" w:rsidRPr="00073A07">
          <w:rPr>
            <w:rStyle w:val="Hyperlink"/>
            <w:noProof/>
          </w:rPr>
          <w:t>Figure 22 Multiple Sign-ons error Message</w:t>
        </w:r>
        <w:r w:rsidR="0041461B">
          <w:rPr>
            <w:noProof/>
            <w:webHidden/>
          </w:rPr>
          <w:tab/>
        </w:r>
        <w:r w:rsidR="0041461B">
          <w:rPr>
            <w:noProof/>
            <w:webHidden/>
          </w:rPr>
          <w:fldChar w:fldCharType="begin"/>
        </w:r>
        <w:r w:rsidR="0041461B">
          <w:rPr>
            <w:noProof/>
            <w:webHidden/>
          </w:rPr>
          <w:instrText xml:space="preserve"> PAGEREF _Toc514744472 \h </w:instrText>
        </w:r>
        <w:r w:rsidR="0041461B">
          <w:rPr>
            <w:noProof/>
            <w:webHidden/>
          </w:rPr>
        </w:r>
        <w:r w:rsidR="0041461B">
          <w:rPr>
            <w:noProof/>
            <w:webHidden/>
          </w:rPr>
          <w:fldChar w:fldCharType="separate"/>
        </w:r>
        <w:r w:rsidR="008A23E3">
          <w:rPr>
            <w:noProof/>
            <w:webHidden/>
          </w:rPr>
          <w:t>30</w:t>
        </w:r>
        <w:r w:rsidR="0041461B">
          <w:rPr>
            <w:noProof/>
            <w:webHidden/>
          </w:rPr>
          <w:fldChar w:fldCharType="end"/>
        </w:r>
      </w:hyperlink>
    </w:p>
    <w:p w14:paraId="5E0F0092" w14:textId="7636A0D5" w:rsidR="0041461B" w:rsidRDefault="00697775">
      <w:pPr>
        <w:pStyle w:val="TableofFigures"/>
        <w:tabs>
          <w:tab w:val="right" w:leader="dot" w:pos="9350"/>
        </w:tabs>
        <w:rPr>
          <w:rFonts w:eastAsiaTheme="minorEastAsia" w:cstheme="minorBidi"/>
          <w:caps w:val="0"/>
          <w:noProof/>
          <w:sz w:val="22"/>
          <w:szCs w:val="22"/>
        </w:rPr>
      </w:pPr>
      <w:hyperlink w:anchor="_Toc514744473" w:history="1">
        <w:r w:rsidR="0041461B" w:rsidRPr="00073A07">
          <w:rPr>
            <w:rStyle w:val="Hyperlink"/>
            <w:noProof/>
          </w:rPr>
          <w:t>Figure 23 General Error Message</w:t>
        </w:r>
        <w:r w:rsidR="0041461B">
          <w:rPr>
            <w:noProof/>
            <w:webHidden/>
          </w:rPr>
          <w:tab/>
        </w:r>
        <w:r w:rsidR="0041461B">
          <w:rPr>
            <w:noProof/>
            <w:webHidden/>
          </w:rPr>
          <w:fldChar w:fldCharType="begin"/>
        </w:r>
        <w:r w:rsidR="0041461B">
          <w:rPr>
            <w:noProof/>
            <w:webHidden/>
          </w:rPr>
          <w:instrText xml:space="preserve"> PAGEREF _Toc514744473 \h </w:instrText>
        </w:r>
        <w:r w:rsidR="0041461B">
          <w:rPr>
            <w:noProof/>
            <w:webHidden/>
          </w:rPr>
        </w:r>
        <w:r w:rsidR="0041461B">
          <w:rPr>
            <w:noProof/>
            <w:webHidden/>
          </w:rPr>
          <w:fldChar w:fldCharType="separate"/>
        </w:r>
        <w:r w:rsidR="008A23E3">
          <w:rPr>
            <w:noProof/>
            <w:webHidden/>
          </w:rPr>
          <w:t>30</w:t>
        </w:r>
        <w:r w:rsidR="0041461B">
          <w:rPr>
            <w:noProof/>
            <w:webHidden/>
          </w:rPr>
          <w:fldChar w:fldCharType="end"/>
        </w:r>
      </w:hyperlink>
    </w:p>
    <w:p w14:paraId="0095D136" w14:textId="77777777" w:rsidR="00660DD7" w:rsidRDefault="003F6CDB" w:rsidP="004B5BD5">
      <w:pPr>
        <w:rPr>
          <w:rFonts w:ascii="Arial" w:hAnsi="Arial" w:cs="Arial"/>
        </w:rPr>
      </w:pPr>
      <w:r>
        <w:rPr>
          <w:rFonts w:ascii="Arial" w:hAnsi="Arial" w:cs="Arial"/>
        </w:rPr>
        <w:fldChar w:fldCharType="end"/>
      </w:r>
    </w:p>
    <w:p w14:paraId="0E87B4E0" w14:textId="77777777" w:rsidR="003F6CDB" w:rsidRDefault="003F6CDB" w:rsidP="004B5BD5">
      <w:pPr>
        <w:rPr>
          <w:rFonts w:ascii="Arial" w:hAnsi="Arial" w:cs="Arial"/>
        </w:rPr>
      </w:pPr>
    </w:p>
    <w:p w14:paraId="0732A7F5" w14:textId="77777777" w:rsidR="003F6CDB" w:rsidRPr="000E6EE5" w:rsidRDefault="003F6CDB" w:rsidP="004B5BD5">
      <w:pPr>
        <w:rPr>
          <w:rFonts w:ascii="Arial" w:hAnsi="Arial" w:cs="Arial"/>
        </w:rPr>
        <w:sectPr w:rsidR="003F6CDB" w:rsidRPr="000E6EE5" w:rsidSect="00992912">
          <w:headerReference w:type="even" r:id="rId18"/>
          <w:headerReference w:type="default" r:id="rId19"/>
          <w:footerReference w:type="even" r:id="rId20"/>
          <w:footerReference w:type="default" r:id="rId21"/>
          <w:headerReference w:type="first" r:id="rId22"/>
          <w:footerReference w:type="first" r:id="rId23"/>
          <w:pgSz w:w="12240" w:h="15840" w:code="1"/>
          <w:pgMar w:top="1440" w:right="1440" w:bottom="1440" w:left="1440" w:header="720" w:footer="720" w:gutter="0"/>
          <w:pgNumType w:fmt="lowerRoman"/>
          <w:cols w:space="720"/>
          <w:titlePg/>
          <w:docGrid w:linePitch="326"/>
        </w:sectPr>
      </w:pPr>
    </w:p>
    <w:p w14:paraId="3D6211EC" w14:textId="77777777" w:rsidR="003B295E" w:rsidRPr="00695B49" w:rsidRDefault="002F2FC4" w:rsidP="007B53BC">
      <w:pPr>
        <w:pStyle w:val="Heading1"/>
      </w:pPr>
      <w:bookmarkStart w:id="306" w:name="_Toc5111328"/>
      <w:r w:rsidRPr="007B53BC">
        <w:lastRenderedPageBreak/>
        <w:t>Introduction</w:t>
      </w:r>
      <w:bookmarkEnd w:id="306"/>
    </w:p>
    <w:p w14:paraId="7656577F" w14:textId="77777777" w:rsidR="00A70E60" w:rsidRPr="00706E2C" w:rsidRDefault="00A70E60" w:rsidP="006E7A25">
      <w:pPr>
        <w:pStyle w:val="BodyText"/>
      </w:pPr>
      <w:r w:rsidRPr="00706E2C">
        <w:t>The Compensation and Pension Record Interchange (CAPRI) project is an information technology initiative to improve service to disabled veterans by promoting efficient communication between the Veterans Health Administration (VHA) and Veterans Benefits Administration (VBA). Online access to medical data enhances the timeliness of the benefits determination. Previous attempts to automate this process were hindered by the "roll and scroll" nature of the VHA computer interface of the Automated Medical Information Exchange (AMIE) II</w:t>
      </w:r>
      <w:r w:rsidR="00E2391F" w:rsidRPr="00706E2C">
        <w:t xml:space="preserve">. </w:t>
      </w:r>
      <w:r w:rsidRPr="00706E2C">
        <w:t>The CAPRI software acts as a bridge between the VBA and VHA information systems</w:t>
      </w:r>
      <w:r w:rsidR="00E2391F" w:rsidRPr="00706E2C">
        <w:t xml:space="preserve">. </w:t>
      </w:r>
      <w:r w:rsidRPr="00706E2C">
        <w:t>It offers VBA Rating Veteran Service Representatives and Decision Review Officers help in building the rating decision documentation through online access to medical data</w:t>
      </w:r>
      <w:r w:rsidR="00E2391F" w:rsidRPr="00706E2C">
        <w:t xml:space="preserve">. </w:t>
      </w:r>
      <w:r w:rsidRPr="00706E2C">
        <w:t>It also offers VHA Compensation and Pension (C&amp;P) staff an easy, standardized way of recording C&amp;P Examination reports.</w:t>
      </w:r>
    </w:p>
    <w:p w14:paraId="696793AD" w14:textId="77777777" w:rsidR="00A70E60" w:rsidRPr="00706E2C" w:rsidRDefault="00A70E60" w:rsidP="006E7A25">
      <w:pPr>
        <w:pStyle w:val="BodyText"/>
      </w:pPr>
      <w:r w:rsidRPr="00706E2C">
        <w:t xml:space="preserve">CAPRI provides VBA employees with a standardized, user-friendly method to rapidly access veterans' electronic medical records throughout the </w:t>
      </w:r>
      <w:r w:rsidR="00E41616" w:rsidRPr="00706E2C">
        <w:t xml:space="preserve">Department of Veterans Affairs </w:t>
      </w:r>
      <w:r w:rsidRPr="00706E2C">
        <w:t>(VA)</w:t>
      </w:r>
      <w:r w:rsidR="00E2391F" w:rsidRPr="00706E2C">
        <w:t xml:space="preserve">. </w:t>
      </w:r>
      <w:r w:rsidRPr="00706E2C">
        <w:t>CAPRI delivers leading edge "point and click" technology to the users' desktops</w:t>
      </w:r>
      <w:r w:rsidR="00E2391F" w:rsidRPr="00706E2C">
        <w:t xml:space="preserve">. </w:t>
      </w:r>
      <w:r w:rsidRPr="00706E2C">
        <w:t xml:space="preserve">In addition, the learning curve for CAPRI is significantly less than that for character-based systems. CAPRI builds upon existing VHA information security approaches. In addition to using established mechanisms to ensure only authorized access to medical data, CAPRI adds a level of security by allowing VBA users to read but not alter electronic medical record information. CAPRI also provides innovative improvements for medical centers by integrating highly detailed </w:t>
      </w:r>
      <w:r w:rsidR="000F52BD" w:rsidRPr="00706E2C">
        <w:t>(C&amp;P)</w:t>
      </w:r>
      <w:r w:rsidRPr="00706E2C">
        <w:t xml:space="preserve"> Rating examination results into the veterans' medical records. Previously, these reports were not retained online in medical center computer systems but were archived onto paper</w:t>
      </w:r>
      <w:r w:rsidR="00E2391F" w:rsidRPr="00706E2C">
        <w:t xml:space="preserve">. </w:t>
      </w:r>
      <w:r w:rsidRPr="00706E2C">
        <w:t>This procedure precluded the sharing of clinically useful data.</w:t>
      </w:r>
    </w:p>
    <w:p w14:paraId="45994D75" w14:textId="77777777" w:rsidR="00A70E60" w:rsidRPr="00706E2C" w:rsidRDefault="00A70E60" w:rsidP="006E7A25">
      <w:pPr>
        <w:pStyle w:val="BodyText"/>
      </w:pPr>
      <w:r w:rsidRPr="00706E2C">
        <w:t>Initially developed specifically for VBA, the utility of CAPRI has been expanded to other user groups that include VHA, Office of the Medical Inspector, Office of Information (OI), Research, and Veteran Service Officers</w:t>
      </w:r>
      <w:r w:rsidR="00E2391F" w:rsidRPr="00706E2C">
        <w:t xml:space="preserve">. </w:t>
      </w:r>
      <w:r w:rsidRPr="00706E2C">
        <w:t>Recently, most of the newest features of CAPRI are specifically targeted at adding features to be used by VHA C&amp;P providers and staff.</w:t>
      </w:r>
    </w:p>
    <w:p w14:paraId="253D53C7" w14:textId="77777777" w:rsidR="0055541B" w:rsidRPr="00706E2C" w:rsidRDefault="00C5150F" w:rsidP="006E7A25">
      <w:pPr>
        <w:pStyle w:val="BodyText"/>
        <w:rPr>
          <w:i/>
        </w:rPr>
      </w:pPr>
      <w:r w:rsidRPr="00706E2C">
        <w:rPr>
          <w:b/>
          <w:i/>
        </w:rPr>
        <w:t xml:space="preserve">Note: </w:t>
      </w:r>
      <w:r w:rsidRPr="00706E2C">
        <w:rPr>
          <w:i/>
        </w:rPr>
        <w:t xml:space="preserve"> </w:t>
      </w:r>
      <w:r w:rsidR="0055541B" w:rsidRPr="00706E2C">
        <w:rPr>
          <w:i/>
        </w:rPr>
        <w:t>This document has extensive use of URLs to enable the user access to the best</w:t>
      </w:r>
      <w:r w:rsidRPr="00706E2C">
        <w:rPr>
          <w:i/>
        </w:rPr>
        <w:t>,</w:t>
      </w:r>
      <w:r w:rsidR="0055541B" w:rsidRPr="00706E2C">
        <w:rPr>
          <w:i/>
        </w:rPr>
        <w:t xml:space="preserve"> </w:t>
      </w:r>
      <w:r w:rsidR="00E2391F" w:rsidRPr="00706E2C">
        <w:rPr>
          <w:i/>
        </w:rPr>
        <w:t>current,</w:t>
      </w:r>
      <w:r w:rsidR="0055541B" w:rsidRPr="00706E2C">
        <w:rPr>
          <w:i/>
        </w:rPr>
        <w:t xml:space="preserve"> and specific information available.</w:t>
      </w:r>
    </w:p>
    <w:p w14:paraId="3CC3BDB4" w14:textId="77777777" w:rsidR="00BF2FA5" w:rsidRPr="00695B49" w:rsidRDefault="00BF2FA5" w:rsidP="007E70A9">
      <w:pPr>
        <w:pStyle w:val="Heading2"/>
      </w:pPr>
      <w:bookmarkStart w:id="307" w:name="_Toc5111329"/>
      <w:r w:rsidRPr="00695B49">
        <w:t>Acronyms</w:t>
      </w:r>
      <w:bookmarkEnd w:id="307"/>
    </w:p>
    <w:tbl>
      <w:tblPr>
        <w:tblW w:w="3853" w:type="pct"/>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9"/>
        <w:gridCol w:w="5886"/>
      </w:tblGrid>
      <w:tr w:rsidR="00BF2FA5" w:rsidRPr="00FB4A69" w14:paraId="70B75145" w14:textId="77777777" w:rsidTr="0078376A">
        <w:trPr>
          <w:tblHeader/>
        </w:trPr>
        <w:tc>
          <w:tcPr>
            <w:tcW w:w="915" w:type="pct"/>
            <w:shd w:val="clear" w:color="auto" w:fill="D9D9D9"/>
          </w:tcPr>
          <w:p w14:paraId="3C517603" w14:textId="77777777" w:rsidR="00BF2FA5" w:rsidRPr="00FB4A69" w:rsidRDefault="00BF2FA5" w:rsidP="006E7A25">
            <w:pPr>
              <w:pStyle w:val="TableHeading"/>
            </w:pPr>
            <w:r w:rsidRPr="00FB4A69">
              <w:t>Term</w:t>
            </w:r>
          </w:p>
        </w:tc>
        <w:tc>
          <w:tcPr>
            <w:tcW w:w="4085" w:type="pct"/>
            <w:shd w:val="clear" w:color="auto" w:fill="D9D9D9"/>
          </w:tcPr>
          <w:p w14:paraId="1C291FD8" w14:textId="77777777" w:rsidR="00BF2FA5" w:rsidRPr="00FB4A69" w:rsidRDefault="00BF2FA5" w:rsidP="006E7A25">
            <w:pPr>
              <w:pStyle w:val="TableHeading"/>
            </w:pPr>
            <w:r w:rsidRPr="00FB4A69">
              <w:t>Definition</w:t>
            </w:r>
          </w:p>
        </w:tc>
      </w:tr>
      <w:tr w:rsidR="00BF2FA5" w:rsidRPr="000E6EE5" w14:paraId="7DFC7A42" w14:textId="77777777" w:rsidTr="0078376A">
        <w:tc>
          <w:tcPr>
            <w:tcW w:w="915" w:type="pct"/>
          </w:tcPr>
          <w:p w14:paraId="43B5BFEC" w14:textId="77777777" w:rsidR="00BF2FA5" w:rsidRPr="00FB4A69" w:rsidRDefault="00BF2FA5" w:rsidP="00966534">
            <w:pPr>
              <w:pStyle w:val="TableText"/>
            </w:pPr>
            <w:r w:rsidRPr="00FB4A69">
              <w:t>A&amp;A</w:t>
            </w:r>
          </w:p>
        </w:tc>
        <w:tc>
          <w:tcPr>
            <w:tcW w:w="4085" w:type="pct"/>
          </w:tcPr>
          <w:p w14:paraId="2E90A451" w14:textId="77777777" w:rsidR="00BF2FA5" w:rsidRPr="00FB4A69" w:rsidRDefault="00BF2FA5" w:rsidP="00966534">
            <w:pPr>
              <w:pStyle w:val="TableText"/>
            </w:pPr>
            <w:r w:rsidRPr="00FB4A69">
              <w:t>Advisory &amp; Assistance</w:t>
            </w:r>
          </w:p>
        </w:tc>
      </w:tr>
      <w:tr w:rsidR="005F6622" w:rsidRPr="000E6EE5" w14:paraId="1423E38D" w14:textId="77777777" w:rsidTr="0078376A">
        <w:tc>
          <w:tcPr>
            <w:tcW w:w="915" w:type="pct"/>
          </w:tcPr>
          <w:p w14:paraId="59EB3714" w14:textId="77777777" w:rsidR="005F6622" w:rsidRPr="00FB4A69" w:rsidRDefault="005F6622" w:rsidP="00966534">
            <w:pPr>
              <w:pStyle w:val="TableText"/>
            </w:pPr>
            <w:r>
              <w:t>AHLTA</w:t>
            </w:r>
          </w:p>
        </w:tc>
        <w:tc>
          <w:tcPr>
            <w:tcW w:w="4085" w:type="pct"/>
          </w:tcPr>
          <w:p w14:paraId="2FACD2E8" w14:textId="77777777" w:rsidR="005F6622" w:rsidRPr="00FB4A69" w:rsidRDefault="00AA7569" w:rsidP="00966534">
            <w:pPr>
              <w:pStyle w:val="TableText"/>
            </w:pPr>
            <w:r w:rsidRPr="00763F65">
              <w:t>Armed Forces Health Longitudinal Technology Application</w:t>
            </w:r>
            <w:r>
              <w:t xml:space="preserve"> (formerly CHCS II,</w:t>
            </w:r>
            <w:r w:rsidRPr="00763F65">
              <w:t xml:space="preserve"> US DoD military health system</w:t>
            </w:r>
            <w:r>
              <w:t>)</w:t>
            </w:r>
          </w:p>
        </w:tc>
      </w:tr>
      <w:tr w:rsidR="00BF2FA5" w:rsidRPr="000E6EE5" w14:paraId="4496DFD6" w14:textId="77777777" w:rsidTr="0078376A">
        <w:tc>
          <w:tcPr>
            <w:tcW w:w="915" w:type="pct"/>
          </w:tcPr>
          <w:p w14:paraId="3FDD66D3" w14:textId="77777777" w:rsidR="00BF2FA5" w:rsidRPr="00FB4A69" w:rsidRDefault="00BF2FA5" w:rsidP="00966534">
            <w:pPr>
              <w:pStyle w:val="TableText"/>
            </w:pPr>
            <w:r w:rsidRPr="00FB4A69">
              <w:t>AMIE</w:t>
            </w:r>
          </w:p>
        </w:tc>
        <w:tc>
          <w:tcPr>
            <w:tcW w:w="4085" w:type="pct"/>
          </w:tcPr>
          <w:p w14:paraId="2BBE74E3" w14:textId="77777777" w:rsidR="00BF2FA5" w:rsidRPr="00FB4A69" w:rsidRDefault="00BF2FA5" w:rsidP="00966534">
            <w:pPr>
              <w:pStyle w:val="TableText"/>
            </w:pPr>
            <w:r w:rsidRPr="00FB4A69">
              <w:t>Automated Medical Information Exchange</w:t>
            </w:r>
          </w:p>
        </w:tc>
      </w:tr>
      <w:tr w:rsidR="00C92AC7" w:rsidRPr="000E6EE5" w14:paraId="481719ED" w14:textId="77777777" w:rsidTr="0078376A">
        <w:tc>
          <w:tcPr>
            <w:tcW w:w="915" w:type="pct"/>
          </w:tcPr>
          <w:p w14:paraId="6B15F77F" w14:textId="77777777" w:rsidR="00C92AC7" w:rsidRPr="001476D7" w:rsidRDefault="00C92AC7" w:rsidP="00BB438C">
            <w:pPr>
              <w:pStyle w:val="TableText"/>
            </w:pPr>
            <w:r w:rsidRPr="00330ABF">
              <w:t>A</w:t>
            </w:r>
            <w:r w:rsidR="00BB438C" w:rsidRPr="00330ABF">
              <w:t>WI</w:t>
            </w:r>
            <w:r w:rsidRPr="00330ABF">
              <w:t>V</w:t>
            </w:r>
          </w:p>
        </w:tc>
        <w:tc>
          <w:tcPr>
            <w:tcW w:w="4085" w:type="pct"/>
          </w:tcPr>
          <w:p w14:paraId="44C4AC69" w14:textId="77777777" w:rsidR="00C92AC7" w:rsidRPr="001476D7" w:rsidRDefault="00C92AC7" w:rsidP="001476D7">
            <w:pPr>
              <w:pStyle w:val="TableText"/>
            </w:pPr>
            <w:r w:rsidRPr="001476D7">
              <w:t>Advanced Web Image Viewer</w:t>
            </w:r>
          </w:p>
        </w:tc>
      </w:tr>
      <w:tr w:rsidR="00BF2FA5" w:rsidRPr="000E6EE5" w14:paraId="44FAAB04" w14:textId="77777777" w:rsidTr="004F7481">
        <w:trPr>
          <w:trHeight w:val="341"/>
        </w:trPr>
        <w:tc>
          <w:tcPr>
            <w:tcW w:w="915" w:type="pct"/>
          </w:tcPr>
          <w:p w14:paraId="394A7483" w14:textId="77777777" w:rsidR="00BF2FA5" w:rsidRPr="00FB4A69" w:rsidRDefault="00BF2FA5" w:rsidP="00966534">
            <w:pPr>
              <w:pStyle w:val="TableText"/>
            </w:pPr>
            <w:r w:rsidRPr="00FB4A69">
              <w:t>C&amp;P</w:t>
            </w:r>
          </w:p>
        </w:tc>
        <w:tc>
          <w:tcPr>
            <w:tcW w:w="4085" w:type="pct"/>
          </w:tcPr>
          <w:p w14:paraId="78649024" w14:textId="77777777" w:rsidR="00BF2FA5" w:rsidRPr="00FB4A69" w:rsidRDefault="00BF2FA5" w:rsidP="00966534">
            <w:pPr>
              <w:pStyle w:val="TableText"/>
            </w:pPr>
            <w:r w:rsidRPr="00FB4A69">
              <w:t>Compensation and Pension</w:t>
            </w:r>
          </w:p>
        </w:tc>
      </w:tr>
      <w:tr w:rsidR="00BF2FA5" w:rsidRPr="000E6EE5" w14:paraId="6FC0EE02" w14:textId="77777777" w:rsidTr="0078376A">
        <w:tc>
          <w:tcPr>
            <w:tcW w:w="915" w:type="pct"/>
          </w:tcPr>
          <w:p w14:paraId="5F7F8EB2" w14:textId="77777777" w:rsidR="00BF2FA5" w:rsidRPr="00FB4A69" w:rsidRDefault="00BF2FA5" w:rsidP="00966534">
            <w:pPr>
              <w:pStyle w:val="TableText"/>
            </w:pPr>
            <w:r w:rsidRPr="00FB4A69">
              <w:t>CAPRI</w:t>
            </w:r>
          </w:p>
        </w:tc>
        <w:tc>
          <w:tcPr>
            <w:tcW w:w="4085" w:type="pct"/>
          </w:tcPr>
          <w:p w14:paraId="3B921F20" w14:textId="77777777" w:rsidR="00BF2FA5" w:rsidRPr="00FB4A69" w:rsidRDefault="00EA5995" w:rsidP="00966534">
            <w:pPr>
              <w:pStyle w:val="TableText"/>
            </w:pPr>
            <w:r>
              <w:t>Compensation and Pension Record</w:t>
            </w:r>
            <w:r w:rsidR="00BF2FA5" w:rsidRPr="00FB4A69">
              <w:t xml:space="preserve"> Interchange</w:t>
            </w:r>
          </w:p>
        </w:tc>
      </w:tr>
      <w:tr w:rsidR="00BF2FA5" w:rsidRPr="000E6EE5" w14:paraId="5CB2ECED" w14:textId="77777777" w:rsidTr="0078376A">
        <w:tc>
          <w:tcPr>
            <w:tcW w:w="915" w:type="pct"/>
          </w:tcPr>
          <w:p w14:paraId="5777A555" w14:textId="77777777" w:rsidR="00BF2FA5" w:rsidRPr="00FB4A69" w:rsidRDefault="00BF2FA5" w:rsidP="00966534">
            <w:pPr>
              <w:pStyle w:val="TableText"/>
            </w:pPr>
            <w:r w:rsidRPr="00FB4A69">
              <w:t>CPRS</w:t>
            </w:r>
          </w:p>
        </w:tc>
        <w:tc>
          <w:tcPr>
            <w:tcW w:w="4085" w:type="pct"/>
          </w:tcPr>
          <w:p w14:paraId="240E8938" w14:textId="77777777" w:rsidR="00BF2FA5" w:rsidRPr="00FB4A69" w:rsidRDefault="00BF2FA5" w:rsidP="00966534">
            <w:pPr>
              <w:pStyle w:val="TableText"/>
            </w:pPr>
            <w:r w:rsidRPr="00FB4A69">
              <w:t>Computerized Patient Record System</w:t>
            </w:r>
          </w:p>
        </w:tc>
      </w:tr>
      <w:tr w:rsidR="004F7481" w:rsidRPr="000E6EE5" w14:paraId="005CF74D" w14:textId="77777777" w:rsidTr="0078376A">
        <w:tc>
          <w:tcPr>
            <w:tcW w:w="915" w:type="pct"/>
          </w:tcPr>
          <w:p w14:paraId="57383A28" w14:textId="77777777" w:rsidR="004F7481" w:rsidRPr="00FB4A69" w:rsidRDefault="004F7481" w:rsidP="00B42556">
            <w:pPr>
              <w:pStyle w:val="TableText"/>
            </w:pPr>
            <w:r>
              <w:t>CPWM</w:t>
            </w:r>
          </w:p>
        </w:tc>
        <w:tc>
          <w:tcPr>
            <w:tcW w:w="4085" w:type="pct"/>
          </w:tcPr>
          <w:p w14:paraId="231BE640" w14:textId="77777777" w:rsidR="004F7481" w:rsidRPr="00FB4A69" w:rsidRDefault="004F7481" w:rsidP="00B42556">
            <w:pPr>
              <w:pStyle w:val="TableText"/>
            </w:pPr>
            <w:r w:rsidRPr="00A62003">
              <w:t>Compensation and Pension Worksheet Module</w:t>
            </w:r>
          </w:p>
        </w:tc>
      </w:tr>
      <w:tr w:rsidR="004F7481" w:rsidRPr="000E6EE5" w14:paraId="7C3CA856" w14:textId="77777777" w:rsidTr="0078376A">
        <w:tc>
          <w:tcPr>
            <w:tcW w:w="915" w:type="pct"/>
          </w:tcPr>
          <w:p w14:paraId="0987F47B" w14:textId="77777777" w:rsidR="004F7481" w:rsidRPr="00FB4A69" w:rsidRDefault="004F7481" w:rsidP="00966534">
            <w:pPr>
              <w:pStyle w:val="TableText"/>
            </w:pPr>
            <w:r w:rsidRPr="00FB4A69">
              <w:t>DBQ</w:t>
            </w:r>
          </w:p>
        </w:tc>
        <w:tc>
          <w:tcPr>
            <w:tcW w:w="4085" w:type="pct"/>
          </w:tcPr>
          <w:p w14:paraId="3FBACC4E" w14:textId="77777777" w:rsidR="004F7481" w:rsidRPr="00FB4A69" w:rsidRDefault="004F7481" w:rsidP="00966534">
            <w:pPr>
              <w:pStyle w:val="TableText"/>
            </w:pPr>
            <w:r w:rsidRPr="00FB4A69">
              <w:t>Disability Benefits Questionnaire</w:t>
            </w:r>
          </w:p>
        </w:tc>
      </w:tr>
      <w:tr w:rsidR="004F7481" w:rsidRPr="000E6EE5" w14:paraId="1E2AA67F" w14:textId="77777777" w:rsidTr="0078376A">
        <w:tc>
          <w:tcPr>
            <w:tcW w:w="915" w:type="pct"/>
          </w:tcPr>
          <w:p w14:paraId="3E12DE42" w14:textId="77777777" w:rsidR="004F7481" w:rsidRPr="00FB4A69" w:rsidRDefault="004F7481" w:rsidP="00966534">
            <w:pPr>
              <w:pStyle w:val="TableText"/>
            </w:pPr>
            <w:r w:rsidRPr="00FB4A69">
              <w:t>DoD</w:t>
            </w:r>
          </w:p>
        </w:tc>
        <w:tc>
          <w:tcPr>
            <w:tcW w:w="4085" w:type="pct"/>
          </w:tcPr>
          <w:p w14:paraId="74E55CEB" w14:textId="77777777" w:rsidR="004F7481" w:rsidRPr="00FB4A69" w:rsidRDefault="004F7481" w:rsidP="00966534">
            <w:pPr>
              <w:pStyle w:val="TableText"/>
            </w:pPr>
            <w:r w:rsidRPr="00FB4A69">
              <w:t>Department of Defense</w:t>
            </w:r>
          </w:p>
        </w:tc>
      </w:tr>
      <w:tr w:rsidR="004F7481" w:rsidRPr="000E6EE5" w14:paraId="50235129" w14:textId="77777777" w:rsidTr="0078376A">
        <w:tc>
          <w:tcPr>
            <w:tcW w:w="915" w:type="pct"/>
          </w:tcPr>
          <w:p w14:paraId="65422B2E" w14:textId="77777777" w:rsidR="004F7481" w:rsidRPr="004E25DB" w:rsidRDefault="004F7481" w:rsidP="00966534">
            <w:pPr>
              <w:pStyle w:val="TableText"/>
              <w:rPr>
                <w:highlight w:val="yellow"/>
              </w:rPr>
            </w:pPr>
            <w:r w:rsidRPr="00973916">
              <w:t>DVBA</w:t>
            </w:r>
          </w:p>
        </w:tc>
        <w:tc>
          <w:tcPr>
            <w:tcW w:w="4085" w:type="pct"/>
          </w:tcPr>
          <w:p w14:paraId="367F63C5" w14:textId="77777777" w:rsidR="004F7481" w:rsidRPr="004E25DB" w:rsidRDefault="008A4C36" w:rsidP="00966534">
            <w:pPr>
              <w:pStyle w:val="TableText"/>
              <w:rPr>
                <w:highlight w:val="yellow"/>
              </w:rPr>
            </w:pPr>
            <w:r w:rsidRPr="008A4C36">
              <w:t>The pre-fix for AUTOMATED MED INFO EXCHANGE (namespace). VBA's interface into VistA.</w:t>
            </w:r>
          </w:p>
        </w:tc>
      </w:tr>
      <w:tr w:rsidR="004F7481" w:rsidRPr="000E6EE5" w14:paraId="33393D84" w14:textId="77777777" w:rsidTr="0078376A">
        <w:tc>
          <w:tcPr>
            <w:tcW w:w="915" w:type="pct"/>
          </w:tcPr>
          <w:p w14:paraId="75ED6E81" w14:textId="77777777" w:rsidR="004F7481" w:rsidRPr="00FB4A69" w:rsidRDefault="004F7481" w:rsidP="00966534">
            <w:pPr>
              <w:pStyle w:val="TableText"/>
            </w:pPr>
            <w:r>
              <w:lastRenderedPageBreak/>
              <w:t>EHR</w:t>
            </w:r>
          </w:p>
        </w:tc>
        <w:tc>
          <w:tcPr>
            <w:tcW w:w="4085" w:type="pct"/>
          </w:tcPr>
          <w:p w14:paraId="30B5382F" w14:textId="77777777" w:rsidR="004F7481" w:rsidRPr="00FB4A69" w:rsidRDefault="004F7481" w:rsidP="00966534">
            <w:pPr>
              <w:pStyle w:val="TableText"/>
            </w:pPr>
            <w:r w:rsidRPr="000E77EA">
              <w:t>Electronic Health Record</w:t>
            </w:r>
          </w:p>
        </w:tc>
      </w:tr>
      <w:tr w:rsidR="004F7481" w:rsidRPr="000E6EE5" w14:paraId="5522BDCB" w14:textId="77777777" w:rsidTr="0078376A">
        <w:tc>
          <w:tcPr>
            <w:tcW w:w="915" w:type="pct"/>
          </w:tcPr>
          <w:p w14:paraId="35F9ADA5" w14:textId="77777777" w:rsidR="004F7481" w:rsidRPr="00FB4A69" w:rsidRDefault="004F7481" w:rsidP="00966534">
            <w:pPr>
              <w:pStyle w:val="TableText"/>
            </w:pPr>
            <w:r w:rsidRPr="00FB4A69">
              <w:t>FHIE</w:t>
            </w:r>
          </w:p>
        </w:tc>
        <w:tc>
          <w:tcPr>
            <w:tcW w:w="4085" w:type="pct"/>
          </w:tcPr>
          <w:p w14:paraId="468771BA" w14:textId="77777777" w:rsidR="004F7481" w:rsidRPr="00FB4A69" w:rsidRDefault="004F7481" w:rsidP="00966534">
            <w:pPr>
              <w:pStyle w:val="TableText"/>
            </w:pPr>
            <w:r w:rsidRPr="00FB4A69">
              <w:t>Federal Health Information Exchange</w:t>
            </w:r>
          </w:p>
        </w:tc>
      </w:tr>
      <w:tr w:rsidR="004F7481" w:rsidRPr="000E6EE5" w14:paraId="24201C56" w14:textId="77777777" w:rsidTr="0078376A">
        <w:tc>
          <w:tcPr>
            <w:tcW w:w="915" w:type="pct"/>
          </w:tcPr>
          <w:p w14:paraId="30D7EAB1" w14:textId="77777777" w:rsidR="004F7481" w:rsidRPr="00FB4A69" w:rsidRDefault="004F7481" w:rsidP="00966534">
            <w:pPr>
              <w:pStyle w:val="TableText"/>
            </w:pPr>
            <w:r w:rsidRPr="00FB4A69">
              <w:t>GUI</w:t>
            </w:r>
          </w:p>
        </w:tc>
        <w:tc>
          <w:tcPr>
            <w:tcW w:w="4085" w:type="pct"/>
          </w:tcPr>
          <w:p w14:paraId="665348E3" w14:textId="77777777" w:rsidR="004F7481" w:rsidRPr="00FB4A69" w:rsidRDefault="004F7481" w:rsidP="00966534">
            <w:pPr>
              <w:pStyle w:val="TableText"/>
            </w:pPr>
            <w:r w:rsidRPr="00FB4A69">
              <w:t>Graphical User Interface</w:t>
            </w:r>
          </w:p>
        </w:tc>
      </w:tr>
      <w:tr w:rsidR="004F7481" w:rsidRPr="000E6EE5" w14:paraId="33A866D0" w14:textId="77777777" w:rsidTr="0078376A">
        <w:tc>
          <w:tcPr>
            <w:tcW w:w="915" w:type="pct"/>
          </w:tcPr>
          <w:p w14:paraId="7EEBC9FC" w14:textId="77777777" w:rsidR="004F7481" w:rsidRPr="00FB4A69" w:rsidRDefault="004F7481" w:rsidP="00966534">
            <w:pPr>
              <w:pStyle w:val="TableText"/>
            </w:pPr>
            <w:r w:rsidRPr="00FB4A69">
              <w:t>HTML</w:t>
            </w:r>
          </w:p>
        </w:tc>
        <w:tc>
          <w:tcPr>
            <w:tcW w:w="4085" w:type="pct"/>
          </w:tcPr>
          <w:p w14:paraId="36B0B1F9" w14:textId="77777777" w:rsidR="004F7481" w:rsidRPr="00FB4A69" w:rsidRDefault="004F7481" w:rsidP="00966534">
            <w:pPr>
              <w:pStyle w:val="TableText"/>
            </w:pPr>
            <w:proofErr w:type="spellStart"/>
            <w:r w:rsidRPr="00FB4A69">
              <w:t>HyperText</w:t>
            </w:r>
            <w:proofErr w:type="spellEnd"/>
            <w:r w:rsidRPr="00FB4A69">
              <w:t xml:space="preserve"> Markup Language</w:t>
            </w:r>
          </w:p>
        </w:tc>
      </w:tr>
      <w:tr w:rsidR="004F7481" w:rsidRPr="000E6EE5" w14:paraId="03BA037B" w14:textId="77777777" w:rsidTr="0078376A">
        <w:tc>
          <w:tcPr>
            <w:tcW w:w="915" w:type="pct"/>
          </w:tcPr>
          <w:p w14:paraId="5E7D0CBB" w14:textId="77777777" w:rsidR="004F7481" w:rsidRPr="00FB4A69" w:rsidRDefault="004F7481" w:rsidP="00D85E87">
            <w:pPr>
              <w:pStyle w:val="TableText"/>
            </w:pPr>
            <w:r>
              <w:t>IDE</w:t>
            </w:r>
          </w:p>
        </w:tc>
        <w:tc>
          <w:tcPr>
            <w:tcW w:w="4085" w:type="pct"/>
          </w:tcPr>
          <w:p w14:paraId="7E5E5399" w14:textId="77777777" w:rsidR="004F7481" w:rsidRPr="00FB4A69" w:rsidRDefault="004F7481" w:rsidP="00D85E87">
            <w:pPr>
              <w:pStyle w:val="TableText"/>
            </w:pPr>
            <w:r>
              <w:t>Interactive Development Environment</w:t>
            </w:r>
          </w:p>
        </w:tc>
      </w:tr>
      <w:tr w:rsidR="004F0244" w:rsidRPr="000E6EE5" w14:paraId="5CDB4CAF" w14:textId="77777777" w:rsidTr="0078376A">
        <w:tc>
          <w:tcPr>
            <w:tcW w:w="915" w:type="pct"/>
          </w:tcPr>
          <w:p w14:paraId="12243292" w14:textId="77777777" w:rsidR="004F0244" w:rsidRPr="003820C9" w:rsidRDefault="004F0244" w:rsidP="00B05BFE">
            <w:pPr>
              <w:pStyle w:val="TableText"/>
            </w:pPr>
            <w:r w:rsidRPr="003820C9">
              <w:t>IAs</w:t>
            </w:r>
          </w:p>
        </w:tc>
        <w:tc>
          <w:tcPr>
            <w:tcW w:w="4085" w:type="pct"/>
          </w:tcPr>
          <w:p w14:paraId="11B4B6F3" w14:textId="77777777" w:rsidR="004F0244" w:rsidRPr="003820C9" w:rsidRDefault="004F0244" w:rsidP="00B05BFE">
            <w:pPr>
              <w:pStyle w:val="TableText"/>
            </w:pPr>
            <w:r w:rsidRPr="003820C9">
              <w:t>Integration Agreements</w:t>
            </w:r>
          </w:p>
        </w:tc>
      </w:tr>
      <w:tr w:rsidR="004F7481" w:rsidRPr="000E6EE5" w14:paraId="2295FC32" w14:textId="77777777" w:rsidTr="0078376A">
        <w:tc>
          <w:tcPr>
            <w:tcW w:w="915" w:type="pct"/>
          </w:tcPr>
          <w:p w14:paraId="6419CF8E" w14:textId="77777777" w:rsidR="004F7481" w:rsidRPr="003D367C" w:rsidRDefault="004F7481" w:rsidP="00B05BFE">
            <w:pPr>
              <w:pStyle w:val="TableText"/>
            </w:pPr>
            <w:r w:rsidRPr="003D367C">
              <w:t>IRM</w:t>
            </w:r>
          </w:p>
        </w:tc>
        <w:tc>
          <w:tcPr>
            <w:tcW w:w="4085" w:type="pct"/>
          </w:tcPr>
          <w:p w14:paraId="4D3C6FB3" w14:textId="77777777" w:rsidR="004F7481" w:rsidRPr="003D367C" w:rsidRDefault="004F7481" w:rsidP="00B05BFE">
            <w:pPr>
              <w:pStyle w:val="TableText"/>
              <w:rPr>
                <w:rStyle w:val="Strong"/>
                <w:b w:val="0"/>
                <w:iCs/>
                <w:color w:val="333333"/>
              </w:rPr>
            </w:pPr>
            <w:r w:rsidRPr="003D367C">
              <w:t>Information Resources Management</w:t>
            </w:r>
          </w:p>
        </w:tc>
      </w:tr>
      <w:tr w:rsidR="004F7481" w:rsidRPr="000E6EE5" w14:paraId="5D5F5100" w14:textId="77777777" w:rsidTr="0078376A">
        <w:tc>
          <w:tcPr>
            <w:tcW w:w="915" w:type="pct"/>
          </w:tcPr>
          <w:p w14:paraId="6EF8DFA8" w14:textId="77777777" w:rsidR="004F7481" w:rsidRPr="00FB4A69" w:rsidRDefault="004F7481" w:rsidP="00202C00">
            <w:pPr>
              <w:pStyle w:val="TableText"/>
            </w:pPr>
            <w:r>
              <w:t>IS</w:t>
            </w:r>
          </w:p>
        </w:tc>
        <w:tc>
          <w:tcPr>
            <w:tcW w:w="4085" w:type="pct"/>
          </w:tcPr>
          <w:p w14:paraId="5CA91389" w14:textId="77777777" w:rsidR="004F7481" w:rsidRPr="00FB4A69" w:rsidRDefault="004F7481" w:rsidP="00202C00">
            <w:pPr>
              <w:pStyle w:val="TableText"/>
              <w:rPr>
                <w:rStyle w:val="Strong"/>
                <w:b w:val="0"/>
                <w:iCs/>
                <w:color w:val="333333"/>
              </w:rPr>
            </w:pPr>
            <w:r>
              <w:rPr>
                <w:rStyle w:val="Strong"/>
                <w:b w:val="0"/>
                <w:iCs/>
                <w:color w:val="333333"/>
              </w:rPr>
              <w:t>Information Systems</w:t>
            </w:r>
          </w:p>
        </w:tc>
      </w:tr>
      <w:tr w:rsidR="004F7481" w:rsidRPr="002E0FF1" w14:paraId="33BA9D5C" w14:textId="77777777" w:rsidTr="0078376A">
        <w:tc>
          <w:tcPr>
            <w:tcW w:w="915" w:type="pct"/>
          </w:tcPr>
          <w:p w14:paraId="2CB34BDC" w14:textId="77777777" w:rsidR="004F7481" w:rsidRPr="002E0FF1" w:rsidRDefault="004F7481" w:rsidP="00B05BFE">
            <w:pPr>
              <w:pStyle w:val="TableText"/>
            </w:pPr>
            <w:r w:rsidRPr="002E0FF1">
              <w:t>IT</w:t>
            </w:r>
          </w:p>
        </w:tc>
        <w:tc>
          <w:tcPr>
            <w:tcW w:w="4085" w:type="pct"/>
          </w:tcPr>
          <w:p w14:paraId="75720F1C" w14:textId="77777777" w:rsidR="004F7481" w:rsidRPr="002E0FF1" w:rsidRDefault="004F7481" w:rsidP="00B05BFE">
            <w:pPr>
              <w:pStyle w:val="TableText"/>
              <w:rPr>
                <w:rStyle w:val="Strong"/>
                <w:b w:val="0"/>
                <w:iCs/>
                <w:color w:val="333333"/>
              </w:rPr>
            </w:pPr>
            <w:r w:rsidRPr="002E0FF1">
              <w:rPr>
                <w:rStyle w:val="Strong"/>
                <w:b w:val="0"/>
                <w:iCs/>
                <w:color w:val="333333"/>
              </w:rPr>
              <w:t>Information Technology</w:t>
            </w:r>
          </w:p>
        </w:tc>
      </w:tr>
      <w:tr w:rsidR="004F7481" w:rsidRPr="000E6EE5" w14:paraId="173FF0C8" w14:textId="77777777" w:rsidTr="00A26820">
        <w:tc>
          <w:tcPr>
            <w:tcW w:w="915" w:type="pct"/>
            <w:shd w:val="clear" w:color="auto" w:fill="auto"/>
          </w:tcPr>
          <w:p w14:paraId="19339363" w14:textId="77777777" w:rsidR="004F7481" w:rsidRPr="00A26820" w:rsidRDefault="004F7481" w:rsidP="00966534">
            <w:pPr>
              <w:pStyle w:val="TableText"/>
            </w:pPr>
            <w:r w:rsidRPr="00A26820">
              <w:t>MAS</w:t>
            </w:r>
          </w:p>
        </w:tc>
        <w:tc>
          <w:tcPr>
            <w:tcW w:w="4085" w:type="pct"/>
            <w:shd w:val="clear" w:color="auto" w:fill="auto"/>
          </w:tcPr>
          <w:p w14:paraId="6AAA02F2" w14:textId="77777777" w:rsidR="004F7481" w:rsidRPr="00A26820" w:rsidRDefault="004F7481" w:rsidP="00966534">
            <w:pPr>
              <w:pStyle w:val="TableText"/>
            </w:pPr>
            <w:r w:rsidRPr="00A26820">
              <w:t>Medical Administration Service</w:t>
            </w:r>
          </w:p>
        </w:tc>
      </w:tr>
      <w:tr w:rsidR="004F7481" w:rsidRPr="000E6EE5" w14:paraId="589EDE18" w14:textId="77777777" w:rsidTr="0078376A">
        <w:tc>
          <w:tcPr>
            <w:tcW w:w="915" w:type="pct"/>
          </w:tcPr>
          <w:p w14:paraId="0B04ED98" w14:textId="77777777" w:rsidR="004F7481" w:rsidRPr="00FB4A69" w:rsidRDefault="004F7481" w:rsidP="003C0F5B">
            <w:pPr>
              <w:pStyle w:val="TableText"/>
            </w:pPr>
            <w:r w:rsidRPr="00FB4A69">
              <w:t>MUMPS</w:t>
            </w:r>
            <w:r>
              <w:t xml:space="preserve"> / M</w:t>
            </w:r>
          </w:p>
        </w:tc>
        <w:tc>
          <w:tcPr>
            <w:tcW w:w="4085" w:type="pct"/>
          </w:tcPr>
          <w:p w14:paraId="571B97E4" w14:textId="77777777" w:rsidR="004F7481" w:rsidRPr="00FB4A69" w:rsidRDefault="00697775" w:rsidP="003C0F5B">
            <w:pPr>
              <w:pStyle w:val="TableText"/>
            </w:pPr>
            <w:hyperlink r:id="rId24" w:tooltip="Massachusetts General Hospital" w:history="1">
              <w:r w:rsidR="004F7481" w:rsidRPr="00FB4A69">
                <w:rPr>
                  <w:rStyle w:val="Hyperlink"/>
                  <w:color w:val="auto"/>
                  <w:sz w:val="20"/>
                  <w:szCs w:val="24"/>
                  <w:u w:val="none"/>
                </w:rPr>
                <w:t>Massachusetts General Hospital</w:t>
              </w:r>
            </w:hyperlink>
            <w:r w:rsidR="004F7481" w:rsidRPr="00FB4A69">
              <w:rPr>
                <w:szCs w:val="24"/>
              </w:rPr>
              <w:t xml:space="preserve"> Utility Multi-Programming System</w:t>
            </w:r>
          </w:p>
        </w:tc>
      </w:tr>
      <w:tr w:rsidR="004F7481" w:rsidRPr="000E6EE5" w14:paraId="48B39DAF" w14:textId="77777777" w:rsidTr="0078376A">
        <w:tc>
          <w:tcPr>
            <w:tcW w:w="915" w:type="pct"/>
          </w:tcPr>
          <w:p w14:paraId="61BB1782" w14:textId="77777777" w:rsidR="004F7481" w:rsidRPr="003820C9" w:rsidRDefault="004F7481" w:rsidP="00B05BFE">
            <w:pPr>
              <w:pStyle w:val="TableText"/>
            </w:pPr>
            <w:r w:rsidRPr="003820C9">
              <w:t>NCIO</w:t>
            </w:r>
          </w:p>
        </w:tc>
        <w:tc>
          <w:tcPr>
            <w:tcW w:w="4085" w:type="pct"/>
          </w:tcPr>
          <w:p w14:paraId="6181B96E" w14:textId="77777777" w:rsidR="004F7481" w:rsidRPr="003820C9" w:rsidRDefault="004F7481" w:rsidP="007C2A4F">
            <w:pPr>
              <w:pStyle w:val="TableText"/>
            </w:pPr>
            <w:r w:rsidRPr="003820C9">
              <w:t>Network C</w:t>
            </w:r>
            <w:r w:rsidR="007C2A4F" w:rsidRPr="003820C9">
              <w:t xml:space="preserve">hief Information Officer </w:t>
            </w:r>
          </w:p>
        </w:tc>
      </w:tr>
      <w:tr w:rsidR="004F7481" w:rsidRPr="000E6EE5" w14:paraId="48350CB3" w14:textId="77777777" w:rsidTr="0078376A">
        <w:tc>
          <w:tcPr>
            <w:tcW w:w="915" w:type="pct"/>
          </w:tcPr>
          <w:p w14:paraId="2DB50B8E" w14:textId="77777777" w:rsidR="004F7481" w:rsidRPr="00F3249F" w:rsidRDefault="004F7481" w:rsidP="00B05BFE">
            <w:pPr>
              <w:pStyle w:val="TableText"/>
            </w:pPr>
            <w:r w:rsidRPr="00F3249F">
              <w:t>NPM</w:t>
            </w:r>
          </w:p>
        </w:tc>
        <w:tc>
          <w:tcPr>
            <w:tcW w:w="4085" w:type="pct"/>
          </w:tcPr>
          <w:p w14:paraId="15891D48" w14:textId="77777777" w:rsidR="004F7481" w:rsidRPr="00F3249F" w:rsidRDefault="004F7481" w:rsidP="00B05BFE">
            <w:pPr>
              <w:pStyle w:val="TableText"/>
            </w:pPr>
            <w:r w:rsidRPr="00F3249F">
              <w:t>National Patch Module</w:t>
            </w:r>
          </w:p>
        </w:tc>
      </w:tr>
      <w:tr w:rsidR="004F7481" w:rsidRPr="000E6EE5" w14:paraId="47104D30" w14:textId="77777777" w:rsidTr="0078376A">
        <w:tc>
          <w:tcPr>
            <w:tcW w:w="915" w:type="pct"/>
          </w:tcPr>
          <w:p w14:paraId="36351C0D" w14:textId="77777777" w:rsidR="004F7481" w:rsidRPr="00F3249F" w:rsidRDefault="004F7481" w:rsidP="00B05BFE">
            <w:pPr>
              <w:pStyle w:val="TableText"/>
            </w:pPr>
            <w:r w:rsidRPr="00F3249F">
              <w:t>OI</w:t>
            </w:r>
          </w:p>
        </w:tc>
        <w:tc>
          <w:tcPr>
            <w:tcW w:w="4085" w:type="pct"/>
          </w:tcPr>
          <w:p w14:paraId="2E81DD37" w14:textId="77777777" w:rsidR="004F7481" w:rsidRPr="00F3249F" w:rsidRDefault="004F7481" w:rsidP="00B05BFE">
            <w:pPr>
              <w:pStyle w:val="TableText"/>
            </w:pPr>
            <w:r w:rsidRPr="00F3249F">
              <w:t>Office of Information</w:t>
            </w:r>
          </w:p>
        </w:tc>
      </w:tr>
      <w:tr w:rsidR="004F7481" w:rsidRPr="000E6EE5" w14:paraId="4A1F1A94" w14:textId="77777777" w:rsidTr="0078376A">
        <w:tc>
          <w:tcPr>
            <w:tcW w:w="915" w:type="pct"/>
          </w:tcPr>
          <w:p w14:paraId="576E0BD8" w14:textId="77777777" w:rsidR="004F7481" w:rsidRPr="00F3249F" w:rsidRDefault="004F7481" w:rsidP="00B05BFE">
            <w:pPr>
              <w:pStyle w:val="TableText"/>
            </w:pPr>
            <w:r w:rsidRPr="00F3249F">
              <w:t>OIT</w:t>
            </w:r>
          </w:p>
        </w:tc>
        <w:tc>
          <w:tcPr>
            <w:tcW w:w="4085" w:type="pct"/>
          </w:tcPr>
          <w:p w14:paraId="33C93C67" w14:textId="77777777" w:rsidR="004F7481" w:rsidRPr="00F3249F" w:rsidRDefault="004F7481" w:rsidP="00B05BFE">
            <w:pPr>
              <w:pStyle w:val="TableText"/>
            </w:pPr>
            <w:r w:rsidRPr="00F3249F">
              <w:t>Office of Information Technology</w:t>
            </w:r>
          </w:p>
        </w:tc>
      </w:tr>
      <w:tr w:rsidR="004F7481" w:rsidRPr="000E6EE5" w14:paraId="18F4744A" w14:textId="77777777" w:rsidTr="0078376A">
        <w:tc>
          <w:tcPr>
            <w:tcW w:w="915" w:type="pct"/>
          </w:tcPr>
          <w:p w14:paraId="264B6D78" w14:textId="77777777" w:rsidR="004F7481" w:rsidRPr="00FB4A69" w:rsidRDefault="004F7481" w:rsidP="00966534">
            <w:pPr>
              <w:pStyle w:val="TableText"/>
            </w:pPr>
            <w:r w:rsidRPr="000E77EA">
              <w:t>RDV</w:t>
            </w:r>
          </w:p>
        </w:tc>
        <w:tc>
          <w:tcPr>
            <w:tcW w:w="4085" w:type="pct"/>
          </w:tcPr>
          <w:p w14:paraId="36B355EF" w14:textId="77777777" w:rsidR="004F7481" w:rsidRPr="00FB4A69" w:rsidRDefault="004F7481" w:rsidP="00501070">
            <w:pPr>
              <w:pStyle w:val="TableText"/>
            </w:pPr>
            <w:r w:rsidRPr="000E77EA">
              <w:t>Remote Data View</w:t>
            </w:r>
          </w:p>
        </w:tc>
      </w:tr>
      <w:tr w:rsidR="004F7481" w:rsidRPr="000E6EE5" w14:paraId="702D06BB" w14:textId="77777777" w:rsidTr="0078376A">
        <w:tc>
          <w:tcPr>
            <w:tcW w:w="915" w:type="pct"/>
          </w:tcPr>
          <w:p w14:paraId="751DF2C7" w14:textId="77777777" w:rsidR="004F7481" w:rsidRPr="00FB4A69" w:rsidRDefault="004F7481" w:rsidP="00B05BFE">
            <w:pPr>
              <w:pStyle w:val="TableText"/>
            </w:pPr>
            <w:r w:rsidRPr="00B50454">
              <w:t>RO</w:t>
            </w:r>
          </w:p>
        </w:tc>
        <w:tc>
          <w:tcPr>
            <w:tcW w:w="4085" w:type="pct"/>
          </w:tcPr>
          <w:p w14:paraId="18F7A977" w14:textId="77777777" w:rsidR="004F7481" w:rsidRPr="00FB4A69" w:rsidRDefault="004F7481" w:rsidP="00B05BFE">
            <w:pPr>
              <w:pStyle w:val="TableText"/>
            </w:pPr>
            <w:r>
              <w:t>Regional Office</w:t>
            </w:r>
          </w:p>
        </w:tc>
      </w:tr>
      <w:tr w:rsidR="004F7481" w:rsidRPr="000E6EE5" w14:paraId="5682EBDC" w14:textId="77777777" w:rsidTr="0078376A">
        <w:tc>
          <w:tcPr>
            <w:tcW w:w="915" w:type="pct"/>
          </w:tcPr>
          <w:p w14:paraId="0A681F3C" w14:textId="77777777" w:rsidR="004F7481" w:rsidRPr="00FB4A69" w:rsidRDefault="004F7481" w:rsidP="00966534">
            <w:pPr>
              <w:pStyle w:val="TableText"/>
            </w:pPr>
            <w:r w:rsidRPr="00FB4A69">
              <w:t>RPC</w:t>
            </w:r>
          </w:p>
        </w:tc>
        <w:tc>
          <w:tcPr>
            <w:tcW w:w="4085" w:type="pct"/>
          </w:tcPr>
          <w:p w14:paraId="5782F878" w14:textId="77777777" w:rsidR="004F7481" w:rsidRPr="00FB4A69" w:rsidRDefault="004F7481" w:rsidP="00966534">
            <w:pPr>
              <w:pStyle w:val="TableText"/>
            </w:pPr>
            <w:r w:rsidRPr="00FB4A69">
              <w:t>Remote Procedure Call</w:t>
            </w:r>
          </w:p>
        </w:tc>
      </w:tr>
      <w:tr w:rsidR="004F7481" w:rsidRPr="000E6EE5" w14:paraId="71750282" w14:textId="77777777" w:rsidTr="0078376A">
        <w:tc>
          <w:tcPr>
            <w:tcW w:w="915" w:type="pct"/>
          </w:tcPr>
          <w:p w14:paraId="779F2FB5" w14:textId="77777777" w:rsidR="004F7481" w:rsidRPr="00FB4A69" w:rsidRDefault="004F7481" w:rsidP="00966534">
            <w:pPr>
              <w:pStyle w:val="TableText"/>
            </w:pPr>
            <w:r w:rsidRPr="00FB4A69">
              <w:t>TIU</w:t>
            </w:r>
          </w:p>
        </w:tc>
        <w:tc>
          <w:tcPr>
            <w:tcW w:w="4085" w:type="pct"/>
          </w:tcPr>
          <w:p w14:paraId="30F63C53" w14:textId="77777777" w:rsidR="004F7481" w:rsidRPr="00FB4A69" w:rsidRDefault="004F7481" w:rsidP="00966534">
            <w:pPr>
              <w:pStyle w:val="TableText"/>
            </w:pPr>
            <w:r w:rsidRPr="00FB4A69">
              <w:t>Text Integration Utilities</w:t>
            </w:r>
          </w:p>
        </w:tc>
      </w:tr>
      <w:tr w:rsidR="004F7481" w:rsidRPr="000E6EE5" w14:paraId="35836496" w14:textId="77777777" w:rsidTr="0078376A">
        <w:tc>
          <w:tcPr>
            <w:tcW w:w="915" w:type="pct"/>
          </w:tcPr>
          <w:p w14:paraId="30EE2492" w14:textId="77777777" w:rsidR="004F7481" w:rsidRPr="00CB7BF3" w:rsidRDefault="004F7481" w:rsidP="00966534">
            <w:pPr>
              <w:pStyle w:val="TableText"/>
            </w:pPr>
            <w:r w:rsidRPr="00CB7BF3">
              <w:t>URL</w:t>
            </w:r>
          </w:p>
        </w:tc>
        <w:tc>
          <w:tcPr>
            <w:tcW w:w="4085" w:type="pct"/>
          </w:tcPr>
          <w:p w14:paraId="3AFDCBE2" w14:textId="77777777" w:rsidR="004F7481" w:rsidRPr="00CB7BF3" w:rsidRDefault="004F7481" w:rsidP="00966534">
            <w:pPr>
              <w:pStyle w:val="TableText"/>
            </w:pPr>
            <w:r w:rsidRPr="00CB7BF3">
              <w:t>Universal Resource Locator (Internet Shortcut – file name extension)</w:t>
            </w:r>
          </w:p>
        </w:tc>
      </w:tr>
      <w:tr w:rsidR="004F7481" w:rsidRPr="000E6EE5" w14:paraId="434514A1" w14:textId="77777777" w:rsidTr="0078376A">
        <w:tc>
          <w:tcPr>
            <w:tcW w:w="915" w:type="pct"/>
          </w:tcPr>
          <w:p w14:paraId="0CB68CE9" w14:textId="77777777" w:rsidR="004F7481" w:rsidRPr="00FB4A69" w:rsidRDefault="004F7481" w:rsidP="00966534">
            <w:pPr>
              <w:pStyle w:val="TableText"/>
            </w:pPr>
            <w:r w:rsidRPr="00FB4A69">
              <w:t>VA</w:t>
            </w:r>
          </w:p>
        </w:tc>
        <w:tc>
          <w:tcPr>
            <w:tcW w:w="4085" w:type="pct"/>
          </w:tcPr>
          <w:p w14:paraId="524885E2" w14:textId="77777777" w:rsidR="004F7481" w:rsidRPr="00FB4A69" w:rsidRDefault="004F7481" w:rsidP="00966534">
            <w:pPr>
              <w:pStyle w:val="TableText"/>
            </w:pPr>
            <w:r w:rsidRPr="00FB4A69">
              <w:t>Department of Veterans Affairs</w:t>
            </w:r>
          </w:p>
        </w:tc>
      </w:tr>
      <w:tr w:rsidR="004F7481" w:rsidRPr="000E6EE5" w14:paraId="42A68FF0" w14:textId="77777777" w:rsidTr="0078376A">
        <w:tc>
          <w:tcPr>
            <w:tcW w:w="915" w:type="pct"/>
          </w:tcPr>
          <w:p w14:paraId="4C35430C" w14:textId="77777777" w:rsidR="004F7481" w:rsidRPr="00FB4A69" w:rsidRDefault="004F7481" w:rsidP="00B42556">
            <w:pPr>
              <w:pStyle w:val="TableText"/>
            </w:pPr>
            <w:r w:rsidRPr="00FB4A69">
              <w:t>VA</w:t>
            </w:r>
            <w:r>
              <w:t>MC</w:t>
            </w:r>
          </w:p>
        </w:tc>
        <w:tc>
          <w:tcPr>
            <w:tcW w:w="4085" w:type="pct"/>
          </w:tcPr>
          <w:p w14:paraId="325A060B" w14:textId="77777777" w:rsidR="004F7481" w:rsidRPr="00FB4A69" w:rsidRDefault="004F7481" w:rsidP="00B42556">
            <w:pPr>
              <w:pStyle w:val="TableText"/>
            </w:pPr>
            <w:r>
              <w:t>VA Medical Center</w:t>
            </w:r>
          </w:p>
        </w:tc>
      </w:tr>
      <w:tr w:rsidR="004F7481" w:rsidRPr="000E6EE5" w14:paraId="06AECFE1" w14:textId="77777777" w:rsidTr="0078376A">
        <w:tc>
          <w:tcPr>
            <w:tcW w:w="915" w:type="pct"/>
          </w:tcPr>
          <w:p w14:paraId="0AECD005" w14:textId="77777777" w:rsidR="004F7481" w:rsidRPr="00FB4A69" w:rsidRDefault="004F7481" w:rsidP="00966534">
            <w:pPr>
              <w:pStyle w:val="TableText"/>
            </w:pPr>
            <w:r w:rsidRPr="00FB4A69">
              <w:t>VBA</w:t>
            </w:r>
          </w:p>
        </w:tc>
        <w:tc>
          <w:tcPr>
            <w:tcW w:w="4085" w:type="pct"/>
          </w:tcPr>
          <w:p w14:paraId="39F4FD86" w14:textId="77777777" w:rsidR="004F7481" w:rsidRPr="00FB4A69" w:rsidRDefault="004F7481" w:rsidP="00966534">
            <w:pPr>
              <w:pStyle w:val="TableText"/>
            </w:pPr>
            <w:r w:rsidRPr="00FB4A69">
              <w:t>Veterans Benefits Administration</w:t>
            </w:r>
          </w:p>
        </w:tc>
      </w:tr>
      <w:tr w:rsidR="004F7481" w:rsidRPr="000E6EE5" w14:paraId="1E2E6498" w14:textId="77777777" w:rsidTr="0078376A">
        <w:tc>
          <w:tcPr>
            <w:tcW w:w="915" w:type="pct"/>
          </w:tcPr>
          <w:p w14:paraId="7B69A82D" w14:textId="77777777" w:rsidR="004F7481" w:rsidRPr="00FB4A69" w:rsidRDefault="004F7481" w:rsidP="00334E5E">
            <w:pPr>
              <w:pStyle w:val="TableText"/>
            </w:pPr>
            <w:r w:rsidRPr="00FB4A69">
              <w:t>VDL</w:t>
            </w:r>
          </w:p>
        </w:tc>
        <w:tc>
          <w:tcPr>
            <w:tcW w:w="4085" w:type="pct"/>
          </w:tcPr>
          <w:p w14:paraId="1F65C474" w14:textId="77777777" w:rsidR="004F7481" w:rsidRPr="00FB4A69" w:rsidRDefault="004F7481" w:rsidP="00C57907">
            <w:pPr>
              <w:pStyle w:val="TableText"/>
            </w:pPr>
            <w:r w:rsidRPr="00023737">
              <w:t>VA (Software) Document Library</w:t>
            </w:r>
          </w:p>
        </w:tc>
      </w:tr>
      <w:tr w:rsidR="004F7481" w:rsidRPr="000E6EE5" w14:paraId="4F22E4C2" w14:textId="77777777" w:rsidTr="0078376A">
        <w:tc>
          <w:tcPr>
            <w:tcW w:w="915" w:type="pct"/>
          </w:tcPr>
          <w:p w14:paraId="74D5D583" w14:textId="77777777" w:rsidR="004F7481" w:rsidRPr="00FB4A69" w:rsidRDefault="004F7481" w:rsidP="00966534">
            <w:pPr>
              <w:pStyle w:val="TableText"/>
            </w:pPr>
            <w:r w:rsidRPr="00FB4A69">
              <w:t>VHA</w:t>
            </w:r>
          </w:p>
        </w:tc>
        <w:tc>
          <w:tcPr>
            <w:tcW w:w="4085" w:type="pct"/>
          </w:tcPr>
          <w:p w14:paraId="4A6CE891" w14:textId="77777777" w:rsidR="004F7481" w:rsidRPr="00FB4A69" w:rsidRDefault="004F7481" w:rsidP="00966534">
            <w:pPr>
              <w:pStyle w:val="TableText"/>
            </w:pPr>
            <w:r w:rsidRPr="00FB4A69">
              <w:t>Veterans Health Administration</w:t>
            </w:r>
          </w:p>
        </w:tc>
      </w:tr>
      <w:tr w:rsidR="004F7481" w:rsidRPr="000E6EE5" w14:paraId="79B9207B" w14:textId="77777777" w:rsidTr="0078376A">
        <w:tc>
          <w:tcPr>
            <w:tcW w:w="915" w:type="pct"/>
          </w:tcPr>
          <w:p w14:paraId="08AEB767" w14:textId="77777777" w:rsidR="004F7481" w:rsidRPr="00FB4A69" w:rsidRDefault="004F7481" w:rsidP="00B05BFE">
            <w:pPr>
              <w:pStyle w:val="TableText"/>
            </w:pPr>
            <w:r w:rsidRPr="00C03DF2">
              <w:t>VISN</w:t>
            </w:r>
          </w:p>
        </w:tc>
        <w:tc>
          <w:tcPr>
            <w:tcW w:w="4085" w:type="pct"/>
          </w:tcPr>
          <w:p w14:paraId="31BEA47D" w14:textId="77777777" w:rsidR="004F7481" w:rsidRPr="00FB4A69" w:rsidRDefault="004F7481" w:rsidP="00B05BFE">
            <w:pPr>
              <w:pStyle w:val="TableText"/>
            </w:pPr>
            <w:r w:rsidRPr="00C03DF2">
              <w:t>Veterans Integrated Service Network</w:t>
            </w:r>
          </w:p>
        </w:tc>
      </w:tr>
      <w:tr w:rsidR="004F7481" w:rsidRPr="000E6EE5" w14:paraId="5CE741FF" w14:textId="77777777" w:rsidTr="0078376A">
        <w:trPr>
          <w:trHeight w:val="64"/>
        </w:trPr>
        <w:tc>
          <w:tcPr>
            <w:tcW w:w="915" w:type="pct"/>
          </w:tcPr>
          <w:p w14:paraId="4E1FFD0D" w14:textId="77777777" w:rsidR="004F7481" w:rsidRPr="00FB4A69" w:rsidRDefault="004F7481" w:rsidP="00966534">
            <w:pPr>
              <w:pStyle w:val="TableText"/>
            </w:pPr>
            <w:r w:rsidRPr="00FB4A69">
              <w:t>VistA</w:t>
            </w:r>
          </w:p>
        </w:tc>
        <w:tc>
          <w:tcPr>
            <w:tcW w:w="4085" w:type="pct"/>
          </w:tcPr>
          <w:p w14:paraId="3C3BCAFE" w14:textId="77777777" w:rsidR="004F7481" w:rsidRPr="00FB4A69" w:rsidRDefault="004F7481" w:rsidP="00966534">
            <w:pPr>
              <w:pStyle w:val="TableText"/>
            </w:pPr>
            <w:r w:rsidRPr="00FB4A69">
              <w:t>Veterans Health Information Systems and Technology Architecture</w:t>
            </w:r>
          </w:p>
        </w:tc>
      </w:tr>
    </w:tbl>
    <w:p w14:paraId="2EDBB7AB" w14:textId="77777777" w:rsidR="0060307F" w:rsidRPr="000E6EE5" w:rsidRDefault="00245E27" w:rsidP="007E70A9">
      <w:pPr>
        <w:pStyle w:val="Heading2"/>
      </w:pPr>
      <w:bookmarkStart w:id="308" w:name="_Toc5111330"/>
      <w:r w:rsidRPr="000E6EE5">
        <w:t>Reference Materials</w:t>
      </w:r>
      <w:bookmarkEnd w:id="308"/>
    </w:p>
    <w:p w14:paraId="3E21E167" w14:textId="77777777" w:rsidR="00B033A6" w:rsidRDefault="00B033A6" w:rsidP="006E7A25">
      <w:pPr>
        <w:pStyle w:val="BodyText"/>
      </w:pPr>
      <w:r>
        <w:t>This section contains all referenced materials related to this document.</w:t>
      </w:r>
    </w:p>
    <w:p w14:paraId="34D114CB" w14:textId="77777777" w:rsidR="00B85FFF" w:rsidRPr="00921B97" w:rsidRDefault="00697775" w:rsidP="00B85FFF">
      <w:pPr>
        <w:pStyle w:val="Bullet"/>
        <w:ind w:left="720"/>
        <w:rPr>
          <w:color w:val="auto"/>
        </w:rPr>
      </w:pPr>
      <w:hyperlink r:id="rId25" w:history="1">
        <w:r w:rsidR="00B85FFF" w:rsidRPr="00921B97">
          <w:rPr>
            <w:rStyle w:val="Hyperlink"/>
            <w:sz w:val="22"/>
          </w:rPr>
          <w:t>http://vbaw.vba.va.gov/bl/21/Systems/capamie.htm</w:t>
        </w:r>
      </w:hyperlink>
    </w:p>
    <w:p w14:paraId="54178A8F" w14:textId="77777777" w:rsidR="00B85FFF" w:rsidRPr="0019790B" w:rsidRDefault="00697775" w:rsidP="00B85FFF">
      <w:pPr>
        <w:pStyle w:val="Bullet"/>
        <w:ind w:left="720"/>
        <w:rPr>
          <w:color w:val="auto"/>
        </w:rPr>
      </w:pPr>
      <w:hyperlink r:id="rId26" w:history="1">
        <w:r w:rsidR="00B85FFF" w:rsidRPr="00DB1C18">
          <w:rPr>
            <w:rStyle w:val="Hyperlink"/>
            <w:sz w:val="22"/>
          </w:rPr>
          <w:t>http://vaww.vhadataportal.med.va.gov/</w:t>
        </w:r>
      </w:hyperlink>
    </w:p>
    <w:p w14:paraId="262B6F7C" w14:textId="77777777" w:rsidR="00B85FFF" w:rsidRPr="00921B97" w:rsidRDefault="00697775" w:rsidP="00B85FFF">
      <w:pPr>
        <w:pStyle w:val="Bullet"/>
        <w:ind w:left="720"/>
        <w:rPr>
          <w:color w:val="auto"/>
        </w:rPr>
      </w:pPr>
      <w:hyperlink r:id="rId27" w:history="1">
        <w:r w:rsidR="00B85FFF" w:rsidRPr="00DC5EF2">
          <w:rPr>
            <w:rStyle w:val="Hyperlink"/>
            <w:sz w:val="22"/>
          </w:rPr>
          <w:t>http://www.hardhats.org/index.html</w:t>
        </w:r>
      </w:hyperlink>
    </w:p>
    <w:p w14:paraId="6B60B239" w14:textId="77777777" w:rsidR="00B85FFF" w:rsidRPr="00921B97" w:rsidRDefault="00697775" w:rsidP="00B85FFF">
      <w:pPr>
        <w:pStyle w:val="Bullet"/>
        <w:ind w:left="720"/>
        <w:rPr>
          <w:color w:val="auto"/>
        </w:rPr>
      </w:pPr>
      <w:hyperlink r:id="rId28" w:history="1">
        <w:r w:rsidR="00B85FFF" w:rsidRPr="00921B97">
          <w:t>http://www.va.gov/oig/52/reports/2007/VAOIG-05-01143-71.pdf</w:t>
        </w:r>
      </w:hyperlink>
    </w:p>
    <w:p w14:paraId="77A22E2A" w14:textId="77777777" w:rsidR="00B85FFF" w:rsidRPr="00921B97" w:rsidRDefault="00697775" w:rsidP="00B85FFF">
      <w:pPr>
        <w:pStyle w:val="Bullet"/>
        <w:ind w:left="720"/>
        <w:rPr>
          <w:color w:val="auto"/>
        </w:rPr>
      </w:pPr>
      <w:hyperlink r:id="rId29" w:history="1">
        <w:r w:rsidR="00B85FFF" w:rsidRPr="00921B97">
          <w:t>http://www.va.gov/oig/54/reports/VAOIG-08-03299-217.pdf</w:t>
        </w:r>
      </w:hyperlink>
    </w:p>
    <w:p w14:paraId="23D1EC08" w14:textId="77777777" w:rsidR="00B85FFF" w:rsidRPr="00921B97" w:rsidRDefault="00697775" w:rsidP="00B85FFF">
      <w:pPr>
        <w:pStyle w:val="Bullet"/>
        <w:ind w:left="720"/>
        <w:rPr>
          <w:color w:val="auto"/>
        </w:rPr>
      </w:pPr>
      <w:hyperlink r:id="rId30" w:history="1">
        <w:r w:rsidR="00B85FFF" w:rsidRPr="00921B97">
          <w:rPr>
            <w:rStyle w:val="Hyperlink"/>
            <w:sz w:val="22"/>
          </w:rPr>
          <w:t>http://www.va.gov/TRM/ToolPage.asp?tid=39</w:t>
        </w:r>
      </w:hyperlink>
    </w:p>
    <w:p w14:paraId="4758C29A" w14:textId="77777777" w:rsidR="00B85FFF" w:rsidRPr="00921B97" w:rsidRDefault="00697775" w:rsidP="00B85FFF">
      <w:pPr>
        <w:pStyle w:val="Bullet"/>
        <w:ind w:left="720"/>
        <w:rPr>
          <w:color w:val="auto"/>
        </w:rPr>
      </w:pPr>
      <w:hyperlink r:id="rId31" w:history="1">
        <w:r w:rsidR="00B85FFF" w:rsidRPr="00921B97">
          <w:rPr>
            <w:rStyle w:val="Hyperlink"/>
            <w:sz w:val="22"/>
          </w:rPr>
          <w:t>http://www.va.gov/vdl/</w:t>
        </w:r>
      </w:hyperlink>
    </w:p>
    <w:p w14:paraId="332E63AA" w14:textId="77777777" w:rsidR="00B85FFF" w:rsidRPr="00921B97" w:rsidRDefault="00697775" w:rsidP="00B85FFF">
      <w:pPr>
        <w:pStyle w:val="Bullet"/>
        <w:ind w:left="720"/>
        <w:rPr>
          <w:color w:val="auto"/>
        </w:rPr>
      </w:pPr>
      <w:hyperlink r:id="rId32" w:history="1">
        <w:r w:rsidR="00B85FFF" w:rsidRPr="00921B97">
          <w:t>http://www.va.gov/vdl/application.asp?appid=133</w:t>
        </w:r>
      </w:hyperlink>
    </w:p>
    <w:p w14:paraId="15B242CF" w14:textId="77777777" w:rsidR="00B85FFF" w:rsidRPr="00921B97" w:rsidRDefault="00697775" w:rsidP="00B85FFF">
      <w:pPr>
        <w:pStyle w:val="Bullet"/>
        <w:ind w:left="720"/>
        <w:rPr>
          <w:color w:val="auto"/>
        </w:rPr>
      </w:pPr>
      <w:hyperlink r:id="rId33" w:history="1">
        <w:r w:rsidR="00B85FFF" w:rsidRPr="00921B97">
          <w:t>http://www.va.gov/vdl/application.asp?appid=31</w:t>
        </w:r>
      </w:hyperlink>
    </w:p>
    <w:p w14:paraId="72B9AEB3" w14:textId="77777777" w:rsidR="00B85FFF" w:rsidRPr="00921B97" w:rsidRDefault="00697775" w:rsidP="00B85FFF">
      <w:pPr>
        <w:pStyle w:val="Bullet"/>
        <w:ind w:left="720"/>
        <w:rPr>
          <w:color w:val="auto"/>
        </w:rPr>
      </w:pPr>
      <w:hyperlink r:id="rId34" w:history="1">
        <w:r w:rsidR="00B85FFF" w:rsidRPr="00921B97">
          <w:t>http://www.va.gov/vdl/application.asp?appid=5</w:t>
        </w:r>
      </w:hyperlink>
    </w:p>
    <w:p w14:paraId="58700F5F" w14:textId="77777777" w:rsidR="00B85FFF" w:rsidRPr="00921B97" w:rsidRDefault="00697775" w:rsidP="00B85FFF">
      <w:pPr>
        <w:pStyle w:val="Bullet"/>
        <w:ind w:left="720"/>
        <w:rPr>
          <w:color w:val="auto"/>
        </w:rPr>
      </w:pPr>
      <w:hyperlink r:id="rId35" w:history="1">
        <w:r w:rsidR="00B85FFF" w:rsidRPr="00921B97">
          <w:rPr>
            <w:rStyle w:val="Hyperlink"/>
            <w:sz w:val="22"/>
          </w:rPr>
          <w:t>http://www.va.gov/vdl/application.asp?appid=163</w:t>
        </w:r>
      </w:hyperlink>
    </w:p>
    <w:p w14:paraId="5E0AA393" w14:textId="77777777" w:rsidR="00245E27" w:rsidRPr="00D177B6" w:rsidRDefault="00245E27" w:rsidP="00B85FFF">
      <w:pPr>
        <w:pStyle w:val="BodyText"/>
        <w:rPr>
          <w:i/>
        </w:rPr>
      </w:pPr>
      <w:r w:rsidRPr="00D177B6">
        <w:rPr>
          <w:b/>
          <w:i/>
        </w:rPr>
        <w:t>DISCLAIMER:</w:t>
      </w:r>
      <w:r w:rsidRPr="00D177B6">
        <w:rPr>
          <w:i/>
        </w:rPr>
        <w:t xml:space="preserve"> The appearance of external hyperlink references in the manual does not constitute endorsement by the </w:t>
      </w:r>
      <w:r w:rsidR="00615AD7" w:rsidRPr="00D177B6">
        <w:rPr>
          <w:i/>
        </w:rPr>
        <w:t>VA</w:t>
      </w:r>
      <w:r w:rsidRPr="00D177B6">
        <w:rPr>
          <w:i/>
        </w:rPr>
        <w:t xml:space="preserve"> of this Web site or the information, products, or services contained therein</w:t>
      </w:r>
      <w:r w:rsidR="00E2391F" w:rsidRPr="00D177B6">
        <w:rPr>
          <w:i/>
        </w:rPr>
        <w:t xml:space="preserve">. </w:t>
      </w:r>
      <w:r w:rsidRPr="00D177B6">
        <w:rPr>
          <w:i/>
        </w:rPr>
        <w:t>The VA does not exercise any editorial control over the in</w:t>
      </w:r>
      <w:r w:rsidR="007908FA" w:rsidRPr="00D177B6">
        <w:rPr>
          <w:i/>
        </w:rPr>
        <w:t>formation you may find at these</w:t>
      </w:r>
      <w:r w:rsidRPr="00D177B6">
        <w:rPr>
          <w:i/>
        </w:rPr>
        <w:t xml:space="preserve"> locations</w:t>
      </w:r>
      <w:r w:rsidR="00E2391F" w:rsidRPr="00D177B6">
        <w:rPr>
          <w:i/>
        </w:rPr>
        <w:t xml:space="preserve">. </w:t>
      </w:r>
      <w:r w:rsidRPr="00D177B6">
        <w:rPr>
          <w:i/>
        </w:rPr>
        <w:t>Such links are provided and consistent with the stated purpose of the VA.</w:t>
      </w:r>
    </w:p>
    <w:p w14:paraId="5932261A" w14:textId="77777777" w:rsidR="0097775B" w:rsidRPr="006B0F39" w:rsidRDefault="00A70E60" w:rsidP="007E70A9">
      <w:pPr>
        <w:pStyle w:val="Heading2"/>
      </w:pPr>
      <w:bookmarkStart w:id="309" w:name="_Ref328722166"/>
      <w:bookmarkStart w:id="310" w:name="_Toc5111331"/>
      <w:r w:rsidRPr="006B0F39">
        <w:t>CAPRI Technical Support</w:t>
      </w:r>
      <w:bookmarkEnd w:id="309"/>
      <w:bookmarkEnd w:id="310"/>
    </w:p>
    <w:p w14:paraId="73EC9C44" w14:textId="77777777" w:rsidR="002B3918" w:rsidRPr="00706E2C" w:rsidRDefault="002B3918" w:rsidP="006E7A25">
      <w:pPr>
        <w:pStyle w:val="BodyText"/>
        <w:rPr>
          <w:spacing w:val="-1"/>
        </w:rPr>
      </w:pPr>
      <w:r w:rsidRPr="00706E2C">
        <w:t>The following link provides CAPRI specific information regarding obtaining CAPRI access, CAPRI Training, Advanced Web Image Viewer (AWIV) Desk Reference, CAPRI/Virtual VA interactions, and other useful information at:</w:t>
      </w:r>
      <w:r w:rsidRPr="00706E2C">
        <w:rPr>
          <w:color w:val="FF0000"/>
        </w:rPr>
        <w:t xml:space="preserve"> </w:t>
      </w:r>
      <w:hyperlink r:id="rId36" w:history="1">
        <w:r w:rsidRPr="00990490">
          <w:rPr>
            <w:rStyle w:val="Hyperlink"/>
            <w:rFonts w:cs="Arial"/>
            <w:sz w:val="22"/>
          </w:rPr>
          <w:t>http://vbaw.vba.va.gov/bl/21/DEMO/capri.htm</w:t>
        </w:r>
      </w:hyperlink>
      <w:r w:rsidRPr="00706E2C">
        <w:t>. This link applies to VBA users.</w:t>
      </w:r>
    </w:p>
    <w:p w14:paraId="5733E153" w14:textId="3FFDB910" w:rsidR="008D5ADE" w:rsidRPr="00990490" w:rsidRDefault="005100C1" w:rsidP="006E7A25">
      <w:pPr>
        <w:pStyle w:val="BodyText"/>
      </w:pPr>
      <w:r w:rsidRPr="00E2391F">
        <w:rPr>
          <w:spacing w:val="-1"/>
        </w:rPr>
        <w:t>User</w:t>
      </w:r>
      <w:r w:rsidRPr="00E2391F">
        <w:rPr>
          <w:spacing w:val="-6"/>
        </w:rPr>
        <w:t xml:space="preserve"> </w:t>
      </w:r>
      <w:r w:rsidRPr="00E2391F">
        <w:rPr>
          <w:spacing w:val="-1"/>
        </w:rPr>
        <w:t>support</w:t>
      </w:r>
      <w:r w:rsidRPr="00E2391F">
        <w:rPr>
          <w:spacing w:val="-5"/>
        </w:rPr>
        <w:t xml:space="preserve"> </w:t>
      </w:r>
      <w:r w:rsidRPr="00E2391F">
        <w:rPr>
          <w:spacing w:val="-1"/>
        </w:rPr>
        <w:t>questions</w:t>
      </w:r>
      <w:r w:rsidRPr="00E2391F">
        <w:rPr>
          <w:spacing w:val="-6"/>
        </w:rPr>
        <w:t xml:space="preserve"> </w:t>
      </w:r>
      <w:r w:rsidRPr="00E2391F">
        <w:t>should</w:t>
      </w:r>
      <w:r w:rsidRPr="00E2391F">
        <w:rPr>
          <w:spacing w:val="-4"/>
        </w:rPr>
        <w:t xml:space="preserve"> </w:t>
      </w:r>
      <w:r w:rsidRPr="00E2391F">
        <w:t>be</w:t>
      </w:r>
      <w:r w:rsidRPr="00990490">
        <w:rPr>
          <w:spacing w:val="-5"/>
        </w:rPr>
        <w:t xml:space="preserve"> </w:t>
      </w:r>
      <w:r w:rsidRPr="00990490">
        <w:t>addressed</w:t>
      </w:r>
      <w:r w:rsidRPr="00990490">
        <w:rPr>
          <w:spacing w:val="-5"/>
        </w:rPr>
        <w:t xml:space="preserve"> </w:t>
      </w:r>
      <w:r w:rsidRPr="00990490">
        <w:t>to</w:t>
      </w:r>
      <w:r w:rsidRPr="00990490">
        <w:rPr>
          <w:spacing w:val="-4"/>
        </w:rPr>
        <w:t xml:space="preserve"> </w:t>
      </w:r>
      <w:r w:rsidRPr="00990490">
        <w:t>local</w:t>
      </w:r>
      <w:r w:rsidRPr="00990490">
        <w:rPr>
          <w:spacing w:val="-3"/>
        </w:rPr>
        <w:t xml:space="preserve"> </w:t>
      </w:r>
      <w:r w:rsidRPr="00990490">
        <w:rPr>
          <w:spacing w:val="1"/>
        </w:rPr>
        <w:t>IT</w:t>
      </w:r>
      <w:r w:rsidRPr="00990490">
        <w:rPr>
          <w:spacing w:val="-5"/>
        </w:rPr>
        <w:t xml:space="preserve"> </w:t>
      </w:r>
      <w:r w:rsidRPr="00990490">
        <w:rPr>
          <w:spacing w:val="-1"/>
        </w:rPr>
        <w:t>support</w:t>
      </w:r>
      <w:r w:rsidRPr="00990490">
        <w:rPr>
          <w:spacing w:val="-5"/>
        </w:rPr>
        <w:t xml:space="preserve"> </w:t>
      </w:r>
      <w:r w:rsidRPr="00990490">
        <w:rPr>
          <w:spacing w:val="-1"/>
        </w:rPr>
        <w:t xml:space="preserve">staff, </w:t>
      </w:r>
      <w:r w:rsidRPr="00990490">
        <w:t>Information</w:t>
      </w:r>
      <w:r w:rsidRPr="00990490">
        <w:rPr>
          <w:spacing w:val="-5"/>
        </w:rPr>
        <w:t xml:space="preserve"> </w:t>
      </w:r>
      <w:r w:rsidRPr="00990490">
        <w:rPr>
          <w:spacing w:val="-1"/>
        </w:rPr>
        <w:t>Resources</w:t>
      </w:r>
      <w:r w:rsidR="00670B37">
        <w:rPr>
          <w:spacing w:val="69"/>
        </w:rPr>
        <w:t xml:space="preserve"> </w:t>
      </w:r>
      <w:r w:rsidRPr="00990490">
        <w:t>Management</w:t>
      </w:r>
      <w:r w:rsidRPr="00990490">
        <w:rPr>
          <w:spacing w:val="-5"/>
        </w:rPr>
        <w:t xml:space="preserve"> </w:t>
      </w:r>
      <w:r w:rsidRPr="00990490">
        <w:t>(IRM),</w:t>
      </w:r>
      <w:r w:rsidRPr="00990490">
        <w:rPr>
          <w:spacing w:val="-4"/>
        </w:rPr>
        <w:t xml:space="preserve"> </w:t>
      </w:r>
      <w:r w:rsidRPr="00990490">
        <w:t>or</w:t>
      </w:r>
      <w:r w:rsidRPr="00990490">
        <w:rPr>
          <w:spacing w:val="-6"/>
        </w:rPr>
        <w:t xml:space="preserve"> </w:t>
      </w:r>
      <w:r w:rsidRPr="00990490">
        <w:t>one</w:t>
      </w:r>
      <w:r w:rsidRPr="00990490">
        <w:rPr>
          <w:spacing w:val="-4"/>
        </w:rPr>
        <w:t xml:space="preserve"> </w:t>
      </w:r>
      <w:r w:rsidRPr="00990490">
        <w:t>of</w:t>
      </w:r>
      <w:r w:rsidRPr="00990490">
        <w:rPr>
          <w:spacing w:val="-5"/>
        </w:rPr>
        <w:t xml:space="preserve"> </w:t>
      </w:r>
      <w:r w:rsidRPr="00990490">
        <w:t>the</w:t>
      </w:r>
      <w:r w:rsidRPr="00990490">
        <w:rPr>
          <w:spacing w:val="-5"/>
        </w:rPr>
        <w:t xml:space="preserve"> </w:t>
      </w:r>
      <w:r w:rsidRPr="00990490">
        <w:rPr>
          <w:spacing w:val="-1"/>
        </w:rPr>
        <w:t>National</w:t>
      </w:r>
      <w:r w:rsidRPr="00990490">
        <w:rPr>
          <w:spacing w:val="-4"/>
        </w:rPr>
        <w:t xml:space="preserve"> </w:t>
      </w:r>
      <w:r w:rsidRPr="00990490">
        <w:t>Service</w:t>
      </w:r>
      <w:r w:rsidRPr="00990490">
        <w:rPr>
          <w:spacing w:val="-4"/>
        </w:rPr>
        <w:t xml:space="preserve"> </w:t>
      </w:r>
      <w:r w:rsidRPr="00990490">
        <w:rPr>
          <w:spacing w:val="-1"/>
        </w:rPr>
        <w:t>Desks.</w:t>
      </w:r>
      <w:r w:rsidRPr="00990490">
        <w:rPr>
          <w:spacing w:val="-5"/>
        </w:rPr>
        <w:t xml:space="preserve"> </w:t>
      </w:r>
      <w:r w:rsidRPr="00990490">
        <w:t>A</w:t>
      </w:r>
      <w:r w:rsidRPr="00990490">
        <w:rPr>
          <w:spacing w:val="-3"/>
        </w:rPr>
        <w:t xml:space="preserve"> </w:t>
      </w:r>
      <w:r w:rsidR="00E2391F" w:rsidRPr="00E77301">
        <w:rPr>
          <w:spacing w:val="-3"/>
        </w:rPr>
        <w:t>ServiceNow</w:t>
      </w:r>
      <w:r w:rsidR="00E2391F">
        <w:rPr>
          <w:spacing w:val="-3"/>
        </w:rPr>
        <w:t xml:space="preserve"> </w:t>
      </w:r>
      <w:r w:rsidR="00E2391F" w:rsidRPr="00E2391F">
        <w:t>ticket</w:t>
      </w:r>
      <w:r w:rsidRPr="00E2391F">
        <w:rPr>
          <w:spacing w:val="-4"/>
        </w:rPr>
        <w:t xml:space="preserve"> </w:t>
      </w:r>
      <w:r w:rsidRPr="00E2391F">
        <w:t>may</w:t>
      </w:r>
      <w:r w:rsidRPr="00990490">
        <w:rPr>
          <w:spacing w:val="-4"/>
        </w:rPr>
        <w:t xml:space="preserve"> </w:t>
      </w:r>
      <w:r w:rsidRPr="00990490">
        <w:t>be</w:t>
      </w:r>
      <w:r w:rsidRPr="00990490">
        <w:rPr>
          <w:spacing w:val="-4"/>
        </w:rPr>
        <w:t xml:space="preserve"> </w:t>
      </w:r>
      <w:r w:rsidRPr="00990490">
        <w:rPr>
          <w:spacing w:val="-1"/>
        </w:rPr>
        <w:t>submitted</w:t>
      </w:r>
      <w:r w:rsidRPr="00990490">
        <w:rPr>
          <w:spacing w:val="72"/>
        </w:rPr>
        <w:t xml:space="preserve"> </w:t>
      </w:r>
      <w:r w:rsidRPr="00990490">
        <w:rPr>
          <w:spacing w:val="-1"/>
        </w:rPr>
        <w:t>for</w:t>
      </w:r>
      <w:r w:rsidRPr="00990490">
        <w:rPr>
          <w:spacing w:val="-6"/>
        </w:rPr>
        <w:t xml:space="preserve"> </w:t>
      </w:r>
      <w:r w:rsidRPr="00990490">
        <w:t>CAPRI</w:t>
      </w:r>
      <w:r w:rsidRPr="00990490">
        <w:rPr>
          <w:spacing w:val="-5"/>
        </w:rPr>
        <w:t xml:space="preserve"> </w:t>
      </w:r>
      <w:r w:rsidRPr="00990490">
        <w:t>related</w:t>
      </w:r>
      <w:r w:rsidRPr="00990490">
        <w:rPr>
          <w:spacing w:val="-4"/>
        </w:rPr>
        <w:t xml:space="preserve"> </w:t>
      </w:r>
      <w:r w:rsidRPr="00990490">
        <w:rPr>
          <w:spacing w:val="-1"/>
        </w:rPr>
        <w:t>issues</w:t>
      </w:r>
      <w:r w:rsidRPr="00990490">
        <w:rPr>
          <w:spacing w:val="-3"/>
        </w:rPr>
        <w:t xml:space="preserve"> </w:t>
      </w:r>
      <w:r w:rsidRPr="00990490">
        <w:t>to</w:t>
      </w:r>
      <w:r w:rsidRPr="00990490">
        <w:rPr>
          <w:spacing w:val="-4"/>
        </w:rPr>
        <w:t xml:space="preserve"> </w:t>
      </w:r>
      <w:r w:rsidRPr="00990490">
        <w:t>the</w:t>
      </w:r>
      <w:r w:rsidRPr="00990490">
        <w:rPr>
          <w:spacing w:val="-5"/>
        </w:rPr>
        <w:t xml:space="preserve"> </w:t>
      </w:r>
      <w:r w:rsidRPr="00990490">
        <w:rPr>
          <w:spacing w:val="-1"/>
        </w:rPr>
        <w:t>National</w:t>
      </w:r>
      <w:r w:rsidRPr="00990490">
        <w:rPr>
          <w:spacing w:val="-4"/>
        </w:rPr>
        <w:t xml:space="preserve"> </w:t>
      </w:r>
      <w:r w:rsidRPr="00990490">
        <w:rPr>
          <w:spacing w:val="-1"/>
        </w:rPr>
        <w:t>Service</w:t>
      </w:r>
      <w:r w:rsidRPr="00990490">
        <w:rPr>
          <w:spacing w:val="-4"/>
        </w:rPr>
        <w:t xml:space="preserve"> </w:t>
      </w:r>
      <w:r w:rsidRPr="00990490">
        <w:t>Desk</w:t>
      </w:r>
      <w:r w:rsidRPr="00990490">
        <w:rPr>
          <w:spacing w:val="-5"/>
        </w:rPr>
        <w:t xml:space="preserve"> </w:t>
      </w:r>
      <w:r w:rsidRPr="00990490">
        <w:t>at</w:t>
      </w:r>
      <w:r w:rsidRPr="00990490">
        <w:rPr>
          <w:spacing w:val="-4"/>
        </w:rPr>
        <w:t xml:space="preserve"> </w:t>
      </w:r>
      <w:r w:rsidRPr="00990490">
        <w:rPr>
          <w:spacing w:val="-1"/>
        </w:rPr>
        <w:t>1-855-673-4357.</w:t>
      </w:r>
    </w:p>
    <w:p w14:paraId="7C581A78" w14:textId="77777777" w:rsidR="00232CBC" w:rsidRPr="004241C4" w:rsidRDefault="00AF01AD" w:rsidP="007E70A9">
      <w:pPr>
        <w:pStyle w:val="Heading1"/>
      </w:pPr>
      <w:bookmarkStart w:id="311" w:name="_Toc5111332"/>
      <w:r w:rsidRPr="004241C4">
        <w:t>Agency Partners</w:t>
      </w:r>
      <w:bookmarkEnd w:id="311"/>
    </w:p>
    <w:p w14:paraId="5AFC6E52" w14:textId="77777777" w:rsidR="008B5FD9" w:rsidRPr="000E6EE5" w:rsidRDefault="00A80FE4" w:rsidP="007E70A9">
      <w:pPr>
        <w:pStyle w:val="Heading2"/>
      </w:pPr>
      <w:bookmarkStart w:id="312" w:name="_Toc5111333"/>
      <w:r w:rsidRPr="000E6EE5">
        <w:t>External Clients</w:t>
      </w:r>
      <w:bookmarkEnd w:id="312"/>
    </w:p>
    <w:p w14:paraId="21211C07" w14:textId="77777777" w:rsidR="00717E41" w:rsidRDefault="00717E41" w:rsidP="006E7A25">
      <w:pPr>
        <w:pStyle w:val="BodyText"/>
      </w:pPr>
      <w:r>
        <w:t>Non-VA users include external reviewers and researchers obtaining information from various VA administrations for their specific</w:t>
      </w:r>
      <w:r w:rsidR="008041D6">
        <w:t xml:space="preserve"> authorized</w:t>
      </w:r>
      <w:r>
        <w:t xml:space="preserve"> purposes.</w:t>
      </w:r>
    </w:p>
    <w:p w14:paraId="0E3D0306" w14:textId="77777777" w:rsidR="008B5FD9" w:rsidRPr="00842092" w:rsidRDefault="00A80FE4" w:rsidP="007E70A9">
      <w:pPr>
        <w:pStyle w:val="Heading2"/>
        <w:rPr>
          <w:rFonts w:ascii="Times New Roman" w:hAnsi="Times New Roman"/>
        </w:rPr>
      </w:pPr>
      <w:bookmarkStart w:id="313" w:name="_Toc5111334"/>
      <w:r w:rsidRPr="00842092">
        <w:rPr>
          <w:rFonts w:ascii="Times New Roman" w:hAnsi="Times New Roman"/>
        </w:rPr>
        <w:t>Internal Clients</w:t>
      </w:r>
      <w:bookmarkEnd w:id="313"/>
    </w:p>
    <w:p w14:paraId="55A9C5C9" w14:textId="77777777" w:rsidR="00412C3C" w:rsidRPr="00842092" w:rsidRDefault="00412C3C" w:rsidP="006E7A25">
      <w:pPr>
        <w:pStyle w:val="BodyText"/>
      </w:pPr>
      <w:r w:rsidRPr="00842092">
        <w:t>CAPRI</w:t>
      </w:r>
      <w:r w:rsidR="00830701" w:rsidRPr="00842092">
        <w:t xml:space="preserve"> </w:t>
      </w:r>
      <w:r w:rsidR="00536E47" w:rsidRPr="00842092">
        <w:t>is a VHA developed application</w:t>
      </w:r>
      <w:r w:rsidR="00E2391F" w:rsidRPr="00842092">
        <w:t xml:space="preserve">. </w:t>
      </w:r>
      <w:r w:rsidR="00536E47" w:rsidRPr="00842092">
        <w:t>T</w:t>
      </w:r>
      <w:r w:rsidRPr="00842092">
        <w:t xml:space="preserve">he other two administrations within </w:t>
      </w:r>
      <w:r w:rsidR="00830701" w:rsidRPr="00842092">
        <w:t xml:space="preserve">the </w:t>
      </w:r>
      <w:r w:rsidRPr="00842092">
        <w:t>VA</w:t>
      </w:r>
      <w:r w:rsidR="00E26DFC" w:rsidRPr="00842092">
        <w:t>, VBA and the National Cemetery Administration,</w:t>
      </w:r>
      <w:r w:rsidRPr="00842092">
        <w:t xml:space="preserve"> use CAPRI directly </w:t>
      </w:r>
      <w:r w:rsidR="00E26DFC" w:rsidRPr="00842092">
        <w:t>and/or indirectly.</w:t>
      </w:r>
    </w:p>
    <w:p w14:paraId="6D158A3B" w14:textId="77777777" w:rsidR="00E82860" w:rsidRPr="00F904A1" w:rsidRDefault="00412C3C" w:rsidP="00F904A1">
      <w:pPr>
        <w:pStyle w:val="Heading3"/>
      </w:pPr>
      <w:bookmarkStart w:id="314" w:name="_Toc5111335"/>
      <w:r w:rsidRPr="00F904A1">
        <w:t>Veteran</w:t>
      </w:r>
      <w:r w:rsidR="00EB03F2" w:rsidRPr="00F904A1">
        <w:t>s</w:t>
      </w:r>
      <w:r w:rsidRPr="00F904A1">
        <w:t xml:space="preserve"> Health Administration</w:t>
      </w:r>
      <w:bookmarkEnd w:id="314"/>
    </w:p>
    <w:p w14:paraId="6E64EDF2" w14:textId="77777777" w:rsidR="001F34DC" w:rsidRDefault="001F34DC" w:rsidP="006E7A25">
      <w:pPr>
        <w:pStyle w:val="BodyText"/>
      </w:pPr>
      <w:r>
        <w:t>The following link</w:t>
      </w:r>
      <w:r w:rsidR="00BE39E9">
        <w:t xml:space="preserve"> (URL)</w:t>
      </w:r>
      <w:r>
        <w:t xml:space="preserve"> provide</w:t>
      </w:r>
      <w:r w:rsidR="001935CE">
        <w:t>s</w:t>
      </w:r>
      <w:r>
        <w:t xml:space="preserve"> a </w:t>
      </w:r>
      <w:r w:rsidR="000C0E36">
        <w:t xml:space="preserve">complete </w:t>
      </w:r>
      <w:r>
        <w:t xml:space="preserve">list of VHA Medical Centers, Outpatient Clinics, Community Based Outpatient Clinics, Vet Centers, </w:t>
      </w:r>
      <w:r w:rsidRPr="00C03DF2">
        <w:t xml:space="preserve">and </w:t>
      </w:r>
      <w:r w:rsidR="00C03DF2" w:rsidRPr="00C03DF2">
        <w:t>Veterans Integrated Service Network (</w:t>
      </w:r>
      <w:r w:rsidRPr="00C03DF2">
        <w:t>VISN</w:t>
      </w:r>
      <w:r w:rsidR="00C03DF2" w:rsidRPr="00C03DF2">
        <w:t>)</w:t>
      </w:r>
      <w:r w:rsidRPr="00C03DF2">
        <w:t xml:space="preserve"> locations where</w:t>
      </w:r>
      <w:r>
        <w:t xml:space="preserve"> the VHA</w:t>
      </w:r>
      <w:r w:rsidR="005B72AE">
        <w:t xml:space="preserve"> </w:t>
      </w:r>
      <w:r w:rsidR="000F0BC7">
        <w:t xml:space="preserve">utilizes the </w:t>
      </w:r>
      <w:r w:rsidR="005B72AE">
        <w:t>CAPRI</w:t>
      </w:r>
      <w:r w:rsidR="003C2215">
        <w:t xml:space="preserve"> </w:t>
      </w:r>
      <w:r w:rsidR="000F0BC7">
        <w:t>system</w:t>
      </w:r>
      <w:r w:rsidR="000C0E36" w:rsidRPr="001935CE">
        <w:t>.</w:t>
      </w:r>
    </w:p>
    <w:p w14:paraId="31094823" w14:textId="77777777" w:rsidR="008E1624" w:rsidRDefault="00697775" w:rsidP="006E7A25">
      <w:pPr>
        <w:pStyle w:val="BodyText"/>
      </w:pPr>
      <w:hyperlink r:id="rId37" w:history="1">
        <w:r w:rsidR="008E1624" w:rsidRPr="00DC5EF2">
          <w:rPr>
            <w:rStyle w:val="Hyperlink"/>
            <w:sz w:val="22"/>
          </w:rPr>
          <w:t>https://www.benefits.va.gov/benefits/</w:t>
        </w:r>
      </w:hyperlink>
    </w:p>
    <w:p w14:paraId="4C213DDB" w14:textId="77777777" w:rsidR="00DB1EBC" w:rsidRDefault="002B4AB3" w:rsidP="006E7A25">
      <w:pPr>
        <w:pStyle w:val="BodyText"/>
      </w:pPr>
      <w:r>
        <w:t>The level of access granted to users will depend on job function, need to know, and the level of security place</w:t>
      </w:r>
      <w:r w:rsidR="00536E47">
        <w:t>d</w:t>
      </w:r>
      <w:r>
        <w:t xml:space="preserve"> on certain sensitive patient records</w:t>
      </w:r>
      <w:r w:rsidR="00830701">
        <w:t>.</w:t>
      </w:r>
    </w:p>
    <w:p w14:paraId="324EDDEA" w14:textId="77777777" w:rsidR="00717E41" w:rsidRPr="00530A77" w:rsidRDefault="00166729" w:rsidP="00F904A1">
      <w:pPr>
        <w:pStyle w:val="Heading4"/>
      </w:pPr>
      <w:bookmarkStart w:id="315" w:name="_Toc5111336"/>
      <w:r>
        <w:t>VHA Data Portal</w:t>
      </w:r>
      <w:bookmarkEnd w:id="315"/>
    </w:p>
    <w:p w14:paraId="16A42E4E" w14:textId="07FD6727" w:rsidR="00BC1B4B" w:rsidRDefault="007241AC" w:rsidP="006E7A25">
      <w:pPr>
        <w:pStyle w:val="BodyText"/>
      </w:pPr>
      <w:r w:rsidRPr="000F0BC7">
        <w:t xml:space="preserve">This </w:t>
      </w:r>
      <w:r>
        <w:t xml:space="preserve">VHA </w:t>
      </w:r>
      <w:r w:rsidRPr="000F0BC7">
        <w:t xml:space="preserve">program coordinates access to many of VHA’s health information resources that include </w:t>
      </w:r>
      <w:r>
        <w:t xml:space="preserve">national databases, </w:t>
      </w:r>
      <w:r w:rsidR="004354F2" w:rsidRPr="000E77EA">
        <w:t>EHR</w:t>
      </w:r>
      <w:r w:rsidR="004354F2">
        <w:t>s</w:t>
      </w:r>
      <w:r w:rsidRPr="000F0BC7">
        <w:t xml:space="preserve">, </w:t>
      </w:r>
      <w:r>
        <w:t xml:space="preserve">extracted datasets, </w:t>
      </w:r>
      <w:r w:rsidRPr="000F0BC7">
        <w:t xml:space="preserve">and medical record data found in </w:t>
      </w:r>
      <w:r w:rsidR="00FD4977">
        <w:t>CPRS</w:t>
      </w:r>
      <w:r>
        <w:t xml:space="preserve"> through CAPRI and </w:t>
      </w:r>
      <w:r w:rsidR="002E1D1A">
        <w:t>Joint Legacy Viewer (JLV)</w:t>
      </w:r>
      <w:r>
        <w:t>.</w:t>
      </w:r>
    </w:p>
    <w:p w14:paraId="33912713" w14:textId="77777777" w:rsidR="00412C3C" w:rsidRDefault="00412C3C" w:rsidP="00F904A1">
      <w:pPr>
        <w:pStyle w:val="Heading3"/>
      </w:pPr>
      <w:bookmarkStart w:id="316" w:name="_Toc5111337"/>
      <w:r>
        <w:t>Veterans Benefits Administration</w:t>
      </w:r>
      <w:bookmarkEnd w:id="316"/>
    </w:p>
    <w:p w14:paraId="6294DB58" w14:textId="77777777" w:rsidR="00FB7C7B" w:rsidRDefault="00041E97" w:rsidP="006E7A25">
      <w:pPr>
        <w:pStyle w:val="BodyText"/>
      </w:pPr>
      <w:r>
        <w:t>The following</w:t>
      </w:r>
      <w:r w:rsidR="000F52FB">
        <w:t xml:space="preserve"> table</w:t>
      </w:r>
      <w:r w:rsidR="002734F4">
        <w:t xml:space="preserve"> </w:t>
      </w:r>
      <w:r w:rsidR="002718F2">
        <w:t>list</w:t>
      </w:r>
      <w:r w:rsidR="00536E47">
        <w:t>s</w:t>
      </w:r>
      <w:r w:rsidR="000F52FB">
        <w:t xml:space="preserve"> </w:t>
      </w:r>
      <w:r w:rsidR="00536E47">
        <w:t xml:space="preserve">the </w:t>
      </w:r>
      <w:r w:rsidR="000F52FB">
        <w:t>VBA regional office</w:t>
      </w:r>
      <w:r w:rsidR="00893BFA">
        <w:t xml:space="preserve"> (RO)</w:t>
      </w:r>
      <w:r w:rsidR="000F52FB">
        <w:t xml:space="preserve"> locatio</w:t>
      </w:r>
      <w:r w:rsidR="00FB7C7B">
        <w:t>ns with each of their VBA system name.</w:t>
      </w:r>
    </w:p>
    <w:p w14:paraId="03AF97D6" w14:textId="5B63C597" w:rsidR="00E72493" w:rsidRPr="00E4494D" w:rsidRDefault="00FB7C7B" w:rsidP="006E7A25">
      <w:pPr>
        <w:pStyle w:val="BodyText"/>
        <w:rPr>
          <w:i/>
        </w:rPr>
      </w:pPr>
      <w:r w:rsidRPr="008D7625">
        <w:rPr>
          <w:b/>
          <w:i/>
        </w:rPr>
        <w:lastRenderedPageBreak/>
        <w:t>Note:</w:t>
      </w:r>
      <w:r w:rsidRPr="008D7625">
        <w:rPr>
          <w:i/>
        </w:rPr>
        <w:t xml:space="preserve"> VBA IT continues to use the VA </w:t>
      </w:r>
      <w:r w:rsidR="00FD4977" w:rsidRPr="008D7625">
        <w:rPr>
          <w:i/>
        </w:rPr>
        <w:t>Office of Information Technology (</w:t>
      </w:r>
      <w:r w:rsidRPr="008D7625">
        <w:rPr>
          <w:i/>
        </w:rPr>
        <w:t>OIT</w:t>
      </w:r>
      <w:r w:rsidR="00FD4977" w:rsidRPr="008D7625">
        <w:rPr>
          <w:i/>
        </w:rPr>
        <w:t>)</w:t>
      </w:r>
      <w:r w:rsidRPr="008D7625">
        <w:rPr>
          <w:i/>
        </w:rPr>
        <w:t xml:space="preserve"> naming convention method prior to its reorganization</w:t>
      </w:r>
      <w:r w:rsidR="00E2391F" w:rsidRPr="008D7625">
        <w:rPr>
          <w:i/>
        </w:rPr>
        <w:t xml:space="preserve">. </w:t>
      </w:r>
      <w:r w:rsidRPr="008D7625">
        <w:rPr>
          <w:i/>
        </w:rPr>
        <w:t>This naming convention is organizational versus geographical in nature</w:t>
      </w:r>
      <w:r w:rsidR="00E2391F" w:rsidRPr="008D7625">
        <w:rPr>
          <w:i/>
        </w:rPr>
        <w:t xml:space="preserve">. </w:t>
      </w:r>
      <w:r w:rsidRPr="008D7625">
        <w:rPr>
          <w:i/>
        </w:rPr>
        <w:t>This table reflects t</w:t>
      </w:r>
      <w:r w:rsidR="009878C5" w:rsidRPr="008D7625">
        <w:rPr>
          <w:i/>
        </w:rPr>
        <w:t xml:space="preserve">hat </w:t>
      </w:r>
      <w:r w:rsidRPr="008D7625">
        <w:rPr>
          <w:i/>
        </w:rPr>
        <w:t>as all VBA IT locations fall under Region 5</w:t>
      </w:r>
      <w:r w:rsidR="00E2391F" w:rsidRPr="008D7625">
        <w:rPr>
          <w:i/>
        </w:rPr>
        <w:t xml:space="preserve">. </w:t>
      </w:r>
      <w:r w:rsidRPr="008D7625">
        <w:rPr>
          <w:i/>
        </w:rPr>
        <w:t xml:space="preserve">VHA IT </w:t>
      </w:r>
      <w:r w:rsidR="000E5CEC" w:rsidRPr="008D7625">
        <w:rPr>
          <w:i/>
        </w:rPr>
        <w:t xml:space="preserve">currently </w:t>
      </w:r>
      <w:r w:rsidRPr="008D7625">
        <w:rPr>
          <w:i/>
        </w:rPr>
        <w:t xml:space="preserve">uses </w:t>
      </w:r>
      <w:r w:rsidR="009878C5" w:rsidRPr="008D7625">
        <w:rPr>
          <w:i/>
        </w:rPr>
        <w:t xml:space="preserve">the VA OIT current </w:t>
      </w:r>
      <w:r w:rsidR="008D7625">
        <w:rPr>
          <w:i/>
        </w:rPr>
        <w:t>geographical naming convention</w:t>
      </w:r>
      <w:r w:rsidR="00E2391F">
        <w:rPr>
          <w:i/>
        </w:rPr>
        <w:t xml:space="preserve">. </w:t>
      </w:r>
      <w:r w:rsidR="00E4494D">
        <w:rPr>
          <w:i/>
        </w:rPr>
        <w:t>Additionally</w:t>
      </w:r>
      <w:r w:rsidR="00E4494D" w:rsidRPr="00E4494D">
        <w:rPr>
          <w:i/>
        </w:rPr>
        <w:t xml:space="preserve">, VBA from a Business Line perspective doesn’t use Region </w:t>
      </w:r>
      <w:r w:rsidR="00B079A4" w:rsidRPr="00E4494D">
        <w:rPr>
          <w:i/>
        </w:rPr>
        <w:t>5 but</w:t>
      </w:r>
      <w:r w:rsidR="00E4494D" w:rsidRPr="00E4494D">
        <w:rPr>
          <w:i/>
        </w:rPr>
        <w:t xml:space="preserve"> breaks Region 5 down into three separate NCIOs. (See map following this table)</w:t>
      </w:r>
      <w:r w:rsidR="002C643D">
        <w:rPr>
          <w:i/>
        </w:rPr>
        <w:t>.</w:t>
      </w:r>
    </w:p>
    <w:tbl>
      <w:tblPr>
        <w:tblW w:w="9483" w:type="dxa"/>
        <w:tblInd w:w="93" w:type="dxa"/>
        <w:tblLook w:val="04A0" w:firstRow="1" w:lastRow="0" w:firstColumn="1" w:lastColumn="0" w:noHBand="0" w:noVBand="1"/>
      </w:tblPr>
      <w:tblGrid>
        <w:gridCol w:w="3345"/>
        <w:gridCol w:w="6138"/>
      </w:tblGrid>
      <w:tr w:rsidR="000F52FB" w:rsidRPr="00E2668B" w14:paraId="5261F9D2" w14:textId="77777777" w:rsidTr="008562E1">
        <w:trPr>
          <w:trHeight w:val="250"/>
          <w:tblHeader/>
        </w:trPr>
        <w:tc>
          <w:tcPr>
            <w:tcW w:w="94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vAlign w:val="center"/>
          </w:tcPr>
          <w:p w14:paraId="0260B08E" w14:textId="77777777" w:rsidR="000F52FB" w:rsidRPr="00B313D3" w:rsidRDefault="000F52FB" w:rsidP="00FB7C7B">
            <w:pPr>
              <w:overflowPunct/>
              <w:autoSpaceDE/>
              <w:autoSpaceDN/>
              <w:adjustRightInd/>
              <w:jc w:val="center"/>
              <w:textAlignment w:val="auto"/>
              <w:rPr>
                <w:rFonts w:ascii="Calibri" w:hAnsi="Calibri" w:cs="Calibri"/>
                <w:b/>
                <w:bCs/>
                <w:color w:val="FFFFFF"/>
                <w:sz w:val="22"/>
                <w:szCs w:val="22"/>
              </w:rPr>
            </w:pPr>
            <w:r w:rsidRPr="009C4FC0">
              <w:rPr>
                <w:rFonts w:ascii="Calibri" w:hAnsi="Calibri" w:cs="Calibri"/>
                <w:b/>
                <w:bCs/>
                <w:color w:val="FFFFFF"/>
                <w:sz w:val="32"/>
                <w:szCs w:val="32"/>
              </w:rPr>
              <w:t>VBA</w:t>
            </w:r>
            <w:r w:rsidR="005C0739">
              <w:rPr>
                <w:rFonts w:ascii="Calibri" w:hAnsi="Calibri" w:cs="Calibri"/>
                <w:b/>
                <w:bCs/>
                <w:color w:val="FFFFFF"/>
                <w:sz w:val="32"/>
                <w:szCs w:val="32"/>
              </w:rPr>
              <w:t xml:space="preserve"> Region 5</w:t>
            </w:r>
          </w:p>
        </w:tc>
      </w:tr>
      <w:tr w:rsidR="00E2668B" w:rsidRPr="00E2668B" w14:paraId="7D178327" w14:textId="77777777" w:rsidTr="008562E1">
        <w:trPr>
          <w:trHeight w:val="250"/>
          <w:tblHeader/>
        </w:trPr>
        <w:tc>
          <w:tcPr>
            <w:tcW w:w="33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vAlign w:val="center"/>
          </w:tcPr>
          <w:p w14:paraId="13B9DD03" w14:textId="77777777" w:rsidR="00E2668B" w:rsidRPr="006157C3" w:rsidRDefault="002734F4" w:rsidP="002734F4">
            <w:pPr>
              <w:overflowPunct/>
              <w:autoSpaceDE/>
              <w:autoSpaceDN/>
              <w:adjustRightInd/>
              <w:jc w:val="center"/>
              <w:textAlignment w:val="auto"/>
              <w:rPr>
                <w:rFonts w:ascii="Calibri" w:hAnsi="Calibri" w:cs="Calibri"/>
                <w:b/>
                <w:bCs/>
                <w:sz w:val="22"/>
                <w:szCs w:val="22"/>
              </w:rPr>
            </w:pPr>
            <w:r w:rsidRPr="006157C3">
              <w:rPr>
                <w:rFonts w:ascii="Calibri" w:hAnsi="Calibri" w:cs="Calibri"/>
                <w:b/>
                <w:bCs/>
                <w:sz w:val="22"/>
                <w:szCs w:val="22"/>
              </w:rPr>
              <w:t>REGIONAL OFFICE LOCATION</w:t>
            </w:r>
          </w:p>
        </w:tc>
        <w:tc>
          <w:tcPr>
            <w:tcW w:w="61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vAlign w:val="center"/>
            <w:hideMark/>
          </w:tcPr>
          <w:p w14:paraId="5C607FE6" w14:textId="77777777" w:rsidR="00E2668B" w:rsidRPr="00B313D3" w:rsidRDefault="00E2668B" w:rsidP="002734F4">
            <w:pPr>
              <w:overflowPunct/>
              <w:autoSpaceDE/>
              <w:autoSpaceDN/>
              <w:adjustRightInd/>
              <w:jc w:val="center"/>
              <w:textAlignment w:val="auto"/>
              <w:rPr>
                <w:rFonts w:ascii="Calibri" w:hAnsi="Calibri" w:cs="Calibri"/>
                <w:b/>
                <w:bCs/>
                <w:color w:val="FFFFFF"/>
                <w:sz w:val="22"/>
                <w:szCs w:val="22"/>
              </w:rPr>
            </w:pPr>
            <w:r w:rsidRPr="00B313D3">
              <w:rPr>
                <w:rFonts w:ascii="Calibri" w:hAnsi="Calibri" w:cs="Calibri"/>
                <w:b/>
                <w:bCs/>
                <w:color w:val="FFFFFF"/>
                <w:sz w:val="22"/>
                <w:szCs w:val="22"/>
              </w:rPr>
              <w:t>SYSTEM_NAME</w:t>
            </w:r>
          </w:p>
        </w:tc>
      </w:tr>
      <w:tr w:rsidR="00F40254" w:rsidRPr="00E2668B" w14:paraId="0AB7FDB7" w14:textId="77777777" w:rsidTr="008562E1">
        <w:trPr>
          <w:trHeight w:val="250"/>
        </w:trPr>
        <w:tc>
          <w:tcPr>
            <w:tcW w:w="9483" w:type="dxa"/>
            <w:gridSpan w:val="2"/>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0A0F5EE4" w14:textId="77777777" w:rsidR="00F40254" w:rsidRPr="00B459FC" w:rsidRDefault="00F40254" w:rsidP="004F340E">
            <w:pPr>
              <w:keepNext/>
              <w:overflowPunct/>
              <w:autoSpaceDE/>
              <w:autoSpaceDN/>
              <w:adjustRightInd/>
              <w:jc w:val="center"/>
              <w:textAlignment w:val="auto"/>
              <w:rPr>
                <w:rFonts w:ascii="Calibri" w:hAnsi="Calibri" w:cs="Calibri"/>
                <w:b/>
                <w:sz w:val="20"/>
              </w:rPr>
            </w:pPr>
            <w:r w:rsidRPr="00B459FC">
              <w:rPr>
                <w:rFonts w:ascii="Calibri" w:hAnsi="Calibri" w:cs="Calibri"/>
                <w:b/>
                <w:sz w:val="22"/>
              </w:rPr>
              <w:t>ST. PETERSBURG REGION</w:t>
            </w:r>
          </w:p>
        </w:tc>
      </w:tr>
      <w:tr w:rsidR="00F40254" w:rsidRPr="00E2668B" w14:paraId="6130AF47"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F8D0163"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Atlanta, GA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F7B1DB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Atlanta &gt; LAN</w:t>
            </w:r>
          </w:p>
        </w:tc>
      </w:tr>
      <w:tr w:rsidR="00F40254" w:rsidRPr="00E2668B" w14:paraId="50AEC645"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3C12BE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Baltimore, MD</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4BE3973"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Baltimore &gt; LAN</w:t>
            </w:r>
          </w:p>
        </w:tc>
      </w:tr>
      <w:tr w:rsidR="00F40254" w:rsidRPr="00E2668B" w14:paraId="20D274E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BF92892"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Columbia, SC</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0964B46"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Columbia &gt; LAN</w:t>
            </w:r>
          </w:p>
        </w:tc>
      </w:tr>
      <w:tr w:rsidR="00F40254" w:rsidRPr="00E2668B" w14:paraId="5CA0E4D4"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4DC804A"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Huntington, WV</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A327434"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Huntington &gt; LAN</w:t>
            </w:r>
          </w:p>
        </w:tc>
      </w:tr>
      <w:tr w:rsidR="00F40254" w:rsidRPr="00E2668B" w14:paraId="4D0DBB4A"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3776F1C"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Jackson, MS</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7EE53B3"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Jackson &gt; LAN</w:t>
            </w:r>
          </w:p>
        </w:tc>
      </w:tr>
      <w:tr w:rsidR="00F40254" w:rsidRPr="00E2668B" w14:paraId="732B0C6D"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2D6E7BE"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Little Rock, AR</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985200B"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Little Rock &gt; LAN</w:t>
            </w:r>
          </w:p>
        </w:tc>
      </w:tr>
      <w:tr w:rsidR="00F40254" w:rsidRPr="00E2668B" w14:paraId="3613C62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588A7E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Louisville, KY</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69E684A"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Louisville &gt; LAN</w:t>
            </w:r>
          </w:p>
        </w:tc>
      </w:tr>
      <w:tr w:rsidR="00F40254" w:rsidRPr="00E2668B" w14:paraId="6444474A"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FA4EBE1"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Montgomery, AL</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4F9F54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Montgomery &gt; LAN</w:t>
            </w:r>
          </w:p>
        </w:tc>
      </w:tr>
      <w:tr w:rsidR="00F40254" w:rsidRPr="00E2668B" w14:paraId="7E4243C5"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A6FC431"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Nashville, TN</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CC64B44"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Nashville &gt; LAN</w:t>
            </w:r>
          </w:p>
        </w:tc>
      </w:tr>
      <w:tr w:rsidR="00F40254" w:rsidRPr="00E2668B" w14:paraId="3A8D039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F2ED520"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New Orleans, LA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2B31081"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New Orleans &gt; LAN</w:t>
            </w:r>
          </w:p>
        </w:tc>
      </w:tr>
      <w:tr w:rsidR="00F40254" w:rsidRPr="00E2668B" w14:paraId="56A7324B"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ECEE8A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Newark, NJ</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2C04F18"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Newark &gt; LAN</w:t>
            </w:r>
          </w:p>
        </w:tc>
      </w:tr>
      <w:tr w:rsidR="00F40254" w:rsidRPr="00E2668B" w14:paraId="64995BC1"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7415AB5"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Roanoke, VA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141CE6F"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Roanoke &gt; LAN</w:t>
            </w:r>
          </w:p>
        </w:tc>
      </w:tr>
      <w:tr w:rsidR="00F40254" w:rsidRPr="00E2668B" w14:paraId="6C22C05F"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A61D660"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St. Louis, MO</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66A03DB"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St. Louis &gt; LAN</w:t>
            </w:r>
          </w:p>
        </w:tc>
      </w:tr>
      <w:tr w:rsidR="00F40254" w:rsidRPr="00E2668B" w14:paraId="43C321FD"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C3AF83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St. Louis</w:t>
            </w:r>
            <w:r>
              <w:rPr>
                <w:rFonts w:ascii="Calibri" w:hAnsi="Calibri" w:cs="Calibri"/>
                <w:sz w:val="20"/>
              </w:rPr>
              <w:t xml:space="preserve"> RMC</w:t>
            </w:r>
            <w:r w:rsidRPr="00B459FC">
              <w:rPr>
                <w:rFonts w:ascii="Calibri" w:hAnsi="Calibri" w:cs="Calibri"/>
                <w:sz w:val="20"/>
              </w:rPr>
              <w:t>, MO</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D5151F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St. Louis RMC &gt; LAN</w:t>
            </w:r>
          </w:p>
        </w:tc>
      </w:tr>
      <w:tr w:rsidR="00F40254" w:rsidRPr="00E2668B" w14:paraId="4B997768"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FFBC0E6"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St. Petersburg, FL</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8241729"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St. Petersburg &gt; LAN</w:t>
            </w:r>
          </w:p>
        </w:tc>
      </w:tr>
      <w:tr w:rsidR="00F40254" w:rsidRPr="00E2668B" w14:paraId="7E46EC90"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9869FC1"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Washington, DC</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CAB9A30"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Washington &gt; LAN</w:t>
            </w:r>
          </w:p>
        </w:tc>
      </w:tr>
      <w:tr w:rsidR="00F40254" w:rsidRPr="00E2668B" w14:paraId="797DA8A4" w14:textId="77777777" w:rsidTr="008562E1">
        <w:trPr>
          <w:trHeight w:val="225"/>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1EE5B4F"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Winston-Salem, NC</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0319714" w14:textId="77777777" w:rsidR="00F40254" w:rsidRPr="004F340E" w:rsidRDefault="00F40254" w:rsidP="004F340E">
            <w:pPr>
              <w:rPr>
                <w:rFonts w:ascii="Calibri" w:hAnsi="Calibri" w:cs="Calibri"/>
                <w:sz w:val="20"/>
              </w:rPr>
            </w:pPr>
            <w:r w:rsidRPr="004F340E">
              <w:rPr>
                <w:rFonts w:ascii="Calibri" w:hAnsi="Calibri" w:cs="Calibri"/>
                <w:sz w:val="20"/>
              </w:rPr>
              <w:t>REGION 5 &gt; VBA &gt; St Petersburg Region &gt; VARO Winston-Salem &gt; LAN</w:t>
            </w:r>
          </w:p>
        </w:tc>
      </w:tr>
      <w:tr w:rsidR="00F40254" w:rsidRPr="00E2668B" w14:paraId="0A01141A" w14:textId="77777777" w:rsidTr="008562E1">
        <w:trPr>
          <w:trHeight w:val="250"/>
        </w:trPr>
        <w:tc>
          <w:tcPr>
            <w:tcW w:w="9483" w:type="dxa"/>
            <w:gridSpan w:val="2"/>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64BB8C45" w14:textId="77777777" w:rsidR="00F40254" w:rsidRPr="00B459FC" w:rsidRDefault="00F40254" w:rsidP="0077732C">
            <w:pPr>
              <w:keepNext/>
              <w:overflowPunct/>
              <w:autoSpaceDE/>
              <w:autoSpaceDN/>
              <w:adjustRightInd/>
              <w:jc w:val="center"/>
              <w:textAlignment w:val="auto"/>
              <w:rPr>
                <w:rFonts w:ascii="Calibri" w:hAnsi="Calibri" w:cs="Calibri"/>
                <w:b/>
                <w:sz w:val="22"/>
              </w:rPr>
            </w:pPr>
            <w:r w:rsidRPr="00B459FC">
              <w:rPr>
                <w:rFonts w:ascii="Calibri" w:hAnsi="Calibri" w:cs="Calibri"/>
                <w:b/>
                <w:sz w:val="22"/>
              </w:rPr>
              <w:t>St. Paul Region</w:t>
            </w:r>
          </w:p>
        </w:tc>
      </w:tr>
      <w:tr w:rsidR="00F40254" w:rsidRPr="00E2668B" w14:paraId="1A1DCF9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66CE589"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Boston, MA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AAEAC88"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Boston &gt; LAN</w:t>
            </w:r>
          </w:p>
        </w:tc>
      </w:tr>
      <w:tr w:rsidR="00F40254" w:rsidRPr="00E2668B" w14:paraId="3CB9D9BB"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4B1F388"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Buffalo, NY</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9D85ECE"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Buffalo &gt; LAN</w:t>
            </w:r>
          </w:p>
        </w:tc>
      </w:tr>
      <w:tr w:rsidR="00F40254" w:rsidRPr="00E2668B" w14:paraId="06B00F9A"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0E2AD0E"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Chicago, IL</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315CEEC"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Chicago &gt; LAN</w:t>
            </w:r>
          </w:p>
        </w:tc>
      </w:tr>
      <w:tr w:rsidR="00F40254" w:rsidRPr="00E2668B" w14:paraId="6F6DCCF1"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B532E95"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Cleveland, OH</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12EE757"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Cleveland &gt; LAN</w:t>
            </w:r>
          </w:p>
        </w:tc>
      </w:tr>
      <w:tr w:rsidR="00F40254" w:rsidRPr="00E2668B" w14:paraId="0AA0CF84"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25C3FAC"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Des Moines, IA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80388B9"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Des Moines &gt; LAN</w:t>
            </w:r>
          </w:p>
        </w:tc>
      </w:tr>
      <w:tr w:rsidR="00F40254" w:rsidRPr="00E2668B" w14:paraId="4E257D07"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645B82B"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Detroit, MI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BB732D2"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Detroit &gt; LAN</w:t>
            </w:r>
          </w:p>
        </w:tc>
      </w:tr>
      <w:tr w:rsidR="00F40254" w:rsidRPr="00E2668B" w14:paraId="28A932A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F3A4E1D"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Fargo, ND</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AD35679"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Fargo &gt; LAN</w:t>
            </w:r>
          </w:p>
        </w:tc>
      </w:tr>
      <w:tr w:rsidR="00F40254" w:rsidRPr="00E2668B" w14:paraId="5074F97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E0A0510"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Hartford, CT</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1713E6E"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Hartford &gt; LAN</w:t>
            </w:r>
          </w:p>
        </w:tc>
      </w:tr>
      <w:tr w:rsidR="00F40254" w:rsidRPr="00E2668B" w14:paraId="1430BEE7"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29365EF"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Indianapolis, IN</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BBA4688"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Indianapolis &gt; LAN</w:t>
            </w:r>
          </w:p>
        </w:tc>
      </w:tr>
      <w:tr w:rsidR="00F40254" w:rsidRPr="00E2668B" w14:paraId="6B6D4C6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D18622F"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Lincoln, NE</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B7B7CBE"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Lincoln &gt; LAN</w:t>
            </w:r>
          </w:p>
        </w:tc>
      </w:tr>
      <w:tr w:rsidR="00F40254" w:rsidRPr="00E2668B" w14:paraId="423EAC0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B19F5C5"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Manchester, NH</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DF6704B"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Manchester &gt; LAN</w:t>
            </w:r>
          </w:p>
        </w:tc>
      </w:tr>
      <w:tr w:rsidR="00F40254" w:rsidRPr="00E2668B" w14:paraId="257535D5"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95AB759"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Milwaukee, WI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838C89F"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Milwaukee &gt; LAN</w:t>
            </w:r>
          </w:p>
        </w:tc>
      </w:tr>
      <w:tr w:rsidR="00F40254" w:rsidRPr="00E2668B" w14:paraId="0BE161A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C9EFD74"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New York, NY</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A6E1326"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New York &gt; LAN</w:t>
            </w:r>
          </w:p>
        </w:tc>
      </w:tr>
      <w:tr w:rsidR="00F40254" w:rsidRPr="00E2668B" w14:paraId="007942CD"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06B72F8"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Philadelphia, PA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5267C3F"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Philadelphia &gt; LAN</w:t>
            </w:r>
          </w:p>
        </w:tc>
      </w:tr>
      <w:tr w:rsidR="00F40254" w:rsidRPr="00E2668B" w14:paraId="6A4FF2C2"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70451A5"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Pittsburgh, PA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BBCF000"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Pittsburgh &gt; LAN</w:t>
            </w:r>
          </w:p>
        </w:tc>
      </w:tr>
      <w:tr w:rsidR="00F40254" w:rsidRPr="00E2668B" w14:paraId="29D1E65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820F69D" w14:textId="77777777" w:rsidR="00F40254" w:rsidRPr="00B459FC" w:rsidRDefault="00F40254" w:rsidP="007B39C8">
            <w:pPr>
              <w:overflowPunct/>
              <w:autoSpaceDE/>
              <w:autoSpaceDN/>
              <w:adjustRightInd/>
              <w:textAlignment w:val="auto"/>
              <w:rPr>
                <w:rFonts w:ascii="Calibri" w:hAnsi="Calibri" w:cs="Calibri"/>
                <w:sz w:val="20"/>
              </w:rPr>
            </w:pPr>
            <w:r w:rsidRPr="00B459FC">
              <w:rPr>
                <w:rFonts w:ascii="Calibri" w:hAnsi="Calibri" w:cs="Calibri"/>
                <w:sz w:val="20"/>
              </w:rPr>
              <w:t>Providence, RI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3A19B5C"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Providence &gt; LAN</w:t>
            </w:r>
          </w:p>
        </w:tc>
      </w:tr>
      <w:tr w:rsidR="00F40254" w:rsidRPr="00E2668B" w14:paraId="715E7ED1"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47EBA92"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Sioux Falls, SD</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CC875DD"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Sioux Falls &gt; LAN</w:t>
            </w:r>
          </w:p>
        </w:tc>
      </w:tr>
      <w:tr w:rsidR="00F40254" w:rsidRPr="00E2668B" w14:paraId="2BB42861"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1340878"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St. Paul, MN</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435B6D7"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St. Paul &gt; LAN</w:t>
            </w:r>
          </w:p>
        </w:tc>
      </w:tr>
      <w:tr w:rsidR="00F40254" w:rsidRPr="00E2668B" w14:paraId="058196DA"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97DD5A6" w14:textId="77777777" w:rsidR="00F40254" w:rsidRPr="00B459FC" w:rsidRDefault="00F40254" w:rsidP="00E2668B">
            <w:pPr>
              <w:overflowPunct/>
              <w:autoSpaceDE/>
              <w:autoSpaceDN/>
              <w:adjustRightInd/>
              <w:textAlignment w:val="auto"/>
              <w:rPr>
                <w:rFonts w:ascii="Calibri" w:hAnsi="Calibri" w:cs="Calibri"/>
                <w:sz w:val="20"/>
              </w:rPr>
            </w:pPr>
            <w:proofErr w:type="spellStart"/>
            <w:r w:rsidRPr="00B459FC">
              <w:rPr>
                <w:rFonts w:ascii="Calibri" w:hAnsi="Calibri" w:cs="Calibri"/>
                <w:sz w:val="20"/>
              </w:rPr>
              <w:t>Togus</w:t>
            </w:r>
            <w:proofErr w:type="spellEnd"/>
            <w:r w:rsidRPr="00B459FC">
              <w:rPr>
                <w:rFonts w:ascii="Calibri" w:hAnsi="Calibri" w:cs="Calibri"/>
                <w:sz w:val="20"/>
              </w:rPr>
              <w:t>, ME</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B7A14ED" w14:textId="77777777" w:rsidR="00F40254" w:rsidRPr="004F340E" w:rsidRDefault="00F40254" w:rsidP="004F340E">
            <w:pPr>
              <w:rPr>
                <w:rFonts w:ascii="Calibri" w:hAnsi="Calibri" w:cs="Calibri"/>
                <w:sz w:val="20"/>
              </w:rPr>
            </w:pPr>
            <w:r w:rsidRPr="004F340E">
              <w:rPr>
                <w:rFonts w:ascii="Calibri" w:hAnsi="Calibri" w:cs="Calibri"/>
                <w:sz w:val="20"/>
              </w:rPr>
              <w:t xml:space="preserve">REGION 5 &gt; VBA &gt; St Paul Region &gt; VARO </w:t>
            </w:r>
            <w:proofErr w:type="spellStart"/>
            <w:r w:rsidRPr="004F340E">
              <w:rPr>
                <w:rFonts w:ascii="Calibri" w:hAnsi="Calibri" w:cs="Calibri"/>
                <w:sz w:val="20"/>
              </w:rPr>
              <w:t>Togus</w:t>
            </w:r>
            <w:proofErr w:type="spellEnd"/>
            <w:r w:rsidRPr="004F340E">
              <w:rPr>
                <w:rFonts w:ascii="Calibri" w:hAnsi="Calibri" w:cs="Calibri"/>
                <w:sz w:val="20"/>
              </w:rPr>
              <w:t xml:space="preserve"> &gt; LAN</w:t>
            </w:r>
          </w:p>
        </w:tc>
      </w:tr>
      <w:tr w:rsidR="00F40254" w:rsidRPr="00E2668B" w14:paraId="08EA8748"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784D900"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White River</w:t>
            </w:r>
            <w:r>
              <w:rPr>
                <w:rFonts w:ascii="Calibri" w:hAnsi="Calibri" w:cs="Calibri"/>
                <w:sz w:val="20"/>
              </w:rPr>
              <w:t xml:space="preserve"> </w:t>
            </w:r>
            <w:proofErr w:type="spellStart"/>
            <w:r>
              <w:rPr>
                <w:rFonts w:ascii="Calibri" w:hAnsi="Calibri" w:cs="Calibri"/>
                <w:sz w:val="20"/>
              </w:rPr>
              <w:t>Jct</w:t>
            </w:r>
            <w:proofErr w:type="spellEnd"/>
            <w:r w:rsidRPr="00B459FC">
              <w:rPr>
                <w:rFonts w:ascii="Calibri" w:hAnsi="Calibri" w:cs="Calibri"/>
                <w:sz w:val="20"/>
              </w:rPr>
              <w:t>, VT</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85AA7F" w14:textId="77777777" w:rsidR="00F40254" w:rsidRPr="004F340E" w:rsidRDefault="00F40254" w:rsidP="004F340E">
            <w:pPr>
              <w:rPr>
                <w:rFonts w:ascii="Calibri" w:hAnsi="Calibri" w:cs="Calibri"/>
                <w:sz w:val="20"/>
              </w:rPr>
            </w:pPr>
            <w:r w:rsidRPr="004F340E">
              <w:rPr>
                <w:rFonts w:ascii="Calibri" w:hAnsi="Calibri" w:cs="Calibri"/>
                <w:sz w:val="20"/>
              </w:rPr>
              <w:t>REGION 5 &gt; VBA &gt; St Paul Region &gt; VARO White River Jct. &gt; LAN</w:t>
            </w:r>
          </w:p>
        </w:tc>
      </w:tr>
      <w:tr w:rsidR="00F40254" w:rsidRPr="00E2668B" w14:paraId="42BFC1D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8549107"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Wichita, KS</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F4C720A"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Wichita &gt; LAN</w:t>
            </w:r>
          </w:p>
        </w:tc>
      </w:tr>
      <w:tr w:rsidR="00F40254" w:rsidRPr="00E2668B" w14:paraId="74CEB080"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17B8D79" w14:textId="77777777" w:rsidR="00F40254" w:rsidRPr="00B459FC" w:rsidRDefault="00F40254" w:rsidP="00E2668B">
            <w:pPr>
              <w:overflowPunct/>
              <w:autoSpaceDE/>
              <w:autoSpaceDN/>
              <w:adjustRightInd/>
              <w:textAlignment w:val="auto"/>
              <w:rPr>
                <w:rFonts w:ascii="Calibri" w:hAnsi="Calibri" w:cs="Calibri"/>
                <w:sz w:val="20"/>
              </w:rPr>
            </w:pPr>
            <w:r w:rsidRPr="00B459FC">
              <w:rPr>
                <w:rFonts w:ascii="Calibri" w:hAnsi="Calibri" w:cs="Calibri"/>
                <w:sz w:val="20"/>
              </w:rPr>
              <w:t>Wilmington, DE</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BEF4249" w14:textId="77777777" w:rsidR="00F40254" w:rsidRPr="004F340E" w:rsidRDefault="00F40254">
            <w:pPr>
              <w:rPr>
                <w:rFonts w:ascii="Calibri" w:hAnsi="Calibri" w:cs="Calibri"/>
                <w:sz w:val="20"/>
              </w:rPr>
            </w:pPr>
            <w:r w:rsidRPr="004F340E">
              <w:rPr>
                <w:rFonts w:ascii="Calibri" w:hAnsi="Calibri" w:cs="Calibri"/>
                <w:sz w:val="20"/>
              </w:rPr>
              <w:t>REGION 5 &gt; VBA &gt; St Paul Region &gt; VARO Wilmington &gt; LAN</w:t>
            </w:r>
          </w:p>
        </w:tc>
      </w:tr>
      <w:tr w:rsidR="00F40254" w:rsidRPr="00E2668B" w14:paraId="58E50828" w14:textId="77777777" w:rsidTr="008562E1">
        <w:trPr>
          <w:trHeight w:val="250"/>
        </w:trPr>
        <w:tc>
          <w:tcPr>
            <w:tcW w:w="9483" w:type="dxa"/>
            <w:gridSpan w:val="2"/>
            <w:tcBorders>
              <w:top w:val="nil"/>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3856115E" w14:textId="77777777" w:rsidR="00F40254" w:rsidRPr="00B459FC" w:rsidRDefault="000148B9" w:rsidP="0077732C">
            <w:pPr>
              <w:keepNext/>
              <w:overflowPunct/>
              <w:autoSpaceDE/>
              <w:autoSpaceDN/>
              <w:adjustRightInd/>
              <w:jc w:val="center"/>
              <w:textAlignment w:val="auto"/>
              <w:rPr>
                <w:rFonts w:ascii="Calibri" w:hAnsi="Calibri" w:cs="Calibri"/>
                <w:b/>
                <w:sz w:val="20"/>
              </w:rPr>
            </w:pPr>
            <w:r>
              <w:rPr>
                <w:rFonts w:ascii="Calibri" w:hAnsi="Calibri" w:cs="Calibri"/>
                <w:b/>
                <w:sz w:val="20"/>
              </w:rPr>
              <w:lastRenderedPageBreak/>
              <w:t>SAN DIEGO REGION</w:t>
            </w:r>
          </w:p>
        </w:tc>
      </w:tr>
      <w:tr w:rsidR="00F40254" w:rsidRPr="00E2668B" w14:paraId="3CF45C2C" w14:textId="77777777" w:rsidTr="008562E1">
        <w:trPr>
          <w:trHeight w:val="49"/>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576CB8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Albuquerque, NM</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96B1AEB"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Albuquerque &gt; LAN</w:t>
            </w:r>
          </w:p>
        </w:tc>
      </w:tr>
      <w:tr w:rsidR="00F40254" w:rsidRPr="00E2668B" w14:paraId="04A8C204"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580E3AC"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Anchorage, AK</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CAAEF3D"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Anchorage &gt; LAN</w:t>
            </w:r>
          </w:p>
        </w:tc>
      </w:tr>
      <w:tr w:rsidR="00F40254" w:rsidRPr="00E2668B" w14:paraId="0022A80D"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5927D88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Boise, ID</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8AAEBBD"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Boise &gt; LAN</w:t>
            </w:r>
          </w:p>
        </w:tc>
      </w:tr>
      <w:tr w:rsidR="00F40254" w:rsidRPr="00E2668B" w14:paraId="36E960B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C95ADE6"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Denver, CO</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53D2CB8"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Denver &gt; LAN</w:t>
            </w:r>
          </w:p>
        </w:tc>
      </w:tr>
      <w:tr w:rsidR="00F40254" w:rsidRPr="00E2668B" w14:paraId="6128C986"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23120F5" w14:textId="77777777" w:rsidR="00F40254" w:rsidRPr="00B459FC" w:rsidRDefault="00F40254" w:rsidP="004F340E">
            <w:pPr>
              <w:overflowPunct/>
              <w:autoSpaceDE/>
              <w:autoSpaceDN/>
              <w:adjustRightInd/>
              <w:textAlignment w:val="auto"/>
              <w:rPr>
                <w:rFonts w:ascii="Calibri" w:hAnsi="Calibri" w:cs="Calibri"/>
                <w:sz w:val="20"/>
              </w:rPr>
            </w:pPr>
            <w:r>
              <w:rPr>
                <w:rFonts w:ascii="Calibri" w:hAnsi="Calibri" w:cs="Calibri"/>
                <w:sz w:val="20"/>
              </w:rPr>
              <w:t xml:space="preserve">      Cheyenne, WO</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1CA18DE" w14:textId="77777777" w:rsidR="00F40254" w:rsidRPr="004F340E" w:rsidRDefault="00F40254" w:rsidP="004F340E">
            <w:pPr>
              <w:rPr>
                <w:rFonts w:ascii="Calibri" w:hAnsi="Calibri" w:cs="Calibri"/>
                <w:sz w:val="20"/>
              </w:rPr>
            </w:pPr>
            <w:r w:rsidRPr="004F340E">
              <w:rPr>
                <w:rFonts w:ascii="Calibri" w:hAnsi="Calibri" w:cs="Calibri"/>
                <w:sz w:val="20"/>
              </w:rPr>
              <w:t xml:space="preserve">REGION 5 &gt; VBA &gt; San Diego Region &gt; VARO </w:t>
            </w:r>
            <w:r w:rsidRPr="00680EA5">
              <w:rPr>
                <w:rFonts w:ascii="Calibri" w:hAnsi="Calibri" w:cs="Calibri"/>
                <w:sz w:val="20"/>
              </w:rPr>
              <w:t>Cheyenne</w:t>
            </w:r>
            <w:r w:rsidRPr="004F340E">
              <w:rPr>
                <w:rFonts w:ascii="Calibri" w:hAnsi="Calibri" w:cs="Calibri"/>
                <w:sz w:val="20"/>
              </w:rPr>
              <w:t xml:space="preserve"> &gt; LAN</w:t>
            </w:r>
          </w:p>
        </w:tc>
      </w:tr>
      <w:tr w:rsidR="00F40254" w:rsidRPr="00E2668B" w14:paraId="0DFFE0F7"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4C80174"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Fort Harrison, MT</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7ECAEEF"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Fort Harrison &gt; LAN</w:t>
            </w:r>
          </w:p>
        </w:tc>
      </w:tr>
      <w:tr w:rsidR="00F40254" w:rsidRPr="00E2668B" w14:paraId="3500AFBC"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C662AEA"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Honolulu, HI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6891BE9"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Honolulu &gt; LAN</w:t>
            </w:r>
          </w:p>
        </w:tc>
      </w:tr>
      <w:tr w:rsidR="00F40254" w:rsidRPr="00E2668B" w14:paraId="0CFF199E"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6627CF6"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Houston, TX</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B60D604"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Houston &gt; LAN</w:t>
            </w:r>
          </w:p>
        </w:tc>
      </w:tr>
      <w:tr w:rsidR="00F40254" w:rsidRPr="00E2668B" w14:paraId="0849C9FF"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318684C9"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Los Angeles, CA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0A0EA50"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Los Angeles &gt; LAN</w:t>
            </w:r>
          </w:p>
        </w:tc>
      </w:tr>
      <w:tr w:rsidR="00F40254" w:rsidRPr="00E2668B" w14:paraId="3B2597C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1D6E154"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Manila, PI</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B8F1500"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Manila &gt; LAN</w:t>
            </w:r>
          </w:p>
        </w:tc>
      </w:tr>
      <w:tr w:rsidR="00F40254" w:rsidRPr="00E2668B" w14:paraId="006CF1F6"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C3BE9EF"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Muskogee, OK</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18A445A" w14:textId="77777777" w:rsidR="00F40254" w:rsidRPr="00B87322" w:rsidRDefault="00F40254" w:rsidP="004F340E">
            <w:pPr>
              <w:rPr>
                <w:highlight w:val="yellow"/>
              </w:rPr>
            </w:pPr>
            <w:r w:rsidRPr="00FD18FC">
              <w:rPr>
                <w:rFonts w:ascii="Calibri" w:hAnsi="Calibri" w:cs="Calibri"/>
                <w:sz w:val="20"/>
              </w:rPr>
              <w:t>R</w:t>
            </w:r>
            <w:r>
              <w:rPr>
                <w:rFonts w:ascii="Calibri" w:hAnsi="Calibri" w:cs="Calibri"/>
                <w:sz w:val="20"/>
              </w:rPr>
              <w:t>EGION</w:t>
            </w:r>
            <w:r w:rsidRPr="00FD18FC">
              <w:rPr>
                <w:rFonts w:ascii="Calibri" w:hAnsi="Calibri" w:cs="Calibri"/>
                <w:sz w:val="20"/>
              </w:rPr>
              <w:t xml:space="preserve"> 5 &gt; VBA &gt; San Diego Region </w:t>
            </w:r>
            <w:r w:rsidRPr="00680EA5">
              <w:rPr>
                <w:rFonts w:ascii="Calibri" w:hAnsi="Calibri" w:cs="Calibri"/>
                <w:sz w:val="20"/>
              </w:rPr>
              <w:t>&gt; VARO Muskogee &gt; LAN</w:t>
            </w:r>
          </w:p>
        </w:tc>
      </w:tr>
      <w:tr w:rsidR="00F40254" w:rsidRPr="00E2668B" w14:paraId="69ADC161"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E8B25DC"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Oakland, CA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B384B4D"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Oakland &gt; LAN</w:t>
            </w:r>
          </w:p>
        </w:tc>
      </w:tr>
      <w:tr w:rsidR="00F40254" w:rsidRPr="00E2668B" w14:paraId="2F1A264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9E0A28B"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Phoenix, AZ</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9C89573"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Phoenix &gt; LAN</w:t>
            </w:r>
          </w:p>
        </w:tc>
      </w:tr>
      <w:tr w:rsidR="00F40254" w:rsidRPr="00E2668B" w14:paraId="5999707B"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93B7944"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Portland, OR</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9A7E8C4"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Portland &gt; LAN</w:t>
            </w:r>
          </w:p>
        </w:tc>
      </w:tr>
      <w:tr w:rsidR="00F40254" w:rsidRPr="00E2668B" w14:paraId="0A2D1C02"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E7D113F"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Reno, NV</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F0B93AC"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Reno &gt; LAN</w:t>
            </w:r>
          </w:p>
        </w:tc>
      </w:tr>
      <w:tr w:rsidR="00F40254" w:rsidRPr="00E2668B" w14:paraId="3276B043"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F982920"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Salt Lake City, UT</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B6EBDDE"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Salt Lake City &gt; LAN</w:t>
            </w:r>
          </w:p>
        </w:tc>
      </w:tr>
      <w:tr w:rsidR="00F40254" w:rsidRPr="00E2668B" w14:paraId="67F6AA2F"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E54C02D"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San Diego, CA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45D3CE9"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San Diego &gt; LAN</w:t>
            </w:r>
          </w:p>
        </w:tc>
      </w:tr>
      <w:tr w:rsidR="00F40254" w:rsidRPr="00E2668B" w14:paraId="50526392"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CEBAA5B" w14:textId="77777777" w:rsidR="00F40254" w:rsidRPr="00916507" w:rsidRDefault="00F40254" w:rsidP="004F340E">
            <w:pPr>
              <w:overflowPunct/>
              <w:autoSpaceDE/>
              <w:autoSpaceDN/>
              <w:adjustRightInd/>
              <w:textAlignment w:val="auto"/>
              <w:rPr>
                <w:rFonts w:ascii="Calibri" w:hAnsi="Calibri" w:cs="Calibri"/>
                <w:sz w:val="20"/>
              </w:rPr>
            </w:pPr>
            <w:r w:rsidRPr="00916507">
              <w:rPr>
                <w:rFonts w:ascii="Calibri" w:hAnsi="Calibri" w:cs="Calibri"/>
                <w:sz w:val="20"/>
              </w:rPr>
              <w:t>San Juan, PR</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77F36ABA" w14:textId="77777777" w:rsidR="00F40254" w:rsidRDefault="00F40254" w:rsidP="000B0F2B">
            <w:r w:rsidRPr="008B51F6">
              <w:rPr>
                <w:rFonts w:ascii="Calibri" w:hAnsi="Calibri" w:cs="Calibri"/>
                <w:sz w:val="20"/>
              </w:rPr>
              <w:t>R</w:t>
            </w:r>
            <w:r>
              <w:rPr>
                <w:rFonts w:ascii="Calibri" w:hAnsi="Calibri" w:cs="Calibri"/>
                <w:sz w:val="20"/>
              </w:rPr>
              <w:t>EGION</w:t>
            </w:r>
            <w:r w:rsidRPr="008B51F6">
              <w:rPr>
                <w:rFonts w:ascii="Calibri" w:hAnsi="Calibri" w:cs="Calibri"/>
                <w:sz w:val="20"/>
              </w:rPr>
              <w:t xml:space="preserve"> 5 &gt; VBA &gt; San Diego Region </w:t>
            </w:r>
            <w:r w:rsidRPr="000B0F2B">
              <w:rPr>
                <w:rFonts w:ascii="Calibri" w:hAnsi="Calibri" w:cs="Calibri"/>
                <w:sz w:val="20"/>
              </w:rPr>
              <w:t xml:space="preserve">&gt; VARO </w:t>
            </w:r>
            <w:r w:rsidR="000B0F2B" w:rsidRPr="000B0F2B">
              <w:rPr>
                <w:rFonts w:ascii="Calibri" w:hAnsi="Calibri" w:cs="Calibri"/>
                <w:sz w:val="20"/>
              </w:rPr>
              <w:t>San Juan</w:t>
            </w:r>
            <w:r w:rsidRPr="000B0F2B">
              <w:rPr>
                <w:rFonts w:ascii="Calibri" w:hAnsi="Calibri" w:cs="Calibri"/>
                <w:sz w:val="20"/>
              </w:rPr>
              <w:t xml:space="preserve"> &gt; LAN</w:t>
            </w:r>
          </w:p>
        </w:tc>
      </w:tr>
      <w:tr w:rsidR="00F40254" w:rsidRPr="00E2668B" w14:paraId="5FCBC339"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03C2B794"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Seattle, WA</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0094C94"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Seattle &gt; LAN</w:t>
            </w:r>
          </w:p>
        </w:tc>
      </w:tr>
      <w:tr w:rsidR="00F40254" w:rsidRPr="00E2668B" w14:paraId="5985BB32" w14:textId="77777777" w:rsidTr="008562E1">
        <w:trPr>
          <w:trHeight w:val="250"/>
        </w:trPr>
        <w:tc>
          <w:tcPr>
            <w:tcW w:w="3345"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70D4C68" w14:textId="77777777" w:rsidR="00F40254" w:rsidRPr="00B459FC" w:rsidRDefault="00F40254" w:rsidP="004F340E">
            <w:pPr>
              <w:overflowPunct/>
              <w:autoSpaceDE/>
              <w:autoSpaceDN/>
              <w:adjustRightInd/>
              <w:textAlignment w:val="auto"/>
              <w:rPr>
                <w:rFonts w:ascii="Calibri" w:hAnsi="Calibri" w:cs="Calibri"/>
                <w:sz w:val="20"/>
              </w:rPr>
            </w:pPr>
            <w:r w:rsidRPr="00B459FC">
              <w:rPr>
                <w:rFonts w:ascii="Calibri" w:hAnsi="Calibri" w:cs="Calibri"/>
                <w:sz w:val="20"/>
              </w:rPr>
              <w:t>Waco, TX</w:t>
            </w:r>
          </w:p>
        </w:tc>
        <w:tc>
          <w:tcPr>
            <w:tcW w:w="6138" w:type="dxa"/>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4438FE6F" w14:textId="77777777" w:rsidR="00F40254" w:rsidRPr="004F340E" w:rsidRDefault="00F40254" w:rsidP="004F340E">
            <w:pPr>
              <w:rPr>
                <w:rFonts w:ascii="Calibri" w:hAnsi="Calibri" w:cs="Calibri"/>
                <w:sz w:val="20"/>
              </w:rPr>
            </w:pPr>
            <w:r w:rsidRPr="004F340E">
              <w:rPr>
                <w:rFonts w:ascii="Calibri" w:hAnsi="Calibri" w:cs="Calibri"/>
                <w:sz w:val="20"/>
              </w:rPr>
              <w:t>REGION 5 &gt; VBA &gt; San Diego Region &gt; VARO Waco &gt; LAN</w:t>
            </w:r>
          </w:p>
        </w:tc>
      </w:tr>
    </w:tbl>
    <w:p w14:paraId="7A6B42F4" w14:textId="77777777" w:rsidR="00E72493" w:rsidRDefault="00E72493" w:rsidP="006E7A25">
      <w:pPr>
        <w:pStyle w:val="BodyText"/>
      </w:pPr>
    </w:p>
    <w:p w14:paraId="7FF48A04" w14:textId="77777777" w:rsidR="00E72493" w:rsidRDefault="00E72493" w:rsidP="006E7A25">
      <w:pPr>
        <w:pStyle w:val="BodyText"/>
        <w:sectPr w:rsidR="00E72493" w:rsidSect="00992912">
          <w:headerReference w:type="even" r:id="rId38"/>
          <w:headerReference w:type="default" r:id="rId39"/>
          <w:pgSz w:w="12240" w:h="15840" w:code="1"/>
          <w:pgMar w:top="1440" w:right="1440" w:bottom="1440" w:left="1440" w:header="720" w:footer="720" w:gutter="0"/>
          <w:pgNumType w:start="1"/>
          <w:cols w:space="720"/>
          <w:docGrid w:linePitch="326"/>
        </w:sectPr>
      </w:pPr>
    </w:p>
    <w:p w14:paraId="635FB390" w14:textId="77777777" w:rsidR="00E72493" w:rsidRDefault="00B41C94" w:rsidP="006E7A25">
      <w:pPr>
        <w:pStyle w:val="BodyText"/>
      </w:pPr>
      <w:r>
        <w:lastRenderedPageBreak/>
        <w:t>This</w:t>
      </w:r>
      <w:r w:rsidR="002718F2">
        <w:t xml:space="preserve"> is</w:t>
      </w:r>
      <w:r w:rsidR="00E72493">
        <w:t xml:space="preserve"> </w:t>
      </w:r>
      <w:r w:rsidR="002718F2">
        <w:t xml:space="preserve">the </w:t>
      </w:r>
      <w:r w:rsidR="0093028D">
        <w:t>VBA’s Region 5</w:t>
      </w:r>
      <w:r w:rsidR="00FD3F0D" w:rsidRPr="00FD3F0D">
        <w:t xml:space="preserve"> </w:t>
      </w:r>
      <w:r w:rsidR="00FD3F0D">
        <w:t xml:space="preserve">Business Line </w:t>
      </w:r>
      <w:r w:rsidR="00C73E55">
        <w:t xml:space="preserve">perspective </w:t>
      </w:r>
      <w:r w:rsidR="006E7A25">
        <w:t xml:space="preserve">Network </w:t>
      </w:r>
      <w:r w:rsidR="002718F2">
        <w:t xml:space="preserve">map of </w:t>
      </w:r>
      <w:r w:rsidR="00E72493">
        <w:t>CIO</w:t>
      </w:r>
      <w:r w:rsidR="002718F2">
        <w:t>s</w:t>
      </w:r>
      <w:r w:rsidR="00E72493">
        <w:t>:</w:t>
      </w:r>
    </w:p>
    <w:p w14:paraId="69787BBE" w14:textId="77777777" w:rsidR="003A346B" w:rsidRDefault="00EC4855" w:rsidP="006E7A25">
      <w:pPr>
        <w:pStyle w:val="BodyText"/>
      </w:pPr>
      <w:r>
        <w:rPr>
          <w:noProof/>
        </w:rPr>
        <w:drawing>
          <wp:inline distT="0" distB="0" distL="0" distR="0" wp14:anchorId="012B6F02" wp14:editId="7A4E5CDD">
            <wp:extent cx="7353300" cy="5029200"/>
            <wp:effectExtent l="19050" t="19050" r="19050" b="19050"/>
            <wp:docPr id="2" name="Picture 255" descr="Region 5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62825" cy="5035715"/>
                    </a:xfrm>
                    <a:prstGeom prst="rect">
                      <a:avLst/>
                    </a:prstGeom>
                    <a:noFill/>
                    <a:ln w="9525" cmpd="sng">
                      <a:solidFill>
                        <a:srgbClr val="000000"/>
                      </a:solidFill>
                      <a:miter lim="800000"/>
                      <a:headEnd/>
                      <a:tailEnd/>
                    </a:ln>
                    <a:effectLst/>
                  </pic:spPr>
                </pic:pic>
              </a:graphicData>
            </a:graphic>
          </wp:inline>
        </w:drawing>
      </w:r>
    </w:p>
    <w:p w14:paraId="4E301F75" w14:textId="77777777" w:rsidR="002F5FC2" w:rsidRDefault="003F6CDB" w:rsidP="003F6CDB">
      <w:pPr>
        <w:pStyle w:val="Caption"/>
        <w:sectPr w:rsidR="002F5FC2" w:rsidSect="00992912">
          <w:headerReference w:type="default" r:id="rId41"/>
          <w:footerReference w:type="even" r:id="rId42"/>
          <w:footerReference w:type="default" r:id="rId43"/>
          <w:pgSz w:w="15840" w:h="12240" w:orient="landscape" w:code="1"/>
          <w:pgMar w:top="1440" w:right="1440" w:bottom="1440" w:left="1440" w:header="720" w:footer="720" w:gutter="0"/>
          <w:cols w:space="720"/>
          <w:docGrid w:linePitch="326"/>
        </w:sectPr>
      </w:pPr>
      <w:bookmarkStart w:id="317" w:name="_Toc514706685"/>
      <w:bookmarkStart w:id="318" w:name="_Toc514706726"/>
      <w:bookmarkStart w:id="319" w:name="_Toc514744451"/>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w:t>
      </w:r>
      <w:r w:rsidR="00102DC1">
        <w:rPr>
          <w:noProof/>
        </w:rPr>
        <w:fldChar w:fldCharType="end"/>
      </w:r>
      <w:r>
        <w:t xml:space="preserve"> VBA’s Region 5</w:t>
      </w:r>
      <w:r w:rsidRPr="00FD3F0D">
        <w:t xml:space="preserve"> </w:t>
      </w:r>
      <w:r>
        <w:t>Business Line perspective Network map of CIOs</w:t>
      </w:r>
      <w:bookmarkEnd w:id="317"/>
      <w:bookmarkEnd w:id="318"/>
      <w:bookmarkEnd w:id="319"/>
    </w:p>
    <w:p w14:paraId="2733B9E0" w14:textId="77777777" w:rsidR="00717E41" w:rsidRPr="00F904A1" w:rsidRDefault="00717E41" w:rsidP="00F904A1">
      <w:pPr>
        <w:pStyle w:val="Heading4"/>
      </w:pPr>
      <w:bookmarkStart w:id="320" w:name="_Toc5111338"/>
      <w:r w:rsidRPr="00F904A1">
        <w:lastRenderedPageBreak/>
        <w:t>Veteran Service Organization (VSO)</w:t>
      </w:r>
      <w:bookmarkEnd w:id="320"/>
    </w:p>
    <w:p w14:paraId="066E8F36" w14:textId="77777777" w:rsidR="001D33B5" w:rsidRDefault="00677283" w:rsidP="006E7A25">
      <w:pPr>
        <w:pStyle w:val="BodyText"/>
      </w:pPr>
      <w:r>
        <w:t>A</w:t>
      </w:r>
      <w:r w:rsidR="001D33B5">
        <w:t>ll VSO offices are co-located with VBA regional offices</w:t>
      </w:r>
      <w:r>
        <w:t xml:space="preserve"> as shown in the table of the previous Section 2.2.2</w:t>
      </w:r>
      <w:r w:rsidR="00E2391F">
        <w:t xml:space="preserve">. </w:t>
      </w:r>
      <w:r w:rsidR="001D33B5">
        <w:t xml:space="preserve">The VSO has authorized CAPRI read-only </w:t>
      </w:r>
      <w:r w:rsidR="00E4735F">
        <w:t xml:space="preserve">permissions for specific claimant’s </w:t>
      </w:r>
      <w:r>
        <w:t>EHR</w:t>
      </w:r>
      <w:r w:rsidR="00E2391F">
        <w:t xml:space="preserve">. </w:t>
      </w:r>
      <w:r w:rsidR="00E4735F">
        <w:t xml:space="preserve">This access </w:t>
      </w:r>
      <w:r w:rsidR="00487CD8">
        <w:t>allow</w:t>
      </w:r>
      <w:r w:rsidR="00E4735F">
        <w:t>s the VSO</w:t>
      </w:r>
      <w:r w:rsidR="00301812">
        <w:t xml:space="preserve"> to </w:t>
      </w:r>
      <w:r w:rsidR="00E4735F">
        <w:t>help a veteran who i</w:t>
      </w:r>
      <w:r w:rsidR="002C3E6B">
        <w:t>s preparing</w:t>
      </w:r>
      <w:r w:rsidR="004354F2">
        <w:t xml:space="preserve"> a VA benefit claim</w:t>
      </w:r>
      <w:r w:rsidR="002C3E6B">
        <w:t>.</w:t>
      </w:r>
    </w:p>
    <w:p w14:paraId="5A78AD02" w14:textId="77777777" w:rsidR="00176506" w:rsidRDefault="00176506" w:rsidP="006E7A25">
      <w:pPr>
        <w:pStyle w:val="BodyText"/>
      </w:pPr>
      <w:r>
        <w:t xml:space="preserve">CAPRI offers </w:t>
      </w:r>
      <w:r w:rsidR="00386ADE">
        <w:t xml:space="preserve">VSO </w:t>
      </w:r>
      <w:r>
        <w:t>users:</w:t>
      </w:r>
    </w:p>
    <w:p w14:paraId="62920DE0" w14:textId="77777777" w:rsidR="00176506" w:rsidRPr="00406BB1" w:rsidRDefault="00176506" w:rsidP="00176506">
      <w:pPr>
        <w:pStyle w:val="Bullet"/>
        <w:rPr>
          <w:color w:val="auto"/>
          <w:u w:val="none"/>
        </w:rPr>
      </w:pPr>
      <w:r w:rsidRPr="00406BB1">
        <w:rPr>
          <w:color w:val="auto"/>
          <w:u w:val="none"/>
        </w:rPr>
        <w:t>A national user account option with a single access/verify code, from which authorized users can view a Veteran’s entire VA health record from any site where the Veteran has been seen</w:t>
      </w:r>
    </w:p>
    <w:p w14:paraId="182B36A6" w14:textId="77777777" w:rsidR="00176506" w:rsidRPr="00406BB1" w:rsidRDefault="00176506" w:rsidP="00176506">
      <w:pPr>
        <w:pStyle w:val="Bullet"/>
        <w:rPr>
          <w:color w:val="auto"/>
          <w:u w:val="none"/>
        </w:rPr>
      </w:pPr>
      <w:r w:rsidRPr="00406BB1">
        <w:rPr>
          <w:color w:val="auto"/>
          <w:u w:val="none"/>
        </w:rPr>
        <w:t>Customizable reports and health summaries</w:t>
      </w:r>
    </w:p>
    <w:p w14:paraId="4CDC43D6" w14:textId="77777777" w:rsidR="00176506" w:rsidRPr="00406BB1" w:rsidRDefault="00EA39B9" w:rsidP="00176506">
      <w:pPr>
        <w:pStyle w:val="Bullet"/>
        <w:rPr>
          <w:color w:val="auto"/>
          <w:u w:val="none"/>
        </w:rPr>
      </w:pPr>
      <w:r>
        <w:rPr>
          <w:color w:val="auto"/>
          <w:u w:val="none"/>
        </w:rPr>
        <w:t>C&amp;P exam requests and results</w:t>
      </w:r>
    </w:p>
    <w:p w14:paraId="39235829" w14:textId="77777777" w:rsidR="00176506" w:rsidRPr="00406BB1" w:rsidRDefault="00176506" w:rsidP="00176506">
      <w:pPr>
        <w:pStyle w:val="Bullet"/>
        <w:rPr>
          <w:color w:val="auto"/>
          <w:u w:val="none"/>
        </w:rPr>
      </w:pPr>
      <w:r w:rsidRPr="00406BB1">
        <w:rPr>
          <w:color w:val="auto"/>
          <w:u w:val="none"/>
        </w:rPr>
        <w:t>A search feature that enables users to search progress notes and discharge summaries for text</w:t>
      </w:r>
    </w:p>
    <w:p w14:paraId="1BF9FA8F" w14:textId="77777777" w:rsidR="00176506" w:rsidRPr="00406BB1" w:rsidRDefault="00176506" w:rsidP="00176506">
      <w:pPr>
        <w:pStyle w:val="Bullet"/>
        <w:rPr>
          <w:color w:val="auto"/>
          <w:u w:val="none"/>
        </w:rPr>
      </w:pPr>
      <w:r w:rsidRPr="00406BB1">
        <w:rPr>
          <w:color w:val="auto"/>
          <w:u w:val="none"/>
        </w:rPr>
        <w:t xml:space="preserve">Access to current and past </w:t>
      </w:r>
      <w:r w:rsidR="00330ABF">
        <w:rPr>
          <w:color w:val="auto"/>
          <w:u w:val="none"/>
        </w:rPr>
        <w:t>AMIE</w:t>
      </w:r>
      <w:r w:rsidRPr="00406BB1">
        <w:rPr>
          <w:color w:val="auto"/>
          <w:u w:val="none"/>
        </w:rPr>
        <w:t xml:space="preserve"> C&amp;P claims activity</w:t>
      </w:r>
    </w:p>
    <w:p w14:paraId="31374A01" w14:textId="5432FFA5" w:rsidR="00B85FFF" w:rsidRPr="00406BB1" w:rsidRDefault="00B85FFF" w:rsidP="00E45D90">
      <w:pPr>
        <w:pStyle w:val="Bullet"/>
        <w:tabs>
          <w:tab w:val="clear" w:pos="720"/>
          <w:tab w:val="left" w:pos="1080"/>
        </w:tabs>
        <w:rPr>
          <w:color w:val="auto"/>
          <w:u w:val="none"/>
        </w:rPr>
      </w:pPr>
      <w:r w:rsidRPr="00406BB1">
        <w:rPr>
          <w:color w:val="auto"/>
          <w:u w:val="none"/>
        </w:rPr>
        <w:t xml:space="preserve">Access to </w:t>
      </w:r>
      <w:r>
        <w:rPr>
          <w:color w:val="auto"/>
          <w:u w:val="none"/>
        </w:rPr>
        <w:t>Joint Legacy Viewer (JLV)</w:t>
      </w:r>
      <w:r w:rsidRPr="00406BB1">
        <w:rPr>
          <w:color w:val="auto"/>
          <w:u w:val="none"/>
        </w:rPr>
        <w:t xml:space="preserve"> for </w:t>
      </w:r>
      <w:r w:rsidRPr="005616E2">
        <w:rPr>
          <w:color w:val="auto"/>
          <w:u w:val="none"/>
        </w:rPr>
        <w:t xml:space="preserve">integrated read-only view </w:t>
      </w:r>
      <w:r>
        <w:rPr>
          <w:color w:val="auto"/>
          <w:u w:val="none"/>
        </w:rPr>
        <w:t>of health data</w:t>
      </w:r>
    </w:p>
    <w:p w14:paraId="1341B5B1" w14:textId="77777777" w:rsidR="006A1361" w:rsidRDefault="006A1361" w:rsidP="006A1361">
      <w:pPr>
        <w:pStyle w:val="Heading3"/>
      </w:pPr>
      <w:bookmarkStart w:id="321" w:name="_Toc5111339"/>
      <w:r>
        <w:t>Joint Legacy Viewer</w:t>
      </w:r>
      <w:bookmarkEnd w:id="321"/>
    </w:p>
    <w:p w14:paraId="5AE3F8C1" w14:textId="1B30C8CE" w:rsidR="006A1361" w:rsidRPr="00842092" w:rsidRDefault="006A1361" w:rsidP="006A1361">
      <w:pPr>
        <w:pStyle w:val="Bullet"/>
        <w:numPr>
          <w:ilvl w:val="0"/>
          <w:numId w:val="0"/>
        </w:numPr>
        <w:tabs>
          <w:tab w:val="clear" w:pos="720"/>
        </w:tabs>
        <w:rPr>
          <w:color w:val="auto"/>
          <w:u w:val="none"/>
        </w:rPr>
      </w:pPr>
      <w:r w:rsidRPr="00842092">
        <w:rPr>
          <w:color w:val="auto"/>
          <w:u w:val="none"/>
        </w:rPr>
        <w:t xml:space="preserve">The JLV provides an integrated read-only view of health data from all </w:t>
      </w:r>
      <w:r w:rsidR="00E2391F" w:rsidRPr="00842092">
        <w:rPr>
          <w:color w:val="auto"/>
          <w:u w:val="none"/>
        </w:rPr>
        <w:t>VA</w:t>
      </w:r>
      <w:r w:rsidRPr="00842092">
        <w:rPr>
          <w:color w:val="auto"/>
          <w:u w:val="none"/>
        </w:rPr>
        <w:t xml:space="preserve"> and VA community partner sites where the Veteran or Service member has received care.</w:t>
      </w:r>
    </w:p>
    <w:p w14:paraId="5F053312" w14:textId="77777777" w:rsidR="00E82860" w:rsidRDefault="00412C3C" w:rsidP="00F904A1">
      <w:pPr>
        <w:pStyle w:val="Heading3"/>
      </w:pPr>
      <w:bookmarkStart w:id="322" w:name="_Toc5111340"/>
      <w:r>
        <w:t>National Cemetery Administration</w:t>
      </w:r>
      <w:bookmarkEnd w:id="322"/>
    </w:p>
    <w:p w14:paraId="65852429" w14:textId="77777777" w:rsidR="00412C3C" w:rsidRDefault="00412C3C" w:rsidP="006E7A25">
      <w:pPr>
        <w:pStyle w:val="BodyText"/>
      </w:pPr>
      <w:r w:rsidRPr="007241AC">
        <w:t xml:space="preserve">The National Cemetery Administration does not directly use the CAPRI application, but receives its </w:t>
      </w:r>
      <w:r w:rsidR="00EB0EE6" w:rsidRPr="007241AC">
        <w:t xml:space="preserve">verified </w:t>
      </w:r>
      <w:r w:rsidRPr="007241AC">
        <w:t>veteran information through VBA</w:t>
      </w:r>
      <w:r w:rsidR="00E2391F" w:rsidRPr="007241AC">
        <w:t xml:space="preserve">. </w:t>
      </w:r>
      <w:r w:rsidR="00487CD8" w:rsidRPr="007241AC">
        <w:t>VBA</w:t>
      </w:r>
      <w:r w:rsidRPr="007241AC">
        <w:t xml:space="preserve"> </w:t>
      </w:r>
      <w:r w:rsidR="007241AC" w:rsidRPr="007241AC">
        <w:t>uses CAPRI to acquire this veteran</w:t>
      </w:r>
      <w:r w:rsidRPr="007241AC">
        <w:t xml:space="preserve"> information.</w:t>
      </w:r>
    </w:p>
    <w:p w14:paraId="3FC924F1" w14:textId="77777777" w:rsidR="006407E9" w:rsidRPr="00AE79ED" w:rsidRDefault="006407E9" w:rsidP="00F904A1">
      <w:pPr>
        <w:pStyle w:val="Heading3"/>
      </w:pPr>
      <w:bookmarkStart w:id="323" w:name="_Toc5111341"/>
      <w:r>
        <w:t>VA Office of Inspector General</w:t>
      </w:r>
      <w:bookmarkEnd w:id="323"/>
    </w:p>
    <w:p w14:paraId="229B088B" w14:textId="77777777" w:rsidR="0008636E" w:rsidRDefault="002542B0" w:rsidP="006E7A25">
      <w:pPr>
        <w:pStyle w:val="BodyText"/>
      </w:pPr>
      <w:r w:rsidRPr="00677534">
        <w:t xml:space="preserve">The VA Office of Inspector General performs audits and conducts research for reports when directed </w:t>
      </w:r>
      <w:r w:rsidR="00295A79">
        <w:t>using CAPRI accessed data.</w:t>
      </w:r>
    </w:p>
    <w:p w14:paraId="30A391EA" w14:textId="77777777" w:rsidR="0025538A" w:rsidRDefault="0025538A" w:rsidP="00530A77">
      <w:pPr>
        <w:pStyle w:val="Heading1"/>
      </w:pPr>
      <w:bookmarkStart w:id="324" w:name="_Toc5111342"/>
      <w:r>
        <w:t>Systems Relationship</w:t>
      </w:r>
      <w:bookmarkEnd w:id="324"/>
    </w:p>
    <w:p w14:paraId="0E219A8C" w14:textId="77777777" w:rsidR="00B41C94" w:rsidRDefault="00B41C94" w:rsidP="007E70A9">
      <w:pPr>
        <w:pStyle w:val="Heading2"/>
      </w:pPr>
      <w:bookmarkStart w:id="325" w:name="_Toc146086571"/>
      <w:bookmarkStart w:id="326" w:name="_Toc150075109"/>
      <w:bookmarkStart w:id="327" w:name="_Toc150075178"/>
      <w:bookmarkStart w:id="328" w:name="_Toc150075239"/>
      <w:bookmarkStart w:id="329" w:name="_Toc278187785"/>
      <w:bookmarkStart w:id="330" w:name="_Toc326148816"/>
      <w:bookmarkStart w:id="331" w:name="_Toc5111343"/>
      <w:r>
        <w:t>Database Integration Agreements (DBIAs)</w:t>
      </w:r>
      <w:bookmarkEnd w:id="331"/>
    </w:p>
    <w:p w14:paraId="3A32ACD9" w14:textId="77777777" w:rsidR="00B41C94" w:rsidRDefault="00873775" w:rsidP="006E7A25">
      <w:pPr>
        <w:pStyle w:val="BodyText"/>
      </w:pPr>
      <w:r>
        <w:t xml:space="preserve">There is a large amount of data </w:t>
      </w:r>
      <w:r w:rsidR="005209DC">
        <w:t>as well as</w:t>
      </w:r>
      <w:r>
        <w:t xml:space="preserve"> cont</w:t>
      </w:r>
      <w:r w:rsidR="00D36A03">
        <w:t>inual changes within the DBIAs.</w:t>
      </w:r>
      <w:r>
        <w:t xml:space="preserve"> Therefore, it is recommended to follow these</w:t>
      </w:r>
      <w:r w:rsidR="00B41C94">
        <w:t xml:space="preserve"> steps </w:t>
      </w:r>
      <w:r>
        <w:t>to</w:t>
      </w:r>
      <w:r w:rsidR="00B41C94">
        <w:t xml:space="preserve"> </w:t>
      </w:r>
      <w:r>
        <w:t xml:space="preserve">obtain the most current and valid </w:t>
      </w:r>
      <w:r w:rsidR="00B41C94">
        <w:t>DBI</w:t>
      </w:r>
      <w:r>
        <w:t xml:space="preserve">As </w:t>
      </w:r>
      <w:r w:rsidR="00B41C94">
        <w:t>for the CAPRI/AMIE package.</w:t>
      </w:r>
    </w:p>
    <w:p w14:paraId="451DDF51" w14:textId="77777777" w:rsidR="00B41C94" w:rsidRDefault="00B41C94" w:rsidP="00F904A1">
      <w:pPr>
        <w:pStyle w:val="Heading3"/>
      </w:pPr>
      <w:bookmarkStart w:id="332" w:name="_Toc5111344"/>
      <w:r>
        <w:t>Custodial Agreements</w:t>
      </w:r>
      <w:bookmarkEnd w:id="332"/>
    </w:p>
    <w:p w14:paraId="260D0224" w14:textId="77777777" w:rsidR="004A2968" w:rsidRPr="00D74CF9" w:rsidRDefault="004A2968" w:rsidP="00A66FAE">
      <w:pPr>
        <w:pStyle w:val="BodyText"/>
      </w:pPr>
      <w:r w:rsidRPr="00D74CF9">
        <w:t xml:space="preserve">A list of CAPRI/AMIE </w:t>
      </w:r>
      <w:r w:rsidR="00511CD9" w:rsidRPr="00D74CF9">
        <w:t xml:space="preserve">current </w:t>
      </w:r>
      <w:r w:rsidRPr="00D74CF9">
        <w:t xml:space="preserve">custodial Integration Agreements (IAs) can be </w:t>
      </w:r>
      <w:r w:rsidR="00511CD9" w:rsidRPr="00D74CF9">
        <w:t>creat</w:t>
      </w:r>
      <w:r w:rsidRPr="00D74CF9">
        <w:t>ed by FORUM users with DBA Menu access by following these steps:</w:t>
      </w:r>
    </w:p>
    <w:p w14:paraId="5C17DF24" w14:textId="77777777" w:rsidR="00B41C94" w:rsidRDefault="00873775" w:rsidP="00873775">
      <w:pPr>
        <w:pStyle w:val="StyleBodyTextNumbered1Left013"/>
        <w:numPr>
          <w:ilvl w:val="0"/>
          <w:numId w:val="0"/>
        </w:numPr>
        <w:tabs>
          <w:tab w:val="left" w:pos="540"/>
        </w:tabs>
        <w:spacing w:before="60"/>
        <w:ind w:left="547" w:hanging="360"/>
      </w:pPr>
      <w:r>
        <w:t>1</w:t>
      </w:r>
      <w:r w:rsidR="00B41C94">
        <w:t>.</w:t>
      </w:r>
      <w:r>
        <w:tab/>
      </w:r>
      <w:r w:rsidR="004A2968" w:rsidRPr="00D74CF9">
        <w:t xml:space="preserve">Log on to </w:t>
      </w:r>
      <w:r w:rsidR="00B41C94" w:rsidRPr="00D74CF9">
        <w:t>FORUM</w:t>
      </w:r>
    </w:p>
    <w:p w14:paraId="1AD84D89" w14:textId="77777777" w:rsidR="00B41C94" w:rsidRDefault="00873775" w:rsidP="00873775">
      <w:pPr>
        <w:pStyle w:val="StyleBodyTextNumbered1Left013"/>
        <w:numPr>
          <w:ilvl w:val="0"/>
          <w:numId w:val="0"/>
        </w:numPr>
        <w:tabs>
          <w:tab w:val="left" w:pos="540"/>
        </w:tabs>
        <w:spacing w:before="60"/>
        <w:ind w:left="547" w:hanging="360"/>
      </w:pPr>
      <w:r>
        <w:t>2.</w:t>
      </w:r>
      <w:r>
        <w:tab/>
      </w:r>
      <w:r w:rsidR="00B41C94">
        <w:t>DBA Menu</w:t>
      </w:r>
    </w:p>
    <w:p w14:paraId="772331FF" w14:textId="77777777" w:rsidR="00B41C94" w:rsidRDefault="00873775" w:rsidP="00873775">
      <w:pPr>
        <w:pStyle w:val="StyleBodyTextNumbered1Left013"/>
        <w:numPr>
          <w:ilvl w:val="0"/>
          <w:numId w:val="0"/>
        </w:numPr>
        <w:tabs>
          <w:tab w:val="left" w:pos="540"/>
        </w:tabs>
        <w:spacing w:before="60"/>
        <w:ind w:left="547" w:hanging="360"/>
      </w:pPr>
      <w:r>
        <w:t>3.</w:t>
      </w:r>
      <w:r>
        <w:tab/>
      </w:r>
      <w:r w:rsidR="00B41C94">
        <w:t>Integration Control Registrations Menu</w:t>
      </w:r>
    </w:p>
    <w:p w14:paraId="1C41EA71" w14:textId="77777777" w:rsidR="00B41C94" w:rsidRDefault="00873775" w:rsidP="00873775">
      <w:pPr>
        <w:pStyle w:val="StyleBodyTextNumbered1Left013"/>
        <w:numPr>
          <w:ilvl w:val="0"/>
          <w:numId w:val="0"/>
        </w:numPr>
        <w:tabs>
          <w:tab w:val="left" w:pos="540"/>
        </w:tabs>
        <w:spacing w:before="60"/>
        <w:ind w:left="547" w:hanging="360"/>
      </w:pPr>
      <w:r>
        <w:t>4.</w:t>
      </w:r>
      <w:r>
        <w:tab/>
      </w:r>
      <w:r w:rsidR="00B41C94">
        <w:t>Custodial Package Menu</w:t>
      </w:r>
    </w:p>
    <w:p w14:paraId="27CBAC9F" w14:textId="77777777" w:rsidR="00B41C94" w:rsidRDefault="00873775" w:rsidP="00873775">
      <w:pPr>
        <w:pStyle w:val="StyleBodyTextNumbered1Left013"/>
        <w:numPr>
          <w:ilvl w:val="0"/>
          <w:numId w:val="0"/>
        </w:numPr>
        <w:tabs>
          <w:tab w:val="left" w:pos="540"/>
        </w:tabs>
        <w:spacing w:before="60"/>
        <w:ind w:left="547" w:hanging="360"/>
      </w:pPr>
      <w:r>
        <w:t>5.</w:t>
      </w:r>
      <w:r>
        <w:tab/>
      </w:r>
      <w:r w:rsidR="00B41C94">
        <w:t>Active ICRs by Custodial Package Option</w:t>
      </w:r>
    </w:p>
    <w:p w14:paraId="4BAA12BF" w14:textId="77777777" w:rsidR="00B41C94" w:rsidRDefault="00873775" w:rsidP="00873775">
      <w:pPr>
        <w:pStyle w:val="StyleBodyTextNumbered1Left013"/>
        <w:numPr>
          <w:ilvl w:val="0"/>
          <w:numId w:val="0"/>
        </w:numPr>
        <w:tabs>
          <w:tab w:val="left" w:pos="540"/>
        </w:tabs>
        <w:spacing w:before="60"/>
        <w:ind w:left="547" w:hanging="360"/>
      </w:pPr>
      <w:r>
        <w:t>6.</w:t>
      </w:r>
      <w:r>
        <w:tab/>
      </w:r>
      <w:r w:rsidR="00B41C94">
        <w:t>Select Package Name: AMIE</w:t>
      </w:r>
    </w:p>
    <w:p w14:paraId="569E120F" w14:textId="77777777" w:rsidR="00B41C94" w:rsidRDefault="00B41C94" w:rsidP="00F904A1">
      <w:pPr>
        <w:pStyle w:val="Heading3"/>
      </w:pPr>
      <w:bookmarkStart w:id="333" w:name="_Toc5111345"/>
      <w:r>
        <w:lastRenderedPageBreak/>
        <w:t>Subscriber Agreements</w:t>
      </w:r>
      <w:bookmarkEnd w:id="333"/>
    </w:p>
    <w:p w14:paraId="0927C024" w14:textId="77777777" w:rsidR="00511CD9" w:rsidRPr="00D74CF9" w:rsidRDefault="00511CD9" w:rsidP="00A66FAE">
      <w:pPr>
        <w:pStyle w:val="BodyText"/>
      </w:pPr>
      <w:r w:rsidRPr="00D74CF9">
        <w:t xml:space="preserve">A list of CAPRI/AMIE </w:t>
      </w:r>
      <w:r w:rsidR="007C2A4F" w:rsidRPr="00D74CF9">
        <w:t>current subscriber</w:t>
      </w:r>
      <w:r w:rsidRPr="00D74CF9">
        <w:t xml:space="preserve"> </w:t>
      </w:r>
      <w:r w:rsidR="004F0244" w:rsidRPr="00D74CF9">
        <w:t>IAs</w:t>
      </w:r>
      <w:r w:rsidRPr="00D74CF9">
        <w:t xml:space="preserve"> can be created by FORUM users with DBA Menu access by following these steps:</w:t>
      </w:r>
    </w:p>
    <w:p w14:paraId="5502CDC3" w14:textId="77777777" w:rsidR="00B41C94" w:rsidRPr="005209DC" w:rsidRDefault="005209DC" w:rsidP="005209DC">
      <w:pPr>
        <w:tabs>
          <w:tab w:val="left" w:pos="540"/>
        </w:tabs>
        <w:spacing w:before="60"/>
        <w:ind w:left="547" w:hanging="360"/>
        <w:rPr>
          <w:sz w:val="22"/>
        </w:rPr>
      </w:pPr>
      <w:r w:rsidRPr="00D74CF9">
        <w:rPr>
          <w:sz w:val="22"/>
        </w:rPr>
        <w:t>1.</w:t>
      </w:r>
      <w:r w:rsidRPr="00D74CF9">
        <w:rPr>
          <w:sz w:val="22"/>
        </w:rPr>
        <w:tab/>
      </w:r>
      <w:r w:rsidR="004A2968" w:rsidRPr="00D74CF9">
        <w:rPr>
          <w:sz w:val="22"/>
        </w:rPr>
        <w:t xml:space="preserve">Log on to </w:t>
      </w:r>
      <w:r w:rsidR="00B41C94" w:rsidRPr="00D74CF9">
        <w:rPr>
          <w:sz w:val="22"/>
        </w:rPr>
        <w:t>FORUM</w:t>
      </w:r>
    </w:p>
    <w:p w14:paraId="679CA3E1" w14:textId="77777777" w:rsidR="00B41C94" w:rsidRPr="005209DC" w:rsidRDefault="00B41C94" w:rsidP="005209DC">
      <w:pPr>
        <w:tabs>
          <w:tab w:val="left" w:pos="540"/>
        </w:tabs>
        <w:spacing w:before="60"/>
        <w:ind w:left="547" w:hanging="360"/>
        <w:rPr>
          <w:sz w:val="22"/>
        </w:rPr>
      </w:pPr>
      <w:r w:rsidRPr="005209DC">
        <w:rPr>
          <w:sz w:val="22"/>
        </w:rPr>
        <w:t>2.</w:t>
      </w:r>
      <w:r w:rsidR="005209DC">
        <w:rPr>
          <w:sz w:val="22"/>
        </w:rPr>
        <w:tab/>
      </w:r>
      <w:r w:rsidRPr="005209DC">
        <w:rPr>
          <w:sz w:val="22"/>
        </w:rPr>
        <w:t>DBA Menu</w:t>
      </w:r>
    </w:p>
    <w:p w14:paraId="7F47DA1B" w14:textId="77777777" w:rsidR="00B41C94" w:rsidRPr="005209DC" w:rsidRDefault="00B41C94" w:rsidP="005209DC">
      <w:pPr>
        <w:tabs>
          <w:tab w:val="left" w:pos="540"/>
        </w:tabs>
        <w:spacing w:before="60"/>
        <w:ind w:left="547" w:hanging="360"/>
        <w:rPr>
          <w:sz w:val="22"/>
        </w:rPr>
      </w:pPr>
      <w:r w:rsidRPr="005209DC">
        <w:rPr>
          <w:sz w:val="22"/>
        </w:rPr>
        <w:t>3.</w:t>
      </w:r>
      <w:r w:rsidR="005209DC">
        <w:rPr>
          <w:sz w:val="22"/>
        </w:rPr>
        <w:tab/>
      </w:r>
      <w:r w:rsidRPr="005209DC">
        <w:rPr>
          <w:sz w:val="22"/>
        </w:rPr>
        <w:t>Integration Control Registrations Menu</w:t>
      </w:r>
    </w:p>
    <w:p w14:paraId="0287492E" w14:textId="77777777" w:rsidR="00B41C94" w:rsidRPr="005209DC" w:rsidRDefault="00B41C94" w:rsidP="005209DC">
      <w:pPr>
        <w:tabs>
          <w:tab w:val="left" w:pos="540"/>
        </w:tabs>
        <w:spacing w:before="60"/>
        <w:ind w:left="547" w:hanging="360"/>
        <w:rPr>
          <w:sz w:val="22"/>
        </w:rPr>
      </w:pPr>
      <w:r w:rsidRPr="005209DC">
        <w:rPr>
          <w:sz w:val="22"/>
        </w:rPr>
        <w:t>4.</w:t>
      </w:r>
      <w:r w:rsidR="005209DC">
        <w:rPr>
          <w:sz w:val="22"/>
        </w:rPr>
        <w:tab/>
      </w:r>
      <w:r w:rsidRPr="005209DC">
        <w:rPr>
          <w:sz w:val="22"/>
        </w:rPr>
        <w:t>Subscriber Package Menu</w:t>
      </w:r>
    </w:p>
    <w:p w14:paraId="1B0F177F" w14:textId="77777777" w:rsidR="00B41C94" w:rsidRPr="005209DC" w:rsidRDefault="00B41C94" w:rsidP="005209DC">
      <w:pPr>
        <w:tabs>
          <w:tab w:val="left" w:pos="540"/>
        </w:tabs>
        <w:spacing w:before="60"/>
        <w:ind w:left="547" w:hanging="360"/>
        <w:rPr>
          <w:sz w:val="22"/>
        </w:rPr>
      </w:pPr>
      <w:r w:rsidRPr="005209DC">
        <w:rPr>
          <w:sz w:val="22"/>
        </w:rPr>
        <w:t>5.</w:t>
      </w:r>
      <w:r w:rsidR="005209DC">
        <w:rPr>
          <w:sz w:val="22"/>
        </w:rPr>
        <w:tab/>
      </w:r>
      <w:r w:rsidRPr="005209DC">
        <w:rPr>
          <w:sz w:val="22"/>
        </w:rPr>
        <w:t>Print Active by Subscriber Package Option</w:t>
      </w:r>
    </w:p>
    <w:p w14:paraId="2D0515F1" w14:textId="77777777" w:rsidR="00B41C94" w:rsidRPr="005209DC" w:rsidRDefault="00B41C94" w:rsidP="005209DC">
      <w:pPr>
        <w:tabs>
          <w:tab w:val="left" w:pos="540"/>
        </w:tabs>
        <w:spacing w:before="60"/>
        <w:ind w:left="547" w:hanging="360"/>
        <w:rPr>
          <w:sz w:val="22"/>
        </w:rPr>
      </w:pPr>
      <w:r w:rsidRPr="005209DC">
        <w:rPr>
          <w:sz w:val="22"/>
        </w:rPr>
        <w:t>6.</w:t>
      </w:r>
      <w:r w:rsidR="005209DC">
        <w:rPr>
          <w:sz w:val="22"/>
        </w:rPr>
        <w:tab/>
      </w:r>
      <w:r w:rsidRPr="005209DC">
        <w:rPr>
          <w:sz w:val="22"/>
        </w:rPr>
        <w:t>Start with subscribing package: AUTOMATED MED INFO A</w:t>
      </w:r>
    </w:p>
    <w:p w14:paraId="37278EE0" w14:textId="77777777" w:rsidR="007E34BB" w:rsidRPr="000B13F0" w:rsidRDefault="00B41C94" w:rsidP="000B13F0">
      <w:pPr>
        <w:tabs>
          <w:tab w:val="left" w:pos="540"/>
        </w:tabs>
        <w:spacing w:before="60"/>
        <w:ind w:left="547" w:hanging="360"/>
        <w:rPr>
          <w:sz w:val="22"/>
        </w:rPr>
      </w:pPr>
      <w:r w:rsidRPr="005209DC">
        <w:rPr>
          <w:sz w:val="22"/>
        </w:rPr>
        <w:t>7.</w:t>
      </w:r>
      <w:r w:rsidR="005209DC">
        <w:rPr>
          <w:sz w:val="22"/>
        </w:rPr>
        <w:tab/>
      </w:r>
      <w:r w:rsidRPr="005209DC">
        <w:rPr>
          <w:sz w:val="22"/>
        </w:rPr>
        <w:t>Go to subscribing package: AUTOMATED MED INFO Z</w:t>
      </w:r>
    </w:p>
    <w:p w14:paraId="03A0F66E" w14:textId="77777777" w:rsidR="00ED300B" w:rsidRPr="004241C4" w:rsidRDefault="004A182C" w:rsidP="00530A77">
      <w:pPr>
        <w:pStyle w:val="Heading1"/>
      </w:pPr>
      <w:bookmarkStart w:id="334" w:name="_Toc5111346"/>
      <w:r>
        <w:t>Account Management</w:t>
      </w:r>
      <w:bookmarkEnd w:id="334"/>
    </w:p>
    <w:p w14:paraId="511A7F46" w14:textId="77777777" w:rsidR="00773713" w:rsidRPr="00925A0D" w:rsidRDefault="00773713" w:rsidP="007E70A9">
      <w:pPr>
        <w:pStyle w:val="Heading2"/>
      </w:pPr>
      <w:bookmarkStart w:id="335" w:name="_Toc5111347"/>
      <w:r w:rsidRPr="00925A0D">
        <w:t>Establishing CAPRI Account</w:t>
      </w:r>
      <w:bookmarkEnd w:id="335"/>
    </w:p>
    <w:p w14:paraId="00918BCE" w14:textId="77777777" w:rsidR="00C95DE5" w:rsidRPr="00C23B20" w:rsidRDefault="00C95DE5" w:rsidP="00C23B20">
      <w:pPr>
        <w:pStyle w:val="BodyText"/>
      </w:pPr>
      <w:r w:rsidRPr="00C23B20">
        <w:t>CAPRI access for local VHA medical center users is managed by the local IRM/ISO staff at the medical center, just like any other application (i.e. roll-and-</w:t>
      </w:r>
      <w:r w:rsidR="00C23B20" w:rsidRPr="00C23B20">
        <w:t xml:space="preserve">scroll VistA, CPRS, BCMA, </w:t>
      </w:r>
      <w:r w:rsidR="00516636" w:rsidRPr="00C23B20">
        <w:t>etc.</w:t>
      </w:r>
      <w:r w:rsidR="00C23B20" w:rsidRPr="00C23B20">
        <w:t>)</w:t>
      </w:r>
      <w:r w:rsidR="00E2391F" w:rsidRPr="00C23B20">
        <w:t xml:space="preserve">. </w:t>
      </w:r>
      <w:r w:rsidRPr="00C23B20">
        <w:t>HIA only manages CAPRI users that authenticate/authorize through the CLAIMS system</w:t>
      </w:r>
      <w:r w:rsidR="00E2391F" w:rsidRPr="00C23B20">
        <w:t xml:space="preserve">. </w:t>
      </w:r>
      <w:r w:rsidR="00EF5C54">
        <w:t>To contact the HIA team send e</w:t>
      </w:r>
      <w:r w:rsidRPr="00C23B20">
        <w:t xml:space="preserve">mail </w:t>
      </w:r>
      <w:r w:rsidR="00EF5C54">
        <w:t>to</w:t>
      </w:r>
      <w:r w:rsidRPr="00C23B20">
        <w:t xml:space="preserve">: </w:t>
      </w:r>
      <w:hyperlink r:id="rId44" w:history="1">
        <w:r w:rsidRPr="00C23B20">
          <w:rPr>
            <w:color w:val="0000FF"/>
          </w:rPr>
          <w:t>hia.vso@va.gov</w:t>
        </w:r>
      </w:hyperlink>
    </w:p>
    <w:p w14:paraId="6AAD1C79" w14:textId="77777777" w:rsidR="00DC51E4" w:rsidRDefault="00775E97" w:rsidP="006E7A25">
      <w:pPr>
        <w:pStyle w:val="BodyText"/>
      </w:pPr>
      <w:r>
        <w:t>Once you obtain access and depending on your role you will be able to create additional accounts using CAPRI tools</w:t>
      </w:r>
      <w:r w:rsidR="00E2391F">
        <w:t xml:space="preserve">. </w:t>
      </w:r>
      <w:r w:rsidR="000C7681">
        <w:t xml:space="preserve">Refer to the </w:t>
      </w:r>
      <w:r w:rsidR="00212E5E">
        <w:t xml:space="preserve">latest version of the </w:t>
      </w:r>
      <w:r w:rsidR="000C7681" w:rsidRPr="000C7681">
        <w:rPr>
          <w:u w:val="single"/>
        </w:rPr>
        <w:t>CAPRI GUI U</w:t>
      </w:r>
      <w:r w:rsidR="000C7681">
        <w:rPr>
          <w:u w:val="single"/>
        </w:rPr>
        <w:t>ser</w:t>
      </w:r>
      <w:r w:rsidR="000C7681" w:rsidRPr="000C7681">
        <w:rPr>
          <w:u w:val="single"/>
        </w:rPr>
        <w:t xml:space="preserve"> Manual</w:t>
      </w:r>
      <w:r w:rsidR="00212E5E">
        <w:t xml:space="preserve"> </w:t>
      </w:r>
      <w:r w:rsidR="00341B3F">
        <w:t>in the VA (Software) Document Library (</w:t>
      </w:r>
      <w:r w:rsidR="00341B3F" w:rsidRPr="0077732C">
        <w:t>VDL</w:t>
      </w:r>
      <w:r w:rsidR="00341B3F">
        <w:t>)</w:t>
      </w:r>
      <w:r w:rsidR="00516636">
        <w:t>;</w:t>
      </w:r>
      <w:r w:rsidR="00341B3F" w:rsidRPr="0077732C">
        <w:t xml:space="preserve"> </w:t>
      </w:r>
      <w:r w:rsidR="00212E5E">
        <w:t>see section</w:t>
      </w:r>
      <w:r w:rsidR="000C7681">
        <w:t xml:space="preserve"> </w:t>
      </w:r>
      <w:r w:rsidR="00212E5E">
        <w:t>“</w:t>
      </w:r>
      <w:r w:rsidR="000C7681">
        <w:t>Edit Remote User Site Access</w:t>
      </w:r>
      <w:r w:rsidR="00212E5E">
        <w:t>”</w:t>
      </w:r>
      <w:r w:rsidR="000C7681">
        <w:t xml:space="preserve"> at</w:t>
      </w:r>
      <w:r w:rsidR="0044329C">
        <w:t xml:space="preserve"> the following</w:t>
      </w:r>
      <w:r w:rsidR="000C7681">
        <w:t xml:space="preserve"> URL</w:t>
      </w:r>
      <w:r w:rsidR="00DC51E4">
        <w:t xml:space="preserve">: </w:t>
      </w:r>
    </w:p>
    <w:p w14:paraId="0E2A4878" w14:textId="77777777" w:rsidR="00EE65A9" w:rsidRPr="00DC51E4" w:rsidRDefault="00697775" w:rsidP="006E7A25">
      <w:pPr>
        <w:pStyle w:val="BodyText"/>
      </w:pPr>
      <w:hyperlink r:id="rId45" w:history="1">
        <w:r w:rsidR="00EE65A9" w:rsidRPr="00DC5EF2">
          <w:rPr>
            <w:rStyle w:val="Hyperlink"/>
            <w:sz w:val="22"/>
          </w:rPr>
          <w:t>https://www.va.gov/vdl/application.asp?appid=133</w:t>
        </w:r>
      </w:hyperlink>
      <w:r w:rsidR="00EE65A9">
        <w:t xml:space="preserve"> </w:t>
      </w:r>
    </w:p>
    <w:p w14:paraId="072AE1DD" w14:textId="77777777" w:rsidR="00411E02" w:rsidRDefault="00411E02" w:rsidP="00530A77">
      <w:pPr>
        <w:pStyle w:val="Heading1"/>
      </w:pPr>
      <w:bookmarkStart w:id="336" w:name="_Toc5111348"/>
      <w:r>
        <w:t>Installing CAPRI</w:t>
      </w:r>
      <w:bookmarkEnd w:id="336"/>
    </w:p>
    <w:p w14:paraId="13278C97" w14:textId="77777777" w:rsidR="00411E02" w:rsidRPr="00411E02" w:rsidRDefault="00411E02" w:rsidP="00411E02">
      <w:pPr>
        <w:pStyle w:val="BodyText"/>
        <w:rPr>
          <w:i/>
        </w:rPr>
      </w:pPr>
      <w:r w:rsidRPr="00411E02">
        <w:rPr>
          <w:b/>
          <w:i/>
        </w:rPr>
        <w:t>Note:</w:t>
      </w:r>
      <w:r w:rsidRPr="00411E02">
        <w:rPr>
          <w:i/>
        </w:rPr>
        <w:t xml:space="preserve"> It is important that all users at your site remain on the same version.</w:t>
      </w:r>
    </w:p>
    <w:p w14:paraId="6F494442" w14:textId="77777777" w:rsidR="00391711" w:rsidRPr="00FD3F0D" w:rsidRDefault="00391711" w:rsidP="00391711">
      <w:pPr>
        <w:pStyle w:val="BodyText"/>
      </w:pPr>
      <w:r w:rsidRPr="00FD3F0D">
        <w:t>The AMIE package must be installed and maintained at Vist</w:t>
      </w:r>
      <w:r w:rsidR="00EF5C54">
        <w:t>A</w:t>
      </w:r>
      <w:r w:rsidRPr="00FD3F0D">
        <w:t xml:space="preserve"> sites with patient data that will be accessed through the CAPRI GUI application</w:t>
      </w:r>
      <w:r w:rsidR="00E2391F" w:rsidRPr="00FD3F0D">
        <w:t xml:space="preserve">. </w:t>
      </w:r>
      <w:r w:rsidRPr="00FD3F0D">
        <w:t xml:space="preserve">Installation and configuration of the AMIE package is described in the AMIE Installation Guide, Technical Manual, and Release Notes found at: </w:t>
      </w:r>
      <w:hyperlink r:id="rId46" w:history="1">
        <w:r w:rsidRPr="00FD3F0D">
          <w:rPr>
            <w:rStyle w:val="Hyperlink"/>
            <w:sz w:val="22"/>
          </w:rPr>
          <w:t>http://www.va.gov/vdl/application.asp?appid=31</w:t>
        </w:r>
      </w:hyperlink>
    </w:p>
    <w:p w14:paraId="68CC9C26" w14:textId="77777777" w:rsidR="00391711" w:rsidRDefault="00391711" w:rsidP="00391711">
      <w:pPr>
        <w:pStyle w:val="BodyText"/>
      </w:pPr>
      <w:r w:rsidRPr="00FD3F0D">
        <w:t>The AMIE package is maintained through patches in the Department of Veterans Benefits Administration (DVBA) namespace, issued through the VistA National Patch Module (NPM).</w:t>
      </w:r>
    </w:p>
    <w:p w14:paraId="0C8F4788" w14:textId="77777777" w:rsidR="007072AE" w:rsidRDefault="007072AE" w:rsidP="007072AE">
      <w:pPr>
        <w:pStyle w:val="BodyText"/>
      </w:pPr>
      <w:r>
        <w:t xml:space="preserve">For the VBA, the new version runs when the user starts the application from </w:t>
      </w:r>
      <w:r>
        <w:rPr>
          <w:b/>
          <w:bCs/>
        </w:rPr>
        <w:t xml:space="preserve">Start/All Programs/VBAPPS/CAPRIREMOTE. </w:t>
      </w:r>
      <w:r>
        <w:t>The user can make new Windows desktop shortcuts (see Section 7.1) after starting the new version.</w:t>
      </w:r>
    </w:p>
    <w:p w14:paraId="6FB7EB32" w14:textId="77777777" w:rsidR="00411E02" w:rsidRPr="00A62003" w:rsidRDefault="00411E02" w:rsidP="00411E02">
      <w:pPr>
        <w:pStyle w:val="BodyText"/>
      </w:pPr>
      <w:r w:rsidRPr="00A62003">
        <w:t>For the VHA, the IRM department will install the CAPRI desktop icon</w:t>
      </w:r>
      <w:r w:rsidR="00E2391F" w:rsidRPr="00A62003">
        <w:t xml:space="preserve">. </w:t>
      </w:r>
      <w:r w:rsidRPr="00A62003">
        <w:t>Please check with them on the specifics of starting CAPRI</w:t>
      </w:r>
      <w:r w:rsidR="00E2391F" w:rsidRPr="00A62003">
        <w:t xml:space="preserve">. </w:t>
      </w:r>
      <w:r w:rsidRPr="00A62003">
        <w:t xml:space="preserve">Normally, the user should find the CAPRI shortcut in the same place the user would find the Computerized Patient Record System (CPRS). </w:t>
      </w:r>
    </w:p>
    <w:p w14:paraId="7DC6BF3E" w14:textId="77777777" w:rsidR="00411E02" w:rsidRPr="00A62003" w:rsidRDefault="00411E02" w:rsidP="00411E02">
      <w:pPr>
        <w:pStyle w:val="BodyText"/>
      </w:pPr>
      <w:r w:rsidRPr="00A62003">
        <w:rPr>
          <w:b/>
        </w:rPr>
        <w:t>Local Vist</w:t>
      </w:r>
      <w:r w:rsidR="00EF5C54">
        <w:rPr>
          <w:b/>
        </w:rPr>
        <w:t>A</w:t>
      </w:r>
      <w:r w:rsidRPr="00A62003">
        <w:rPr>
          <w:b/>
        </w:rPr>
        <w:t xml:space="preserve"> Connection: </w:t>
      </w:r>
      <w:r w:rsidRPr="00A62003">
        <w:t xml:space="preserve">The CAPRI shortcut can be set to connect to a specific VistA system. CAPRI will accept the command line parameters </w:t>
      </w:r>
      <w:r w:rsidRPr="00A62003">
        <w:rPr>
          <w:b/>
        </w:rPr>
        <w:t>s=</w:t>
      </w:r>
      <w:proofErr w:type="spellStart"/>
      <w:r w:rsidRPr="00A62003">
        <w:rPr>
          <w:b/>
        </w:rPr>
        <w:t>servername</w:t>
      </w:r>
      <w:proofErr w:type="spellEnd"/>
      <w:r w:rsidRPr="00A62003">
        <w:rPr>
          <w:b/>
        </w:rPr>
        <w:t xml:space="preserve"> </w:t>
      </w:r>
      <w:r w:rsidRPr="00A62003">
        <w:t xml:space="preserve">and </w:t>
      </w:r>
      <w:r w:rsidRPr="00A62003">
        <w:rPr>
          <w:b/>
        </w:rPr>
        <w:t>p=</w:t>
      </w:r>
      <w:proofErr w:type="spellStart"/>
      <w:r w:rsidRPr="00A62003">
        <w:rPr>
          <w:b/>
        </w:rPr>
        <w:t>portname</w:t>
      </w:r>
      <w:proofErr w:type="spellEnd"/>
      <w:r w:rsidRPr="00A62003">
        <w:t xml:space="preserve">, just like CPRS. </w:t>
      </w:r>
    </w:p>
    <w:p w14:paraId="4CA3A4E2" w14:textId="77777777" w:rsidR="00EF5C54" w:rsidRDefault="00411E02" w:rsidP="00EF5C54">
      <w:pPr>
        <w:pStyle w:val="BodyText"/>
      </w:pPr>
      <w:r w:rsidRPr="00A62003">
        <w:rPr>
          <w:b/>
        </w:rPr>
        <w:t>CAPRI REMOTE</w:t>
      </w:r>
      <w:r w:rsidRPr="00A62003">
        <w:t>: CAPRI Remote users access CAPRI through the Claims system, which runs on the VHA Forum hardware</w:t>
      </w:r>
      <w:r w:rsidR="00E2391F" w:rsidRPr="00A62003">
        <w:t xml:space="preserve">. </w:t>
      </w:r>
      <w:r w:rsidRPr="00A62003">
        <w:t xml:space="preserve">The server for those users should be set </w:t>
      </w:r>
      <w:r w:rsidRPr="007A1982">
        <w:t xml:space="preserve">to </w:t>
      </w:r>
      <w:r w:rsidR="0035610F">
        <w:rPr>
          <w:b/>
        </w:rPr>
        <w:t>CLAIMS</w:t>
      </w:r>
      <w:r w:rsidR="00FB4E79" w:rsidRPr="007A1982">
        <w:rPr>
          <w:b/>
        </w:rPr>
        <w:t>.</w:t>
      </w:r>
      <w:r w:rsidR="0035610F">
        <w:rPr>
          <w:b/>
        </w:rPr>
        <w:t>MED.VA.GOV</w:t>
      </w:r>
      <w:r w:rsidRPr="00A62003">
        <w:t xml:space="preserve">, port </w:t>
      </w:r>
      <w:r w:rsidRPr="00A62003">
        <w:rPr>
          <w:b/>
        </w:rPr>
        <w:t>9400</w:t>
      </w:r>
      <w:r w:rsidR="00E2391F" w:rsidRPr="00EF5C54">
        <w:t xml:space="preserve">. </w:t>
      </w:r>
      <w:r w:rsidR="00EF5C54">
        <w:lastRenderedPageBreak/>
        <w:t xml:space="preserve">For more details reference the latest version of the </w:t>
      </w:r>
      <w:r w:rsidR="00EF5C54" w:rsidRPr="00DC1E21">
        <w:rPr>
          <w:u w:val="single"/>
        </w:rPr>
        <w:t>CAPRI GUI User Manual</w:t>
      </w:r>
      <w:r w:rsidR="00EF5C54">
        <w:rPr>
          <w:u w:val="single"/>
        </w:rPr>
        <w:t>,</w:t>
      </w:r>
      <w:r w:rsidR="00EF5C54">
        <w:t xml:space="preserve"> see section “CAPRI Remote Functionality” at the following URL: </w:t>
      </w:r>
      <w:hyperlink r:id="rId47" w:history="1">
        <w:r w:rsidR="00EF5C54" w:rsidRPr="00610AD6">
          <w:rPr>
            <w:rStyle w:val="Hyperlink"/>
            <w:sz w:val="22"/>
          </w:rPr>
          <w:t>http://www.va.gov/vdl/application.asp?appid=133</w:t>
        </w:r>
      </w:hyperlink>
    </w:p>
    <w:p w14:paraId="3CF95994" w14:textId="77777777" w:rsidR="00411E02" w:rsidRDefault="00EC4855" w:rsidP="00411E02">
      <w:pPr>
        <w:pStyle w:val="BodyText"/>
        <w:rPr>
          <w:noProof/>
        </w:rPr>
      </w:pPr>
      <w:r>
        <w:rPr>
          <w:noProof/>
        </w:rPr>
        <w:drawing>
          <wp:inline distT="0" distB="0" distL="0" distR="0" wp14:anchorId="2B4D92E2" wp14:editId="5A08AC36">
            <wp:extent cx="2466975" cy="3371850"/>
            <wp:effectExtent l="19050" t="19050" r="28575" b="19050"/>
            <wp:docPr id="3" name="Picture 44" descr="Test Claim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l="30374" t="14684" r="40732" b="21980"/>
                    <a:stretch>
                      <a:fillRect/>
                    </a:stretch>
                  </pic:blipFill>
                  <pic:spPr bwMode="auto">
                    <a:xfrm>
                      <a:off x="0" y="0"/>
                      <a:ext cx="2466975" cy="3371850"/>
                    </a:xfrm>
                    <a:prstGeom prst="rect">
                      <a:avLst/>
                    </a:prstGeom>
                    <a:noFill/>
                    <a:ln w="6350" cmpd="sng">
                      <a:solidFill>
                        <a:srgbClr val="000000"/>
                      </a:solidFill>
                      <a:miter lim="800000"/>
                      <a:headEnd/>
                      <a:tailEnd/>
                    </a:ln>
                    <a:effectLst/>
                  </pic:spPr>
                </pic:pic>
              </a:graphicData>
            </a:graphic>
          </wp:inline>
        </w:drawing>
      </w:r>
    </w:p>
    <w:p w14:paraId="44EE56AF" w14:textId="77777777" w:rsidR="002F5FC2" w:rsidRDefault="003F6CDB" w:rsidP="003F6CDB">
      <w:pPr>
        <w:pStyle w:val="Caption"/>
        <w:rPr>
          <w:noProof/>
        </w:rPr>
      </w:pPr>
      <w:bookmarkStart w:id="337" w:name="_Toc514706686"/>
      <w:bookmarkStart w:id="338" w:name="_Toc514706727"/>
      <w:bookmarkStart w:id="339" w:name="_Toc514744452"/>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2</w:t>
      </w:r>
      <w:r w:rsidR="00102DC1">
        <w:rPr>
          <w:noProof/>
        </w:rPr>
        <w:fldChar w:fldCharType="end"/>
      </w:r>
      <w:r>
        <w:t xml:space="preserve"> </w:t>
      </w:r>
      <w:bookmarkStart w:id="340" w:name="_Toc514158489"/>
      <w:r w:rsidRPr="00F33C3A">
        <w:rPr>
          <w:noProof/>
        </w:rPr>
        <w:t>Test Claims Properties</w:t>
      </w:r>
      <w:bookmarkEnd w:id="337"/>
      <w:bookmarkEnd w:id="338"/>
      <w:bookmarkEnd w:id="339"/>
      <w:bookmarkEnd w:id="340"/>
    </w:p>
    <w:p w14:paraId="06806233" w14:textId="77777777" w:rsidR="002F5FC2" w:rsidRDefault="002F5FC2" w:rsidP="00411E02">
      <w:pPr>
        <w:pStyle w:val="BodyText"/>
        <w:rPr>
          <w:noProof/>
        </w:rPr>
      </w:pPr>
    </w:p>
    <w:p w14:paraId="06440437" w14:textId="77777777" w:rsidR="00411E02" w:rsidRDefault="00FC5594" w:rsidP="00530A77">
      <w:pPr>
        <w:pStyle w:val="Heading1"/>
      </w:pPr>
      <w:bookmarkStart w:id="341" w:name="_Toc5111349"/>
      <w:r>
        <w:t xml:space="preserve">CAPRI Distribution </w:t>
      </w:r>
      <w:r w:rsidR="00411E02" w:rsidRPr="00767D85">
        <w:t>Files</w:t>
      </w:r>
      <w:bookmarkEnd w:id="341"/>
    </w:p>
    <w:p w14:paraId="7A62629B" w14:textId="77777777" w:rsidR="00411E02" w:rsidRPr="00777848" w:rsidRDefault="00411E02" w:rsidP="007E70A9">
      <w:pPr>
        <w:pStyle w:val="Heading2"/>
      </w:pPr>
      <w:bookmarkStart w:id="342" w:name="_Toc5111350"/>
      <w:r w:rsidRPr="00C0624C">
        <w:t xml:space="preserve">CAPRI GUI Client </w:t>
      </w:r>
      <w:r w:rsidRPr="00777848">
        <w:t>Software</w:t>
      </w:r>
      <w:bookmarkEnd w:id="342"/>
    </w:p>
    <w:p w14:paraId="2B6DD017" w14:textId="77777777" w:rsidR="00411E02" w:rsidRPr="00706E2C" w:rsidRDefault="00411E02" w:rsidP="00411E02">
      <w:pPr>
        <w:pStyle w:val="BodyText"/>
      </w:pPr>
      <w:r w:rsidRPr="00706E2C">
        <w:t>The CAPRI GUI client software is distributed as a zipped file from which the executable CAPRI.exe is extracted</w:t>
      </w:r>
      <w:r w:rsidR="00E2391F" w:rsidRPr="00706E2C">
        <w:t xml:space="preserve">. </w:t>
      </w:r>
      <w:r w:rsidRPr="00706E2C">
        <w:t>Information on downloading the installation files for the CAPRI GUI software is included in the FORUM patch announcing a new version of CAPRI</w:t>
      </w:r>
      <w:r w:rsidR="00E2391F" w:rsidRPr="00706E2C">
        <w:t xml:space="preserve">. </w:t>
      </w:r>
      <w:r w:rsidRPr="00706E2C">
        <w:t>The following is a sample of a FORUM patch section describing the availability of the installation files and other documents pertaining to the GUI distribution.</w:t>
      </w:r>
    </w:p>
    <w:p w14:paraId="2ED4DEE5" w14:textId="77777777" w:rsidR="00411E02" w:rsidRPr="00706E2C" w:rsidRDefault="00411E02" w:rsidP="00A66FAE">
      <w:pPr>
        <w:pStyle w:val="BodyText"/>
      </w:pPr>
      <w:r w:rsidRPr="00706E2C">
        <w:t>Release notes are normally provided with each release to provide a list of the updates included in the patch, because not all users have access to the patch description</w:t>
      </w:r>
      <w:r w:rsidR="00E2391F" w:rsidRPr="00706E2C">
        <w:t xml:space="preserve">. </w:t>
      </w:r>
      <w:r w:rsidRPr="00706E2C">
        <w:t>The user manual is included if it is updated</w:t>
      </w:r>
      <w:r w:rsidR="00E2391F" w:rsidRPr="00706E2C">
        <w:t xml:space="preserve">. </w:t>
      </w:r>
      <w:r w:rsidRPr="00706E2C">
        <w:t>The distribution of these documents is at the discretion of each installing facility</w:t>
      </w:r>
      <w:r w:rsidR="00E2391F" w:rsidRPr="00706E2C">
        <w:t xml:space="preserve">. </w:t>
      </w:r>
      <w:r w:rsidRPr="00706E2C">
        <w:t>The updated documents are placed on the VDL site following patch release.</w:t>
      </w:r>
    </w:p>
    <w:p w14:paraId="3777B72E" w14:textId="6EEF83FB" w:rsidR="00563213" w:rsidRPr="00706E2C" w:rsidRDefault="00563213" w:rsidP="00563213">
      <w:pPr>
        <w:pStyle w:val="BodyText"/>
      </w:pPr>
      <w:r w:rsidRPr="00706E2C">
        <w:t>All files needed to install CAPRI Patch DVBA*2.7*</w:t>
      </w:r>
      <w:r w:rsidR="00E90169">
        <w:t>209</w:t>
      </w:r>
      <w:r w:rsidRPr="00706E2C">
        <w:t xml:space="preserve"> can be downloaded from the standard “anonymous” software directory. The</w:t>
      </w:r>
      <w:r w:rsidRPr="00706E2C">
        <w:rPr>
          <w:spacing w:val="-6"/>
        </w:rPr>
        <w:t xml:space="preserve"> </w:t>
      </w:r>
      <w:r w:rsidRPr="00706E2C">
        <w:t>CAPRI</w:t>
      </w:r>
      <w:r w:rsidRPr="00706E2C">
        <w:rPr>
          <w:spacing w:val="-5"/>
        </w:rPr>
        <w:t xml:space="preserve"> </w:t>
      </w:r>
      <w:r w:rsidRPr="00706E2C">
        <w:rPr>
          <w:spacing w:val="1"/>
        </w:rPr>
        <w:t>GUI</w:t>
      </w:r>
      <w:r w:rsidRPr="00706E2C">
        <w:rPr>
          <w:spacing w:val="-4"/>
        </w:rPr>
        <w:t xml:space="preserve"> </w:t>
      </w:r>
      <w:r w:rsidRPr="00706E2C">
        <w:t>client</w:t>
      </w:r>
      <w:r w:rsidRPr="00706E2C">
        <w:rPr>
          <w:spacing w:val="-5"/>
        </w:rPr>
        <w:t xml:space="preserve"> </w:t>
      </w:r>
      <w:r w:rsidRPr="00706E2C">
        <w:rPr>
          <w:spacing w:val="-1"/>
        </w:rPr>
        <w:t>software</w:t>
      </w:r>
      <w:r w:rsidRPr="00706E2C">
        <w:rPr>
          <w:spacing w:val="-3"/>
        </w:rPr>
        <w:t xml:space="preserve"> </w:t>
      </w:r>
      <w:r w:rsidRPr="00706E2C">
        <w:t>and</w:t>
      </w:r>
      <w:r w:rsidRPr="00706E2C">
        <w:rPr>
          <w:spacing w:val="-5"/>
        </w:rPr>
        <w:t xml:space="preserve"> </w:t>
      </w:r>
      <w:r w:rsidRPr="00706E2C">
        <w:t>documentation</w:t>
      </w:r>
      <w:r w:rsidRPr="00706E2C">
        <w:rPr>
          <w:spacing w:val="-5"/>
        </w:rPr>
        <w:t xml:space="preserve"> </w:t>
      </w:r>
      <w:r w:rsidRPr="00706E2C">
        <w:rPr>
          <w:spacing w:val="-1"/>
        </w:rPr>
        <w:t>are</w:t>
      </w:r>
      <w:r w:rsidRPr="00706E2C">
        <w:rPr>
          <w:spacing w:val="-5"/>
        </w:rPr>
        <w:t xml:space="preserve"> </w:t>
      </w:r>
      <w:r w:rsidRPr="00706E2C">
        <w:t>available</w:t>
      </w:r>
      <w:r w:rsidRPr="00706E2C">
        <w:rPr>
          <w:spacing w:val="-5"/>
        </w:rPr>
        <w:t xml:space="preserve"> </w:t>
      </w:r>
      <w:r w:rsidRPr="00706E2C">
        <w:t>using</w:t>
      </w:r>
      <w:r w:rsidRPr="00706E2C">
        <w:rPr>
          <w:spacing w:val="-6"/>
        </w:rPr>
        <w:t xml:space="preserve"> </w:t>
      </w:r>
      <w:r w:rsidRPr="00706E2C">
        <w:t>FTP.</w:t>
      </w:r>
      <w:r w:rsidRPr="00706E2C">
        <w:rPr>
          <w:spacing w:val="-5"/>
        </w:rPr>
        <w:t xml:space="preserve"> </w:t>
      </w:r>
      <w:r w:rsidRPr="00706E2C">
        <w:t>The</w:t>
      </w:r>
      <w:r w:rsidRPr="00706E2C">
        <w:rPr>
          <w:spacing w:val="-6"/>
        </w:rPr>
        <w:t xml:space="preserve"> </w:t>
      </w:r>
      <w:r w:rsidRPr="00706E2C">
        <w:rPr>
          <w:spacing w:val="-1"/>
        </w:rPr>
        <w:t>preferred</w:t>
      </w:r>
      <w:r w:rsidRPr="00706E2C">
        <w:rPr>
          <w:spacing w:val="44"/>
        </w:rPr>
        <w:t xml:space="preserve"> </w:t>
      </w:r>
      <w:r w:rsidRPr="00706E2C">
        <w:t>method</w:t>
      </w:r>
      <w:r w:rsidRPr="00706E2C">
        <w:rPr>
          <w:spacing w:val="-2"/>
        </w:rPr>
        <w:t xml:space="preserve"> </w:t>
      </w:r>
      <w:r w:rsidRPr="00706E2C">
        <w:t>is</w:t>
      </w:r>
      <w:r w:rsidRPr="00706E2C">
        <w:rPr>
          <w:spacing w:val="-3"/>
        </w:rPr>
        <w:t xml:space="preserve"> </w:t>
      </w:r>
      <w:r w:rsidRPr="00706E2C">
        <w:t>to</w:t>
      </w:r>
      <w:r w:rsidRPr="00706E2C">
        <w:rPr>
          <w:spacing w:val="-2"/>
        </w:rPr>
        <w:t xml:space="preserve"> </w:t>
      </w:r>
      <w:r w:rsidRPr="00706E2C">
        <w:t>FTP</w:t>
      </w:r>
      <w:r w:rsidRPr="00706E2C">
        <w:rPr>
          <w:spacing w:val="-3"/>
        </w:rPr>
        <w:t xml:space="preserve"> </w:t>
      </w:r>
      <w:r w:rsidRPr="00706E2C">
        <w:t>the</w:t>
      </w:r>
      <w:r w:rsidRPr="00706E2C">
        <w:rPr>
          <w:spacing w:val="-2"/>
        </w:rPr>
        <w:t xml:space="preserve"> </w:t>
      </w:r>
      <w:r w:rsidRPr="00706E2C">
        <w:rPr>
          <w:spacing w:val="-1"/>
        </w:rPr>
        <w:t>files</w:t>
      </w:r>
      <w:r w:rsidRPr="00706E2C">
        <w:rPr>
          <w:spacing w:val="-2"/>
        </w:rPr>
        <w:t xml:space="preserve"> </w:t>
      </w:r>
      <w:r w:rsidRPr="00706E2C">
        <w:rPr>
          <w:spacing w:val="-1"/>
        </w:rPr>
        <w:t>from:</w:t>
      </w:r>
    </w:p>
    <w:p w14:paraId="06BB3E33" w14:textId="77777777" w:rsidR="00411E02" w:rsidRPr="00706E2C" w:rsidRDefault="00697775" w:rsidP="00411E02">
      <w:pPr>
        <w:rPr>
          <w:sz w:val="22"/>
          <w:szCs w:val="22"/>
        </w:rPr>
      </w:pPr>
      <w:hyperlink r:id="rId49" w:history="1">
        <w:r w:rsidR="00FA47B1" w:rsidRPr="00706E2C">
          <w:rPr>
            <w:rStyle w:val="Hyperlink"/>
            <w:sz w:val="22"/>
            <w:szCs w:val="22"/>
            <w:u w:color="0000FF"/>
          </w:rPr>
          <w:t>ftp://download.vista.med.va.gov/</w:t>
        </w:r>
      </w:hyperlink>
      <w:r w:rsidR="00FA47B1" w:rsidRPr="00706E2C">
        <w:rPr>
          <w:color w:val="0000FF"/>
          <w:sz w:val="22"/>
          <w:szCs w:val="22"/>
          <w:u w:val="single" w:color="0000FF"/>
        </w:rPr>
        <w:t xml:space="preserve"> </w:t>
      </w:r>
      <w:r w:rsidR="00FA47B1" w:rsidRPr="00706E2C">
        <w:rPr>
          <w:sz w:val="22"/>
          <w:szCs w:val="22"/>
        </w:rPr>
        <w:t xml:space="preserve"> (</w:t>
      </w:r>
      <w:r w:rsidR="00411E02" w:rsidRPr="00706E2C">
        <w:rPr>
          <w:sz w:val="22"/>
          <w:szCs w:val="22"/>
        </w:rPr>
        <w:t xml:space="preserve">Files will be in an </w:t>
      </w:r>
      <w:proofErr w:type="spellStart"/>
      <w:r w:rsidR="00411E02" w:rsidRPr="00706E2C">
        <w:rPr>
          <w:sz w:val="22"/>
          <w:szCs w:val="22"/>
        </w:rPr>
        <w:t>anonymous.software</w:t>
      </w:r>
      <w:proofErr w:type="spellEnd"/>
      <w:r w:rsidR="00411E02" w:rsidRPr="00706E2C">
        <w:rPr>
          <w:sz w:val="22"/>
          <w:szCs w:val="22"/>
        </w:rPr>
        <w:t xml:space="preserve"> directory)</w:t>
      </w:r>
    </w:p>
    <w:p w14:paraId="584DDFE0" w14:textId="77777777" w:rsidR="00411E02" w:rsidRDefault="00411E02" w:rsidP="00411E02">
      <w:pPr>
        <w:pStyle w:val="BodyText"/>
      </w:pPr>
      <w:r>
        <w:t>This transmits the files from the first available FTP server</w:t>
      </w:r>
      <w:r w:rsidR="00E2391F">
        <w:t xml:space="preserve">. </w:t>
      </w:r>
      <w:r>
        <w:t>Sites may also elect to retrieve software directly from a specific server as follows:</w:t>
      </w:r>
    </w:p>
    <w:p w14:paraId="3E927ACD" w14:textId="77777777" w:rsidR="00411E02" w:rsidRDefault="00411E02" w:rsidP="00411E02">
      <w:pPr>
        <w:rPr>
          <w:rFonts w:ascii="r_ansi" w:hAnsi="r_ansi"/>
          <w:sz w:val="20"/>
        </w:rPr>
      </w:pPr>
      <w:r>
        <w:rPr>
          <w:rFonts w:ascii="r_ansi" w:hAnsi="r_ansi"/>
          <w:sz w:val="20"/>
        </w:rPr>
        <w:t>        OI&amp;T FIELD OFFICE       FTP ADDRESS                DIRECTORY</w:t>
      </w:r>
    </w:p>
    <w:p w14:paraId="147DEFEE" w14:textId="77777777" w:rsidR="00411E02" w:rsidRDefault="00411E02" w:rsidP="00411E02">
      <w:pPr>
        <w:rPr>
          <w:rFonts w:ascii="r_ansi" w:hAnsi="r_ansi"/>
          <w:sz w:val="20"/>
        </w:rPr>
      </w:pPr>
      <w:r>
        <w:rPr>
          <w:rFonts w:ascii="r_ansi" w:hAnsi="r_ansi"/>
          <w:sz w:val="20"/>
        </w:rPr>
        <w:t>        -----------------       -----------                ---------</w:t>
      </w:r>
    </w:p>
    <w:p w14:paraId="3E6A2EB0" w14:textId="77777777" w:rsidR="00411E02" w:rsidRDefault="00411E02" w:rsidP="00411E02">
      <w:pPr>
        <w:rPr>
          <w:rFonts w:ascii="r_ansi" w:hAnsi="r_ansi"/>
          <w:sz w:val="20"/>
        </w:rPr>
      </w:pPr>
      <w:r>
        <w:rPr>
          <w:rFonts w:ascii="r_ansi" w:hAnsi="r_ansi"/>
          <w:sz w:val="20"/>
        </w:rPr>
        <w:lastRenderedPageBreak/>
        <w:t xml:space="preserve">        Albany             </w:t>
      </w:r>
      <w:hyperlink r:id="rId50" w:history="1">
        <w:r>
          <w:rPr>
            <w:rStyle w:val="Hyperlink"/>
            <w:rFonts w:ascii="r_ansi" w:hAnsi="r_ansi"/>
            <w:sz w:val="20"/>
          </w:rPr>
          <w:t>ftp.fo-albany.med.va.gov</w:t>
        </w:r>
      </w:hyperlink>
      <w:r>
        <w:rPr>
          <w:rFonts w:ascii="r_ansi" w:hAnsi="r_ansi"/>
          <w:sz w:val="20"/>
        </w:rPr>
        <w:t>   [</w:t>
      </w:r>
      <w:proofErr w:type="spellStart"/>
      <w:r>
        <w:rPr>
          <w:rFonts w:ascii="r_ansi" w:hAnsi="r_ansi"/>
          <w:sz w:val="20"/>
        </w:rPr>
        <w:t>anonymous.software</w:t>
      </w:r>
      <w:proofErr w:type="spellEnd"/>
      <w:r>
        <w:rPr>
          <w:rFonts w:ascii="r_ansi" w:hAnsi="r_ansi"/>
          <w:sz w:val="20"/>
        </w:rPr>
        <w:t>]</w:t>
      </w:r>
    </w:p>
    <w:p w14:paraId="0A8DFCBE" w14:textId="77777777" w:rsidR="00411E02" w:rsidRDefault="00411E02" w:rsidP="00411E02">
      <w:pPr>
        <w:rPr>
          <w:rFonts w:ascii="r_ansi" w:hAnsi="r_ansi"/>
          <w:sz w:val="20"/>
        </w:rPr>
      </w:pPr>
      <w:r>
        <w:rPr>
          <w:rFonts w:ascii="r_ansi" w:hAnsi="r_ansi"/>
          <w:sz w:val="20"/>
        </w:rPr>
        <w:t>        Hines              </w:t>
      </w:r>
      <w:hyperlink r:id="rId51" w:history="1">
        <w:r>
          <w:rPr>
            <w:rStyle w:val="Hyperlink"/>
            <w:rFonts w:ascii="r_ansi" w:hAnsi="r_ansi"/>
            <w:sz w:val="20"/>
          </w:rPr>
          <w:t>ftp.fo-hines.med.va.gov</w:t>
        </w:r>
      </w:hyperlink>
      <w:r>
        <w:rPr>
          <w:rFonts w:ascii="r_ansi" w:hAnsi="r_ansi"/>
          <w:sz w:val="20"/>
        </w:rPr>
        <w:t>    [</w:t>
      </w:r>
      <w:proofErr w:type="spellStart"/>
      <w:r>
        <w:rPr>
          <w:rFonts w:ascii="r_ansi" w:hAnsi="r_ansi"/>
          <w:sz w:val="20"/>
        </w:rPr>
        <w:t>anonymous.software</w:t>
      </w:r>
      <w:proofErr w:type="spellEnd"/>
      <w:r>
        <w:rPr>
          <w:rFonts w:ascii="r_ansi" w:hAnsi="r_ansi"/>
          <w:sz w:val="20"/>
        </w:rPr>
        <w:t>]</w:t>
      </w:r>
    </w:p>
    <w:p w14:paraId="0425C098" w14:textId="77777777" w:rsidR="00411E02" w:rsidRDefault="00411E02" w:rsidP="00411E02">
      <w:pPr>
        <w:rPr>
          <w:rFonts w:ascii="r_ansi" w:hAnsi="r_ansi"/>
          <w:sz w:val="20"/>
        </w:rPr>
      </w:pPr>
      <w:r>
        <w:rPr>
          <w:rFonts w:ascii="r_ansi" w:hAnsi="r_ansi"/>
          <w:sz w:val="20"/>
        </w:rPr>
        <w:t xml:space="preserve">        Salt Lake City     </w:t>
      </w:r>
      <w:hyperlink r:id="rId52" w:history="1">
        <w:r>
          <w:rPr>
            <w:rStyle w:val="Hyperlink"/>
            <w:rFonts w:ascii="r_ansi" w:hAnsi="r_ansi"/>
            <w:sz w:val="20"/>
          </w:rPr>
          <w:t>ftp.fo-slc.med.va.gov</w:t>
        </w:r>
      </w:hyperlink>
      <w:r>
        <w:rPr>
          <w:rFonts w:ascii="r_ansi" w:hAnsi="r_ansi"/>
          <w:sz w:val="20"/>
        </w:rPr>
        <w:t>      [</w:t>
      </w:r>
      <w:proofErr w:type="spellStart"/>
      <w:r>
        <w:rPr>
          <w:rFonts w:ascii="r_ansi" w:hAnsi="r_ansi"/>
          <w:sz w:val="20"/>
        </w:rPr>
        <w:t>anonymous.software</w:t>
      </w:r>
      <w:proofErr w:type="spellEnd"/>
      <w:r>
        <w:rPr>
          <w:rFonts w:ascii="r_ansi" w:hAnsi="r_ansi"/>
          <w:sz w:val="20"/>
        </w:rPr>
        <w:t>]</w:t>
      </w:r>
    </w:p>
    <w:p w14:paraId="375A4A35" w14:textId="77777777" w:rsidR="00411E02" w:rsidRDefault="00411E02" w:rsidP="00411E02">
      <w:pPr>
        <w:pStyle w:val="BodyText"/>
      </w:pPr>
      <w:r w:rsidRPr="006E7A25">
        <w:t>The following files will be available:</w:t>
      </w:r>
    </w:p>
    <w:p w14:paraId="1DDD9591" w14:textId="77777777" w:rsidR="009F1FF5" w:rsidRPr="009F1FF5" w:rsidRDefault="009F1FF5" w:rsidP="009F1FF5">
      <w:pPr>
        <w:pStyle w:val="BodyText"/>
        <w:jc w:val="center"/>
        <w:rPr>
          <w:u w:val="single"/>
        </w:rPr>
      </w:pPr>
      <w:r w:rsidRPr="009F1FF5">
        <w:rPr>
          <w:u w:val="single"/>
        </w:rPr>
        <w:t>Required Distribution Files to Run the CAPRI Application</w:t>
      </w:r>
    </w:p>
    <w:p w14:paraId="58BFABFF"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File Name              Contents                        Retrieval format</w:t>
      </w:r>
    </w:p>
    <w:p w14:paraId="4C364B0D"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                        ----------------</w:t>
      </w:r>
    </w:p>
    <w:p w14:paraId="59E9FD66"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DVBA_##_P###_##.ZIP    File(s) indented below:         BINARY</w:t>
      </w:r>
    </w:p>
    <w:p w14:paraId="00AB1D6E"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CAPRI.exe             CAPRI V### executable</w:t>
      </w:r>
    </w:p>
    <w:p w14:paraId="3F94C39A"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VACAPRIVVA.dll        Virtual VA dynamically linked library</w:t>
      </w:r>
    </w:p>
    <w:p w14:paraId="4920BF17"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w:t>
      </w:r>
      <w:proofErr w:type="spellStart"/>
      <w:r w:rsidRPr="009F1FF5">
        <w:rPr>
          <w:rFonts w:ascii="Courier New" w:hAnsi="Courier New" w:cs="Courier New"/>
          <w:sz w:val="16"/>
          <w:szCs w:val="16"/>
        </w:rPr>
        <w:t>CAPRI.map</w:t>
      </w:r>
      <w:proofErr w:type="spellEnd"/>
      <w:r w:rsidRPr="009F1FF5">
        <w:rPr>
          <w:rFonts w:ascii="Courier New" w:hAnsi="Courier New" w:cs="Courier New"/>
          <w:sz w:val="16"/>
          <w:szCs w:val="16"/>
        </w:rPr>
        <w:t xml:space="preserve">             CAPRI error map</w:t>
      </w:r>
    </w:p>
    <w:p w14:paraId="084FB9FD"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CAPRISession.r2w      Reflections session configuration</w:t>
      </w:r>
    </w:p>
    <w:p w14:paraId="759ED036" w14:textId="77777777" w:rsidR="009F1FF5" w:rsidRPr="009F1FF5" w:rsidRDefault="00E522C3" w:rsidP="009F1FF5">
      <w:pPr>
        <w:pStyle w:val="NoSpacing"/>
        <w:ind w:left="720"/>
        <w:rPr>
          <w:rFonts w:ascii="Courier New" w:hAnsi="Courier New" w:cs="Courier New"/>
          <w:sz w:val="16"/>
          <w:szCs w:val="16"/>
        </w:rPr>
      </w:pPr>
      <w:r>
        <w:rPr>
          <w:rFonts w:ascii="Courier New" w:hAnsi="Courier New" w:cs="Courier New"/>
          <w:sz w:val="16"/>
          <w:szCs w:val="16"/>
        </w:rPr>
        <w:t xml:space="preserve"> - </w:t>
      </w:r>
      <w:proofErr w:type="spellStart"/>
      <w:r>
        <w:rPr>
          <w:rFonts w:ascii="Courier New" w:hAnsi="Courier New" w:cs="Courier New"/>
          <w:sz w:val="16"/>
          <w:szCs w:val="16"/>
        </w:rPr>
        <w:t>ssh_config</w:t>
      </w:r>
      <w:proofErr w:type="spellEnd"/>
      <w:r>
        <w:rPr>
          <w:rFonts w:ascii="Courier New" w:hAnsi="Courier New" w:cs="Courier New"/>
          <w:sz w:val="16"/>
          <w:szCs w:val="16"/>
        </w:rPr>
        <w:t xml:space="preserve">            </w:t>
      </w:r>
      <w:r w:rsidR="009F1FF5" w:rsidRPr="009F1FF5">
        <w:rPr>
          <w:rFonts w:ascii="Courier New" w:hAnsi="Courier New" w:cs="Courier New"/>
          <w:sz w:val="16"/>
          <w:szCs w:val="16"/>
        </w:rPr>
        <w:t>Secure Shell configuration</w:t>
      </w:r>
    </w:p>
    <w:p w14:paraId="68A69563"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libeay32.dll          VLER/DAS SSL dynamically linked library</w:t>
      </w:r>
    </w:p>
    <w:p w14:paraId="59BDD4D9"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ssleay32.dll          VLER/DAS SSL dynamically linked library</w:t>
      </w:r>
    </w:p>
    <w:p w14:paraId="629B7986"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QPDF.exe              QPDF PDF Compression executable</w:t>
      </w:r>
    </w:p>
    <w:p w14:paraId="0191EAB7"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libgcc_s_dw2_1.dll    QPDF dynamically linked library</w:t>
      </w:r>
    </w:p>
    <w:p w14:paraId="55E62A92"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libstdc++</w:t>
      </w:r>
      <w:r w:rsidR="00C74074">
        <w:rPr>
          <w:rFonts w:ascii="Courier New" w:hAnsi="Courier New" w:cs="Courier New"/>
          <w:sz w:val="16"/>
          <w:szCs w:val="16"/>
        </w:rPr>
        <w:t>-</w:t>
      </w:r>
      <w:r w:rsidRPr="009F1FF5">
        <w:rPr>
          <w:rFonts w:ascii="Courier New" w:hAnsi="Courier New" w:cs="Courier New"/>
          <w:sz w:val="16"/>
          <w:szCs w:val="16"/>
        </w:rPr>
        <w:t>6.dll        QPDF dynamically linked library</w:t>
      </w:r>
    </w:p>
    <w:p w14:paraId="79FC16CD"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qpdf13.dll            QPDF dynamically linked library</w:t>
      </w:r>
    </w:p>
    <w:p w14:paraId="5703B420" w14:textId="77777777" w:rsid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w:t>
      </w:r>
    </w:p>
    <w:p w14:paraId="442220FE" w14:textId="77777777" w:rsidR="009F1FF5" w:rsidRPr="009F1FF5" w:rsidRDefault="009F1FF5" w:rsidP="009F1FF5">
      <w:pPr>
        <w:pStyle w:val="BodyText"/>
        <w:jc w:val="center"/>
        <w:rPr>
          <w:rFonts w:ascii="Courier New" w:hAnsi="Courier New" w:cs="Courier New"/>
          <w:sz w:val="16"/>
          <w:szCs w:val="16"/>
          <w:u w:val="single"/>
        </w:rPr>
      </w:pPr>
      <w:r w:rsidRPr="009F1FF5">
        <w:rPr>
          <w:u w:val="single"/>
        </w:rPr>
        <w:t>Optional Distribution Files which Contain Important User Info</w:t>
      </w:r>
    </w:p>
    <w:p w14:paraId="6C58834B" w14:textId="77777777" w:rsidR="009F1FF5" w:rsidRPr="009F1FF5" w:rsidRDefault="009F1FF5" w:rsidP="009F1FF5">
      <w:pPr>
        <w:pStyle w:val="NoSpacing"/>
        <w:ind w:left="720"/>
        <w:rPr>
          <w:rFonts w:ascii="Courier New" w:hAnsi="Courier New" w:cs="Courier New"/>
          <w:sz w:val="16"/>
          <w:szCs w:val="16"/>
        </w:rPr>
      </w:pPr>
      <w:r w:rsidRPr="009F1FF5">
        <w:rPr>
          <w:rFonts w:ascii="Courier New" w:hAnsi="Courier New" w:cs="Courier New"/>
          <w:sz w:val="16"/>
          <w:szCs w:val="16"/>
        </w:rPr>
        <w:t xml:space="preserve"> - CAPRI_GUI_ISG.doc     CAPRI GUI Installation Supplemental Guide</w:t>
      </w:r>
    </w:p>
    <w:p w14:paraId="1AB1B7FA" w14:textId="77777777" w:rsidR="009F1FF5" w:rsidRPr="00E522C3" w:rsidRDefault="009F1FF5" w:rsidP="009F1FF5">
      <w:pPr>
        <w:pStyle w:val="NoSpacing"/>
        <w:ind w:left="720"/>
        <w:rPr>
          <w:rFonts w:ascii="Courier New" w:hAnsi="Courier New" w:cs="Courier New"/>
          <w:sz w:val="16"/>
          <w:szCs w:val="16"/>
        </w:rPr>
      </w:pPr>
      <w:r w:rsidRPr="00E522C3">
        <w:rPr>
          <w:rFonts w:ascii="Courier New" w:hAnsi="Courier New" w:cs="Courier New"/>
          <w:sz w:val="16"/>
          <w:szCs w:val="16"/>
        </w:rPr>
        <w:t xml:space="preserve">DVBA__##_P###_RN.PDF     Patch Release Notes           BINARY                       </w:t>
      </w:r>
    </w:p>
    <w:p w14:paraId="2EEBC2AB" w14:textId="77777777" w:rsidR="009F1FF5" w:rsidRDefault="009F1FF5" w:rsidP="009F1FF5">
      <w:pPr>
        <w:pStyle w:val="NoSpacing"/>
        <w:ind w:left="720"/>
        <w:rPr>
          <w:rFonts w:ascii="Courier New" w:hAnsi="Courier New" w:cs="Courier New"/>
          <w:sz w:val="16"/>
          <w:szCs w:val="16"/>
        </w:rPr>
      </w:pPr>
      <w:r w:rsidRPr="00E522C3">
        <w:rPr>
          <w:rFonts w:ascii="Courier New" w:hAnsi="Courier New" w:cs="Courier New"/>
          <w:sz w:val="16"/>
          <w:szCs w:val="16"/>
        </w:rPr>
        <w:t>DVBA__##_P###_UM.PDF     Updated CAPRI User Manual     BINARY</w:t>
      </w:r>
    </w:p>
    <w:p w14:paraId="2597F396" w14:textId="77777777" w:rsidR="00E522C3" w:rsidRDefault="00E522C3" w:rsidP="009F1FF5">
      <w:pPr>
        <w:pStyle w:val="NoSpacing"/>
        <w:ind w:left="720"/>
        <w:rPr>
          <w:rFonts w:ascii="Courier New" w:hAnsi="Courier New" w:cs="Courier New"/>
          <w:sz w:val="16"/>
          <w:szCs w:val="16"/>
        </w:rPr>
      </w:pPr>
      <w:r>
        <w:rPr>
          <w:rFonts w:ascii="Courier New" w:hAnsi="Courier New" w:cs="Courier New"/>
          <w:sz w:val="16"/>
          <w:szCs w:val="16"/>
        </w:rPr>
        <w:t>CAPRI_SYSTEMADMINTECHGUIDE_DVBA_27_TM.PDF  SAT GUIDE   BINARY</w:t>
      </w:r>
    </w:p>
    <w:p w14:paraId="516896AF" w14:textId="77777777" w:rsidR="00E522C3" w:rsidRDefault="00E522C3" w:rsidP="009F1FF5">
      <w:pPr>
        <w:pStyle w:val="NoSpacing"/>
        <w:ind w:left="720"/>
        <w:rPr>
          <w:rFonts w:ascii="Courier New" w:hAnsi="Courier New" w:cs="Courier New"/>
          <w:sz w:val="16"/>
          <w:szCs w:val="16"/>
        </w:rPr>
      </w:pPr>
    </w:p>
    <w:p w14:paraId="3469A592" w14:textId="77777777" w:rsidR="00411E02" w:rsidRPr="00895037" w:rsidRDefault="00411E02" w:rsidP="00411E02">
      <w:pPr>
        <w:pStyle w:val="BodyText"/>
      </w:pPr>
      <w:r w:rsidRPr="00C1312C">
        <w:rPr>
          <w:b/>
          <w:i/>
        </w:rPr>
        <w:t>Note:</w:t>
      </w:r>
      <w:r w:rsidRPr="00C1312C">
        <w:rPr>
          <w:i/>
        </w:rPr>
        <w:t xml:space="preserve"> The VDL web site</w:t>
      </w:r>
      <w:r>
        <w:rPr>
          <w:i/>
        </w:rPr>
        <w:t xml:space="preserve"> is usually updated within 1-3 days of the release date and</w:t>
      </w:r>
      <w:r w:rsidRPr="00C1312C">
        <w:rPr>
          <w:i/>
        </w:rPr>
        <w:t xml:space="preserve"> will </w:t>
      </w:r>
      <w:r>
        <w:rPr>
          <w:i/>
        </w:rPr>
        <w:t>c</w:t>
      </w:r>
      <w:r w:rsidRPr="00C1312C">
        <w:rPr>
          <w:i/>
        </w:rPr>
        <w:t xml:space="preserve">ontain the “Release Notes” and </w:t>
      </w:r>
      <w:r w:rsidRPr="00B33369">
        <w:rPr>
          <w:i/>
          <w:u w:val="single"/>
        </w:rPr>
        <w:t>if</w:t>
      </w:r>
      <w:r w:rsidRPr="00B33369">
        <w:rPr>
          <w:i/>
        </w:rPr>
        <w:t xml:space="preserve"> </w:t>
      </w:r>
      <w:r w:rsidRPr="00C1312C">
        <w:rPr>
          <w:i/>
        </w:rPr>
        <w:t>updated the “CAPRI GUI User Manual”</w:t>
      </w:r>
      <w:r>
        <w:rPr>
          <w:i/>
        </w:rPr>
        <w:t xml:space="preserve"> as shown in the highlighted text above</w:t>
      </w:r>
      <w:r w:rsidRPr="00C1312C">
        <w:rPr>
          <w:i/>
        </w:rPr>
        <w:t xml:space="preserve">. </w:t>
      </w:r>
      <w:r>
        <w:rPr>
          <w:i/>
        </w:rPr>
        <w:t>The VDL’s</w:t>
      </w:r>
      <w:r w:rsidRPr="00C1312C">
        <w:rPr>
          <w:i/>
        </w:rPr>
        <w:t xml:space="preserve"> URL is: </w:t>
      </w:r>
      <w:hyperlink r:id="rId53" w:history="1">
        <w:r w:rsidR="003118FE" w:rsidRPr="00610AD6">
          <w:rPr>
            <w:rStyle w:val="Hyperlink"/>
            <w:sz w:val="22"/>
          </w:rPr>
          <w:t>http://www.va.gov/vdl/application.asp?appid=133</w:t>
        </w:r>
      </w:hyperlink>
    </w:p>
    <w:p w14:paraId="54019E64" w14:textId="77777777" w:rsidR="00966078" w:rsidRPr="00B66571" w:rsidRDefault="00966078" w:rsidP="00530A77">
      <w:pPr>
        <w:pStyle w:val="Heading1"/>
      </w:pPr>
      <w:bookmarkStart w:id="343" w:name="_Toc5111351"/>
      <w:r w:rsidRPr="00B66571">
        <w:t xml:space="preserve">Logging </w:t>
      </w:r>
      <w:bookmarkEnd w:id="325"/>
      <w:bookmarkEnd w:id="326"/>
      <w:bookmarkEnd w:id="327"/>
      <w:bookmarkEnd w:id="328"/>
      <w:bookmarkEnd w:id="329"/>
      <w:bookmarkEnd w:id="330"/>
      <w:r w:rsidR="004F2C08" w:rsidRPr="00B66571">
        <w:t>o</w:t>
      </w:r>
      <w:r w:rsidR="00026713" w:rsidRPr="00B66571">
        <w:t>nto</w:t>
      </w:r>
      <w:r w:rsidRPr="00B66571">
        <w:t xml:space="preserve"> CAPRI</w:t>
      </w:r>
      <w:bookmarkEnd w:id="343"/>
    </w:p>
    <w:p w14:paraId="5D263FB0" w14:textId="77777777" w:rsidR="00471C7F" w:rsidRDefault="00EF5C54" w:rsidP="006E7A25">
      <w:pPr>
        <w:pStyle w:val="BodyText"/>
      </w:pPr>
      <w:r>
        <w:t xml:space="preserve">The information is this section is a combination from several different sources but most of the information </w:t>
      </w:r>
      <w:r w:rsidR="00966078">
        <w:t>can be found in</w:t>
      </w:r>
      <w:r w:rsidR="00471C7F">
        <w:t xml:space="preserve"> the</w:t>
      </w:r>
      <w:r w:rsidR="00CE26CD">
        <w:t xml:space="preserve"> latest version of the</w:t>
      </w:r>
      <w:r w:rsidR="00471C7F">
        <w:t xml:space="preserve"> </w:t>
      </w:r>
      <w:r w:rsidR="00471C7F" w:rsidRPr="00DC1E21">
        <w:rPr>
          <w:u w:val="single"/>
        </w:rPr>
        <w:t>CAPRI GUI User Manual</w:t>
      </w:r>
      <w:r w:rsidR="00CE26CD">
        <w:rPr>
          <w:u w:val="single"/>
        </w:rPr>
        <w:t>,</w:t>
      </w:r>
      <w:r w:rsidR="00471C7F">
        <w:t xml:space="preserve"> </w:t>
      </w:r>
      <w:r w:rsidR="00CE26CD">
        <w:t>see section “</w:t>
      </w:r>
      <w:r w:rsidR="000C1DA0">
        <w:t>Logging On</w:t>
      </w:r>
      <w:r w:rsidR="00CE26CD">
        <w:t xml:space="preserve">” </w:t>
      </w:r>
      <w:r w:rsidR="00471C7F">
        <w:t xml:space="preserve">at the following URL: </w:t>
      </w:r>
      <w:hyperlink r:id="rId54" w:history="1">
        <w:r w:rsidR="003118FE" w:rsidRPr="00610AD6">
          <w:rPr>
            <w:rStyle w:val="Hyperlink"/>
            <w:sz w:val="22"/>
          </w:rPr>
          <w:t>http://www.va.gov/vdl/application.asp?appid=133</w:t>
        </w:r>
      </w:hyperlink>
    </w:p>
    <w:p w14:paraId="1F662938" w14:textId="77777777" w:rsidR="00EF5C54" w:rsidRDefault="00EF5C54" w:rsidP="006E7A25">
      <w:pPr>
        <w:pStyle w:val="BodyText"/>
      </w:pPr>
      <w:r>
        <w:t xml:space="preserve">Please check this main source, the latest version of the </w:t>
      </w:r>
      <w:r w:rsidRPr="00DC1E21">
        <w:rPr>
          <w:u w:val="single"/>
        </w:rPr>
        <w:t>CAPRI GUI User Manual</w:t>
      </w:r>
      <w:r>
        <w:rPr>
          <w:u w:val="single"/>
        </w:rPr>
        <w:t>,</w:t>
      </w:r>
      <w:r>
        <w:t xml:space="preserve"> for any updated information that may not be found here.</w:t>
      </w:r>
    </w:p>
    <w:p w14:paraId="2D47FA80" w14:textId="77777777" w:rsidR="00C64423" w:rsidRDefault="00C64423" w:rsidP="007E70A9">
      <w:pPr>
        <w:pStyle w:val="Heading2"/>
      </w:pPr>
      <w:bookmarkStart w:id="344" w:name="_Ref328720978"/>
      <w:bookmarkStart w:id="345" w:name="_Toc5111352"/>
      <w:r>
        <w:t>Desktop Icon Shortcuts Setup</w:t>
      </w:r>
      <w:bookmarkEnd w:id="344"/>
      <w:bookmarkEnd w:id="345"/>
    </w:p>
    <w:p w14:paraId="3D61B9F8" w14:textId="77777777" w:rsidR="008A3787" w:rsidRPr="00706E2C" w:rsidRDefault="00C64423" w:rsidP="008A3787">
      <w:pPr>
        <w:rPr>
          <w:sz w:val="22"/>
          <w:szCs w:val="22"/>
        </w:rPr>
      </w:pPr>
      <w:r w:rsidRPr="00706E2C">
        <w:rPr>
          <w:b/>
          <w:i/>
          <w:sz w:val="22"/>
          <w:szCs w:val="22"/>
        </w:rPr>
        <w:t>Note:</w:t>
      </w:r>
      <w:r w:rsidRPr="00706E2C">
        <w:rPr>
          <w:i/>
          <w:sz w:val="22"/>
          <w:szCs w:val="22"/>
        </w:rPr>
        <w:t xml:space="preserve"> It is important that all users at your site remain on the same version</w:t>
      </w:r>
      <w:r w:rsidR="00E2391F" w:rsidRPr="00706E2C">
        <w:rPr>
          <w:i/>
          <w:sz w:val="22"/>
          <w:szCs w:val="22"/>
        </w:rPr>
        <w:t xml:space="preserve">. </w:t>
      </w:r>
      <w:r w:rsidR="008A3787" w:rsidRPr="00706E2C">
        <w:rPr>
          <w:i/>
          <w:sz w:val="22"/>
          <w:szCs w:val="22"/>
        </w:rPr>
        <w:t>Additionally, there is no required fixed location for the CAPRI executable</w:t>
      </w:r>
      <w:r w:rsidR="00E2391F" w:rsidRPr="00706E2C">
        <w:rPr>
          <w:i/>
          <w:sz w:val="22"/>
          <w:szCs w:val="22"/>
        </w:rPr>
        <w:t xml:space="preserve">. </w:t>
      </w:r>
      <w:r w:rsidR="008A3787" w:rsidRPr="00706E2C">
        <w:rPr>
          <w:i/>
          <w:sz w:val="22"/>
          <w:szCs w:val="22"/>
        </w:rPr>
        <w:t>The location is at the discretion of each installing facility</w:t>
      </w:r>
      <w:r w:rsidR="00E2391F" w:rsidRPr="00706E2C">
        <w:rPr>
          <w:i/>
          <w:sz w:val="22"/>
          <w:szCs w:val="22"/>
        </w:rPr>
        <w:t xml:space="preserve">. </w:t>
      </w:r>
      <w:r w:rsidR="008A3787" w:rsidRPr="00706E2C">
        <w:rPr>
          <w:i/>
          <w:sz w:val="22"/>
          <w:szCs w:val="22"/>
        </w:rPr>
        <w:t>CAPRI is routinely installed in the Program Files/VistA/CAPRI directory of a user’s workstation</w:t>
      </w:r>
      <w:r w:rsidR="00E2391F" w:rsidRPr="00706E2C">
        <w:rPr>
          <w:i/>
          <w:sz w:val="22"/>
          <w:szCs w:val="22"/>
        </w:rPr>
        <w:t xml:space="preserve">. </w:t>
      </w:r>
      <w:r w:rsidR="008A3787" w:rsidRPr="00706E2C">
        <w:rPr>
          <w:i/>
          <w:sz w:val="22"/>
          <w:szCs w:val="22"/>
        </w:rPr>
        <w:t>Many sites install the GUI on a network share drive and place a shortcut on the user’s workstations</w:t>
      </w:r>
      <w:r w:rsidR="00E2391F" w:rsidRPr="00706E2C">
        <w:rPr>
          <w:i/>
          <w:sz w:val="22"/>
          <w:szCs w:val="22"/>
        </w:rPr>
        <w:t xml:space="preserve">. </w:t>
      </w:r>
      <w:r w:rsidR="008A3787" w:rsidRPr="00706E2C">
        <w:rPr>
          <w:i/>
          <w:sz w:val="22"/>
          <w:szCs w:val="22"/>
        </w:rPr>
        <w:t>Other sites install the GUI on a Citrix server for remote access.</w:t>
      </w:r>
    </w:p>
    <w:p w14:paraId="69284525" w14:textId="77777777" w:rsidR="00C64423" w:rsidRPr="00706E2C" w:rsidRDefault="00C64423" w:rsidP="00C64423">
      <w:pPr>
        <w:pStyle w:val="BodyText"/>
      </w:pPr>
      <w:r w:rsidRPr="00706E2C">
        <w:t xml:space="preserve">For the VBA, the new version runs when the user starts the application from </w:t>
      </w:r>
      <w:r w:rsidRPr="00706E2C">
        <w:rPr>
          <w:b/>
        </w:rPr>
        <w:t>Start/</w:t>
      </w:r>
      <w:r w:rsidR="005539D9" w:rsidRPr="00706E2C">
        <w:rPr>
          <w:b/>
        </w:rPr>
        <w:t>All Programs/VBAPPS/CAPRIREMOTE</w:t>
      </w:r>
      <w:r w:rsidR="00E2391F" w:rsidRPr="00706E2C">
        <w:rPr>
          <w:b/>
        </w:rPr>
        <w:t xml:space="preserve">. </w:t>
      </w:r>
      <w:r w:rsidR="009F4C0E" w:rsidRPr="00706E2C">
        <w:t xml:space="preserve">It is recommended that for shortcuts, VBA users utilize this folder.  </w:t>
      </w:r>
    </w:p>
    <w:p w14:paraId="48F1856A" w14:textId="77777777" w:rsidR="00C64423" w:rsidRPr="00706E2C" w:rsidRDefault="00C64423" w:rsidP="00C64423">
      <w:pPr>
        <w:pStyle w:val="BodyText"/>
      </w:pPr>
      <w:r w:rsidRPr="00706E2C">
        <w:t>For the VHA, the IRM department will install the CAPRI desktop icon</w:t>
      </w:r>
      <w:r w:rsidR="00E2391F" w:rsidRPr="00706E2C">
        <w:t xml:space="preserve">. </w:t>
      </w:r>
      <w:r w:rsidRPr="00706E2C">
        <w:t>Please check with them on the specifics of starting CAPRI</w:t>
      </w:r>
      <w:r w:rsidR="00E2391F" w:rsidRPr="00706E2C">
        <w:t xml:space="preserve">. </w:t>
      </w:r>
      <w:r w:rsidRPr="00706E2C">
        <w:t>Normally, the user should find the CAPRI shortcut in the same place the user would find the CPRS</w:t>
      </w:r>
      <w:r w:rsidR="00D177B6" w:rsidRPr="00706E2C">
        <w:t>.</w:t>
      </w:r>
    </w:p>
    <w:p w14:paraId="74981FB4" w14:textId="77777777" w:rsidR="005059D4" w:rsidRPr="00706E2C" w:rsidRDefault="00C64423" w:rsidP="005059D4">
      <w:pPr>
        <w:pStyle w:val="BodyText"/>
      </w:pPr>
      <w:r w:rsidRPr="00706E2C">
        <w:rPr>
          <w:b/>
        </w:rPr>
        <w:lastRenderedPageBreak/>
        <w:t xml:space="preserve">Local Vista Connection: </w:t>
      </w:r>
      <w:r w:rsidRPr="00706E2C">
        <w:t xml:space="preserve">The CAPRI shortcut can be set to connect to a specific VistA system. CAPRI will accept the command line parameters </w:t>
      </w:r>
      <w:r w:rsidRPr="00706E2C">
        <w:rPr>
          <w:b/>
        </w:rPr>
        <w:t>s=</w:t>
      </w:r>
      <w:proofErr w:type="spellStart"/>
      <w:r w:rsidRPr="00706E2C">
        <w:rPr>
          <w:b/>
        </w:rPr>
        <w:t>servername</w:t>
      </w:r>
      <w:proofErr w:type="spellEnd"/>
      <w:r w:rsidRPr="00706E2C">
        <w:rPr>
          <w:b/>
        </w:rPr>
        <w:t xml:space="preserve"> </w:t>
      </w:r>
      <w:r w:rsidRPr="00706E2C">
        <w:t xml:space="preserve">and </w:t>
      </w:r>
      <w:r w:rsidRPr="00706E2C">
        <w:rPr>
          <w:b/>
        </w:rPr>
        <w:t>p=</w:t>
      </w:r>
      <w:proofErr w:type="spellStart"/>
      <w:r w:rsidRPr="00706E2C">
        <w:rPr>
          <w:b/>
        </w:rPr>
        <w:t>portname</w:t>
      </w:r>
      <w:proofErr w:type="spellEnd"/>
      <w:r w:rsidRPr="00706E2C">
        <w:t>, just like CPRS</w:t>
      </w:r>
      <w:r w:rsidR="00E2391F" w:rsidRPr="00706E2C">
        <w:t xml:space="preserve">. </w:t>
      </w:r>
      <w:r w:rsidR="005059D4" w:rsidRPr="00706E2C">
        <w:t xml:space="preserve">See </w:t>
      </w:r>
      <w:r w:rsidR="00232BBA" w:rsidRPr="00706E2C">
        <w:t xml:space="preserve">the </w:t>
      </w:r>
      <w:r w:rsidR="005059D4" w:rsidRPr="00706E2C">
        <w:t xml:space="preserve">“Additional Information” </w:t>
      </w:r>
      <w:r w:rsidR="00D177B6" w:rsidRPr="00706E2C">
        <w:t>section;</w:t>
      </w:r>
      <w:r w:rsidR="00232BBA" w:rsidRPr="00706E2C">
        <w:t xml:space="preserve"> subsection “Installation</w:t>
      </w:r>
      <w:r w:rsidR="00E2391F" w:rsidRPr="00706E2C">
        <w:t>,”</w:t>
      </w:r>
      <w:r w:rsidR="00232BBA" w:rsidRPr="00706E2C">
        <w:t xml:space="preserve"> </w:t>
      </w:r>
      <w:r w:rsidR="005059D4" w:rsidRPr="00706E2C">
        <w:t xml:space="preserve">in the latest version of the </w:t>
      </w:r>
      <w:r w:rsidR="005059D4" w:rsidRPr="00706E2C">
        <w:rPr>
          <w:u w:val="single"/>
        </w:rPr>
        <w:t>CAPRI GUI User Manual,</w:t>
      </w:r>
      <w:r w:rsidR="005059D4" w:rsidRPr="00706E2C">
        <w:t xml:space="preserve"> at the following URL: </w:t>
      </w:r>
      <w:hyperlink r:id="rId55" w:history="1">
        <w:r w:rsidR="005059D4" w:rsidRPr="00706E2C">
          <w:rPr>
            <w:rStyle w:val="Hyperlink"/>
            <w:sz w:val="22"/>
          </w:rPr>
          <w:t>http://www.va.gov/vdl/application.asp?appid=133</w:t>
        </w:r>
      </w:hyperlink>
    </w:p>
    <w:p w14:paraId="0B052153" w14:textId="77777777" w:rsidR="00966078" w:rsidRPr="00FB31FE" w:rsidRDefault="00966078" w:rsidP="007E70A9">
      <w:pPr>
        <w:pStyle w:val="Heading2"/>
      </w:pPr>
      <w:bookmarkStart w:id="346" w:name="_Toc278187786"/>
      <w:bookmarkStart w:id="347" w:name="_Toc326148817"/>
      <w:bookmarkStart w:id="348" w:name="_Toc5111353"/>
      <w:r w:rsidRPr="00FB31FE">
        <w:t>Non-CAPRI Remote Users</w:t>
      </w:r>
      <w:bookmarkEnd w:id="346"/>
      <w:bookmarkEnd w:id="347"/>
      <w:bookmarkEnd w:id="348"/>
    </w:p>
    <w:p w14:paraId="5EDC140A" w14:textId="77777777" w:rsidR="00966078" w:rsidRPr="00A62003" w:rsidRDefault="00966078" w:rsidP="006E7A25">
      <w:pPr>
        <w:pStyle w:val="BodyText"/>
      </w:pPr>
      <w:r w:rsidRPr="00FD719D">
        <w:rPr>
          <w:b/>
        </w:rPr>
        <w:t>Step 1</w:t>
      </w:r>
      <w:r w:rsidRPr="00A62003">
        <w:t xml:space="preserve"> </w:t>
      </w:r>
      <w:r w:rsidRPr="000E4070">
        <w:t>–</w:t>
      </w:r>
      <w:r>
        <w:t xml:space="preserve"> </w:t>
      </w:r>
      <w:r w:rsidRPr="000E4070">
        <w:t>The user starts by double-clicking the CAPRI icon.</w:t>
      </w:r>
    </w:p>
    <w:p w14:paraId="3BF9A7E3" w14:textId="77777777" w:rsidR="00966078" w:rsidRPr="00027211" w:rsidRDefault="00966078" w:rsidP="006E7A25">
      <w:pPr>
        <w:pStyle w:val="BodyText"/>
      </w:pPr>
      <w:r w:rsidRPr="00FD719D">
        <w:rPr>
          <w:b/>
        </w:rPr>
        <w:t>Step 2</w:t>
      </w:r>
      <w:r w:rsidRPr="00A62003">
        <w:t xml:space="preserve"> </w:t>
      </w:r>
      <w:r w:rsidRPr="000E4070">
        <w:t>–</w:t>
      </w:r>
      <w:r>
        <w:t xml:space="preserve"> </w:t>
      </w:r>
      <w:r w:rsidRPr="00027211">
        <w:rPr>
          <w:b/>
        </w:rPr>
        <w:t>OPTIONAL</w:t>
      </w:r>
      <w:r w:rsidRPr="00027211">
        <w:t xml:space="preserve"> – If the workstation has been configured with serverlist.exe by IRM, and if there is no server and port information in the CAPRI shortcut, a window will appear asking the user to select an initial server and port</w:t>
      </w:r>
      <w:r>
        <w:t xml:space="preserve"> (see following screenshot</w:t>
      </w:r>
      <w:r w:rsidRPr="00027211">
        <w:t>)</w:t>
      </w:r>
      <w:r w:rsidR="00E2391F" w:rsidRPr="00027211">
        <w:t xml:space="preserve">. </w:t>
      </w:r>
      <w:r w:rsidRPr="00027211">
        <w:t>Selecting the down arrow in the upper right corner displays all the VHA sites the user can access</w:t>
      </w:r>
      <w:r w:rsidR="00E2391F" w:rsidRPr="00027211">
        <w:t xml:space="preserve">. </w:t>
      </w:r>
      <w:r w:rsidRPr="00027211">
        <w:t xml:space="preserve">A scroll bar appears if the list is too long to be displayed. If the user has access to only one VHA facility, then the VistA sign on screen in </w:t>
      </w:r>
      <w:r w:rsidRPr="00027211">
        <w:rPr>
          <w:b/>
        </w:rPr>
        <w:t>Step 5</w:t>
      </w:r>
      <w:r w:rsidRPr="00027211">
        <w:t xml:space="preserve"> is displayed immediately.</w:t>
      </w:r>
    </w:p>
    <w:p w14:paraId="73AA8AA6" w14:textId="77777777" w:rsidR="00966078" w:rsidRPr="000E4070" w:rsidRDefault="00966078" w:rsidP="006E7A25">
      <w:pPr>
        <w:pStyle w:val="BodyText"/>
      </w:pPr>
      <w:r w:rsidRPr="00FD719D">
        <w:rPr>
          <w:b/>
        </w:rPr>
        <w:t>Step 3</w:t>
      </w:r>
      <w:r w:rsidRPr="00027211">
        <w:t xml:space="preserve"> – </w:t>
      </w:r>
      <w:r w:rsidRPr="00027211">
        <w:rPr>
          <w:b/>
        </w:rPr>
        <w:t>OPTIONAL</w:t>
      </w:r>
      <w:r w:rsidRPr="00027211">
        <w:t xml:space="preserve"> – The user scrolls to the name of the desired VHA facility, if it is not already visible, and clicks it to select it.</w:t>
      </w:r>
    </w:p>
    <w:p w14:paraId="709604AD" w14:textId="77777777" w:rsidR="00966078" w:rsidRDefault="00EC4855" w:rsidP="006E7A25">
      <w:pPr>
        <w:pStyle w:val="BodyText"/>
      </w:pPr>
      <w:r>
        <w:rPr>
          <w:noProof/>
        </w:rPr>
        <w:drawing>
          <wp:inline distT="0" distB="0" distL="0" distR="0" wp14:anchorId="19C371BB" wp14:editId="79EECBCD">
            <wp:extent cx="2162175" cy="1257300"/>
            <wp:effectExtent l="19050" t="19050" r="28575" b="19050"/>
            <wp:docPr id="4" name="Picture 3" descr="Description: Description: Screen capture of list of CAPRI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Screen capture of list of CAPRI sit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w="6350" cmpd="sng">
                      <a:solidFill>
                        <a:srgbClr val="000000"/>
                      </a:solidFill>
                      <a:miter lim="800000"/>
                      <a:headEnd/>
                      <a:tailEnd/>
                    </a:ln>
                    <a:effectLst/>
                  </pic:spPr>
                </pic:pic>
              </a:graphicData>
            </a:graphic>
          </wp:inline>
        </w:drawing>
      </w:r>
    </w:p>
    <w:p w14:paraId="463E6326" w14:textId="77777777" w:rsidR="00DB6203" w:rsidRDefault="00991201" w:rsidP="00991201">
      <w:pPr>
        <w:pStyle w:val="Caption"/>
      </w:pPr>
      <w:bookmarkStart w:id="349" w:name="_Toc514744453"/>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3</w:t>
      </w:r>
      <w:r w:rsidR="00102DC1">
        <w:rPr>
          <w:noProof/>
        </w:rPr>
        <w:fldChar w:fldCharType="end"/>
      </w:r>
      <w:r>
        <w:t xml:space="preserve"> Connect To Window</w:t>
      </w:r>
      <w:bookmarkEnd w:id="349"/>
    </w:p>
    <w:p w14:paraId="626E7DD9" w14:textId="77777777" w:rsidR="00966078" w:rsidRPr="00BC0BF1" w:rsidRDefault="00966078" w:rsidP="006E7A25">
      <w:pPr>
        <w:pStyle w:val="BodyText"/>
        <w:keepNext/>
      </w:pPr>
      <w:r w:rsidRPr="00FD719D">
        <w:rPr>
          <w:b/>
        </w:rPr>
        <w:t xml:space="preserve">Step </w:t>
      </w:r>
      <w:r w:rsidR="00DB6203">
        <w:rPr>
          <w:b/>
        </w:rPr>
        <w:t>4</w:t>
      </w:r>
      <w:r w:rsidRPr="00A62003">
        <w:t xml:space="preserve"> </w:t>
      </w:r>
      <w:r w:rsidRPr="00BC0BF1">
        <w:t>–</w:t>
      </w:r>
      <w:r>
        <w:t xml:space="preserve"> </w:t>
      </w:r>
      <w:r w:rsidRPr="00FD719D">
        <w:rPr>
          <w:b/>
        </w:rPr>
        <w:t>OPTIONAL</w:t>
      </w:r>
      <w:r w:rsidRPr="00BC0BF1">
        <w:t xml:space="preserve"> – The user clicks </w:t>
      </w:r>
      <w:r w:rsidRPr="005E19ED">
        <w:rPr>
          <w:b/>
          <w:u w:val="single"/>
        </w:rPr>
        <w:t>O</w:t>
      </w:r>
      <w:r w:rsidRPr="00FD719D">
        <w:rPr>
          <w:b/>
        </w:rPr>
        <w:t>K</w:t>
      </w:r>
    </w:p>
    <w:p w14:paraId="43DECDE4" w14:textId="77777777" w:rsidR="00966078" w:rsidRDefault="00EC4855" w:rsidP="006E7A25">
      <w:pPr>
        <w:pStyle w:val="BodyText"/>
      </w:pPr>
      <w:r>
        <w:rPr>
          <w:noProof/>
        </w:rPr>
        <w:drawing>
          <wp:inline distT="0" distB="0" distL="0" distR="0" wp14:anchorId="590D7281" wp14:editId="73EEA297">
            <wp:extent cx="2162175" cy="1133475"/>
            <wp:effectExtent l="19050" t="19050" r="28575" b="28575"/>
            <wp:docPr id="5" name="Picture 11" descr="Connect To Window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2175" cy="1133475"/>
                    </a:xfrm>
                    <a:prstGeom prst="rect">
                      <a:avLst/>
                    </a:prstGeom>
                    <a:noFill/>
                    <a:ln w="6350" cmpd="sng">
                      <a:solidFill>
                        <a:srgbClr val="000000"/>
                      </a:solidFill>
                      <a:miter lim="800000"/>
                      <a:headEnd/>
                      <a:tailEnd/>
                    </a:ln>
                    <a:effectLst/>
                  </pic:spPr>
                </pic:pic>
              </a:graphicData>
            </a:graphic>
          </wp:inline>
        </w:drawing>
      </w:r>
    </w:p>
    <w:p w14:paraId="558D786C" w14:textId="77777777" w:rsidR="00991201" w:rsidRDefault="00991201" w:rsidP="00991201">
      <w:pPr>
        <w:pStyle w:val="Caption"/>
      </w:pPr>
      <w:bookmarkStart w:id="350" w:name="_Toc514744454"/>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4</w:t>
      </w:r>
      <w:r w:rsidR="00102DC1">
        <w:rPr>
          <w:noProof/>
        </w:rPr>
        <w:fldChar w:fldCharType="end"/>
      </w:r>
      <w:r>
        <w:t xml:space="preserve"> Connect To Window Selection</w:t>
      </w:r>
      <w:bookmarkEnd w:id="350"/>
    </w:p>
    <w:p w14:paraId="2F51A3D9" w14:textId="77777777" w:rsidR="00966078" w:rsidRPr="00A62003" w:rsidRDefault="00966078" w:rsidP="00D177B6">
      <w:pPr>
        <w:pStyle w:val="BodyText"/>
      </w:pPr>
      <w:r w:rsidRPr="00FD719D">
        <w:rPr>
          <w:b/>
        </w:rPr>
        <w:t>Step 5</w:t>
      </w:r>
      <w:r w:rsidRPr="00A62003">
        <w:t xml:space="preserve"> </w:t>
      </w:r>
      <w:r w:rsidRPr="00BC0BF1">
        <w:t>–</w:t>
      </w:r>
      <w:r>
        <w:t xml:space="preserve"> </w:t>
      </w:r>
      <w:r w:rsidRPr="00BC0BF1">
        <w:t xml:space="preserve">The user enters a VistA Access Code, presses the </w:t>
      </w:r>
      <w:r w:rsidRPr="00966078">
        <w:rPr>
          <w:b/>
        </w:rPr>
        <w:t>Tab</w:t>
      </w:r>
      <w:r w:rsidRPr="00BC0BF1">
        <w:t xml:space="preserve"> key, and then enters the Verify Code</w:t>
      </w:r>
      <w:r w:rsidR="00E2391F" w:rsidRPr="00BC0BF1">
        <w:t xml:space="preserve">. </w:t>
      </w:r>
      <w:r w:rsidRPr="00BC0BF1">
        <w:t xml:space="preserve">The user then presses </w:t>
      </w:r>
      <w:r w:rsidRPr="005E19ED">
        <w:rPr>
          <w:b/>
        </w:rPr>
        <w:t>Enter</w:t>
      </w:r>
      <w:r w:rsidRPr="00BC0BF1">
        <w:t xml:space="preserve"> or clicks </w:t>
      </w:r>
      <w:r w:rsidRPr="005E19ED">
        <w:rPr>
          <w:b/>
          <w:u w:val="single"/>
        </w:rPr>
        <w:t>O</w:t>
      </w:r>
      <w:r w:rsidRPr="00FD719D">
        <w:rPr>
          <w:b/>
        </w:rPr>
        <w:t>K</w:t>
      </w:r>
      <w:r w:rsidR="00E2391F" w:rsidRPr="00BC0BF1">
        <w:t>.</w:t>
      </w:r>
      <w:r w:rsidR="00E2391F">
        <w:t xml:space="preserve"> </w:t>
      </w:r>
      <w:r w:rsidRPr="00BC0BF1">
        <w:t>This takes the user to the Patient Selector Screen</w:t>
      </w:r>
      <w:r>
        <w:t>.</w:t>
      </w:r>
    </w:p>
    <w:p w14:paraId="6A0782C9" w14:textId="77777777" w:rsidR="00966078" w:rsidRPr="00FD719D" w:rsidRDefault="00966078" w:rsidP="00966078">
      <w:pPr>
        <w:pStyle w:val="Note"/>
        <w:rPr>
          <w:b w:val="0"/>
        </w:rPr>
      </w:pPr>
      <w:r w:rsidRPr="00A62003">
        <w:lastRenderedPageBreak/>
        <w:t xml:space="preserve">Note:  </w:t>
      </w:r>
      <w:r w:rsidRPr="00FD719D">
        <w:rPr>
          <w:b w:val="0"/>
        </w:rPr>
        <w:t xml:space="preserve">New users without access codes should contact local IRM staff to get one. </w:t>
      </w:r>
    </w:p>
    <w:p w14:paraId="3D3159BF" w14:textId="77777777" w:rsidR="00966078" w:rsidRDefault="00EC4855" w:rsidP="006E7A25">
      <w:pPr>
        <w:pStyle w:val="BodyText"/>
      </w:pPr>
      <w:r>
        <w:rPr>
          <w:noProof/>
        </w:rPr>
        <w:drawing>
          <wp:inline distT="0" distB="0" distL="0" distR="0" wp14:anchorId="24E071FE" wp14:editId="5181EFEB">
            <wp:extent cx="3476625" cy="1924050"/>
            <wp:effectExtent l="19050" t="19050" r="28575" b="19050"/>
            <wp:docPr id="6" name="Picture 34" descr="VistA Sign-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924050"/>
                    </a:xfrm>
                    <a:prstGeom prst="rect">
                      <a:avLst/>
                    </a:prstGeom>
                    <a:noFill/>
                    <a:ln w="6350" cmpd="sng">
                      <a:solidFill>
                        <a:srgbClr val="000000"/>
                      </a:solidFill>
                      <a:miter lim="800000"/>
                      <a:headEnd/>
                      <a:tailEnd/>
                    </a:ln>
                    <a:effectLst/>
                  </pic:spPr>
                </pic:pic>
              </a:graphicData>
            </a:graphic>
          </wp:inline>
        </w:drawing>
      </w:r>
    </w:p>
    <w:p w14:paraId="294CD07A" w14:textId="77777777" w:rsidR="00DB6203" w:rsidRPr="00A62003" w:rsidRDefault="00991201" w:rsidP="00991201">
      <w:pPr>
        <w:pStyle w:val="Caption"/>
      </w:pPr>
      <w:bookmarkStart w:id="351" w:name="_Toc514744455"/>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5</w:t>
      </w:r>
      <w:r w:rsidR="00102DC1">
        <w:rPr>
          <w:noProof/>
        </w:rPr>
        <w:fldChar w:fldCharType="end"/>
      </w:r>
      <w:r>
        <w:t xml:space="preserve"> VistA Sign-on</w:t>
      </w:r>
      <w:bookmarkEnd w:id="351"/>
    </w:p>
    <w:p w14:paraId="02E694DE" w14:textId="77777777" w:rsidR="00966078" w:rsidRPr="00A62003" w:rsidRDefault="00893BFA" w:rsidP="007E70A9">
      <w:pPr>
        <w:pStyle w:val="Heading2"/>
      </w:pPr>
      <w:bookmarkStart w:id="352" w:name="_Toc179779010"/>
      <w:bookmarkStart w:id="353" w:name="_Toc278187787"/>
      <w:bookmarkStart w:id="354" w:name="_Toc326148818"/>
      <w:bookmarkStart w:id="355" w:name="_Toc179779011"/>
      <w:bookmarkStart w:id="356" w:name="_Toc150075110"/>
      <w:bookmarkStart w:id="357" w:name="_Toc150075179"/>
      <w:bookmarkStart w:id="358" w:name="_Toc150075240"/>
      <w:bookmarkStart w:id="359" w:name="_Toc5111354"/>
      <w:r>
        <w:t>Regional Office</w:t>
      </w:r>
      <w:r w:rsidR="00966078" w:rsidRPr="00A62003">
        <w:t xml:space="preserve"> CAPRI Remote Users</w:t>
      </w:r>
      <w:bookmarkEnd w:id="352"/>
      <w:bookmarkEnd w:id="353"/>
      <w:bookmarkEnd w:id="354"/>
      <w:bookmarkEnd w:id="359"/>
    </w:p>
    <w:p w14:paraId="62E9B322" w14:textId="77777777" w:rsidR="00966078" w:rsidRPr="00A62003" w:rsidRDefault="00966078" w:rsidP="006E7A25">
      <w:pPr>
        <w:pStyle w:val="BodyText"/>
      </w:pPr>
      <w:r w:rsidRPr="00A62003">
        <w:t>Most VBA users are CAPRI Remote users</w:t>
      </w:r>
      <w:r w:rsidR="00E2391F" w:rsidRPr="00A62003">
        <w:t xml:space="preserve">. </w:t>
      </w:r>
      <w:r w:rsidR="006A0A02" w:rsidRPr="004B764E">
        <w:t xml:space="preserve">Each </w:t>
      </w:r>
      <w:r w:rsidRPr="004B764E">
        <w:t>CAPRI Remote</w:t>
      </w:r>
      <w:r w:rsidRPr="00A62003">
        <w:t xml:space="preserve"> user </w:t>
      </w:r>
      <w:r w:rsidR="00D177B6" w:rsidRPr="00A62003">
        <w:t>needs</w:t>
      </w:r>
      <w:r w:rsidRPr="00A62003">
        <w:t xml:space="preserve"> only one Access Code and one Verify Code to connect to authorized VA Medical Center (</w:t>
      </w:r>
      <w:r w:rsidRPr="006E7A25">
        <w:t>VAMC)</w:t>
      </w:r>
      <w:r>
        <w:t xml:space="preserve"> sites.</w:t>
      </w:r>
    </w:p>
    <w:p w14:paraId="3A89F8D2" w14:textId="77777777" w:rsidR="00966078" w:rsidRPr="00BC0BF1" w:rsidRDefault="00966078" w:rsidP="006E7A25">
      <w:pPr>
        <w:pStyle w:val="BodyText"/>
      </w:pPr>
      <w:r w:rsidRPr="00BC0BF1">
        <w:rPr>
          <w:b/>
        </w:rPr>
        <w:t>Step 1</w:t>
      </w:r>
      <w:r w:rsidRPr="00A62003">
        <w:t xml:space="preserve"> </w:t>
      </w:r>
      <w:r w:rsidRPr="00BC0BF1">
        <w:t>–</w:t>
      </w:r>
      <w:r>
        <w:t xml:space="preserve"> </w:t>
      </w:r>
      <w:r w:rsidRPr="00BC0BF1">
        <w:t xml:space="preserve">From the Start/VBAPPS/CAPRI Remote/CAPRI Remote menu, the user clicks the </w:t>
      </w:r>
      <w:r w:rsidRPr="00AE13E2">
        <w:rPr>
          <w:b/>
        </w:rPr>
        <w:t>CAPRI</w:t>
      </w:r>
      <w:r w:rsidRPr="00BC0BF1">
        <w:t xml:space="preserve"> icon.</w:t>
      </w:r>
    </w:p>
    <w:p w14:paraId="5A1B561F" w14:textId="77777777" w:rsidR="00966078" w:rsidRPr="00BC0BF1" w:rsidRDefault="00966078" w:rsidP="006E7A25">
      <w:pPr>
        <w:pStyle w:val="BodyText"/>
      </w:pPr>
      <w:r w:rsidRPr="00BC0BF1">
        <w:rPr>
          <w:b/>
        </w:rPr>
        <w:t>Step 2</w:t>
      </w:r>
      <w:r w:rsidRPr="00A62003">
        <w:t xml:space="preserve"> </w:t>
      </w:r>
      <w:r w:rsidRPr="00BC0BF1">
        <w:t xml:space="preserve">–After entering the VistA Access Code, the user presses the </w:t>
      </w:r>
      <w:r w:rsidRPr="005E19ED">
        <w:rPr>
          <w:b/>
        </w:rPr>
        <w:t>Tab</w:t>
      </w:r>
      <w:r w:rsidRPr="00BC0BF1">
        <w:t xml:space="preserve"> key to go to the next field and enters the Verify Code</w:t>
      </w:r>
      <w:r w:rsidR="00E2391F" w:rsidRPr="00BC0BF1">
        <w:t xml:space="preserve">. </w:t>
      </w:r>
      <w:r w:rsidRPr="00BC0BF1">
        <w:t xml:space="preserve">Then the user presses </w:t>
      </w:r>
      <w:r w:rsidRPr="00D177B6">
        <w:rPr>
          <w:b/>
        </w:rPr>
        <w:t>Enter</w:t>
      </w:r>
      <w:r w:rsidRPr="00BC0BF1">
        <w:t xml:space="preserve"> or clicks </w:t>
      </w:r>
      <w:r w:rsidRPr="00D25FCB">
        <w:rPr>
          <w:b/>
          <w:u w:val="single"/>
        </w:rPr>
        <w:t>O</w:t>
      </w:r>
      <w:r w:rsidRPr="00AE13E2">
        <w:rPr>
          <w:b/>
        </w:rPr>
        <w:t>K</w:t>
      </w:r>
    </w:p>
    <w:p w14:paraId="65C3C830" w14:textId="77777777" w:rsidR="00966078" w:rsidRPr="00D177B6" w:rsidRDefault="00966078" w:rsidP="006E7A25">
      <w:pPr>
        <w:pStyle w:val="BodyText"/>
        <w:rPr>
          <w:i/>
        </w:rPr>
      </w:pPr>
      <w:r w:rsidRPr="00D177B6">
        <w:rPr>
          <w:b/>
          <w:i/>
        </w:rPr>
        <w:t>Note:</w:t>
      </w:r>
      <w:r w:rsidRPr="00D177B6">
        <w:rPr>
          <w:i/>
        </w:rPr>
        <w:t xml:space="preserve">  New users without access codes should contact local IRM staff to get one</w:t>
      </w:r>
      <w:r w:rsidR="00E2391F" w:rsidRPr="00D177B6">
        <w:rPr>
          <w:i/>
        </w:rPr>
        <w:t xml:space="preserve">. </w:t>
      </w:r>
      <w:r w:rsidRPr="00D177B6">
        <w:rPr>
          <w:i/>
        </w:rPr>
        <w:t>The first time the user logs into a VistA application, only the Access Code should be entered</w:t>
      </w:r>
      <w:r w:rsidR="00E2391F" w:rsidRPr="00D177B6">
        <w:rPr>
          <w:i/>
        </w:rPr>
        <w:t xml:space="preserve">. </w:t>
      </w:r>
      <w:r w:rsidRPr="00D177B6">
        <w:rPr>
          <w:i/>
        </w:rPr>
        <w:t>CAPRI will then prompt the user to create a Verify Code</w:t>
      </w:r>
      <w:r w:rsidR="00E2391F" w:rsidRPr="00D177B6">
        <w:rPr>
          <w:i/>
        </w:rPr>
        <w:t xml:space="preserve">. </w:t>
      </w:r>
      <w:r w:rsidRPr="00D177B6">
        <w:rPr>
          <w:i/>
        </w:rPr>
        <w:t>Most users should have a valid Access and Verify Code combination by the time they use CAPRI.</w:t>
      </w:r>
    </w:p>
    <w:p w14:paraId="22E3CCFB" w14:textId="77777777" w:rsidR="00966078" w:rsidRDefault="00EC4855" w:rsidP="006E7A25">
      <w:pPr>
        <w:pStyle w:val="BodyText"/>
      </w:pPr>
      <w:r>
        <w:rPr>
          <w:noProof/>
        </w:rPr>
        <w:drawing>
          <wp:inline distT="0" distB="0" distL="0" distR="0" wp14:anchorId="00DDF1A0" wp14:editId="5D8B4623">
            <wp:extent cx="3676650" cy="2876550"/>
            <wp:effectExtent l="19050" t="19050" r="19050" b="19050"/>
            <wp:docPr id="7" name="Picture 30" descr="VistA Sign-on screen -Enter Access/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6650" cy="2876550"/>
                    </a:xfrm>
                    <a:prstGeom prst="rect">
                      <a:avLst/>
                    </a:prstGeom>
                    <a:noFill/>
                    <a:ln w="6350" cmpd="sng">
                      <a:solidFill>
                        <a:srgbClr val="000000"/>
                      </a:solidFill>
                      <a:miter lim="800000"/>
                      <a:headEnd/>
                      <a:tailEnd/>
                    </a:ln>
                    <a:effectLst/>
                  </pic:spPr>
                </pic:pic>
              </a:graphicData>
            </a:graphic>
          </wp:inline>
        </w:drawing>
      </w:r>
    </w:p>
    <w:p w14:paraId="183B701C" w14:textId="77777777" w:rsidR="00991201" w:rsidRDefault="00991201" w:rsidP="00991201">
      <w:pPr>
        <w:pStyle w:val="Caption"/>
      </w:pPr>
      <w:bookmarkStart w:id="360" w:name="_Toc514744456"/>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6</w:t>
      </w:r>
      <w:r w:rsidR="00102DC1">
        <w:rPr>
          <w:noProof/>
        </w:rPr>
        <w:fldChar w:fldCharType="end"/>
      </w:r>
      <w:r>
        <w:t xml:space="preserve"> VistA Sign-on Enter Access/Verify</w:t>
      </w:r>
      <w:bookmarkEnd w:id="360"/>
    </w:p>
    <w:p w14:paraId="3B489B1E" w14:textId="77777777" w:rsidR="00966078" w:rsidRPr="00BC0BF1" w:rsidRDefault="00966078" w:rsidP="006E7A25">
      <w:pPr>
        <w:pStyle w:val="BodyText"/>
      </w:pPr>
      <w:r w:rsidRPr="00BC0BF1">
        <w:rPr>
          <w:b/>
        </w:rPr>
        <w:lastRenderedPageBreak/>
        <w:t>OPTIONAL</w:t>
      </w:r>
      <w:r w:rsidRPr="00BC0BF1">
        <w:t xml:space="preserve"> – To change the </w:t>
      </w:r>
      <w:r w:rsidRPr="005E19ED">
        <w:rPr>
          <w:b/>
        </w:rPr>
        <w:t>Verify Code</w:t>
      </w:r>
      <w:r w:rsidRPr="00BC0BF1">
        <w:t xml:space="preserve">, the user selects the </w:t>
      </w:r>
      <w:r w:rsidRPr="005E19ED">
        <w:rPr>
          <w:b/>
        </w:rPr>
        <w:t>Change Verify Code</w:t>
      </w:r>
      <w:r w:rsidRPr="00BC0BF1">
        <w:t xml:space="preserve"> checkbox on the sign-on dialog before clicking </w:t>
      </w:r>
      <w:r w:rsidRPr="005E19ED">
        <w:rPr>
          <w:b/>
          <w:u w:val="single"/>
        </w:rPr>
        <w:t>O</w:t>
      </w:r>
      <w:r w:rsidRPr="005E19ED">
        <w:rPr>
          <w:b/>
        </w:rPr>
        <w:t>K</w:t>
      </w:r>
      <w:r w:rsidRPr="00BC0BF1">
        <w:t xml:space="preserve">. The user will then be prompted to create a new </w:t>
      </w:r>
      <w:r w:rsidRPr="005E19ED">
        <w:rPr>
          <w:b/>
        </w:rPr>
        <w:t>Verify Code</w:t>
      </w:r>
      <w:r w:rsidRPr="00BC0BF1">
        <w:t xml:space="preserve"> as shown in the steps in </w:t>
      </w:r>
      <w:r w:rsidR="00471C7F">
        <w:t>the following screenshot.</w:t>
      </w:r>
    </w:p>
    <w:p w14:paraId="6B73A989" w14:textId="77777777" w:rsidR="00966078" w:rsidRDefault="00EC4855" w:rsidP="006E7A25">
      <w:pPr>
        <w:pStyle w:val="BodyText"/>
      </w:pPr>
      <w:r>
        <w:rPr>
          <w:noProof/>
        </w:rPr>
        <w:drawing>
          <wp:inline distT="0" distB="0" distL="0" distR="0" wp14:anchorId="430EA3B4" wp14:editId="23AB006B">
            <wp:extent cx="4010025" cy="2733675"/>
            <wp:effectExtent l="19050" t="19050" r="28575" b="28575"/>
            <wp:docPr id="8" name="Picture 31" descr="VistA Sign-on screen - change access/verif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0025" cy="2733675"/>
                    </a:xfrm>
                    <a:prstGeom prst="rect">
                      <a:avLst/>
                    </a:prstGeom>
                    <a:noFill/>
                    <a:ln w="6350" cmpd="sng">
                      <a:solidFill>
                        <a:srgbClr val="000000"/>
                      </a:solidFill>
                      <a:miter lim="800000"/>
                      <a:headEnd/>
                      <a:tailEnd/>
                    </a:ln>
                    <a:effectLst/>
                  </pic:spPr>
                </pic:pic>
              </a:graphicData>
            </a:graphic>
          </wp:inline>
        </w:drawing>
      </w:r>
    </w:p>
    <w:p w14:paraId="4F3BCC3A" w14:textId="77777777" w:rsidR="00CD7B6F" w:rsidRPr="00A62003" w:rsidRDefault="00991201" w:rsidP="00991201">
      <w:pPr>
        <w:pStyle w:val="Caption"/>
      </w:pPr>
      <w:bookmarkStart w:id="361" w:name="_Toc514744457"/>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7</w:t>
      </w:r>
      <w:r w:rsidR="00102DC1">
        <w:rPr>
          <w:noProof/>
        </w:rPr>
        <w:fldChar w:fldCharType="end"/>
      </w:r>
      <w:r>
        <w:t xml:space="preserve"> VistA Sign-on – Change Access/Verify code</w:t>
      </w:r>
      <w:bookmarkEnd w:id="361"/>
    </w:p>
    <w:p w14:paraId="4416B6CB" w14:textId="77777777" w:rsidR="00966078" w:rsidRPr="00A62003" w:rsidRDefault="00966078" w:rsidP="006E7A25">
      <w:pPr>
        <w:pStyle w:val="BodyText"/>
      </w:pPr>
      <w:r w:rsidRPr="00A62003">
        <w:t xml:space="preserve">After selecting </w:t>
      </w:r>
      <w:r w:rsidRPr="005E19ED">
        <w:rPr>
          <w:b/>
          <w:u w:val="single"/>
        </w:rPr>
        <w:t>O</w:t>
      </w:r>
      <w:r w:rsidRPr="00A62003">
        <w:rPr>
          <w:b/>
        </w:rPr>
        <w:t>K</w:t>
      </w:r>
      <w:r w:rsidRPr="00A62003">
        <w:t xml:space="preserve">, the user is prompted to enter and confirm a </w:t>
      </w:r>
      <w:r w:rsidRPr="005E19ED">
        <w:rPr>
          <w:b/>
        </w:rPr>
        <w:t>New Verify Code</w:t>
      </w:r>
    </w:p>
    <w:p w14:paraId="366F6EE6" w14:textId="77777777" w:rsidR="00966078" w:rsidRDefault="00EC4855" w:rsidP="006E7A25">
      <w:pPr>
        <w:pStyle w:val="BodyText"/>
      </w:pPr>
      <w:r>
        <w:rPr>
          <w:noProof/>
        </w:rPr>
        <w:drawing>
          <wp:inline distT="0" distB="0" distL="0" distR="0" wp14:anchorId="723BBC0B" wp14:editId="78A9F485">
            <wp:extent cx="2714625" cy="1114425"/>
            <wp:effectExtent l="19050" t="19050" r="28575" b="28575"/>
            <wp:docPr id="9" name="Picture 32" descr="Change Verif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4625" cy="1114425"/>
                    </a:xfrm>
                    <a:prstGeom prst="rect">
                      <a:avLst/>
                    </a:prstGeom>
                    <a:noFill/>
                    <a:ln w="6350" cmpd="sng">
                      <a:solidFill>
                        <a:srgbClr val="000000"/>
                      </a:solidFill>
                      <a:miter lim="800000"/>
                      <a:headEnd/>
                      <a:tailEnd/>
                    </a:ln>
                    <a:effectLst/>
                  </pic:spPr>
                </pic:pic>
              </a:graphicData>
            </a:graphic>
          </wp:inline>
        </w:drawing>
      </w:r>
    </w:p>
    <w:p w14:paraId="6BFE4FA2" w14:textId="77777777" w:rsidR="00CD7B6F" w:rsidRPr="00A62003" w:rsidRDefault="00991201" w:rsidP="00991201">
      <w:pPr>
        <w:pStyle w:val="Caption"/>
      </w:pPr>
      <w:bookmarkStart w:id="362" w:name="_Toc514744458"/>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8</w:t>
      </w:r>
      <w:r w:rsidR="00102DC1">
        <w:rPr>
          <w:noProof/>
        </w:rPr>
        <w:fldChar w:fldCharType="end"/>
      </w:r>
      <w:r>
        <w:t xml:space="preserve"> Change Verify Code</w:t>
      </w:r>
      <w:bookmarkEnd w:id="362"/>
    </w:p>
    <w:p w14:paraId="1641F124" w14:textId="77777777" w:rsidR="00966078" w:rsidRPr="00BC0BF1" w:rsidRDefault="00966078" w:rsidP="006E7A25">
      <w:pPr>
        <w:pStyle w:val="BodyText"/>
      </w:pPr>
      <w:r w:rsidRPr="00AE13E2">
        <w:rPr>
          <w:b/>
        </w:rPr>
        <w:t>Step 3</w:t>
      </w:r>
      <w:r w:rsidRPr="00A62003">
        <w:t xml:space="preserve"> </w:t>
      </w:r>
      <w:r w:rsidRPr="00BC0BF1">
        <w:t>–</w:t>
      </w:r>
      <w:r>
        <w:t xml:space="preserve"> </w:t>
      </w:r>
      <w:r w:rsidRPr="00BC0BF1">
        <w:t>The CAPRI Remote site selection screen displays the user’s authorized VHA facilities</w:t>
      </w:r>
      <w:r w:rsidR="00E2391F" w:rsidRPr="00BC0BF1">
        <w:t xml:space="preserve">. </w:t>
      </w:r>
      <w:r w:rsidR="00676452">
        <w:t>(</w:t>
      </w:r>
      <w:r w:rsidR="00F06223">
        <w:t>These accesses are established when an account is initially created and/or the user request specific facilities along with the proper approvals after the account creation</w:t>
      </w:r>
      <w:r w:rsidR="00E2391F">
        <w:t xml:space="preserve">. </w:t>
      </w:r>
      <w:r w:rsidR="00722A9E">
        <w:t xml:space="preserve">This facility information is located in the </w:t>
      </w:r>
      <w:r w:rsidR="00F06223">
        <w:t xml:space="preserve">CAPRI file </w:t>
      </w:r>
      <w:r w:rsidR="006847F7">
        <w:t>396.96</w:t>
      </w:r>
      <w:r w:rsidR="00676452">
        <w:t>.</w:t>
      </w:r>
      <w:r w:rsidR="00E2391F">
        <w:t>)</w:t>
      </w:r>
      <w:r w:rsidR="00E2391F">
        <w:rPr>
          <w:color w:val="FF0000"/>
        </w:rPr>
        <w:t xml:space="preserve"> </w:t>
      </w:r>
      <w:r w:rsidR="00676452">
        <w:t>When the user selects a CAPRI Remote site executable it provides the authorized remote sites</w:t>
      </w:r>
      <w:r w:rsidR="00E2391F">
        <w:t xml:space="preserve">. </w:t>
      </w:r>
      <w:r w:rsidRPr="00BC0BF1">
        <w:t>If shown, the vertical scrollbar is used to scroll through all authorized sites</w:t>
      </w:r>
      <w:r w:rsidR="00E2391F" w:rsidRPr="00BC0BF1">
        <w:t xml:space="preserve">. </w:t>
      </w:r>
      <w:r w:rsidRPr="00BC0BF1">
        <w:t xml:space="preserve">The user selects a site and then either double-clicks the site’s name or clicks </w:t>
      </w:r>
      <w:r w:rsidRPr="005E19ED">
        <w:rPr>
          <w:b/>
          <w:u w:val="single"/>
        </w:rPr>
        <w:t>O</w:t>
      </w:r>
      <w:r w:rsidRPr="00AE13E2">
        <w:rPr>
          <w:b/>
        </w:rPr>
        <w:t>K</w:t>
      </w:r>
      <w:r w:rsidRPr="00BC0BF1">
        <w:t xml:space="preserve"> to access that site</w:t>
      </w:r>
      <w:r w:rsidR="00E2391F" w:rsidRPr="00BC0BF1">
        <w:t xml:space="preserve">. </w:t>
      </w:r>
      <w:r w:rsidRPr="00BC0BF1">
        <w:t>CAPRI has been modified to include the city and state where each facility is located</w:t>
      </w:r>
      <w:r w:rsidR="00E2391F" w:rsidRPr="00BC0BF1">
        <w:t xml:space="preserve">. </w:t>
      </w:r>
      <w:r w:rsidRPr="00BC0BF1">
        <w:t>In addition, the list may now be sorted by State</w:t>
      </w:r>
      <w:r w:rsidR="00E2391F" w:rsidRPr="00BC0BF1">
        <w:t xml:space="preserve">. </w:t>
      </w:r>
      <w:r>
        <w:t xml:space="preserve">The following screenshot </w:t>
      </w:r>
      <w:r w:rsidRPr="00BC0BF1">
        <w:t>shows DEV/FEX Test System in Troy, New York as the selected VHA facility.</w:t>
      </w:r>
    </w:p>
    <w:p w14:paraId="7ACCAC25" w14:textId="77777777" w:rsidR="00966078" w:rsidRDefault="00EC4855" w:rsidP="006E7A25">
      <w:pPr>
        <w:pStyle w:val="BodyText"/>
      </w:pPr>
      <w:r>
        <w:rPr>
          <w:noProof/>
        </w:rPr>
        <w:lastRenderedPageBreak/>
        <w:drawing>
          <wp:inline distT="0" distB="0" distL="0" distR="0" wp14:anchorId="2B167C57" wp14:editId="18ACF059">
            <wp:extent cx="3228975" cy="2990850"/>
            <wp:effectExtent l="19050" t="19050" r="28575" b="19050"/>
            <wp:docPr id="10" name="Picture 47" descr="CAPRI Remote site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l="33333" t="7721" r="33411" b="7472"/>
                    <a:stretch>
                      <a:fillRect/>
                    </a:stretch>
                  </pic:blipFill>
                  <pic:spPr bwMode="auto">
                    <a:xfrm>
                      <a:off x="0" y="0"/>
                      <a:ext cx="3228975" cy="2990850"/>
                    </a:xfrm>
                    <a:prstGeom prst="rect">
                      <a:avLst/>
                    </a:prstGeom>
                    <a:noFill/>
                    <a:ln w="6350" cmpd="sng">
                      <a:solidFill>
                        <a:srgbClr val="000000"/>
                      </a:solidFill>
                      <a:miter lim="800000"/>
                      <a:headEnd/>
                      <a:tailEnd/>
                    </a:ln>
                    <a:effectLst/>
                  </pic:spPr>
                </pic:pic>
              </a:graphicData>
            </a:graphic>
          </wp:inline>
        </w:drawing>
      </w:r>
    </w:p>
    <w:p w14:paraId="18F4FEE1" w14:textId="77777777" w:rsidR="00CD7B6F" w:rsidRPr="00A62003" w:rsidRDefault="00991201" w:rsidP="00991201">
      <w:pPr>
        <w:pStyle w:val="Caption"/>
      </w:pPr>
      <w:bookmarkStart w:id="363" w:name="_Toc514744459"/>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9</w:t>
      </w:r>
      <w:r w:rsidR="00102DC1">
        <w:rPr>
          <w:noProof/>
        </w:rPr>
        <w:fldChar w:fldCharType="end"/>
      </w:r>
      <w:r>
        <w:t xml:space="preserve"> CAPRI Remote Site Selection Screen</w:t>
      </w:r>
      <w:bookmarkEnd w:id="363"/>
    </w:p>
    <w:p w14:paraId="09E2C5E6" w14:textId="77777777" w:rsidR="00471C7F" w:rsidRDefault="00966078" w:rsidP="006E7A25">
      <w:pPr>
        <w:pStyle w:val="BodyText"/>
      </w:pPr>
      <w:r w:rsidRPr="00A62003">
        <w:t>After CAPRI loads the VHA facility, the user is prompted with the Patient Selector screen</w:t>
      </w:r>
      <w:r w:rsidR="00E2391F" w:rsidRPr="00A62003">
        <w:t xml:space="preserve">. </w:t>
      </w:r>
      <w:r w:rsidRPr="00A62003">
        <w:t>Instructions for use of the Patient Selector screen are found in</w:t>
      </w:r>
      <w:r w:rsidR="00676452">
        <w:t xml:space="preserve"> section </w:t>
      </w:r>
      <w:r w:rsidR="00EF5C54">
        <w:t>“</w:t>
      </w:r>
      <w:hyperlink w:anchor="_CAPRI_–_Use" w:history="1">
        <w:r w:rsidR="00676452" w:rsidRPr="00676452">
          <w:t>CAPRI – Using the Software</w:t>
        </w:r>
      </w:hyperlink>
      <w:r w:rsidR="00676452">
        <w:t xml:space="preserve">” of </w:t>
      </w:r>
      <w:r w:rsidR="00471C7F">
        <w:t>the</w:t>
      </w:r>
      <w:r w:rsidR="00676452">
        <w:t xml:space="preserve"> latest version of the</w:t>
      </w:r>
      <w:r w:rsidR="00471C7F">
        <w:t xml:space="preserve"> </w:t>
      </w:r>
      <w:r w:rsidR="00471C7F" w:rsidRPr="00DC1E21">
        <w:rPr>
          <w:u w:val="single"/>
        </w:rPr>
        <w:t>CAPRI GUI User Manual</w:t>
      </w:r>
      <w:r w:rsidR="00471C7F">
        <w:t xml:space="preserve"> at the following URL: </w:t>
      </w:r>
      <w:hyperlink r:id="rId63" w:history="1">
        <w:r w:rsidR="00471C7F" w:rsidRPr="00610AD6">
          <w:rPr>
            <w:rStyle w:val="Hyperlink"/>
            <w:sz w:val="22"/>
          </w:rPr>
          <w:t>http://www.va.gov/vdl/application.asp?appid=133</w:t>
        </w:r>
      </w:hyperlink>
    </w:p>
    <w:p w14:paraId="5BCEB8F5" w14:textId="77777777" w:rsidR="00966078" w:rsidRDefault="00EC4855" w:rsidP="006E7A25">
      <w:pPr>
        <w:pStyle w:val="BodyText"/>
      </w:pPr>
      <w:r>
        <w:rPr>
          <w:noProof/>
        </w:rPr>
        <w:drawing>
          <wp:inline distT="0" distB="0" distL="0" distR="0" wp14:anchorId="3D8D3889" wp14:editId="6DBEAE11">
            <wp:extent cx="4591050" cy="2381250"/>
            <wp:effectExtent l="19050" t="19050" r="19050" b="19050"/>
            <wp:docPr id="11" name="Picture 10" descr="Patient Selecto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1050" cy="2381250"/>
                    </a:xfrm>
                    <a:prstGeom prst="rect">
                      <a:avLst/>
                    </a:prstGeom>
                    <a:noFill/>
                    <a:ln w="6350" cmpd="sng">
                      <a:solidFill>
                        <a:srgbClr val="000000"/>
                      </a:solidFill>
                      <a:miter lim="800000"/>
                      <a:headEnd/>
                      <a:tailEnd/>
                    </a:ln>
                    <a:effectLst/>
                  </pic:spPr>
                </pic:pic>
              </a:graphicData>
            </a:graphic>
          </wp:inline>
        </w:drawing>
      </w:r>
    </w:p>
    <w:p w14:paraId="249A75E2" w14:textId="77777777" w:rsidR="00CD7B6F" w:rsidRPr="00A62003" w:rsidRDefault="00991201" w:rsidP="00991201">
      <w:pPr>
        <w:pStyle w:val="Caption"/>
      </w:pPr>
      <w:bookmarkStart w:id="364" w:name="_Toc514744460"/>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10</w:t>
      </w:r>
      <w:r w:rsidR="00102DC1">
        <w:rPr>
          <w:noProof/>
        </w:rPr>
        <w:fldChar w:fldCharType="end"/>
      </w:r>
      <w:r>
        <w:t xml:space="preserve"> Patient Selector Screen</w:t>
      </w:r>
      <w:bookmarkEnd w:id="364"/>
    </w:p>
    <w:p w14:paraId="54A921A3" w14:textId="77777777" w:rsidR="00DA0379" w:rsidRPr="00215FA4" w:rsidRDefault="00DA0379" w:rsidP="007E70A9">
      <w:pPr>
        <w:pStyle w:val="Heading2"/>
      </w:pPr>
      <w:bookmarkStart w:id="365" w:name="_Toc278187788"/>
      <w:bookmarkStart w:id="366" w:name="_Toc326148819"/>
      <w:bookmarkStart w:id="367" w:name="_Toc5111355"/>
      <w:r w:rsidRPr="00215FA4">
        <w:t>CAPRI Remote Users</w:t>
      </w:r>
      <w:bookmarkEnd w:id="367"/>
    </w:p>
    <w:p w14:paraId="777C4F71" w14:textId="77777777" w:rsidR="00215FA4" w:rsidRPr="00E2391F" w:rsidRDefault="00DA0379" w:rsidP="0035610F">
      <w:pPr>
        <w:ind w:left="720"/>
        <w:rPr>
          <w:sz w:val="22"/>
          <w:szCs w:val="22"/>
        </w:rPr>
      </w:pPr>
      <w:r w:rsidRPr="00E2391F">
        <w:rPr>
          <w:sz w:val="22"/>
          <w:szCs w:val="22"/>
        </w:rPr>
        <w:t>CAPRI Remote users access CAPRI through the Claims system, which runs on the VHA Forum hardware</w:t>
      </w:r>
      <w:r w:rsidR="00E2391F" w:rsidRPr="00E2391F">
        <w:rPr>
          <w:sz w:val="22"/>
          <w:szCs w:val="22"/>
        </w:rPr>
        <w:t xml:space="preserve">. </w:t>
      </w:r>
      <w:r w:rsidRPr="00E2391F">
        <w:rPr>
          <w:sz w:val="22"/>
          <w:szCs w:val="22"/>
        </w:rPr>
        <w:t xml:space="preserve">The server for those users should be set to </w:t>
      </w:r>
      <w:r w:rsidR="0035610F" w:rsidRPr="00E2391F">
        <w:rPr>
          <w:b/>
          <w:sz w:val="22"/>
          <w:szCs w:val="22"/>
        </w:rPr>
        <w:t>CLAIMS.MED.VA.GOV</w:t>
      </w:r>
      <w:r w:rsidRPr="00E2391F">
        <w:rPr>
          <w:sz w:val="22"/>
          <w:szCs w:val="22"/>
        </w:rPr>
        <w:t xml:space="preserve">, port </w:t>
      </w:r>
      <w:r w:rsidRPr="00E2391F">
        <w:rPr>
          <w:b/>
          <w:sz w:val="22"/>
          <w:szCs w:val="22"/>
        </w:rPr>
        <w:t>9400</w:t>
      </w:r>
      <w:r w:rsidRPr="00E2391F">
        <w:rPr>
          <w:sz w:val="22"/>
          <w:szCs w:val="22"/>
        </w:rPr>
        <w:t xml:space="preserve"> (see screenshot below).</w:t>
      </w:r>
      <w:r w:rsidR="0035610F" w:rsidRPr="00E2391F">
        <w:rPr>
          <w:sz w:val="22"/>
          <w:szCs w:val="22"/>
        </w:rPr>
        <w:t xml:space="preserve"> </w:t>
      </w:r>
    </w:p>
    <w:p w14:paraId="77008B19" w14:textId="77777777" w:rsidR="00215FA4" w:rsidRDefault="00DA0379" w:rsidP="006E7A25">
      <w:pPr>
        <w:pStyle w:val="BodyText"/>
      </w:pPr>
      <w:r w:rsidRPr="00A62003">
        <w:lastRenderedPageBreak/>
        <w:t xml:space="preserve"> </w:t>
      </w:r>
      <w:r w:rsidR="00EC4855">
        <w:rPr>
          <w:noProof/>
        </w:rPr>
        <w:drawing>
          <wp:inline distT="0" distB="0" distL="0" distR="0" wp14:anchorId="4728BB43" wp14:editId="00A4C133">
            <wp:extent cx="2466975" cy="3371850"/>
            <wp:effectExtent l="19050" t="19050" r="28575" b="19050"/>
            <wp:docPr id="12" name="Picture 14" descr="Test Claim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l="30374" t="14684" r="40732" b="21980"/>
                    <a:stretch>
                      <a:fillRect/>
                    </a:stretch>
                  </pic:blipFill>
                  <pic:spPr bwMode="auto">
                    <a:xfrm>
                      <a:off x="0" y="0"/>
                      <a:ext cx="2466975" cy="3371850"/>
                    </a:xfrm>
                    <a:prstGeom prst="rect">
                      <a:avLst/>
                    </a:prstGeom>
                    <a:noFill/>
                    <a:ln w="6350" cmpd="sng">
                      <a:solidFill>
                        <a:srgbClr val="000000"/>
                      </a:solidFill>
                      <a:miter lim="800000"/>
                      <a:headEnd/>
                      <a:tailEnd/>
                    </a:ln>
                    <a:effectLst/>
                  </pic:spPr>
                </pic:pic>
              </a:graphicData>
            </a:graphic>
          </wp:inline>
        </w:drawing>
      </w:r>
    </w:p>
    <w:p w14:paraId="6AE53165" w14:textId="77777777" w:rsidR="003F6CDB" w:rsidRPr="00215FA4" w:rsidRDefault="00991201" w:rsidP="00991201">
      <w:pPr>
        <w:pStyle w:val="Caption"/>
      </w:pPr>
      <w:bookmarkStart w:id="368" w:name="_Toc514744461"/>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11</w:t>
      </w:r>
      <w:r w:rsidR="00102DC1">
        <w:rPr>
          <w:noProof/>
        </w:rPr>
        <w:fldChar w:fldCharType="end"/>
      </w:r>
      <w:r>
        <w:t xml:space="preserve"> Test Claims Properties</w:t>
      </w:r>
      <w:bookmarkEnd w:id="368"/>
    </w:p>
    <w:p w14:paraId="75A4DE82" w14:textId="77777777" w:rsidR="00C5448C" w:rsidRPr="003118FE" w:rsidRDefault="00C5448C" w:rsidP="006E7A25">
      <w:pPr>
        <w:pStyle w:val="BodyText"/>
      </w:pPr>
      <w:r w:rsidRPr="003118FE">
        <w:t>CAPRI Remote users outside of VBA will normally obtain an access code from the Office of Information (OI) support staff, not from the local field site</w:t>
      </w:r>
      <w:r w:rsidR="00E2391F" w:rsidRPr="003118FE">
        <w:t xml:space="preserve">. </w:t>
      </w:r>
      <w:r w:rsidRPr="003118FE">
        <w:t>Most VBA users are CAPRI Remote users</w:t>
      </w:r>
      <w:r w:rsidR="00E2391F" w:rsidRPr="003118FE">
        <w:t xml:space="preserve">. </w:t>
      </w:r>
      <w:r w:rsidRPr="003118FE">
        <w:t>Most VHA users are local site users</w:t>
      </w:r>
      <w:r w:rsidR="00E2391F" w:rsidRPr="003118FE">
        <w:t xml:space="preserve">. </w:t>
      </w:r>
      <w:r w:rsidRPr="003118FE">
        <w:t xml:space="preserve">If a user starts CAPRI and does not successfully connect to a VistA system within 90 seconds, CAPRI automatically shuts down. </w:t>
      </w:r>
    </w:p>
    <w:p w14:paraId="50F913F1" w14:textId="77777777" w:rsidR="00EA14B9" w:rsidRPr="003118FE" w:rsidRDefault="00C5448C" w:rsidP="006E7A25">
      <w:pPr>
        <w:pStyle w:val="BodyText"/>
      </w:pPr>
      <w:r w:rsidRPr="003118FE">
        <w:t>When users log into CAPRI remotely, CAPRI alerts users</w:t>
      </w:r>
      <w:r w:rsidR="00EA14B9" w:rsidRPr="003118FE">
        <w:t xml:space="preserve"> when no email account is set up.</w:t>
      </w:r>
    </w:p>
    <w:p w14:paraId="7E7EE1FC" w14:textId="77777777" w:rsidR="00893BFA" w:rsidRPr="005414CF" w:rsidRDefault="00C5448C" w:rsidP="00893BFA">
      <w:pPr>
        <w:pStyle w:val="BodyText"/>
        <w:rPr>
          <w:u w:val="single"/>
        </w:rPr>
      </w:pPr>
      <w:r w:rsidRPr="003118FE">
        <w:t>For additional information s</w:t>
      </w:r>
      <w:r w:rsidR="00DA0379" w:rsidRPr="003118FE">
        <w:t xml:space="preserve">ee the </w:t>
      </w:r>
      <w:hyperlink w:anchor="_CAPRI_Remote_Functionality" w:history="1">
        <w:r w:rsidR="00DA0379" w:rsidRPr="003118FE">
          <w:rPr>
            <w:rStyle w:val="Hyperlink"/>
            <w:color w:val="auto"/>
            <w:sz w:val="22"/>
            <w:u w:val="none"/>
          </w:rPr>
          <w:t>CAPRI Remote Functionality</w:t>
        </w:r>
      </w:hyperlink>
      <w:r w:rsidR="00DA0379" w:rsidRPr="003118FE">
        <w:t xml:space="preserve"> section</w:t>
      </w:r>
      <w:r w:rsidR="00893BFA" w:rsidRPr="003118FE">
        <w:t xml:space="preserve"> in the</w:t>
      </w:r>
      <w:r w:rsidR="00DA0379" w:rsidRPr="003118FE">
        <w:t xml:space="preserve"> </w:t>
      </w:r>
      <w:r w:rsidR="00893BFA" w:rsidRPr="003118FE">
        <w:t>CAPRI GUI User Manual at the following URL:</w:t>
      </w:r>
      <w:r w:rsidR="00893BFA" w:rsidRPr="005414CF">
        <w:rPr>
          <w:u w:val="single"/>
        </w:rPr>
        <w:t xml:space="preserve"> </w:t>
      </w:r>
      <w:hyperlink r:id="rId65" w:history="1">
        <w:r w:rsidR="00893BFA" w:rsidRPr="005414CF">
          <w:rPr>
            <w:rStyle w:val="Hyperlink"/>
            <w:sz w:val="22"/>
          </w:rPr>
          <w:t>http://www.va.gov/vdl/application.asp?appid=133</w:t>
        </w:r>
      </w:hyperlink>
    </w:p>
    <w:p w14:paraId="64B06DCA" w14:textId="77777777" w:rsidR="00C5448C" w:rsidRPr="00E2391F" w:rsidRDefault="00C5448C" w:rsidP="007E70A9">
      <w:pPr>
        <w:pStyle w:val="Heading2"/>
        <w:rPr>
          <w:rFonts w:ascii="Times New Roman" w:hAnsi="Times New Roman"/>
          <w:sz w:val="22"/>
          <w:szCs w:val="22"/>
        </w:rPr>
      </w:pPr>
      <w:bookmarkStart w:id="369" w:name="_Toc326148958"/>
      <w:bookmarkStart w:id="370" w:name="_Toc5111356"/>
      <w:r w:rsidRPr="00E2391F">
        <w:rPr>
          <w:rFonts w:ascii="Times New Roman" w:hAnsi="Times New Roman"/>
          <w:sz w:val="22"/>
          <w:szCs w:val="22"/>
        </w:rPr>
        <w:t>VistA Terminal</w:t>
      </w:r>
      <w:bookmarkEnd w:id="369"/>
      <w:bookmarkEnd w:id="370"/>
    </w:p>
    <w:p w14:paraId="5F70D84A" w14:textId="77777777" w:rsidR="00C5448C" w:rsidRPr="00E2391F" w:rsidRDefault="00C5448C" w:rsidP="006E7A25">
      <w:pPr>
        <w:pStyle w:val="BodyText"/>
      </w:pPr>
      <w:r w:rsidRPr="00E2391F">
        <w:t>The “Attachmate Reflections Secure Shell” application replaces the telnet window. CAPRI Remote users can launch a VistA Terminal session by selecting the VistA button to log into the local VistA system site they are assigned to</w:t>
      </w:r>
      <w:r w:rsidR="00E2391F" w:rsidRPr="00E2391F">
        <w:t xml:space="preserve">. </w:t>
      </w:r>
      <w:r w:rsidRPr="00E2391F">
        <w:t>A dialog box is displayed when the VistA button is clicked that provides the user the ability to choose between connecting using the secure shell application or telnet</w:t>
      </w:r>
      <w:r w:rsidR="00E2391F" w:rsidRPr="00E2391F">
        <w:t xml:space="preserve">. </w:t>
      </w:r>
      <w:r w:rsidRPr="00E2391F">
        <w:t>The default is set to secure shell application.</w:t>
      </w:r>
    </w:p>
    <w:p w14:paraId="07267D08" w14:textId="77777777" w:rsidR="00C5448C" w:rsidRPr="00E2391F" w:rsidRDefault="00C5448C" w:rsidP="00C5448C">
      <w:pPr>
        <w:pStyle w:val="Note"/>
        <w:keepNext w:val="0"/>
        <w:rPr>
          <w:b w:val="0"/>
        </w:rPr>
      </w:pPr>
      <w:r w:rsidRPr="00E2391F">
        <w:t xml:space="preserve">Note: </w:t>
      </w:r>
      <w:r w:rsidRPr="00E2391F">
        <w:rPr>
          <w:b w:val="0"/>
        </w:rPr>
        <w:t>Local CAPRI users will not have access to the VistA Terminal from CAPRI and the VistA button will not be available.</w:t>
      </w:r>
    </w:p>
    <w:p w14:paraId="6A974FD4" w14:textId="77777777" w:rsidR="0035610F" w:rsidRPr="009A41C9" w:rsidRDefault="0035610F" w:rsidP="00C5448C">
      <w:pPr>
        <w:pStyle w:val="Note"/>
        <w:keepNext w:val="0"/>
        <w:rPr>
          <w:b w:val="0"/>
        </w:rPr>
      </w:pPr>
    </w:p>
    <w:p w14:paraId="49DE737F" w14:textId="77777777" w:rsidR="00966078" w:rsidRPr="00A62003" w:rsidRDefault="00966078" w:rsidP="007E70A9">
      <w:pPr>
        <w:pStyle w:val="Heading2"/>
      </w:pPr>
      <w:bookmarkStart w:id="371" w:name="_Toc5111357"/>
      <w:r w:rsidRPr="00A62003">
        <w:t>Terminal Server Users</w:t>
      </w:r>
      <w:bookmarkEnd w:id="355"/>
      <w:bookmarkEnd w:id="365"/>
      <w:bookmarkEnd w:id="366"/>
      <w:bookmarkEnd w:id="371"/>
    </w:p>
    <w:p w14:paraId="7601B629" w14:textId="77777777" w:rsidR="00966078" w:rsidRPr="00A62003" w:rsidRDefault="00966078" w:rsidP="006E7A25">
      <w:pPr>
        <w:pStyle w:val="BodyText"/>
      </w:pPr>
      <w:r w:rsidRPr="00A62003">
        <w:rPr>
          <w:b/>
        </w:rPr>
        <w:t>Step 1</w:t>
      </w:r>
      <w:r w:rsidRPr="00A62003">
        <w:t xml:space="preserve"> – From the Hines terminal server application, the user double-clicks the </w:t>
      </w:r>
      <w:r w:rsidRPr="005E19ED">
        <w:rPr>
          <w:b/>
        </w:rPr>
        <w:t>CAPRI</w:t>
      </w:r>
      <w:r>
        <w:t xml:space="preserve"> icon.</w:t>
      </w:r>
    </w:p>
    <w:p w14:paraId="3AB639BB" w14:textId="77777777" w:rsidR="00966078" w:rsidRPr="00A62003" w:rsidRDefault="00966078" w:rsidP="006E7A25">
      <w:pPr>
        <w:pStyle w:val="BodyText"/>
      </w:pPr>
      <w:r w:rsidRPr="00A62003">
        <w:rPr>
          <w:b/>
        </w:rPr>
        <w:t>Step 2</w:t>
      </w:r>
      <w:r w:rsidRPr="00A62003">
        <w:t xml:space="preserve"> –</w:t>
      </w:r>
      <w:r w:rsidRPr="00C21844">
        <w:t xml:space="preserve"> </w:t>
      </w:r>
      <w:r>
        <w:t>Follow</w:t>
      </w:r>
      <w:r w:rsidR="00471C7F">
        <w:t xml:space="preserve"> the instructions in the previous</w:t>
      </w:r>
      <w:r>
        <w:t xml:space="preserve"> </w:t>
      </w:r>
      <w:r w:rsidR="002F3BA6" w:rsidRPr="00893BFA">
        <w:t>S</w:t>
      </w:r>
      <w:r w:rsidR="00471C7F" w:rsidRPr="00893BFA">
        <w:t>ection</w:t>
      </w:r>
      <w:r w:rsidR="00C5448C" w:rsidRPr="00893BFA">
        <w:t xml:space="preserve"> </w:t>
      </w:r>
      <w:r w:rsidR="00893BFA" w:rsidRPr="00893BFA">
        <w:t>4</w:t>
      </w:r>
      <w:r w:rsidR="00C5448C" w:rsidRPr="00893BFA">
        <w:t>.</w:t>
      </w:r>
      <w:r w:rsidR="00893BFA" w:rsidRPr="00893BFA">
        <w:t>3</w:t>
      </w:r>
      <w:r w:rsidR="00C5448C" w:rsidRPr="00893BFA">
        <w:t xml:space="preserve">.2, </w:t>
      </w:r>
      <w:r w:rsidRPr="00893BFA">
        <w:t>R</w:t>
      </w:r>
      <w:r w:rsidR="00893BFA" w:rsidRPr="00893BFA">
        <w:t>egional Office</w:t>
      </w:r>
      <w:r w:rsidRPr="00893BFA">
        <w:t xml:space="preserve"> CAPRI Remote Users, </w:t>
      </w:r>
      <w:r w:rsidRPr="00893BFA">
        <w:rPr>
          <w:b/>
        </w:rPr>
        <w:t>Steps 2</w:t>
      </w:r>
      <w:r w:rsidRPr="00893BFA">
        <w:t xml:space="preserve"> and </w:t>
      </w:r>
      <w:r w:rsidRPr="00893BFA">
        <w:rPr>
          <w:b/>
        </w:rPr>
        <w:t>3</w:t>
      </w:r>
      <w:r w:rsidRPr="00893BFA">
        <w:t>.</w:t>
      </w:r>
    </w:p>
    <w:p w14:paraId="7BD19811" w14:textId="77777777" w:rsidR="00966078" w:rsidRPr="00A62003" w:rsidRDefault="00966078" w:rsidP="007E70A9">
      <w:pPr>
        <w:pStyle w:val="Heading2"/>
      </w:pPr>
      <w:bookmarkStart w:id="372" w:name="_Toc278187789"/>
      <w:bookmarkStart w:id="373" w:name="_Toc326148820"/>
      <w:bookmarkStart w:id="374" w:name="_Toc5111358"/>
      <w:r w:rsidRPr="00A62003">
        <w:lastRenderedPageBreak/>
        <w:t>CAPRI News</w:t>
      </w:r>
      <w:bookmarkEnd w:id="356"/>
      <w:bookmarkEnd w:id="357"/>
      <w:bookmarkEnd w:id="358"/>
      <w:bookmarkEnd w:id="372"/>
      <w:bookmarkEnd w:id="373"/>
      <w:bookmarkEnd w:id="374"/>
    </w:p>
    <w:p w14:paraId="32C3BBEA" w14:textId="77777777" w:rsidR="00966078" w:rsidRPr="00A62003" w:rsidRDefault="00966078" w:rsidP="006E7A25">
      <w:pPr>
        <w:pStyle w:val="BodyText"/>
      </w:pPr>
      <w:r w:rsidRPr="00A62003">
        <w:t>Before logging on to CAPRI, News alerts are displayed if new items exist</w:t>
      </w:r>
      <w:r w:rsidR="00E2391F" w:rsidRPr="00A62003">
        <w:t xml:space="preserve">. </w:t>
      </w:r>
      <w:r w:rsidRPr="00A62003">
        <w:t xml:space="preserve">The user can select the </w:t>
      </w:r>
      <w:r w:rsidRPr="00A62003">
        <w:rPr>
          <w:b/>
        </w:rPr>
        <w:t>News</w:t>
      </w:r>
      <w:r>
        <w:t xml:space="preserve"> item to view the contents.</w:t>
      </w:r>
    </w:p>
    <w:p w14:paraId="1A0CBDAD" w14:textId="77777777" w:rsidR="00966078" w:rsidRPr="00A62003" w:rsidRDefault="00966078" w:rsidP="006E7A25">
      <w:pPr>
        <w:pStyle w:val="BodyText"/>
      </w:pPr>
      <w:r w:rsidRPr="00A62003">
        <w:t xml:space="preserve">The user can select </w:t>
      </w:r>
      <w:r w:rsidRPr="00A62003">
        <w:rPr>
          <w:b/>
        </w:rPr>
        <w:t xml:space="preserve">Clear </w:t>
      </w:r>
      <w:r w:rsidRPr="005613EC">
        <w:rPr>
          <w:b/>
          <w:u w:val="single"/>
        </w:rPr>
        <w:t>A</w:t>
      </w:r>
      <w:r w:rsidRPr="00A62003">
        <w:rPr>
          <w:b/>
        </w:rPr>
        <w:t>ll</w:t>
      </w:r>
      <w:r w:rsidRPr="00A62003">
        <w:t xml:space="preserve"> to remove all News items.</w:t>
      </w:r>
    </w:p>
    <w:p w14:paraId="75D55C21" w14:textId="77777777" w:rsidR="00966078" w:rsidRPr="00A62003" w:rsidRDefault="00966078" w:rsidP="006E7A25">
      <w:pPr>
        <w:pStyle w:val="BodyText"/>
      </w:pPr>
      <w:r w:rsidRPr="00A62003">
        <w:t xml:space="preserve">The user can select </w:t>
      </w:r>
      <w:r w:rsidRPr="005613EC">
        <w:rPr>
          <w:b/>
          <w:u w:val="single"/>
        </w:rPr>
        <w:t>C</w:t>
      </w:r>
      <w:r w:rsidRPr="00A62003">
        <w:rPr>
          <w:b/>
        </w:rPr>
        <w:t>lose</w:t>
      </w:r>
      <w:r w:rsidRPr="00A62003">
        <w:t xml:space="preserve"> to continue working with CAPRI.</w:t>
      </w:r>
    </w:p>
    <w:p w14:paraId="153C465E" w14:textId="77777777" w:rsidR="00966078" w:rsidRDefault="00EC4855" w:rsidP="006E7A25">
      <w:pPr>
        <w:pStyle w:val="BodyText"/>
      </w:pPr>
      <w:r>
        <w:rPr>
          <w:noProof/>
        </w:rPr>
        <w:drawing>
          <wp:inline distT="0" distB="0" distL="0" distR="0" wp14:anchorId="4B947C6C" wp14:editId="1A760C3C">
            <wp:extent cx="4762500" cy="1676400"/>
            <wp:effectExtent l="19050" t="19050" r="19050" b="19050"/>
            <wp:docPr id="13" name="Picture 15" descr="Description: Description: Screen capture of the CAPRI New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Screen capture of the CAPRI News scree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1676400"/>
                    </a:xfrm>
                    <a:prstGeom prst="rect">
                      <a:avLst/>
                    </a:prstGeom>
                    <a:noFill/>
                    <a:ln w="6350" cmpd="sng">
                      <a:solidFill>
                        <a:srgbClr val="000000"/>
                      </a:solidFill>
                      <a:miter lim="800000"/>
                      <a:headEnd/>
                      <a:tailEnd/>
                    </a:ln>
                    <a:effectLst/>
                  </pic:spPr>
                </pic:pic>
              </a:graphicData>
            </a:graphic>
          </wp:inline>
        </w:drawing>
      </w:r>
    </w:p>
    <w:p w14:paraId="446438AC" w14:textId="77777777" w:rsidR="00991201" w:rsidRDefault="00991201" w:rsidP="00991201">
      <w:pPr>
        <w:pStyle w:val="Caption"/>
      </w:pPr>
      <w:bookmarkStart w:id="375" w:name="_Toc514744462"/>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12</w:t>
      </w:r>
      <w:r w:rsidR="00102DC1">
        <w:rPr>
          <w:noProof/>
        </w:rPr>
        <w:fldChar w:fldCharType="end"/>
      </w:r>
      <w:r>
        <w:t xml:space="preserve"> CAPRI News</w:t>
      </w:r>
      <w:bookmarkEnd w:id="375"/>
    </w:p>
    <w:p w14:paraId="53DF04FC" w14:textId="77777777" w:rsidR="00966078" w:rsidRPr="00A62003" w:rsidRDefault="00966078" w:rsidP="007E70A9">
      <w:pPr>
        <w:pStyle w:val="Heading2"/>
      </w:pPr>
      <w:bookmarkStart w:id="376" w:name="_Toc150075111"/>
      <w:bookmarkStart w:id="377" w:name="_Toc150075180"/>
      <w:bookmarkStart w:id="378" w:name="_Toc150075241"/>
      <w:bookmarkStart w:id="379" w:name="_Toc278187790"/>
      <w:bookmarkStart w:id="380" w:name="_Toc326148821"/>
      <w:bookmarkStart w:id="381" w:name="_Toc5111359"/>
      <w:r w:rsidRPr="00A62003">
        <w:t>CAPRI Al</w:t>
      </w:r>
      <w:bookmarkEnd w:id="376"/>
      <w:bookmarkEnd w:id="377"/>
      <w:bookmarkEnd w:id="378"/>
      <w:r w:rsidRPr="00A62003">
        <w:t>erts</w:t>
      </w:r>
      <w:bookmarkEnd w:id="379"/>
      <w:bookmarkEnd w:id="380"/>
      <w:bookmarkEnd w:id="381"/>
    </w:p>
    <w:p w14:paraId="2DCF23F8" w14:textId="77777777" w:rsidR="00966078" w:rsidRPr="00A62003" w:rsidRDefault="00966078" w:rsidP="006E7A25">
      <w:pPr>
        <w:pStyle w:val="BodyText"/>
      </w:pPr>
      <w:r w:rsidRPr="00A62003">
        <w:t>When users of the CAPRI C&amp;P Template functionality log into CAPRI, any existing CAPRI Template Alerts are displayed.</w:t>
      </w:r>
    </w:p>
    <w:p w14:paraId="7EA3B48F" w14:textId="77777777" w:rsidR="00966078" w:rsidRPr="00A62003" w:rsidRDefault="00966078" w:rsidP="006E7A25">
      <w:pPr>
        <w:pStyle w:val="BodyText"/>
      </w:pPr>
      <w:r w:rsidRPr="00A62003">
        <w:t xml:space="preserve">CAPRI automatically checks pending Compensation and Pension Worksheet Module </w:t>
      </w:r>
      <w:r w:rsidRPr="000D60D0">
        <w:t>(CPWM)</w:t>
      </w:r>
      <w:r w:rsidRPr="00A62003">
        <w:t xml:space="preserve"> Template statuses</w:t>
      </w:r>
      <w:r w:rsidR="00E2391F" w:rsidRPr="00A62003">
        <w:t xml:space="preserve">. </w:t>
      </w:r>
      <w:r w:rsidRPr="00A62003">
        <w:t>Pending templates in the user’s queue are displayed on the alert screen</w:t>
      </w:r>
      <w:r w:rsidR="00E2391F" w:rsidRPr="00A62003">
        <w:t>.</w:t>
      </w:r>
      <w:r w:rsidR="00E2391F" w:rsidRPr="00A62003">
        <w:rPr>
          <w:bCs/>
        </w:rPr>
        <w:t xml:space="preserve"> </w:t>
      </w:r>
      <w:r w:rsidRPr="00A62003">
        <w:rPr>
          <w:bCs/>
        </w:rPr>
        <w:t>The C&amp;P Alert screen displays alerts according to template status</w:t>
      </w:r>
      <w:r w:rsidR="00E2391F" w:rsidRPr="00A62003">
        <w:rPr>
          <w:bCs/>
        </w:rPr>
        <w:t xml:space="preserve">. </w:t>
      </w:r>
      <w:r w:rsidRPr="00A62003">
        <w:rPr>
          <w:bCs/>
        </w:rPr>
        <w:t xml:space="preserve">Alerts for template statuses </w:t>
      </w:r>
      <w:r>
        <w:rPr>
          <w:bCs/>
        </w:rPr>
        <w:t>are</w:t>
      </w:r>
      <w:r w:rsidRPr="00A62003">
        <w:rPr>
          <w:bCs/>
        </w:rPr>
        <w:t xml:space="preserve">: </w:t>
      </w:r>
      <w:r w:rsidRPr="00A62003">
        <w:rPr>
          <w:b/>
          <w:bCs/>
        </w:rPr>
        <w:t>draft</w:t>
      </w:r>
      <w:r w:rsidRPr="00A62003">
        <w:rPr>
          <w:bCs/>
        </w:rPr>
        <w:t xml:space="preserve">, </w:t>
      </w:r>
      <w:r w:rsidRPr="00A62003">
        <w:rPr>
          <w:b/>
          <w:bCs/>
        </w:rPr>
        <w:t>awaiting signature</w:t>
      </w:r>
      <w:r w:rsidRPr="00A62003">
        <w:rPr>
          <w:bCs/>
        </w:rPr>
        <w:t xml:space="preserve">, </w:t>
      </w:r>
      <w:r w:rsidRPr="00A62003">
        <w:rPr>
          <w:b/>
          <w:bCs/>
        </w:rPr>
        <w:t>sent back from reviewer</w:t>
      </w:r>
      <w:r w:rsidRPr="00A62003">
        <w:rPr>
          <w:bCs/>
        </w:rPr>
        <w:t xml:space="preserve">, </w:t>
      </w:r>
      <w:r w:rsidRPr="00A62003">
        <w:rPr>
          <w:b/>
          <w:bCs/>
        </w:rPr>
        <w:t>requiring review</w:t>
      </w:r>
      <w:r w:rsidRPr="00A62003">
        <w:rPr>
          <w:bCs/>
        </w:rPr>
        <w:t xml:space="preserve">, </w:t>
      </w:r>
      <w:r w:rsidRPr="00A62003">
        <w:rPr>
          <w:b/>
          <w:bCs/>
        </w:rPr>
        <w:t>CPRS documents to cosign</w:t>
      </w:r>
      <w:r w:rsidR="00A1027C">
        <w:rPr>
          <w:bCs/>
        </w:rPr>
        <w:t xml:space="preserve">, </w:t>
      </w:r>
      <w:r w:rsidRPr="00A62003">
        <w:rPr>
          <w:b/>
          <w:bCs/>
        </w:rPr>
        <w:t>cosigned documents ready to transfer to AMIE</w:t>
      </w:r>
      <w:r w:rsidR="00A1027C">
        <w:rPr>
          <w:b/>
          <w:bCs/>
        </w:rPr>
        <w:t>, and vendor exam requests pending review.</w:t>
      </w:r>
    </w:p>
    <w:p w14:paraId="6952DF7D" w14:textId="77777777" w:rsidR="00966078" w:rsidRPr="00A62003" w:rsidRDefault="00966078" w:rsidP="006E7A25">
      <w:pPr>
        <w:pStyle w:val="BodyText"/>
      </w:pPr>
      <w:r w:rsidRPr="00A62003">
        <w:t xml:space="preserve">The user clicks the </w:t>
      </w:r>
      <w:r w:rsidRPr="00A62003">
        <w:rPr>
          <w:b/>
        </w:rPr>
        <w:t>Resolve This Alert</w:t>
      </w:r>
      <w:r w:rsidRPr="00A62003">
        <w:t xml:space="preserve"> button to be taken to the section of CAPRI where the alert can be resolved</w:t>
      </w:r>
      <w:r w:rsidR="00E2391F" w:rsidRPr="00A62003">
        <w:t xml:space="preserve">. </w:t>
      </w:r>
      <w:r w:rsidRPr="00A62003">
        <w:t xml:space="preserve">For example, if the user has unsigned templates, then he or she is taken to the </w:t>
      </w:r>
      <w:r w:rsidRPr="005613EC">
        <w:rPr>
          <w:b/>
        </w:rPr>
        <w:t>Unsigned Templates</w:t>
      </w:r>
      <w:r w:rsidRPr="00A62003">
        <w:t xml:space="preserve"> window.</w:t>
      </w:r>
    </w:p>
    <w:p w14:paraId="2B549CE5" w14:textId="77777777" w:rsidR="00966078" w:rsidRPr="00A62003" w:rsidRDefault="00966078" w:rsidP="006E7A25">
      <w:pPr>
        <w:pStyle w:val="BodyText"/>
      </w:pPr>
      <w:r w:rsidRPr="00A62003">
        <w:t xml:space="preserve">The user may select </w:t>
      </w:r>
      <w:r w:rsidRPr="00A62003">
        <w:rPr>
          <w:b/>
        </w:rPr>
        <w:t>Continue</w:t>
      </w:r>
      <w:r w:rsidRPr="00A62003">
        <w:t xml:space="preserve"> to bypass the alerts and go to the </w:t>
      </w:r>
      <w:r w:rsidRPr="005613EC">
        <w:rPr>
          <w:b/>
        </w:rPr>
        <w:t>Patient Selector</w:t>
      </w:r>
      <w:r w:rsidRPr="00A62003">
        <w:t xml:space="preserve"> screen.</w:t>
      </w:r>
    </w:p>
    <w:p w14:paraId="6813D8E7" w14:textId="77777777" w:rsidR="00966078" w:rsidRDefault="00EC4855" w:rsidP="006E7A25">
      <w:pPr>
        <w:pStyle w:val="BodyText"/>
      </w:pPr>
      <w:bookmarkStart w:id="382" w:name="_Toc132533297"/>
      <w:bookmarkStart w:id="383" w:name="_Toc134496260"/>
      <w:bookmarkEnd w:id="382"/>
      <w:bookmarkEnd w:id="383"/>
      <w:r>
        <w:rPr>
          <w:noProof/>
        </w:rPr>
        <w:lastRenderedPageBreak/>
        <w:drawing>
          <wp:inline distT="0" distB="0" distL="0" distR="0" wp14:anchorId="3DC0264D" wp14:editId="0F8A1CE9">
            <wp:extent cx="5943600" cy="3067050"/>
            <wp:effectExtent l="0" t="0" r="0" b="0"/>
            <wp:docPr id="14" name="Picture 1" descr="CAPRI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5C74FC58" w14:textId="77777777" w:rsidR="00420BF4" w:rsidRPr="00A62003" w:rsidRDefault="00420BF4" w:rsidP="00420BF4">
      <w:pPr>
        <w:pStyle w:val="Caption"/>
      </w:pPr>
      <w:bookmarkStart w:id="384" w:name="_Toc514744463"/>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13</w:t>
      </w:r>
      <w:r w:rsidR="00102DC1">
        <w:rPr>
          <w:noProof/>
        </w:rPr>
        <w:fldChar w:fldCharType="end"/>
      </w:r>
      <w:r>
        <w:t xml:space="preserve"> CAPRI Alerts</w:t>
      </w:r>
      <w:bookmarkEnd w:id="384"/>
    </w:p>
    <w:p w14:paraId="0F01A16D" w14:textId="77777777" w:rsidR="00E56435" w:rsidRPr="006E7A25" w:rsidRDefault="00E56435" w:rsidP="007E70A9">
      <w:pPr>
        <w:pStyle w:val="Heading2"/>
      </w:pPr>
      <w:bookmarkStart w:id="385" w:name="_Toc5111360"/>
      <w:r w:rsidRPr="006E7A25">
        <w:t>Audit Kept</w:t>
      </w:r>
      <w:bookmarkEnd w:id="385"/>
    </w:p>
    <w:p w14:paraId="4C9A83D3" w14:textId="77777777" w:rsidR="000F4FE5" w:rsidRPr="005414CF" w:rsidRDefault="000F4FE5" w:rsidP="006E7A25">
      <w:pPr>
        <w:pStyle w:val="BodyText"/>
      </w:pPr>
      <w:r w:rsidRPr="005414CF">
        <w:t>The following instructions are to view your audit log. This is an example only, use your correct information to locate your log.</w:t>
      </w:r>
    </w:p>
    <w:p w14:paraId="5EC01C74" w14:textId="77777777" w:rsidR="000F4FE5" w:rsidRPr="005414CF" w:rsidRDefault="000F4FE5" w:rsidP="006E7A25">
      <w:pPr>
        <w:pStyle w:val="BodyText"/>
      </w:pPr>
      <w:r w:rsidRPr="005414CF">
        <w:t xml:space="preserve">Example: </w:t>
      </w:r>
      <w:r w:rsidR="00E56435" w:rsidRPr="005414CF">
        <w:t>The log file is named</w:t>
      </w:r>
      <w:r w:rsidRPr="005414CF">
        <w:t xml:space="preserve"> -</w:t>
      </w:r>
      <w:r w:rsidR="00E56435" w:rsidRPr="005414CF">
        <w:t xml:space="preserve"> DVBA_2.7_</w:t>
      </w:r>
      <w:r w:rsidRPr="005414CF">
        <w:t>B</w:t>
      </w:r>
      <w:r w:rsidR="00E56435" w:rsidRPr="005414CF">
        <w:t>uildVersion_dd_mm_yy.TXT</w:t>
      </w:r>
    </w:p>
    <w:p w14:paraId="0B107013" w14:textId="77777777" w:rsidR="00E56435" w:rsidRPr="005414CF" w:rsidRDefault="000F4FE5" w:rsidP="006E7A25">
      <w:pPr>
        <w:pStyle w:val="BodyText"/>
      </w:pPr>
      <w:r w:rsidRPr="005414CF">
        <w:t xml:space="preserve">Go to: </w:t>
      </w:r>
      <w:r w:rsidR="00E56435" w:rsidRPr="005414CF">
        <w:t xml:space="preserve"> C:\Documents and Settings\</w:t>
      </w:r>
      <w:proofErr w:type="spellStart"/>
      <w:r w:rsidR="00E56435" w:rsidRPr="005414CF">
        <w:t>YourVAUserName</w:t>
      </w:r>
      <w:proofErr w:type="spellEnd"/>
      <w:r w:rsidR="00E56435" w:rsidRPr="005414CF">
        <w:t>\Local Settings\Temp\DVBA_2.7_</w:t>
      </w:r>
      <w:r w:rsidRPr="005414CF">
        <w:t xml:space="preserve"> BuildVersion_dd_mm_yy.txt</w:t>
      </w:r>
    </w:p>
    <w:p w14:paraId="10A84BE4" w14:textId="77777777" w:rsidR="00DE21C4" w:rsidRDefault="00074FE6" w:rsidP="00530A77">
      <w:pPr>
        <w:pStyle w:val="Heading1"/>
      </w:pPr>
      <w:bookmarkStart w:id="386" w:name="_Toc5111361"/>
      <w:r>
        <w:t xml:space="preserve">CAPRI Application </w:t>
      </w:r>
      <w:r w:rsidR="00AD1946">
        <w:t>Maintenance</w:t>
      </w:r>
      <w:bookmarkEnd w:id="386"/>
    </w:p>
    <w:p w14:paraId="23742C24" w14:textId="77777777" w:rsidR="00074FE6" w:rsidRDefault="00074FE6" w:rsidP="007E70A9">
      <w:pPr>
        <w:pStyle w:val="Heading2"/>
      </w:pPr>
      <w:bookmarkStart w:id="387" w:name="_Toc5111362"/>
      <w:r>
        <w:t>CAPRI Application Software Maintenance</w:t>
      </w:r>
      <w:bookmarkEnd w:id="387"/>
    </w:p>
    <w:p w14:paraId="3ACE3167" w14:textId="77777777" w:rsidR="00074FE6" w:rsidRPr="005414CF" w:rsidRDefault="00074FE6" w:rsidP="00074FE6">
      <w:pPr>
        <w:pStyle w:val="BodyText"/>
      </w:pPr>
      <w:r w:rsidRPr="005414CF">
        <w:t>The National Patch Module currently resides on the FORUM server and is used to release VistA patches nationally.</w:t>
      </w:r>
    </w:p>
    <w:p w14:paraId="134A0B78" w14:textId="77777777" w:rsidR="00074FE6" w:rsidRPr="005414CF" w:rsidRDefault="00074FE6" w:rsidP="00074FE6">
      <w:pPr>
        <w:pStyle w:val="BodyText"/>
      </w:pPr>
      <w:r w:rsidRPr="005414CF">
        <w:t>Updates to the CAPRI application are distributed through the VA FORUM National Patch Module (NPM) under the DVBA namespace</w:t>
      </w:r>
      <w:r w:rsidR="00E2391F" w:rsidRPr="005414CF">
        <w:t xml:space="preserve">. </w:t>
      </w:r>
      <w:r w:rsidRPr="005414CF">
        <w:t>The DVBA namespace is shared with the Automated Medical Inform</w:t>
      </w:r>
      <w:r w:rsidR="00FE6952" w:rsidRPr="005414CF">
        <w:t xml:space="preserve">ation Exchange (AMIE) package. </w:t>
      </w:r>
      <w:r w:rsidR="00E2391F" w:rsidRPr="005414CF">
        <w:t>Patch names follow the fo</w:t>
      </w:r>
      <w:r w:rsidR="00E2391F">
        <w:t>rmat “DVBA*Version*</w:t>
      </w:r>
      <w:proofErr w:type="spellStart"/>
      <w:r w:rsidR="00E2391F">
        <w:t>PatchNumber</w:t>
      </w:r>
      <w:proofErr w:type="spellEnd"/>
      <w:r w:rsidR="00E2391F">
        <w:t>.”</w:t>
      </w:r>
    </w:p>
    <w:p w14:paraId="1AA6C646" w14:textId="77777777" w:rsidR="00074FE6" w:rsidRPr="005414CF" w:rsidRDefault="00074FE6" w:rsidP="00074FE6">
      <w:pPr>
        <w:pStyle w:val="BodyText"/>
      </w:pPr>
      <w:r w:rsidRPr="005414CF">
        <w:t>The patch consists of the patch description and the routines and VistA FileMan components in PackMan format for installation on the VistA server</w:t>
      </w:r>
      <w:r w:rsidR="00E2391F" w:rsidRPr="005414CF">
        <w:t xml:space="preserve">. </w:t>
      </w:r>
      <w:r w:rsidRPr="005414CF">
        <w:t>The patch description consists of an overview description of the patch, a functional overview, a list of the components released by the patch, retrieval instructions for the software and documentation, and installation instructions for the VistA server portion of the patch.</w:t>
      </w:r>
    </w:p>
    <w:p w14:paraId="0B113071" w14:textId="77777777" w:rsidR="00074FE6" w:rsidRPr="005414CF" w:rsidRDefault="00074FE6" w:rsidP="00074FE6">
      <w:pPr>
        <w:rPr>
          <w:sz w:val="22"/>
          <w:szCs w:val="22"/>
        </w:rPr>
      </w:pPr>
      <w:r w:rsidRPr="005414CF">
        <w:rPr>
          <w:sz w:val="22"/>
          <w:szCs w:val="22"/>
        </w:rPr>
        <w:t>CAPRI executable and documentation associated with the patch are retrieved from an FTP server designated by the VA for software downloads</w:t>
      </w:r>
      <w:r w:rsidR="00E2391F" w:rsidRPr="005414CF">
        <w:rPr>
          <w:sz w:val="22"/>
          <w:szCs w:val="22"/>
        </w:rPr>
        <w:t xml:space="preserve">. </w:t>
      </w:r>
      <w:r w:rsidRPr="005414CF">
        <w:rPr>
          <w:sz w:val="22"/>
          <w:szCs w:val="22"/>
        </w:rPr>
        <w:t>The software retrieval instructions are always added by the developer in the SOFTWARE AND DOCUMENTATION RETRIEVAL</w:t>
      </w:r>
      <w:r w:rsidRPr="005414CF">
        <w:rPr>
          <w:rFonts w:ascii="r_ansi" w:hAnsi="r_ansi"/>
          <w:sz w:val="22"/>
          <w:szCs w:val="22"/>
        </w:rPr>
        <w:t xml:space="preserve"> </w:t>
      </w:r>
      <w:r w:rsidRPr="005414CF">
        <w:rPr>
          <w:sz w:val="22"/>
          <w:szCs w:val="22"/>
        </w:rPr>
        <w:t>section of the patch description</w:t>
      </w:r>
      <w:r w:rsidR="00E2391F" w:rsidRPr="005414CF">
        <w:rPr>
          <w:sz w:val="22"/>
          <w:szCs w:val="22"/>
        </w:rPr>
        <w:t xml:space="preserve">. </w:t>
      </w:r>
      <w:r w:rsidRPr="005414CF">
        <w:rPr>
          <w:sz w:val="22"/>
          <w:szCs w:val="22"/>
        </w:rPr>
        <w:t xml:space="preserve">A separate installation guide is provided with each CAPRI patch that provides instructions </w:t>
      </w:r>
      <w:r w:rsidRPr="005414CF">
        <w:rPr>
          <w:sz w:val="22"/>
          <w:szCs w:val="22"/>
        </w:rPr>
        <w:lastRenderedPageBreak/>
        <w:t>for installing the CAPRI GUI</w:t>
      </w:r>
      <w:r w:rsidR="00E2391F" w:rsidRPr="005414CF">
        <w:rPr>
          <w:sz w:val="22"/>
          <w:szCs w:val="22"/>
        </w:rPr>
        <w:t xml:space="preserve">. </w:t>
      </w:r>
      <w:r w:rsidR="00B66571" w:rsidRPr="005414CF">
        <w:rPr>
          <w:sz w:val="22"/>
          <w:szCs w:val="22"/>
        </w:rPr>
        <w:t>New versions of the CAPRI GUI do not require installation of previous versions.</w:t>
      </w:r>
    </w:p>
    <w:p w14:paraId="2D7C1DB1" w14:textId="77777777" w:rsidR="00074FE6" w:rsidRPr="005640F1" w:rsidRDefault="00074FE6" w:rsidP="00074FE6">
      <w:pPr>
        <w:pStyle w:val="BodyText"/>
      </w:pPr>
      <w:r w:rsidRPr="00895037">
        <w:t>The Associated Patches section of the</w:t>
      </w:r>
      <w:r w:rsidRPr="005640F1">
        <w:t xml:space="preserve"> Patch Description lists any previous patches that must be installed prior to the new patch</w:t>
      </w:r>
      <w:r w:rsidR="00E2391F" w:rsidRPr="005640F1">
        <w:t xml:space="preserve">. </w:t>
      </w:r>
      <w:r w:rsidRPr="005640F1">
        <w:t>The Functional Overview section of the patch describes the functional and technical changes included in the patch</w:t>
      </w:r>
      <w:r w:rsidR="00E2391F" w:rsidRPr="00B56DDF">
        <w:t xml:space="preserve">. </w:t>
      </w:r>
      <w:r w:rsidRPr="00B56DDF">
        <w:t>The Installation Requirements section provides detailed instructions on the installation of all patch components.</w:t>
      </w:r>
    </w:p>
    <w:p w14:paraId="0D8BE373" w14:textId="77777777" w:rsidR="00BE39E9" w:rsidRDefault="00074FE6" w:rsidP="00074FE6">
      <w:pPr>
        <w:pStyle w:val="BodyText"/>
      </w:pPr>
      <w:r w:rsidRPr="005640F1">
        <w:t xml:space="preserve">When a CAPRI patch includes new </w:t>
      </w:r>
      <w:r>
        <w:t>GUI</w:t>
      </w:r>
      <w:r w:rsidRPr="005640F1">
        <w:t>, the Software and Documentation Retrieval section indicates the name of the GUI distribution (zip) file, the installed executable version, and the file size</w:t>
      </w:r>
      <w:r w:rsidR="00E2391F" w:rsidRPr="005640F1">
        <w:t xml:space="preserve">. </w:t>
      </w:r>
      <w:r w:rsidRPr="005640F1">
        <w:t>This section also provides primary and alternative FTP download locations of the installation file, any Release Notes, and other updated documentation files</w:t>
      </w:r>
      <w:r w:rsidR="00E2391F" w:rsidRPr="005640F1">
        <w:t xml:space="preserve">. </w:t>
      </w:r>
      <w:r w:rsidRPr="005640F1">
        <w:t xml:space="preserve">Updated patch documentation is uploaded to the </w:t>
      </w:r>
      <w:r w:rsidR="00BE39E9">
        <w:t xml:space="preserve">VDL </w:t>
      </w:r>
      <w:r w:rsidR="00BE39E9" w:rsidRPr="005640F1">
        <w:t>within three days of the patch release</w:t>
      </w:r>
      <w:r w:rsidR="00BE39E9">
        <w:t xml:space="preserve"> at the following URL:</w:t>
      </w:r>
    </w:p>
    <w:p w14:paraId="4AA16594" w14:textId="77777777" w:rsidR="00074FE6" w:rsidRDefault="00697775" w:rsidP="00074FE6">
      <w:pPr>
        <w:pStyle w:val="BodyText"/>
      </w:pPr>
      <w:hyperlink r:id="rId68" w:history="1">
        <w:r w:rsidR="00BE39E9" w:rsidRPr="00D62ADA">
          <w:rPr>
            <w:rStyle w:val="Hyperlink"/>
            <w:sz w:val="22"/>
          </w:rPr>
          <w:t>http://www.va.gov/vdl/application.asp?appid=133</w:t>
        </w:r>
      </w:hyperlink>
    </w:p>
    <w:p w14:paraId="2CC2BE73" w14:textId="77777777" w:rsidR="00074FE6" w:rsidRPr="005640F1" w:rsidRDefault="00074FE6" w:rsidP="00074FE6">
      <w:pPr>
        <w:pStyle w:val="BodyText"/>
      </w:pPr>
      <w:r w:rsidRPr="005640F1">
        <w:t>When a CAPRI patch contains a new GUI version, users should be aware of any notes regarding the timing of installation of the M components and providing the new GUI to users.</w:t>
      </w:r>
    </w:p>
    <w:p w14:paraId="461119E5" w14:textId="77777777" w:rsidR="00074FE6" w:rsidRPr="00074FE6" w:rsidRDefault="00074FE6" w:rsidP="00074FE6">
      <w:pPr>
        <w:pStyle w:val="BodyText"/>
      </w:pPr>
      <w:r w:rsidRPr="005640F1">
        <w:t>VA staff with access to FORUM can subscribe to receive notification of newly released CAPRI patches by selecting the FORUM “Patch User Menu” option, “Select Packages for Notification” sub-option, then selecting the AMIE package.</w:t>
      </w:r>
    </w:p>
    <w:p w14:paraId="191B310C" w14:textId="77777777" w:rsidR="008420F3" w:rsidRDefault="00074FE6" w:rsidP="007E70A9">
      <w:pPr>
        <w:pStyle w:val="Heading2"/>
      </w:pPr>
      <w:bookmarkStart w:id="388" w:name="_Toc5111363"/>
      <w:r>
        <w:t xml:space="preserve">C&amp;P Worksheet Template </w:t>
      </w:r>
      <w:r w:rsidR="009E5FA5">
        <w:t>Maintenance</w:t>
      </w:r>
      <w:bookmarkEnd w:id="388"/>
    </w:p>
    <w:p w14:paraId="43355E72" w14:textId="77777777" w:rsidR="00074FE6" w:rsidRPr="00EF5C54" w:rsidRDefault="00074FE6" w:rsidP="00A66FAE">
      <w:pPr>
        <w:pStyle w:val="BodyText"/>
      </w:pPr>
      <w:r w:rsidRPr="00EF5C54">
        <w:t>CAPRI template files are in an ever evolving environment</w:t>
      </w:r>
      <w:r w:rsidR="00E2391F" w:rsidRPr="00EF5C54">
        <w:t xml:space="preserve">. </w:t>
      </w:r>
      <w:r w:rsidRPr="00EF5C54">
        <w:t>To obtain the latest information available information it is best to retrieve a list each time.</w:t>
      </w:r>
    </w:p>
    <w:p w14:paraId="71750105" w14:textId="77777777" w:rsidR="008420F3" w:rsidRPr="005640F1" w:rsidRDefault="008420F3" w:rsidP="006E7A25">
      <w:pPr>
        <w:pStyle w:val="BodyText"/>
      </w:pPr>
      <w:r w:rsidRPr="00EF5C54">
        <w:t>CAPRI examination templates are stored in the CAPRI TEMPLATE DEFINITION file</w:t>
      </w:r>
      <w:r w:rsidR="00E2391F" w:rsidRPr="00EF5C54">
        <w:t xml:space="preserve">. </w:t>
      </w:r>
      <w:r w:rsidRPr="00EF5C54">
        <w:t>This file</w:t>
      </w:r>
      <w:r w:rsidRPr="005640F1">
        <w:t xml:space="preserve"> maintains a list of definitions used to generate examination templates in the CAPRI </w:t>
      </w:r>
      <w:r w:rsidR="00700E97">
        <w:t>Graphical User Interface (</w:t>
      </w:r>
      <w:r w:rsidRPr="005640F1">
        <w:t>GUI</w:t>
      </w:r>
      <w:r w:rsidR="00700E97">
        <w:t>)</w:t>
      </w:r>
      <w:r w:rsidR="00E2391F" w:rsidRPr="005640F1">
        <w:t xml:space="preserve">. </w:t>
      </w:r>
      <w:r w:rsidRPr="005640F1">
        <w:t>Entries in the CAPRI TEMPLATE DEFINITION file are used by the CAPRI application to create the examination templates in the CAPRI GUI. Retired template definitions are retained in the file for historical purposes</w:t>
      </w:r>
      <w:r w:rsidR="00E2391F" w:rsidRPr="005640F1">
        <w:t xml:space="preserve">. </w:t>
      </w:r>
      <w:r w:rsidRPr="005640F1">
        <w:t>This file should remain standardized be</w:t>
      </w:r>
      <w:r w:rsidR="00111DC1">
        <w:t>tween all sites</w:t>
      </w:r>
      <w:r w:rsidR="00E2391F">
        <w:t xml:space="preserve">. </w:t>
      </w:r>
      <w:r w:rsidR="00111DC1">
        <w:t>No additions,</w:t>
      </w:r>
      <w:r w:rsidR="00DE21C4">
        <w:t xml:space="preserve"> modifications, </w:t>
      </w:r>
      <w:r w:rsidRPr="005640F1">
        <w:t>or editions should be made to this file except through t</w:t>
      </w:r>
      <w:r w:rsidR="00111DC1">
        <w:t>he remote PUSH utility.</w:t>
      </w:r>
    </w:p>
    <w:p w14:paraId="30B51334" w14:textId="77777777" w:rsidR="00BE39E9" w:rsidRDefault="008420F3" w:rsidP="006E7A25">
      <w:pPr>
        <w:pStyle w:val="BodyText"/>
      </w:pPr>
      <w:r w:rsidRPr="005640F1">
        <w:t>Entries in the CAPRI TEMPLATE DEFINITION file are maintained remotely</w:t>
      </w:r>
      <w:r w:rsidR="00E2391F" w:rsidRPr="005640F1">
        <w:t xml:space="preserve">. </w:t>
      </w:r>
      <w:r w:rsidRPr="005640F1">
        <w:t xml:space="preserve">The </w:t>
      </w:r>
      <w:r w:rsidR="006F597F" w:rsidRPr="006F597F">
        <w:t>Business Engineering Services Team</w:t>
      </w:r>
      <w:r w:rsidR="006F597F">
        <w:t xml:space="preserve"> (BEST) </w:t>
      </w:r>
      <w:r w:rsidRPr="005640F1">
        <w:t xml:space="preserve">team manages the CAPRI TEMPLATE DEFINITION file using the </w:t>
      </w:r>
      <w:r w:rsidR="006F597F">
        <w:t xml:space="preserve">CAPRI Template </w:t>
      </w:r>
      <w:r w:rsidRPr="005640F1">
        <w:t>PUSH utility</w:t>
      </w:r>
      <w:r w:rsidR="00E2391F" w:rsidRPr="005640F1">
        <w:t xml:space="preserve">. </w:t>
      </w:r>
      <w:r w:rsidR="006F597F">
        <w:t>Organizationally, t</w:t>
      </w:r>
      <w:r w:rsidR="00074FE6">
        <w:t xml:space="preserve">he </w:t>
      </w:r>
      <w:r w:rsidR="006F597F" w:rsidRPr="006F597F">
        <w:t>(BEST) falls under Systems Management within the VHA Chief Business Office (CBO</w:t>
      </w:r>
      <w:r w:rsidR="006F597F">
        <w:t>)</w:t>
      </w:r>
      <w:r w:rsidR="00E2391F">
        <w:t xml:space="preserve">. </w:t>
      </w:r>
      <w:r w:rsidRPr="005640F1">
        <w:t xml:space="preserve">Insight into this utility can be gained from the </w:t>
      </w:r>
      <w:r w:rsidRPr="00341B3F">
        <w:rPr>
          <w:u w:val="single"/>
        </w:rPr>
        <w:t>CAPRI PUSH DBQ Utility User Manual</w:t>
      </w:r>
      <w:r w:rsidRPr="005640F1">
        <w:t xml:space="preserve"> document at</w:t>
      </w:r>
      <w:r w:rsidR="00BE39E9">
        <w:t xml:space="preserve"> the following URL</w:t>
      </w:r>
      <w:r w:rsidRPr="005640F1">
        <w:t>:</w:t>
      </w:r>
      <w:r w:rsidR="00BE39E9">
        <w:t xml:space="preserve"> </w:t>
      </w:r>
    </w:p>
    <w:p w14:paraId="2DAE8B6E" w14:textId="77777777" w:rsidR="003B60C7" w:rsidRDefault="00697775" w:rsidP="006E7A25">
      <w:pPr>
        <w:pStyle w:val="BodyText"/>
        <w:rPr>
          <w:rStyle w:val="Hyperlink"/>
          <w:color w:val="auto"/>
          <w:sz w:val="22"/>
          <w:u w:val="none"/>
        </w:rPr>
      </w:pPr>
      <w:hyperlink r:id="rId69" w:history="1">
        <w:r w:rsidR="003118FE" w:rsidRPr="00610AD6">
          <w:rPr>
            <w:rStyle w:val="Hyperlink"/>
            <w:sz w:val="22"/>
          </w:rPr>
          <w:t>http://www.va.gov/vdl/application.asp?appid=133</w:t>
        </w:r>
      </w:hyperlink>
    </w:p>
    <w:p w14:paraId="1C27D720" w14:textId="77777777" w:rsidR="000B0204" w:rsidRDefault="003B60C7" w:rsidP="006E7A25">
      <w:pPr>
        <w:pStyle w:val="BodyText"/>
      </w:pPr>
      <w:r>
        <w:t>T</w:t>
      </w:r>
      <w:r w:rsidR="000B0204" w:rsidRPr="005640F1">
        <w:t xml:space="preserve">his utility is used only by </w:t>
      </w:r>
      <w:r w:rsidR="000B0204">
        <w:t>VBA Comp Service. PUSH utility users log on</w:t>
      </w:r>
      <w:r w:rsidR="000B0204" w:rsidRPr="005640F1">
        <w:t xml:space="preserve">to the CLAIMS Server for authentication and </w:t>
      </w:r>
      <w:r w:rsidR="000B0204" w:rsidRPr="00B56DDF">
        <w:t>v</w:t>
      </w:r>
      <w:r w:rsidR="000B0204" w:rsidRPr="005640F1">
        <w:t>erification. The user performing a PUSH operation must be assigned the option DVBA MANAGE CAPRI TMPLTES GUI option.</w:t>
      </w:r>
      <w:r w:rsidR="000B0204">
        <w:t xml:space="preserve"> </w:t>
      </w:r>
      <w:r w:rsidR="000B0204" w:rsidRPr="005640F1">
        <w:t>This option exists only on the CLAIMS and TEST CLAIMS systems, since this is where the operator is authenticated and where the initial context is created. The option DVBA CAPRI GUI is used to create the context for connection to sites where the template definitions are actually updated. Questions about and issues with the PUSH u</w:t>
      </w:r>
      <w:r w:rsidR="000B0204">
        <w:t>tility should be addressed to: VBA Comp Service</w:t>
      </w:r>
    </w:p>
    <w:p w14:paraId="3F74AA23" w14:textId="77777777" w:rsidR="002F2FC4" w:rsidRPr="008F6701" w:rsidRDefault="002F2FC4" w:rsidP="00530A77">
      <w:pPr>
        <w:pStyle w:val="Heading1"/>
      </w:pPr>
      <w:bookmarkStart w:id="389" w:name="_Toc5111364"/>
      <w:r w:rsidRPr="008F6701">
        <w:lastRenderedPageBreak/>
        <w:t>Applications Development Tools and Usage</w:t>
      </w:r>
      <w:bookmarkEnd w:id="389"/>
    </w:p>
    <w:p w14:paraId="79AFCD70" w14:textId="77777777" w:rsidR="000D1408" w:rsidRPr="00654B5A" w:rsidRDefault="000D1408" w:rsidP="00530A77">
      <w:pPr>
        <w:pStyle w:val="Heading1"/>
      </w:pPr>
      <w:bookmarkStart w:id="390" w:name="_Toc5111365"/>
      <w:r w:rsidRPr="00654B5A">
        <w:t>Code Repository Tool (Version Control)</w:t>
      </w:r>
      <w:bookmarkEnd w:id="390"/>
    </w:p>
    <w:p w14:paraId="686941E3" w14:textId="77777777" w:rsidR="008E238A" w:rsidRDefault="00721006" w:rsidP="006E7A25">
      <w:pPr>
        <w:pStyle w:val="BodyText"/>
      </w:pPr>
      <w:r>
        <w:t xml:space="preserve">The </w:t>
      </w:r>
      <w:r w:rsidR="00654B5A">
        <w:t>Delphi application utilize</w:t>
      </w:r>
      <w:r w:rsidR="005164DB">
        <w:t>s</w:t>
      </w:r>
      <w:r w:rsidR="00307184">
        <w:t xml:space="preserve"> the Rational Team Concert</w:t>
      </w:r>
      <w:r w:rsidR="00654B5A">
        <w:t xml:space="preserve"> tool</w:t>
      </w:r>
      <w:r>
        <w:t xml:space="preserve"> for version control</w:t>
      </w:r>
      <w:r w:rsidR="00E2391F">
        <w:t xml:space="preserve">. </w:t>
      </w:r>
      <w:r w:rsidR="00654B5A">
        <w:t xml:space="preserve">Its </w:t>
      </w:r>
      <w:r>
        <w:t>VA approv</w:t>
      </w:r>
      <w:r w:rsidR="00325AD2">
        <w:t>al documentation</w:t>
      </w:r>
      <w:r>
        <w:t xml:space="preserve"> </w:t>
      </w:r>
      <w:r w:rsidR="00654B5A">
        <w:t xml:space="preserve">is located </w:t>
      </w:r>
      <w:r w:rsidR="00654B5A" w:rsidRPr="00721006">
        <w:t>at URL:</w:t>
      </w:r>
      <w:r w:rsidR="00654B5A">
        <w:t xml:space="preserve">  </w:t>
      </w:r>
      <w:hyperlink r:id="rId70" w:history="1">
        <w:r w:rsidRPr="00FE5126">
          <w:rPr>
            <w:rStyle w:val="Hyperlink"/>
            <w:sz w:val="22"/>
          </w:rPr>
          <w:t>http://www.va.gov/TRM/ToolPage.asp?tid=39</w:t>
        </w:r>
      </w:hyperlink>
    </w:p>
    <w:p w14:paraId="29119994" w14:textId="77777777" w:rsidR="00F80754" w:rsidRPr="000F3ADC" w:rsidRDefault="00F80754" w:rsidP="00530A77">
      <w:pPr>
        <w:pStyle w:val="Heading1"/>
      </w:pPr>
      <w:bookmarkStart w:id="391" w:name="_Toc5111366"/>
      <w:r w:rsidRPr="000F3ADC">
        <w:t>CAPRI Source Files for Delphi 2006</w:t>
      </w:r>
      <w:bookmarkEnd w:id="391"/>
    </w:p>
    <w:p w14:paraId="233D7CC3" w14:textId="77777777" w:rsidR="00454074" w:rsidRDefault="00454074" w:rsidP="006E7A25">
      <w:pPr>
        <w:pStyle w:val="BodyText"/>
      </w:pPr>
      <w:r>
        <w:t>The CAPRI application is developed in Delphi 2006</w:t>
      </w:r>
      <w:r w:rsidR="00E2391F">
        <w:t xml:space="preserve">. </w:t>
      </w:r>
      <w:r>
        <w:t>Standard source file name extensions are preserved as required by the development tool</w:t>
      </w:r>
      <w:r w:rsidR="00E2391F">
        <w:t xml:space="preserve">. </w:t>
      </w:r>
      <w:r>
        <w:t>These file name extensions are .</w:t>
      </w:r>
      <w:proofErr w:type="spellStart"/>
      <w:r>
        <w:t>dfm</w:t>
      </w:r>
      <w:proofErr w:type="spellEnd"/>
      <w:r>
        <w:t>, .pas, .res, and .</w:t>
      </w:r>
      <w:proofErr w:type="spellStart"/>
      <w:r>
        <w:t>drc</w:t>
      </w:r>
      <w:proofErr w:type="spellEnd"/>
      <w:r>
        <w:t xml:space="preserve"> </w:t>
      </w:r>
    </w:p>
    <w:p w14:paraId="08E80EF3" w14:textId="77777777" w:rsidR="00454074" w:rsidRDefault="00454074" w:rsidP="006E7A25">
      <w:pPr>
        <w:pStyle w:val="BodyText"/>
      </w:pPr>
      <w:r>
        <w:t>The CAPRI source files are stored on a Rational ClearQuest Server</w:t>
      </w:r>
      <w:r w:rsidR="00E2391F">
        <w:t xml:space="preserve">. </w:t>
      </w:r>
      <w:r>
        <w:t xml:space="preserve">Your code must be checked into ClearQuest once modifications have passed testing by the developer. </w:t>
      </w:r>
    </w:p>
    <w:p w14:paraId="4992260A" w14:textId="77777777" w:rsidR="00454074" w:rsidRDefault="00454074" w:rsidP="006E7A25">
      <w:pPr>
        <w:pStyle w:val="BodyText"/>
      </w:pPr>
      <w:r>
        <w:t>Due to the longevity of the CAPRI project only limited unit description and usage is available</w:t>
      </w:r>
      <w:r w:rsidR="00E2391F">
        <w:t xml:space="preserve">. </w:t>
      </w:r>
      <w:r>
        <w:t xml:space="preserve">The developer will need to reference the CAPRI GUI User </w:t>
      </w:r>
      <w:r w:rsidR="0070067B">
        <w:t>Manual</w:t>
      </w:r>
      <w:r>
        <w:t xml:space="preserve"> to obtain and understand what logic occurs when executing the application</w:t>
      </w:r>
      <w:r w:rsidR="00E2391F">
        <w:t xml:space="preserve">. </w:t>
      </w:r>
      <w:r>
        <w:t xml:space="preserve">By using the CAPRI GUI User </w:t>
      </w:r>
      <w:r w:rsidR="0070067B">
        <w:t>Manual</w:t>
      </w:r>
      <w:r>
        <w:t>, adding break points in the Delphi 2006 IDE, the developer will obtain an understanding of the Functions, Procedures, RPCs, input and output file, and parameter list and usage.</w:t>
      </w:r>
    </w:p>
    <w:p w14:paraId="06CA3C75" w14:textId="77777777" w:rsidR="00181BF0" w:rsidRDefault="00181BF0" w:rsidP="006E7A25">
      <w:pPr>
        <w:pStyle w:val="BodyText"/>
      </w:pPr>
      <w:r>
        <w:t xml:space="preserve">Select the latest version of the </w:t>
      </w:r>
      <w:r w:rsidRPr="00DC1E21">
        <w:rPr>
          <w:u w:val="single"/>
        </w:rPr>
        <w:t>CAPRI GUI User Manual</w:t>
      </w:r>
      <w:r>
        <w:t xml:space="preserve"> at the following URL: </w:t>
      </w:r>
      <w:hyperlink r:id="rId71" w:history="1">
        <w:r w:rsidRPr="00610AD6">
          <w:rPr>
            <w:rStyle w:val="Hyperlink"/>
            <w:sz w:val="22"/>
          </w:rPr>
          <w:t>http://www.va.gov/vdl/application.asp?appid=133</w:t>
        </w:r>
      </w:hyperlink>
    </w:p>
    <w:p w14:paraId="177DFA6C" w14:textId="77777777" w:rsidR="006378C1" w:rsidRDefault="003929A0" w:rsidP="000D60D0">
      <w:pPr>
        <w:pStyle w:val="BodyText"/>
        <w:spacing w:after="0"/>
      </w:pPr>
      <w:r>
        <w:t xml:space="preserve">For any additional assistance refer to Section </w:t>
      </w:r>
      <w:r w:rsidR="00EF5C54">
        <w:fldChar w:fldCharType="begin"/>
      </w:r>
      <w:r w:rsidR="00EF5C54">
        <w:instrText xml:space="preserve"> REF _Ref328722166 \r \h </w:instrText>
      </w:r>
      <w:r w:rsidR="00EF5C54">
        <w:fldChar w:fldCharType="separate"/>
      </w:r>
      <w:r w:rsidR="007D623E">
        <w:t>1.4</w:t>
      </w:r>
      <w:r w:rsidR="00EF5C54">
        <w:fldChar w:fldCharType="end"/>
      </w:r>
      <w:r>
        <w:t>, CAPRI Technical Support, for contact information.</w:t>
      </w:r>
    </w:p>
    <w:p w14:paraId="4540F263" w14:textId="15D4259A" w:rsidR="00CB6E25" w:rsidRDefault="00CB6E25" w:rsidP="007510AA">
      <w:pPr>
        <w:pStyle w:val="Heading1"/>
      </w:pPr>
      <w:bookmarkStart w:id="392" w:name="_Toc5111367"/>
      <w:bookmarkStart w:id="393" w:name="_GoBack"/>
      <w:bookmarkEnd w:id="393"/>
      <w:r>
        <w:t>Remote Procedure Calls</w:t>
      </w:r>
      <w:bookmarkEnd w:id="392"/>
    </w:p>
    <w:p w14:paraId="7F9DC8AD" w14:textId="53126DED" w:rsidR="00236C32" w:rsidRPr="00FE604B" w:rsidRDefault="00236C32" w:rsidP="007510AA">
      <w:pPr>
        <w:pStyle w:val="Heading2"/>
        <w:rPr>
          <w:rStyle w:val="normaltextrun1"/>
        </w:rPr>
      </w:pPr>
      <w:bookmarkStart w:id="394" w:name="_Toc5111368"/>
      <w:r w:rsidRPr="00FE604B">
        <w:t>CAPRI Remote Procedure Calls Logger</w:t>
      </w:r>
      <w:bookmarkEnd w:id="394"/>
    </w:p>
    <w:p w14:paraId="3C79882D" w14:textId="6F5DD158" w:rsidR="00236C32" w:rsidRDefault="00236C32" w:rsidP="008334D7">
      <w:pPr>
        <w:spacing w:before="120" w:after="120"/>
      </w:pPr>
      <w:r>
        <w:t xml:space="preserve">The RPC Logger was created to better identify errors received in the field. Only members of the IT support team will have the ability to view the log file. By default, the RPC Logger is set to </w:t>
      </w:r>
      <w:r>
        <w:rPr>
          <w:b/>
          <w:bCs/>
        </w:rPr>
        <w:t>OFF</w:t>
      </w:r>
      <w:r>
        <w:t xml:space="preserve"> and is controlled by a command line parameter in the Shortcut Target line. Below are the defined command line parameters accepted to control the status of the RPC Logger:</w:t>
      </w:r>
    </w:p>
    <w:p w14:paraId="74043D13" w14:textId="77777777" w:rsidR="00236C32" w:rsidRDefault="00236C32" w:rsidP="008334D7">
      <w:pPr>
        <w:pStyle w:val="ListParagraph"/>
        <w:numPr>
          <w:ilvl w:val="0"/>
          <w:numId w:val="24"/>
        </w:numPr>
        <w:spacing w:before="120" w:after="120"/>
        <w:contextualSpacing w:val="0"/>
      </w:pPr>
      <w:r>
        <w:t xml:space="preserve">CAPRI will accept the command line parameters </w:t>
      </w:r>
      <w:r w:rsidRPr="00236C32">
        <w:rPr>
          <w:b/>
          <w:bCs/>
        </w:rPr>
        <w:t>CH=</w:t>
      </w:r>
    </w:p>
    <w:p w14:paraId="61A7F2D1" w14:textId="77777777" w:rsidR="00236C32" w:rsidRDefault="00236C32" w:rsidP="008334D7">
      <w:pPr>
        <w:pStyle w:val="ListParagraph"/>
        <w:numPr>
          <w:ilvl w:val="0"/>
          <w:numId w:val="24"/>
        </w:numPr>
        <w:spacing w:before="120" w:after="120"/>
        <w:contextualSpacing w:val="0"/>
      </w:pPr>
      <w:r>
        <w:t xml:space="preserve">Omitting the </w:t>
      </w:r>
      <w:r w:rsidRPr="00236C32">
        <w:rPr>
          <w:b/>
          <w:bCs/>
        </w:rPr>
        <w:t>CH=</w:t>
      </w:r>
      <w:r>
        <w:t xml:space="preserve"> parameter or setting </w:t>
      </w:r>
      <w:r w:rsidRPr="00236C32">
        <w:rPr>
          <w:b/>
          <w:bCs/>
        </w:rPr>
        <w:t>CH=0</w:t>
      </w:r>
      <w:r>
        <w:t xml:space="preserve"> will turn off the RPC Logger.</w:t>
      </w:r>
    </w:p>
    <w:p w14:paraId="031B31F1" w14:textId="77777777" w:rsidR="00236C32" w:rsidRDefault="00236C32" w:rsidP="008334D7">
      <w:pPr>
        <w:pStyle w:val="ListParagraph"/>
        <w:numPr>
          <w:ilvl w:val="0"/>
          <w:numId w:val="24"/>
        </w:numPr>
        <w:spacing w:before="120" w:after="120"/>
        <w:contextualSpacing w:val="0"/>
      </w:pPr>
      <w:r>
        <w:t xml:space="preserve">The CH= parameter can be followed by any number. The number will represent the number of days to keep the log before writing over the data stored. For example, the command line parameter </w:t>
      </w:r>
      <w:r w:rsidRPr="00236C32">
        <w:rPr>
          <w:b/>
          <w:bCs/>
        </w:rPr>
        <w:t>CH=3</w:t>
      </w:r>
      <w:r>
        <w:t xml:space="preserve"> will turn on the RPC Logger and store data for 3 days. On the 4</w:t>
      </w:r>
      <w:r w:rsidRPr="00236C32">
        <w:rPr>
          <w:vertAlign w:val="superscript"/>
        </w:rPr>
        <w:t xml:space="preserve">th </w:t>
      </w:r>
      <w:r>
        <w:t>day the logger will be deleted and start storing data for another 3 days.</w:t>
      </w:r>
    </w:p>
    <w:p w14:paraId="05100D92" w14:textId="77777777" w:rsidR="00236C32" w:rsidRPr="00236C32" w:rsidRDefault="00236C32" w:rsidP="008334D7">
      <w:pPr>
        <w:spacing w:before="120" w:after="120"/>
      </w:pPr>
    </w:p>
    <w:p w14:paraId="56FCB143" w14:textId="1219B768" w:rsidR="004B1698" w:rsidRPr="00FE604B" w:rsidRDefault="004B1698" w:rsidP="00FE604B">
      <w:pPr>
        <w:pStyle w:val="Heading2"/>
      </w:pPr>
      <w:bookmarkStart w:id="395" w:name="_Toc5111369"/>
      <w:r w:rsidRPr="00FE604B">
        <w:t>CAPRI Remote Procedure Call</w:t>
      </w:r>
      <w:r w:rsidR="00041FC3" w:rsidRPr="00FE604B">
        <w:t>s</w:t>
      </w:r>
      <w:r w:rsidR="00615AD7" w:rsidRPr="00FE604B">
        <w:t xml:space="preserve"> (RPCs)</w:t>
      </w:r>
      <w:r w:rsidRPr="00FE604B">
        <w:t xml:space="preserve"> for MUMPS</w:t>
      </w:r>
      <w:bookmarkEnd w:id="395"/>
    </w:p>
    <w:p w14:paraId="372941BD" w14:textId="77777777" w:rsidR="007241AC" w:rsidRPr="00AB53C3" w:rsidRDefault="007241AC" w:rsidP="006E7A25">
      <w:pPr>
        <w:pStyle w:val="BodyText"/>
      </w:pPr>
      <w:r w:rsidRPr="00AB53C3">
        <w:t xml:space="preserve">See </w:t>
      </w:r>
      <w:r w:rsidR="00277EC4">
        <w:t>(</w:t>
      </w:r>
      <w:r w:rsidR="00277EC4">
        <w:fldChar w:fldCharType="begin"/>
      </w:r>
      <w:r w:rsidR="00277EC4">
        <w:instrText xml:space="preserve"> REF _Ref514935233 \h </w:instrText>
      </w:r>
      <w:r w:rsidR="00277EC4">
        <w:fldChar w:fldCharType="separate"/>
      </w:r>
      <w:r w:rsidR="00277EC4" w:rsidRPr="007629C5">
        <w:rPr>
          <w:rStyle w:val="HeaderChar"/>
          <w:sz w:val="22"/>
        </w:rPr>
        <w:t>Appendix</w:t>
      </w:r>
      <w:r w:rsidR="00277EC4" w:rsidRPr="00475D2F">
        <w:rPr>
          <w:rStyle w:val="HeaderChar"/>
          <w:sz w:val="22"/>
        </w:rPr>
        <w:t xml:space="preserve"> A - CAPRI Remote Procedure Calls</w:t>
      </w:r>
      <w:r w:rsidR="00277EC4">
        <w:rPr>
          <w:rStyle w:val="HeaderChar"/>
          <w:sz w:val="22"/>
        </w:rPr>
        <w:t>)</w:t>
      </w:r>
      <w:r w:rsidR="00277EC4">
        <w:rPr>
          <w:rStyle w:val="HeaderChar"/>
          <w:sz w:val="36"/>
        </w:rPr>
        <w:t xml:space="preserve"> </w:t>
      </w:r>
      <w:r w:rsidR="00277EC4">
        <w:fldChar w:fldCharType="end"/>
      </w:r>
      <w:r w:rsidRPr="00AB53C3">
        <w:t xml:space="preserve">for a list of detailed RPCs used by the CAPRI </w:t>
      </w:r>
      <w:r w:rsidR="0007221E" w:rsidRPr="00FB4A69">
        <w:t>Graphical User Interface</w:t>
      </w:r>
      <w:r w:rsidR="0007221E" w:rsidRPr="00AB53C3">
        <w:t xml:space="preserve"> </w:t>
      </w:r>
      <w:r w:rsidR="0007221E">
        <w:t>(</w:t>
      </w:r>
      <w:r w:rsidRPr="00AB53C3">
        <w:t>GUI</w:t>
      </w:r>
      <w:r w:rsidR="0007221E">
        <w:t>)</w:t>
      </w:r>
      <w:r w:rsidRPr="00AB53C3">
        <w:t xml:space="preserve"> software.</w:t>
      </w:r>
    </w:p>
    <w:p w14:paraId="44CBC6CD" w14:textId="77777777" w:rsidR="00AB53C3" w:rsidRPr="00AB53C3" w:rsidRDefault="00AB53C3" w:rsidP="001B3C44">
      <w:pPr>
        <w:pStyle w:val="BodyText"/>
        <w:spacing w:after="0"/>
      </w:pPr>
      <w:r w:rsidRPr="00AB53C3">
        <w:t>To duplicate the list of RPCs in Appendix &lt;&gt;, do the following:</w:t>
      </w:r>
    </w:p>
    <w:p w14:paraId="589689D4" w14:textId="4E9354EC" w:rsidR="00AB53C3" w:rsidRDefault="00AB53C3" w:rsidP="001B3C44">
      <w:pPr>
        <w:pStyle w:val="BodyText"/>
        <w:tabs>
          <w:tab w:val="left" w:pos="360"/>
        </w:tabs>
        <w:spacing w:before="0"/>
        <w:ind w:left="360" w:hanging="360"/>
      </w:pPr>
      <w:r>
        <w:t>1.</w:t>
      </w:r>
      <w:r>
        <w:tab/>
      </w:r>
      <w:r>
        <w:t>Type "D P^DI" to start File</w:t>
      </w:r>
      <w:r w:rsidR="008334D7">
        <w:t>M</w:t>
      </w:r>
      <w:r>
        <w:t>an.</w:t>
      </w:r>
    </w:p>
    <w:p w14:paraId="22325E50" w14:textId="77777777" w:rsidR="00AB53C3" w:rsidRDefault="00AB53C3" w:rsidP="000D60D0">
      <w:pPr>
        <w:pStyle w:val="BodyText"/>
        <w:tabs>
          <w:tab w:val="left" w:pos="360"/>
        </w:tabs>
        <w:ind w:left="360" w:hanging="360"/>
      </w:pPr>
      <w:r>
        <w:t>2.</w:t>
      </w:r>
      <w:r>
        <w:tab/>
      </w:r>
      <w:r>
        <w:t>At "Select OPTION:", select option 2, "PRINT FILE ENTRIES</w:t>
      </w:r>
      <w:r w:rsidR="00E2391F">
        <w:t>.”</w:t>
      </w:r>
    </w:p>
    <w:p w14:paraId="0158E3CE" w14:textId="77777777" w:rsidR="00AB53C3" w:rsidRDefault="00AB53C3" w:rsidP="000D60D0">
      <w:pPr>
        <w:pStyle w:val="BodyText"/>
        <w:tabs>
          <w:tab w:val="left" w:pos="360"/>
        </w:tabs>
        <w:ind w:left="360" w:hanging="360"/>
      </w:pPr>
      <w:r>
        <w:lastRenderedPageBreak/>
        <w:t>3.</w:t>
      </w:r>
      <w:r>
        <w:tab/>
      </w:r>
      <w:r>
        <w:t>At "OUTPUT FROM WHAT FILE:", enter "REMOTE PROCEDURE</w:t>
      </w:r>
      <w:r w:rsidR="00E2391F">
        <w:t>.”</w:t>
      </w:r>
    </w:p>
    <w:p w14:paraId="4A2806EA" w14:textId="77777777" w:rsidR="00AB53C3" w:rsidRDefault="00AB53C3" w:rsidP="000D60D0">
      <w:pPr>
        <w:pStyle w:val="BodyText"/>
        <w:tabs>
          <w:tab w:val="left" w:pos="360"/>
        </w:tabs>
        <w:ind w:left="360" w:hanging="360"/>
      </w:pPr>
      <w:r>
        <w:t>4.</w:t>
      </w:r>
      <w:r>
        <w:tab/>
      </w:r>
      <w:r>
        <w:t>Accept the default for "SORT BY: NAME//" by hitting RETURN.</w:t>
      </w:r>
    </w:p>
    <w:p w14:paraId="7C9E17DF" w14:textId="77777777" w:rsidR="00AB53C3" w:rsidRDefault="00AB53C3" w:rsidP="000D60D0">
      <w:pPr>
        <w:pStyle w:val="BodyText"/>
        <w:tabs>
          <w:tab w:val="left" w:pos="360"/>
        </w:tabs>
        <w:ind w:left="360" w:hanging="360"/>
      </w:pPr>
      <w:r>
        <w:t>5.</w:t>
      </w:r>
      <w:r>
        <w:tab/>
      </w:r>
      <w:r>
        <w:t>At "START WITH NAME: FIRST//", enter "DVBA" to start with the first CAPRI RPC name.</w:t>
      </w:r>
    </w:p>
    <w:p w14:paraId="5806BBA6" w14:textId="77777777" w:rsidR="00AB53C3" w:rsidRDefault="00AB53C3" w:rsidP="000D60D0">
      <w:pPr>
        <w:pStyle w:val="BodyText"/>
        <w:tabs>
          <w:tab w:val="left" w:pos="360"/>
        </w:tabs>
        <w:ind w:left="360" w:hanging="360"/>
      </w:pPr>
      <w:r>
        <w:t>6.</w:t>
      </w:r>
      <w:r>
        <w:tab/>
      </w:r>
      <w:r>
        <w:t xml:space="preserve">At "GO TO NAME: LAST//", </w:t>
      </w:r>
      <w:r w:rsidR="00744EFC">
        <w:t>enter</w:t>
      </w:r>
      <w:r>
        <w:t xml:space="preserve"> "</w:t>
      </w:r>
      <w:r w:rsidR="00FF50FB">
        <w:t>DVBC" t</w:t>
      </w:r>
      <w:r>
        <w:t>o list all of the CAPRI namespace RPCs.</w:t>
      </w:r>
    </w:p>
    <w:p w14:paraId="1559B00A" w14:textId="77777777" w:rsidR="00AB53C3" w:rsidRDefault="00AB53C3" w:rsidP="000D60D0">
      <w:pPr>
        <w:pStyle w:val="BodyText"/>
        <w:tabs>
          <w:tab w:val="left" w:pos="360"/>
        </w:tabs>
        <w:ind w:left="360" w:hanging="360"/>
      </w:pPr>
      <w:r>
        <w:t>7.</w:t>
      </w:r>
      <w:r>
        <w:tab/>
      </w:r>
      <w:r>
        <w:t>Accept the default for "WITHIN NAME, SORT BY:"</w:t>
      </w:r>
    </w:p>
    <w:p w14:paraId="2CC33637" w14:textId="77777777" w:rsidR="00AB53C3" w:rsidRDefault="00AB53C3" w:rsidP="000D60D0">
      <w:pPr>
        <w:pStyle w:val="BodyText"/>
        <w:tabs>
          <w:tab w:val="left" w:pos="360"/>
        </w:tabs>
        <w:ind w:left="360" w:hanging="360"/>
      </w:pPr>
      <w:r>
        <w:t>8.</w:t>
      </w:r>
      <w:r>
        <w:tab/>
      </w:r>
      <w:r>
        <w:t xml:space="preserve">At "FIRST PRINT FIELD:", Enter a "?" and then "Y" for "Do you want the entire </w:t>
      </w:r>
      <w:proofErr w:type="spellStart"/>
      <w:r>
        <w:t>nn</w:t>
      </w:r>
      <w:proofErr w:type="spellEnd"/>
      <w:r>
        <w:t>-Entry FIELD list?"</w:t>
      </w:r>
      <w:r w:rsidR="00E2391F">
        <w:t xml:space="preserve">. </w:t>
      </w:r>
      <w:r>
        <w:t>The list will be displayed for you to choose from.</w:t>
      </w:r>
    </w:p>
    <w:p w14:paraId="5803B9DD" w14:textId="77777777" w:rsidR="00AB53C3" w:rsidRDefault="00AB53C3" w:rsidP="000D60D0">
      <w:pPr>
        <w:pStyle w:val="BodyText"/>
        <w:tabs>
          <w:tab w:val="left" w:pos="360"/>
        </w:tabs>
        <w:ind w:left="360" w:hanging="360"/>
      </w:pPr>
      <w:r>
        <w:t>9.</w:t>
      </w:r>
      <w:r>
        <w:tab/>
      </w:r>
      <w:r>
        <w:t>At "FIRST PRINT FIELD:" prompt, enter ".01" for NAME</w:t>
      </w:r>
      <w:r w:rsidR="00E2391F">
        <w:t xml:space="preserve">. </w:t>
      </w:r>
      <w:r>
        <w:t>At each successive "THEN PRINT FI</w:t>
      </w:r>
      <w:r w:rsidR="000A78FA">
        <w:t>ELD:" prompt, enter</w:t>
      </w:r>
      <w:r>
        <w:t xml:space="preserve"> the field numbers listed here:</w:t>
      </w:r>
    </w:p>
    <w:p w14:paraId="21FE43FB" w14:textId="77777777" w:rsidR="00AB53C3" w:rsidRPr="00744EFC" w:rsidRDefault="00AB53C3" w:rsidP="000A78FA">
      <w:pPr>
        <w:pStyle w:val="Bullet"/>
        <w:numPr>
          <w:ilvl w:val="0"/>
          <w:numId w:val="0"/>
        </w:numPr>
        <w:tabs>
          <w:tab w:val="clear" w:pos="720"/>
          <w:tab w:val="left" w:pos="1440"/>
        </w:tabs>
        <w:ind w:left="720"/>
        <w:rPr>
          <w:color w:val="auto"/>
          <w:u w:val="none"/>
        </w:rPr>
      </w:pPr>
      <w:r>
        <w:t>.</w:t>
      </w:r>
      <w:r w:rsidRPr="00744EFC">
        <w:rPr>
          <w:color w:val="auto"/>
          <w:u w:val="none"/>
        </w:rPr>
        <w:t>02</w:t>
      </w:r>
      <w:r w:rsidR="00744EFC">
        <w:rPr>
          <w:color w:val="auto"/>
          <w:u w:val="none"/>
        </w:rPr>
        <w:tab/>
      </w:r>
      <w:r w:rsidRPr="00744EFC">
        <w:rPr>
          <w:color w:val="auto"/>
          <w:u w:val="none"/>
        </w:rPr>
        <w:t>TAG</w:t>
      </w:r>
    </w:p>
    <w:p w14:paraId="3282AEDB"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.03</w:t>
      </w:r>
      <w:r w:rsidR="00744EFC">
        <w:rPr>
          <w:color w:val="auto"/>
          <w:u w:val="none"/>
        </w:rPr>
        <w:tab/>
      </w:r>
      <w:r w:rsidRPr="00744EFC">
        <w:rPr>
          <w:color w:val="auto"/>
          <w:u w:val="none"/>
        </w:rPr>
        <w:t>ROUTINE</w:t>
      </w:r>
    </w:p>
    <w:p w14:paraId="5A7AC3A6"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.04</w:t>
      </w:r>
      <w:r w:rsidR="00744EFC">
        <w:rPr>
          <w:color w:val="auto"/>
          <w:u w:val="none"/>
        </w:rPr>
        <w:tab/>
      </w:r>
      <w:r w:rsidRPr="00744EFC">
        <w:rPr>
          <w:color w:val="auto"/>
          <w:u w:val="none"/>
        </w:rPr>
        <w:t>RETURN VALUE TYPE</w:t>
      </w:r>
    </w:p>
    <w:p w14:paraId="32B0AB12"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.06</w:t>
      </w:r>
      <w:r w:rsidR="00744EFC">
        <w:rPr>
          <w:color w:val="auto"/>
          <w:u w:val="none"/>
        </w:rPr>
        <w:tab/>
      </w:r>
      <w:r w:rsidRPr="00744EFC">
        <w:rPr>
          <w:color w:val="auto"/>
          <w:u w:val="none"/>
        </w:rPr>
        <w:t>INACTIVE</w:t>
      </w:r>
    </w:p>
    <w:p w14:paraId="3E9F9D5E"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1</w:t>
      </w:r>
      <w:r w:rsidR="00744EFC">
        <w:rPr>
          <w:color w:val="auto"/>
          <w:u w:val="none"/>
        </w:rPr>
        <w:tab/>
      </w:r>
      <w:r w:rsidRPr="00744EFC">
        <w:rPr>
          <w:color w:val="auto"/>
          <w:u w:val="none"/>
        </w:rPr>
        <w:t>DESCRIPTION (word-processing)</w:t>
      </w:r>
    </w:p>
    <w:p w14:paraId="0C64F219" w14:textId="77777777" w:rsidR="00AB53C3" w:rsidRPr="00744EFC" w:rsidRDefault="00AB53C3" w:rsidP="000A78FA">
      <w:pPr>
        <w:pStyle w:val="Bullet"/>
        <w:numPr>
          <w:ilvl w:val="0"/>
          <w:numId w:val="0"/>
        </w:numPr>
        <w:tabs>
          <w:tab w:val="clear" w:pos="720"/>
          <w:tab w:val="left" w:pos="1440"/>
        </w:tabs>
        <w:spacing w:after="0"/>
        <w:ind w:left="720"/>
        <w:rPr>
          <w:color w:val="auto"/>
          <w:u w:val="none"/>
        </w:rPr>
      </w:pPr>
      <w:r w:rsidRPr="00744EFC">
        <w:rPr>
          <w:color w:val="auto"/>
          <w:u w:val="none"/>
        </w:rPr>
        <w:t>2</w:t>
      </w:r>
      <w:r w:rsidR="00744EFC">
        <w:rPr>
          <w:color w:val="auto"/>
          <w:u w:val="none"/>
        </w:rPr>
        <w:tab/>
      </w:r>
      <w:r w:rsidRPr="00744EFC">
        <w:rPr>
          <w:color w:val="auto"/>
          <w:u w:val="none"/>
        </w:rPr>
        <w:t>INPUT PARAMETER</w:t>
      </w:r>
    </w:p>
    <w:p w14:paraId="17A85F7C" w14:textId="77777777" w:rsidR="00AB53C3" w:rsidRPr="00744EFC" w:rsidRDefault="00AB53C3" w:rsidP="000D60D0">
      <w:pPr>
        <w:pStyle w:val="Bullet"/>
        <w:numPr>
          <w:ilvl w:val="0"/>
          <w:numId w:val="0"/>
        </w:numPr>
        <w:tabs>
          <w:tab w:val="clear" w:pos="720"/>
          <w:tab w:val="left" w:pos="1440"/>
        </w:tabs>
        <w:spacing w:before="0" w:after="0"/>
        <w:ind w:left="720"/>
        <w:rPr>
          <w:color w:val="auto"/>
          <w:u w:val="none"/>
        </w:rPr>
      </w:pPr>
      <w:r w:rsidRPr="00744EFC">
        <w:rPr>
          <w:color w:val="auto"/>
          <w:u w:val="none"/>
        </w:rPr>
        <w:t>At "THEN PRINT INPUT PARAMETER SUB-FIELD:" after entering "2</w:t>
      </w:r>
      <w:r w:rsidR="00E2391F" w:rsidRPr="00744EFC">
        <w:rPr>
          <w:color w:val="auto"/>
          <w:u w:val="none"/>
        </w:rPr>
        <w:t>,”</w:t>
      </w:r>
      <w:r w:rsidRPr="00744EFC">
        <w:rPr>
          <w:color w:val="auto"/>
          <w:u w:val="none"/>
        </w:rPr>
        <w:t xml:space="preserve"> </w:t>
      </w:r>
      <w:r w:rsidR="00744EFC" w:rsidRPr="00744EFC">
        <w:rPr>
          <w:color w:val="auto"/>
          <w:u w:val="none"/>
        </w:rPr>
        <w:t>click</w:t>
      </w:r>
      <w:r w:rsidRPr="00744EFC">
        <w:rPr>
          <w:color w:val="auto"/>
          <w:u w:val="none"/>
        </w:rPr>
        <w:t xml:space="preserve"> RETURN to bypass sub-fields.</w:t>
      </w:r>
    </w:p>
    <w:p w14:paraId="3163C694" w14:textId="77777777" w:rsidR="00AB53C3" w:rsidRPr="00744EFC" w:rsidRDefault="00AB53C3" w:rsidP="000A78FA">
      <w:pPr>
        <w:pStyle w:val="Bullet"/>
        <w:numPr>
          <w:ilvl w:val="0"/>
          <w:numId w:val="0"/>
        </w:numPr>
        <w:tabs>
          <w:tab w:val="clear" w:pos="720"/>
          <w:tab w:val="left" w:pos="1440"/>
        </w:tabs>
        <w:ind w:left="720"/>
        <w:rPr>
          <w:color w:val="auto"/>
          <w:u w:val="none"/>
        </w:rPr>
      </w:pPr>
      <w:r w:rsidRPr="00744EFC">
        <w:rPr>
          <w:color w:val="auto"/>
          <w:u w:val="none"/>
        </w:rPr>
        <w:t>3</w:t>
      </w:r>
      <w:r w:rsidR="00744EFC">
        <w:rPr>
          <w:color w:val="auto"/>
          <w:u w:val="none"/>
        </w:rPr>
        <w:tab/>
      </w:r>
      <w:r w:rsidRPr="00744EFC">
        <w:rPr>
          <w:color w:val="auto"/>
          <w:u w:val="none"/>
        </w:rPr>
        <w:t>RETURN PARAMETER DESCRIPTION</w:t>
      </w:r>
    </w:p>
    <w:p w14:paraId="5BC5EDE3" w14:textId="77777777" w:rsidR="00AB53C3" w:rsidRPr="00AB53C3" w:rsidRDefault="00AB53C3" w:rsidP="000D60D0">
      <w:pPr>
        <w:pStyle w:val="BodyText"/>
        <w:tabs>
          <w:tab w:val="left" w:pos="360"/>
        </w:tabs>
        <w:ind w:left="360" w:hanging="360"/>
      </w:pPr>
      <w:r w:rsidRPr="00AB53C3">
        <w:t>10.</w:t>
      </w:r>
      <w:r w:rsidRPr="00AB53C3">
        <w:tab/>
      </w:r>
      <w:r w:rsidRPr="00AB53C3">
        <w:t>At the next "THEN PRINT FIELD:", press RETURN to complete the list of desired fields.</w:t>
      </w:r>
    </w:p>
    <w:p w14:paraId="5343FA4D" w14:textId="77777777" w:rsidR="00AB53C3" w:rsidRPr="00AB53C3" w:rsidRDefault="00AB53C3" w:rsidP="000D60D0">
      <w:pPr>
        <w:pStyle w:val="BodyText"/>
        <w:tabs>
          <w:tab w:val="left" w:pos="360"/>
        </w:tabs>
        <w:ind w:left="360" w:hanging="360"/>
      </w:pPr>
      <w:r w:rsidRPr="00AB53C3">
        <w:t>11.</w:t>
      </w:r>
      <w:r w:rsidRPr="00AB53C3">
        <w:tab/>
      </w:r>
      <w:r w:rsidRPr="00AB53C3">
        <w:t>For the heading, answer "Replace" with "REM...</w:t>
      </w:r>
      <w:r w:rsidR="00E2391F" w:rsidRPr="00AB53C3">
        <w:t>,”</w:t>
      </w:r>
      <w:r w:rsidRPr="00AB53C3">
        <w:t xml:space="preserve"> then answer "With" with RETURN to remove a heading, or enter a heading.</w:t>
      </w:r>
    </w:p>
    <w:p w14:paraId="71E637D5" w14:textId="77777777" w:rsidR="00AB53C3" w:rsidRPr="00AB53C3" w:rsidRDefault="00AB53C3" w:rsidP="000D60D0">
      <w:pPr>
        <w:pStyle w:val="BodyText"/>
        <w:tabs>
          <w:tab w:val="left" w:pos="360"/>
        </w:tabs>
        <w:ind w:left="360" w:hanging="360"/>
      </w:pPr>
      <w:r w:rsidRPr="00AB53C3">
        <w:t>12.</w:t>
      </w:r>
      <w:r w:rsidRPr="00AB53C3">
        <w:tab/>
      </w:r>
      <w:r w:rsidRPr="00AB53C3">
        <w:t xml:space="preserve">At the "STORE PRINT LOGIC IN TEMPLATE:" select or create a Print Template, or take the default to bypass creating a print template. </w:t>
      </w:r>
    </w:p>
    <w:p w14:paraId="27F8DABF" w14:textId="77777777" w:rsidR="00AB53C3" w:rsidRDefault="00AB53C3" w:rsidP="000D60D0">
      <w:pPr>
        <w:pStyle w:val="BodyText"/>
        <w:tabs>
          <w:tab w:val="left" w:pos="360"/>
        </w:tabs>
        <w:ind w:left="360" w:hanging="360"/>
      </w:pPr>
      <w:r w:rsidRPr="00AB53C3">
        <w:t>13.</w:t>
      </w:r>
      <w:r w:rsidRPr="00AB53C3">
        <w:tab/>
      </w:r>
      <w:r w:rsidRPr="00AB53C3">
        <w:t>At "DEVICE:", answer "0;80;99999" to display t</w:t>
      </w:r>
      <w:r w:rsidR="00FF50FB">
        <w:t xml:space="preserve">he RPC listing to your screen. </w:t>
      </w:r>
    </w:p>
    <w:p w14:paraId="10EC8850" w14:textId="77777777" w:rsidR="0038024F" w:rsidRDefault="003D3E2C" w:rsidP="006E7A25">
      <w:pPr>
        <w:pStyle w:val="BodyText"/>
      </w:pPr>
      <w:r w:rsidRPr="003D3E2C">
        <w:t>Copy and paste the results into a word processing application for possible cleanup.</w:t>
      </w:r>
    </w:p>
    <w:p w14:paraId="5D361E02" w14:textId="77777777" w:rsidR="0038024F" w:rsidRDefault="0038024F">
      <w:pPr>
        <w:overflowPunct/>
        <w:autoSpaceDE/>
        <w:autoSpaceDN/>
        <w:adjustRightInd/>
        <w:textAlignment w:val="auto"/>
        <w:rPr>
          <w:sz w:val="22"/>
          <w:szCs w:val="22"/>
        </w:rPr>
      </w:pPr>
      <w:r>
        <w:br w:type="page"/>
      </w:r>
    </w:p>
    <w:p w14:paraId="002A0E5E" w14:textId="77777777" w:rsidR="003D3E2C" w:rsidRPr="003D3E2C" w:rsidRDefault="003D3E2C" w:rsidP="006E7A25">
      <w:pPr>
        <w:pStyle w:val="BodyText"/>
      </w:pPr>
      <w:r>
        <w:lastRenderedPageBreak/>
        <w:t>This is an example of the dialog:</w:t>
      </w:r>
    </w:p>
    <w:p w14:paraId="6875E53E" w14:textId="77777777" w:rsidR="00F75279" w:rsidRDefault="0038024F" w:rsidP="006E7A25">
      <w:pPr>
        <w:pStyle w:val="BodyText"/>
      </w:pPr>
      <w:r>
        <w:rPr>
          <w:noProof/>
        </w:rPr>
        <w:drawing>
          <wp:inline distT="0" distB="0" distL="0" distR="0" wp14:anchorId="4083CE51" wp14:editId="1B8ED1B2">
            <wp:extent cx="5312664" cy="5486400"/>
            <wp:effectExtent l="0" t="0" r="2540" b="0"/>
            <wp:docPr id="25" name="Picture 25" descr="Display the RPC listing to your screen, and then copy and paste the results into a word processing applic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12664" cy="5486400"/>
                    </a:xfrm>
                    <a:prstGeom prst="rect">
                      <a:avLst/>
                    </a:prstGeom>
                    <a:noFill/>
                    <a:ln>
                      <a:noFill/>
                    </a:ln>
                  </pic:spPr>
                </pic:pic>
              </a:graphicData>
            </a:graphic>
          </wp:inline>
        </w:drawing>
      </w:r>
    </w:p>
    <w:p w14:paraId="0DE8651A" w14:textId="77777777" w:rsidR="00093D42" w:rsidRDefault="00093D42" w:rsidP="00093D42">
      <w:pPr>
        <w:pStyle w:val="Caption"/>
      </w:pPr>
      <w:bookmarkStart w:id="396" w:name="_Toc514744464"/>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14</w:t>
      </w:r>
      <w:r w:rsidR="00102DC1">
        <w:rPr>
          <w:noProof/>
        </w:rPr>
        <w:fldChar w:fldCharType="end"/>
      </w:r>
      <w:r>
        <w:t xml:space="preserve"> Display the</w:t>
      </w:r>
      <w:r w:rsidRPr="00093D42">
        <w:t xml:space="preserve"> RPC listing to your screen</w:t>
      </w:r>
      <w:bookmarkEnd w:id="396"/>
    </w:p>
    <w:p w14:paraId="277B55B0" w14:textId="0E1DCE39" w:rsidR="00F80754" w:rsidRDefault="000A78FA" w:rsidP="00530A77">
      <w:pPr>
        <w:pStyle w:val="Heading1"/>
      </w:pPr>
      <w:r>
        <w:br w:type="page"/>
      </w:r>
      <w:bookmarkStart w:id="397" w:name="_Toc5111370"/>
      <w:r w:rsidR="00B079A4" w:rsidRPr="000E6EE5">
        <w:lastRenderedPageBreak/>
        <w:t>FileMan</w:t>
      </w:r>
      <w:bookmarkEnd w:id="397"/>
    </w:p>
    <w:p w14:paraId="4193001A" w14:textId="77777777" w:rsidR="00F80754" w:rsidRDefault="00F80754" w:rsidP="007E70A9">
      <w:pPr>
        <w:pStyle w:val="Heading2"/>
      </w:pPr>
      <w:bookmarkStart w:id="398" w:name="_Toc5111371"/>
      <w:r w:rsidRPr="000E6EE5">
        <w:t>Installation Procedures</w:t>
      </w:r>
      <w:r w:rsidR="003B6FF4" w:rsidRPr="000E6EE5">
        <w:t xml:space="preserve"> and Usage</w:t>
      </w:r>
      <w:bookmarkEnd w:id="398"/>
    </w:p>
    <w:p w14:paraId="3F77C401" w14:textId="77777777" w:rsidR="00A86C38" w:rsidRDefault="00531BFF" w:rsidP="006E7A25">
      <w:pPr>
        <w:pStyle w:val="BodyText"/>
      </w:pPr>
      <w:r w:rsidRPr="00A86C38">
        <w:t xml:space="preserve">All VA FileMan documentation is </w:t>
      </w:r>
      <w:r w:rsidR="00325AD2">
        <w:t xml:space="preserve">available on the VDL, </w:t>
      </w:r>
      <w:r w:rsidR="00BB1931" w:rsidRPr="00A86C38">
        <w:t>accessible</w:t>
      </w:r>
      <w:r w:rsidRPr="00A86C38">
        <w:t xml:space="preserve"> at the following URL:</w:t>
      </w:r>
      <w:r w:rsidR="00BD20C5">
        <w:t xml:space="preserve"> </w:t>
      </w:r>
      <w:hyperlink r:id="rId73" w:history="1">
        <w:r w:rsidR="00A86C38" w:rsidRPr="00693F9A">
          <w:rPr>
            <w:rStyle w:val="Hyperlink"/>
            <w:sz w:val="22"/>
          </w:rPr>
          <w:t>http://www.va.gov/vdl/application.asp?appid=5</w:t>
        </w:r>
      </w:hyperlink>
    </w:p>
    <w:p w14:paraId="70A73D0B" w14:textId="77777777" w:rsidR="00A86C38" w:rsidRDefault="00BB1931" w:rsidP="006E7A25">
      <w:pPr>
        <w:pStyle w:val="BodyText"/>
      </w:pPr>
      <w:r w:rsidRPr="00A86C38">
        <w:t>There is also additional documentation</w:t>
      </w:r>
      <w:r w:rsidR="00A86C38" w:rsidRPr="00A86C38">
        <w:t xml:space="preserve"> regarding other FileMan information i.e. FileMan Tips, </w:t>
      </w:r>
      <w:r w:rsidR="00E2391F" w:rsidRPr="00A86C38">
        <w:t>etc.</w:t>
      </w:r>
      <w:r w:rsidR="00A86C38" w:rsidRPr="00A86C38">
        <w:t xml:space="preserve">… </w:t>
      </w:r>
      <w:r w:rsidR="00325AD2">
        <w:t xml:space="preserve">is </w:t>
      </w:r>
      <w:r w:rsidR="00A86C38" w:rsidRPr="00A86C38">
        <w:t>accessible</w:t>
      </w:r>
      <w:r w:rsidRPr="00A86C38">
        <w:t xml:space="preserve"> at</w:t>
      </w:r>
      <w:r w:rsidR="00A86C38" w:rsidRPr="00A86C38">
        <w:t>:</w:t>
      </w:r>
      <w:r w:rsidR="00BD20C5">
        <w:t xml:space="preserve"> </w:t>
      </w:r>
      <w:hyperlink r:id="rId74" w:history="1">
        <w:r w:rsidR="00A86C38" w:rsidRPr="00693F9A">
          <w:rPr>
            <w:rStyle w:val="Hyperlink"/>
            <w:sz w:val="22"/>
          </w:rPr>
          <w:t>http://www.hardhats.org/index.html</w:t>
        </w:r>
      </w:hyperlink>
    </w:p>
    <w:p w14:paraId="5ADDB14D" w14:textId="77777777" w:rsidR="007C035D" w:rsidRPr="008D7625" w:rsidRDefault="00A86C38" w:rsidP="006E7A25">
      <w:pPr>
        <w:pStyle w:val="BodyText"/>
        <w:rPr>
          <w:i/>
        </w:rPr>
      </w:pPr>
      <w:r w:rsidRPr="008D7625">
        <w:rPr>
          <w:b/>
          <w:i/>
        </w:rPr>
        <w:t>Note:</w:t>
      </w:r>
      <w:r w:rsidRPr="008D7625">
        <w:rPr>
          <w:i/>
        </w:rPr>
        <w:t xml:space="preserve"> Using the Freedom of Information Act this website obtained documentation from the VA for VISTA</w:t>
      </w:r>
      <w:r w:rsidR="00E2391F" w:rsidRPr="008D7625">
        <w:rPr>
          <w:i/>
        </w:rPr>
        <w:t xml:space="preserve">. </w:t>
      </w:r>
      <w:r w:rsidRPr="008D7625">
        <w:rPr>
          <w:i/>
        </w:rPr>
        <w:t>In general this site gathers information from multiple sources including the VA website.</w:t>
      </w:r>
    </w:p>
    <w:p w14:paraId="05E7BCCE" w14:textId="77777777" w:rsidR="00441E4D" w:rsidRDefault="00441E4D" w:rsidP="00F904A1">
      <w:pPr>
        <w:pStyle w:val="Heading3"/>
      </w:pPr>
      <w:bookmarkStart w:id="399" w:name="_Toc5111372"/>
      <w:r>
        <w:t>Environmental Setup</w:t>
      </w:r>
      <w:bookmarkEnd w:id="399"/>
    </w:p>
    <w:p w14:paraId="2642D88B" w14:textId="77777777" w:rsidR="003B54D9" w:rsidRPr="00A86C38" w:rsidRDefault="00A86C38" w:rsidP="006E7A25">
      <w:pPr>
        <w:pStyle w:val="BodyText"/>
      </w:pPr>
      <w:r>
        <w:t xml:space="preserve">The </w:t>
      </w:r>
      <w:r w:rsidRPr="00A86C38">
        <w:rPr>
          <w:u w:val="single"/>
        </w:rPr>
        <w:t>VA FileMan V.22 Key and Index Tutorial</w:t>
      </w:r>
      <w:r>
        <w:t xml:space="preserve"> document contains </w:t>
      </w:r>
      <w:r w:rsidR="003B54D9">
        <w:t>the environmental setup</w:t>
      </w:r>
      <w:r>
        <w:t xml:space="preserve"> information</w:t>
      </w:r>
      <w:r w:rsidR="003B54D9">
        <w:t xml:space="preserve"> at</w:t>
      </w:r>
      <w:r>
        <w:t xml:space="preserve"> the following URL</w:t>
      </w:r>
      <w:r w:rsidR="003B54D9">
        <w:t xml:space="preserve">: </w:t>
      </w:r>
      <w:hyperlink r:id="rId75" w:history="1">
        <w:r w:rsidR="009D0BF8" w:rsidRPr="00693F9A">
          <w:rPr>
            <w:rStyle w:val="Hyperlink"/>
            <w:sz w:val="22"/>
          </w:rPr>
          <w:t>http://www.va.gov/vdl/application.asp?appid=5</w:t>
        </w:r>
      </w:hyperlink>
      <w:r w:rsidR="009D0BF8">
        <w:rPr>
          <w:rStyle w:val="Hyperlink"/>
          <w:sz w:val="22"/>
        </w:rPr>
        <w:t xml:space="preserve"> </w:t>
      </w:r>
    </w:p>
    <w:p w14:paraId="6D7A1EB1" w14:textId="77777777" w:rsidR="00531BFF" w:rsidRDefault="00531BFF" w:rsidP="00F904A1">
      <w:pPr>
        <w:pStyle w:val="Heading3"/>
      </w:pPr>
      <w:bookmarkStart w:id="400" w:name="_Toc5111373"/>
      <w:r>
        <w:t>Installation Guide</w:t>
      </w:r>
      <w:bookmarkEnd w:id="400"/>
    </w:p>
    <w:p w14:paraId="00F8501C" w14:textId="77777777" w:rsidR="003B54D9" w:rsidRPr="00325AD2" w:rsidRDefault="00531BFF" w:rsidP="006E7A25">
      <w:pPr>
        <w:pStyle w:val="BodyText"/>
      </w:pPr>
      <w:r>
        <w:t xml:space="preserve">Access the </w:t>
      </w:r>
      <w:r w:rsidRPr="001935CE">
        <w:rPr>
          <w:u w:val="single"/>
        </w:rPr>
        <w:t>VA FileMan Installation Guide</w:t>
      </w:r>
      <w:r>
        <w:t xml:space="preserve"> at: </w:t>
      </w:r>
      <w:hyperlink r:id="rId76" w:history="1">
        <w:r w:rsidR="006237DC" w:rsidRPr="00DC5EF2">
          <w:rPr>
            <w:rStyle w:val="Hyperlink"/>
            <w:sz w:val="22"/>
          </w:rPr>
          <w:t>https://www.va.gov/vdl/application.asp?appid=5</w:t>
        </w:r>
      </w:hyperlink>
      <w:r w:rsidR="006237DC">
        <w:t xml:space="preserve"> </w:t>
      </w:r>
    </w:p>
    <w:p w14:paraId="5125F38D" w14:textId="77777777" w:rsidR="00230EBC" w:rsidRDefault="00230EBC" w:rsidP="00F904A1">
      <w:pPr>
        <w:pStyle w:val="Heading3"/>
      </w:pPr>
      <w:bookmarkStart w:id="401" w:name="_Toc5111374"/>
      <w:r>
        <w:t>Getting Started</w:t>
      </w:r>
      <w:bookmarkEnd w:id="401"/>
    </w:p>
    <w:p w14:paraId="37FD369A" w14:textId="77777777" w:rsidR="007C035D" w:rsidRDefault="00230EBC" w:rsidP="006237DC">
      <w:pPr>
        <w:pStyle w:val="BodyText"/>
      </w:pPr>
      <w:r>
        <w:t xml:space="preserve">Access the </w:t>
      </w:r>
      <w:r w:rsidRPr="001935CE">
        <w:t xml:space="preserve">VA FileMan </w:t>
      </w:r>
      <w:r w:rsidR="008C0A56" w:rsidRPr="001935CE">
        <w:t>Ge</w:t>
      </w:r>
      <w:r w:rsidR="008C0A56" w:rsidRPr="003B54D9">
        <w:t>tting Started</w:t>
      </w:r>
      <w:r w:rsidRPr="003B54D9">
        <w:t xml:space="preserve"> User M</w:t>
      </w:r>
      <w:r w:rsidRPr="00EB3A44">
        <w:t xml:space="preserve">anual </w:t>
      </w:r>
      <w:r>
        <w:t xml:space="preserve">at: </w:t>
      </w:r>
      <w:hyperlink r:id="rId77" w:history="1">
        <w:r w:rsidR="006237DC" w:rsidRPr="00DC5EF2">
          <w:rPr>
            <w:rStyle w:val="Hyperlink"/>
            <w:sz w:val="22"/>
          </w:rPr>
          <w:t>https://www.va.gov/vdl/application.asp?appid=5</w:t>
        </w:r>
      </w:hyperlink>
      <w:r w:rsidR="006237DC">
        <w:t xml:space="preserve"> </w:t>
      </w:r>
      <w:r w:rsidR="00530A77">
        <w:br w:type="page"/>
      </w:r>
      <w:r w:rsidR="007C035D" w:rsidRPr="007C035D">
        <w:lastRenderedPageBreak/>
        <w:t>FileMan Access Codes</w:t>
      </w:r>
    </w:p>
    <w:p w14:paraId="082470BD" w14:textId="77777777" w:rsidR="00F6657C" w:rsidRDefault="00F6657C" w:rsidP="006E7A25">
      <w:pPr>
        <w:pStyle w:val="BodyText"/>
      </w:pPr>
      <w:r>
        <w:t>The following table is a list of recommended VA FileMan access codes associated with each file contained in the AMIE software.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2970"/>
        <w:gridCol w:w="1080"/>
        <w:gridCol w:w="1080"/>
        <w:gridCol w:w="1080"/>
        <w:gridCol w:w="1080"/>
        <w:gridCol w:w="1080"/>
      </w:tblGrid>
      <w:tr w:rsidR="00F6657C" w:rsidRPr="00B313D3" w14:paraId="7E7A102F" w14:textId="77777777" w:rsidTr="00B313D3">
        <w:trPr>
          <w:tblHeader/>
        </w:trPr>
        <w:tc>
          <w:tcPr>
            <w:tcW w:w="1098" w:type="dxa"/>
            <w:shd w:val="clear" w:color="auto" w:fill="D9D9D9"/>
            <w:vAlign w:val="center"/>
          </w:tcPr>
          <w:p w14:paraId="7905BE60"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FILE NUMBER</w:t>
            </w:r>
          </w:p>
        </w:tc>
        <w:tc>
          <w:tcPr>
            <w:tcW w:w="2970" w:type="dxa"/>
            <w:shd w:val="clear" w:color="auto" w:fill="D9D9D9"/>
            <w:vAlign w:val="center"/>
          </w:tcPr>
          <w:p w14:paraId="6C656029"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FILE NAME</w:t>
            </w:r>
          </w:p>
        </w:tc>
        <w:tc>
          <w:tcPr>
            <w:tcW w:w="1080" w:type="dxa"/>
            <w:shd w:val="clear" w:color="auto" w:fill="D9D9D9"/>
            <w:vAlign w:val="center"/>
          </w:tcPr>
          <w:p w14:paraId="0826E555"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DD ACCESS</w:t>
            </w:r>
          </w:p>
        </w:tc>
        <w:tc>
          <w:tcPr>
            <w:tcW w:w="1080" w:type="dxa"/>
            <w:shd w:val="clear" w:color="auto" w:fill="D9D9D9"/>
            <w:vAlign w:val="center"/>
          </w:tcPr>
          <w:p w14:paraId="573898A9"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RD ACCESS</w:t>
            </w:r>
          </w:p>
        </w:tc>
        <w:tc>
          <w:tcPr>
            <w:tcW w:w="1080" w:type="dxa"/>
            <w:shd w:val="clear" w:color="auto" w:fill="D9D9D9"/>
            <w:vAlign w:val="center"/>
          </w:tcPr>
          <w:p w14:paraId="314580BC"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WR ACCESS</w:t>
            </w:r>
          </w:p>
        </w:tc>
        <w:tc>
          <w:tcPr>
            <w:tcW w:w="1080" w:type="dxa"/>
            <w:shd w:val="clear" w:color="auto" w:fill="D9D9D9"/>
            <w:vAlign w:val="center"/>
          </w:tcPr>
          <w:p w14:paraId="52687101"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DEL ACCESS</w:t>
            </w:r>
          </w:p>
        </w:tc>
        <w:tc>
          <w:tcPr>
            <w:tcW w:w="1080" w:type="dxa"/>
            <w:shd w:val="clear" w:color="auto" w:fill="D9D9D9"/>
            <w:vAlign w:val="center"/>
          </w:tcPr>
          <w:p w14:paraId="0BC422DC" w14:textId="77777777" w:rsidR="00F6657C" w:rsidRPr="00B313D3" w:rsidRDefault="00F6657C" w:rsidP="00B313D3">
            <w:pPr>
              <w:spacing w:before="40" w:after="40"/>
              <w:jc w:val="center"/>
              <w:rPr>
                <w:rFonts w:ascii="Arial" w:hAnsi="Arial" w:cs="Arial"/>
                <w:b/>
                <w:sz w:val="20"/>
              </w:rPr>
            </w:pPr>
            <w:r w:rsidRPr="00B313D3">
              <w:rPr>
                <w:rFonts w:ascii="Arial" w:hAnsi="Arial" w:cs="Arial"/>
                <w:b/>
                <w:sz w:val="20"/>
              </w:rPr>
              <w:t>LAYGO ACCESS</w:t>
            </w:r>
          </w:p>
        </w:tc>
      </w:tr>
      <w:tr w:rsidR="00F6657C" w:rsidRPr="00B313D3" w14:paraId="53EEC8FB" w14:textId="77777777" w:rsidTr="00B313D3">
        <w:tc>
          <w:tcPr>
            <w:tcW w:w="1098" w:type="dxa"/>
            <w:shd w:val="clear" w:color="auto" w:fill="auto"/>
            <w:vAlign w:val="center"/>
          </w:tcPr>
          <w:p w14:paraId="2BCBD91B" w14:textId="77777777" w:rsidR="00F6657C" w:rsidRPr="00B313D3" w:rsidRDefault="00F6657C" w:rsidP="00B313D3">
            <w:pPr>
              <w:spacing w:before="40" w:after="40"/>
              <w:rPr>
                <w:sz w:val="22"/>
                <w:szCs w:val="22"/>
              </w:rPr>
            </w:pPr>
            <w:r w:rsidRPr="00B313D3">
              <w:rPr>
                <w:sz w:val="22"/>
                <w:szCs w:val="22"/>
              </w:rPr>
              <w:t>31</w:t>
            </w:r>
          </w:p>
        </w:tc>
        <w:tc>
          <w:tcPr>
            <w:tcW w:w="2970" w:type="dxa"/>
            <w:shd w:val="clear" w:color="auto" w:fill="auto"/>
            <w:vAlign w:val="center"/>
          </w:tcPr>
          <w:p w14:paraId="4654A85D" w14:textId="77777777" w:rsidR="00F6657C" w:rsidRPr="00B313D3" w:rsidRDefault="00F6657C" w:rsidP="00B313D3">
            <w:pPr>
              <w:spacing w:before="40" w:after="40"/>
              <w:rPr>
                <w:sz w:val="22"/>
                <w:szCs w:val="22"/>
              </w:rPr>
            </w:pPr>
            <w:r w:rsidRPr="00B313D3">
              <w:rPr>
                <w:sz w:val="22"/>
                <w:szCs w:val="22"/>
              </w:rPr>
              <w:t xml:space="preserve">Disability Condition </w:t>
            </w:r>
          </w:p>
        </w:tc>
        <w:tc>
          <w:tcPr>
            <w:tcW w:w="1080" w:type="dxa"/>
            <w:shd w:val="clear" w:color="auto" w:fill="auto"/>
            <w:vAlign w:val="center"/>
          </w:tcPr>
          <w:p w14:paraId="38CBE388"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0E4B9E4" w14:textId="77777777" w:rsidR="00F6657C" w:rsidRPr="00B313D3" w:rsidRDefault="00F6657C" w:rsidP="00B313D3">
            <w:pPr>
              <w:spacing w:before="40" w:after="40"/>
              <w:jc w:val="center"/>
              <w:rPr>
                <w:sz w:val="22"/>
                <w:szCs w:val="22"/>
              </w:rPr>
            </w:pPr>
            <w:r w:rsidRPr="00B313D3">
              <w:rPr>
                <w:sz w:val="22"/>
                <w:szCs w:val="22"/>
              </w:rPr>
              <w:t>D</w:t>
            </w:r>
          </w:p>
        </w:tc>
        <w:tc>
          <w:tcPr>
            <w:tcW w:w="1080" w:type="dxa"/>
            <w:shd w:val="clear" w:color="auto" w:fill="auto"/>
            <w:vAlign w:val="center"/>
          </w:tcPr>
          <w:p w14:paraId="61BC1F5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90C343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3AEEFA"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29D52072" w14:textId="77777777" w:rsidTr="00B313D3">
        <w:tc>
          <w:tcPr>
            <w:tcW w:w="1098" w:type="dxa"/>
            <w:shd w:val="clear" w:color="auto" w:fill="auto"/>
            <w:vAlign w:val="center"/>
          </w:tcPr>
          <w:p w14:paraId="0AA12F10" w14:textId="77777777" w:rsidR="00F6657C" w:rsidRPr="00B313D3" w:rsidRDefault="00F6657C" w:rsidP="00B313D3">
            <w:pPr>
              <w:spacing w:before="40" w:after="40"/>
              <w:rPr>
                <w:sz w:val="22"/>
                <w:szCs w:val="22"/>
              </w:rPr>
            </w:pPr>
            <w:r w:rsidRPr="00B313D3">
              <w:rPr>
                <w:sz w:val="22"/>
                <w:szCs w:val="22"/>
              </w:rPr>
              <w:t>396</w:t>
            </w:r>
          </w:p>
        </w:tc>
        <w:tc>
          <w:tcPr>
            <w:tcW w:w="2970" w:type="dxa"/>
            <w:shd w:val="clear" w:color="auto" w:fill="auto"/>
            <w:vAlign w:val="center"/>
          </w:tcPr>
          <w:p w14:paraId="64971F2D" w14:textId="77777777" w:rsidR="00F6657C" w:rsidRPr="00B313D3" w:rsidRDefault="00F6657C" w:rsidP="00B313D3">
            <w:pPr>
              <w:spacing w:before="40" w:after="40"/>
              <w:rPr>
                <w:sz w:val="22"/>
                <w:szCs w:val="22"/>
              </w:rPr>
            </w:pPr>
            <w:r w:rsidRPr="00B313D3">
              <w:rPr>
                <w:sz w:val="22"/>
                <w:szCs w:val="22"/>
              </w:rPr>
              <w:t>Form 7131</w:t>
            </w:r>
          </w:p>
        </w:tc>
        <w:tc>
          <w:tcPr>
            <w:tcW w:w="1080" w:type="dxa"/>
            <w:shd w:val="clear" w:color="auto" w:fill="auto"/>
            <w:vAlign w:val="center"/>
          </w:tcPr>
          <w:p w14:paraId="1493DB3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74C921D"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F8E1590"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8DE038A"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683A90E2"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12CB7A41" w14:textId="77777777" w:rsidTr="00B313D3">
        <w:tc>
          <w:tcPr>
            <w:tcW w:w="1098" w:type="dxa"/>
            <w:shd w:val="clear" w:color="auto" w:fill="auto"/>
            <w:vAlign w:val="center"/>
          </w:tcPr>
          <w:p w14:paraId="704A6FEE" w14:textId="77777777" w:rsidR="00F6657C" w:rsidRPr="00B313D3" w:rsidRDefault="00F6657C" w:rsidP="00B313D3">
            <w:pPr>
              <w:spacing w:before="40" w:after="40"/>
              <w:rPr>
                <w:sz w:val="22"/>
                <w:szCs w:val="22"/>
              </w:rPr>
            </w:pPr>
            <w:r w:rsidRPr="00B313D3">
              <w:rPr>
                <w:sz w:val="22"/>
                <w:szCs w:val="22"/>
              </w:rPr>
              <w:t>396.1</w:t>
            </w:r>
          </w:p>
        </w:tc>
        <w:tc>
          <w:tcPr>
            <w:tcW w:w="2970" w:type="dxa"/>
            <w:shd w:val="clear" w:color="auto" w:fill="auto"/>
            <w:vAlign w:val="center"/>
          </w:tcPr>
          <w:p w14:paraId="72B4F857" w14:textId="77777777" w:rsidR="00F6657C" w:rsidRPr="00B313D3" w:rsidRDefault="00F6657C" w:rsidP="00B313D3">
            <w:pPr>
              <w:spacing w:before="40" w:after="40"/>
              <w:rPr>
                <w:sz w:val="22"/>
                <w:szCs w:val="22"/>
              </w:rPr>
            </w:pPr>
            <w:r w:rsidRPr="00B313D3">
              <w:rPr>
                <w:sz w:val="22"/>
                <w:szCs w:val="22"/>
              </w:rPr>
              <w:t xml:space="preserve">AMIE Site Parameter </w:t>
            </w:r>
          </w:p>
        </w:tc>
        <w:tc>
          <w:tcPr>
            <w:tcW w:w="1080" w:type="dxa"/>
            <w:shd w:val="clear" w:color="auto" w:fill="auto"/>
            <w:vAlign w:val="center"/>
          </w:tcPr>
          <w:p w14:paraId="23A81D9D"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384DB3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AD9A166"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A117B2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7BAF653B"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3E638EAD" w14:textId="77777777" w:rsidTr="00B313D3">
        <w:tc>
          <w:tcPr>
            <w:tcW w:w="1098" w:type="dxa"/>
            <w:shd w:val="clear" w:color="auto" w:fill="auto"/>
            <w:vAlign w:val="center"/>
          </w:tcPr>
          <w:p w14:paraId="231DBFCB" w14:textId="77777777" w:rsidR="00F6657C" w:rsidRPr="00B313D3" w:rsidRDefault="00F6657C" w:rsidP="00B313D3">
            <w:pPr>
              <w:spacing w:before="40" w:after="40"/>
              <w:rPr>
                <w:sz w:val="22"/>
                <w:szCs w:val="22"/>
              </w:rPr>
            </w:pPr>
            <w:r w:rsidRPr="00B313D3">
              <w:rPr>
                <w:sz w:val="22"/>
                <w:szCs w:val="22"/>
              </w:rPr>
              <w:t>396.2</w:t>
            </w:r>
          </w:p>
        </w:tc>
        <w:tc>
          <w:tcPr>
            <w:tcW w:w="2970" w:type="dxa"/>
            <w:shd w:val="clear" w:color="auto" w:fill="auto"/>
            <w:vAlign w:val="center"/>
          </w:tcPr>
          <w:p w14:paraId="4753A0B8" w14:textId="77777777" w:rsidR="00F6657C" w:rsidRPr="00B313D3" w:rsidRDefault="00F6657C" w:rsidP="00B313D3">
            <w:pPr>
              <w:spacing w:before="40" w:after="40"/>
              <w:rPr>
                <w:sz w:val="22"/>
                <w:szCs w:val="22"/>
              </w:rPr>
            </w:pPr>
            <w:r w:rsidRPr="00B313D3">
              <w:rPr>
                <w:sz w:val="22"/>
                <w:szCs w:val="22"/>
              </w:rPr>
              <w:t>AMIE Report</w:t>
            </w:r>
          </w:p>
        </w:tc>
        <w:tc>
          <w:tcPr>
            <w:tcW w:w="1080" w:type="dxa"/>
            <w:shd w:val="clear" w:color="auto" w:fill="auto"/>
            <w:vAlign w:val="center"/>
          </w:tcPr>
          <w:p w14:paraId="6E4981B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5033A2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7D9D13D"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A3CF56A"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4F9FBEB2"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639201B0" w14:textId="77777777" w:rsidTr="00B313D3">
        <w:tc>
          <w:tcPr>
            <w:tcW w:w="1098" w:type="dxa"/>
            <w:shd w:val="clear" w:color="auto" w:fill="auto"/>
            <w:vAlign w:val="center"/>
          </w:tcPr>
          <w:p w14:paraId="0C655ECA" w14:textId="77777777" w:rsidR="00F6657C" w:rsidRPr="00B313D3" w:rsidRDefault="00F6657C" w:rsidP="00B313D3">
            <w:pPr>
              <w:spacing w:before="40" w:after="40"/>
              <w:rPr>
                <w:sz w:val="22"/>
                <w:szCs w:val="22"/>
              </w:rPr>
            </w:pPr>
            <w:r w:rsidRPr="00B313D3">
              <w:rPr>
                <w:sz w:val="22"/>
                <w:szCs w:val="22"/>
              </w:rPr>
              <w:t>396.3</w:t>
            </w:r>
          </w:p>
        </w:tc>
        <w:tc>
          <w:tcPr>
            <w:tcW w:w="2970" w:type="dxa"/>
            <w:shd w:val="clear" w:color="auto" w:fill="auto"/>
            <w:vAlign w:val="center"/>
          </w:tcPr>
          <w:p w14:paraId="27F219FD" w14:textId="77777777" w:rsidR="00F6657C" w:rsidRPr="00B313D3" w:rsidRDefault="00F6657C" w:rsidP="00B313D3">
            <w:pPr>
              <w:spacing w:before="40" w:after="40"/>
              <w:rPr>
                <w:sz w:val="22"/>
                <w:szCs w:val="22"/>
              </w:rPr>
            </w:pPr>
            <w:r w:rsidRPr="00B313D3">
              <w:rPr>
                <w:sz w:val="22"/>
                <w:szCs w:val="22"/>
              </w:rPr>
              <w:t>2507 Request</w:t>
            </w:r>
          </w:p>
        </w:tc>
        <w:tc>
          <w:tcPr>
            <w:tcW w:w="1080" w:type="dxa"/>
            <w:shd w:val="clear" w:color="auto" w:fill="auto"/>
            <w:vAlign w:val="center"/>
          </w:tcPr>
          <w:p w14:paraId="0DDBD801"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45FA50B7"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EF758B8"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62135552"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1ABD19C3"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0CBFFEAC" w14:textId="77777777" w:rsidTr="00B313D3">
        <w:tc>
          <w:tcPr>
            <w:tcW w:w="1098" w:type="dxa"/>
            <w:shd w:val="clear" w:color="auto" w:fill="auto"/>
            <w:vAlign w:val="center"/>
          </w:tcPr>
          <w:p w14:paraId="7357B173" w14:textId="77777777" w:rsidR="00F6657C" w:rsidRPr="00B313D3" w:rsidRDefault="00F6657C" w:rsidP="00B313D3">
            <w:pPr>
              <w:spacing w:before="40" w:after="40"/>
              <w:rPr>
                <w:sz w:val="22"/>
                <w:szCs w:val="22"/>
              </w:rPr>
            </w:pPr>
            <w:r w:rsidRPr="00B313D3">
              <w:rPr>
                <w:sz w:val="22"/>
                <w:szCs w:val="22"/>
              </w:rPr>
              <w:t>396.4</w:t>
            </w:r>
          </w:p>
        </w:tc>
        <w:tc>
          <w:tcPr>
            <w:tcW w:w="2970" w:type="dxa"/>
            <w:shd w:val="clear" w:color="auto" w:fill="auto"/>
            <w:vAlign w:val="center"/>
          </w:tcPr>
          <w:p w14:paraId="063F73EE" w14:textId="77777777" w:rsidR="00F6657C" w:rsidRPr="00B313D3" w:rsidRDefault="00F6657C" w:rsidP="00B313D3">
            <w:pPr>
              <w:spacing w:before="40" w:after="40"/>
              <w:rPr>
                <w:sz w:val="22"/>
                <w:szCs w:val="22"/>
              </w:rPr>
            </w:pPr>
            <w:r w:rsidRPr="00B313D3">
              <w:rPr>
                <w:sz w:val="22"/>
                <w:szCs w:val="22"/>
              </w:rPr>
              <w:t>2507 Exam</w:t>
            </w:r>
          </w:p>
        </w:tc>
        <w:tc>
          <w:tcPr>
            <w:tcW w:w="1080" w:type="dxa"/>
            <w:shd w:val="clear" w:color="auto" w:fill="auto"/>
            <w:vAlign w:val="center"/>
          </w:tcPr>
          <w:p w14:paraId="4B4F1B58"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D8ED6A"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0118CB50"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F3C5A56"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9625768"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447419B9" w14:textId="77777777" w:rsidTr="00B313D3">
        <w:tc>
          <w:tcPr>
            <w:tcW w:w="1098" w:type="dxa"/>
            <w:shd w:val="clear" w:color="auto" w:fill="auto"/>
            <w:vAlign w:val="center"/>
          </w:tcPr>
          <w:p w14:paraId="3C99CC06" w14:textId="77777777" w:rsidR="00F6657C" w:rsidRPr="00B313D3" w:rsidRDefault="00F6657C" w:rsidP="00B313D3">
            <w:pPr>
              <w:spacing w:before="40" w:after="40"/>
              <w:rPr>
                <w:sz w:val="22"/>
                <w:szCs w:val="22"/>
              </w:rPr>
            </w:pPr>
            <w:r w:rsidRPr="00B313D3">
              <w:rPr>
                <w:sz w:val="22"/>
                <w:szCs w:val="22"/>
              </w:rPr>
              <w:t>396.5</w:t>
            </w:r>
          </w:p>
        </w:tc>
        <w:tc>
          <w:tcPr>
            <w:tcW w:w="2970" w:type="dxa"/>
            <w:shd w:val="clear" w:color="auto" w:fill="auto"/>
            <w:vAlign w:val="center"/>
          </w:tcPr>
          <w:p w14:paraId="7334DD37" w14:textId="77777777" w:rsidR="00F6657C" w:rsidRPr="00B313D3" w:rsidRDefault="00F6657C" w:rsidP="00B313D3">
            <w:pPr>
              <w:spacing w:before="40" w:after="40"/>
              <w:rPr>
                <w:sz w:val="22"/>
                <w:szCs w:val="22"/>
              </w:rPr>
            </w:pPr>
            <w:r w:rsidRPr="00B313D3">
              <w:rPr>
                <w:sz w:val="22"/>
                <w:szCs w:val="22"/>
              </w:rPr>
              <w:t>2507 Cancellation Reason</w:t>
            </w:r>
          </w:p>
        </w:tc>
        <w:tc>
          <w:tcPr>
            <w:tcW w:w="1080" w:type="dxa"/>
            <w:shd w:val="clear" w:color="auto" w:fill="auto"/>
            <w:vAlign w:val="center"/>
          </w:tcPr>
          <w:p w14:paraId="4E177B6B"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75E69C32"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2B0332AF"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BC3B9E" w14:textId="77777777" w:rsidR="00F6657C" w:rsidRPr="00B313D3" w:rsidRDefault="00F6657C" w:rsidP="00B313D3">
            <w:pPr>
              <w:spacing w:before="40" w:after="40"/>
              <w:jc w:val="center"/>
              <w:rPr>
                <w:sz w:val="22"/>
                <w:szCs w:val="22"/>
              </w:rPr>
            </w:pPr>
            <w:r w:rsidRPr="00B313D3">
              <w:rPr>
                <w:sz w:val="22"/>
                <w:szCs w:val="22"/>
              </w:rPr>
              <w:t>@</w:t>
            </w:r>
          </w:p>
        </w:tc>
        <w:tc>
          <w:tcPr>
            <w:tcW w:w="1080" w:type="dxa"/>
            <w:shd w:val="clear" w:color="auto" w:fill="auto"/>
            <w:vAlign w:val="center"/>
          </w:tcPr>
          <w:p w14:paraId="3447E049" w14:textId="77777777" w:rsidR="00F6657C" w:rsidRPr="00B313D3" w:rsidRDefault="00F6657C" w:rsidP="00B313D3">
            <w:pPr>
              <w:spacing w:before="40" w:after="40"/>
              <w:jc w:val="center"/>
              <w:rPr>
                <w:sz w:val="22"/>
                <w:szCs w:val="22"/>
              </w:rPr>
            </w:pPr>
            <w:r w:rsidRPr="00B313D3">
              <w:rPr>
                <w:sz w:val="22"/>
                <w:szCs w:val="22"/>
              </w:rPr>
              <w:t>@</w:t>
            </w:r>
          </w:p>
        </w:tc>
      </w:tr>
      <w:tr w:rsidR="00F6657C" w:rsidRPr="00B313D3" w14:paraId="3C43C12B" w14:textId="77777777" w:rsidTr="00B313D3">
        <w:tc>
          <w:tcPr>
            <w:tcW w:w="1098" w:type="dxa"/>
            <w:shd w:val="clear" w:color="auto" w:fill="auto"/>
            <w:vAlign w:val="center"/>
          </w:tcPr>
          <w:p w14:paraId="350BB9CE" w14:textId="77777777" w:rsidR="00F6657C" w:rsidRPr="00325AD2" w:rsidRDefault="00F6657C" w:rsidP="00B313D3">
            <w:pPr>
              <w:spacing w:before="40" w:after="40"/>
              <w:rPr>
                <w:sz w:val="20"/>
              </w:rPr>
            </w:pPr>
            <w:r w:rsidRPr="00325AD2">
              <w:rPr>
                <w:sz w:val="20"/>
              </w:rPr>
              <w:t>396.6</w:t>
            </w:r>
          </w:p>
        </w:tc>
        <w:tc>
          <w:tcPr>
            <w:tcW w:w="2970" w:type="dxa"/>
            <w:shd w:val="clear" w:color="auto" w:fill="auto"/>
            <w:vAlign w:val="center"/>
          </w:tcPr>
          <w:p w14:paraId="1DE3E762" w14:textId="77777777" w:rsidR="00F6657C" w:rsidRPr="00325AD2" w:rsidRDefault="00F6657C" w:rsidP="00B313D3">
            <w:pPr>
              <w:spacing w:before="40" w:after="40"/>
              <w:rPr>
                <w:sz w:val="20"/>
              </w:rPr>
            </w:pPr>
            <w:r w:rsidRPr="00325AD2">
              <w:rPr>
                <w:sz w:val="20"/>
              </w:rPr>
              <w:t>AMIE Exam</w:t>
            </w:r>
          </w:p>
        </w:tc>
        <w:tc>
          <w:tcPr>
            <w:tcW w:w="1080" w:type="dxa"/>
            <w:shd w:val="clear" w:color="auto" w:fill="auto"/>
            <w:vAlign w:val="center"/>
          </w:tcPr>
          <w:p w14:paraId="4B306262"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1A3B23E5"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69DCB6F2"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36348F1"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22F21607" w14:textId="77777777" w:rsidR="00F6657C" w:rsidRPr="00325AD2" w:rsidRDefault="00F6657C" w:rsidP="00B313D3">
            <w:pPr>
              <w:spacing w:before="40" w:after="40"/>
              <w:jc w:val="center"/>
              <w:rPr>
                <w:sz w:val="20"/>
              </w:rPr>
            </w:pPr>
            <w:r w:rsidRPr="00325AD2">
              <w:rPr>
                <w:sz w:val="20"/>
              </w:rPr>
              <w:t>@</w:t>
            </w:r>
          </w:p>
        </w:tc>
      </w:tr>
      <w:tr w:rsidR="00F6657C" w:rsidRPr="00B313D3" w14:paraId="26F4313B" w14:textId="77777777" w:rsidTr="00B313D3">
        <w:tc>
          <w:tcPr>
            <w:tcW w:w="1098" w:type="dxa"/>
            <w:shd w:val="clear" w:color="auto" w:fill="auto"/>
            <w:vAlign w:val="center"/>
          </w:tcPr>
          <w:p w14:paraId="0E56520F" w14:textId="77777777" w:rsidR="00F6657C" w:rsidRPr="00325AD2" w:rsidRDefault="00F6657C" w:rsidP="00B313D3">
            <w:pPr>
              <w:spacing w:before="40" w:after="40"/>
              <w:rPr>
                <w:sz w:val="20"/>
              </w:rPr>
            </w:pPr>
            <w:r w:rsidRPr="00325AD2">
              <w:rPr>
                <w:sz w:val="20"/>
              </w:rPr>
              <w:t>396.7</w:t>
            </w:r>
          </w:p>
        </w:tc>
        <w:tc>
          <w:tcPr>
            <w:tcW w:w="2970" w:type="dxa"/>
            <w:shd w:val="clear" w:color="auto" w:fill="auto"/>
            <w:vAlign w:val="center"/>
          </w:tcPr>
          <w:p w14:paraId="2096CF36" w14:textId="77777777" w:rsidR="00F6657C" w:rsidRPr="00325AD2" w:rsidRDefault="00F6657C" w:rsidP="00B313D3">
            <w:pPr>
              <w:spacing w:before="40" w:after="40"/>
              <w:rPr>
                <w:sz w:val="20"/>
              </w:rPr>
            </w:pPr>
            <w:r w:rsidRPr="00325AD2">
              <w:rPr>
                <w:sz w:val="20"/>
              </w:rPr>
              <w:t xml:space="preserve">2507 Body System </w:t>
            </w:r>
          </w:p>
        </w:tc>
        <w:tc>
          <w:tcPr>
            <w:tcW w:w="1080" w:type="dxa"/>
            <w:shd w:val="clear" w:color="auto" w:fill="auto"/>
            <w:vAlign w:val="center"/>
          </w:tcPr>
          <w:p w14:paraId="54980237"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6699C947"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34CB85B4"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7ED52D38"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334AD96" w14:textId="77777777" w:rsidR="00F6657C" w:rsidRPr="00325AD2" w:rsidRDefault="00F6657C" w:rsidP="00B313D3">
            <w:pPr>
              <w:spacing w:before="40" w:after="40"/>
              <w:jc w:val="center"/>
              <w:rPr>
                <w:sz w:val="20"/>
              </w:rPr>
            </w:pPr>
            <w:r w:rsidRPr="00325AD2">
              <w:rPr>
                <w:sz w:val="20"/>
              </w:rPr>
              <w:t>@</w:t>
            </w:r>
          </w:p>
        </w:tc>
      </w:tr>
      <w:tr w:rsidR="00F6657C" w:rsidRPr="00B313D3" w14:paraId="2F5DF79D" w14:textId="77777777" w:rsidTr="00B313D3">
        <w:tc>
          <w:tcPr>
            <w:tcW w:w="1098" w:type="dxa"/>
            <w:shd w:val="clear" w:color="auto" w:fill="auto"/>
            <w:vAlign w:val="center"/>
          </w:tcPr>
          <w:p w14:paraId="011160D4" w14:textId="77777777" w:rsidR="00F6657C" w:rsidRPr="00325AD2" w:rsidRDefault="00F6657C" w:rsidP="00B313D3">
            <w:pPr>
              <w:spacing w:before="40" w:after="40"/>
              <w:rPr>
                <w:sz w:val="20"/>
              </w:rPr>
            </w:pPr>
            <w:r w:rsidRPr="00325AD2">
              <w:rPr>
                <w:sz w:val="20"/>
              </w:rPr>
              <w:t>396.94</w:t>
            </w:r>
          </w:p>
        </w:tc>
        <w:tc>
          <w:tcPr>
            <w:tcW w:w="2970" w:type="dxa"/>
            <w:shd w:val="clear" w:color="auto" w:fill="auto"/>
            <w:vAlign w:val="center"/>
          </w:tcPr>
          <w:p w14:paraId="12BC67EE" w14:textId="77777777" w:rsidR="00F6657C" w:rsidRPr="00325AD2" w:rsidRDefault="00F6657C" w:rsidP="00B313D3">
            <w:pPr>
              <w:spacing w:before="40" w:after="40"/>
              <w:rPr>
                <w:sz w:val="20"/>
              </w:rPr>
            </w:pPr>
            <w:r w:rsidRPr="00325AD2">
              <w:rPr>
                <w:sz w:val="20"/>
              </w:rPr>
              <w:t>2507 Insufficient Reasons</w:t>
            </w:r>
          </w:p>
        </w:tc>
        <w:tc>
          <w:tcPr>
            <w:tcW w:w="1080" w:type="dxa"/>
            <w:shd w:val="clear" w:color="auto" w:fill="auto"/>
            <w:vAlign w:val="center"/>
          </w:tcPr>
          <w:p w14:paraId="60EBD0CE"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1B64EC8"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9F92C04"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471A7BBB"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5E098C73" w14:textId="77777777" w:rsidR="00F6657C" w:rsidRPr="00325AD2" w:rsidRDefault="00F6657C" w:rsidP="00B313D3">
            <w:pPr>
              <w:spacing w:before="40" w:after="40"/>
              <w:jc w:val="center"/>
              <w:rPr>
                <w:sz w:val="20"/>
              </w:rPr>
            </w:pPr>
            <w:r w:rsidRPr="00325AD2">
              <w:rPr>
                <w:sz w:val="20"/>
              </w:rPr>
              <w:t>@</w:t>
            </w:r>
          </w:p>
        </w:tc>
      </w:tr>
      <w:tr w:rsidR="00F6657C" w:rsidRPr="00B313D3" w14:paraId="177FAC67" w14:textId="77777777" w:rsidTr="00B313D3">
        <w:tc>
          <w:tcPr>
            <w:tcW w:w="1098" w:type="dxa"/>
            <w:shd w:val="clear" w:color="auto" w:fill="auto"/>
            <w:vAlign w:val="center"/>
          </w:tcPr>
          <w:p w14:paraId="42F101B9" w14:textId="77777777" w:rsidR="00F6657C" w:rsidRPr="00325AD2" w:rsidRDefault="00F6657C" w:rsidP="00B313D3">
            <w:pPr>
              <w:spacing w:before="40" w:after="40"/>
              <w:rPr>
                <w:sz w:val="20"/>
              </w:rPr>
            </w:pPr>
            <w:r w:rsidRPr="00325AD2">
              <w:rPr>
                <w:sz w:val="20"/>
              </w:rPr>
              <w:t>396.95</w:t>
            </w:r>
          </w:p>
        </w:tc>
        <w:tc>
          <w:tcPr>
            <w:tcW w:w="2970" w:type="dxa"/>
            <w:shd w:val="clear" w:color="auto" w:fill="auto"/>
            <w:vAlign w:val="center"/>
          </w:tcPr>
          <w:p w14:paraId="32DBFF2F" w14:textId="77777777" w:rsidR="00F6657C" w:rsidRPr="00325AD2" w:rsidRDefault="00F6657C" w:rsidP="00B313D3">
            <w:pPr>
              <w:spacing w:before="40" w:after="40"/>
              <w:rPr>
                <w:sz w:val="20"/>
              </w:rPr>
            </w:pPr>
            <w:r w:rsidRPr="00325AD2">
              <w:rPr>
                <w:sz w:val="20"/>
              </w:rPr>
              <w:t xml:space="preserve">AMIE C&amp;P Exam Tracking </w:t>
            </w:r>
          </w:p>
        </w:tc>
        <w:tc>
          <w:tcPr>
            <w:tcW w:w="1080" w:type="dxa"/>
            <w:shd w:val="clear" w:color="auto" w:fill="auto"/>
            <w:vAlign w:val="center"/>
          </w:tcPr>
          <w:p w14:paraId="3CD973E8"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7D407035"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2C1D94CB"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05E20D2F" w14:textId="77777777" w:rsidR="00F6657C" w:rsidRPr="00325AD2" w:rsidRDefault="00F6657C" w:rsidP="00B313D3">
            <w:pPr>
              <w:spacing w:before="40" w:after="40"/>
              <w:jc w:val="center"/>
              <w:rPr>
                <w:sz w:val="20"/>
              </w:rPr>
            </w:pPr>
            <w:r w:rsidRPr="00325AD2">
              <w:rPr>
                <w:sz w:val="20"/>
              </w:rPr>
              <w:t>#</w:t>
            </w:r>
          </w:p>
        </w:tc>
        <w:tc>
          <w:tcPr>
            <w:tcW w:w="1080" w:type="dxa"/>
            <w:shd w:val="clear" w:color="auto" w:fill="auto"/>
            <w:vAlign w:val="center"/>
          </w:tcPr>
          <w:p w14:paraId="4C208AF5" w14:textId="77777777" w:rsidR="00F6657C" w:rsidRPr="00325AD2" w:rsidRDefault="00F6657C" w:rsidP="00B313D3">
            <w:pPr>
              <w:spacing w:before="40" w:after="40"/>
              <w:jc w:val="center"/>
              <w:rPr>
                <w:sz w:val="20"/>
              </w:rPr>
            </w:pPr>
            <w:r w:rsidRPr="00325AD2">
              <w:rPr>
                <w:sz w:val="20"/>
              </w:rPr>
              <w:t>#</w:t>
            </w:r>
          </w:p>
        </w:tc>
      </w:tr>
    </w:tbl>
    <w:p w14:paraId="1805A544" w14:textId="77777777" w:rsidR="00F00086" w:rsidRPr="00490115" w:rsidRDefault="00F00086" w:rsidP="006E7A25">
      <w:pPr>
        <w:pStyle w:val="BodyText"/>
        <w:rPr>
          <w:i/>
        </w:rPr>
      </w:pPr>
      <w:r w:rsidRPr="00490115">
        <w:rPr>
          <w:b/>
          <w:i/>
        </w:rPr>
        <w:t>Note:</w:t>
      </w:r>
      <w:r w:rsidRPr="00490115">
        <w:rPr>
          <w:i/>
        </w:rPr>
        <w:t xml:space="preserve"> </w:t>
      </w:r>
      <w:r w:rsidR="00C745B5" w:rsidRPr="00490115">
        <w:rPr>
          <w:i/>
        </w:rPr>
        <w:t>The code (symbol) “@” in this table is the programmer’s access</w:t>
      </w:r>
      <w:r w:rsidR="00E2391F" w:rsidRPr="00490115">
        <w:rPr>
          <w:i/>
        </w:rPr>
        <w:t xml:space="preserve">. </w:t>
      </w:r>
      <w:r w:rsidRPr="00490115">
        <w:rPr>
          <w:i/>
        </w:rPr>
        <w:t xml:space="preserve">The </w:t>
      </w:r>
      <w:r w:rsidR="00C745B5" w:rsidRPr="00490115">
        <w:rPr>
          <w:i/>
        </w:rPr>
        <w:t xml:space="preserve">other </w:t>
      </w:r>
      <w:r w:rsidRPr="00490115">
        <w:rPr>
          <w:i/>
        </w:rPr>
        <w:t>cod</w:t>
      </w:r>
      <w:r w:rsidR="00C745B5" w:rsidRPr="00490115">
        <w:rPr>
          <w:i/>
        </w:rPr>
        <w:t xml:space="preserve">es are arbitrary, and are determined by the developers during the design phase and assigned as needed to users by the </w:t>
      </w:r>
      <w:r w:rsidR="00AA7569" w:rsidRPr="00490115">
        <w:rPr>
          <w:i/>
        </w:rPr>
        <w:t>Information Systems (</w:t>
      </w:r>
      <w:r w:rsidR="00C745B5" w:rsidRPr="00490115">
        <w:rPr>
          <w:i/>
        </w:rPr>
        <w:t>IS</w:t>
      </w:r>
      <w:r w:rsidR="00AA7569" w:rsidRPr="00490115">
        <w:rPr>
          <w:i/>
        </w:rPr>
        <w:t xml:space="preserve">) </w:t>
      </w:r>
      <w:r w:rsidR="00C745B5" w:rsidRPr="00490115">
        <w:rPr>
          <w:i/>
        </w:rPr>
        <w:t>staff in the File Manager Access Code field of the New Person (#200) file.</w:t>
      </w:r>
    </w:p>
    <w:p w14:paraId="2BA1DDDF" w14:textId="77777777" w:rsidR="00230EBC" w:rsidRPr="007C035D" w:rsidRDefault="00230EBC" w:rsidP="00F904A1">
      <w:pPr>
        <w:pStyle w:val="Heading3"/>
      </w:pPr>
      <w:bookmarkStart w:id="402" w:name="_Toc5111375"/>
      <w:r w:rsidRPr="007C035D">
        <w:t>Advanced User</w:t>
      </w:r>
      <w:bookmarkEnd w:id="402"/>
    </w:p>
    <w:p w14:paraId="7BC98861" w14:textId="77777777" w:rsidR="006237DC" w:rsidRDefault="00230EBC" w:rsidP="006E7A25">
      <w:pPr>
        <w:pStyle w:val="BodyText"/>
      </w:pPr>
      <w:r>
        <w:t xml:space="preserve">Access the </w:t>
      </w:r>
      <w:r w:rsidRPr="001935CE">
        <w:rPr>
          <w:u w:val="single"/>
        </w:rPr>
        <w:t>VA FileMan Advanced User Manual</w:t>
      </w:r>
      <w:r w:rsidR="003D5348">
        <w:t xml:space="preserve"> at:</w:t>
      </w:r>
    </w:p>
    <w:p w14:paraId="7D81DF4E" w14:textId="77777777" w:rsidR="00230EBC" w:rsidRDefault="00697775" w:rsidP="006E7A25">
      <w:pPr>
        <w:pStyle w:val="BodyText"/>
      </w:pPr>
      <w:hyperlink r:id="rId78" w:history="1">
        <w:r w:rsidR="006237DC" w:rsidRPr="00DC5EF2">
          <w:rPr>
            <w:rStyle w:val="Hyperlink"/>
            <w:sz w:val="22"/>
          </w:rPr>
          <w:t>https://www.va.gov/vdl/application.asp?appid=5</w:t>
        </w:r>
      </w:hyperlink>
      <w:r w:rsidR="006237DC">
        <w:t xml:space="preserve"> </w:t>
      </w:r>
    </w:p>
    <w:p w14:paraId="7A60AD17" w14:textId="77777777" w:rsidR="00230EBC" w:rsidRDefault="00230EBC" w:rsidP="00F904A1">
      <w:pPr>
        <w:pStyle w:val="Heading3"/>
      </w:pPr>
      <w:bookmarkStart w:id="403" w:name="_Toc5111376"/>
      <w:r>
        <w:t>Programmer Manual</w:t>
      </w:r>
      <w:bookmarkEnd w:id="403"/>
    </w:p>
    <w:p w14:paraId="69DD5200" w14:textId="77777777" w:rsidR="006237DC" w:rsidRDefault="00531BFF" w:rsidP="006E7A25">
      <w:pPr>
        <w:pStyle w:val="BodyText"/>
      </w:pPr>
      <w:r w:rsidRPr="00531BFF">
        <w:t xml:space="preserve">Access the </w:t>
      </w:r>
      <w:r w:rsidRPr="001935CE">
        <w:rPr>
          <w:u w:val="single"/>
        </w:rPr>
        <w:t>VA FileMan Programmer Manual</w:t>
      </w:r>
      <w:r w:rsidRPr="00531BFF">
        <w:t xml:space="preserve"> at:</w:t>
      </w:r>
    </w:p>
    <w:p w14:paraId="6A9FB392" w14:textId="77777777" w:rsidR="00531BFF" w:rsidRDefault="00697775" w:rsidP="006E7A25">
      <w:pPr>
        <w:pStyle w:val="BodyText"/>
      </w:pPr>
      <w:hyperlink r:id="rId79" w:history="1">
        <w:r w:rsidR="006237DC" w:rsidRPr="00DC5EF2">
          <w:rPr>
            <w:rStyle w:val="Hyperlink"/>
            <w:sz w:val="22"/>
          </w:rPr>
          <w:t>https://www.va.gov/vdl/application.asp?appid=5</w:t>
        </w:r>
      </w:hyperlink>
    </w:p>
    <w:p w14:paraId="0BB8E59F" w14:textId="77777777" w:rsidR="00BB1931" w:rsidRDefault="00BB1931" w:rsidP="00F904A1">
      <w:pPr>
        <w:pStyle w:val="Heading3"/>
      </w:pPr>
      <w:bookmarkStart w:id="404" w:name="_Toc5111377"/>
      <w:r>
        <w:t>Technical Manual</w:t>
      </w:r>
      <w:bookmarkEnd w:id="404"/>
    </w:p>
    <w:p w14:paraId="4F4DC8B9" w14:textId="77777777" w:rsidR="00A32218" w:rsidRDefault="00BB1931" w:rsidP="006E7A25">
      <w:pPr>
        <w:pStyle w:val="BodyText"/>
      </w:pPr>
      <w:r w:rsidRPr="00531BFF">
        <w:t xml:space="preserve">Access the </w:t>
      </w:r>
      <w:r w:rsidRPr="001935CE">
        <w:rPr>
          <w:u w:val="single"/>
        </w:rPr>
        <w:t>VA FileMan Technical Manual</w:t>
      </w:r>
      <w:r w:rsidRPr="00531BFF">
        <w:t xml:space="preserve"> at:</w:t>
      </w:r>
    </w:p>
    <w:p w14:paraId="761A3161" w14:textId="77777777" w:rsidR="00531BFF" w:rsidRDefault="00697775" w:rsidP="006E7A25">
      <w:pPr>
        <w:pStyle w:val="BodyText"/>
      </w:pPr>
      <w:hyperlink r:id="rId80" w:history="1">
        <w:r w:rsidR="00A32218" w:rsidRPr="00DC5EF2">
          <w:rPr>
            <w:rStyle w:val="Hyperlink"/>
            <w:sz w:val="22"/>
          </w:rPr>
          <w:t>https://www.va.gov/vdl/application.asp?appid=5</w:t>
        </w:r>
      </w:hyperlink>
    </w:p>
    <w:p w14:paraId="65E53DB6" w14:textId="77777777" w:rsidR="004B0309" w:rsidRPr="00D91268" w:rsidRDefault="004B0309" w:rsidP="00F904A1">
      <w:pPr>
        <w:pStyle w:val="Heading3"/>
      </w:pPr>
      <w:bookmarkStart w:id="405" w:name="_Toc5111378"/>
      <w:r w:rsidRPr="00D91268">
        <w:t>Package-wide Variables</w:t>
      </w:r>
      <w:bookmarkEnd w:id="405"/>
    </w:p>
    <w:p w14:paraId="267D697A" w14:textId="77777777" w:rsidR="004B0309" w:rsidRDefault="004B0309" w:rsidP="006E7A25">
      <w:pPr>
        <w:pStyle w:val="BodyText"/>
      </w:pPr>
      <w:r>
        <w:t>There are no package-wide or special variables in the AMIE software.</w:t>
      </w:r>
    </w:p>
    <w:p w14:paraId="3444388D" w14:textId="77777777" w:rsidR="004B0309" w:rsidRPr="00D91268" w:rsidRDefault="004B0309" w:rsidP="00BB219B">
      <w:pPr>
        <w:pStyle w:val="Heading4"/>
      </w:pPr>
      <w:bookmarkStart w:id="406" w:name="_Toc5111379"/>
      <w:r w:rsidRPr="00D91268">
        <w:t>Key Variables</w:t>
      </w:r>
      <w:bookmarkEnd w:id="406"/>
    </w:p>
    <w:p w14:paraId="383A3AC9" w14:textId="77777777" w:rsidR="004B0309" w:rsidRDefault="004B0309" w:rsidP="00FF43F0">
      <w:pPr>
        <w:pStyle w:val="BodyText"/>
        <w:numPr>
          <w:ilvl w:val="0"/>
          <w:numId w:val="11"/>
        </w:numPr>
        <w:tabs>
          <w:tab w:val="left" w:pos="720"/>
          <w:tab w:val="left" w:pos="1800"/>
          <w:tab w:val="left" w:pos="2160"/>
        </w:tabs>
        <w:ind w:left="720"/>
      </w:pPr>
      <w:r>
        <w:t>PNAM</w:t>
      </w:r>
      <w:r>
        <w:tab/>
      </w:r>
      <w:r>
        <w:t>=</w:t>
      </w:r>
      <w:r>
        <w:tab/>
      </w:r>
      <w:r>
        <w:t>Patient name</w:t>
      </w:r>
    </w:p>
    <w:p w14:paraId="2CEE0863" w14:textId="77777777" w:rsidR="004B0309" w:rsidRDefault="004B0309" w:rsidP="00FF43F0">
      <w:pPr>
        <w:pStyle w:val="BodyText"/>
        <w:numPr>
          <w:ilvl w:val="0"/>
          <w:numId w:val="11"/>
        </w:numPr>
        <w:tabs>
          <w:tab w:val="left" w:pos="720"/>
          <w:tab w:val="left" w:pos="1800"/>
          <w:tab w:val="left" w:pos="2160"/>
        </w:tabs>
        <w:ind w:left="720"/>
      </w:pPr>
      <w:r>
        <w:t>DFN</w:t>
      </w:r>
      <w:r>
        <w:tab/>
      </w:r>
      <w:r>
        <w:t>=</w:t>
      </w:r>
      <w:r>
        <w:tab/>
      </w:r>
      <w:r>
        <w:t>Internal ^DPT number</w:t>
      </w:r>
    </w:p>
    <w:p w14:paraId="42C48FDD" w14:textId="77777777" w:rsidR="004B0309" w:rsidRDefault="004B0309" w:rsidP="00FF43F0">
      <w:pPr>
        <w:pStyle w:val="BodyText"/>
        <w:numPr>
          <w:ilvl w:val="0"/>
          <w:numId w:val="11"/>
        </w:numPr>
        <w:tabs>
          <w:tab w:val="left" w:pos="720"/>
          <w:tab w:val="left" w:pos="1800"/>
          <w:tab w:val="left" w:pos="2160"/>
        </w:tabs>
        <w:ind w:left="720"/>
      </w:pPr>
      <w:r>
        <w:t>SSN</w:t>
      </w:r>
      <w:r>
        <w:tab/>
      </w:r>
      <w:r>
        <w:t>=</w:t>
      </w:r>
      <w:r>
        <w:tab/>
      </w:r>
      <w:r>
        <w:t>Social security number</w:t>
      </w:r>
    </w:p>
    <w:p w14:paraId="09CFD938" w14:textId="77777777" w:rsidR="004B0309" w:rsidRDefault="004B0309" w:rsidP="00FF43F0">
      <w:pPr>
        <w:pStyle w:val="BodyText"/>
        <w:numPr>
          <w:ilvl w:val="0"/>
          <w:numId w:val="11"/>
        </w:numPr>
        <w:tabs>
          <w:tab w:val="left" w:pos="720"/>
          <w:tab w:val="left" w:pos="1800"/>
          <w:tab w:val="left" w:pos="2160"/>
        </w:tabs>
        <w:ind w:left="720"/>
      </w:pPr>
      <w:r>
        <w:t>CFLOC</w:t>
      </w:r>
      <w:r>
        <w:tab/>
      </w:r>
      <w:r>
        <w:t>=</w:t>
      </w:r>
      <w:r>
        <w:tab/>
      </w:r>
      <w:r>
        <w:t>Claim folder location</w:t>
      </w:r>
    </w:p>
    <w:p w14:paraId="05CCFB36" w14:textId="77777777" w:rsidR="004B0309" w:rsidRDefault="004B0309" w:rsidP="00FF43F0">
      <w:pPr>
        <w:pStyle w:val="BodyText"/>
        <w:numPr>
          <w:ilvl w:val="0"/>
          <w:numId w:val="11"/>
        </w:numPr>
        <w:tabs>
          <w:tab w:val="left" w:pos="720"/>
          <w:tab w:val="left" w:pos="1800"/>
          <w:tab w:val="left" w:pos="2160"/>
        </w:tabs>
        <w:ind w:left="720"/>
      </w:pPr>
      <w:r>
        <w:t>DCHGDT</w:t>
      </w:r>
      <w:r>
        <w:tab/>
      </w:r>
      <w:r>
        <w:t>=</w:t>
      </w:r>
      <w:r>
        <w:tab/>
      </w:r>
      <w:r>
        <w:t>Discharge date</w:t>
      </w:r>
    </w:p>
    <w:p w14:paraId="23CDED22" w14:textId="77777777" w:rsidR="004B0309" w:rsidRDefault="004B0309" w:rsidP="00FF43F0">
      <w:pPr>
        <w:pStyle w:val="BodyText"/>
        <w:numPr>
          <w:ilvl w:val="0"/>
          <w:numId w:val="11"/>
        </w:numPr>
        <w:tabs>
          <w:tab w:val="left" w:pos="720"/>
          <w:tab w:val="left" w:pos="1800"/>
          <w:tab w:val="left" w:pos="2160"/>
        </w:tabs>
        <w:ind w:left="720"/>
      </w:pPr>
      <w:r>
        <w:lastRenderedPageBreak/>
        <w:t>ADMDT</w:t>
      </w:r>
      <w:r>
        <w:tab/>
      </w:r>
      <w:r>
        <w:t>=</w:t>
      </w:r>
      <w:r>
        <w:tab/>
      </w:r>
      <w:r>
        <w:t>Admission date</w:t>
      </w:r>
    </w:p>
    <w:p w14:paraId="2E0EF2C4" w14:textId="77777777" w:rsidR="004B0309" w:rsidRPr="00D91268" w:rsidRDefault="004B0309" w:rsidP="00530A77">
      <w:pPr>
        <w:pStyle w:val="Heading4"/>
      </w:pPr>
      <w:bookmarkStart w:id="407" w:name="_Toc5111380"/>
      <w:r w:rsidRPr="00D91268">
        <w:t>How to Generate Online Documentation</w:t>
      </w:r>
      <w:bookmarkEnd w:id="407"/>
    </w:p>
    <w:p w14:paraId="0E8412A3" w14:textId="77777777" w:rsidR="004B0309" w:rsidRDefault="004B0309" w:rsidP="006E7A25">
      <w:pPr>
        <w:pStyle w:val="BodyText"/>
      </w:pPr>
      <w:r>
        <w:t>This section describes some of the various methods by which users may secure AMIE technical documentation</w:t>
      </w:r>
      <w:r w:rsidR="00E2391F">
        <w:t xml:space="preserve">. </w:t>
      </w:r>
      <w:r>
        <w:t xml:space="preserve">Online technical documentation pertaining to the AMIE software, in addition to that which is located in the help </w:t>
      </w:r>
      <w:r w:rsidR="00DB5BD1">
        <w:t>prompts</w:t>
      </w:r>
      <w:r>
        <w:t xml:space="preserve"> may be generated through utilization of several Kernel options</w:t>
      </w:r>
      <w:r w:rsidR="00E2391F">
        <w:t xml:space="preserve">. </w:t>
      </w:r>
      <w:r>
        <w:t xml:space="preserve">These </w:t>
      </w:r>
      <w:r w:rsidRPr="00A06B23">
        <w:t xml:space="preserve">include </w:t>
      </w:r>
      <w:r w:rsidR="00325AD2" w:rsidRPr="00A06B23">
        <w:t>X</w:t>
      </w:r>
      <w:r>
        <w:t>INDEX and VA FileMan List File Attributes</w:t>
      </w:r>
      <w:r w:rsidR="00E2391F">
        <w:t xml:space="preserve">. </w:t>
      </w:r>
      <w:r>
        <w:t>Further information about other utilities which supply online technical documentation may be found in the Kernel Reference Manual.</w:t>
      </w:r>
    </w:p>
    <w:p w14:paraId="7BCBAAFD" w14:textId="77777777" w:rsidR="004B0309" w:rsidRPr="00D91268" w:rsidRDefault="004B0309" w:rsidP="00530A77">
      <w:pPr>
        <w:pStyle w:val="Heading4"/>
      </w:pPr>
      <w:bookmarkStart w:id="408" w:name="_Toc5111381"/>
      <w:proofErr w:type="spellStart"/>
      <w:r w:rsidRPr="00275FC7">
        <w:t>XIn</w:t>
      </w:r>
      <w:r w:rsidRPr="00D91268">
        <w:t>dex</w:t>
      </w:r>
      <w:bookmarkEnd w:id="408"/>
      <w:proofErr w:type="spellEnd"/>
    </w:p>
    <w:p w14:paraId="4F6B9974" w14:textId="77777777" w:rsidR="004B0309" w:rsidRDefault="004B0309" w:rsidP="006E7A25">
      <w:pPr>
        <w:pStyle w:val="BodyText"/>
      </w:pPr>
      <w:r>
        <w:t>This option analyzes the structure of a routine(s) to determine in part if the routine(s) adheres to VistA Programming Standards</w:t>
      </w:r>
      <w:r w:rsidR="00E2391F">
        <w:t xml:space="preserve">. </w:t>
      </w:r>
      <w:r>
        <w:t>The XINDEX output may include the following components:  compiles list of errors and warnings, routine listing, local variables, global variables, naked globals, label references, and external references</w:t>
      </w:r>
      <w:r w:rsidR="00E2391F">
        <w:t xml:space="preserve">. </w:t>
      </w:r>
      <w:r>
        <w:t>By running XINDEX for a specified set of routines, the user is afforded the opportunity to discover any deviations from VistA Programming Standards which exist in the selected routine(s) and to see how routines interact with one another, that is, which routines call or are called by other routines.</w:t>
      </w:r>
    </w:p>
    <w:p w14:paraId="6DEAE68E" w14:textId="77777777" w:rsidR="004B0309" w:rsidRDefault="004B0309" w:rsidP="006E7A25">
      <w:pPr>
        <w:pStyle w:val="BodyText"/>
      </w:pPr>
      <w:r>
        <w:t>To run XINDEX for the AMIE software, specify the following namespace at the "routine(s) ?&gt;" prompt:  DVBA* and DVBC*</w:t>
      </w:r>
      <w:r w:rsidR="00E2391F">
        <w:t xml:space="preserve">. </w:t>
      </w:r>
      <w:r>
        <w:t>AMIE initialization routines which reside in the UCI in which XINDEX is being run, as well as compiled template routines found within the AMIE namespace, should be omitted at the "routine(s)?&gt;" prompt</w:t>
      </w:r>
      <w:r w:rsidR="00E2391F">
        <w:t xml:space="preserve">. </w:t>
      </w:r>
      <w:r>
        <w:t>To omit routines from selection, preface the namespace with a minus sign (-).</w:t>
      </w:r>
    </w:p>
    <w:p w14:paraId="679BD99C" w14:textId="77777777" w:rsidR="004B0309" w:rsidRPr="001C48CD" w:rsidRDefault="00FF50FB" w:rsidP="00530A77">
      <w:pPr>
        <w:pStyle w:val="Heading5"/>
      </w:pPr>
      <w:r w:rsidRPr="001C48CD">
        <w:t xml:space="preserve">Data Dictionary </w:t>
      </w:r>
      <w:r w:rsidR="004B0309" w:rsidRPr="001C48CD">
        <w:t>List File Attributes</w:t>
      </w:r>
    </w:p>
    <w:p w14:paraId="60F8119B" w14:textId="77777777" w:rsidR="004B0309" w:rsidRDefault="004B0309" w:rsidP="006E7A25">
      <w:pPr>
        <w:pStyle w:val="BodyText"/>
      </w:pPr>
      <w:r>
        <w:t>This VA FileMan option allows the user to generate documentation pertaining to files and file structure</w:t>
      </w:r>
      <w:r w:rsidR="00E2391F">
        <w:t xml:space="preserve">. </w:t>
      </w:r>
      <w:r>
        <w:t>Utilization of this option via the "Standard" format will yield the following data dictionary information for a specified file(s):  file name and description, identifiers, cross-references, files pointed to by the file specified, files which point to the file specified, input templates, print templates, and sort templates</w:t>
      </w:r>
      <w:r w:rsidR="00E2391F">
        <w:t xml:space="preserve">. </w:t>
      </w:r>
      <w:r>
        <w:t>In addition, the following applicable data is supplied for each field in the file:  field name, number, title, global location, description, help prompt, cross-reference(s), input transform, date last edited, and notes.</w:t>
      </w:r>
    </w:p>
    <w:p w14:paraId="27C862A4" w14:textId="77777777" w:rsidR="00302E32" w:rsidRDefault="004B0309" w:rsidP="006E7A25">
      <w:pPr>
        <w:pStyle w:val="BodyText"/>
      </w:pPr>
      <w:r>
        <w:t xml:space="preserve">Using the "Global Map" format of this option generates an output which lists all cross-references for the file selected, global location of each field in the file, input templates, print templates, and sort templates.  </w:t>
      </w:r>
    </w:p>
    <w:p w14:paraId="4D7D06AB" w14:textId="77777777" w:rsidR="007241AC" w:rsidRPr="00921B97" w:rsidRDefault="004B0309" w:rsidP="006E7A25">
      <w:pPr>
        <w:pStyle w:val="BodyText"/>
      </w:pPr>
      <w:r>
        <w:t>For a comprehensive list</w:t>
      </w:r>
      <w:r w:rsidR="00DB5BD1">
        <w:t>ing of AMIE files</w:t>
      </w:r>
      <w:r w:rsidR="00302E32">
        <w:t xml:space="preserve"> used by CAPRI</w:t>
      </w:r>
      <w:r w:rsidR="00DB5BD1">
        <w:t>, please use the following link</w:t>
      </w:r>
      <w:r w:rsidR="00FA2EBA">
        <w:t xml:space="preserve"> (URL)</w:t>
      </w:r>
      <w:r w:rsidR="00DB5BD1">
        <w:t xml:space="preserve"> to </w:t>
      </w:r>
      <w:r w:rsidR="00A620A3">
        <w:t xml:space="preserve">locate </w:t>
      </w:r>
      <w:r w:rsidR="00A06B23">
        <w:t xml:space="preserve">the </w:t>
      </w:r>
      <w:r w:rsidR="00FA2EBA">
        <w:t>“</w:t>
      </w:r>
      <w:r w:rsidR="00302E32">
        <w:t>Files</w:t>
      </w:r>
      <w:r w:rsidR="00FA2EBA">
        <w:t>”</w:t>
      </w:r>
      <w:r w:rsidR="00302E32">
        <w:t xml:space="preserve"> section of the </w:t>
      </w:r>
      <w:r w:rsidR="00A06B23">
        <w:t xml:space="preserve">AMIE </w:t>
      </w:r>
      <w:r w:rsidR="00DB5BD1">
        <w:t>T</w:t>
      </w:r>
      <w:r w:rsidR="00A06B23">
        <w:t>echnical</w:t>
      </w:r>
      <w:r>
        <w:t xml:space="preserve"> </w:t>
      </w:r>
      <w:r w:rsidR="00DB5BD1">
        <w:t>M</w:t>
      </w:r>
      <w:r w:rsidR="007241AC">
        <w:t xml:space="preserve">anual: </w:t>
      </w:r>
      <w:hyperlink r:id="rId81" w:history="1">
        <w:r w:rsidR="00C71E64" w:rsidRPr="00DE2C1C">
          <w:rPr>
            <w:rStyle w:val="Hyperlink"/>
            <w:sz w:val="22"/>
          </w:rPr>
          <w:t>http://www.va.gov/vdl/application.asp?appid=31</w:t>
        </w:r>
      </w:hyperlink>
      <w:hyperlink r:id="rId82" w:history="1"/>
    </w:p>
    <w:p w14:paraId="5075A6D6" w14:textId="77777777" w:rsidR="00F80754" w:rsidRPr="000E6EE5" w:rsidRDefault="00B70100" w:rsidP="00530A77">
      <w:pPr>
        <w:pStyle w:val="Heading1"/>
      </w:pPr>
      <w:bookmarkStart w:id="409" w:name="_Toc5111382"/>
      <w:r w:rsidRPr="00B50454">
        <w:t>Archiv</w:t>
      </w:r>
      <w:r>
        <w:t>ing</w:t>
      </w:r>
      <w:r w:rsidR="00F6657C">
        <w:t xml:space="preserve">, </w:t>
      </w:r>
      <w:r w:rsidR="00F80754" w:rsidRPr="000E6EE5">
        <w:t>Purging</w:t>
      </w:r>
      <w:r w:rsidR="00F6657C">
        <w:t>, and Frequency</w:t>
      </w:r>
      <w:bookmarkEnd w:id="409"/>
    </w:p>
    <w:p w14:paraId="4C8E3BFA" w14:textId="77777777" w:rsidR="009E60EB" w:rsidRDefault="00B50454" w:rsidP="006E7A25">
      <w:pPr>
        <w:pStyle w:val="BodyText"/>
      </w:pPr>
      <w:r w:rsidRPr="00B50454">
        <w:t xml:space="preserve">CAPRI </w:t>
      </w:r>
      <w:r w:rsidR="00A06B23">
        <w:t>relies on the AMIE application for any archiving and purging functionality</w:t>
      </w:r>
      <w:r w:rsidRPr="00B50454">
        <w:t>.</w:t>
      </w:r>
    </w:p>
    <w:p w14:paraId="079FD6AB" w14:textId="77777777" w:rsidR="00B50454" w:rsidRPr="00B50454" w:rsidRDefault="009E60EB" w:rsidP="006E7A25">
      <w:pPr>
        <w:pStyle w:val="BodyText"/>
      </w:pPr>
      <w:r>
        <w:t>Although t</w:t>
      </w:r>
      <w:r w:rsidR="00B50454" w:rsidRPr="00B50454">
        <w:t>he AMIE software</w:t>
      </w:r>
      <w:r>
        <w:t xml:space="preserve"> has no </w:t>
      </w:r>
      <w:r w:rsidRPr="00B50454">
        <w:t>archiving capabilities</w:t>
      </w:r>
      <w:r>
        <w:t xml:space="preserve"> </w:t>
      </w:r>
      <w:r w:rsidR="00B50454" w:rsidRPr="00B50454">
        <w:t>AMIE’s purging capabilities are handled by the DVBA REGIONAL PURGING PROGRAM option deletes all FINALIZED requests which are older than the date set in the AMIE SITE PARAMETER file (#396.1)</w:t>
      </w:r>
      <w:r w:rsidR="00E2391F" w:rsidRPr="00B50454">
        <w:t xml:space="preserve">. </w:t>
      </w:r>
      <w:r w:rsidR="00B50454" w:rsidRPr="00B50454">
        <w:t>It should normally be set to run daily on TaskMan, as it takes several minutes to run in programmer mode</w:t>
      </w:r>
      <w:r w:rsidR="00E2391F" w:rsidRPr="00B50454">
        <w:t xml:space="preserve">. </w:t>
      </w:r>
      <w:r w:rsidR="00B50454" w:rsidRPr="00B50454">
        <w:t>In addition to purging the FORM 7131 file (#396), it also purges the AMIE REPORT file (#396.2).</w:t>
      </w:r>
    </w:p>
    <w:p w14:paraId="19FB005E" w14:textId="77777777" w:rsidR="00B50454" w:rsidRPr="00B50454" w:rsidRDefault="00B50454" w:rsidP="006E7A25">
      <w:pPr>
        <w:pStyle w:val="BodyText"/>
      </w:pPr>
      <w:r w:rsidRPr="00B50454">
        <w:t>The frequency is based on the amount of 7131 information purged by this program</w:t>
      </w:r>
      <w:r w:rsidR="00E2391F">
        <w:t xml:space="preserve">. </w:t>
      </w:r>
      <w:r w:rsidR="002B4CDA">
        <w:t>It</w:t>
      </w:r>
      <w:r w:rsidRPr="00B50454">
        <w:t xml:space="preserve"> is determined by the NUMBER OF DAYS TO KEEP HISTORY parameter set through the Regional File Site Parameter Setup option</w:t>
      </w:r>
      <w:r w:rsidR="00E2391F" w:rsidRPr="00B50454">
        <w:t xml:space="preserve">. </w:t>
      </w:r>
      <w:r w:rsidRPr="00B50454">
        <w:t>It is suggested to keep at least 30 days on file at all times, but no more than 120 days</w:t>
      </w:r>
      <w:r w:rsidR="00E2391F" w:rsidRPr="00B50454">
        <w:t xml:space="preserve">. </w:t>
      </w:r>
      <w:r w:rsidRPr="00B50454">
        <w:t>The NUMBER OF DAYS TO KEEP HISTORY field (#9) of the AMIE SITE PARAMETER file (#396.1) will automatically keep 30 days of report data if no value is in that field.</w:t>
      </w:r>
    </w:p>
    <w:p w14:paraId="4D49CA00" w14:textId="77777777" w:rsidR="00B50454" w:rsidRPr="00B50454" w:rsidRDefault="00B50454" w:rsidP="006E7A25">
      <w:pPr>
        <w:pStyle w:val="BodyText"/>
      </w:pPr>
      <w:r w:rsidRPr="00B50454">
        <w:lastRenderedPageBreak/>
        <w:t>While the AMIE software uses a very small amount of disk space, it is wise not to let the data accumulate if it is not needed by the hospital.</w:t>
      </w:r>
    </w:p>
    <w:p w14:paraId="22D73027" w14:textId="77777777" w:rsidR="00B50454" w:rsidRPr="00B50454" w:rsidRDefault="00B50454" w:rsidP="006E7A25">
      <w:pPr>
        <w:pStyle w:val="BodyText"/>
      </w:pPr>
      <w:r w:rsidRPr="00B50454">
        <w:t xml:space="preserve">The DVBA C Purge 2507 option deletes all 2507 requests with the following statuses and that are older than the number of days in the DAYS TO KEEP 2507 HISTORY parameter:  Completed, Printed by RO; Completed, Transferred Out; Cancelled by </w:t>
      </w:r>
      <w:r w:rsidR="00273B0C" w:rsidRPr="00A26820">
        <w:t xml:space="preserve">Medical </w:t>
      </w:r>
      <w:r w:rsidRPr="00A26820">
        <w:t>MAS;</w:t>
      </w:r>
      <w:r w:rsidRPr="00B50454">
        <w:t xml:space="preserve"> Cancelled by RO</w:t>
      </w:r>
      <w:r w:rsidR="00E2391F" w:rsidRPr="00B50454">
        <w:t xml:space="preserve">. </w:t>
      </w:r>
      <w:r w:rsidRPr="00B50454">
        <w:t>This option should be scheduled through TaskMan to run nightly</w:t>
      </w:r>
      <w:r w:rsidR="00E2391F" w:rsidRPr="00B50454">
        <w:t xml:space="preserve">. </w:t>
      </w:r>
      <w:r w:rsidRPr="00B50454">
        <w:t>It may be run in programmer mode but will take several minutes</w:t>
      </w:r>
      <w:r w:rsidR="00E2391F" w:rsidRPr="00B50454">
        <w:t xml:space="preserve">. </w:t>
      </w:r>
      <w:r w:rsidRPr="00B50454">
        <w:t>The 2507 EXAM (#396.4) file will be purged in conjunction with the 2507 REQUEST file (#396.3).</w:t>
      </w:r>
    </w:p>
    <w:p w14:paraId="345F0CF4" w14:textId="77777777" w:rsidR="00F80754" w:rsidRPr="00530A77" w:rsidRDefault="00F80754" w:rsidP="00530A77">
      <w:pPr>
        <w:pStyle w:val="Heading1"/>
      </w:pPr>
      <w:bookmarkStart w:id="410" w:name="_Toc5111383"/>
      <w:r w:rsidRPr="00530A77">
        <w:t>Security</w:t>
      </w:r>
      <w:bookmarkEnd w:id="410"/>
    </w:p>
    <w:p w14:paraId="3D80BCBD" w14:textId="77777777" w:rsidR="00B223C5" w:rsidRPr="00530A77" w:rsidRDefault="00B223C5" w:rsidP="007E70A9">
      <w:pPr>
        <w:pStyle w:val="Heading2"/>
      </w:pPr>
      <w:bookmarkStart w:id="411" w:name="_Toc5111384"/>
      <w:r w:rsidRPr="006157C3">
        <w:t xml:space="preserve">Security </w:t>
      </w:r>
      <w:r w:rsidRPr="00530A77">
        <w:t>Management</w:t>
      </w:r>
      <w:bookmarkEnd w:id="411"/>
    </w:p>
    <w:p w14:paraId="0ED57F2C" w14:textId="77777777" w:rsidR="00B223C5" w:rsidRPr="00275FC7" w:rsidRDefault="00B223C5" w:rsidP="00B223C5">
      <w:pPr>
        <w:rPr>
          <w:sz w:val="22"/>
        </w:rPr>
      </w:pPr>
      <w:r w:rsidRPr="00275FC7">
        <w:rPr>
          <w:sz w:val="22"/>
        </w:rPr>
        <w:t>VA Directive 10-93-142 prohibits local modifications to VistA software</w:t>
      </w:r>
      <w:r w:rsidR="004D0281">
        <w:rPr>
          <w:sz w:val="22"/>
        </w:rPr>
        <w:t>.</w:t>
      </w:r>
    </w:p>
    <w:p w14:paraId="2F7C6CAA" w14:textId="77777777" w:rsidR="00B223C5" w:rsidRPr="000A78FA" w:rsidRDefault="00B223C5" w:rsidP="007E70A9">
      <w:pPr>
        <w:pStyle w:val="Heading2"/>
      </w:pPr>
      <w:bookmarkStart w:id="412" w:name="_Toc5111385"/>
      <w:r w:rsidRPr="000A78FA">
        <w:t>General Security</w:t>
      </w:r>
      <w:bookmarkEnd w:id="412"/>
    </w:p>
    <w:p w14:paraId="536179A4" w14:textId="77777777" w:rsidR="00042B1E" w:rsidRDefault="00042B1E" w:rsidP="006E7A25">
      <w:pPr>
        <w:pStyle w:val="BodyText"/>
      </w:pPr>
      <w:r w:rsidRPr="00042B1E">
        <w:t xml:space="preserve">For CAPRI GUI security </w:t>
      </w:r>
      <w:r>
        <w:t xml:space="preserve">refer to the </w:t>
      </w:r>
      <w:r w:rsidR="00A0388C">
        <w:t>most current CAPRI User Manual.</w:t>
      </w:r>
      <w:r w:rsidRPr="00042B1E">
        <w:t xml:space="preserve"> This manual includes instruction</w:t>
      </w:r>
      <w:r w:rsidR="002B4CDA">
        <w:t>s</w:t>
      </w:r>
      <w:r w:rsidRPr="00042B1E">
        <w:t xml:space="preserve"> for setting up CAPRI users, as well as descriptions of all Security Keys used by the CAPRI GUI</w:t>
      </w:r>
      <w:r w:rsidR="000A78FA">
        <w:t xml:space="preserve"> application</w:t>
      </w:r>
      <w:r w:rsidRPr="00042B1E">
        <w:t>.</w:t>
      </w:r>
    </w:p>
    <w:p w14:paraId="5D847825" w14:textId="77777777" w:rsidR="00F9093F" w:rsidRDefault="00A0388C" w:rsidP="006E7A25">
      <w:pPr>
        <w:pStyle w:val="BodyText"/>
      </w:pPr>
      <w:r>
        <w:t>S</w:t>
      </w:r>
      <w:r w:rsidR="00042B1E" w:rsidRPr="00042B1E">
        <w:t xml:space="preserve">ee the CAPRI </w:t>
      </w:r>
      <w:r w:rsidR="00F9093F">
        <w:t>GUI User Manual</w:t>
      </w:r>
      <w:r w:rsidR="00042B1E" w:rsidRPr="00042B1E">
        <w:t xml:space="preserve"> at:</w:t>
      </w:r>
      <w:r w:rsidR="000A78FA">
        <w:t xml:space="preserve"> </w:t>
      </w:r>
      <w:hyperlink r:id="rId83" w:history="1">
        <w:r w:rsidR="00F9093F" w:rsidRPr="00DE2C1C">
          <w:rPr>
            <w:rStyle w:val="Hyperlink"/>
            <w:sz w:val="22"/>
          </w:rPr>
          <w:t>http://www.va.gov/vdl/application.asp?appid=133</w:t>
        </w:r>
      </w:hyperlink>
    </w:p>
    <w:p w14:paraId="3E020F0A" w14:textId="77777777" w:rsidR="00F23318" w:rsidRPr="00530A77" w:rsidRDefault="00F23318" w:rsidP="00F904A1">
      <w:pPr>
        <w:pStyle w:val="Heading3"/>
      </w:pPr>
      <w:bookmarkStart w:id="413" w:name="_Toc5111386"/>
      <w:r w:rsidRPr="00530A77">
        <w:t>Remote Systems</w:t>
      </w:r>
      <w:bookmarkEnd w:id="413"/>
    </w:p>
    <w:p w14:paraId="7007C62D" w14:textId="77777777" w:rsidR="00F23318" w:rsidRDefault="00F23318" w:rsidP="006E7A25">
      <w:pPr>
        <w:pStyle w:val="BodyText"/>
      </w:pPr>
      <w:r>
        <w:t>The AMIE software does not transmit data to any remote systems</w:t>
      </w:r>
      <w:r w:rsidR="00E2391F">
        <w:t xml:space="preserve">. </w:t>
      </w:r>
      <w:r w:rsidR="00042B1E">
        <w:t>For CAPRI interactions with remote systems, refer to the Systems Architecture diagram in Section 3.1.1.</w:t>
      </w:r>
    </w:p>
    <w:p w14:paraId="754A9A7D" w14:textId="77777777" w:rsidR="00F23318" w:rsidRPr="00D91268" w:rsidRDefault="00F23318" w:rsidP="00F904A1">
      <w:pPr>
        <w:pStyle w:val="Heading3"/>
      </w:pPr>
      <w:bookmarkStart w:id="414" w:name="_Toc5111387"/>
      <w:r w:rsidRPr="00D91268">
        <w:t>Contingency Planning</w:t>
      </w:r>
      <w:bookmarkEnd w:id="414"/>
    </w:p>
    <w:p w14:paraId="4A15AE36" w14:textId="77777777" w:rsidR="00F23318" w:rsidRDefault="00F23318" w:rsidP="006E7A25">
      <w:pPr>
        <w:pStyle w:val="BodyText"/>
      </w:pPr>
      <w:r>
        <w:t>Your facility should have a local contingency plan in the event of application problems in a live environment</w:t>
      </w:r>
      <w:r w:rsidR="00E2391F">
        <w:t xml:space="preserve">. </w:t>
      </w:r>
      <w:r>
        <w:t>It should identify the procedure for maintaining functionality provided by the AMIE software</w:t>
      </w:r>
      <w:r w:rsidR="00042B1E">
        <w:t xml:space="preserve"> as well as the CAPRI GUI application, </w:t>
      </w:r>
      <w:r>
        <w:t>in the event of system outage.</w:t>
      </w:r>
    </w:p>
    <w:p w14:paraId="3CC930BF" w14:textId="77777777" w:rsidR="00F23318" w:rsidRPr="00D91268" w:rsidRDefault="00F23318" w:rsidP="00F904A1">
      <w:pPr>
        <w:pStyle w:val="Heading3"/>
      </w:pPr>
      <w:bookmarkStart w:id="415" w:name="_Toc5111388"/>
      <w:r w:rsidRPr="00D91268">
        <w:t>Interfacing</w:t>
      </w:r>
      <w:bookmarkEnd w:id="415"/>
    </w:p>
    <w:p w14:paraId="0D5FF525" w14:textId="77777777" w:rsidR="00F23318" w:rsidRDefault="00F23318" w:rsidP="006E7A25">
      <w:pPr>
        <w:pStyle w:val="BodyText"/>
      </w:pPr>
      <w:r>
        <w:t xml:space="preserve">There are no special interfacing requirements for the AMIE </w:t>
      </w:r>
      <w:r w:rsidR="00042B1E">
        <w:t xml:space="preserve">or the CAPRI </w:t>
      </w:r>
      <w:r>
        <w:t>software.</w:t>
      </w:r>
    </w:p>
    <w:p w14:paraId="354C332E" w14:textId="77777777" w:rsidR="00F23318" w:rsidRDefault="00F23318" w:rsidP="00F904A1">
      <w:pPr>
        <w:pStyle w:val="Heading3"/>
      </w:pPr>
      <w:bookmarkStart w:id="416" w:name="_Toc5111389"/>
      <w:r>
        <w:t>Electronic Signatures</w:t>
      </w:r>
      <w:bookmarkEnd w:id="416"/>
    </w:p>
    <w:p w14:paraId="47544207" w14:textId="77777777" w:rsidR="000A78FA" w:rsidRDefault="00F23318" w:rsidP="006E7A25">
      <w:pPr>
        <w:pStyle w:val="BodyText"/>
      </w:pPr>
      <w:r w:rsidRPr="00C71E64">
        <w:t xml:space="preserve">The </w:t>
      </w:r>
      <w:r w:rsidR="009E2E44">
        <w:t xml:space="preserve">CAPRI GUI application </w:t>
      </w:r>
      <w:r w:rsidRPr="00C71E64">
        <w:t>use</w:t>
      </w:r>
      <w:r w:rsidR="009E2E44">
        <w:t>s</w:t>
      </w:r>
      <w:r w:rsidRPr="00C71E64">
        <w:t xml:space="preserve"> electronic signatures</w:t>
      </w:r>
      <w:r w:rsidR="00E2391F">
        <w:t xml:space="preserve">. </w:t>
      </w:r>
      <w:r w:rsidR="009E2E44">
        <w:t>Use the following link to locate the CAPRI GUI User Manual</w:t>
      </w:r>
      <w:r w:rsidR="009E2E44" w:rsidRPr="000A78FA">
        <w:t xml:space="preserve">:  </w:t>
      </w:r>
      <w:hyperlink r:id="rId84" w:history="1">
        <w:r w:rsidR="000A78FA" w:rsidRPr="00EA69CA">
          <w:rPr>
            <w:rStyle w:val="Hyperlink"/>
            <w:sz w:val="22"/>
          </w:rPr>
          <w:t>http://www.va.gov/vdl/application.asp?appid=133</w:t>
        </w:r>
      </w:hyperlink>
    </w:p>
    <w:p w14:paraId="0675E9FA" w14:textId="77777777" w:rsidR="00F23318" w:rsidRPr="00D91268" w:rsidRDefault="00F23318" w:rsidP="00F904A1">
      <w:pPr>
        <w:pStyle w:val="Heading3"/>
      </w:pPr>
      <w:bookmarkStart w:id="417" w:name="_Toc5111390"/>
      <w:r w:rsidRPr="00D91268">
        <w:t>Security Keys</w:t>
      </w:r>
      <w:bookmarkEnd w:id="417"/>
    </w:p>
    <w:p w14:paraId="749DD0B8" w14:textId="77777777" w:rsidR="00F23318" w:rsidRDefault="00F23318" w:rsidP="006E7A25">
      <w:pPr>
        <w:pStyle w:val="BodyText"/>
      </w:pPr>
      <w:r>
        <w:t>Take the following steps to get information about the security keys used with the AMIE software.</w:t>
      </w:r>
    </w:p>
    <w:p w14:paraId="655D05D2" w14:textId="77777777" w:rsidR="00F23318" w:rsidRPr="00B223C5" w:rsidRDefault="00F23318" w:rsidP="00F23318">
      <w:pPr>
        <w:tabs>
          <w:tab w:val="left" w:pos="720"/>
        </w:tabs>
        <w:spacing w:before="120" w:after="60"/>
        <w:ind w:left="720" w:hanging="360"/>
        <w:rPr>
          <w:sz w:val="22"/>
          <w:szCs w:val="22"/>
        </w:rPr>
      </w:pPr>
      <w:r w:rsidRPr="00B223C5">
        <w:rPr>
          <w:sz w:val="22"/>
          <w:szCs w:val="22"/>
        </w:rPr>
        <w:t>1.</w:t>
      </w:r>
      <w:r w:rsidRPr="00B223C5">
        <w:rPr>
          <w:sz w:val="22"/>
          <w:szCs w:val="22"/>
        </w:rPr>
        <w:tab/>
      </w:r>
      <w:r w:rsidRPr="00B223C5">
        <w:rPr>
          <w:sz w:val="22"/>
          <w:szCs w:val="22"/>
        </w:rPr>
        <w:t>VA FileMan Menu</w:t>
      </w:r>
    </w:p>
    <w:p w14:paraId="3CB5478B" w14:textId="77777777" w:rsidR="00F23318" w:rsidRPr="00B223C5" w:rsidRDefault="00F23318" w:rsidP="00F23318">
      <w:pPr>
        <w:tabs>
          <w:tab w:val="left" w:pos="720"/>
        </w:tabs>
        <w:spacing w:before="120" w:after="60"/>
        <w:ind w:left="720" w:hanging="360"/>
        <w:rPr>
          <w:sz w:val="22"/>
          <w:szCs w:val="22"/>
        </w:rPr>
      </w:pPr>
      <w:r w:rsidRPr="00B223C5">
        <w:rPr>
          <w:sz w:val="22"/>
          <w:szCs w:val="22"/>
        </w:rPr>
        <w:t>2.</w:t>
      </w:r>
      <w:r w:rsidRPr="00B223C5">
        <w:rPr>
          <w:sz w:val="22"/>
          <w:szCs w:val="22"/>
        </w:rPr>
        <w:tab/>
      </w:r>
      <w:r w:rsidRPr="00B223C5">
        <w:rPr>
          <w:sz w:val="22"/>
          <w:szCs w:val="22"/>
        </w:rPr>
        <w:t>Print File Entries Option</w:t>
      </w:r>
    </w:p>
    <w:p w14:paraId="11867BD0" w14:textId="77777777" w:rsidR="00F23318" w:rsidRPr="00B223C5" w:rsidRDefault="00F23318" w:rsidP="00F23318">
      <w:pPr>
        <w:tabs>
          <w:tab w:val="left" w:pos="720"/>
        </w:tabs>
        <w:spacing w:before="120" w:after="60"/>
        <w:ind w:left="720" w:hanging="360"/>
        <w:rPr>
          <w:sz w:val="22"/>
          <w:szCs w:val="22"/>
        </w:rPr>
      </w:pPr>
      <w:r w:rsidRPr="00B223C5">
        <w:rPr>
          <w:sz w:val="22"/>
          <w:szCs w:val="22"/>
        </w:rPr>
        <w:t>3.</w:t>
      </w:r>
      <w:r w:rsidRPr="00B223C5">
        <w:rPr>
          <w:sz w:val="22"/>
          <w:szCs w:val="22"/>
        </w:rPr>
        <w:tab/>
      </w:r>
      <w:r w:rsidRPr="00B223C5">
        <w:rPr>
          <w:sz w:val="22"/>
          <w:szCs w:val="22"/>
        </w:rPr>
        <w:t>Output from what File:  SECURITY KEY</w:t>
      </w:r>
    </w:p>
    <w:p w14:paraId="6F4885A5" w14:textId="77777777" w:rsidR="00F23318" w:rsidRPr="00B223C5" w:rsidRDefault="00F23318" w:rsidP="00F23318">
      <w:pPr>
        <w:tabs>
          <w:tab w:val="left" w:pos="720"/>
        </w:tabs>
        <w:spacing w:before="120" w:after="60"/>
        <w:ind w:left="720" w:hanging="360"/>
        <w:rPr>
          <w:sz w:val="22"/>
          <w:szCs w:val="22"/>
        </w:rPr>
      </w:pPr>
      <w:r w:rsidRPr="00B223C5">
        <w:rPr>
          <w:sz w:val="22"/>
          <w:szCs w:val="22"/>
        </w:rPr>
        <w:t>4.</w:t>
      </w:r>
      <w:r w:rsidRPr="00B223C5">
        <w:rPr>
          <w:sz w:val="22"/>
          <w:szCs w:val="22"/>
        </w:rPr>
        <w:tab/>
      </w:r>
      <w:r w:rsidRPr="00B223C5">
        <w:rPr>
          <w:sz w:val="22"/>
          <w:szCs w:val="22"/>
        </w:rPr>
        <w:t>Sort by:  Name</w:t>
      </w:r>
    </w:p>
    <w:p w14:paraId="4C3BF5CA" w14:textId="77777777" w:rsidR="00F23318" w:rsidRPr="00B223C5" w:rsidRDefault="00F23318" w:rsidP="00F23318">
      <w:pPr>
        <w:tabs>
          <w:tab w:val="left" w:pos="720"/>
        </w:tabs>
        <w:spacing w:before="120" w:after="60"/>
        <w:ind w:left="720" w:hanging="360"/>
        <w:rPr>
          <w:sz w:val="22"/>
          <w:szCs w:val="22"/>
        </w:rPr>
      </w:pPr>
      <w:r w:rsidRPr="00B223C5">
        <w:rPr>
          <w:sz w:val="22"/>
          <w:szCs w:val="22"/>
        </w:rPr>
        <w:t>5.</w:t>
      </w:r>
      <w:r w:rsidRPr="00B223C5">
        <w:rPr>
          <w:sz w:val="22"/>
          <w:szCs w:val="22"/>
        </w:rPr>
        <w:tab/>
      </w:r>
      <w:r w:rsidRPr="00B223C5">
        <w:rPr>
          <w:sz w:val="22"/>
          <w:szCs w:val="22"/>
        </w:rPr>
        <w:t xml:space="preserve">Start with name: </w:t>
      </w:r>
      <w:r w:rsidR="000A78FA">
        <w:rPr>
          <w:sz w:val="22"/>
          <w:szCs w:val="22"/>
        </w:rPr>
        <w:t xml:space="preserve"> </w:t>
      </w:r>
      <w:r w:rsidRPr="00B223C5">
        <w:rPr>
          <w:sz w:val="22"/>
          <w:szCs w:val="22"/>
        </w:rPr>
        <w:t>DVBA to DVBC</w:t>
      </w:r>
    </w:p>
    <w:p w14:paraId="3351211F" w14:textId="77777777" w:rsidR="00F23318" w:rsidRPr="00B223C5" w:rsidRDefault="00F23318" w:rsidP="00F23318">
      <w:pPr>
        <w:tabs>
          <w:tab w:val="left" w:pos="720"/>
        </w:tabs>
        <w:spacing w:before="120" w:after="60"/>
        <w:ind w:left="720" w:hanging="360"/>
        <w:rPr>
          <w:sz w:val="22"/>
          <w:szCs w:val="22"/>
        </w:rPr>
      </w:pPr>
      <w:r w:rsidRPr="00B223C5">
        <w:rPr>
          <w:sz w:val="22"/>
          <w:szCs w:val="22"/>
        </w:rPr>
        <w:t>6.</w:t>
      </w:r>
      <w:r w:rsidRPr="00B223C5">
        <w:rPr>
          <w:sz w:val="22"/>
          <w:szCs w:val="22"/>
        </w:rPr>
        <w:tab/>
      </w:r>
      <w:r w:rsidRPr="00B223C5">
        <w:rPr>
          <w:sz w:val="22"/>
          <w:szCs w:val="22"/>
        </w:rPr>
        <w:t xml:space="preserve">Within name, sort by: </w:t>
      </w:r>
      <w:r w:rsidR="000A78FA">
        <w:rPr>
          <w:sz w:val="22"/>
          <w:szCs w:val="22"/>
        </w:rPr>
        <w:t xml:space="preserve"> </w:t>
      </w:r>
      <w:r w:rsidRPr="00B223C5">
        <w:rPr>
          <w:sz w:val="22"/>
          <w:szCs w:val="22"/>
        </w:rPr>
        <w:t>&lt;RET&gt;</w:t>
      </w:r>
    </w:p>
    <w:p w14:paraId="4A707AD4" w14:textId="77777777" w:rsidR="00F23318" w:rsidRPr="00B223C5" w:rsidRDefault="00F23318" w:rsidP="00F23318">
      <w:pPr>
        <w:tabs>
          <w:tab w:val="left" w:pos="720"/>
        </w:tabs>
        <w:spacing w:before="120" w:after="60"/>
        <w:ind w:left="720" w:hanging="360"/>
        <w:rPr>
          <w:sz w:val="22"/>
          <w:szCs w:val="22"/>
        </w:rPr>
      </w:pPr>
      <w:r w:rsidRPr="00B223C5">
        <w:rPr>
          <w:sz w:val="22"/>
          <w:szCs w:val="22"/>
        </w:rPr>
        <w:lastRenderedPageBreak/>
        <w:t>7.</w:t>
      </w:r>
      <w:r w:rsidRPr="00B223C5">
        <w:rPr>
          <w:sz w:val="22"/>
          <w:szCs w:val="22"/>
        </w:rPr>
        <w:tab/>
      </w:r>
      <w:r w:rsidRPr="00B223C5">
        <w:rPr>
          <w:sz w:val="22"/>
          <w:szCs w:val="22"/>
        </w:rPr>
        <w:t xml:space="preserve">First print field: </w:t>
      </w:r>
      <w:r w:rsidR="000A78FA">
        <w:rPr>
          <w:sz w:val="22"/>
          <w:szCs w:val="22"/>
        </w:rPr>
        <w:t xml:space="preserve"> </w:t>
      </w:r>
      <w:r w:rsidRPr="00B223C5">
        <w:rPr>
          <w:sz w:val="22"/>
          <w:szCs w:val="22"/>
        </w:rPr>
        <w:t>Name</w:t>
      </w:r>
    </w:p>
    <w:p w14:paraId="5824E551" w14:textId="77777777" w:rsidR="00F23318" w:rsidRPr="00B223C5" w:rsidRDefault="00F23318" w:rsidP="00F23318">
      <w:pPr>
        <w:tabs>
          <w:tab w:val="left" w:pos="720"/>
        </w:tabs>
        <w:spacing w:before="120" w:after="60"/>
        <w:ind w:left="720" w:hanging="360"/>
        <w:rPr>
          <w:sz w:val="22"/>
          <w:szCs w:val="22"/>
        </w:rPr>
      </w:pPr>
      <w:r w:rsidRPr="00B223C5">
        <w:rPr>
          <w:sz w:val="22"/>
          <w:szCs w:val="22"/>
        </w:rPr>
        <w:t>8.</w:t>
      </w:r>
      <w:r w:rsidRPr="00B223C5">
        <w:rPr>
          <w:sz w:val="22"/>
          <w:szCs w:val="22"/>
        </w:rPr>
        <w:tab/>
      </w:r>
      <w:r w:rsidRPr="00B223C5">
        <w:rPr>
          <w:sz w:val="22"/>
          <w:szCs w:val="22"/>
        </w:rPr>
        <w:t xml:space="preserve">Then print field: </w:t>
      </w:r>
      <w:r w:rsidR="000A78FA">
        <w:rPr>
          <w:sz w:val="22"/>
          <w:szCs w:val="22"/>
        </w:rPr>
        <w:t xml:space="preserve"> </w:t>
      </w:r>
      <w:r w:rsidRPr="00B223C5">
        <w:rPr>
          <w:sz w:val="22"/>
          <w:szCs w:val="22"/>
        </w:rPr>
        <w:t>Description</w:t>
      </w:r>
    </w:p>
    <w:p w14:paraId="1A7E2726" w14:textId="77777777" w:rsidR="00F23318" w:rsidRPr="00B223C5" w:rsidRDefault="00F23318" w:rsidP="00F23318">
      <w:pPr>
        <w:spacing w:before="120" w:after="120"/>
        <w:rPr>
          <w:i/>
          <w:sz w:val="22"/>
        </w:rPr>
      </w:pPr>
      <w:r w:rsidRPr="00B223C5">
        <w:rPr>
          <w:b/>
          <w:i/>
          <w:sz w:val="22"/>
        </w:rPr>
        <w:t>Note:</w:t>
      </w:r>
      <w:r w:rsidRPr="00B223C5">
        <w:rPr>
          <w:i/>
          <w:sz w:val="22"/>
        </w:rPr>
        <w:t xml:space="preserve">  Some keys do not affect the menu operation</w:t>
      </w:r>
      <w:r w:rsidR="00E2391F" w:rsidRPr="00B223C5">
        <w:rPr>
          <w:i/>
          <w:sz w:val="22"/>
        </w:rPr>
        <w:t xml:space="preserve">. </w:t>
      </w:r>
      <w:r w:rsidRPr="00B223C5">
        <w:rPr>
          <w:i/>
          <w:sz w:val="22"/>
        </w:rPr>
        <w:t>This is due to some options having several different functions which are limited in scope by the key</w:t>
      </w:r>
      <w:r w:rsidR="00E2391F" w:rsidRPr="00B223C5">
        <w:rPr>
          <w:i/>
          <w:sz w:val="22"/>
        </w:rPr>
        <w:t xml:space="preserve">. </w:t>
      </w:r>
      <w:r w:rsidRPr="00B223C5">
        <w:rPr>
          <w:i/>
          <w:sz w:val="22"/>
        </w:rPr>
        <w:t>This limitation is done internally by the program being used.</w:t>
      </w:r>
    </w:p>
    <w:p w14:paraId="74B0A4A8" w14:textId="77777777" w:rsidR="00DC1E21" w:rsidRPr="004241C4" w:rsidRDefault="00DC1E21" w:rsidP="00530A77">
      <w:pPr>
        <w:pStyle w:val="Heading1"/>
      </w:pPr>
      <w:bookmarkStart w:id="418" w:name="_Toc5111391"/>
      <w:r w:rsidRPr="004241C4">
        <w:t>CAPRI Troubleshooting and Error Information</w:t>
      </w:r>
      <w:bookmarkEnd w:id="418"/>
    </w:p>
    <w:p w14:paraId="37A9C8A7" w14:textId="77777777" w:rsidR="00AD3946" w:rsidRPr="007F622A" w:rsidRDefault="00AD3946" w:rsidP="00AD3946">
      <w:pPr>
        <w:pStyle w:val="Note"/>
        <w:rPr>
          <w:b w:val="0"/>
        </w:rPr>
      </w:pPr>
      <w:r w:rsidRPr="007F622A">
        <w:t xml:space="preserve">Note: </w:t>
      </w:r>
      <w:r w:rsidRPr="007F622A">
        <w:rPr>
          <w:b w:val="0"/>
        </w:rPr>
        <w:t>In all cases, please print the error message for your local IRM staff.</w:t>
      </w:r>
    </w:p>
    <w:p w14:paraId="07837FD2" w14:textId="77777777" w:rsidR="00A90B87" w:rsidRDefault="00A90B87" w:rsidP="006E7A25">
      <w:pPr>
        <w:pStyle w:val="BodyText"/>
      </w:pPr>
      <w:r>
        <w:t xml:space="preserve">A majority of CAPRI issues that are initially called into the Service Desk or are created into </w:t>
      </w:r>
      <w:r w:rsidR="00545A52">
        <w:t xml:space="preserve">ServiceNow </w:t>
      </w:r>
      <w:r>
        <w:t>tickets are not often CAPRI related issues, but are due to other issues regarding networks and users accesses/permissions</w:t>
      </w:r>
      <w:r w:rsidR="00D81DB4">
        <w:t>, etc..</w:t>
      </w:r>
      <w:r w:rsidR="005100C1">
        <w:t xml:space="preserve">. </w:t>
      </w:r>
      <w:r>
        <w:t>Those few CAPRI issues that are identified as a CAPRI issue are forwarded onto the CAPRI Team</w:t>
      </w:r>
      <w:r w:rsidR="00E2391F">
        <w:t xml:space="preserve">. </w:t>
      </w:r>
      <w:r>
        <w:t>The team works to replicate and identify the issue, then to develop solutions or workarounds to correct or eliminate the issue</w:t>
      </w:r>
      <w:r w:rsidR="00E2391F">
        <w:t xml:space="preserve">. </w:t>
      </w:r>
      <w:r>
        <w:t>Some of these issues result in identification of a CAPRI defect or an issue that may become a future CAPRI enhancement</w:t>
      </w:r>
      <w:r w:rsidR="00E2391F">
        <w:t xml:space="preserve">. </w:t>
      </w:r>
      <w:r>
        <w:t>These issues are often unique and not reported in any significant numbers</w:t>
      </w:r>
      <w:r w:rsidR="00E2391F">
        <w:t xml:space="preserve">. </w:t>
      </w:r>
      <w:r>
        <w:t>The CAPRI Team forwards these specific issues onto the VA who will determine if the issue(s) is something that should be recognized as a defect or a possible CAPRI enhancement scheduled for one of the next CAPRI patch installation deployment.</w:t>
      </w:r>
    </w:p>
    <w:p w14:paraId="5ACB43E6" w14:textId="77777777" w:rsidR="00997CA6" w:rsidRDefault="002C1989" w:rsidP="006E7A25">
      <w:pPr>
        <w:pStyle w:val="BodyText"/>
      </w:pPr>
      <w:r>
        <w:t>Th</w:t>
      </w:r>
      <w:r w:rsidR="00D81DB4">
        <w:t>e remainder of this</w:t>
      </w:r>
      <w:r>
        <w:t xml:space="preserve"> section includes general</w:t>
      </w:r>
      <w:r w:rsidR="009E60EB">
        <w:t xml:space="preserve"> </w:t>
      </w:r>
      <w:r w:rsidR="00FA2EBA">
        <w:t xml:space="preserve">CAPRI </w:t>
      </w:r>
      <w:r w:rsidR="009E60EB">
        <w:t>troubleshooting and error</w:t>
      </w:r>
      <w:r>
        <w:t xml:space="preserve"> information </w:t>
      </w:r>
      <w:r w:rsidR="009D0A82">
        <w:t>that</w:t>
      </w:r>
      <w:r w:rsidR="00D81DB4">
        <w:t xml:space="preserve"> is </w:t>
      </w:r>
      <w:r>
        <w:t xml:space="preserve">located in the </w:t>
      </w:r>
      <w:r w:rsidRPr="002C1989">
        <w:rPr>
          <w:u w:val="single"/>
        </w:rPr>
        <w:t>CAPRI GUI User Manual</w:t>
      </w:r>
      <w:r>
        <w:t xml:space="preserve"> at the following </w:t>
      </w:r>
      <w:r w:rsidR="00997CA6">
        <w:t xml:space="preserve">URL: </w:t>
      </w:r>
      <w:hyperlink r:id="rId85" w:history="1">
        <w:r w:rsidR="00997CA6" w:rsidRPr="00610AD6">
          <w:rPr>
            <w:rStyle w:val="Hyperlink"/>
            <w:sz w:val="22"/>
          </w:rPr>
          <w:t>http://www.va.gov/vdl/application.asp?appid=133</w:t>
        </w:r>
      </w:hyperlink>
    </w:p>
    <w:p w14:paraId="42F8B9A1" w14:textId="77777777" w:rsidR="00997CA6" w:rsidRDefault="00275FC7" w:rsidP="006E7A25">
      <w:pPr>
        <w:pStyle w:val="BodyText"/>
      </w:pPr>
      <w:r>
        <w:t>S</w:t>
      </w:r>
      <w:r w:rsidR="00997CA6">
        <w:t xml:space="preserve">elect the </w:t>
      </w:r>
      <w:r w:rsidR="00997CA6" w:rsidRPr="002C1989">
        <w:t xml:space="preserve">latest </w:t>
      </w:r>
      <w:r w:rsidR="002C1989" w:rsidRPr="002C1989">
        <w:t>version of the</w:t>
      </w:r>
      <w:r w:rsidR="00997CA6" w:rsidRPr="002C1989">
        <w:t xml:space="preserve"> </w:t>
      </w:r>
      <w:r w:rsidRPr="002C1989">
        <w:t>document</w:t>
      </w:r>
      <w:r>
        <w:t>;</w:t>
      </w:r>
      <w:r w:rsidR="00997CA6">
        <w:t xml:space="preserve"> </w:t>
      </w:r>
      <w:r>
        <w:t xml:space="preserve">refer to </w:t>
      </w:r>
      <w:r w:rsidR="00997CA6">
        <w:t>the section “Trou</w:t>
      </w:r>
      <w:r w:rsidR="001A4116">
        <w:t>bleshooting and Error Messages</w:t>
      </w:r>
      <w:r w:rsidR="00E2391F">
        <w:t>.</w:t>
      </w:r>
      <w:r w:rsidR="001A4116">
        <w:t>”</w:t>
      </w:r>
    </w:p>
    <w:p w14:paraId="5AF61E9E" w14:textId="77777777" w:rsidR="001A4116" w:rsidRPr="00A62003" w:rsidRDefault="001A4116" w:rsidP="007E70A9">
      <w:pPr>
        <w:pStyle w:val="Heading2"/>
      </w:pPr>
      <w:bookmarkStart w:id="419" w:name="_Toc326148979"/>
      <w:bookmarkStart w:id="420" w:name="_Toc5111392"/>
      <w:r w:rsidRPr="00A62003">
        <w:t>CAPRI Not Installed in VistA</w:t>
      </w:r>
      <w:bookmarkEnd w:id="419"/>
      <w:bookmarkEnd w:id="420"/>
    </w:p>
    <w:p w14:paraId="2F017807" w14:textId="77777777" w:rsidR="001A4116" w:rsidRPr="00A62003" w:rsidRDefault="001A4116" w:rsidP="006E7A25">
      <w:pPr>
        <w:pStyle w:val="BodyText"/>
      </w:pPr>
      <w:r w:rsidRPr="00A62003">
        <w:t xml:space="preserve">The user receives the message in </w:t>
      </w:r>
      <w:r w:rsidR="00AD3946">
        <w:t>the following screenshot</w:t>
      </w:r>
      <w:r w:rsidRPr="00A62003">
        <w:t xml:space="preserve"> if the VHA Medical Center has not loaded the VHA half of the CAPRI software</w:t>
      </w:r>
      <w:r w:rsidR="00E2391F" w:rsidRPr="00A62003">
        <w:t xml:space="preserve">. </w:t>
      </w:r>
      <w:r w:rsidRPr="00A62003">
        <w:t>The user should contact local IRM staff after receiving this message.</w:t>
      </w:r>
    </w:p>
    <w:p w14:paraId="66667C35" w14:textId="77777777" w:rsidR="001A4116" w:rsidRDefault="00EC4855" w:rsidP="006E7A25">
      <w:pPr>
        <w:pStyle w:val="BodyText"/>
      </w:pPr>
      <w:r>
        <w:rPr>
          <w:noProof/>
        </w:rPr>
        <w:drawing>
          <wp:inline distT="0" distB="0" distL="0" distR="0" wp14:anchorId="510F4C17" wp14:editId="52E6F18F">
            <wp:extent cx="3048000" cy="904875"/>
            <wp:effectExtent l="19050" t="19050" r="19050" b="28575"/>
            <wp:docPr id="15" name="Picture 176" descr="Description: Description: Screen capture of CAPRI Message that &quot;The context 'DVBA CAPRI GUI' does not exist&quot; is displayed when CAPRI is not installed in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escription: Description: Screen capture of CAPRI Message that &quot;The context 'DVBA CAPRI GUI' does not exist&quot; is displayed when CAPRI is not installed in Vist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0" cy="904875"/>
                    </a:xfrm>
                    <a:prstGeom prst="rect">
                      <a:avLst/>
                    </a:prstGeom>
                    <a:noFill/>
                    <a:ln w="6350" cmpd="sng">
                      <a:solidFill>
                        <a:srgbClr val="000000"/>
                      </a:solidFill>
                      <a:miter lim="800000"/>
                      <a:headEnd/>
                      <a:tailEnd/>
                    </a:ln>
                    <a:effectLst/>
                  </pic:spPr>
                </pic:pic>
              </a:graphicData>
            </a:graphic>
          </wp:inline>
        </w:drawing>
      </w:r>
    </w:p>
    <w:p w14:paraId="04B7EB07" w14:textId="77777777" w:rsidR="00093D42" w:rsidRPr="00A62003" w:rsidRDefault="00093D42" w:rsidP="00093D42">
      <w:pPr>
        <w:pStyle w:val="Caption"/>
      </w:pPr>
      <w:bookmarkStart w:id="421" w:name="_Toc514744465"/>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15</w:t>
      </w:r>
      <w:r w:rsidR="00102DC1">
        <w:rPr>
          <w:noProof/>
        </w:rPr>
        <w:fldChar w:fldCharType="end"/>
      </w:r>
      <w:r>
        <w:t xml:space="preserve"> </w:t>
      </w:r>
      <w:r w:rsidRPr="00A62003">
        <w:t>CAPRI Not Installed in VistA</w:t>
      </w:r>
      <w:r>
        <w:t xml:space="preserve"> Error Message</w:t>
      </w:r>
      <w:bookmarkEnd w:id="421"/>
    </w:p>
    <w:p w14:paraId="1EC022FE" w14:textId="77777777" w:rsidR="001A4116" w:rsidRPr="00A62003" w:rsidRDefault="001A4116" w:rsidP="007E70A9">
      <w:pPr>
        <w:pStyle w:val="Heading2"/>
      </w:pPr>
      <w:bookmarkStart w:id="422" w:name="_Toc326148980"/>
      <w:bookmarkStart w:id="423" w:name="_Toc5111393"/>
      <w:r w:rsidRPr="00A62003">
        <w:t>CAPRI GUI Option Not Assigned to User in VistA</w:t>
      </w:r>
      <w:bookmarkEnd w:id="422"/>
      <w:bookmarkEnd w:id="423"/>
    </w:p>
    <w:p w14:paraId="4C0B2DA2" w14:textId="77777777" w:rsidR="001A4116" w:rsidRPr="00A62003" w:rsidRDefault="001A4116" w:rsidP="006E7A25">
      <w:pPr>
        <w:pStyle w:val="BodyText"/>
      </w:pPr>
      <w:r w:rsidRPr="00A62003">
        <w:t xml:space="preserve">The user receives the message in </w:t>
      </w:r>
      <w:r w:rsidR="00AD3946">
        <w:t>the following screenshot</w:t>
      </w:r>
      <w:r w:rsidR="00AD3946" w:rsidRPr="00A62003">
        <w:t xml:space="preserve"> </w:t>
      </w:r>
      <w:r w:rsidRPr="00A62003">
        <w:t>if the VHA medical center has not assigned the CAPRI option to RO users</w:t>
      </w:r>
      <w:r w:rsidR="00E2391F" w:rsidRPr="00A62003">
        <w:t xml:space="preserve">. </w:t>
      </w:r>
      <w:r w:rsidRPr="00A62003">
        <w:t>The user must contact local IRM staff upon receiving this message.</w:t>
      </w:r>
    </w:p>
    <w:p w14:paraId="63E28501" w14:textId="77777777" w:rsidR="001A4116" w:rsidRDefault="00EC4855" w:rsidP="006E7A25">
      <w:pPr>
        <w:pStyle w:val="BodyText"/>
      </w:pPr>
      <w:r>
        <w:rPr>
          <w:noProof/>
        </w:rPr>
        <w:drawing>
          <wp:inline distT="0" distB="0" distL="0" distR="0" wp14:anchorId="00CDE7AD" wp14:editId="763D7A76">
            <wp:extent cx="3914775" cy="876300"/>
            <wp:effectExtent l="19050" t="19050" r="28575" b="19050"/>
            <wp:docPr id="16" name="Picture 177" descr="Description: Description: Screen capture of CAPRI Message that &quot;User doesnot have access ti option DVBA CAPRI GUI&quot; is displayed when CAPRI is not assigned to the user in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escription: Description: Screen capture of CAPRI Message that &quot;User doesnot have access ti option DVBA CAPRI GUI&quot; is displayed when CAPRI is not assigned to the user in Vis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4775" cy="876300"/>
                    </a:xfrm>
                    <a:prstGeom prst="rect">
                      <a:avLst/>
                    </a:prstGeom>
                    <a:noFill/>
                    <a:ln w="6350" cmpd="sng">
                      <a:solidFill>
                        <a:srgbClr val="000000"/>
                      </a:solidFill>
                      <a:miter lim="800000"/>
                      <a:headEnd/>
                      <a:tailEnd/>
                    </a:ln>
                    <a:effectLst/>
                  </pic:spPr>
                </pic:pic>
              </a:graphicData>
            </a:graphic>
          </wp:inline>
        </w:drawing>
      </w:r>
    </w:p>
    <w:p w14:paraId="04155973" w14:textId="77777777" w:rsidR="00093D42" w:rsidRPr="00A62003" w:rsidRDefault="00093D42" w:rsidP="00093D42">
      <w:pPr>
        <w:pStyle w:val="Caption"/>
      </w:pPr>
      <w:bookmarkStart w:id="424" w:name="_Toc514744466"/>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16</w:t>
      </w:r>
      <w:r w:rsidR="00102DC1">
        <w:rPr>
          <w:noProof/>
        </w:rPr>
        <w:fldChar w:fldCharType="end"/>
      </w:r>
      <w:r>
        <w:t xml:space="preserve"> CAPRI </w:t>
      </w:r>
      <w:r w:rsidRPr="00A62003">
        <w:t>GUI Option Not Assigned to User in VistA</w:t>
      </w:r>
      <w:bookmarkEnd w:id="424"/>
    </w:p>
    <w:p w14:paraId="42153B56" w14:textId="77777777" w:rsidR="001A4116" w:rsidRPr="00A62003" w:rsidRDefault="00530A77" w:rsidP="007E70A9">
      <w:pPr>
        <w:pStyle w:val="Heading2"/>
      </w:pPr>
      <w:bookmarkStart w:id="425" w:name="_Toc278187878"/>
      <w:bookmarkStart w:id="426" w:name="_Toc326148981"/>
      <w:r>
        <w:br w:type="page"/>
      </w:r>
      <w:bookmarkStart w:id="427" w:name="_Toc5111394"/>
      <w:r w:rsidR="001A4116" w:rsidRPr="00A62003">
        <w:lastRenderedPageBreak/>
        <w:t>VistA Server Down</w:t>
      </w:r>
      <w:bookmarkEnd w:id="425"/>
      <w:bookmarkEnd w:id="426"/>
      <w:bookmarkEnd w:id="427"/>
    </w:p>
    <w:p w14:paraId="439232AD" w14:textId="77777777" w:rsidR="001A4116" w:rsidRPr="00A62003" w:rsidRDefault="001A4116" w:rsidP="006E7A25">
      <w:pPr>
        <w:pStyle w:val="BodyText"/>
      </w:pPr>
      <w:r w:rsidRPr="00A62003">
        <w:t xml:space="preserve">The user receives the message in </w:t>
      </w:r>
      <w:r w:rsidR="00AD3946">
        <w:t>the following screenshot</w:t>
      </w:r>
      <w:r w:rsidRPr="00A62003">
        <w:t>, or a similar one such as WSAETIMEDOUT, when there are performance issues in the VA Wide Area Network (WAN), if a server is down, or if a server was not restarted after being down</w:t>
      </w:r>
      <w:r w:rsidR="00E2391F" w:rsidRPr="00A62003">
        <w:t xml:space="preserve">. </w:t>
      </w:r>
      <w:r w:rsidRPr="00A62003">
        <w:t>When this happens, AMIE II may or may not connect, depending on the exact problem</w:t>
      </w:r>
      <w:r w:rsidR="00E2391F" w:rsidRPr="00A62003">
        <w:t xml:space="preserve">. </w:t>
      </w:r>
      <w:r w:rsidRPr="00A62003">
        <w:t>The user should test the AMIE II connection.</w:t>
      </w:r>
    </w:p>
    <w:p w14:paraId="5AAEE7EB" w14:textId="77777777" w:rsidR="001A4116" w:rsidRDefault="00EC4855" w:rsidP="006E7A25">
      <w:pPr>
        <w:pStyle w:val="BodyText"/>
      </w:pPr>
      <w:r>
        <w:rPr>
          <w:noProof/>
        </w:rPr>
        <w:drawing>
          <wp:inline distT="0" distB="0" distL="0" distR="0" wp14:anchorId="2F8FFDED" wp14:editId="420D3242">
            <wp:extent cx="2266950" cy="1057275"/>
            <wp:effectExtent l="0" t="0" r="0" b="9525"/>
            <wp:docPr id="17" name="Picture 1" descr="VistA Server Down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66950" cy="1057275"/>
                    </a:xfrm>
                    <a:prstGeom prst="rect">
                      <a:avLst/>
                    </a:prstGeom>
                    <a:noFill/>
                    <a:ln>
                      <a:noFill/>
                    </a:ln>
                  </pic:spPr>
                </pic:pic>
              </a:graphicData>
            </a:graphic>
          </wp:inline>
        </w:drawing>
      </w:r>
    </w:p>
    <w:p w14:paraId="030410BF" w14:textId="77777777" w:rsidR="00093D42" w:rsidRPr="00A62003" w:rsidRDefault="00093D42" w:rsidP="00093D42">
      <w:pPr>
        <w:pStyle w:val="Caption"/>
      </w:pPr>
      <w:bookmarkStart w:id="428" w:name="_Toc514744467"/>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17</w:t>
      </w:r>
      <w:r w:rsidR="00102DC1">
        <w:rPr>
          <w:noProof/>
        </w:rPr>
        <w:fldChar w:fldCharType="end"/>
      </w:r>
      <w:r>
        <w:t xml:space="preserve"> VistA Server Down Error Message</w:t>
      </w:r>
      <w:bookmarkEnd w:id="428"/>
    </w:p>
    <w:p w14:paraId="4E0311DA" w14:textId="77777777" w:rsidR="001A4116" w:rsidRPr="00A62003" w:rsidRDefault="001A4116" w:rsidP="007E70A9">
      <w:pPr>
        <w:pStyle w:val="Heading2"/>
      </w:pPr>
      <w:bookmarkStart w:id="429" w:name="_Toc278187879"/>
      <w:bookmarkStart w:id="430" w:name="_Toc326148982"/>
      <w:bookmarkStart w:id="431" w:name="_Toc5111395"/>
      <w:r w:rsidRPr="00A62003">
        <w:t>VistA Limits Ability to See Patient Records</w:t>
      </w:r>
      <w:bookmarkEnd w:id="429"/>
      <w:bookmarkEnd w:id="430"/>
      <w:bookmarkEnd w:id="431"/>
    </w:p>
    <w:p w14:paraId="66D0C750" w14:textId="77777777" w:rsidR="001A4116" w:rsidRPr="00A62003" w:rsidRDefault="001A4116" w:rsidP="006E7A25">
      <w:pPr>
        <w:pStyle w:val="BodyText"/>
      </w:pPr>
      <w:r w:rsidRPr="00A62003">
        <w:t xml:space="preserve">The user receives the message in </w:t>
      </w:r>
      <w:r w:rsidR="00AD3946">
        <w:t>the following screenshot</w:t>
      </w:r>
      <w:r w:rsidRPr="00A62003">
        <w:t xml:space="preserve"> if the medical facility made local permission modifications in VistA that prohibit users from seeing the contents of patient records.</w:t>
      </w:r>
    </w:p>
    <w:p w14:paraId="727B4737" w14:textId="77777777" w:rsidR="001A4116" w:rsidRDefault="00EC4855" w:rsidP="006E7A25">
      <w:pPr>
        <w:pStyle w:val="BodyText"/>
      </w:pPr>
      <w:r>
        <w:rPr>
          <w:noProof/>
        </w:rPr>
        <w:drawing>
          <wp:inline distT="0" distB="0" distL="0" distR="0" wp14:anchorId="0F4DDA8E" wp14:editId="38C6457D">
            <wp:extent cx="4238625" cy="3028950"/>
            <wp:effectExtent l="19050" t="19050" r="28575" b="19050"/>
            <wp:docPr id="18" name="Picture 178" descr="Description: Description: Screen capture of the Clinical Records tag showing that local restristions have been placed on viewing these patien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escription: Description: Screen capture of the Clinical Records tag showing that local restristions have been placed on viewing these patient record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3028950"/>
                    </a:xfrm>
                    <a:prstGeom prst="rect">
                      <a:avLst/>
                    </a:prstGeom>
                    <a:noFill/>
                    <a:ln w="6350" cmpd="sng">
                      <a:solidFill>
                        <a:srgbClr val="000000"/>
                      </a:solidFill>
                      <a:miter lim="800000"/>
                      <a:headEnd/>
                      <a:tailEnd/>
                    </a:ln>
                    <a:effectLst/>
                  </pic:spPr>
                </pic:pic>
              </a:graphicData>
            </a:graphic>
          </wp:inline>
        </w:drawing>
      </w:r>
    </w:p>
    <w:p w14:paraId="7E67EC2F" w14:textId="77777777" w:rsidR="00093D42" w:rsidRDefault="00093D42" w:rsidP="00093D42">
      <w:pPr>
        <w:pStyle w:val="Caption"/>
      </w:pPr>
      <w:bookmarkStart w:id="432" w:name="_Toc514744468"/>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18</w:t>
      </w:r>
      <w:r w:rsidR="00102DC1">
        <w:rPr>
          <w:noProof/>
        </w:rPr>
        <w:fldChar w:fldCharType="end"/>
      </w:r>
      <w:r>
        <w:t xml:space="preserve"> </w:t>
      </w:r>
      <w:r w:rsidRPr="00A62003">
        <w:t>VistA Limits Ability to See Patient Records</w:t>
      </w:r>
      <w:bookmarkEnd w:id="432"/>
    </w:p>
    <w:p w14:paraId="73DCB3CB" w14:textId="77777777" w:rsidR="00093D42" w:rsidRPr="00093D42" w:rsidRDefault="00093D42" w:rsidP="00093D42"/>
    <w:p w14:paraId="74EA6229" w14:textId="77777777" w:rsidR="001A4116" w:rsidRPr="00A62003" w:rsidRDefault="001A4116" w:rsidP="007E70A9">
      <w:pPr>
        <w:pStyle w:val="Heading2"/>
      </w:pPr>
      <w:bookmarkStart w:id="433" w:name="_Toc326148983"/>
      <w:bookmarkStart w:id="434" w:name="_Toc5111396"/>
      <w:r w:rsidRPr="00A62003">
        <w:t>Network Problems</w:t>
      </w:r>
      <w:bookmarkEnd w:id="433"/>
      <w:bookmarkEnd w:id="434"/>
    </w:p>
    <w:p w14:paraId="5EC4C2FE" w14:textId="77777777" w:rsidR="001A4116" w:rsidRPr="00A62003" w:rsidRDefault="001A4116" w:rsidP="006E7A25">
      <w:pPr>
        <w:pStyle w:val="BodyText"/>
      </w:pPr>
      <w:r w:rsidRPr="00A62003">
        <w:t xml:space="preserve">The user receives the message in </w:t>
      </w:r>
      <w:r w:rsidR="00AD3946">
        <w:t>the following screenshot</w:t>
      </w:r>
      <w:r w:rsidRPr="00A62003">
        <w:t xml:space="preserve"> if the connection to the medical facility is lost unexpectedly</w:t>
      </w:r>
      <w:r w:rsidR="00E2391F" w:rsidRPr="00A62003">
        <w:t xml:space="preserve">. </w:t>
      </w:r>
      <w:r w:rsidRPr="00A62003">
        <w:t>The user should try to connect to the medical facility again.</w:t>
      </w:r>
    </w:p>
    <w:p w14:paraId="3D796D1B" w14:textId="77777777" w:rsidR="001A4116" w:rsidRDefault="00EC4855" w:rsidP="006E7A25">
      <w:pPr>
        <w:pStyle w:val="BodyText"/>
      </w:pPr>
      <w:r>
        <w:rPr>
          <w:noProof/>
        </w:rPr>
        <w:lastRenderedPageBreak/>
        <w:drawing>
          <wp:inline distT="0" distB="0" distL="0" distR="0" wp14:anchorId="2964A653" wp14:editId="154D96CC">
            <wp:extent cx="1733550" cy="1276350"/>
            <wp:effectExtent l="0" t="0" r="0" b="0"/>
            <wp:docPr id="19" name="Picture 21" descr="Error Message: Could not connect to Remot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14:paraId="765B6EAF" w14:textId="77777777" w:rsidR="00093D42" w:rsidRPr="00A62003" w:rsidRDefault="00093D42" w:rsidP="00093D42">
      <w:pPr>
        <w:pStyle w:val="Caption"/>
      </w:pPr>
      <w:bookmarkStart w:id="435" w:name="_Toc514744469"/>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19</w:t>
      </w:r>
      <w:r w:rsidR="00102DC1">
        <w:rPr>
          <w:noProof/>
        </w:rPr>
        <w:fldChar w:fldCharType="end"/>
      </w:r>
      <w:r>
        <w:t xml:space="preserve"> </w:t>
      </w:r>
      <w:r w:rsidRPr="00093D42">
        <w:t>Could not connect to Remote Server</w:t>
      </w:r>
      <w:r w:rsidR="00C03164">
        <w:t xml:space="preserve"> Error Message</w:t>
      </w:r>
      <w:bookmarkEnd w:id="435"/>
    </w:p>
    <w:p w14:paraId="2CB23386" w14:textId="77777777" w:rsidR="001A4116" w:rsidRPr="00A62003" w:rsidRDefault="001A4116" w:rsidP="007E70A9">
      <w:pPr>
        <w:pStyle w:val="Heading2"/>
      </w:pPr>
      <w:bookmarkStart w:id="436" w:name="_Toc278187880"/>
      <w:bookmarkStart w:id="437" w:name="_Toc326148984"/>
      <w:bookmarkStart w:id="438" w:name="_Toc5111397"/>
      <w:r w:rsidRPr="00A62003">
        <w:t>Institution File in VistA has Been Locally Modified</w:t>
      </w:r>
      <w:bookmarkEnd w:id="436"/>
      <w:bookmarkEnd w:id="437"/>
      <w:bookmarkEnd w:id="438"/>
    </w:p>
    <w:p w14:paraId="4B6F7093" w14:textId="77777777" w:rsidR="001A4116" w:rsidRPr="00A62003" w:rsidRDefault="001A4116" w:rsidP="006E7A25">
      <w:pPr>
        <w:pStyle w:val="BodyText"/>
      </w:pPr>
      <w:r w:rsidRPr="00A62003">
        <w:t xml:space="preserve">The user may receive the message in </w:t>
      </w:r>
      <w:r>
        <w:t>the following screenshot</w:t>
      </w:r>
      <w:r w:rsidRPr="00A62003">
        <w:t xml:space="preserve"> when requesting exams, requesting 7131s, or entering new patients if the VHA medical facility has an incomplete or incorrect Regional Office list in their system.</w:t>
      </w:r>
    </w:p>
    <w:p w14:paraId="0D3E8987" w14:textId="77777777" w:rsidR="001A4116" w:rsidRDefault="00EC4855" w:rsidP="006E7A25">
      <w:pPr>
        <w:pStyle w:val="BodyText"/>
      </w:pPr>
      <w:r>
        <w:rPr>
          <w:noProof/>
        </w:rPr>
        <w:drawing>
          <wp:inline distT="0" distB="0" distL="0" distR="0" wp14:anchorId="5C9EBF03" wp14:editId="5112CB0D">
            <wp:extent cx="2533650" cy="923925"/>
            <wp:effectExtent l="0" t="0" r="0" b="9525"/>
            <wp:docPr id="20" name="Picture 26" descr="VHA medical facility has an incomplete or incorrect Regional Office list in thei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3650" cy="923925"/>
                    </a:xfrm>
                    <a:prstGeom prst="rect">
                      <a:avLst/>
                    </a:prstGeom>
                    <a:noFill/>
                    <a:ln>
                      <a:noFill/>
                    </a:ln>
                  </pic:spPr>
                </pic:pic>
              </a:graphicData>
            </a:graphic>
          </wp:inline>
        </w:drawing>
      </w:r>
    </w:p>
    <w:p w14:paraId="332EB684" w14:textId="77777777" w:rsidR="00C03164" w:rsidRPr="00A62003" w:rsidRDefault="00C03164" w:rsidP="00C03164">
      <w:pPr>
        <w:pStyle w:val="Caption"/>
      </w:pPr>
      <w:bookmarkStart w:id="439" w:name="_Toc514744470"/>
      <w:r>
        <w:t xml:space="preserve">Figure </w:t>
      </w:r>
      <w:r w:rsidR="00102DC1">
        <w:rPr>
          <w:noProof/>
        </w:rPr>
        <w:fldChar w:fldCharType="begin"/>
      </w:r>
      <w:r w:rsidR="00102DC1">
        <w:rPr>
          <w:noProof/>
        </w:rPr>
        <w:instrText xml:space="preserve"> SEQ Figure \* ARABIC </w:instrText>
      </w:r>
      <w:r w:rsidR="00102DC1">
        <w:rPr>
          <w:noProof/>
        </w:rPr>
        <w:fldChar w:fldCharType="separate"/>
      </w:r>
      <w:r w:rsidR="003B580F">
        <w:rPr>
          <w:noProof/>
        </w:rPr>
        <w:t>20</w:t>
      </w:r>
      <w:r w:rsidR="00102DC1">
        <w:rPr>
          <w:noProof/>
        </w:rPr>
        <w:fldChar w:fldCharType="end"/>
      </w:r>
      <w:r>
        <w:t xml:space="preserve"> Incomplete or I</w:t>
      </w:r>
      <w:r w:rsidRPr="00C03164">
        <w:t>ncorrect Regional Office</w:t>
      </w:r>
      <w:bookmarkEnd w:id="439"/>
    </w:p>
    <w:p w14:paraId="221CC1D1" w14:textId="77777777" w:rsidR="001A4116" w:rsidRPr="00A62003" w:rsidRDefault="001A4116" w:rsidP="007E70A9">
      <w:pPr>
        <w:pStyle w:val="Heading2"/>
      </w:pPr>
      <w:bookmarkStart w:id="440" w:name="_Toc278187881"/>
      <w:bookmarkStart w:id="441" w:name="_Toc326148985"/>
      <w:bookmarkStart w:id="442" w:name="_Toc5111398"/>
      <w:r w:rsidRPr="00A62003">
        <w:t>Too Many Invalid Attempts at Access Code / Verify Code</w:t>
      </w:r>
      <w:bookmarkEnd w:id="440"/>
      <w:bookmarkEnd w:id="441"/>
      <w:bookmarkEnd w:id="442"/>
    </w:p>
    <w:p w14:paraId="44443CED" w14:textId="77777777" w:rsidR="001A4116" w:rsidRPr="00A62003" w:rsidRDefault="001A4116" w:rsidP="006E7A25">
      <w:pPr>
        <w:pStyle w:val="BodyText"/>
      </w:pPr>
      <w:r w:rsidRPr="00A62003">
        <w:t xml:space="preserve">The user receives the message in </w:t>
      </w:r>
      <w:r>
        <w:t>the following screenshot</w:t>
      </w:r>
      <w:r w:rsidRPr="00A62003">
        <w:t xml:space="preserve"> if the user attempted to log on and entered the wrong Access Code / Verify Code combination </w:t>
      </w:r>
      <w:r>
        <w:t>three</w:t>
      </w:r>
      <w:r w:rsidRPr="00A62003">
        <w:t xml:space="preserve"> or more times. </w:t>
      </w:r>
    </w:p>
    <w:p w14:paraId="08E22D50" w14:textId="77777777" w:rsidR="001A4116" w:rsidRDefault="00EC4855" w:rsidP="006E7A25">
      <w:pPr>
        <w:pStyle w:val="BodyText"/>
      </w:pPr>
      <w:r>
        <w:rPr>
          <w:noProof/>
        </w:rPr>
        <w:drawing>
          <wp:inline distT="0" distB="0" distL="0" distR="0" wp14:anchorId="5904A051" wp14:editId="2187212A">
            <wp:extent cx="2628900" cy="1495425"/>
            <wp:effectExtent l="0" t="0" r="0" b="9525"/>
            <wp:docPr id="21" name="Picture 23" descr="Device locked due to multiple sign-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28900" cy="1495425"/>
                    </a:xfrm>
                    <a:prstGeom prst="rect">
                      <a:avLst/>
                    </a:prstGeom>
                    <a:noFill/>
                    <a:ln>
                      <a:noFill/>
                    </a:ln>
                  </pic:spPr>
                </pic:pic>
              </a:graphicData>
            </a:graphic>
          </wp:inline>
        </w:drawing>
      </w:r>
    </w:p>
    <w:p w14:paraId="67F1080A" w14:textId="77777777" w:rsidR="003B580F" w:rsidRPr="00A62003" w:rsidRDefault="003B580F" w:rsidP="003B580F">
      <w:pPr>
        <w:pStyle w:val="Caption"/>
      </w:pPr>
      <w:bookmarkStart w:id="443" w:name="_Toc514744471"/>
      <w:r>
        <w:t xml:space="preserve">Figure </w:t>
      </w:r>
      <w:r w:rsidR="00102DC1">
        <w:rPr>
          <w:noProof/>
        </w:rPr>
        <w:fldChar w:fldCharType="begin"/>
      </w:r>
      <w:r w:rsidR="00102DC1">
        <w:rPr>
          <w:noProof/>
        </w:rPr>
        <w:instrText xml:space="preserve"> SEQ Figure \* ARABIC </w:instrText>
      </w:r>
      <w:r w:rsidR="00102DC1">
        <w:rPr>
          <w:noProof/>
        </w:rPr>
        <w:fldChar w:fldCharType="separate"/>
      </w:r>
      <w:r>
        <w:rPr>
          <w:noProof/>
        </w:rPr>
        <w:t>21</w:t>
      </w:r>
      <w:r w:rsidR="00102DC1">
        <w:rPr>
          <w:noProof/>
        </w:rPr>
        <w:fldChar w:fldCharType="end"/>
      </w:r>
      <w:r>
        <w:t xml:space="preserve"> </w:t>
      </w:r>
      <w:r w:rsidRPr="003B580F">
        <w:t>Device locked due to multiple sign-on message</w:t>
      </w:r>
      <w:bookmarkEnd w:id="443"/>
    </w:p>
    <w:p w14:paraId="24CE4765" w14:textId="77777777" w:rsidR="001A4116" w:rsidRPr="00A62003" w:rsidRDefault="001A4116" w:rsidP="007E70A9">
      <w:pPr>
        <w:pStyle w:val="Heading2"/>
      </w:pPr>
      <w:bookmarkStart w:id="444" w:name="_Toc278187882"/>
      <w:bookmarkStart w:id="445" w:name="_Toc326148986"/>
      <w:bookmarkStart w:id="446" w:name="_Toc5111399"/>
      <w:r w:rsidRPr="00A62003">
        <w:t>Multiple Sign-</w:t>
      </w:r>
      <w:proofErr w:type="spellStart"/>
      <w:r w:rsidRPr="00A62003">
        <w:t>Ons</w:t>
      </w:r>
      <w:bookmarkEnd w:id="444"/>
      <w:bookmarkEnd w:id="445"/>
      <w:bookmarkEnd w:id="446"/>
      <w:proofErr w:type="spellEnd"/>
    </w:p>
    <w:p w14:paraId="1895A66A" w14:textId="77777777" w:rsidR="001A4116" w:rsidRPr="00A62003" w:rsidRDefault="001A4116" w:rsidP="006E7A25">
      <w:pPr>
        <w:pStyle w:val="BodyText"/>
      </w:pPr>
      <w:r w:rsidRPr="00A62003">
        <w:t xml:space="preserve">The user may receive the message in </w:t>
      </w:r>
      <w:r>
        <w:t>the following screenshot</w:t>
      </w:r>
      <w:r w:rsidRPr="00A62003">
        <w:t xml:space="preserve"> if the user did not log out of CAPRI correctly or if the session</w:t>
      </w:r>
      <w:r>
        <w:t xml:space="preserve"> was unexpectedly disconnected.</w:t>
      </w:r>
    </w:p>
    <w:p w14:paraId="401DF73E" w14:textId="77777777" w:rsidR="001A4116" w:rsidRDefault="00EC4855" w:rsidP="006E7A25">
      <w:pPr>
        <w:pStyle w:val="BodyText"/>
      </w:pPr>
      <w:r>
        <w:rPr>
          <w:noProof/>
        </w:rPr>
        <w:lastRenderedPageBreak/>
        <w:drawing>
          <wp:inline distT="0" distB="0" distL="0" distR="0" wp14:anchorId="581004A6" wp14:editId="798F3D93">
            <wp:extent cx="2695575" cy="1104900"/>
            <wp:effectExtent l="0" t="0" r="9525" b="0"/>
            <wp:docPr id="22" name="Picture 182" descr="Description: Description: Screen capture of CAPRI Message that &quot;Multiple Sign ons not allow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escription: Description: Screen capture of CAPRI Message that &quot;Multiple Sign ons not allowed&qu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95575" cy="1104900"/>
                    </a:xfrm>
                    <a:prstGeom prst="rect">
                      <a:avLst/>
                    </a:prstGeom>
                    <a:noFill/>
                    <a:ln>
                      <a:noFill/>
                    </a:ln>
                  </pic:spPr>
                </pic:pic>
              </a:graphicData>
            </a:graphic>
          </wp:inline>
        </w:drawing>
      </w:r>
    </w:p>
    <w:p w14:paraId="58A2CAFB" w14:textId="77777777" w:rsidR="003B580F" w:rsidRDefault="003B580F" w:rsidP="003B580F">
      <w:pPr>
        <w:pStyle w:val="Caption"/>
      </w:pPr>
      <w:bookmarkStart w:id="447" w:name="_Toc514744472"/>
      <w:r>
        <w:t xml:space="preserve">Figure </w:t>
      </w:r>
      <w:r w:rsidR="00102DC1">
        <w:rPr>
          <w:noProof/>
        </w:rPr>
        <w:fldChar w:fldCharType="begin"/>
      </w:r>
      <w:r w:rsidR="00102DC1">
        <w:rPr>
          <w:noProof/>
        </w:rPr>
        <w:instrText xml:space="preserve"> SEQ Figure \* ARABIC </w:instrText>
      </w:r>
      <w:r w:rsidR="00102DC1">
        <w:rPr>
          <w:noProof/>
        </w:rPr>
        <w:fldChar w:fldCharType="separate"/>
      </w:r>
      <w:r>
        <w:rPr>
          <w:noProof/>
        </w:rPr>
        <w:t>22</w:t>
      </w:r>
      <w:r w:rsidR="00102DC1">
        <w:rPr>
          <w:noProof/>
        </w:rPr>
        <w:fldChar w:fldCharType="end"/>
      </w:r>
      <w:r>
        <w:t xml:space="preserve"> Multiple Sign-</w:t>
      </w:r>
      <w:proofErr w:type="spellStart"/>
      <w:r>
        <w:t>ons</w:t>
      </w:r>
      <w:proofErr w:type="spellEnd"/>
      <w:r>
        <w:t xml:space="preserve"> error Message</w:t>
      </w:r>
      <w:bookmarkEnd w:id="447"/>
    </w:p>
    <w:p w14:paraId="7851E7A1" w14:textId="77777777" w:rsidR="003B580F" w:rsidRPr="003B580F" w:rsidRDefault="003B580F" w:rsidP="003B580F"/>
    <w:p w14:paraId="793013A1" w14:textId="77777777" w:rsidR="001A4116" w:rsidRPr="00A62003" w:rsidRDefault="001A4116" w:rsidP="007E70A9">
      <w:pPr>
        <w:pStyle w:val="Heading2"/>
      </w:pPr>
      <w:bookmarkStart w:id="448" w:name="_Toc278187883"/>
      <w:bookmarkStart w:id="449" w:name="_Toc326148987"/>
      <w:bookmarkStart w:id="450" w:name="_Toc5111400"/>
      <w:r w:rsidRPr="00A62003">
        <w:t>General Error Message</w:t>
      </w:r>
      <w:bookmarkEnd w:id="448"/>
      <w:bookmarkEnd w:id="449"/>
      <w:bookmarkEnd w:id="450"/>
    </w:p>
    <w:p w14:paraId="446E0957" w14:textId="77777777" w:rsidR="001A4116" w:rsidRPr="00A62003" w:rsidRDefault="001A4116" w:rsidP="006E7A25">
      <w:pPr>
        <w:pStyle w:val="BodyText"/>
      </w:pPr>
      <w:r w:rsidRPr="00A62003">
        <w:t xml:space="preserve">The user may receive the message in </w:t>
      </w:r>
      <w:r>
        <w:t>the following screenshot</w:t>
      </w:r>
      <w:r w:rsidRPr="00A62003">
        <w:t xml:space="preserve"> for a number of reasons</w:t>
      </w:r>
      <w:r w:rsidR="00E2391F" w:rsidRPr="00A62003">
        <w:t xml:space="preserve">. </w:t>
      </w:r>
      <w:r w:rsidRPr="00A62003">
        <w:t>Upon receiving this message, the user should cancel the current task, close CAPRI, and sign on again</w:t>
      </w:r>
      <w:r w:rsidR="00E2391F" w:rsidRPr="00A62003">
        <w:t>.</w:t>
      </w:r>
      <w:r w:rsidR="00E2391F">
        <w:t xml:space="preserve"> </w:t>
      </w:r>
      <w:r w:rsidRPr="00A62003">
        <w:t>If the user receives this error message again, local IRM staff should be contacted for assistance.</w:t>
      </w:r>
    </w:p>
    <w:p w14:paraId="4C692034" w14:textId="77777777" w:rsidR="003B580F" w:rsidRDefault="00EC4855" w:rsidP="003B580F">
      <w:pPr>
        <w:pStyle w:val="BodyText"/>
        <w:spacing w:before="0" w:after="0"/>
      </w:pPr>
      <w:r>
        <w:rPr>
          <w:noProof/>
        </w:rPr>
        <w:drawing>
          <wp:inline distT="0" distB="0" distL="0" distR="0" wp14:anchorId="073A387A" wp14:editId="5F954E66">
            <wp:extent cx="2028825" cy="1162050"/>
            <wp:effectExtent l="19050" t="19050" r="28575" b="19050"/>
            <wp:docPr id="23" name="Picture 183" descr="Description: Description: Screen capture of CAPRI Message that &quot;A win32 APIfunction failed.&quot; This is a general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escription: Description: Screen capture of CAPRI Message that &quot;A win32 APIfunction failed.&quot; This is a general error mess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8825" cy="1162050"/>
                    </a:xfrm>
                    <a:prstGeom prst="rect">
                      <a:avLst/>
                    </a:prstGeom>
                    <a:noFill/>
                    <a:ln w="6350" cmpd="sng">
                      <a:solidFill>
                        <a:srgbClr val="000000"/>
                      </a:solidFill>
                      <a:miter lim="800000"/>
                      <a:headEnd/>
                      <a:tailEnd/>
                    </a:ln>
                    <a:effectLst/>
                  </pic:spPr>
                </pic:pic>
              </a:graphicData>
            </a:graphic>
          </wp:inline>
        </w:drawing>
      </w:r>
    </w:p>
    <w:p w14:paraId="78053D4F" w14:textId="77777777" w:rsidR="003B580F" w:rsidRDefault="003B580F" w:rsidP="003B580F">
      <w:pPr>
        <w:pStyle w:val="Caption"/>
      </w:pPr>
      <w:bookmarkStart w:id="451" w:name="_Toc514744473"/>
      <w:r>
        <w:t xml:space="preserve">Figure </w:t>
      </w:r>
      <w:r w:rsidR="00102DC1">
        <w:rPr>
          <w:noProof/>
        </w:rPr>
        <w:fldChar w:fldCharType="begin"/>
      </w:r>
      <w:r w:rsidR="00102DC1">
        <w:rPr>
          <w:noProof/>
        </w:rPr>
        <w:instrText xml:space="preserve"> SEQ Figure \* ARABIC </w:instrText>
      </w:r>
      <w:r w:rsidR="00102DC1">
        <w:rPr>
          <w:noProof/>
        </w:rPr>
        <w:fldChar w:fldCharType="separate"/>
      </w:r>
      <w:r>
        <w:rPr>
          <w:noProof/>
        </w:rPr>
        <w:t>23</w:t>
      </w:r>
      <w:r w:rsidR="00102DC1">
        <w:rPr>
          <w:noProof/>
        </w:rPr>
        <w:fldChar w:fldCharType="end"/>
      </w:r>
      <w:r>
        <w:t xml:space="preserve"> General Error Message</w:t>
      </w:r>
      <w:bookmarkEnd w:id="451"/>
    </w:p>
    <w:p w14:paraId="7C0DF868" w14:textId="77777777" w:rsidR="00A32218" w:rsidRDefault="00A32218">
      <w:pPr>
        <w:overflowPunct/>
        <w:autoSpaceDE/>
        <w:autoSpaceDN/>
        <w:adjustRightInd/>
        <w:textAlignment w:val="auto"/>
        <w:rPr>
          <w:sz w:val="22"/>
          <w:szCs w:val="22"/>
        </w:rPr>
      </w:pPr>
      <w:r>
        <w:br w:type="page"/>
      </w:r>
    </w:p>
    <w:p w14:paraId="3EFF9F99" w14:textId="77777777" w:rsidR="00655CD5" w:rsidRPr="00475D2F" w:rsidRDefault="00655CD5" w:rsidP="007629C5">
      <w:pPr>
        <w:pStyle w:val="Heading1"/>
        <w:numPr>
          <w:ilvl w:val="0"/>
          <w:numId w:val="0"/>
        </w:numPr>
        <w:tabs>
          <w:tab w:val="clear" w:pos="720"/>
        </w:tabs>
        <w:rPr>
          <w:rStyle w:val="HeaderChar"/>
          <w:sz w:val="36"/>
        </w:rPr>
      </w:pPr>
      <w:bookmarkStart w:id="452" w:name="_Appendix_A_-"/>
      <w:bookmarkStart w:id="453" w:name="_Ref514935163"/>
      <w:bookmarkStart w:id="454" w:name="_Ref514935233"/>
      <w:bookmarkStart w:id="455" w:name="_Toc5111401"/>
      <w:bookmarkEnd w:id="452"/>
      <w:r w:rsidRPr="007629C5">
        <w:rPr>
          <w:rStyle w:val="HeaderChar"/>
          <w:sz w:val="36"/>
        </w:rPr>
        <w:lastRenderedPageBreak/>
        <w:t>Appendix</w:t>
      </w:r>
      <w:r w:rsidRPr="00475D2F">
        <w:rPr>
          <w:rStyle w:val="HeaderChar"/>
          <w:sz w:val="36"/>
        </w:rPr>
        <w:t xml:space="preserve"> A - CAPRI Remote Procedure Call</w:t>
      </w:r>
      <w:r w:rsidR="004B1698" w:rsidRPr="00475D2F">
        <w:rPr>
          <w:rStyle w:val="HeaderChar"/>
          <w:sz w:val="36"/>
        </w:rPr>
        <w:t>s</w:t>
      </w:r>
      <w:r w:rsidR="007629C5">
        <w:rPr>
          <w:rStyle w:val="HeaderChar"/>
          <w:sz w:val="36"/>
        </w:rPr>
        <w:t xml:space="preserve"> for </w:t>
      </w:r>
      <w:r w:rsidRPr="00475D2F">
        <w:rPr>
          <w:rStyle w:val="HeaderChar"/>
          <w:sz w:val="36"/>
        </w:rPr>
        <w:t>MUMPS</w:t>
      </w:r>
      <w:bookmarkEnd w:id="453"/>
      <w:bookmarkEnd w:id="454"/>
      <w:bookmarkEnd w:id="455"/>
    </w:p>
    <w:p w14:paraId="6F9A871F" w14:textId="77777777" w:rsidR="00062204" w:rsidRPr="00A32218" w:rsidRDefault="00062204" w:rsidP="00062204">
      <w:pPr>
        <w:rPr>
          <w:sz w:val="22"/>
          <w:szCs w:val="22"/>
        </w:rPr>
      </w:pPr>
      <w:r w:rsidRPr="00A32218">
        <w:rPr>
          <w:sz w:val="22"/>
          <w:szCs w:val="22"/>
        </w:rPr>
        <w:t>The DVBA CAPRI GUI menu option contains all the CAPRI RPCs.</w:t>
      </w:r>
    </w:p>
    <w:p w14:paraId="163EA899" w14:textId="77777777" w:rsidR="00062204" w:rsidRPr="00A32218" w:rsidRDefault="00062204" w:rsidP="00062204">
      <w:pPr>
        <w:rPr>
          <w:sz w:val="22"/>
          <w:szCs w:val="22"/>
        </w:rPr>
      </w:pPr>
    </w:p>
    <w:p w14:paraId="7CD6C4A1" w14:textId="77777777" w:rsidR="00062204" w:rsidRPr="00A32218" w:rsidRDefault="00062204" w:rsidP="00062204">
      <w:pPr>
        <w:rPr>
          <w:sz w:val="22"/>
          <w:szCs w:val="22"/>
        </w:rPr>
      </w:pPr>
      <w:r w:rsidRPr="00A32218">
        <w:rPr>
          <w:sz w:val="22"/>
          <w:szCs w:val="22"/>
        </w:rPr>
        <w:t>Name: DVBA CAPRI GUI</w:t>
      </w:r>
    </w:p>
    <w:p w14:paraId="56424687" w14:textId="77777777" w:rsidR="00062204" w:rsidRPr="00A32218" w:rsidRDefault="00062204" w:rsidP="00062204">
      <w:pPr>
        <w:rPr>
          <w:sz w:val="22"/>
          <w:szCs w:val="22"/>
        </w:rPr>
      </w:pPr>
      <w:r w:rsidRPr="00A32218">
        <w:rPr>
          <w:sz w:val="22"/>
          <w:szCs w:val="22"/>
        </w:rPr>
        <w:t>Menu Text: Capri GUI (Broker)</w:t>
      </w:r>
    </w:p>
    <w:p w14:paraId="47989491" w14:textId="77777777" w:rsidR="00062204" w:rsidRPr="00A32218" w:rsidRDefault="00062204" w:rsidP="00062204">
      <w:pPr>
        <w:rPr>
          <w:sz w:val="22"/>
          <w:szCs w:val="22"/>
        </w:rPr>
      </w:pPr>
      <w:r w:rsidRPr="00A32218">
        <w:rPr>
          <w:sz w:val="22"/>
          <w:szCs w:val="22"/>
        </w:rPr>
        <w:t>Type: Broker (Client/Server)</w:t>
      </w:r>
    </w:p>
    <w:p w14:paraId="43884B41" w14:textId="77777777" w:rsidR="00062204" w:rsidRPr="00A32218" w:rsidRDefault="00062204" w:rsidP="00062204">
      <w:pPr>
        <w:rPr>
          <w:sz w:val="22"/>
          <w:szCs w:val="22"/>
        </w:rPr>
      </w:pPr>
      <w:r w:rsidRPr="00A32218">
        <w:rPr>
          <w:sz w:val="22"/>
          <w:szCs w:val="22"/>
        </w:rPr>
        <w:t>Package: AUTOMATED MED INFO EXCHANGE</w:t>
      </w:r>
    </w:p>
    <w:p w14:paraId="5EBBC884" w14:textId="77777777" w:rsidR="00062204" w:rsidRPr="00A32218" w:rsidRDefault="004B2EAF" w:rsidP="00062204">
      <w:pPr>
        <w:rPr>
          <w:sz w:val="22"/>
          <w:szCs w:val="22"/>
        </w:rPr>
      </w:pPr>
      <w:r w:rsidRPr="00A32218">
        <w:rPr>
          <w:sz w:val="22"/>
          <w:szCs w:val="22"/>
        </w:rPr>
        <w:t xml:space="preserve">Description: </w:t>
      </w:r>
      <w:r w:rsidR="00062204" w:rsidRPr="00A32218">
        <w:rPr>
          <w:sz w:val="22"/>
          <w:szCs w:val="22"/>
        </w:rPr>
        <w:t xml:space="preserve"> </w:t>
      </w:r>
      <w:r w:rsidRPr="00A32218">
        <w:rPr>
          <w:sz w:val="22"/>
          <w:szCs w:val="22"/>
        </w:rPr>
        <w:t>This is the “B”</w:t>
      </w:r>
      <w:r w:rsidR="00062204" w:rsidRPr="00A32218">
        <w:rPr>
          <w:sz w:val="22"/>
          <w:szCs w:val="22"/>
        </w:rPr>
        <w:t xml:space="preserve"> type o</w:t>
      </w:r>
      <w:r w:rsidRPr="00A32218">
        <w:rPr>
          <w:sz w:val="22"/>
          <w:szCs w:val="22"/>
        </w:rPr>
        <w:t xml:space="preserve">ption used by CAPRI GUI client </w:t>
      </w:r>
      <w:r w:rsidR="00062204" w:rsidRPr="00A32218">
        <w:rPr>
          <w:sz w:val="22"/>
          <w:szCs w:val="22"/>
        </w:rPr>
        <w:t xml:space="preserve">application. </w:t>
      </w:r>
      <w:r w:rsidRPr="00A32218">
        <w:rPr>
          <w:sz w:val="22"/>
          <w:szCs w:val="22"/>
        </w:rPr>
        <w:t xml:space="preserve"> </w:t>
      </w:r>
      <w:r w:rsidR="00062204" w:rsidRPr="00A32218">
        <w:rPr>
          <w:sz w:val="22"/>
          <w:szCs w:val="22"/>
        </w:rPr>
        <w:t>It contains all the RPCs used by the CAPRI GUI application.</w:t>
      </w:r>
    </w:p>
    <w:p w14:paraId="650849DD" w14:textId="77777777" w:rsidR="00A32218" w:rsidRDefault="004B1698" w:rsidP="006E7A25">
      <w:pPr>
        <w:pStyle w:val="BodyText"/>
        <w:sectPr w:rsidR="00A32218" w:rsidSect="003A346B">
          <w:headerReference w:type="even" r:id="rId95"/>
          <w:headerReference w:type="default" r:id="rId96"/>
          <w:footerReference w:type="even" r:id="rId97"/>
          <w:pgSz w:w="12240" w:h="15840" w:code="1"/>
          <w:pgMar w:top="1440" w:right="1440" w:bottom="1440" w:left="1440" w:header="720" w:footer="720" w:gutter="0"/>
          <w:pgNumType w:start="8"/>
          <w:cols w:space="720"/>
          <w:docGrid w:linePitch="326"/>
        </w:sectPr>
      </w:pPr>
      <w:r w:rsidRPr="00A32218">
        <w:t xml:space="preserve">The table </w:t>
      </w:r>
      <w:r w:rsidR="00B01F5C" w:rsidRPr="00A32218">
        <w:t>that starts on the</w:t>
      </w:r>
      <w:r w:rsidR="004B2EAF" w:rsidRPr="00A32218">
        <w:t xml:space="preserve"> next page </w:t>
      </w:r>
      <w:r w:rsidRPr="00A32218">
        <w:t xml:space="preserve">shows a correlation between </w:t>
      </w:r>
      <w:r w:rsidR="005F16A2" w:rsidRPr="00A32218">
        <w:t xml:space="preserve">the </w:t>
      </w:r>
      <w:r w:rsidRPr="00A32218">
        <w:t>CAPRI</w:t>
      </w:r>
      <w:r w:rsidR="005F16A2" w:rsidRPr="00A32218">
        <w:t>’s MUMPS RPCs</w:t>
      </w:r>
      <w:r w:rsidRPr="00A32218">
        <w:t xml:space="preserve"> and </w:t>
      </w:r>
      <w:r w:rsidR="005F16A2" w:rsidRPr="00A32218">
        <w:t>DELP</w:t>
      </w:r>
      <w:r w:rsidR="003053C4" w:rsidRPr="00A32218">
        <w:t>H</w:t>
      </w:r>
      <w:r w:rsidR="005F16A2" w:rsidRPr="00A32218">
        <w:t>I’s RPCs</w:t>
      </w:r>
      <w:r w:rsidRPr="00A32218">
        <w:t xml:space="preserve"> associated within supporting the CAPRI ap</w:t>
      </w:r>
      <w:r w:rsidR="004B2EAF" w:rsidRPr="00A32218">
        <w:t>plication.</w:t>
      </w:r>
    </w:p>
    <w:tbl>
      <w:tblPr>
        <w:tblW w:w="13521" w:type="dxa"/>
        <w:tblInd w:w="93" w:type="dxa"/>
        <w:tblLayout w:type="fixed"/>
        <w:tblLook w:val="04A0" w:firstRow="1" w:lastRow="0" w:firstColumn="1" w:lastColumn="0" w:noHBand="0" w:noVBand="1"/>
      </w:tblPr>
      <w:tblGrid>
        <w:gridCol w:w="998"/>
        <w:gridCol w:w="7"/>
        <w:gridCol w:w="800"/>
        <w:gridCol w:w="25"/>
        <w:gridCol w:w="869"/>
        <w:gridCol w:w="58"/>
        <w:gridCol w:w="37"/>
        <w:gridCol w:w="889"/>
        <w:gridCol w:w="13"/>
        <w:gridCol w:w="1405"/>
        <w:gridCol w:w="34"/>
        <w:gridCol w:w="969"/>
        <w:gridCol w:w="22"/>
        <w:gridCol w:w="9"/>
        <w:gridCol w:w="2562"/>
        <w:gridCol w:w="19"/>
        <w:gridCol w:w="18"/>
        <w:gridCol w:w="991"/>
        <w:gridCol w:w="17"/>
        <w:gridCol w:w="6"/>
        <w:gridCol w:w="14"/>
        <w:gridCol w:w="979"/>
        <w:gridCol w:w="27"/>
        <w:gridCol w:w="37"/>
        <w:gridCol w:w="1136"/>
        <w:gridCol w:w="39"/>
        <w:gridCol w:w="31"/>
        <w:gridCol w:w="1510"/>
      </w:tblGrid>
      <w:tr w:rsidR="00B616C9" w:rsidRPr="00335D43" w14:paraId="229A94C5" w14:textId="77777777" w:rsidTr="008562E1">
        <w:trPr>
          <w:trHeight w:val="378"/>
          <w:tblHeader/>
        </w:trPr>
        <w:tc>
          <w:tcPr>
            <w:tcW w:w="8716" w:type="dxa"/>
            <w:gridSpan w:val="16"/>
            <w:tcBorders>
              <w:top w:val="single" w:sz="8" w:space="0" w:color="auto"/>
              <w:left w:val="single" w:sz="8" w:space="0" w:color="auto"/>
              <w:bottom w:val="single" w:sz="8" w:space="0" w:color="auto"/>
              <w:right w:val="single" w:sz="8" w:space="0" w:color="auto"/>
            </w:tcBorders>
            <w:shd w:val="clear" w:color="auto" w:fill="FFFF99"/>
          </w:tcPr>
          <w:p w14:paraId="0A06A24B" w14:textId="77777777" w:rsidR="009535BA" w:rsidRPr="009535BA" w:rsidRDefault="009535BA" w:rsidP="009535BA">
            <w:pPr>
              <w:jc w:val="center"/>
              <w:rPr>
                <w:b/>
                <w:color w:val="000000"/>
                <w:sz w:val="18"/>
                <w:szCs w:val="18"/>
              </w:rPr>
            </w:pPr>
            <w:r w:rsidRPr="009535BA">
              <w:rPr>
                <w:b/>
                <w:color w:val="000000"/>
                <w:sz w:val="18"/>
                <w:szCs w:val="18"/>
              </w:rPr>
              <w:lastRenderedPageBreak/>
              <w:t>MUMPS</w:t>
            </w:r>
          </w:p>
        </w:tc>
        <w:tc>
          <w:tcPr>
            <w:tcW w:w="4805" w:type="dxa"/>
            <w:gridSpan w:val="12"/>
            <w:tcBorders>
              <w:top w:val="single" w:sz="8" w:space="0" w:color="auto"/>
              <w:left w:val="nil"/>
              <w:bottom w:val="single" w:sz="8" w:space="0" w:color="auto"/>
              <w:right w:val="single" w:sz="8" w:space="0" w:color="auto"/>
            </w:tcBorders>
            <w:shd w:val="clear" w:color="auto" w:fill="FFFF99"/>
          </w:tcPr>
          <w:p w14:paraId="3B8CC627" w14:textId="77777777" w:rsidR="009535BA" w:rsidRPr="009535BA" w:rsidRDefault="009535BA" w:rsidP="009535BA">
            <w:pPr>
              <w:overflowPunct/>
              <w:autoSpaceDE/>
              <w:autoSpaceDN/>
              <w:adjustRightInd/>
              <w:jc w:val="center"/>
              <w:textAlignment w:val="auto"/>
              <w:rPr>
                <w:b/>
                <w:color w:val="000000"/>
                <w:sz w:val="18"/>
                <w:szCs w:val="18"/>
              </w:rPr>
            </w:pPr>
            <w:r w:rsidRPr="009535BA">
              <w:rPr>
                <w:b/>
                <w:color w:val="000000"/>
                <w:sz w:val="18"/>
                <w:szCs w:val="18"/>
              </w:rPr>
              <w:t>DELPHI</w:t>
            </w:r>
          </w:p>
        </w:tc>
      </w:tr>
      <w:tr w:rsidR="003D2983" w:rsidRPr="00335D43" w14:paraId="2020CA31" w14:textId="77777777" w:rsidTr="008562E1">
        <w:trPr>
          <w:trHeight w:val="959"/>
          <w:tblHeader/>
        </w:trPr>
        <w:tc>
          <w:tcPr>
            <w:tcW w:w="1005" w:type="dxa"/>
            <w:gridSpan w:val="2"/>
            <w:tcBorders>
              <w:top w:val="single" w:sz="8" w:space="0" w:color="auto"/>
              <w:left w:val="single" w:sz="8" w:space="0" w:color="auto"/>
              <w:bottom w:val="single" w:sz="8" w:space="0" w:color="auto"/>
              <w:right w:val="dotted" w:sz="4" w:space="0" w:color="auto"/>
            </w:tcBorders>
            <w:shd w:val="clear" w:color="auto" w:fill="FFFF99"/>
          </w:tcPr>
          <w:p w14:paraId="1F4A11CD" w14:textId="77777777" w:rsidR="009A384E" w:rsidRPr="00C54165" w:rsidRDefault="009A384E" w:rsidP="004E1E6F">
            <w:pPr>
              <w:overflowPunct/>
              <w:autoSpaceDE/>
              <w:autoSpaceDN/>
              <w:adjustRightInd/>
              <w:textAlignment w:val="auto"/>
              <w:rPr>
                <w:color w:val="000000"/>
                <w:sz w:val="18"/>
                <w:szCs w:val="18"/>
              </w:rPr>
            </w:pPr>
            <w:r>
              <w:rPr>
                <w:color w:val="000000"/>
                <w:sz w:val="18"/>
                <w:szCs w:val="18"/>
              </w:rPr>
              <w:t>NAME</w:t>
            </w:r>
          </w:p>
        </w:tc>
        <w:tc>
          <w:tcPr>
            <w:tcW w:w="825" w:type="dxa"/>
            <w:gridSpan w:val="2"/>
            <w:tcBorders>
              <w:top w:val="single" w:sz="8" w:space="0" w:color="auto"/>
              <w:left w:val="nil"/>
              <w:bottom w:val="single" w:sz="8" w:space="0" w:color="auto"/>
              <w:right w:val="dotted" w:sz="4" w:space="0" w:color="auto"/>
            </w:tcBorders>
            <w:shd w:val="clear" w:color="auto" w:fill="FFFF99"/>
          </w:tcPr>
          <w:p w14:paraId="77999CD7" w14:textId="77777777" w:rsidR="009A384E" w:rsidRPr="00C54165" w:rsidRDefault="009A384E" w:rsidP="004E1E6F">
            <w:pPr>
              <w:overflowPunct/>
              <w:autoSpaceDE/>
              <w:autoSpaceDN/>
              <w:adjustRightInd/>
              <w:jc w:val="center"/>
              <w:textAlignment w:val="auto"/>
              <w:rPr>
                <w:color w:val="000000"/>
                <w:sz w:val="18"/>
                <w:szCs w:val="18"/>
              </w:rPr>
            </w:pPr>
            <w:r>
              <w:rPr>
                <w:color w:val="000000"/>
                <w:sz w:val="18"/>
                <w:szCs w:val="18"/>
              </w:rPr>
              <w:t>TAG</w:t>
            </w:r>
          </w:p>
        </w:tc>
        <w:tc>
          <w:tcPr>
            <w:tcW w:w="927" w:type="dxa"/>
            <w:gridSpan w:val="2"/>
            <w:tcBorders>
              <w:top w:val="single" w:sz="8" w:space="0" w:color="auto"/>
              <w:left w:val="nil"/>
              <w:bottom w:val="single" w:sz="8" w:space="0" w:color="auto"/>
              <w:right w:val="dotted" w:sz="4" w:space="0" w:color="auto"/>
            </w:tcBorders>
            <w:shd w:val="clear" w:color="auto" w:fill="FFFF99"/>
          </w:tcPr>
          <w:p w14:paraId="5B22ED39" w14:textId="77777777" w:rsidR="009A384E" w:rsidRPr="00C54165" w:rsidRDefault="009A384E" w:rsidP="009A384E">
            <w:pPr>
              <w:overflowPunct/>
              <w:autoSpaceDE/>
              <w:autoSpaceDN/>
              <w:adjustRightInd/>
              <w:ind w:left="-115" w:right="-115"/>
              <w:jc w:val="center"/>
              <w:textAlignment w:val="auto"/>
              <w:rPr>
                <w:color w:val="000000"/>
                <w:sz w:val="18"/>
                <w:szCs w:val="18"/>
              </w:rPr>
            </w:pPr>
            <w:r>
              <w:rPr>
                <w:color w:val="000000"/>
                <w:sz w:val="18"/>
                <w:szCs w:val="18"/>
              </w:rPr>
              <w:t>ROUTINE</w:t>
            </w:r>
          </w:p>
        </w:tc>
        <w:tc>
          <w:tcPr>
            <w:tcW w:w="926" w:type="dxa"/>
            <w:gridSpan w:val="2"/>
            <w:tcBorders>
              <w:top w:val="single" w:sz="8" w:space="0" w:color="auto"/>
              <w:left w:val="nil"/>
              <w:bottom w:val="single" w:sz="8" w:space="0" w:color="auto"/>
              <w:right w:val="dotted" w:sz="4" w:space="0" w:color="auto"/>
            </w:tcBorders>
            <w:shd w:val="clear" w:color="auto" w:fill="FFFF99"/>
          </w:tcPr>
          <w:p w14:paraId="65F38D21" w14:textId="77777777" w:rsidR="009A384E" w:rsidRDefault="009A384E" w:rsidP="009A384E">
            <w:pPr>
              <w:overflowPunct/>
              <w:autoSpaceDE/>
              <w:autoSpaceDN/>
              <w:adjustRightInd/>
              <w:ind w:left="-1152" w:right="-1152"/>
              <w:jc w:val="center"/>
              <w:textAlignment w:val="auto"/>
              <w:rPr>
                <w:color w:val="000000"/>
                <w:sz w:val="18"/>
                <w:szCs w:val="18"/>
              </w:rPr>
            </w:pPr>
            <w:r>
              <w:rPr>
                <w:color w:val="000000"/>
                <w:sz w:val="18"/>
                <w:szCs w:val="18"/>
              </w:rPr>
              <w:t xml:space="preserve">RETURN </w:t>
            </w:r>
          </w:p>
          <w:p w14:paraId="4B7A1AA2" w14:textId="77777777" w:rsidR="009A384E" w:rsidRDefault="009A384E" w:rsidP="009A384E">
            <w:pPr>
              <w:overflowPunct/>
              <w:autoSpaceDE/>
              <w:autoSpaceDN/>
              <w:adjustRightInd/>
              <w:ind w:left="-1152" w:right="-1152"/>
              <w:jc w:val="center"/>
              <w:textAlignment w:val="auto"/>
              <w:rPr>
                <w:color w:val="000000"/>
                <w:sz w:val="18"/>
                <w:szCs w:val="18"/>
              </w:rPr>
            </w:pPr>
            <w:r>
              <w:rPr>
                <w:color w:val="000000"/>
                <w:sz w:val="18"/>
                <w:szCs w:val="18"/>
              </w:rPr>
              <w:t xml:space="preserve">VALUE </w:t>
            </w:r>
          </w:p>
          <w:p w14:paraId="265C850E" w14:textId="77777777" w:rsidR="009A384E" w:rsidRPr="00C54165" w:rsidRDefault="009A384E" w:rsidP="009A384E">
            <w:pPr>
              <w:overflowPunct/>
              <w:autoSpaceDE/>
              <w:autoSpaceDN/>
              <w:adjustRightInd/>
              <w:ind w:left="-1152" w:right="-1152"/>
              <w:jc w:val="center"/>
              <w:textAlignment w:val="auto"/>
              <w:rPr>
                <w:color w:val="000000"/>
                <w:sz w:val="18"/>
                <w:szCs w:val="18"/>
              </w:rPr>
            </w:pPr>
            <w:r>
              <w:rPr>
                <w:color w:val="000000"/>
                <w:sz w:val="18"/>
                <w:szCs w:val="18"/>
              </w:rPr>
              <w:t>TYPE</w:t>
            </w:r>
          </w:p>
        </w:tc>
        <w:tc>
          <w:tcPr>
            <w:tcW w:w="1418" w:type="dxa"/>
            <w:gridSpan w:val="2"/>
            <w:tcBorders>
              <w:top w:val="single" w:sz="8" w:space="0" w:color="auto"/>
              <w:left w:val="nil"/>
              <w:bottom w:val="single" w:sz="8" w:space="0" w:color="auto"/>
              <w:right w:val="dotted" w:sz="4" w:space="0" w:color="auto"/>
            </w:tcBorders>
            <w:shd w:val="clear" w:color="auto" w:fill="FFFF99"/>
          </w:tcPr>
          <w:p w14:paraId="46693983" w14:textId="77777777" w:rsidR="009A384E" w:rsidRPr="00C54165" w:rsidRDefault="009A384E" w:rsidP="004E1E6F">
            <w:pPr>
              <w:rPr>
                <w:color w:val="000000"/>
                <w:sz w:val="18"/>
                <w:szCs w:val="18"/>
              </w:rPr>
            </w:pPr>
            <w:r>
              <w:rPr>
                <w:color w:val="000000"/>
                <w:sz w:val="18"/>
                <w:szCs w:val="18"/>
              </w:rPr>
              <w:t>DESCRIPTION</w:t>
            </w:r>
          </w:p>
        </w:tc>
        <w:tc>
          <w:tcPr>
            <w:tcW w:w="1003" w:type="dxa"/>
            <w:gridSpan w:val="2"/>
            <w:tcBorders>
              <w:top w:val="single" w:sz="8" w:space="0" w:color="auto"/>
              <w:left w:val="nil"/>
              <w:bottom w:val="single" w:sz="8" w:space="0" w:color="auto"/>
              <w:right w:val="dotted" w:sz="4" w:space="0" w:color="auto"/>
            </w:tcBorders>
            <w:shd w:val="clear" w:color="auto" w:fill="FFFF99"/>
          </w:tcPr>
          <w:p w14:paraId="4DD01EBF" w14:textId="77777777" w:rsidR="009A384E" w:rsidRPr="009A384E" w:rsidRDefault="009A384E" w:rsidP="009A384E">
            <w:pPr>
              <w:overflowPunct/>
              <w:autoSpaceDE/>
              <w:autoSpaceDN/>
              <w:adjustRightInd/>
              <w:ind w:left="-115" w:right="-115"/>
              <w:jc w:val="center"/>
              <w:textAlignment w:val="auto"/>
              <w:rPr>
                <w:color w:val="000000"/>
                <w:sz w:val="16"/>
                <w:szCs w:val="16"/>
              </w:rPr>
            </w:pPr>
            <w:r w:rsidRPr="009A384E">
              <w:rPr>
                <w:color w:val="000000"/>
                <w:sz w:val="16"/>
                <w:szCs w:val="16"/>
              </w:rPr>
              <w:t>INPUT</w:t>
            </w:r>
          </w:p>
          <w:p w14:paraId="44385C27" w14:textId="77777777" w:rsidR="009A384E" w:rsidRPr="009A384E" w:rsidRDefault="009A384E" w:rsidP="009A384E">
            <w:pPr>
              <w:overflowPunct/>
              <w:autoSpaceDE/>
              <w:autoSpaceDN/>
              <w:adjustRightInd/>
              <w:ind w:left="-115" w:right="-115"/>
              <w:jc w:val="center"/>
              <w:textAlignment w:val="auto"/>
              <w:rPr>
                <w:color w:val="000000"/>
                <w:sz w:val="16"/>
                <w:szCs w:val="16"/>
              </w:rPr>
            </w:pPr>
            <w:r w:rsidRPr="009A384E">
              <w:rPr>
                <w:color w:val="000000"/>
                <w:sz w:val="16"/>
                <w:szCs w:val="16"/>
              </w:rPr>
              <w:t>PARAMETER</w:t>
            </w:r>
          </w:p>
          <w:p w14:paraId="41342B0B" w14:textId="77777777" w:rsidR="009A384E" w:rsidRPr="00C54165" w:rsidRDefault="009A384E" w:rsidP="009A384E">
            <w:pPr>
              <w:overflowPunct/>
              <w:autoSpaceDE/>
              <w:autoSpaceDN/>
              <w:adjustRightInd/>
              <w:ind w:left="-115" w:right="-115"/>
              <w:jc w:val="center"/>
              <w:textAlignment w:val="auto"/>
              <w:rPr>
                <w:color w:val="000000"/>
                <w:sz w:val="18"/>
                <w:szCs w:val="18"/>
              </w:rPr>
            </w:pPr>
            <w:r w:rsidRPr="009A384E">
              <w:rPr>
                <w:color w:val="000000"/>
                <w:sz w:val="16"/>
                <w:szCs w:val="16"/>
              </w:rPr>
              <w:t>(Mu</w:t>
            </w:r>
            <w:r>
              <w:rPr>
                <w:color w:val="000000"/>
                <w:sz w:val="16"/>
                <w:szCs w:val="16"/>
              </w:rPr>
              <w:t>l</w:t>
            </w:r>
            <w:r w:rsidRPr="009A384E">
              <w:rPr>
                <w:color w:val="000000"/>
                <w:sz w:val="16"/>
                <w:szCs w:val="16"/>
              </w:rPr>
              <w:t>tiple)</w:t>
            </w:r>
          </w:p>
        </w:tc>
        <w:tc>
          <w:tcPr>
            <w:tcW w:w="2612" w:type="dxa"/>
            <w:gridSpan w:val="4"/>
            <w:tcBorders>
              <w:top w:val="single" w:sz="8" w:space="0" w:color="auto"/>
              <w:left w:val="nil"/>
              <w:bottom w:val="single" w:sz="8" w:space="0" w:color="auto"/>
              <w:right w:val="single" w:sz="8" w:space="0" w:color="auto"/>
            </w:tcBorders>
            <w:shd w:val="clear" w:color="auto" w:fill="FFFF99"/>
          </w:tcPr>
          <w:p w14:paraId="09642DE6" w14:textId="77777777" w:rsidR="009A384E" w:rsidRDefault="009A384E" w:rsidP="009A384E">
            <w:pPr>
              <w:jc w:val="center"/>
              <w:rPr>
                <w:color w:val="000000"/>
                <w:sz w:val="18"/>
                <w:szCs w:val="18"/>
              </w:rPr>
            </w:pPr>
            <w:r>
              <w:rPr>
                <w:color w:val="000000"/>
                <w:sz w:val="18"/>
                <w:szCs w:val="18"/>
              </w:rPr>
              <w:t>RETURN PARAMETER</w:t>
            </w:r>
          </w:p>
          <w:p w14:paraId="63418F6B" w14:textId="77777777" w:rsidR="009A384E" w:rsidRPr="00C54165" w:rsidRDefault="009A384E" w:rsidP="009A384E">
            <w:pPr>
              <w:jc w:val="center"/>
              <w:rPr>
                <w:color w:val="000000"/>
                <w:sz w:val="18"/>
                <w:szCs w:val="18"/>
              </w:rPr>
            </w:pPr>
            <w:r>
              <w:rPr>
                <w:color w:val="000000"/>
                <w:sz w:val="18"/>
                <w:szCs w:val="18"/>
              </w:rPr>
              <w:t>DESCRIPTION</w:t>
            </w:r>
          </w:p>
        </w:tc>
        <w:tc>
          <w:tcPr>
            <w:tcW w:w="1026" w:type="dxa"/>
            <w:gridSpan w:val="3"/>
            <w:tcBorders>
              <w:top w:val="single" w:sz="8" w:space="0" w:color="auto"/>
              <w:left w:val="nil"/>
              <w:bottom w:val="single" w:sz="8" w:space="0" w:color="auto"/>
              <w:right w:val="dotted" w:sz="4" w:space="0" w:color="auto"/>
            </w:tcBorders>
            <w:shd w:val="clear" w:color="auto" w:fill="FFFF99"/>
          </w:tcPr>
          <w:p w14:paraId="6527E4EB" w14:textId="77777777" w:rsidR="009A384E" w:rsidRPr="00C54165" w:rsidRDefault="009A384E" w:rsidP="004E1E6F">
            <w:pPr>
              <w:overflowPunct/>
              <w:autoSpaceDE/>
              <w:autoSpaceDN/>
              <w:adjustRightInd/>
              <w:textAlignment w:val="auto"/>
              <w:rPr>
                <w:color w:val="000000"/>
                <w:sz w:val="18"/>
                <w:szCs w:val="18"/>
              </w:rPr>
            </w:pPr>
            <w:r w:rsidRPr="00C54165">
              <w:rPr>
                <w:rFonts w:ascii="Calibri" w:hAnsi="Calibri" w:cs="Calibri"/>
                <w:b/>
                <w:bCs/>
                <w:color w:val="000000"/>
                <w:sz w:val="18"/>
                <w:szCs w:val="18"/>
              </w:rPr>
              <w:t>Procedure Name</w:t>
            </w:r>
          </w:p>
        </w:tc>
        <w:tc>
          <w:tcPr>
            <w:tcW w:w="1026" w:type="dxa"/>
            <w:gridSpan w:val="4"/>
            <w:tcBorders>
              <w:top w:val="single" w:sz="8" w:space="0" w:color="auto"/>
              <w:left w:val="nil"/>
              <w:bottom w:val="single" w:sz="8" w:space="0" w:color="auto"/>
              <w:right w:val="dotted" w:sz="4" w:space="0" w:color="auto"/>
            </w:tcBorders>
            <w:shd w:val="clear" w:color="auto" w:fill="FFFF99"/>
            <w:vAlign w:val="center"/>
          </w:tcPr>
          <w:p w14:paraId="4685FE89" w14:textId="77777777" w:rsidR="009A384E" w:rsidRPr="00C54165" w:rsidRDefault="009A384E" w:rsidP="00EA5E46">
            <w:pPr>
              <w:keepNext/>
              <w:overflowPunct/>
              <w:autoSpaceDE/>
              <w:autoSpaceDN/>
              <w:adjustRightInd/>
              <w:jc w:val="center"/>
              <w:textAlignment w:val="auto"/>
              <w:rPr>
                <w:rFonts w:ascii="Calibri" w:hAnsi="Calibri" w:cs="Calibri"/>
                <w:b/>
                <w:bCs/>
                <w:color w:val="000000"/>
                <w:sz w:val="18"/>
                <w:szCs w:val="18"/>
              </w:rPr>
            </w:pPr>
            <w:r w:rsidRPr="00C54165">
              <w:rPr>
                <w:rFonts w:ascii="Calibri" w:hAnsi="Calibri" w:cs="Calibri"/>
                <w:b/>
                <w:bCs/>
                <w:color w:val="000000"/>
                <w:sz w:val="18"/>
                <w:szCs w:val="18"/>
              </w:rPr>
              <w:t>Locations</w:t>
            </w:r>
          </w:p>
        </w:tc>
        <w:tc>
          <w:tcPr>
            <w:tcW w:w="1212" w:type="dxa"/>
            <w:gridSpan w:val="3"/>
            <w:tcBorders>
              <w:top w:val="single" w:sz="8" w:space="0" w:color="auto"/>
              <w:left w:val="nil"/>
              <w:bottom w:val="single" w:sz="8" w:space="0" w:color="auto"/>
              <w:right w:val="dotted" w:sz="4" w:space="0" w:color="auto"/>
            </w:tcBorders>
            <w:shd w:val="clear" w:color="auto" w:fill="FFFF99"/>
            <w:vAlign w:val="center"/>
          </w:tcPr>
          <w:p w14:paraId="1D82AE94" w14:textId="77777777" w:rsidR="009A384E" w:rsidRPr="00C54165" w:rsidRDefault="009A384E" w:rsidP="00EA5E46">
            <w:pPr>
              <w:keepNext/>
              <w:overflowPunct/>
              <w:autoSpaceDE/>
              <w:autoSpaceDN/>
              <w:adjustRightInd/>
              <w:jc w:val="center"/>
              <w:textAlignment w:val="auto"/>
              <w:rPr>
                <w:rFonts w:ascii="Calibri" w:hAnsi="Calibri" w:cs="Calibri"/>
                <w:b/>
                <w:bCs/>
                <w:color w:val="000000"/>
                <w:sz w:val="18"/>
                <w:szCs w:val="18"/>
              </w:rPr>
            </w:pPr>
            <w:r w:rsidRPr="00C54165">
              <w:rPr>
                <w:rFonts w:ascii="Calibri" w:hAnsi="Calibri" w:cs="Calibri"/>
                <w:b/>
                <w:bCs/>
                <w:color w:val="000000"/>
                <w:sz w:val="18"/>
                <w:szCs w:val="18"/>
              </w:rPr>
              <w:t>Broker Name</w:t>
            </w:r>
          </w:p>
        </w:tc>
        <w:tc>
          <w:tcPr>
            <w:tcW w:w="1541" w:type="dxa"/>
            <w:gridSpan w:val="2"/>
            <w:tcBorders>
              <w:top w:val="single" w:sz="8" w:space="0" w:color="auto"/>
              <w:left w:val="nil"/>
              <w:bottom w:val="single" w:sz="8" w:space="0" w:color="auto"/>
              <w:right w:val="single" w:sz="8" w:space="0" w:color="auto"/>
            </w:tcBorders>
            <w:shd w:val="clear" w:color="auto" w:fill="FFFF99"/>
            <w:vAlign w:val="center"/>
          </w:tcPr>
          <w:p w14:paraId="39703151" w14:textId="77777777" w:rsidR="009A384E" w:rsidRPr="00C54165" w:rsidRDefault="009A384E" w:rsidP="00EA5E46">
            <w:pPr>
              <w:keepNext/>
              <w:overflowPunct/>
              <w:autoSpaceDE/>
              <w:autoSpaceDN/>
              <w:adjustRightInd/>
              <w:jc w:val="center"/>
              <w:textAlignment w:val="auto"/>
              <w:rPr>
                <w:rFonts w:ascii="Calibri" w:hAnsi="Calibri" w:cs="Calibri"/>
                <w:b/>
                <w:bCs/>
                <w:color w:val="000000"/>
                <w:sz w:val="18"/>
                <w:szCs w:val="18"/>
              </w:rPr>
            </w:pPr>
            <w:r w:rsidRPr="00C54165">
              <w:rPr>
                <w:rFonts w:ascii="Calibri" w:hAnsi="Calibri" w:cs="Calibri"/>
                <w:b/>
                <w:bCs/>
                <w:color w:val="000000"/>
                <w:sz w:val="18"/>
                <w:szCs w:val="18"/>
              </w:rPr>
              <w:t>Parameter</w:t>
            </w:r>
          </w:p>
        </w:tc>
      </w:tr>
      <w:tr w:rsidR="00B43309" w:rsidRPr="00335D43" w14:paraId="703FADCC" w14:textId="77777777" w:rsidTr="008562E1">
        <w:trPr>
          <w:trHeight w:val="787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4F98482" w14:textId="77777777" w:rsidR="009A384E" w:rsidRPr="00C54165" w:rsidRDefault="009A384E" w:rsidP="00EA5E46">
            <w:pPr>
              <w:overflowPunct/>
              <w:autoSpaceDE/>
              <w:autoSpaceDN/>
              <w:adjustRightInd/>
              <w:textAlignment w:val="auto"/>
              <w:rPr>
                <w:color w:val="000000"/>
                <w:sz w:val="18"/>
                <w:szCs w:val="18"/>
              </w:rPr>
            </w:pPr>
            <w:r>
              <w:rPr>
                <w:color w:val="000000"/>
                <w:sz w:val="18"/>
                <w:szCs w:val="18"/>
              </w:rPr>
              <w:t>D</w:t>
            </w:r>
            <w:r w:rsidRPr="00C54165">
              <w:rPr>
                <w:color w:val="000000"/>
                <w:sz w:val="18"/>
                <w:szCs w:val="18"/>
              </w:rPr>
              <w:t>G SENSITIVE RECORD ACCESS</w:t>
            </w:r>
          </w:p>
        </w:tc>
        <w:tc>
          <w:tcPr>
            <w:tcW w:w="825" w:type="dxa"/>
            <w:gridSpan w:val="2"/>
            <w:tcBorders>
              <w:top w:val="single" w:sz="8" w:space="0" w:color="auto"/>
              <w:left w:val="nil"/>
              <w:bottom w:val="single" w:sz="8" w:space="0" w:color="auto"/>
              <w:right w:val="dotted" w:sz="4" w:space="0" w:color="auto"/>
            </w:tcBorders>
            <w:shd w:val="clear" w:color="auto" w:fill="auto"/>
          </w:tcPr>
          <w:p w14:paraId="135D2660" w14:textId="77777777" w:rsidR="009A384E" w:rsidRPr="00C54165" w:rsidRDefault="009A384E" w:rsidP="00EA5E46">
            <w:pPr>
              <w:overflowPunct/>
              <w:autoSpaceDE/>
              <w:autoSpaceDN/>
              <w:adjustRightInd/>
              <w:jc w:val="center"/>
              <w:textAlignment w:val="auto"/>
              <w:rPr>
                <w:color w:val="000000"/>
                <w:sz w:val="18"/>
                <w:szCs w:val="18"/>
              </w:rPr>
            </w:pPr>
            <w:r w:rsidRPr="00C54165">
              <w:rPr>
                <w:color w:val="000000"/>
                <w:sz w:val="18"/>
                <w:szCs w:val="18"/>
              </w:rPr>
              <w:t>PTSEC</w:t>
            </w:r>
          </w:p>
        </w:tc>
        <w:tc>
          <w:tcPr>
            <w:tcW w:w="927" w:type="dxa"/>
            <w:gridSpan w:val="2"/>
            <w:tcBorders>
              <w:top w:val="single" w:sz="8" w:space="0" w:color="auto"/>
              <w:left w:val="nil"/>
              <w:bottom w:val="single" w:sz="8" w:space="0" w:color="auto"/>
              <w:right w:val="dotted" w:sz="4" w:space="0" w:color="auto"/>
            </w:tcBorders>
            <w:shd w:val="clear" w:color="auto" w:fill="auto"/>
          </w:tcPr>
          <w:p w14:paraId="7795FEB9" w14:textId="77777777" w:rsidR="009A384E" w:rsidRPr="00C54165" w:rsidRDefault="009A384E" w:rsidP="00EA5E46">
            <w:pPr>
              <w:overflowPunct/>
              <w:autoSpaceDE/>
              <w:autoSpaceDN/>
              <w:adjustRightInd/>
              <w:jc w:val="center"/>
              <w:textAlignment w:val="auto"/>
              <w:rPr>
                <w:color w:val="000000"/>
                <w:sz w:val="18"/>
                <w:szCs w:val="18"/>
              </w:rPr>
            </w:pPr>
            <w:r w:rsidRPr="00C54165">
              <w:rPr>
                <w:color w:val="000000"/>
                <w:sz w:val="18"/>
                <w:szCs w:val="18"/>
              </w:rPr>
              <w:t>DGSEC4</w:t>
            </w:r>
          </w:p>
        </w:tc>
        <w:tc>
          <w:tcPr>
            <w:tcW w:w="926" w:type="dxa"/>
            <w:gridSpan w:val="2"/>
            <w:tcBorders>
              <w:top w:val="single" w:sz="8" w:space="0" w:color="auto"/>
              <w:left w:val="nil"/>
              <w:bottom w:val="single" w:sz="8" w:space="0" w:color="auto"/>
              <w:right w:val="dotted" w:sz="4" w:space="0" w:color="auto"/>
            </w:tcBorders>
            <w:shd w:val="clear" w:color="auto" w:fill="auto"/>
          </w:tcPr>
          <w:p w14:paraId="5059F4D8" w14:textId="77777777" w:rsidR="009A384E" w:rsidRPr="00C54165" w:rsidRDefault="009A384E" w:rsidP="00EA5E46">
            <w:pPr>
              <w:overflowPunct/>
              <w:autoSpaceDE/>
              <w:autoSpaceDN/>
              <w:adjustRightInd/>
              <w:jc w:val="center"/>
              <w:textAlignment w:val="auto"/>
              <w:rPr>
                <w:color w:val="000000"/>
                <w:sz w:val="18"/>
                <w:szCs w:val="18"/>
              </w:rPr>
            </w:pPr>
            <w:r w:rsidRPr="00C54165">
              <w:rPr>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612E334"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t>This Remote Procedure Call (RPC) will:</w:t>
            </w:r>
            <w:r w:rsidRPr="00C54165">
              <w:rPr>
                <w:color w:val="000000"/>
                <w:sz w:val="18"/>
                <w:szCs w:val="18"/>
              </w:rPr>
              <w:br/>
            </w:r>
            <w:r w:rsidRPr="00C54165">
              <w:rPr>
                <w:color w:val="000000"/>
                <w:sz w:val="18"/>
                <w:szCs w:val="18"/>
              </w:rPr>
              <w:t xml:space="preserve">    - Verify user is not accessing his/her own Patient file record if the Restrict Patient Record Access (#1201) field in the MAS parameters (#43) file is set to yes and the user does not hold the DG RECORD ACCESS security key.  If parameter set to yes and user is not a key holder , a social security number must be defined in the New Person file for the user to access any Patient file </w:t>
            </w:r>
          </w:p>
          <w:p w14:paraId="3DA30879" w14:textId="77777777" w:rsidR="009A384E" w:rsidRPr="00C54165" w:rsidRDefault="009A384E" w:rsidP="00EA5E46">
            <w:pPr>
              <w:rPr>
                <w:color w:val="000000"/>
                <w:sz w:val="18"/>
                <w:szCs w:val="18"/>
              </w:rPr>
            </w:pPr>
            <w:r w:rsidRPr="00967989">
              <w:rPr>
                <w:color w:val="000000"/>
                <w:sz w:val="16"/>
                <w:szCs w:val="16"/>
              </w:rPr>
              <w:t>record.</w:t>
            </w:r>
            <w:r w:rsidRPr="00967989">
              <w:rPr>
                <w:color w:val="000000"/>
                <w:sz w:val="16"/>
                <w:szCs w:val="16"/>
              </w:rPr>
              <w:br/>
            </w:r>
            <w:r w:rsidRPr="00967989">
              <w:rPr>
                <w:color w:val="000000"/>
                <w:sz w:val="16"/>
                <w:szCs w:val="16"/>
              </w:rPr>
              <w:t xml:space="preserve">   - Determine if user accessing a sensitive record or an employee's record</w:t>
            </w:r>
          </w:p>
        </w:tc>
        <w:tc>
          <w:tcPr>
            <w:tcW w:w="1003" w:type="dxa"/>
            <w:gridSpan w:val="2"/>
            <w:tcBorders>
              <w:top w:val="single" w:sz="8" w:space="0" w:color="auto"/>
              <w:left w:val="nil"/>
              <w:bottom w:val="single" w:sz="8" w:space="0" w:color="auto"/>
              <w:right w:val="dotted" w:sz="4" w:space="0" w:color="auto"/>
            </w:tcBorders>
            <w:shd w:val="clear" w:color="auto" w:fill="auto"/>
          </w:tcPr>
          <w:p w14:paraId="3288E7D8" w14:textId="77777777" w:rsidR="009A384E" w:rsidRPr="00C54165" w:rsidRDefault="009A384E" w:rsidP="00EA5E46">
            <w:pPr>
              <w:overflowPunct/>
              <w:autoSpaceDE/>
              <w:autoSpaceDN/>
              <w:adjustRightInd/>
              <w:jc w:val="center"/>
              <w:textAlignment w:val="auto"/>
              <w:rPr>
                <w:color w:val="000000"/>
                <w:sz w:val="18"/>
                <w:szCs w:val="18"/>
              </w:rPr>
            </w:pPr>
          </w:p>
        </w:tc>
        <w:tc>
          <w:tcPr>
            <w:tcW w:w="2612" w:type="dxa"/>
            <w:gridSpan w:val="4"/>
            <w:tcBorders>
              <w:top w:val="single" w:sz="8" w:space="0" w:color="auto"/>
              <w:left w:val="nil"/>
              <w:bottom w:val="single" w:sz="8" w:space="0" w:color="auto"/>
              <w:right w:val="single" w:sz="8" w:space="0" w:color="auto"/>
            </w:tcBorders>
            <w:shd w:val="clear" w:color="auto" w:fill="auto"/>
          </w:tcPr>
          <w:p w14:paraId="493313CC" w14:textId="77777777" w:rsidR="009A384E" w:rsidRPr="001C611F" w:rsidRDefault="009A384E" w:rsidP="00EA5E46">
            <w:pPr>
              <w:overflowPunct/>
              <w:autoSpaceDE/>
              <w:autoSpaceDN/>
              <w:adjustRightInd/>
              <w:textAlignment w:val="auto"/>
              <w:rPr>
                <w:color w:val="000000"/>
                <w:sz w:val="16"/>
                <w:szCs w:val="16"/>
              </w:rPr>
            </w:pPr>
            <w:r w:rsidRPr="00C54165">
              <w:rPr>
                <w:color w:val="000000"/>
                <w:sz w:val="18"/>
                <w:szCs w:val="18"/>
              </w:rPr>
              <w:t xml:space="preserve">  </w:t>
            </w:r>
            <w:r w:rsidRPr="001C611F">
              <w:rPr>
                <w:color w:val="000000"/>
                <w:sz w:val="16"/>
                <w:szCs w:val="16"/>
              </w:rPr>
              <w:t>RESULT(1) =</w:t>
            </w:r>
            <w:r w:rsidRPr="001C611F">
              <w:rPr>
                <w:color w:val="000000"/>
                <w:sz w:val="16"/>
                <w:szCs w:val="16"/>
              </w:rPr>
              <w:br/>
            </w:r>
            <w:r w:rsidRPr="001C611F">
              <w:rPr>
                <w:color w:val="000000"/>
                <w:sz w:val="16"/>
                <w:szCs w:val="16"/>
              </w:rPr>
              <w:t xml:space="preserve">     -1-RPC/API failed Required variable not defined</w:t>
            </w:r>
            <w:r w:rsidRPr="001C611F">
              <w:rPr>
                <w:color w:val="000000"/>
                <w:sz w:val="16"/>
                <w:szCs w:val="16"/>
              </w:rPr>
              <w:br/>
            </w:r>
            <w:r w:rsidRPr="001C611F">
              <w:rPr>
                <w:color w:val="000000"/>
                <w:sz w:val="16"/>
                <w:szCs w:val="16"/>
              </w:rPr>
              <w:t xml:space="preserve">      0-No display/action required Not an employee, not sensitive or not accessing own Patient record</w:t>
            </w:r>
            <w:r w:rsidRPr="001C611F">
              <w:rPr>
                <w:color w:val="000000"/>
                <w:sz w:val="16"/>
                <w:szCs w:val="16"/>
              </w:rPr>
              <w:br/>
            </w:r>
            <w:r w:rsidRPr="001C611F">
              <w:rPr>
                <w:color w:val="000000"/>
                <w:sz w:val="16"/>
                <w:szCs w:val="16"/>
              </w:rPr>
              <w:t xml:space="preserve">      1-Display warning message Sensitive - inpatient or a DG SENSITIVITY key holder or Employee and DG SECURITY OFFICER key holder</w:t>
            </w:r>
            <w:r w:rsidRPr="001C611F">
              <w:rPr>
                <w:color w:val="000000"/>
                <w:sz w:val="16"/>
                <w:szCs w:val="16"/>
              </w:rPr>
              <w:br/>
            </w:r>
            <w:r w:rsidRPr="001C611F">
              <w:rPr>
                <w:color w:val="000000"/>
                <w:sz w:val="16"/>
                <w:szCs w:val="16"/>
              </w:rPr>
              <w:t xml:space="preserve">      2-Display warning message, require OK to continue and call DG SENSITIVE RECORD BULLETIN RPC to update DG Security Log file and generate Sensitive Record Access mail message.  Sensitive - not an inpatient and not a key holder or Employee/not a DG SECURITY OFFICER key holder</w:t>
            </w:r>
            <w:r w:rsidRPr="001C611F">
              <w:rPr>
                <w:color w:val="000000"/>
                <w:sz w:val="16"/>
                <w:szCs w:val="16"/>
              </w:rPr>
              <w:br/>
            </w:r>
            <w:r w:rsidRPr="001C611F">
              <w:rPr>
                <w:color w:val="000000"/>
                <w:sz w:val="16"/>
                <w:szCs w:val="16"/>
              </w:rPr>
              <w:t xml:space="preserve">      3-Access to record denied Accessing own Patient file record</w:t>
            </w:r>
            <w:r w:rsidRPr="001C611F">
              <w:rPr>
                <w:color w:val="000000"/>
                <w:sz w:val="16"/>
                <w:szCs w:val="16"/>
              </w:rPr>
              <w:br/>
            </w:r>
            <w:r w:rsidRPr="001C611F">
              <w:rPr>
                <w:color w:val="000000"/>
                <w:sz w:val="16"/>
                <w:szCs w:val="16"/>
              </w:rPr>
              <w:t xml:space="preserve">      4-Access to Patient file (#2) records denied SSN not defined RESULT(2-n) = error message or warning/Privacy </w:t>
            </w:r>
          </w:p>
          <w:p w14:paraId="478B5A24" w14:textId="77777777" w:rsidR="009A384E" w:rsidRPr="00C54165" w:rsidRDefault="009A384E" w:rsidP="00EA5E46">
            <w:pPr>
              <w:rPr>
                <w:color w:val="000000"/>
                <w:sz w:val="18"/>
                <w:szCs w:val="18"/>
              </w:rPr>
            </w:pPr>
            <w:r w:rsidRPr="001C611F">
              <w:rPr>
                <w:color w:val="000000"/>
                <w:sz w:val="16"/>
                <w:szCs w:val="16"/>
              </w:rPr>
              <w:t xml:space="preserve">Act message.  Error and warning messages will begin in RESULT(2) array.  The Privacy Act message is the longest message and will utilize RESULT(2)- RESULT(8).   </w:t>
            </w:r>
            <w:r w:rsidRPr="001C611F">
              <w:rPr>
                <w:color w:val="000000"/>
                <w:sz w:val="16"/>
                <w:szCs w:val="16"/>
              </w:rPr>
              <w:br/>
            </w:r>
            <w:r w:rsidRPr="001C611F">
              <w:rPr>
                <w:color w:val="000000"/>
                <w:sz w:val="16"/>
                <w:szCs w:val="16"/>
              </w:rPr>
              <w:t xml:space="preserve">  If RESULT(1)=1, the DG Security Log file is updated.</w:t>
            </w:r>
            <w:r w:rsidRPr="001C611F">
              <w:rPr>
                <w:color w:val="000000"/>
                <w:sz w:val="16"/>
                <w:szCs w:val="16"/>
              </w:rPr>
              <w:br/>
            </w:r>
            <w:r w:rsidRPr="001C611F">
              <w:rPr>
                <w:color w:val="000000"/>
                <w:sz w:val="16"/>
                <w:szCs w:val="16"/>
              </w:rPr>
              <w:t xml:space="preserve">  If RESULT(1)=2, the user must acknowledge they want to access the restricted record and the application must call the DG SENSITIVE RECORD BULLETIN RPC to update the DG Security Log file and generate the Sensitive Record Access mail msg</w:t>
            </w:r>
          </w:p>
        </w:tc>
        <w:tc>
          <w:tcPr>
            <w:tcW w:w="1026" w:type="dxa"/>
            <w:gridSpan w:val="3"/>
            <w:tcBorders>
              <w:top w:val="single" w:sz="8" w:space="0" w:color="auto"/>
              <w:left w:val="nil"/>
              <w:bottom w:val="single" w:sz="8" w:space="0" w:color="auto"/>
              <w:right w:val="dotted" w:sz="4" w:space="0" w:color="auto"/>
            </w:tcBorders>
            <w:shd w:val="clear" w:color="auto" w:fill="auto"/>
          </w:tcPr>
          <w:p w14:paraId="480DF989"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t>DG SENSITIVE RECORD ACCESS'</w:t>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p>
          <w:p w14:paraId="5B2ACA2B"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r w:rsidRPr="00C54165">
              <w:rPr>
                <w:color w:val="000000"/>
                <w:sz w:val="18"/>
                <w:szCs w:val="18"/>
              </w:rPr>
              <w:br/>
            </w:r>
            <w:r w:rsidRPr="00C54165">
              <w:rPr>
                <w:color w:val="000000"/>
                <w:sz w:val="18"/>
                <w:szCs w:val="18"/>
              </w:rPr>
              <w:t>'DG SENSITIVE RECORD ACCESS'</w:t>
            </w:r>
          </w:p>
        </w:tc>
        <w:tc>
          <w:tcPr>
            <w:tcW w:w="1026" w:type="dxa"/>
            <w:gridSpan w:val="4"/>
            <w:tcBorders>
              <w:top w:val="single" w:sz="8" w:space="0" w:color="auto"/>
              <w:left w:val="nil"/>
              <w:bottom w:val="single" w:sz="8" w:space="0" w:color="auto"/>
              <w:right w:val="dotted" w:sz="4" w:space="0" w:color="auto"/>
            </w:tcBorders>
            <w:shd w:val="clear" w:color="auto" w:fill="auto"/>
          </w:tcPr>
          <w:p w14:paraId="139AC5D1" w14:textId="77777777" w:rsidR="009A384E" w:rsidRPr="00C54165" w:rsidRDefault="009A384E" w:rsidP="00EA5E46">
            <w:pPr>
              <w:overflowPunct/>
              <w:autoSpaceDE/>
              <w:autoSpaceDN/>
              <w:adjustRightInd/>
              <w:textAlignment w:val="auto"/>
              <w:rPr>
                <w:color w:val="000000"/>
                <w:sz w:val="18"/>
                <w:szCs w:val="18"/>
              </w:rPr>
            </w:pPr>
            <w:proofErr w:type="spellStart"/>
            <w:r w:rsidRPr="00C54165">
              <w:rPr>
                <w:color w:val="000000"/>
                <w:sz w:val="18"/>
                <w:szCs w:val="18"/>
              </w:rPr>
              <w:t>patientlist</w:t>
            </w:r>
            <w:proofErr w:type="spellEnd"/>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p>
          <w:p w14:paraId="33A38F82" w14:textId="77777777" w:rsidR="009A384E" w:rsidRPr="00C54165" w:rsidRDefault="009A384E" w:rsidP="00EA5E46">
            <w:pPr>
              <w:overflowPunct/>
              <w:autoSpaceDE/>
              <w:autoSpaceDN/>
              <w:adjustRightInd/>
              <w:textAlignment w:val="auto"/>
              <w:rPr>
                <w:color w:val="000000"/>
                <w:sz w:val="18"/>
                <w:szCs w:val="18"/>
              </w:rPr>
            </w:pPr>
          </w:p>
          <w:p w14:paraId="24C54AFD" w14:textId="77777777" w:rsidR="009A384E" w:rsidRPr="00C54165" w:rsidRDefault="009A384E" w:rsidP="00EA5E46">
            <w:pPr>
              <w:overflowPunct/>
              <w:autoSpaceDE/>
              <w:autoSpaceDN/>
              <w:adjustRightInd/>
              <w:textAlignment w:val="auto"/>
              <w:rPr>
                <w:color w:val="000000"/>
                <w:sz w:val="18"/>
                <w:szCs w:val="18"/>
              </w:rPr>
            </w:pPr>
          </w:p>
          <w:p w14:paraId="3FDAA0CE"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proofErr w:type="spellStart"/>
            <w:r w:rsidRPr="00C54165">
              <w:rPr>
                <w:color w:val="000000"/>
                <w:sz w:val="18"/>
                <w:szCs w:val="18"/>
              </w:rPr>
              <w:t>patientlistrestricted</w:t>
            </w:r>
            <w:proofErr w:type="spellEnd"/>
          </w:p>
        </w:tc>
        <w:tc>
          <w:tcPr>
            <w:tcW w:w="1212" w:type="dxa"/>
            <w:gridSpan w:val="3"/>
            <w:tcBorders>
              <w:top w:val="single" w:sz="8" w:space="0" w:color="auto"/>
              <w:left w:val="nil"/>
              <w:bottom w:val="single" w:sz="8" w:space="0" w:color="auto"/>
              <w:right w:val="dotted" w:sz="4" w:space="0" w:color="auto"/>
            </w:tcBorders>
            <w:shd w:val="clear" w:color="auto" w:fill="auto"/>
          </w:tcPr>
          <w:p w14:paraId="4157D0F5" w14:textId="77777777" w:rsidR="009A384E" w:rsidRDefault="009A384E" w:rsidP="00EA5E46">
            <w:pPr>
              <w:overflowPunct/>
              <w:autoSpaceDE/>
              <w:autoSpaceDN/>
              <w:adjustRightInd/>
              <w:textAlignment w:val="auto"/>
              <w:rPr>
                <w:color w:val="000000"/>
                <w:sz w:val="18"/>
                <w:szCs w:val="18"/>
              </w:rPr>
            </w:pPr>
            <w:r w:rsidRPr="00C54165">
              <w:rPr>
                <w:color w:val="000000"/>
                <w:sz w:val="18"/>
                <w:szCs w:val="18"/>
              </w:rPr>
              <w:t>RPCBroker1</w:t>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r w:rsidRPr="00C54165">
              <w:rPr>
                <w:color w:val="000000"/>
                <w:sz w:val="18"/>
                <w:szCs w:val="18"/>
              </w:rPr>
              <w:br/>
            </w:r>
          </w:p>
          <w:p w14:paraId="60F823D7"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p>
          <w:p w14:paraId="2A83CAF8" w14:textId="77777777" w:rsidR="009A384E" w:rsidRPr="00C54165" w:rsidRDefault="009A384E" w:rsidP="00EA5E46">
            <w:pPr>
              <w:overflowPunct/>
              <w:autoSpaceDE/>
              <w:autoSpaceDN/>
              <w:adjustRightInd/>
              <w:textAlignment w:val="auto"/>
              <w:rPr>
                <w:color w:val="000000"/>
                <w:sz w:val="18"/>
                <w:szCs w:val="18"/>
              </w:rPr>
            </w:pPr>
          </w:p>
          <w:p w14:paraId="1D0E5A19"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br/>
            </w:r>
            <w:r w:rsidRPr="00C54165">
              <w:rPr>
                <w:color w:val="000000"/>
                <w:sz w:val="18"/>
                <w:szCs w:val="18"/>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4AA327EE" w14:textId="77777777" w:rsidR="009A384E" w:rsidRPr="00C54165" w:rsidRDefault="009A384E" w:rsidP="00EA5E46">
            <w:pPr>
              <w:overflowPunct/>
              <w:autoSpaceDE/>
              <w:autoSpaceDN/>
              <w:adjustRightInd/>
              <w:textAlignment w:val="auto"/>
              <w:rPr>
                <w:color w:val="000000"/>
                <w:sz w:val="18"/>
                <w:szCs w:val="18"/>
              </w:rPr>
            </w:pPr>
            <w:r w:rsidRPr="00C54165">
              <w:rPr>
                <w:color w:val="000000"/>
                <w:sz w:val="18"/>
                <w:szCs w:val="18"/>
              </w:rPr>
              <w:t>FMCvrListBox1Pt.GetselectedRecord.IEN</w:t>
            </w:r>
            <w:r w:rsidRPr="00C54165">
              <w:rPr>
                <w:color w:val="000000"/>
                <w:sz w:val="18"/>
                <w:szCs w:val="18"/>
              </w:rPr>
              <w:br/>
            </w:r>
            <w:r w:rsidRPr="00C54165">
              <w:rPr>
                <w:color w:val="000000"/>
                <w:sz w:val="18"/>
                <w:szCs w:val="18"/>
              </w:rPr>
              <w:t>or</w:t>
            </w:r>
            <w:r w:rsidRPr="00C54165">
              <w:rPr>
                <w:color w:val="000000"/>
                <w:sz w:val="18"/>
                <w:szCs w:val="18"/>
              </w:rPr>
              <w:br/>
            </w:r>
            <w:r w:rsidRPr="00C54165">
              <w:rPr>
                <w:color w:val="000000"/>
                <w:sz w:val="18"/>
                <w:szCs w:val="18"/>
              </w:rPr>
              <w:t>FMCvrListBox2Pt.GetselectedRecord.IEN</w:t>
            </w:r>
            <w:r w:rsidRPr="00C54165">
              <w:rPr>
                <w:color w:val="000000"/>
                <w:sz w:val="18"/>
                <w:szCs w:val="18"/>
              </w:rPr>
              <w:br/>
            </w:r>
            <w:r w:rsidRPr="00C54165">
              <w:rPr>
                <w:color w:val="000000"/>
                <w:sz w:val="18"/>
                <w:szCs w:val="18"/>
              </w:rPr>
              <w:t>or</w:t>
            </w:r>
            <w:r w:rsidRPr="00C54165">
              <w:rPr>
                <w:color w:val="000000"/>
                <w:sz w:val="18"/>
                <w:szCs w:val="18"/>
              </w:rPr>
              <w:br/>
            </w:r>
            <w:r w:rsidRPr="00C54165">
              <w:rPr>
                <w:color w:val="000000"/>
                <w:sz w:val="18"/>
                <w:szCs w:val="18"/>
              </w:rPr>
              <w:t>FMCvrListBox3Pt.GetselectedRecord.IEN</w:t>
            </w:r>
            <w:r w:rsidRPr="00C54165">
              <w:rPr>
                <w:color w:val="000000"/>
                <w:sz w:val="18"/>
                <w:szCs w:val="18"/>
              </w:rPr>
              <w:br/>
            </w:r>
            <w:proofErr w:type="spellStart"/>
            <w:r w:rsidRPr="00C54165">
              <w:rPr>
                <w:color w:val="000000"/>
                <w:sz w:val="18"/>
                <w:szCs w:val="18"/>
              </w:rPr>
              <w:t>PType</w:t>
            </w:r>
            <w:proofErr w:type="spellEnd"/>
            <w:r w:rsidRPr="00C54165">
              <w:rPr>
                <w:color w:val="000000"/>
                <w:sz w:val="18"/>
                <w:szCs w:val="18"/>
              </w:rPr>
              <w:t xml:space="preserve"> := literal; for all params</w:t>
            </w:r>
            <w:r w:rsidRPr="00C54165">
              <w:rPr>
                <w:color w:val="000000"/>
                <w:sz w:val="18"/>
                <w:szCs w:val="18"/>
              </w:rPr>
              <w:br/>
            </w:r>
            <w:r w:rsidRPr="00C54165">
              <w:rPr>
                <w:color w:val="000000"/>
                <w:sz w:val="18"/>
                <w:szCs w:val="18"/>
              </w:rPr>
              <w:br/>
            </w:r>
            <w:r w:rsidRPr="00C54165">
              <w:rPr>
                <w:color w:val="000000"/>
                <w:sz w:val="18"/>
                <w:szCs w:val="18"/>
              </w:rPr>
              <w:t>FMListBox1.GetSelectedRecord.IEN;</w:t>
            </w:r>
            <w:r w:rsidRPr="00C54165">
              <w:rPr>
                <w:color w:val="000000"/>
                <w:sz w:val="18"/>
                <w:szCs w:val="18"/>
              </w:rPr>
              <w:br/>
            </w:r>
            <w:proofErr w:type="spellStart"/>
            <w:r w:rsidRPr="00C54165">
              <w:rPr>
                <w:color w:val="000000"/>
                <w:sz w:val="18"/>
                <w:szCs w:val="18"/>
              </w:rPr>
              <w:t>PType</w:t>
            </w:r>
            <w:proofErr w:type="spellEnd"/>
            <w:r w:rsidRPr="00C54165">
              <w:rPr>
                <w:color w:val="000000"/>
                <w:sz w:val="18"/>
                <w:szCs w:val="18"/>
              </w:rPr>
              <w:t xml:space="preserve"> := literal;</w:t>
            </w:r>
          </w:p>
        </w:tc>
      </w:tr>
      <w:tr w:rsidR="00B43309" w:rsidRPr="00335D43" w14:paraId="5756E7D6" w14:textId="77777777" w:rsidTr="008562E1">
        <w:trPr>
          <w:trHeight w:val="516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5FB713B" w14:textId="77777777" w:rsidR="009A384E"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lastRenderedPageBreak/>
              <w:t>DG</w:t>
            </w:r>
          </w:p>
          <w:p w14:paraId="2A33C3AB" w14:textId="77777777" w:rsidR="009A384E"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t>SENSITIVE</w:t>
            </w:r>
          </w:p>
          <w:p w14:paraId="1EE64BCB" w14:textId="77777777" w:rsidR="009A384E"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t>RECORD</w:t>
            </w:r>
          </w:p>
          <w:p w14:paraId="03F667F7" w14:textId="77777777" w:rsidR="009A384E" w:rsidRPr="00E53C5D" w:rsidRDefault="009A384E" w:rsidP="00AD6EDE">
            <w:pPr>
              <w:overflowPunct/>
              <w:autoSpaceDE/>
              <w:autoSpaceDN/>
              <w:adjustRightInd/>
              <w:ind w:left="-1152" w:right="-1152"/>
              <w:jc w:val="center"/>
              <w:textAlignment w:val="auto"/>
              <w:rPr>
                <w:color w:val="000000"/>
                <w:sz w:val="16"/>
                <w:szCs w:val="16"/>
              </w:rPr>
            </w:pPr>
            <w:r w:rsidRPr="00E53C5D">
              <w:rPr>
                <w:color w:val="000000"/>
                <w:sz w:val="16"/>
                <w:szCs w:val="16"/>
              </w:rPr>
              <w:t xml:space="preserve"> BULLETIN'</w:t>
            </w:r>
          </w:p>
        </w:tc>
        <w:tc>
          <w:tcPr>
            <w:tcW w:w="825" w:type="dxa"/>
            <w:gridSpan w:val="2"/>
            <w:tcBorders>
              <w:top w:val="single" w:sz="8" w:space="0" w:color="auto"/>
              <w:left w:val="nil"/>
              <w:bottom w:val="single" w:sz="8" w:space="0" w:color="auto"/>
              <w:right w:val="dotted" w:sz="4" w:space="0" w:color="auto"/>
            </w:tcBorders>
            <w:shd w:val="clear" w:color="auto" w:fill="auto"/>
          </w:tcPr>
          <w:p w14:paraId="1EFF3192" w14:textId="77777777" w:rsidR="009A384E" w:rsidRPr="00E53C5D" w:rsidRDefault="009A384E" w:rsidP="00E53C5D">
            <w:pPr>
              <w:overflowPunct/>
              <w:autoSpaceDE/>
              <w:autoSpaceDN/>
              <w:adjustRightInd/>
              <w:ind w:left="-1152" w:right="-1152"/>
              <w:jc w:val="center"/>
              <w:textAlignment w:val="auto"/>
              <w:rPr>
                <w:color w:val="000000"/>
                <w:sz w:val="16"/>
                <w:szCs w:val="16"/>
              </w:rPr>
            </w:pPr>
            <w:r w:rsidRPr="00E53C5D">
              <w:rPr>
                <w:color w:val="000000"/>
                <w:sz w:val="16"/>
                <w:szCs w:val="16"/>
              </w:rPr>
              <w:t>NOTICE</w:t>
            </w:r>
          </w:p>
        </w:tc>
        <w:tc>
          <w:tcPr>
            <w:tcW w:w="927" w:type="dxa"/>
            <w:gridSpan w:val="2"/>
            <w:tcBorders>
              <w:top w:val="single" w:sz="8" w:space="0" w:color="auto"/>
              <w:left w:val="nil"/>
              <w:bottom w:val="single" w:sz="8" w:space="0" w:color="auto"/>
              <w:right w:val="dotted" w:sz="4" w:space="0" w:color="auto"/>
            </w:tcBorders>
            <w:shd w:val="clear" w:color="auto" w:fill="auto"/>
          </w:tcPr>
          <w:p w14:paraId="3F1D626A" w14:textId="77777777" w:rsidR="009A384E" w:rsidRPr="00C54165" w:rsidRDefault="009A384E" w:rsidP="00E53C5D">
            <w:pPr>
              <w:overflowPunct/>
              <w:autoSpaceDE/>
              <w:autoSpaceDN/>
              <w:adjustRightInd/>
              <w:textAlignment w:val="auto"/>
              <w:rPr>
                <w:color w:val="000000"/>
                <w:sz w:val="18"/>
                <w:szCs w:val="18"/>
              </w:rPr>
            </w:pPr>
            <w:r>
              <w:rPr>
                <w:color w:val="000000"/>
                <w:sz w:val="18"/>
                <w:szCs w:val="18"/>
              </w:rPr>
              <w:t>DGSEC4</w:t>
            </w:r>
          </w:p>
        </w:tc>
        <w:tc>
          <w:tcPr>
            <w:tcW w:w="926" w:type="dxa"/>
            <w:gridSpan w:val="2"/>
            <w:tcBorders>
              <w:top w:val="single" w:sz="8" w:space="0" w:color="auto"/>
              <w:left w:val="nil"/>
              <w:bottom w:val="single" w:sz="8" w:space="0" w:color="auto"/>
              <w:right w:val="dotted" w:sz="4" w:space="0" w:color="auto"/>
            </w:tcBorders>
            <w:shd w:val="clear" w:color="auto" w:fill="auto"/>
          </w:tcPr>
          <w:p w14:paraId="65555512" w14:textId="77777777" w:rsidR="009A384E" w:rsidRPr="00C54165" w:rsidRDefault="009A384E" w:rsidP="004E1E6F">
            <w:pPr>
              <w:overflowPunct/>
              <w:autoSpaceDE/>
              <w:autoSpaceDN/>
              <w:adjustRightInd/>
              <w:jc w:val="center"/>
              <w:textAlignment w:val="auto"/>
              <w:rPr>
                <w:color w:val="000000"/>
                <w:sz w:val="18"/>
                <w:szCs w:val="18"/>
              </w:rPr>
            </w:pPr>
            <w:r>
              <w:rPr>
                <w:color w:val="000000"/>
                <w:sz w:val="18"/>
                <w:szCs w:val="18"/>
              </w:rPr>
              <w:t>SINGLE</w:t>
            </w:r>
          </w:p>
        </w:tc>
        <w:tc>
          <w:tcPr>
            <w:tcW w:w="1418" w:type="dxa"/>
            <w:gridSpan w:val="2"/>
            <w:tcBorders>
              <w:top w:val="single" w:sz="8" w:space="0" w:color="auto"/>
              <w:left w:val="nil"/>
              <w:bottom w:val="single" w:sz="8" w:space="0" w:color="auto"/>
              <w:right w:val="dotted" w:sz="4" w:space="0" w:color="auto"/>
            </w:tcBorders>
            <w:shd w:val="clear" w:color="auto" w:fill="auto"/>
          </w:tcPr>
          <w:p w14:paraId="15AD8835" w14:textId="77777777" w:rsidR="009A384E" w:rsidRPr="00C54165" w:rsidRDefault="009A384E" w:rsidP="004E1E6F">
            <w:pPr>
              <w:overflowPunct/>
              <w:autoSpaceDE/>
              <w:autoSpaceDN/>
              <w:adjustRightInd/>
              <w:textAlignment w:val="auto"/>
              <w:rPr>
                <w:color w:val="000000"/>
                <w:sz w:val="18"/>
                <w:szCs w:val="18"/>
              </w:rPr>
            </w:pPr>
            <w:r w:rsidRPr="00967989">
              <w:rPr>
                <w:color w:val="000000"/>
                <w:sz w:val="16"/>
                <w:szCs w:val="16"/>
              </w:rPr>
              <w:t>This Remote Procedure Call (RPC) will add an entry to the DG SECURITY LOG (#38.1) file and/or generate the sensitive record access bulletin depending on the value in ACTION input parameter.  If ACTION parameter not defined, defaults to update DG Security Log file and generate Sensitive Record Access mail message.</w:t>
            </w:r>
          </w:p>
        </w:tc>
        <w:tc>
          <w:tcPr>
            <w:tcW w:w="1003" w:type="dxa"/>
            <w:gridSpan w:val="2"/>
            <w:tcBorders>
              <w:top w:val="single" w:sz="8" w:space="0" w:color="auto"/>
              <w:left w:val="nil"/>
              <w:bottom w:val="single" w:sz="8" w:space="0" w:color="auto"/>
              <w:right w:val="dotted" w:sz="4" w:space="0" w:color="auto"/>
            </w:tcBorders>
            <w:shd w:val="clear" w:color="auto" w:fill="auto"/>
          </w:tcPr>
          <w:p w14:paraId="3D4F059D" w14:textId="77777777" w:rsidR="009A384E" w:rsidRPr="00C54165" w:rsidRDefault="009A384E" w:rsidP="004E1E6F">
            <w:pPr>
              <w:overflowPunct/>
              <w:autoSpaceDE/>
              <w:autoSpaceDN/>
              <w:adjustRightInd/>
              <w:jc w:val="center"/>
              <w:textAlignment w:val="auto"/>
              <w:rPr>
                <w:color w:val="000000"/>
                <w:sz w:val="18"/>
                <w:szCs w:val="18"/>
              </w:rPr>
            </w:pPr>
            <w:r>
              <w:rPr>
                <w:color w:val="000000"/>
                <w:sz w:val="18"/>
                <w:szCs w:val="18"/>
              </w:rPr>
              <w:t>NONE</w:t>
            </w:r>
          </w:p>
        </w:tc>
        <w:tc>
          <w:tcPr>
            <w:tcW w:w="2612" w:type="dxa"/>
            <w:gridSpan w:val="4"/>
            <w:tcBorders>
              <w:top w:val="single" w:sz="8" w:space="0" w:color="auto"/>
              <w:left w:val="nil"/>
              <w:bottom w:val="single" w:sz="8" w:space="0" w:color="auto"/>
              <w:right w:val="single" w:sz="8" w:space="0" w:color="auto"/>
            </w:tcBorders>
            <w:shd w:val="clear" w:color="auto" w:fill="auto"/>
          </w:tcPr>
          <w:p w14:paraId="1B971FE5" w14:textId="77777777" w:rsidR="009A384E" w:rsidRPr="00C54165" w:rsidRDefault="009A384E" w:rsidP="004E1E6F">
            <w:pPr>
              <w:overflowPunct/>
              <w:autoSpaceDE/>
              <w:autoSpaceDN/>
              <w:adjustRightInd/>
              <w:textAlignment w:val="auto"/>
              <w:rPr>
                <w:color w:val="000000"/>
                <w:sz w:val="18"/>
                <w:szCs w:val="18"/>
              </w:rPr>
            </w:pPr>
            <w:r w:rsidRPr="00967989">
              <w:rPr>
                <w:color w:val="000000"/>
                <w:sz w:val="16"/>
                <w:szCs w:val="16"/>
              </w:rPr>
              <w:t>RESULT=</w:t>
            </w:r>
            <w:r w:rsidRPr="00967989">
              <w:rPr>
                <w:color w:val="000000"/>
                <w:sz w:val="16"/>
                <w:szCs w:val="16"/>
              </w:rPr>
              <w:br/>
            </w:r>
            <w:r w:rsidRPr="00967989">
              <w:rPr>
                <w:color w:val="000000"/>
                <w:sz w:val="16"/>
                <w:szCs w:val="16"/>
              </w:rPr>
              <w:t xml:space="preserve">  1 - successfully added entry and/or generated sensitive record access bulletin</w:t>
            </w:r>
            <w:r w:rsidRPr="00967989">
              <w:rPr>
                <w:color w:val="000000"/>
                <w:sz w:val="16"/>
                <w:szCs w:val="16"/>
              </w:rPr>
              <w:br/>
            </w:r>
            <w:r w:rsidRPr="00967989">
              <w:rPr>
                <w:color w:val="000000"/>
                <w:sz w:val="16"/>
                <w:szCs w:val="16"/>
              </w:rPr>
              <w:t xml:space="preserve">  0 - unsuccessful</w:t>
            </w:r>
          </w:p>
        </w:tc>
        <w:tc>
          <w:tcPr>
            <w:tcW w:w="1026" w:type="dxa"/>
            <w:gridSpan w:val="3"/>
            <w:tcBorders>
              <w:top w:val="single" w:sz="8" w:space="0" w:color="auto"/>
              <w:left w:val="nil"/>
              <w:bottom w:val="single" w:sz="8" w:space="0" w:color="auto"/>
              <w:right w:val="dotted" w:sz="4" w:space="0" w:color="auto"/>
            </w:tcBorders>
            <w:shd w:val="clear" w:color="auto" w:fill="auto"/>
          </w:tcPr>
          <w:p w14:paraId="0FAF4F17" w14:textId="77777777" w:rsidR="009A384E" w:rsidRPr="00C54165" w:rsidRDefault="009A384E" w:rsidP="004E1E6F">
            <w:pPr>
              <w:overflowPunct/>
              <w:autoSpaceDE/>
              <w:autoSpaceDN/>
              <w:adjustRightInd/>
              <w:textAlignment w:val="auto"/>
              <w:rPr>
                <w:color w:val="000000"/>
                <w:sz w:val="18"/>
                <w:szCs w:val="18"/>
              </w:rPr>
            </w:pPr>
            <w:r w:rsidRPr="00967989">
              <w:rPr>
                <w:color w:val="000000"/>
                <w:sz w:val="16"/>
                <w:szCs w:val="16"/>
              </w:rPr>
              <w:t>DG SENSITIVE RECORD BULLETIN'</w:t>
            </w:r>
          </w:p>
        </w:tc>
        <w:tc>
          <w:tcPr>
            <w:tcW w:w="1026" w:type="dxa"/>
            <w:gridSpan w:val="4"/>
            <w:tcBorders>
              <w:top w:val="single" w:sz="8" w:space="0" w:color="auto"/>
              <w:left w:val="nil"/>
              <w:bottom w:val="single" w:sz="8" w:space="0" w:color="auto"/>
              <w:right w:val="dotted" w:sz="4" w:space="0" w:color="auto"/>
            </w:tcBorders>
            <w:shd w:val="clear" w:color="auto" w:fill="auto"/>
          </w:tcPr>
          <w:p w14:paraId="5379CFFD" w14:textId="77777777" w:rsidR="009A384E" w:rsidRPr="00C54165" w:rsidRDefault="009A384E" w:rsidP="004E1E6F">
            <w:pPr>
              <w:overflowPunct/>
              <w:autoSpaceDE/>
              <w:autoSpaceDN/>
              <w:adjustRightInd/>
              <w:textAlignment w:val="auto"/>
              <w:rPr>
                <w:color w:val="000000"/>
                <w:sz w:val="18"/>
                <w:szCs w:val="18"/>
              </w:rPr>
            </w:pPr>
            <w:proofErr w:type="spellStart"/>
            <w:r w:rsidRPr="00967989">
              <w:rPr>
                <w:color w:val="000000"/>
                <w:sz w:val="16"/>
                <w:szCs w:val="16"/>
              </w:rPr>
              <w:t>patientlistrestricted</w:t>
            </w:r>
            <w:proofErr w:type="spellEnd"/>
          </w:p>
        </w:tc>
        <w:tc>
          <w:tcPr>
            <w:tcW w:w="1212" w:type="dxa"/>
            <w:gridSpan w:val="3"/>
            <w:tcBorders>
              <w:top w:val="single" w:sz="8" w:space="0" w:color="auto"/>
              <w:left w:val="nil"/>
              <w:bottom w:val="single" w:sz="8" w:space="0" w:color="auto"/>
              <w:right w:val="dotted" w:sz="4" w:space="0" w:color="auto"/>
            </w:tcBorders>
            <w:shd w:val="clear" w:color="auto" w:fill="auto"/>
          </w:tcPr>
          <w:p w14:paraId="032D0451" w14:textId="77777777" w:rsidR="009A384E" w:rsidRPr="00C54165" w:rsidRDefault="009A384E" w:rsidP="00AD6EDE">
            <w:pPr>
              <w:overflowPunct/>
              <w:autoSpaceDE/>
              <w:autoSpaceDN/>
              <w:adjustRightInd/>
              <w:textAlignment w:val="auto"/>
              <w:rPr>
                <w:color w:val="000000"/>
                <w:sz w:val="18"/>
                <w:szCs w:val="18"/>
              </w:rPr>
            </w:pPr>
            <w:r>
              <w:rPr>
                <w:color w:val="000000"/>
                <w:sz w:val="18"/>
                <w:szCs w:val="18"/>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710B3E03" w14:textId="77777777" w:rsidR="009A384E" w:rsidRPr="00C54165" w:rsidRDefault="009A384E" w:rsidP="004E1E6F">
            <w:pPr>
              <w:overflowPunct/>
              <w:autoSpaceDE/>
              <w:autoSpaceDN/>
              <w:adjustRightInd/>
              <w:textAlignment w:val="auto"/>
              <w:rPr>
                <w:color w:val="000000"/>
                <w:sz w:val="18"/>
                <w:szCs w:val="18"/>
              </w:rPr>
            </w:pPr>
            <w:proofErr w:type="spellStart"/>
            <w:r w:rsidRPr="00967989">
              <w:rPr>
                <w:color w:val="000000"/>
                <w:sz w:val="16"/>
                <w:szCs w:val="16"/>
              </w:rPr>
              <w:t>PatientIEN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 xml:space="preserve">'DVBA CAPRI </w:t>
            </w:r>
            <w:proofErr w:type="spellStart"/>
            <w:r w:rsidRPr="00967989">
              <w:rPr>
                <w:color w:val="000000"/>
                <w:sz w:val="16"/>
                <w:szCs w:val="16"/>
              </w:rPr>
              <w:t>GUI^Capri</w:t>
            </w:r>
            <w:proofErr w:type="spellEnd"/>
            <w:r w:rsidRPr="00967989">
              <w:rPr>
                <w:color w:val="000000"/>
                <w:sz w:val="16"/>
                <w:szCs w:val="16"/>
              </w:rPr>
              <w:t xml:space="preserve"> GUI (Broker)'</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 xml:space="preserve">'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3D2983" w:rsidRPr="00335D43" w14:paraId="6008754C" w14:textId="77777777" w:rsidTr="008562E1">
        <w:trPr>
          <w:trHeight w:val="150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3C08D921" w14:textId="77777777" w:rsidR="009A384E" w:rsidRPr="00967989" w:rsidRDefault="009A384E" w:rsidP="00335D43">
            <w:pPr>
              <w:overflowPunct/>
              <w:autoSpaceDE/>
              <w:autoSpaceDN/>
              <w:adjustRightInd/>
              <w:textAlignment w:val="auto"/>
              <w:rPr>
                <w:color w:val="000000"/>
                <w:sz w:val="16"/>
                <w:szCs w:val="16"/>
              </w:rPr>
            </w:pPr>
            <w:r>
              <w:rPr>
                <w:rFonts w:ascii="Calibri" w:hAnsi="Calibri" w:cs="Calibri"/>
                <w:bCs/>
                <w:sz w:val="18"/>
                <w:szCs w:val="18"/>
              </w:rPr>
              <w:t>D</w:t>
            </w:r>
            <w:r w:rsidRPr="000736C4">
              <w:rPr>
                <w:rFonts w:ascii="Calibri" w:hAnsi="Calibri" w:cs="Calibri"/>
                <w:bCs/>
                <w:sz w:val="18"/>
                <w:szCs w:val="18"/>
              </w:rPr>
              <w:t>VBA CAPR</w:t>
            </w:r>
            <w:r>
              <w:rPr>
                <w:rFonts w:ascii="Calibri" w:hAnsi="Calibri" w:cs="Calibri"/>
                <w:bCs/>
                <w:sz w:val="18"/>
                <w:szCs w:val="18"/>
              </w:rPr>
              <w:t>I</w:t>
            </w:r>
            <w:r w:rsidRPr="000736C4">
              <w:rPr>
                <w:rFonts w:ascii="Calibri" w:hAnsi="Calibri" w:cs="Calibri"/>
                <w:bCs/>
                <w:sz w:val="18"/>
                <w:szCs w:val="18"/>
              </w:rPr>
              <w:t xml:space="preserve"> EXAM LINK TIU</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A7E9F68" w14:textId="77777777" w:rsidR="009A384E" w:rsidRPr="00967989" w:rsidRDefault="009A384E" w:rsidP="00335D43">
            <w:pPr>
              <w:overflowPunct/>
              <w:autoSpaceDE/>
              <w:autoSpaceDN/>
              <w:adjustRightInd/>
              <w:jc w:val="center"/>
              <w:textAlignment w:val="auto"/>
              <w:rPr>
                <w:color w:val="000000"/>
                <w:sz w:val="16"/>
                <w:szCs w:val="16"/>
              </w:rPr>
            </w:pPr>
            <w:r>
              <w:rPr>
                <w:rFonts w:ascii="Calibri" w:hAnsi="Calibri" w:cs="Calibri"/>
                <w:b/>
                <w:bCs/>
                <w:sz w:val="18"/>
                <w:szCs w:val="18"/>
              </w:rPr>
              <w:t>LINK</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26B61926" w14:textId="77777777" w:rsidR="009A384E" w:rsidRPr="00967989" w:rsidRDefault="009A384E" w:rsidP="00335D43">
            <w:pPr>
              <w:overflowPunct/>
              <w:autoSpaceDE/>
              <w:autoSpaceDN/>
              <w:adjustRightInd/>
              <w:jc w:val="center"/>
              <w:textAlignment w:val="auto"/>
              <w:rPr>
                <w:color w:val="000000"/>
                <w:sz w:val="16"/>
                <w:szCs w:val="16"/>
              </w:rPr>
            </w:pPr>
            <w:r>
              <w:rPr>
                <w:rFonts w:ascii="Calibri" w:hAnsi="Calibri" w:cs="Calibri"/>
                <w:b/>
                <w:bCs/>
                <w:sz w:val="18"/>
                <w:szCs w:val="18"/>
              </w:rPr>
              <w:t>DVBAXML</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32EF7B68" w14:textId="77777777" w:rsidR="009A384E" w:rsidRPr="00967989" w:rsidRDefault="009A384E" w:rsidP="00335D43">
            <w:pPr>
              <w:overflowPunct/>
              <w:autoSpaceDE/>
              <w:autoSpaceDN/>
              <w:adjustRightInd/>
              <w:jc w:val="center"/>
              <w:textAlignment w:val="auto"/>
              <w:rPr>
                <w:color w:val="000000"/>
                <w:sz w:val="16"/>
                <w:szCs w:val="16"/>
              </w:rPr>
            </w:pPr>
            <w:r>
              <w:rPr>
                <w:b/>
                <w:bCs/>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85E0BE4" w14:textId="77777777" w:rsidR="009A384E" w:rsidRPr="00967989" w:rsidRDefault="009A384E" w:rsidP="00335D43">
            <w:pPr>
              <w:overflowPunct/>
              <w:autoSpaceDE/>
              <w:autoSpaceDN/>
              <w:adjustRightInd/>
              <w:textAlignment w:val="auto"/>
              <w:rPr>
                <w:color w:val="000000"/>
                <w:sz w:val="16"/>
                <w:szCs w:val="16"/>
              </w:rPr>
            </w:pPr>
            <w:r w:rsidRPr="001838DF">
              <w:rPr>
                <w:sz w:val="16"/>
                <w:szCs w:val="16"/>
              </w:rPr>
              <w:t>Links an exam in CAPRI TEMPLATES #396.17 to TIU DOCUMENT #8925</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3AFAEBC4" w14:textId="77777777" w:rsidR="009A384E"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EXAMIEN</w:t>
            </w:r>
          </w:p>
          <w:p w14:paraId="4733920C" w14:textId="77777777" w:rsidR="009A384E" w:rsidRPr="00967989" w:rsidRDefault="009A384E" w:rsidP="00335D43">
            <w:pPr>
              <w:overflowPunct/>
              <w:autoSpaceDE/>
              <w:autoSpaceDN/>
              <w:adjustRightInd/>
              <w:jc w:val="center"/>
              <w:textAlignment w:val="auto"/>
              <w:rPr>
                <w:color w:val="000000"/>
                <w:sz w:val="16"/>
                <w:szCs w:val="16"/>
              </w:rPr>
            </w:pPr>
            <w:r>
              <w:rPr>
                <w:rFonts w:ascii="Calibri" w:hAnsi="Calibri" w:cs="Calibri"/>
                <w:b/>
                <w:bCs/>
                <w:sz w:val="16"/>
                <w:szCs w:val="18"/>
              </w:rPr>
              <w:t>TIUIEN</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2076BA04" w14:textId="77777777" w:rsidR="009A384E" w:rsidRPr="001838DF" w:rsidRDefault="009A384E" w:rsidP="001838DF">
            <w:pPr>
              <w:overflowPunct/>
              <w:textAlignment w:val="auto"/>
              <w:rPr>
                <w:sz w:val="16"/>
                <w:szCs w:val="16"/>
              </w:rPr>
            </w:pPr>
            <w:r w:rsidRPr="001838DF">
              <w:rPr>
                <w:sz w:val="16"/>
                <w:szCs w:val="16"/>
              </w:rPr>
              <w:t>returns 1 if the exam has been successfully linked to the TIU DOCUMENT;</w:t>
            </w:r>
          </w:p>
          <w:p w14:paraId="05CAF543" w14:textId="77777777" w:rsidR="009A384E" w:rsidRPr="00967989" w:rsidRDefault="009A384E" w:rsidP="00335D43">
            <w:pPr>
              <w:overflowPunct/>
              <w:autoSpaceDE/>
              <w:autoSpaceDN/>
              <w:adjustRightInd/>
              <w:textAlignment w:val="auto"/>
              <w:rPr>
                <w:color w:val="000000"/>
                <w:sz w:val="16"/>
                <w:szCs w:val="16"/>
              </w:rPr>
            </w:pPr>
            <w:r w:rsidRPr="001838DF">
              <w:rPr>
                <w:sz w:val="16"/>
                <w:szCs w:val="16"/>
              </w:rPr>
              <w:t xml:space="preserve"> otherwise return 0^error message</w:t>
            </w:r>
          </w:p>
        </w:tc>
        <w:tc>
          <w:tcPr>
            <w:tcW w:w="1026" w:type="dxa"/>
            <w:gridSpan w:val="3"/>
            <w:tcBorders>
              <w:top w:val="single" w:sz="8" w:space="0" w:color="auto"/>
              <w:left w:val="nil"/>
              <w:bottom w:val="single" w:sz="8" w:space="0" w:color="auto"/>
              <w:right w:val="dotted" w:sz="4" w:space="0" w:color="auto"/>
            </w:tcBorders>
            <w:shd w:val="clear" w:color="auto" w:fill="FFFFFF" w:themeFill="background1"/>
          </w:tcPr>
          <w:p w14:paraId="562FBB98" w14:textId="77777777" w:rsidR="009A384E" w:rsidRPr="00967989" w:rsidRDefault="002873F9" w:rsidP="00335D43">
            <w:pPr>
              <w:overflowPunct/>
              <w:autoSpaceDE/>
              <w:autoSpaceDN/>
              <w:adjustRightInd/>
              <w:textAlignment w:val="auto"/>
              <w:rPr>
                <w:color w:val="000000"/>
                <w:sz w:val="16"/>
                <w:szCs w:val="16"/>
              </w:rPr>
            </w:pPr>
            <w:r>
              <w:rPr>
                <w:rFonts w:ascii="Calibri" w:hAnsi="Calibri" w:cs="Calibri"/>
                <w:bCs/>
                <w:sz w:val="18"/>
                <w:szCs w:val="18"/>
              </w:rPr>
              <w:t>D</w:t>
            </w:r>
            <w:r w:rsidRPr="000736C4">
              <w:rPr>
                <w:rFonts w:ascii="Calibri" w:hAnsi="Calibri" w:cs="Calibri"/>
                <w:bCs/>
                <w:sz w:val="18"/>
                <w:szCs w:val="18"/>
              </w:rPr>
              <w:t>VBA CAPR</w:t>
            </w:r>
            <w:r>
              <w:rPr>
                <w:rFonts w:ascii="Calibri" w:hAnsi="Calibri" w:cs="Calibri"/>
                <w:bCs/>
                <w:sz w:val="18"/>
                <w:szCs w:val="18"/>
              </w:rPr>
              <w:t>I</w:t>
            </w:r>
            <w:r w:rsidRPr="000736C4">
              <w:rPr>
                <w:rFonts w:ascii="Calibri" w:hAnsi="Calibri" w:cs="Calibri"/>
                <w:bCs/>
                <w:sz w:val="18"/>
                <w:szCs w:val="18"/>
              </w:rPr>
              <w:t xml:space="preserve"> EXAM LINK TIU</w:t>
            </w:r>
          </w:p>
        </w:tc>
        <w:tc>
          <w:tcPr>
            <w:tcW w:w="1026" w:type="dxa"/>
            <w:gridSpan w:val="4"/>
            <w:tcBorders>
              <w:top w:val="single" w:sz="8" w:space="0" w:color="auto"/>
              <w:left w:val="nil"/>
              <w:bottom w:val="single" w:sz="8" w:space="0" w:color="auto"/>
              <w:right w:val="dotted" w:sz="4" w:space="0" w:color="auto"/>
            </w:tcBorders>
            <w:shd w:val="clear" w:color="auto" w:fill="FFFFFF" w:themeFill="background1"/>
          </w:tcPr>
          <w:p w14:paraId="003C8F2A" w14:textId="77777777" w:rsidR="009A384E" w:rsidRPr="00967989" w:rsidRDefault="002873F9" w:rsidP="00335D43">
            <w:pPr>
              <w:overflowPunct/>
              <w:autoSpaceDE/>
              <w:autoSpaceDN/>
              <w:adjustRightInd/>
              <w:textAlignment w:val="auto"/>
              <w:rPr>
                <w:color w:val="000000"/>
                <w:sz w:val="16"/>
                <w:szCs w:val="16"/>
              </w:rPr>
            </w:pPr>
            <w:proofErr w:type="spellStart"/>
            <w:r>
              <w:rPr>
                <w:color w:val="000000"/>
                <w:sz w:val="16"/>
                <w:szCs w:val="16"/>
              </w:rPr>
              <w:t>tiusign</w:t>
            </w:r>
            <w:proofErr w:type="spellEnd"/>
          </w:p>
        </w:tc>
        <w:tc>
          <w:tcPr>
            <w:tcW w:w="1212" w:type="dxa"/>
            <w:gridSpan w:val="3"/>
            <w:tcBorders>
              <w:top w:val="single" w:sz="8" w:space="0" w:color="auto"/>
              <w:left w:val="nil"/>
              <w:bottom w:val="single" w:sz="8" w:space="0" w:color="auto"/>
              <w:right w:val="dotted" w:sz="4" w:space="0" w:color="auto"/>
            </w:tcBorders>
            <w:shd w:val="clear" w:color="auto" w:fill="FFFFFF" w:themeFill="background1"/>
          </w:tcPr>
          <w:p w14:paraId="2E4CE2AD" w14:textId="77777777" w:rsidR="009A384E" w:rsidRPr="00967989" w:rsidRDefault="002873F9" w:rsidP="00335D43">
            <w:pPr>
              <w:overflowPunct/>
              <w:autoSpaceDE/>
              <w:autoSpaceDN/>
              <w:adjustRightInd/>
              <w:textAlignment w:val="auto"/>
              <w:rPr>
                <w:color w:val="000000"/>
                <w:sz w:val="16"/>
                <w:szCs w:val="16"/>
              </w:rPr>
            </w:pPr>
            <w:r>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tcPr>
          <w:p w14:paraId="56A0C4F7" w14:textId="77777777" w:rsidR="002873F9" w:rsidRPr="002873F9" w:rsidRDefault="002873F9" w:rsidP="002873F9">
            <w:pPr>
              <w:overflowPunct/>
              <w:autoSpaceDE/>
              <w:autoSpaceDN/>
              <w:adjustRightInd/>
              <w:textAlignment w:val="auto"/>
              <w:rPr>
                <w:color w:val="000000"/>
                <w:sz w:val="16"/>
                <w:szCs w:val="16"/>
              </w:rPr>
            </w:pPr>
            <w:r w:rsidRPr="002873F9">
              <w:rPr>
                <w:color w:val="000000"/>
                <w:sz w:val="16"/>
                <w:szCs w:val="16"/>
              </w:rPr>
              <w:t>PNCSForm.xFMEdit2.IENS</w:t>
            </w:r>
          </w:p>
          <w:p w14:paraId="70B10FD8" w14:textId="77777777" w:rsidR="002873F9" w:rsidRPr="002873F9" w:rsidRDefault="002873F9" w:rsidP="002873F9">
            <w:pPr>
              <w:overflowPunct/>
              <w:autoSpaceDE/>
              <w:autoSpaceDN/>
              <w:adjustRightInd/>
              <w:textAlignment w:val="auto"/>
              <w:rPr>
                <w:color w:val="000000"/>
                <w:sz w:val="16"/>
                <w:szCs w:val="16"/>
              </w:rPr>
            </w:pPr>
            <w:proofErr w:type="spellStart"/>
            <w:r w:rsidRPr="002873F9">
              <w:rPr>
                <w:color w:val="000000"/>
                <w:sz w:val="16"/>
                <w:szCs w:val="16"/>
              </w:rPr>
              <w:t>PType</w:t>
            </w:r>
            <w:proofErr w:type="spellEnd"/>
            <w:r w:rsidRPr="002873F9">
              <w:rPr>
                <w:color w:val="000000"/>
                <w:sz w:val="16"/>
                <w:szCs w:val="16"/>
              </w:rPr>
              <w:t xml:space="preserve"> := literal;</w:t>
            </w:r>
          </w:p>
          <w:p w14:paraId="53B9C2AF" w14:textId="77777777" w:rsidR="002873F9" w:rsidRDefault="002873F9" w:rsidP="002873F9">
            <w:pPr>
              <w:overflowPunct/>
              <w:autoSpaceDE/>
              <w:autoSpaceDN/>
              <w:adjustRightInd/>
              <w:textAlignment w:val="auto"/>
              <w:rPr>
                <w:color w:val="000000"/>
                <w:sz w:val="16"/>
                <w:szCs w:val="16"/>
              </w:rPr>
            </w:pPr>
          </w:p>
          <w:p w14:paraId="186E9F19" w14:textId="77777777" w:rsidR="002873F9" w:rsidRPr="002873F9" w:rsidRDefault="002873F9" w:rsidP="002873F9">
            <w:pPr>
              <w:overflowPunct/>
              <w:autoSpaceDE/>
              <w:autoSpaceDN/>
              <w:adjustRightInd/>
              <w:textAlignment w:val="auto"/>
              <w:rPr>
                <w:color w:val="000000"/>
                <w:sz w:val="16"/>
                <w:szCs w:val="16"/>
              </w:rPr>
            </w:pPr>
            <w:proofErr w:type="spellStart"/>
            <w:r w:rsidRPr="002873F9">
              <w:rPr>
                <w:color w:val="000000"/>
                <w:sz w:val="16"/>
                <w:szCs w:val="16"/>
              </w:rPr>
              <w:t>TIUNoteIEN</w:t>
            </w:r>
            <w:proofErr w:type="spellEnd"/>
            <w:r w:rsidRPr="002873F9">
              <w:rPr>
                <w:color w:val="000000"/>
                <w:sz w:val="16"/>
                <w:szCs w:val="16"/>
              </w:rPr>
              <w:t>;</w:t>
            </w:r>
          </w:p>
          <w:p w14:paraId="66DA4EA8" w14:textId="77777777" w:rsidR="002873F9" w:rsidRPr="00967989" w:rsidRDefault="002873F9" w:rsidP="002873F9">
            <w:pPr>
              <w:overflowPunct/>
              <w:autoSpaceDE/>
              <w:autoSpaceDN/>
              <w:adjustRightInd/>
              <w:textAlignment w:val="auto"/>
              <w:rPr>
                <w:color w:val="000000"/>
                <w:sz w:val="16"/>
                <w:szCs w:val="16"/>
              </w:rPr>
            </w:pPr>
            <w:proofErr w:type="spellStart"/>
            <w:r w:rsidRPr="002873F9">
              <w:rPr>
                <w:color w:val="000000"/>
                <w:sz w:val="16"/>
                <w:szCs w:val="16"/>
              </w:rPr>
              <w:t>PType</w:t>
            </w:r>
            <w:proofErr w:type="spellEnd"/>
            <w:r w:rsidRPr="002873F9">
              <w:rPr>
                <w:color w:val="000000"/>
                <w:sz w:val="16"/>
                <w:szCs w:val="16"/>
              </w:rPr>
              <w:t xml:space="preserve"> := literal;</w:t>
            </w:r>
          </w:p>
        </w:tc>
      </w:tr>
      <w:tr w:rsidR="00B43309" w:rsidRPr="00335D43" w14:paraId="4939C9D2"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F88BE86"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r w:rsidRPr="000736C4">
              <w:rPr>
                <w:rFonts w:ascii="Calibri" w:hAnsi="Calibri" w:cs="Calibri"/>
                <w:bCs/>
                <w:sz w:val="18"/>
                <w:szCs w:val="18"/>
              </w:rPr>
              <w:lastRenderedPageBreak/>
              <w:t>DVBA</w:t>
            </w:r>
          </w:p>
          <w:p w14:paraId="7C01F351"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r w:rsidRPr="000736C4">
              <w:rPr>
                <w:rFonts w:ascii="Calibri" w:hAnsi="Calibri" w:cs="Calibri"/>
                <w:bCs/>
                <w:sz w:val="18"/>
                <w:szCs w:val="18"/>
              </w:rPr>
              <w:t>CAPRI EXAM XML</w:t>
            </w:r>
          </w:p>
          <w:p w14:paraId="71E0660E"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p>
        </w:tc>
        <w:tc>
          <w:tcPr>
            <w:tcW w:w="825" w:type="dxa"/>
            <w:gridSpan w:val="2"/>
            <w:tcBorders>
              <w:top w:val="single" w:sz="8" w:space="0" w:color="auto"/>
              <w:left w:val="nil"/>
              <w:bottom w:val="single" w:sz="8" w:space="0" w:color="auto"/>
              <w:right w:val="dotted" w:sz="4" w:space="0" w:color="auto"/>
            </w:tcBorders>
            <w:shd w:val="clear" w:color="auto" w:fill="auto"/>
          </w:tcPr>
          <w:p w14:paraId="48B81C33" w14:textId="77777777" w:rsidR="009A384E" w:rsidRPr="000736C4" w:rsidRDefault="009A384E"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FILEIN</w:t>
            </w:r>
          </w:p>
        </w:tc>
        <w:tc>
          <w:tcPr>
            <w:tcW w:w="927" w:type="dxa"/>
            <w:gridSpan w:val="2"/>
            <w:tcBorders>
              <w:top w:val="single" w:sz="8" w:space="0" w:color="auto"/>
              <w:left w:val="nil"/>
              <w:bottom w:val="single" w:sz="8" w:space="0" w:color="auto"/>
              <w:right w:val="dotted" w:sz="4" w:space="0" w:color="auto"/>
            </w:tcBorders>
            <w:shd w:val="clear" w:color="auto" w:fill="auto"/>
          </w:tcPr>
          <w:p w14:paraId="5A1EA6C5"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8"/>
                <w:szCs w:val="18"/>
              </w:rPr>
            </w:pPr>
            <w:r>
              <w:rPr>
                <w:rFonts w:ascii="Calibri" w:hAnsi="Calibri" w:cs="Calibri"/>
                <w:b/>
                <w:bCs/>
                <w:sz w:val="18"/>
                <w:szCs w:val="18"/>
              </w:rPr>
              <w:t>DVBAXML</w:t>
            </w:r>
          </w:p>
        </w:tc>
        <w:tc>
          <w:tcPr>
            <w:tcW w:w="926" w:type="dxa"/>
            <w:gridSpan w:val="2"/>
            <w:tcBorders>
              <w:top w:val="single" w:sz="8" w:space="0" w:color="auto"/>
              <w:left w:val="nil"/>
              <w:bottom w:val="single" w:sz="8" w:space="0" w:color="auto"/>
              <w:right w:val="dotted" w:sz="4" w:space="0" w:color="auto"/>
            </w:tcBorders>
            <w:shd w:val="clear" w:color="auto" w:fill="auto"/>
          </w:tcPr>
          <w:p w14:paraId="64F0B007" w14:textId="77777777" w:rsidR="009A384E" w:rsidRPr="001838DF" w:rsidRDefault="009A384E" w:rsidP="001C4D1D">
            <w:pPr>
              <w:keepNext/>
              <w:overflowPunct/>
              <w:autoSpaceDE/>
              <w:autoSpaceDN/>
              <w:adjustRightInd/>
              <w:ind w:left="-108" w:right="-108"/>
              <w:jc w:val="center"/>
              <w:textAlignment w:val="auto"/>
              <w:rPr>
                <w:b/>
                <w:bCs/>
                <w:sz w:val="16"/>
                <w:szCs w:val="16"/>
              </w:rPr>
            </w:pPr>
            <w:r>
              <w:rPr>
                <w:rFonts w:ascii="Calibri" w:hAnsi="Calibri" w:cs="Calibri"/>
                <w:b/>
                <w:bCs/>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009DDBEE" w14:textId="77777777" w:rsidR="009A384E" w:rsidRPr="001838DF" w:rsidRDefault="009A384E" w:rsidP="001838DF">
            <w:pPr>
              <w:overflowPunct/>
              <w:textAlignment w:val="auto"/>
              <w:rPr>
                <w:sz w:val="16"/>
                <w:szCs w:val="16"/>
              </w:rPr>
            </w:pPr>
            <w:r w:rsidRPr="001838DF">
              <w:rPr>
                <w:sz w:val="16"/>
                <w:szCs w:val="16"/>
              </w:rPr>
              <w:t xml:space="preserve">This RPC allows for the filling of the 2507 EXAM template in the XML </w:t>
            </w:r>
          </w:p>
          <w:p w14:paraId="430AF5B4" w14:textId="77777777" w:rsidR="009A384E" w:rsidRPr="001838DF" w:rsidRDefault="009A384E" w:rsidP="001C4D1D">
            <w:pPr>
              <w:keepNext/>
              <w:overflowPunct/>
              <w:autoSpaceDE/>
              <w:autoSpaceDN/>
              <w:adjustRightInd/>
              <w:jc w:val="center"/>
              <w:textAlignment w:val="auto"/>
              <w:rPr>
                <w:b/>
                <w:bCs/>
                <w:sz w:val="16"/>
                <w:szCs w:val="16"/>
              </w:rPr>
            </w:pPr>
            <w:r w:rsidRPr="001838DF">
              <w:rPr>
                <w:sz w:val="16"/>
                <w:szCs w:val="16"/>
              </w:rPr>
              <w:t xml:space="preserve"> version.</w:t>
            </w:r>
          </w:p>
        </w:tc>
        <w:tc>
          <w:tcPr>
            <w:tcW w:w="1003" w:type="dxa"/>
            <w:gridSpan w:val="2"/>
            <w:tcBorders>
              <w:top w:val="single" w:sz="8" w:space="0" w:color="auto"/>
              <w:left w:val="nil"/>
              <w:bottom w:val="single" w:sz="8" w:space="0" w:color="auto"/>
              <w:right w:val="dotted" w:sz="4" w:space="0" w:color="auto"/>
            </w:tcBorders>
            <w:shd w:val="clear" w:color="auto" w:fill="auto"/>
          </w:tcPr>
          <w:p w14:paraId="1680D5BB" w14:textId="77777777" w:rsidR="009A384E"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EXAMIEN</w:t>
            </w:r>
          </w:p>
          <w:p w14:paraId="679435FB" w14:textId="77777777" w:rsidR="009A384E"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DAS</w:t>
            </w:r>
          </w:p>
          <w:p w14:paraId="3BE7D03A"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XML</w:t>
            </w:r>
          </w:p>
        </w:tc>
        <w:tc>
          <w:tcPr>
            <w:tcW w:w="2593" w:type="dxa"/>
            <w:gridSpan w:val="3"/>
            <w:tcBorders>
              <w:top w:val="single" w:sz="8" w:space="0" w:color="auto"/>
              <w:left w:val="nil"/>
              <w:bottom w:val="single" w:sz="8" w:space="0" w:color="auto"/>
              <w:right w:val="single" w:sz="8" w:space="0" w:color="auto"/>
            </w:tcBorders>
            <w:shd w:val="clear" w:color="auto" w:fill="auto"/>
          </w:tcPr>
          <w:p w14:paraId="472C0614" w14:textId="77777777" w:rsidR="009A384E" w:rsidRPr="001838DF" w:rsidRDefault="009A384E" w:rsidP="001838DF">
            <w:pPr>
              <w:overflowPunct/>
              <w:textAlignment w:val="auto"/>
              <w:rPr>
                <w:sz w:val="16"/>
                <w:szCs w:val="16"/>
              </w:rPr>
            </w:pPr>
            <w:r w:rsidRPr="001838DF">
              <w:rPr>
                <w:sz w:val="16"/>
                <w:szCs w:val="16"/>
              </w:rPr>
              <w:t>XML is the array list format of the template being stored</w:t>
            </w:r>
          </w:p>
          <w:p w14:paraId="7EF21244" w14:textId="77777777" w:rsidR="009A384E" w:rsidRPr="001838DF" w:rsidRDefault="009A384E" w:rsidP="001838DF">
            <w:pPr>
              <w:overflowPunct/>
              <w:textAlignment w:val="auto"/>
              <w:rPr>
                <w:sz w:val="16"/>
                <w:szCs w:val="16"/>
              </w:rPr>
            </w:pPr>
            <w:r w:rsidRPr="001838DF">
              <w:rPr>
                <w:sz w:val="16"/>
                <w:szCs w:val="16"/>
              </w:rPr>
              <w:t xml:space="preserve"> RETURN PARAMETER DESCRIPTION:   </w:t>
            </w:r>
          </w:p>
          <w:p w14:paraId="27B3B536" w14:textId="77777777" w:rsidR="009A384E" w:rsidRPr="000736C4" w:rsidRDefault="009A384E" w:rsidP="001838DF">
            <w:pPr>
              <w:keepNext/>
              <w:overflowPunct/>
              <w:autoSpaceDE/>
              <w:autoSpaceDN/>
              <w:adjustRightInd/>
              <w:jc w:val="center"/>
              <w:textAlignment w:val="auto"/>
              <w:rPr>
                <w:rFonts w:ascii="Calibri" w:hAnsi="Calibri" w:cs="Calibri"/>
                <w:b/>
                <w:bCs/>
                <w:sz w:val="18"/>
                <w:szCs w:val="18"/>
              </w:rPr>
            </w:pPr>
            <w:r w:rsidRPr="001838DF">
              <w:rPr>
                <w:sz w:val="16"/>
                <w:szCs w:val="16"/>
              </w:rPr>
              <w:t xml:space="preserve"> Y Returns successful filing status or error message</w:t>
            </w:r>
          </w:p>
        </w:tc>
        <w:tc>
          <w:tcPr>
            <w:tcW w:w="1065" w:type="dxa"/>
            <w:gridSpan w:val="6"/>
            <w:tcBorders>
              <w:top w:val="single" w:sz="8" w:space="0" w:color="auto"/>
              <w:left w:val="nil"/>
              <w:bottom w:val="single" w:sz="8" w:space="0" w:color="auto"/>
              <w:right w:val="dotted" w:sz="4" w:space="0" w:color="auto"/>
            </w:tcBorders>
            <w:shd w:val="clear" w:color="auto" w:fill="auto"/>
          </w:tcPr>
          <w:p w14:paraId="343BB1DC"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DVBA CAPRI EXAM XML</w:t>
            </w:r>
          </w:p>
        </w:tc>
        <w:tc>
          <w:tcPr>
            <w:tcW w:w="979" w:type="dxa"/>
            <w:tcBorders>
              <w:top w:val="single" w:sz="8" w:space="0" w:color="auto"/>
              <w:left w:val="nil"/>
              <w:bottom w:val="single" w:sz="8" w:space="0" w:color="auto"/>
              <w:right w:val="dotted" w:sz="4" w:space="0" w:color="auto"/>
            </w:tcBorders>
            <w:shd w:val="clear" w:color="auto" w:fill="auto"/>
          </w:tcPr>
          <w:p w14:paraId="71230535"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proofErr w:type="spellStart"/>
            <w:r>
              <w:rPr>
                <w:rFonts w:ascii="Calibri" w:hAnsi="Calibri" w:cs="Calibri"/>
                <w:b/>
                <w:bCs/>
                <w:sz w:val="18"/>
                <w:szCs w:val="18"/>
              </w:rPr>
              <w:t>Tiusign</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678BBC9C"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76CF9E56" w14:textId="77777777" w:rsidR="00E45E84" w:rsidRPr="00E45E84" w:rsidRDefault="00E45E84" w:rsidP="00E45E84">
            <w:pPr>
              <w:keepNext/>
              <w:overflowPunct/>
              <w:autoSpaceDE/>
              <w:autoSpaceDN/>
              <w:adjustRightInd/>
              <w:jc w:val="center"/>
              <w:textAlignment w:val="auto"/>
              <w:rPr>
                <w:rFonts w:ascii="Calibri" w:hAnsi="Calibri" w:cs="Calibri"/>
                <w:b/>
                <w:bCs/>
                <w:sz w:val="18"/>
                <w:szCs w:val="18"/>
              </w:rPr>
            </w:pPr>
            <w:proofErr w:type="spellStart"/>
            <w:r>
              <w:rPr>
                <w:rFonts w:ascii="Calibri" w:hAnsi="Calibri" w:cs="Calibri"/>
                <w:b/>
                <w:bCs/>
                <w:sz w:val="18"/>
                <w:szCs w:val="18"/>
              </w:rPr>
              <w:t>A</w:t>
            </w:r>
            <w:r w:rsidRPr="00E45E84">
              <w:rPr>
                <w:rFonts w:ascii="Calibri" w:hAnsi="Calibri" w:cs="Calibri"/>
                <w:b/>
                <w:bCs/>
                <w:sz w:val="18"/>
                <w:szCs w:val="18"/>
              </w:rPr>
              <w:t>nExamIEN</w:t>
            </w:r>
            <w:proofErr w:type="spellEnd"/>
            <w:r w:rsidRPr="00E45E84">
              <w:rPr>
                <w:rFonts w:ascii="Calibri" w:hAnsi="Calibri" w:cs="Calibri"/>
                <w:b/>
                <w:bCs/>
                <w:sz w:val="18"/>
                <w:szCs w:val="18"/>
              </w:rPr>
              <w:t>;</w:t>
            </w:r>
          </w:p>
          <w:p w14:paraId="15FA3824" w14:textId="77777777" w:rsidR="00E45E84" w:rsidRDefault="00E45E84" w:rsidP="00E45E84">
            <w:pPr>
              <w:keepNext/>
              <w:overflowPunct/>
              <w:autoSpaceDE/>
              <w:autoSpaceDN/>
              <w:adjustRightInd/>
              <w:jc w:val="center"/>
              <w:textAlignment w:val="auto"/>
              <w:rPr>
                <w:rFonts w:ascii="Calibri" w:hAnsi="Calibri" w:cs="Calibri"/>
                <w:b/>
                <w:bCs/>
                <w:sz w:val="18"/>
                <w:szCs w:val="18"/>
              </w:rPr>
            </w:pPr>
            <w:r w:rsidRPr="00E45E84">
              <w:rPr>
                <w:rFonts w:ascii="Calibri" w:hAnsi="Calibri" w:cs="Calibri"/>
                <w:b/>
                <w:bCs/>
                <w:sz w:val="18"/>
                <w:szCs w:val="18"/>
              </w:rPr>
              <w:t xml:space="preserve">    </w:t>
            </w:r>
            <w:proofErr w:type="spell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 literal;</w:t>
            </w:r>
          </w:p>
          <w:p w14:paraId="3B4869F6" w14:textId="77777777" w:rsidR="00E45E84" w:rsidRPr="00E45E84" w:rsidRDefault="00E45E84" w:rsidP="00E45E84">
            <w:pPr>
              <w:keepNext/>
              <w:overflowPunct/>
              <w:autoSpaceDE/>
              <w:autoSpaceDN/>
              <w:adjustRightInd/>
              <w:jc w:val="center"/>
              <w:textAlignment w:val="auto"/>
              <w:rPr>
                <w:rFonts w:ascii="Calibri" w:hAnsi="Calibri" w:cs="Calibri"/>
                <w:b/>
                <w:bCs/>
                <w:sz w:val="18"/>
                <w:szCs w:val="18"/>
              </w:rPr>
            </w:pPr>
          </w:p>
          <w:p w14:paraId="6415D4A3" w14:textId="77777777" w:rsidR="00E45E84" w:rsidRDefault="00E45E84" w:rsidP="00E45E84">
            <w:pPr>
              <w:keepNext/>
              <w:overflowPunct/>
              <w:autoSpaceDE/>
              <w:autoSpaceDN/>
              <w:adjustRightInd/>
              <w:jc w:val="center"/>
              <w:textAlignment w:val="auto"/>
              <w:rPr>
                <w:rFonts w:ascii="Calibri" w:hAnsi="Calibri" w:cs="Calibri"/>
                <w:b/>
                <w:bCs/>
                <w:sz w:val="18"/>
                <w:szCs w:val="18"/>
              </w:rPr>
            </w:pPr>
            <w:proofErr w:type="spellStart"/>
            <w:r w:rsidRPr="00E45E84">
              <w:rPr>
                <w:rFonts w:ascii="Calibri" w:hAnsi="Calibri" w:cs="Calibri"/>
                <w:b/>
                <w:bCs/>
                <w:sz w:val="18"/>
                <w:szCs w:val="18"/>
              </w:rPr>
              <w:t>CAPRI_InhouseExamXMLNote</w:t>
            </w:r>
            <w:proofErr w:type="spellEnd"/>
            <w:r w:rsidRPr="00E45E84">
              <w:rPr>
                <w:rFonts w:ascii="Calibri" w:hAnsi="Calibri" w:cs="Calibri"/>
                <w:b/>
                <w:bCs/>
                <w:sz w:val="18"/>
                <w:szCs w:val="18"/>
              </w:rPr>
              <w:t xml:space="preserve">;   </w:t>
            </w:r>
          </w:p>
          <w:p w14:paraId="348B5BFD" w14:textId="77777777" w:rsidR="00E45E84" w:rsidRPr="00E45E84" w:rsidRDefault="00E45E84" w:rsidP="00E45E84">
            <w:pPr>
              <w:keepNext/>
              <w:overflowPunct/>
              <w:autoSpaceDE/>
              <w:autoSpaceDN/>
              <w:adjustRightInd/>
              <w:textAlignment w:val="auto"/>
              <w:rPr>
                <w:rFonts w:ascii="Calibri" w:hAnsi="Calibri" w:cs="Calibri"/>
                <w:b/>
                <w:bCs/>
                <w:sz w:val="18"/>
                <w:szCs w:val="18"/>
              </w:rPr>
            </w:pPr>
            <w:proofErr w:type="spell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 literal;</w:t>
            </w:r>
          </w:p>
          <w:p w14:paraId="6154CC87" w14:textId="77777777" w:rsidR="00E45E84" w:rsidRDefault="00E45E84" w:rsidP="00E45E84">
            <w:pPr>
              <w:keepNext/>
              <w:overflowPunct/>
              <w:autoSpaceDE/>
              <w:autoSpaceDN/>
              <w:adjustRightInd/>
              <w:jc w:val="center"/>
              <w:textAlignment w:val="auto"/>
              <w:rPr>
                <w:rFonts w:ascii="Calibri" w:hAnsi="Calibri" w:cs="Calibri"/>
                <w:b/>
                <w:bCs/>
                <w:sz w:val="18"/>
                <w:szCs w:val="18"/>
              </w:rPr>
            </w:pPr>
          </w:p>
          <w:p w14:paraId="0D374C29" w14:textId="77777777" w:rsidR="00E45E84" w:rsidRDefault="00E45E84" w:rsidP="00E45E84">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List of files</w:t>
            </w:r>
          </w:p>
          <w:p w14:paraId="1D7170B4" w14:textId="77777777" w:rsidR="00E45E84" w:rsidRDefault="00E45E84" w:rsidP="00E45E84">
            <w:pPr>
              <w:keepNext/>
              <w:overflowPunct/>
              <w:autoSpaceDE/>
              <w:autoSpaceDN/>
              <w:adjustRightInd/>
              <w:jc w:val="center"/>
              <w:textAlignment w:val="auto"/>
              <w:rPr>
                <w:rFonts w:ascii="Calibri" w:hAnsi="Calibri" w:cs="Calibri"/>
                <w:b/>
                <w:bCs/>
                <w:sz w:val="18"/>
                <w:szCs w:val="18"/>
              </w:rPr>
            </w:pPr>
            <w:proofErr w:type="spellStart"/>
            <w:r w:rsidRPr="00E45E84">
              <w:rPr>
                <w:rFonts w:ascii="Calibri" w:hAnsi="Calibri" w:cs="Calibri"/>
                <w:b/>
                <w:bCs/>
                <w:sz w:val="18"/>
                <w:szCs w:val="18"/>
              </w:rPr>
              <w:t>uuEncodedFile</w:t>
            </w:r>
            <w:proofErr w:type="spellEnd"/>
          </w:p>
          <w:p w14:paraId="23FD5886" w14:textId="77777777" w:rsidR="009A384E" w:rsidRPr="000736C4" w:rsidRDefault="00E45E84" w:rsidP="00E45E84">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 xml:space="preserve">    </w:t>
            </w:r>
            <w:proofErr w:type="spell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 list;</w:t>
            </w:r>
          </w:p>
        </w:tc>
      </w:tr>
      <w:tr w:rsidR="00051902" w:rsidRPr="00335D43" w14:paraId="3A220FC1" w14:textId="77777777" w:rsidTr="008562E1">
        <w:trPr>
          <w:trHeight w:val="133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CDA4460" w14:textId="1FB26CB1" w:rsidR="00051902" w:rsidRPr="006E27BB" w:rsidRDefault="00BA276B" w:rsidP="001C4D1D">
            <w:pPr>
              <w:keepNext/>
              <w:overflowPunct/>
              <w:autoSpaceDE/>
              <w:autoSpaceDN/>
              <w:adjustRightInd/>
              <w:jc w:val="center"/>
              <w:textAlignment w:val="auto"/>
              <w:rPr>
                <w:rFonts w:asciiTheme="minorHAnsi" w:hAnsiTheme="minorHAnsi" w:cstheme="minorHAnsi"/>
                <w:bCs/>
                <w:sz w:val="18"/>
                <w:szCs w:val="18"/>
              </w:rPr>
            </w:pPr>
            <w:r w:rsidRPr="006E27BB">
              <w:rPr>
                <w:rFonts w:asciiTheme="minorHAnsi" w:hAnsiTheme="minorHAnsi" w:cstheme="minorHAnsi"/>
                <w:sz w:val="18"/>
                <w:szCs w:val="18"/>
              </w:rPr>
              <w:t>DVBA CAPRI GET EDIPI</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7C7DE2C6" w14:textId="4DC177F5" w:rsidR="00051902" w:rsidRPr="006E27BB" w:rsidRDefault="002B042E" w:rsidP="001C4D1D">
            <w:pPr>
              <w:keepNext/>
              <w:overflowPunct/>
              <w:autoSpaceDE/>
              <w:autoSpaceDN/>
              <w:adjustRightInd/>
              <w:jc w:val="center"/>
              <w:textAlignment w:val="auto"/>
              <w:rPr>
                <w:rFonts w:asciiTheme="minorHAnsi" w:hAnsiTheme="minorHAnsi" w:cstheme="minorHAnsi"/>
                <w:b/>
                <w:bCs/>
                <w:sz w:val="18"/>
                <w:szCs w:val="18"/>
              </w:rPr>
            </w:pPr>
            <w:r w:rsidRPr="006E27BB">
              <w:rPr>
                <w:rFonts w:asciiTheme="minorHAnsi" w:hAnsiTheme="minorHAnsi" w:cstheme="minorHAnsi"/>
                <w:sz w:val="18"/>
                <w:szCs w:val="18"/>
              </w:rPr>
              <w:t>EDIPIQ</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471C636" w14:textId="441A48A7" w:rsidR="00051902" w:rsidRPr="006E27BB" w:rsidRDefault="002B042E" w:rsidP="001C4D1D">
            <w:pPr>
              <w:keepNext/>
              <w:overflowPunct/>
              <w:autoSpaceDE/>
              <w:autoSpaceDN/>
              <w:adjustRightInd/>
              <w:ind w:left="-108" w:right="-108"/>
              <w:jc w:val="center"/>
              <w:textAlignment w:val="auto"/>
              <w:rPr>
                <w:rFonts w:asciiTheme="minorHAnsi" w:hAnsiTheme="minorHAnsi" w:cstheme="minorHAnsi"/>
                <w:b/>
                <w:bCs/>
                <w:sz w:val="18"/>
                <w:szCs w:val="18"/>
              </w:rPr>
            </w:pPr>
            <w:r w:rsidRPr="006E27BB">
              <w:rPr>
                <w:rFonts w:asciiTheme="minorHAnsi" w:hAnsiTheme="minorHAnsi" w:cstheme="minorHAnsi"/>
                <w:sz w:val="18"/>
                <w:szCs w:val="18"/>
              </w:rPr>
              <w:t>DVBCENQ</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1BCDB7E6" w14:textId="7E462104" w:rsidR="00051902" w:rsidRPr="006E27BB" w:rsidRDefault="002B042E" w:rsidP="001C4D1D">
            <w:pPr>
              <w:keepNext/>
              <w:overflowPunct/>
              <w:autoSpaceDE/>
              <w:autoSpaceDN/>
              <w:adjustRightInd/>
              <w:ind w:left="-108" w:right="-108"/>
              <w:jc w:val="center"/>
              <w:textAlignment w:val="auto"/>
              <w:rPr>
                <w:rFonts w:asciiTheme="minorHAnsi" w:hAnsiTheme="minorHAnsi" w:cstheme="minorHAnsi"/>
                <w:b/>
                <w:bCs/>
                <w:sz w:val="18"/>
                <w:szCs w:val="18"/>
              </w:rPr>
            </w:pPr>
            <w:r w:rsidRPr="006E27BB">
              <w:rPr>
                <w:rFonts w:asciiTheme="minorHAnsi" w:hAnsiTheme="minorHAnsi" w:cstheme="minorHAnsi"/>
                <w:b/>
                <w:bCs/>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E14A176" w14:textId="06177DFB" w:rsidR="00051902" w:rsidRPr="006E27BB" w:rsidRDefault="006C537B" w:rsidP="000A651A">
            <w:pPr>
              <w:overflowPunct/>
              <w:textAlignment w:val="auto"/>
              <w:rPr>
                <w:rFonts w:asciiTheme="minorHAnsi" w:hAnsiTheme="minorHAnsi" w:cstheme="minorHAnsi"/>
                <w:sz w:val="16"/>
                <w:szCs w:val="16"/>
              </w:rPr>
            </w:pPr>
            <w:r w:rsidRPr="006C79DB">
              <w:rPr>
                <w:sz w:val="16"/>
                <w:szCs w:val="16"/>
              </w:rPr>
              <w:t>Capri Remote Procedure Call Returns EDIPI To Be Sent Via DBQ's To DoD</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3882FA78" w14:textId="6149855C" w:rsidR="00051902" w:rsidRPr="006E27BB" w:rsidRDefault="00B87FBA" w:rsidP="001C4D1D">
            <w:pPr>
              <w:keepNext/>
              <w:overflowPunct/>
              <w:autoSpaceDE/>
              <w:autoSpaceDN/>
              <w:adjustRightInd/>
              <w:ind w:left="-108" w:right="-108"/>
              <w:jc w:val="center"/>
              <w:textAlignment w:val="auto"/>
              <w:rPr>
                <w:rFonts w:asciiTheme="minorHAnsi" w:hAnsiTheme="minorHAnsi" w:cstheme="minorHAnsi"/>
                <w:b/>
                <w:bCs/>
                <w:sz w:val="18"/>
                <w:szCs w:val="18"/>
              </w:rPr>
            </w:pPr>
            <w:r>
              <w:rPr>
                <w:rFonts w:asciiTheme="minorHAnsi" w:hAnsiTheme="minorHAnsi" w:cstheme="minorHAnsi"/>
                <w:b/>
                <w:bCs/>
                <w:sz w:val="18"/>
                <w:szCs w:val="18"/>
              </w:rPr>
              <w:t>DFN</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13CF95D4" w14:textId="3FC6306C" w:rsidR="00AB2E4C" w:rsidRPr="00AB2E4C" w:rsidRDefault="00AB2E4C" w:rsidP="00AB2E4C">
            <w:pPr>
              <w:overflowPunct/>
              <w:textAlignment w:val="auto"/>
              <w:rPr>
                <w:i/>
                <w:sz w:val="18"/>
                <w:szCs w:val="18"/>
              </w:rPr>
            </w:pPr>
            <w:r w:rsidRPr="006C79DB">
              <w:rPr>
                <w:sz w:val="16"/>
                <w:szCs w:val="16"/>
              </w:rPr>
              <w:t xml:space="preserve">Capri Remote Procedure Call </w:t>
            </w:r>
            <w:r>
              <w:rPr>
                <w:sz w:val="16"/>
                <w:szCs w:val="16"/>
              </w:rPr>
              <w:t>r</w:t>
            </w:r>
            <w:r w:rsidR="00407A76" w:rsidRPr="00AB2E4C">
              <w:rPr>
                <w:sz w:val="16"/>
                <w:szCs w:val="16"/>
              </w:rPr>
              <w:t>eturn</w:t>
            </w:r>
            <w:r w:rsidRPr="00AB2E4C">
              <w:rPr>
                <w:sz w:val="16"/>
                <w:szCs w:val="16"/>
              </w:rPr>
              <w:t xml:space="preserve">s an EDIPI number </w:t>
            </w:r>
            <w:r w:rsidR="00407A76" w:rsidRPr="00AB2E4C">
              <w:rPr>
                <w:sz w:val="16"/>
                <w:szCs w:val="16"/>
              </w:rPr>
              <w:t>from File 391.91</w:t>
            </w:r>
            <w:r>
              <w:rPr>
                <w:sz w:val="16"/>
                <w:szCs w:val="16"/>
              </w:rPr>
              <w:t>. If no number is found, it returns</w:t>
            </w:r>
            <w:r w:rsidRPr="00AB2E4C">
              <w:rPr>
                <w:sz w:val="16"/>
                <w:szCs w:val="16"/>
              </w:rPr>
              <w:t xml:space="preserve"> 0 </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1DB39D64" w14:textId="0CD21025" w:rsidR="00051902" w:rsidRPr="006E27BB" w:rsidRDefault="00BA276B" w:rsidP="001C4D1D">
            <w:pPr>
              <w:keepNext/>
              <w:overflowPunct/>
              <w:autoSpaceDE/>
              <w:autoSpaceDN/>
              <w:adjustRightInd/>
              <w:jc w:val="center"/>
              <w:textAlignment w:val="auto"/>
              <w:rPr>
                <w:rFonts w:asciiTheme="minorHAnsi" w:hAnsiTheme="minorHAnsi" w:cstheme="minorHAnsi"/>
                <w:b/>
                <w:bCs/>
                <w:sz w:val="18"/>
                <w:szCs w:val="18"/>
              </w:rPr>
            </w:pPr>
            <w:r w:rsidRPr="006E27BB">
              <w:rPr>
                <w:rFonts w:asciiTheme="minorHAnsi" w:hAnsiTheme="minorHAnsi" w:cstheme="minorHAnsi"/>
                <w:sz w:val="18"/>
                <w:szCs w:val="18"/>
              </w:rPr>
              <w:t>DVBA CAPRI GET EDIPI</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18DAA713" w14:textId="77777777" w:rsidR="000D6919" w:rsidRDefault="000D6919" w:rsidP="000D6919">
            <w:pPr>
              <w:rPr>
                <w:sz w:val="22"/>
              </w:rPr>
            </w:pPr>
            <w:proofErr w:type="spellStart"/>
            <w:r>
              <w:rPr>
                <w:rFonts w:ascii="Segoe UI" w:hAnsi="Segoe UI" w:cs="Segoe UI"/>
                <w:color w:val="000000"/>
                <w:sz w:val="20"/>
              </w:rPr>
              <w:t>VlerEDasClaim</w:t>
            </w:r>
            <w:proofErr w:type="spellEnd"/>
          </w:p>
          <w:p w14:paraId="0EA9C1B9" w14:textId="77777777" w:rsidR="00051902" w:rsidRPr="006E27BB" w:rsidRDefault="00051902" w:rsidP="001C4D1D">
            <w:pPr>
              <w:keepNext/>
              <w:overflowPunct/>
              <w:autoSpaceDE/>
              <w:autoSpaceDN/>
              <w:adjustRightInd/>
              <w:jc w:val="center"/>
              <w:textAlignment w:val="auto"/>
              <w:rPr>
                <w:rFonts w:asciiTheme="minorHAnsi" w:hAnsiTheme="minorHAnsi" w:cstheme="minorHAnsi"/>
                <w:b/>
                <w:bCs/>
                <w:sz w:val="18"/>
                <w:szCs w:val="18"/>
              </w:rPr>
            </w:pPr>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3B645199" w14:textId="77777777" w:rsidR="007B2B2D" w:rsidRPr="006E27BB" w:rsidRDefault="007B2B2D" w:rsidP="007B2B2D">
            <w:pPr>
              <w:rPr>
                <w:rFonts w:asciiTheme="minorHAnsi" w:hAnsiTheme="minorHAnsi" w:cstheme="minorHAnsi"/>
                <w:sz w:val="18"/>
                <w:szCs w:val="18"/>
              </w:rPr>
            </w:pPr>
            <w:r w:rsidRPr="006E27BB">
              <w:rPr>
                <w:rFonts w:asciiTheme="minorHAnsi" w:hAnsiTheme="minorHAnsi" w:cstheme="minorHAnsi"/>
                <w:color w:val="000000"/>
                <w:sz w:val="18"/>
                <w:szCs w:val="18"/>
              </w:rPr>
              <w:t>RPCBroker1</w:t>
            </w:r>
          </w:p>
          <w:p w14:paraId="2179991F" w14:textId="77777777" w:rsidR="00051902" w:rsidRPr="006E27BB" w:rsidRDefault="00051902" w:rsidP="001C4D1D">
            <w:pPr>
              <w:keepNext/>
              <w:overflowPunct/>
              <w:autoSpaceDE/>
              <w:autoSpaceDN/>
              <w:adjustRightInd/>
              <w:jc w:val="center"/>
              <w:textAlignment w:val="auto"/>
              <w:rPr>
                <w:rFonts w:asciiTheme="minorHAnsi" w:hAnsiTheme="minorHAnsi" w:cstheme="minorHAnsi"/>
                <w:b/>
                <w:bCs/>
                <w:sz w:val="18"/>
                <w:szCs w:val="18"/>
              </w:rPr>
            </w:pP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50F3F59B" w14:textId="13877B6F" w:rsidR="00051902" w:rsidRPr="006E27BB" w:rsidRDefault="006F326D" w:rsidP="00E45E84">
            <w:pPr>
              <w:keepNext/>
              <w:overflowPunct/>
              <w:autoSpaceDE/>
              <w:autoSpaceDN/>
              <w:adjustRightInd/>
              <w:jc w:val="center"/>
              <w:textAlignment w:val="auto"/>
              <w:rPr>
                <w:rFonts w:asciiTheme="minorHAnsi" w:hAnsiTheme="minorHAnsi" w:cstheme="minorHAnsi"/>
                <w:b/>
                <w:bCs/>
                <w:sz w:val="18"/>
                <w:szCs w:val="18"/>
              </w:rPr>
            </w:pPr>
            <w:proofErr w:type="spellStart"/>
            <w:r w:rsidRPr="006F326D">
              <w:rPr>
                <w:rFonts w:asciiTheme="minorHAnsi" w:hAnsiTheme="minorHAnsi" w:cstheme="minorHAnsi"/>
                <w:b/>
                <w:bCs/>
                <w:sz w:val="18"/>
                <w:szCs w:val="18"/>
              </w:rPr>
              <w:t>PatientIEN</w:t>
            </w:r>
            <w:proofErr w:type="spellEnd"/>
          </w:p>
        </w:tc>
      </w:tr>
      <w:tr w:rsidR="00B43309" w:rsidRPr="00335D43" w14:paraId="456C4EDA" w14:textId="77777777" w:rsidTr="008562E1">
        <w:trPr>
          <w:trHeight w:val="2001"/>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49005F85" w14:textId="77777777" w:rsidR="009A384E" w:rsidRPr="000736C4" w:rsidRDefault="009A384E" w:rsidP="001C4D1D">
            <w:pPr>
              <w:keepNext/>
              <w:overflowPunct/>
              <w:autoSpaceDE/>
              <w:autoSpaceDN/>
              <w:adjustRightInd/>
              <w:jc w:val="center"/>
              <w:textAlignment w:val="auto"/>
              <w:rPr>
                <w:rFonts w:ascii="Calibri" w:hAnsi="Calibri" w:cs="Calibri"/>
                <w:bCs/>
                <w:sz w:val="18"/>
                <w:szCs w:val="18"/>
              </w:rPr>
            </w:pPr>
            <w:r>
              <w:rPr>
                <w:rFonts w:ascii="Calibri" w:hAnsi="Calibri" w:cs="Calibri"/>
                <w:bCs/>
                <w:sz w:val="18"/>
                <w:szCs w:val="18"/>
              </w:rPr>
              <w:t>DVBA CAPRI GET EXAM IEN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E5D502D" w14:textId="77777777" w:rsidR="009A384E" w:rsidRPr="000736C4" w:rsidRDefault="009A384E"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GETEXAM</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CD9A68A"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8"/>
                <w:szCs w:val="18"/>
              </w:rPr>
            </w:pPr>
            <w:r>
              <w:rPr>
                <w:rFonts w:ascii="Calibri" w:hAnsi="Calibri" w:cs="Calibri"/>
                <w:b/>
                <w:bCs/>
                <w:sz w:val="18"/>
                <w:szCs w:val="18"/>
              </w:rPr>
              <w:t>DVBXML</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4D6CDF4"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8"/>
                <w:szCs w:val="18"/>
              </w:rPr>
            </w:pPr>
            <w:r>
              <w:rPr>
                <w:rFonts w:ascii="Calibri" w:hAnsi="Calibri" w:cs="Calibri"/>
                <w:b/>
                <w:bCs/>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4FA7F0F7" w14:textId="77777777" w:rsidR="009A384E" w:rsidRPr="007A0263" w:rsidRDefault="009A384E" w:rsidP="007A0263">
            <w:pPr>
              <w:overflowPunct/>
              <w:textAlignment w:val="auto"/>
              <w:rPr>
                <w:sz w:val="16"/>
                <w:szCs w:val="16"/>
              </w:rPr>
            </w:pPr>
            <w:r w:rsidRPr="007A0263">
              <w:rPr>
                <w:sz w:val="16"/>
                <w:szCs w:val="16"/>
              </w:rPr>
              <w:t xml:space="preserve">get an exam </w:t>
            </w:r>
            <w:proofErr w:type="spellStart"/>
            <w:r w:rsidRPr="007A0263">
              <w:rPr>
                <w:sz w:val="16"/>
                <w:szCs w:val="16"/>
              </w:rPr>
              <w:t>ien</w:t>
            </w:r>
            <w:proofErr w:type="spellEnd"/>
            <w:r w:rsidRPr="007A0263">
              <w:rPr>
                <w:sz w:val="16"/>
                <w:szCs w:val="16"/>
              </w:rPr>
              <w:t xml:space="preserve"> from the CAPRI TEMMPLATE #396.17 given a</w:t>
            </w:r>
          </w:p>
          <w:p w14:paraId="78D42013" w14:textId="77777777" w:rsidR="009A384E" w:rsidRPr="000736C4" w:rsidRDefault="009A384E" w:rsidP="001838DF">
            <w:pPr>
              <w:keepNext/>
              <w:overflowPunct/>
              <w:autoSpaceDE/>
              <w:autoSpaceDN/>
              <w:adjustRightInd/>
              <w:jc w:val="center"/>
              <w:textAlignment w:val="auto"/>
              <w:rPr>
                <w:rFonts w:ascii="Calibri" w:hAnsi="Calibri" w:cs="Calibri"/>
                <w:b/>
                <w:bCs/>
                <w:sz w:val="18"/>
                <w:szCs w:val="18"/>
              </w:rPr>
            </w:pPr>
            <w:r w:rsidRPr="007A0263">
              <w:rPr>
                <w:sz w:val="16"/>
                <w:szCs w:val="16"/>
              </w:rPr>
              <w:t xml:space="preserve"> </w:t>
            </w:r>
            <w:proofErr w:type="spellStart"/>
            <w:r w:rsidRPr="007A0263">
              <w:rPr>
                <w:sz w:val="16"/>
                <w:szCs w:val="16"/>
              </w:rPr>
              <w:t>tiu</w:t>
            </w:r>
            <w:proofErr w:type="spellEnd"/>
            <w:r w:rsidRPr="007A0263">
              <w:rPr>
                <w:sz w:val="16"/>
                <w:szCs w:val="16"/>
              </w:rPr>
              <w:t xml:space="preserve"> </w:t>
            </w:r>
            <w:proofErr w:type="spellStart"/>
            <w:r w:rsidRPr="007A0263">
              <w:rPr>
                <w:sz w:val="16"/>
                <w:szCs w:val="16"/>
              </w:rPr>
              <w:t>ien</w:t>
            </w:r>
            <w:proofErr w:type="spellEnd"/>
            <w:r w:rsidRPr="007A0263">
              <w:rPr>
                <w:sz w:val="16"/>
                <w:szCs w:val="16"/>
              </w:rPr>
              <w:t xml:space="preserve"> from TIU DOCUMENT #8925</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7CDF6BC4" w14:textId="77777777" w:rsidR="009A384E" w:rsidRPr="000736C4" w:rsidRDefault="009A384E" w:rsidP="001C4D1D">
            <w:pPr>
              <w:keepNext/>
              <w:overflowPunct/>
              <w:autoSpaceDE/>
              <w:autoSpaceDN/>
              <w:adjustRightInd/>
              <w:ind w:left="-108" w:right="-108"/>
              <w:jc w:val="center"/>
              <w:textAlignment w:val="auto"/>
              <w:rPr>
                <w:rFonts w:ascii="Calibri" w:hAnsi="Calibri" w:cs="Calibri"/>
                <w:b/>
                <w:bCs/>
                <w:sz w:val="16"/>
                <w:szCs w:val="18"/>
              </w:rPr>
            </w:pPr>
            <w:r>
              <w:rPr>
                <w:rFonts w:ascii="Calibri" w:hAnsi="Calibri" w:cs="Calibri"/>
                <w:b/>
                <w:bCs/>
                <w:sz w:val="16"/>
                <w:szCs w:val="18"/>
              </w:rPr>
              <w:t>TIUIEN</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22362994" w14:textId="77777777" w:rsidR="009A384E" w:rsidRPr="007A0263" w:rsidRDefault="009A384E" w:rsidP="007A0263">
            <w:pPr>
              <w:overflowPunct/>
              <w:textAlignment w:val="auto"/>
              <w:rPr>
                <w:sz w:val="16"/>
                <w:szCs w:val="16"/>
              </w:rPr>
            </w:pPr>
            <w:r w:rsidRPr="007A0263">
              <w:rPr>
                <w:sz w:val="16"/>
                <w:szCs w:val="16"/>
              </w:rPr>
              <w:t>returns a integer greater than zero if the exam can be found;</w:t>
            </w:r>
          </w:p>
          <w:p w14:paraId="12E5D17C" w14:textId="77777777" w:rsidR="009A384E" w:rsidRPr="007A0263" w:rsidRDefault="009A384E" w:rsidP="007A0263">
            <w:pPr>
              <w:overflowPunct/>
              <w:textAlignment w:val="auto"/>
              <w:rPr>
                <w:sz w:val="16"/>
                <w:szCs w:val="16"/>
              </w:rPr>
            </w:pPr>
            <w:r w:rsidRPr="007A0263">
              <w:rPr>
                <w:sz w:val="16"/>
                <w:szCs w:val="16"/>
              </w:rPr>
              <w:t xml:space="preserve"> otherwise return -1^error message</w:t>
            </w:r>
          </w:p>
          <w:p w14:paraId="15A236CD" w14:textId="77777777" w:rsidR="009A384E" w:rsidRPr="000736C4" w:rsidRDefault="009A384E" w:rsidP="001838DF">
            <w:pPr>
              <w:keepNext/>
              <w:overflowPunct/>
              <w:autoSpaceDE/>
              <w:autoSpaceDN/>
              <w:adjustRightInd/>
              <w:jc w:val="center"/>
              <w:textAlignment w:val="auto"/>
              <w:rPr>
                <w:rFonts w:ascii="Calibri" w:hAnsi="Calibri" w:cs="Calibri"/>
                <w:b/>
                <w:bCs/>
                <w:sz w:val="18"/>
                <w:szCs w:val="18"/>
              </w:rPr>
            </w:pP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0B1D0528"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DVBA CAPRI GET EXAM IEN</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735B8939"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proofErr w:type="spellStart"/>
            <w:r>
              <w:rPr>
                <w:rFonts w:ascii="Calibri" w:hAnsi="Calibri" w:cs="Calibri"/>
                <w:b/>
                <w:bCs/>
                <w:sz w:val="18"/>
                <w:szCs w:val="18"/>
              </w:rPr>
              <w:t>Tiusign</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19AC4AAB" w14:textId="77777777" w:rsidR="009A384E" w:rsidRPr="000736C4" w:rsidRDefault="00E45E84" w:rsidP="001C4D1D">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01B93873" w14:textId="77777777" w:rsidR="00E45E84" w:rsidRPr="00E45E84" w:rsidRDefault="00E45E84" w:rsidP="00E45E84">
            <w:pPr>
              <w:keepNext/>
              <w:overflowPunct/>
              <w:autoSpaceDE/>
              <w:autoSpaceDN/>
              <w:adjustRightInd/>
              <w:jc w:val="center"/>
              <w:textAlignment w:val="auto"/>
              <w:rPr>
                <w:rFonts w:ascii="Calibri" w:hAnsi="Calibri" w:cs="Calibri"/>
                <w:b/>
                <w:bCs/>
                <w:sz w:val="18"/>
                <w:szCs w:val="18"/>
              </w:rPr>
            </w:pPr>
            <w:r>
              <w:rPr>
                <w:rFonts w:ascii="Calibri" w:hAnsi="Calibri" w:cs="Calibri"/>
                <w:b/>
                <w:bCs/>
                <w:sz w:val="18"/>
                <w:szCs w:val="18"/>
              </w:rPr>
              <w:t xml:space="preserve"> </w:t>
            </w:r>
            <w:proofErr w:type="spellStart"/>
            <w:r>
              <w:rPr>
                <w:rFonts w:ascii="Calibri" w:hAnsi="Calibri" w:cs="Calibri"/>
                <w:b/>
                <w:bCs/>
                <w:sz w:val="18"/>
                <w:szCs w:val="18"/>
              </w:rPr>
              <w:t>TiuDocumentIen</w:t>
            </w:r>
            <w:proofErr w:type="spellEnd"/>
          </w:p>
          <w:p w14:paraId="39B73B57" w14:textId="77777777" w:rsidR="009A384E" w:rsidRPr="000736C4" w:rsidRDefault="00E45E84" w:rsidP="00E45E84">
            <w:pPr>
              <w:keepNext/>
              <w:overflowPunct/>
              <w:autoSpaceDE/>
              <w:autoSpaceDN/>
              <w:adjustRightInd/>
              <w:jc w:val="center"/>
              <w:textAlignment w:val="auto"/>
              <w:rPr>
                <w:rFonts w:ascii="Calibri" w:hAnsi="Calibri" w:cs="Calibri"/>
                <w:b/>
                <w:bCs/>
                <w:sz w:val="18"/>
                <w:szCs w:val="18"/>
              </w:rPr>
            </w:pPr>
            <w:r w:rsidRPr="00E45E84">
              <w:rPr>
                <w:rFonts w:ascii="Calibri" w:hAnsi="Calibri" w:cs="Calibri"/>
                <w:b/>
                <w:bCs/>
                <w:sz w:val="18"/>
                <w:szCs w:val="18"/>
              </w:rPr>
              <w:t xml:space="preserve">  </w:t>
            </w:r>
            <w:proofErr w:type="spellStart"/>
            <w:r w:rsidRPr="00E45E84">
              <w:rPr>
                <w:rFonts w:ascii="Calibri" w:hAnsi="Calibri" w:cs="Calibri"/>
                <w:b/>
                <w:bCs/>
                <w:sz w:val="18"/>
                <w:szCs w:val="18"/>
              </w:rPr>
              <w:t>PType</w:t>
            </w:r>
            <w:proofErr w:type="spellEnd"/>
            <w:r w:rsidRPr="00E45E84">
              <w:rPr>
                <w:rFonts w:ascii="Calibri" w:hAnsi="Calibri" w:cs="Calibri"/>
                <w:b/>
                <w:bCs/>
                <w:sz w:val="18"/>
                <w:szCs w:val="18"/>
              </w:rPr>
              <w:t xml:space="preserve"> := literal;</w:t>
            </w:r>
          </w:p>
        </w:tc>
      </w:tr>
      <w:tr w:rsidR="003D2983" w:rsidRPr="00335D43" w14:paraId="37D81B77"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719CE4B" w14:textId="77777777" w:rsidR="009A384E" w:rsidRPr="0070067E" w:rsidRDefault="009A384E" w:rsidP="00680C36">
            <w:pPr>
              <w:keepNext/>
              <w:overflowPunct/>
              <w:autoSpaceDE/>
              <w:autoSpaceDN/>
              <w:adjustRightInd/>
              <w:jc w:val="center"/>
              <w:textAlignment w:val="auto"/>
              <w:rPr>
                <w:rFonts w:ascii="Calibri" w:hAnsi="Calibri" w:cs="Calibri"/>
                <w:bCs/>
                <w:color w:val="FF0000"/>
                <w:sz w:val="18"/>
                <w:szCs w:val="18"/>
              </w:rPr>
            </w:pPr>
            <w:r w:rsidRPr="006E2E67">
              <w:rPr>
                <w:rFonts w:ascii="Calibri" w:hAnsi="Calibri"/>
                <w:color w:val="548DD4"/>
                <w:sz w:val="18"/>
                <w:szCs w:val="18"/>
              </w:rPr>
              <w:t>DVBA CAPRI GETCANCELREASON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640C0FED" w14:textId="77777777" w:rsidR="009A384E" w:rsidRPr="00C54165" w:rsidRDefault="009A384E" w:rsidP="00680C36">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CANRSN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DCBDA87" w14:textId="77777777" w:rsidR="009A384E" w:rsidRPr="00C54165" w:rsidRDefault="009A384E" w:rsidP="00680C36">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DVBCANRS</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08B484E" w14:textId="77777777" w:rsidR="009A384E" w:rsidRPr="00C54165" w:rsidRDefault="009A384E" w:rsidP="00680C36">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0A61BB52" w14:textId="77777777" w:rsidR="009A384E" w:rsidRPr="0019682D" w:rsidRDefault="009A384E" w:rsidP="0019682D">
            <w:pPr>
              <w:overflowPunct/>
              <w:textAlignment w:val="auto"/>
              <w:rPr>
                <w:sz w:val="16"/>
                <w:szCs w:val="16"/>
              </w:rPr>
            </w:pPr>
            <w:r w:rsidRPr="0019682D">
              <w:rPr>
                <w:sz w:val="16"/>
                <w:szCs w:val="16"/>
              </w:rPr>
              <w:t xml:space="preserve">This returns an array of active 2507 EXAM Cancellation Reasons. New </w:t>
            </w:r>
          </w:p>
          <w:p w14:paraId="625BEA3D" w14:textId="77777777" w:rsidR="009A384E" w:rsidRPr="0019682D" w:rsidRDefault="009A384E" w:rsidP="0019682D">
            <w:pPr>
              <w:overflowPunct/>
              <w:textAlignment w:val="auto"/>
              <w:rPr>
                <w:sz w:val="16"/>
                <w:szCs w:val="16"/>
              </w:rPr>
            </w:pPr>
            <w:r w:rsidRPr="0019682D">
              <w:rPr>
                <w:sz w:val="16"/>
                <w:szCs w:val="16"/>
              </w:rPr>
              <w:t xml:space="preserve"> active reasons added with Patch DVB*2.7*189. Old list of cancellation </w:t>
            </w:r>
          </w:p>
          <w:p w14:paraId="7B3621DD" w14:textId="77777777" w:rsidR="009A384E" w:rsidRPr="006E2E67" w:rsidRDefault="009A384E" w:rsidP="00680C36">
            <w:pPr>
              <w:keepNext/>
              <w:overflowPunct/>
              <w:autoSpaceDE/>
              <w:autoSpaceDN/>
              <w:adjustRightInd/>
              <w:jc w:val="center"/>
              <w:textAlignment w:val="auto"/>
              <w:rPr>
                <w:rFonts w:ascii="Calibri" w:hAnsi="Calibri" w:cs="Calibri"/>
                <w:b/>
                <w:bCs/>
                <w:color w:val="000000"/>
                <w:sz w:val="18"/>
                <w:szCs w:val="18"/>
              </w:rPr>
            </w:pPr>
            <w:r w:rsidRPr="0019682D">
              <w:rPr>
                <w:sz w:val="16"/>
                <w:szCs w:val="16"/>
              </w:rPr>
              <w:t xml:space="preserve"> reasons set to inactive.</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66BE173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b/>
                <w:bCs/>
                <w:sz w:val="16"/>
                <w:szCs w:val="16"/>
              </w:rPr>
              <w:t>LIST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258D839B" w14:textId="77777777" w:rsidR="009A384E" w:rsidRPr="00C54165" w:rsidRDefault="009A384E" w:rsidP="00AF2368">
            <w:pPr>
              <w:keepNext/>
              <w:overflowPunct/>
              <w:autoSpaceDE/>
              <w:autoSpaceDN/>
              <w:adjustRightInd/>
              <w:jc w:val="center"/>
              <w:textAlignment w:val="auto"/>
              <w:rPr>
                <w:rFonts w:ascii="Calibri" w:hAnsi="Calibri" w:cs="Calibri"/>
                <w:b/>
                <w:bCs/>
                <w:color w:val="000000"/>
                <w:sz w:val="18"/>
                <w:szCs w:val="18"/>
              </w:rPr>
            </w:pPr>
            <w:r w:rsidRPr="0019682D">
              <w:rPr>
                <w:sz w:val="20"/>
              </w:rPr>
              <w:t>Returns a 1 when completed</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40FE96FE"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GETCANCELREASO</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01F36545"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ExamDetail</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7180B71E"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71FDFCCC" w14:textId="77777777" w:rsidR="009A384E" w:rsidRPr="00C54165" w:rsidRDefault="00265D1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7F233042"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8A279B8" w14:textId="77777777" w:rsidR="009A384E" w:rsidRPr="001726CC" w:rsidRDefault="009A384E" w:rsidP="001C4D1D">
            <w:pPr>
              <w:keepNext/>
              <w:overflowPunct/>
              <w:autoSpaceDE/>
              <w:autoSpaceDN/>
              <w:adjustRightInd/>
              <w:jc w:val="center"/>
              <w:textAlignment w:val="auto"/>
              <w:rPr>
                <w:rFonts w:ascii="Calibri" w:hAnsi="Calibri" w:cs="Calibri"/>
                <w:bCs/>
                <w:color w:val="FF0000"/>
                <w:sz w:val="18"/>
                <w:szCs w:val="18"/>
              </w:rPr>
            </w:pPr>
            <w:r w:rsidRPr="006E2E67">
              <w:rPr>
                <w:rFonts w:ascii="Calibri" w:hAnsi="Calibri"/>
                <w:color w:val="548DD4"/>
                <w:sz w:val="18"/>
                <w:szCs w:val="18"/>
              </w:rPr>
              <w:lastRenderedPageBreak/>
              <w:t>DVBA CAPRI GETCLAIMTYPE</w:t>
            </w:r>
          </w:p>
        </w:tc>
        <w:tc>
          <w:tcPr>
            <w:tcW w:w="825" w:type="dxa"/>
            <w:gridSpan w:val="2"/>
            <w:tcBorders>
              <w:top w:val="single" w:sz="8" w:space="0" w:color="auto"/>
              <w:left w:val="nil"/>
              <w:bottom w:val="single" w:sz="8" w:space="0" w:color="auto"/>
              <w:right w:val="dotted" w:sz="4" w:space="0" w:color="auto"/>
            </w:tcBorders>
            <w:shd w:val="clear" w:color="auto" w:fill="auto"/>
          </w:tcPr>
          <w:p w14:paraId="0C2491B7" w14:textId="77777777" w:rsidR="009A384E" w:rsidRPr="001726CC" w:rsidRDefault="009A384E" w:rsidP="006E2E67">
            <w:pPr>
              <w:keepNext/>
              <w:overflowPunct/>
              <w:autoSpaceDE/>
              <w:autoSpaceDN/>
              <w:adjustRightInd/>
              <w:jc w:val="center"/>
              <w:textAlignment w:val="auto"/>
              <w:rPr>
                <w:rFonts w:ascii="Calibri" w:hAnsi="Calibri" w:cs="Calibri"/>
                <w:bCs/>
                <w:color w:val="FF0000"/>
                <w:sz w:val="20"/>
              </w:rPr>
            </w:pPr>
            <w:r>
              <w:rPr>
                <w:rFonts w:ascii="Calibri" w:hAnsi="Calibri" w:cs="Calibri"/>
                <w:b/>
                <w:bCs/>
                <w:color w:val="000000"/>
                <w:sz w:val="18"/>
                <w:szCs w:val="18"/>
              </w:rPr>
              <w:t>GETCT</w:t>
            </w:r>
          </w:p>
        </w:tc>
        <w:tc>
          <w:tcPr>
            <w:tcW w:w="927" w:type="dxa"/>
            <w:gridSpan w:val="2"/>
            <w:tcBorders>
              <w:top w:val="single" w:sz="8" w:space="0" w:color="auto"/>
              <w:left w:val="nil"/>
              <w:bottom w:val="single" w:sz="8" w:space="0" w:color="auto"/>
              <w:right w:val="dotted" w:sz="4" w:space="0" w:color="auto"/>
            </w:tcBorders>
            <w:shd w:val="clear" w:color="auto" w:fill="auto"/>
          </w:tcPr>
          <w:p w14:paraId="71F6D558" w14:textId="77777777" w:rsidR="009A384E" w:rsidRPr="001726CC" w:rsidRDefault="009A384E" w:rsidP="006E2E67">
            <w:pPr>
              <w:keepNext/>
              <w:overflowPunct/>
              <w:autoSpaceDE/>
              <w:autoSpaceDN/>
              <w:adjustRightInd/>
              <w:ind w:left="-108" w:right="-108"/>
              <w:jc w:val="center"/>
              <w:textAlignment w:val="auto"/>
              <w:rPr>
                <w:rFonts w:ascii="Calibri" w:hAnsi="Calibri" w:cs="Calibri"/>
                <w:bCs/>
                <w:color w:val="FF0000"/>
                <w:sz w:val="20"/>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25639631" w14:textId="77777777" w:rsidR="009A384E" w:rsidRPr="001726CC" w:rsidRDefault="009A384E" w:rsidP="006E2E67">
            <w:pPr>
              <w:keepNext/>
              <w:overflowPunct/>
              <w:autoSpaceDE/>
              <w:autoSpaceDN/>
              <w:adjustRightInd/>
              <w:ind w:left="-108" w:right="-108"/>
              <w:jc w:val="center"/>
              <w:textAlignment w:val="auto"/>
              <w:rPr>
                <w:rFonts w:ascii="Calibri" w:hAnsi="Calibri" w:cs="Calibri"/>
                <w:bCs/>
                <w:color w:val="FF0000"/>
                <w:sz w:val="20"/>
              </w:rPr>
            </w:pPr>
            <w:r>
              <w:rPr>
                <w:b/>
                <w:bCs/>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7885AE23" w14:textId="77777777" w:rsidR="009A384E" w:rsidRPr="000A679E" w:rsidRDefault="009A384E" w:rsidP="000A679E">
            <w:pPr>
              <w:overflowPunct/>
              <w:textAlignment w:val="auto"/>
              <w:rPr>
                <w:sz w:val="16"/>
                <w:szCs w:val="16"/>
              </w:rPr>
            </w:pPr>
            <w:r w:rsidRPr="000A679E">
              <w:rPr>
                <w:sz w:val="16"/>
                <w:szCs w:val="16"/>
              </w:rPr>
              <w:t xml:space="preserve">This RPC returns a list (array) of Claim Types associated with a valid </w:t>
            </w:r>
          </w:p>
          <w:p w14:paraId="3B767AD6" w14:textId="77777777" w:rsidR="009A384E" w:rsidRPr="006E2E67" w:rsidRDefault="009A384E" w:rsidP="006E2E67">
            <w:pPr>
              <w:keepNext/>
              <w:overflowPunct/>
              <w:autoSpaceDE/>
              <w:autoSpaceDN/>
              <w:adjustRightInd/>
              <w:jc w:val="center"/>
              <w:textAlignment w:val="auto"/>
              <w:rPr>
                <w:rFonts w:ascii="Calibri" w:hAnsi="Calibri" w:cs="Calibri"/>
                <w:bCs/>
                <w:color w:val="FF0000"/>
                <w:sz w:val="20"/>
              </w:rPr>
            </w:pPr>
            <w:r w:rsidRPr="000A679E">
              <w:rPr>
                <w:sz w:val="16"/>
                <w:szCs w:val="16"/>
              </w:rPr>
              <w:t xml:space="preserve"> 2507 Request</w:t>
            </w:r>
          </w:p>
        </w:tc>
        <w:tc>
          <w:tcPr>
            <w:tcW w:w="1003" w:type="dxa"/>
            <w:gridSpan w:val="2"/>
            <w:tcBorders>
              <w:top w:val="single" w:sz="8" w:space="0" w:color="auto"/>
              <w:left w:val="nil"/>
              <w:bottom w:val="single" w:sz="8" w:space="0" w:color="auto"/>
              <w:right w:val="dotted" w:sz="4" w:space="0" w:color="auto"/>
            </w:tcBorders>
            <w:shd w:val="clear" w:color="auto" w:fill="auto"/>
          </w:tcPr>
          <w:p w14:paraId="4B5342FA" w14:textId="77777777" w:rsidR="009A384E" w:rsidRPr="001726CC" w:rsidRDefault="009A384E" w:rsidP="006E2E67">
            <w:pPr>
              <w:keepNext/>
              <w:overflowPunct/>
              <w:autoSpaceDE/>
              <w:autoSpaceDN/>
              <w:adjustRightInd/>
              <w:ind w:left="-108" w:right="-108"/>
              <w:jc w:val="center"/>
              <w:textAlignment w:val="auto"/>
              <w:rPr>
                <w:rFonts w:ascii="Calibri" w:hAnsi="Calibri" w:cs="Calibri"/>
                <w:bCs/>
                <w:color w:val="FF0000"/>
                <w:sz w:val="20"/>
              </w:rPr>
            </w:pPr>
            <w:r w:rsidRPr="000A679E">
              <w:rPr>
                <w:sz w:val="16"/>
                <w:szCs w:val="16"/>
              </w:rPr>
              <w:t>REQIEN</w:t>
            </w:r>
          </w:p>
        </w:tc>
        <w:tc>
          <w:tcPr>
            <w:tcW w:w="2593" w:type="dxa"/>
            <w:gridSpan w:val="3"/>
            <w:tcBorders>
              <w:top w:val="single" w:sz="8" w:space="0" w:color="auto"/>
              <w:left w:val="nil"/>
              <w:bottom w:val="single" w:sz="8" w:space="0" w:color="auto"/>
              <w:right w:val="single" w:sz="8" w:space="0" w:color="auto"/>
            </w:tcBorders>
            <w:shd w:val="clear" w:color="auto" w:fill="auto"/>
          </w:tcPr>
          <w:p w14:paraId="543D457D" w14:textId="77777777" w:rsidR="009A384E" w:rsidRPr="001726CC" w:rsidRDefault="009A384E" w:rsidP="006E2E67">
            <w:pPr>
              <w:keepNext/>
              <w:overflowPunct/>
              <w:autoSpaceDE/>
              <w:autoSpaceDN/>
              <w:adjustRightInd/>
              <w:jc w:val="center"/>
              <w:textAlignment w:val="auto"/>
              <w:rPr>
                <w:rFonts w:ascii="Calibri" w:hAnsi="Calibri" w:cs="Calibri"/>
                <w:bCs/>
                <w:color w:val="FF0000"/>
                <w:sz w:val="20"/>
              </w:rPr>
            </w:pPr>
            <w:r w:rsidRPr="000A679E">
              <w:rPr>
                <w:sz w:val="16"/>
                <w:szCs w:val="16"/>
              </w:rPr>
              <w:t>Returns all Claim Types associated to the valid 2507 Request</w:t>
            </w:r>
          </w:p>
        </w:tc>
        <w:tc>
          <w:tcPr>
            <w:tcW w:w="1065" w:type="dxa"/>
            <w:gridSpan w:val="6"/>
            <w:tcBorders>
              <w:top w:val="single" w:sz="8" w:space="0" w:color="auto"/>
              <w:left w:val="nil"/>
              <w:bottom w:val="single" w:sz="8" w:space="0" w:color="auto"/>
              <w:right w:val="dotted" w:sz="4" w:space="0" w:color="auto"/>
            </w:tcBorders>
            <w:shd w:val="clear" w:color="auto" w:fill="auto"/>
          </w:tcPr>
          <w:p w14:paraId="4D9FAFFD"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GETCLAIMTYPE</w:t>
            </w:r>
          </w:p>
        </w:tc>
        <w:tc>
          <w:tcPr>
            <w:tcW w:w="979" w:type="dxa"/>
            <w:tcBorders>
              <w:top w:val="single" w:sz="8" w:space="0" w:color="auto"/>
              <w:left w:val="nil"/>
              <w:bottom w:val="single" w:sz="8" w:space="0" w:color="auto"/>
              <w:right w:val="dotted" w:sz="4" w:space="0" w:color="auto"/>
            </w:tcBorders>
            <w:shd w:val="clear" w:color="auto" w:fill="auto"/>
          </w:tcPr>
          <w:p w14:paraId="022F661D"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6F6D1AE8"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47AE3536" w14:textId="77777777" w:rsidR="003240C3" w:rsidRPr="003240C3" w:rsidRDefault="003240C3" w:rsidP="003240C3">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  </w:t>
            </w:r>
            <w:proofErr w:type="spellStart"/>
            <w:r w:rsidRPr="003240C3">
              <w:rPr>
                <w:rFonts w:ascii="Calibri" w:hAnsi="Calibri" w:cs="Calibri"/>
                <w:b/>
                <w:bCs/>
                <w:color w:val="000000"/>
                <w:sz w:val="18"/>
                <w:szCs w:val="18"/>
              </w:rPr>
              <w:t>RequestIEN</w:t>
            </w:r>
            <w:proofErr w:type="spellEnd"/>
            <w:r w:rsidRPr="003240C3">
              <w:rPr>
                <w:rFonts w:ascii="Calibri" w:hAnsi="Calibri" w:cs="Calibri"/>
                <w:b/>
                <w:bCs/>
                <w:color w:val="000000"/>
                <w:sz w:val="18"/>
                <w:szCs w:val="18"/>
              </w:rPr>
              <w:t>;</w:t>
            </w:r>
          </w:p>
          <w:p w14:paraId="013C3E00" w14:textId="77777777" w:rsidR="009A384E" w:rsidRPr="00C54165" w:rsidRDefault="003240C3" w:rsidP="003240C3">
            <w:pPr>
              <w:keepNext/>
              <w:overflowPunct/>
              <w:autoSpaceDE/>
              <w:autoSpaceDN/>
              <w:adjustRightInd/>
              <w:jc w:val="center"/>
              <w:textAlignment w:val="auto"/>
              <w:rPr>
                <w:rFonts w:ascii="Calibri" w:hAnsi="Calibri" w:cs="Calibri"/>
                <w:b/>
                <w:bCs/>
                <w:color w:val="000000"/>
                <w:sz w:val="18"/>
                <w:szCs w:val="18"/>
              </w:rPr>
            </w:pPr>
            <w:r w:rsidRPr="003240C3">
              <w:rPr>
                <w:rFonts w:ascii="Calibri" w:hAnsi="Calibri" w:cs="Calibri"/>
                <w:b/>
                <w:bCs/>
                <w:color w:val="000000"/>
                <w:sz w:val="18"/>
                <w:szCs w:val="18"/>
              </w:rPr>
              <w:t xml:space="preserve">  </w:t>
            </w:r>
            <w:proofErr w:type="spellStart"/>
            <w:r w:rsidRPr="003240C3">
              <w:rPr>
                <w:rFonts w:ascii="Calibri" w:hAnsi="Calibri" w:cs="Calibri"/>
                <w:b/>
                <w:bCs/>
                <w:color w:val="000000"/>
                <w:sz w:val="18"/>
                <w:szCs w:val="18"/>
              </w:rPr>
              <w:t>PType</w:t>
            </w:r>
            <w:proofErr w:type="spellEnd"/>
            <w:r w:rsidRPr="003240C3">
              <w:rPr>
                <w:rFonts w:ascii="Calibri" w:hAnsi="Calibri" w:cs="Calibri"/>
                <w:b/>
                <w:bCs/>
                <w:color w:val="000000"/>
                <w:sz w:val="18"/>
                <w:szCs w:val="18"/>
              </w:rPr>
              <w:t xml:space="preserve"> := literal;</w:t>
            </w:r>
          </w:p>
        </w:tc>
      </w:tr>
      <w:tr w:rsidR="003D2983" w:rsidRPr="00335D43" w14:paraId="07AEE272" w14:textId="77777777" w:rsidTr="008562E1">
        <w:trPr>
          <w:trHeight w:val="1207"/>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03FF3EE8" w14:textId="77777777" w:rsidR="009A384E" w:rsidRPr="00AE24DE" w:rsidRDefault="009A384E" w:rsidP="00C703E3">
            <w:pPr>
              <w:jc w:val="center"/>
              <w:rPr>
                <w:color w:val="548DD4"/>
                <w:sz w:val="16"/>
                <w:szCs w:val="16"/>
              </w:rPr>
            </w:pPr>
            <w:r w:rsidRPr="00AE24DE">
              <w:rPr>
                <w:color w:val="548DD4"/>
                <w:sz w:val="16"/>
                <w:szCs w:val="16"/>
              </w:rPr>
              <w:t>DVBA CAPRI GETSPCLCONSID</w:t>
            </w:r>
          </w:p>
          <w:p w14:paraId="721CEAB9" w14:textId="77777777" w:rsidR="009A384E" w:rsidRPr="001726CC" w:rsidRDefault="009A384E" w:rsidP="001726CC">
            <w:pPr>
              <w:keepNext/>
              <w:overflowPunct/>
              <w:autoSpaceDE/>
              <w:autoSpaceDN/>
              <w:adjustRightInd/>
              <w:textAlignment w:val="auto"/>
              <w:rPr>
                <w:rFonts w:ascii="Calibri" w:hAnsi="Calibri" w:cs="Calibri"/>
                <w:bCs/>
                <w:color w:val="FF0000"/>
                <w:sz w:val="18"/>
                <w:szCs w:val="18"/>
              </w:rPr>
            </w:pPr>
          </w:p>
        </w:tc>
        <w:tc>
          <w:tcPr>
            <w:tcW w:w="825" w:type="dxa"/>
            <w:gridSpan w:val="2"/>
            <w:tcBorders>
              <w:top w:val="single" w:sz="8" w:space="0" w:color="auto"/>
              <w:left w:val="nil"/>
              <w:bottom w:val="single" w:sz="8" w:space="0" w:color="auto"/>
              <w:right w:val="dotted" w:sz="4" w:space="0" w:color="auto"/>
            </w:tcBorders>
            <w:shd w:val="clear" w:color="auto" w:fill="auto"/>
          </w:tcPr>
          <w:p w14:paraId="5A65ADFF" w14:textId="77777777" w:rsidR="009A384E" w:rsidRPr="001726CC" w:rsidRDefault="009A384E" w:rsidP="001C4D1D">
            <w:pPr>
              <w:keepNext/>
              <w:overflowPunct/>
              <w:autoSpaceDE/>
              <w:autoSpaceDN/>
              <w:adjustRightInd/>
              <w:jc w:val="center"/>
              <w:textAlignment w:val="auto"/>
              <w:rPr>
                <w:rFonts w:ascii="Calibri" w:hAnsi="Calibri" w:cs="Calibri"/>
                <w:b/>
                <w:bCs/>
                <w:color w:val="FF0000"/>
                <w:sz w:val="18"/>
                <w:szCs w:val="18"/>
              </w:rPr>
            </w:pPr>
            <w:r w:rsidRPr="00AE24DE">
              <w:rPr>
                <w:b/>
                <w:bCs/>
                <w:color w:val="000000"/>
                <w:sz w:val="16"/>
                <w:szCs w:val="16"/>
              </w:rPr>
              <w:t>GETSC</w:t>
            </w:r>
          </w:p>
        </w:tc>
        <w:tc>
          <w:tcPr>
            <w:tcW w:w="927" w:type="dxa"/>
            <w:gridSpan w:val="2"/>
            <w:tcBorders>
              <w:top w:val="single" w:sz="8" w:space="0" w:color="auto"/>
              <w:left w:val="nil"/>
              <w:bottom w:val="single" w:sz="8" w:space="0" w:color="auto"/>
              <w:right w:val="dotted" w:sz="4" w:space="0" w:color="auto"/>
            </w:tcBorders>
            <w:shd w:val="clear" w:color="auto" w:fill="auto"/>
          </w:tcPr>
          <w:p w14:paraId="09D0F3F8" w14:textId="77777777" w:rsidR="009A384E" w:rsidRPr="001726CC" w:rsidRDefault="009A384E" w:rsidP="001C4D1D">
            <w:pPr>
              <w:keepNext/>
              <w:overflowPunct/>
              <w:autoSpaceDE/>
              <w:autoSpaceDN/>
              <w:adjustRightInd/>
              <w:ind w:left="-108" w:right="-108"/>
              <w:jc w:val="center"/>
              <w:textAlignment w:val="auto"/>
              <w:rPr>
                <w:rFonts w:ascii="Calibri" w:hAnsi="Calibri" w:cs="Calibri"/>
                <w:b/>
                <w:bCs/>
                <w:color w:val="FF0000"/>
                <w:sz w:val="18"/>
                <w:szCs w:val="18"/>
              </w:rPr>
            </w:pPr>
            <w:r w:rsidRPr="00AE24DE">
              <w:rPr>
                <w:b/>
                <w:bCs/>
                <w:color w:val="000000"/>
                <w:sz w:val="16"/>
                <w:szCs w:val="16"/>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302C2CE3" w14:textId="77777777" w:rsidR="009A384E" w:rsidRPr="001726CC" w:rsidRDefault="009A384E" w:rsidP="001C4D1D">
            <w:pPr>
              <w:keepNext/>
              <w:overflowPunct/>
              <w:autoSpaceDE/>
              <w:autoSpaceDN/>
              <w:adjustRightInd/>
              <w:ind w:left="-108" w:right="-108"/>
              <w:jc w:val="center"/>
              <w:textAlignment w:val="auto"/>
              <w:rPr>
                <w:rFonts w:ascii="Calibri" w:hAnsi="Calibri" w:cs="Calibri"/>
                <w:b/>
                <w:bCs/>
                <w:color w:val="FF0000"/>
                <w:sz w:val="18"/>
                <w:szCs w:val="18"/>
              </w:rPr>
            </w:pPr>
            <w:r w:rsidRPr="00AE24DE">
              <w:rPr>
                <w:b/>
                <w:bCs/>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9C2D85B" w14:textId="77777777" w:rsidR="009A384E" w:rsidRPr="00AE24DE" w:rsidRDefault="009A384E" w:rsidP="0018790C">
            <w:pPr>
              <w:overflowPunct/>
              <w:textAlignment w:val="auto"/>
              <w:rPr>
                <w:sz w:val="16"/>
                <w:szCs w:val="16"/>
              </w:rPr>
            </w:pPr>
            <w:r w:rsidRPr="00AE24DE">
              <w:rPr>
                <w:sz w:val="16"/>
                <w:szCs w:val="16"/>
              </w:rPr>
              <w:t xml:space="preserve">This RPC returns an array of special considerations linked to a 2507 </w:t>
            </w:r>
          </w:p>
          <w:p w14:paraId="32F2F75F" w14:textId="77777777" w:rsidR="009A384E" w:rsidRPr="001726CC" w:rsidRDefault="009A384E" w:rsidP="007B0338">
            <w:pPr>
              <w:keepNext/>
              <w:overflowPunct/>
              <w:autoSpaceDE/>
              <w:autoSpaceDN/>
              <w:adjustRightInd/>
              <w:jc w:val="center"/>
              <w:textAlignment w:val="auto"/>
              <w:rPr>
                <w:rFonts w:ascii="Calibri" w:hAnsi="Calibri" w:cs="Calibri"/>
                <w:b/>
                <w:bCs/>
                <w:color w:val="FF0000"/>
                <w:sz w:val="18"/>
                <w:szCs w:val="18"/>
              </w:rPr>
            </w:pPr>
            <w:r w:rsidRPr="00AE24DE">
              <w:rPr>
                <w:sz w:val="16"/>
                <w:szCs w:val="16"/>
              </w:rPr>
              <w:t xml:space="preserve"> request.</w:t>
            </w:r>
          </w:p>
        </w:tc>
        <w:tc>
          <w:tcPr>
            <w:tcW w:w="1003" w:type="dxa"/>
            <w:gridSpan w:val="2"/>
            <w:tcBorders>
              <w:top w:val="single" w:sz="8" w:space="0" w:color="auto"/>
              <w:left w:val="nil"/>
              <w:bottom w:val="single" w:sz="8" w:space="0" w:color="auto"/>
              <w:right w:val="dotted" w:sz="4" w:space="0" w:color="auto"/>
            </w:tcBorders>
            <w:shd w:val="clear" w:color="auto" w:fill="auto"/>
          </w:tcPr>
          <w:p w14:paraId="2E08C8F6" w14:textId="77777777" w:rsidR="009A384E" w:rsidRPr="001726CC" w:rsidRDefault="009A384E" w:rsidP="001C4D1D">
            <w:pPr>
              <w:keepNext/>
              <w:overflowPunct/>
              <w:autoSpaceDE/>
              <w:autoSpaceDN/>
              <w:adjustRightInd/>
              <w:ind w:left="-108" w:right="-108"/>
              <w:jc w:val="center"/>
              <w:textAlignment w:val="auto"/>
              <w:rPr>
                <w:rFonts w:ascii="Calibri" w:hAnsi="Calibri" w:cs="Calibri"/>
                <w:b/>
                <w:bCs/>
                <w:color w:val="FF0000"/>
                <w:sz w:val="16"/>
                <w:szCs w:val="18"/>
              </w:rPr>
            </w:pPr>
            <w:r w:rsidRPr="00AE24DE">
              <w:rPr>
                <w:b/>
                <w:bCs/>
                <w:color w:val="000000"/>
                <w:sz w:val="16"/>
                <w:szCs w:val="16"/>
              </w:rPr>
              <w:t>2507 REQUEST IEN</w:t>
            </w:r>
          </w:p>
        </w:tc>
        <w:tc>
          <w:tcPr>
            <w:tcW w:w="2593" w:type="dxa"/>
            <w:gridSpan w:val="3"/>
            <w:tcBorders>
              <w:top w:val="single" w:sz="8" w:space="0" w:color="auto"/>
              <w:left w:val="nil"/>
              <w:bottom w:val="single" w:sz="8" w:space="0" w:color="auto"/>
              <w:right w:val="single" w:sz="8" w:space="0" w:color="auto"/>
            </w:tcBorders>
            <w:shd w:val="clear" w:color="auto" w:fill="auto"/>
          </w:tcPr>
          <w:p w14:paraId="221249DB" w14:textId="77777777" w:rsidR="009A384E" w:rsidRPr="001726CC" w:rsidRDefault="009A384E" w:rsidP="007B0338">
            <w:pPr>
              <w:keepNext/>
              <w:overflowPunct/>
              <w:autoSpaceDE/>
              <w:autoSpaceDN/>
              <w:adjustRightInd/>
              <w:jc w:val="center"/>
              <w:textAlignment w:val="auto"/>
              <w:rPr>
                <w:rFonts w:ascii="Calibri" w:hAnsi="Calibri" w:cs="Calibri"/>
                <w:b/>
                <w:bCs/>
                <w:color w:val="FF0000"/>
                <w:sz w:val="18"/>
                <w:szCs w:val="18"/>
              </w:rPr>
            </w:pPr>
            <w:r w:rsidRPr="00AE24DE">
              <w:rPr>
                <w:b/>
                <w:bCs/>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32A80AC9"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GETSPCLCONSID</w:t>
            </w:r>
          </w:p>
        </w:tc>
        <w:tc>
          <w:tcPr>
            <w:tcW w:w="979" w:type="dxa"/>
            <w:tcBorders>
              <w:top w:val="single" w:sz="8" w:space="0" w:color="auto"/>
              <w:left w:val="nil"/>
              <w:bottom w:val="single" w:sz="8" w:space="0" w:color="auto"/>
              <w:right w:val="dotted" w:sz="4" w:space="0" w:color="auto"/>
            </w:tcBorders>
            <w:shd w:val="clear" w:color="auto" w:fill="auto"/>
          </w:tcPr>
          <w:p w14:paraId="73B28BA5"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23A435D9"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6DB297E0" w14:textId="77777777" w:rsidR="00797205" w:rsidRPr="00797205" w:rsidRDefault="00797205" w:rsidP="00797205">
            <w:pPr>
              <w:keepNext/>
              <w:overflowPunct/>
              <w:autoSpaceDE/>
              <w:autoSpaceDN/>
              <w:adjustRightInd/>
              <w:jc w:val="center"/>
              <w:textAlignment w:val="auto"/>
              <w:rPr>
                <w:rFonts w:ascii="Calibri" w:hAnsi="Calibri" w:cs="Calibri"/>
                <w:b/>
                <w:bCs/>
                <w:color w:val="000000"/>
                <w:sz w:val="18"/>
                <w:szCs w:val="18"/>
              </w:rPr>
            </w:pPr>
            <w:r w:rsidRPr="00797205">
              <w:rPr>
                <w:rFonts w:ascii="Calibri" w:hAnsi="Calibri" w:cs="Calibri"/>
                <w:b/>
                <w:bCs/>
                <w:color w:val="000000"/>
                <w:sz w:val="18"/>
                <w:szCs w:val="18"/>
              </w:rPr>
              <w:t xml:space="preserve">  </w:t>
            </w:r>
            <w:proofErr w:type="spellStart"/>
            <w:r w:rsidRPr="00797205">
              <w:rPr>
                <w:rFonts w:ascii="Calibri" w:hAnsi="Calibri" w:cs="Calibri"/>
                <w:b/>
                <w:bCs/>
                <w:color w:val="000000"/>
                <w:sz w:val="18"/>
                <w:szCs w:val="18"/>
              </w:rPr>
              <w:t>RequestIEN</w:t>
            </w:r>
            <w:proofErr w:type="spellEnd"/>
            <w:r w:rsidRPr="00797205">
              <w:rPr>
                <w:rFonts w:ascii="Calibri" w:hAnsi="Calibri" w:cs="Calibri"/>
                <w:b/>
                <w:bCs/>
                <w:color w:val="000000"/>
                <w:sz w:val="18"/>
                <w:szCs w:val="18"/>
              </w:rPr>
              <w:t>;</w:t>
            </w:r>
          </w:p>
          <w:p w14:paraId="7779689A" w14:textId="77777777" w:rsidR="009A384E" w:rsidRPr="00C54165" w:rsidRDefault="00797205" w:rsidP="00797205">
            <w:pPr>
              <w:keepNext/>
              <w:overflowPunct/>
              <w:autoSpaceDE/>
              <w:autoSpaceDN/>
              <w:adjustRightInd/>
              <w:jc w:val="center"/>
              <w:textAlignment w:val="auto"/>
              <w:rPr>
                <w:rFonts w:ascii="Calibri" w:hAnsi="Calibri" w:cs="Calibri"/>
                <w:b/>
                <w:bCs/>
                <w:color w:val="000000"/>
                <w:sz w:val="18"/>
                <w:szCs w:val="18"/>
              </w:rPr>
            </w:pPr>
            <w:r w:rsidRPr="00797205">
              <w:rPr>
                <w:rFonts w:ascii="Calibri" w:hAnsi="Calibri" w:cs="Calibri"/>
                <w:b/>
                <w:bCs/>
                <w:color w:val="000000"/>
                <w:sz w:val="18"/>
                <w:szCs w:val="18"/>
              </w:rPr>
              <w:t xml:space="preserve">  </w:t>
            </w:r>
            <w:proofErr w:type="spellStart"/>
            <w:r w:rsidRPr="00797205">
              <w:rPr>
                <w:rFonts w:ascii="Calibri" w:hAnsi="Calibri" w:cs="Calibri"/>
                <w:b/>
                <w:bCs/>
                <w:color w:val="000000"/>
                <w:sz w:val="18"/>
                <w:szCs w:val="18"/>
              </w:rPr>
              <w:t>PType</w:t>
            </w:r>
            <w:proofErr w:type="spellEnd"/>
            <w:r w:rsidRPr="00797205">
              <w:rPr>
                <w:rFonts w:ascii="Calibri" w:hAnsi="Calibri" w:cs="Calibri"/>
                <w:b/>
                <w:bCs/>
                <w:color w:val="000000"/>
                <w:sz w:val="18"/>
                <w:szCs w:val="18"/>
              </w:rPr>
              <w:t xml:space="preserve"> := literal;</w:t>
            </w:r>
          </w:p>
        </w:tc>
      </w:tr>
      <w:tr w:rsidR="003D2983" w:rsidRPr="00335D43" w14:paraId="2204B184" w14:textId="77777777" w:rsidTr="008562E1">
        <w:trPr>
          <w:trHeight w:val="1124"/>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B31E4B0" w14:textId="77777777" w:rsidR="009A384E" w:rsidRPr="006E2E67" w:rsidRDefault="009A384E" w:rsidP="00216628">
            <w:pPr>
              <w:jc w:val="center"/>
              <w:rPr>
                <w:rFonts w:ascii="Calibri" w:hAnsi="Calibri" w:cs="Calibri"/>
                <w:bCs/>
                <w:color w:val="548DD4"/>
                <w:sz w:val="18"/>
                <w:szCs w:val="18"/>
              </w:rPr>
            </w:pPr>
            <w:r w:rsidRPr="006E2E67">
              <w:rPr>
                <w:rFonts w:ascii="Calibri" w:hAnsi="Calibri"/>
                <w:color w:val="548DD4"/>
                <w:sz w:val="18"/>
                <w:szCs w:val="18"/>
              </w:rPr>
              <w:t>DVBA CAPRI LISTCLAIMTYPE</w:t>
            </w:r>
          </w:p>
        </w:tc>
        <w:tc>
          <w:tcPr>
            <w:tcW w:w="825" w:type="dxa"/>
            <w:gridSpan w:val="2"/>
            <w:tcBorders>
              <w:top w:val="single" w:sz="8" w:space="0" w:color="auto"/>
              <w:left w:val="nil"/>
              <w:bottom w:val="single" w:sz="8" w:space="0" w:color="auto"/>
              <w:right w:val="dotted" w:sz="4" w:space="0" w:color="auto"/>
            </w:tcBorders>
            <w:shd w:val="clear" w:color="auto" w:fill="auto"/>
          </w:tcPr>
          <w:p w14:paraId="241F1366" w14:textId="77777777" w:rsidR="009A384E" w:rsidRPr="006E2E67" w:rsidRDefault="009A384E" w:rsidP="001C4D1D">
            <w:pPr>
              <w:keepNext/>
              <w:overflowPunct/>
              <w:autoSpaceDE/>
              <w:autoSpaceDN/>
              <w:adjustRightInd/>
              <w:jc w:val="center"/>
              <w:textAlignment w:val="auto"/>
              <w:rPr>
                <w:rFonts w:ascii="Calibri" w:hAnsi="Calibri" w:cs="Calibri"/>
                <w:b/>
                <w:bCs/>
                <w:color w:val="548DD4"/>
                <w:sz w:val="18"/>
                <w:szCs w:val="18"/>
              </w:rPr>
            </w:pPr>
            <w:r>
              <w:rPr>
                <w:rFonts w:ascii="Calibri" w:hAnsi="Calibri" w:cs="Calibri"/>
                <w:b/>
                <w:bCs/>
                <w:color w:val="000000"/>
                <w:sz w:val="18"/>
                <w:szCs w:val="18"/>
              </w:rPr>
              <w:t>LSTCT</w:t>
            </w:r>
          </w:p>
        </w:tc>
        <w:tc>
          <w:tcPr>
            <w:tcW w:w="927" w:type="dxa"/>
            <w:gridSpan w:val="2"/>
            <w:tcBorders>
              <w:top w:val="single" w:sz="8" w:space="0" w:color="auto"/>
              <w:left w:val="nil"/>
              <w:bottom w:val="single" w:sz="8" w:space="0" w:color="auto"/>
              <w:right w:val="dotted" w:sz="4" w:space="0" w:color="auto"/>
            </w:tcBorders>
            <w:shd w:val="clear" w:color="auto" w:fill="auto"/>
          </w:tcPr>
          <w:p w14:paraId="5737F344" w14:textId="77777777" w:rsidR="009A384E" w:rsidRPr="00056ECC" w:rsidRDefault="009A384E" w:rsidP="001C4D1D">
            <w:pPr>
              <w:keepNext/>
              <w:overflowPunct/>
              <w:autoSpaceDE/>
              <w:autoSpaceDN/>
              <w:adjustRightInd/>
              <w:ind w:left="-108" w:right="-108"/>
              <w:jc w:val="center"/>
              <w:textAlignment w:val="auto"/>
              <w:rPr>
                <w:rFonts w:ascii="Calibri" w:hAnsi="Calibri" w:cs="Calibri"/>
                <w:bCs/>
                <w:color w:val="548DD4"/>
                <w:sz w:val="18"/>
                <w:szCs w:val="18"/>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187C4EE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73EC77B1" w14:textId="77777777" w:rsidR="009A384E" w:rsidRPr="00056ECC" w:rsidRDefault="009A384E" w:rsidP="001C4D1D">
            <w:pPr>
              <w:keepNext/>
              <w:overflowPunct/>
              <w:autoSpaceDE/>
              <w:autoSpaceDN/>
              <w:adjustRightInd/>
              <w:jc w:val="center"/>
              <w:textAlignment w:val="auto"/>
              <w:rPr>
                <w:b/>
                <w:bCs/>
                <w:color w:val="548DD4"/>
                <w:sz w:val="16"/>
                <w:szCs w:val="16"/>
              </w:rPr>
            </w:pPr>
            <w:r w:rsidRPr="00AE24DE">
              <w:rPr>
                <w:sz w:val="16"/>
                <w:szCs w:val="16"/>
              </w:rPr>
              <w:t>This RPC returns a list (array) of valid Claim Types</w:t>
            </w:r>
          </w:p>
        </w:tc>
        <w:tc>
          <w:tcPr>
            <w:tcW w:w="1003" w:type="dxa"/>
            <w:gridSpan w:val="2"/>
            <w:tcBorders>
              <w:top w:val="single" w:sz="8" w:space="0" w:color="auto"/>
              <w:left w:val="nil"/>
              <w:bottom w:val="single" w:sz="8" w:space="0" w:color="auto"/>
              <w:right w:val="dotted" w:sz="4" w:space="0" w:color="auto"/>
            </w:tcBorders>
            <w:shd w:val="clear" w:color="auto" w:fill="auto"/>
          </w:tcPr>
          <w:p w14:paraId="51B8B7D6"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b/>
                <w:bCs/>
                <w:color w:val="000000"/>
                <w:sz w:val="16"/>
                <w:szCs w:val="16"/>
              </w:rPr>
              <w:t>NONE</w:t>
            </w:r>
          </w:p>
        </w:tc>
        <w:tc>
          <w:tcPr>
            <w:tcW w:w="2593" w:type="dxa"/>
            <w:gridSpan w:val="3"/>
            <w:tcBorders>
              <w:top w:val="single" w:sz="8" w:space="0" w:color="auto"/>
              <w:left w:val="nil"/>
              <w:bottom w:val="single" w:sz="8" w:space="0" w:color="auto"/>
              <w:right w:val="single" w:sz="8" w:space="0" w:color="auto"/>
            </w:tcBorders>
            <w:shd w:val="clear" w:color="auto" w:fill="auto"/>
          </w:tcPr>
          <w:p w14:paraId="3671745E"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AE24DE">
              <w:rPr>
                <w:sz w:val="16"/>
                <w:szCs w:val="16"/>
              </w:rPr>
              <w:t>List of valid Claim Types</w:t>
            </w:r>
          </w:p>
        </w:tc>
        <w:tc>
          <w:tcPr>
            <w:tcW w:w="1065" w:type="dxa"/>
            <w:gridSpan w:val="6"/>
            <w:tcBorders>
              <w:top w:val="single" w:sz="8" w:space="0" w:color="auto"/>
              <w:left w:val="nil"/>
              <w:bottom w:val="single" w:sz="8" w:space="0" w:color="auto"/>
              <w:right w:val="dotted" w:sz="4" w:space="0" w:color="auto"/>
            </w:tcBorders>
            <w:shd w:val="clear" w:color="auto" w:fill="auto"/>
          </w:tcPr>
          <w:p w14:paraId="398A1C01"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LISTCLAIMTYPE</w:t>
            </w:r>
          </w:p>
        </w:tc>
        <w:tc>
          <w:tcPr>
            <w:tcW w:w="979" w:type="dxa"/>
            <w:tcBorders>
              <w:top w:val="single" w:sz="8" w:space="0" w:color="auto"/>
              <w:left w:val="nil"/>
              <w:bottom w:val="single" w:sz="8" w:space="0" w:color="auto"/>
              <w:right w:val="dotted" w:sz="4" w:space="0" w:color="auto"/>
            </w:tcBorders>
            <w:shd w:val="clear" w:color="auto" w:fill="auto"/>
          </w:tcPr>
          <w:p w14:paraId="026134C0" w14:textId="77777777" w:rsidR="009A384E"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p w14:paraId="663149D1" w14:textId="77777777" w:rsidR="00797205"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0BE9CD3E" w14:textId="77777777" w:rsidR="009A384E" w:rsidRPr="00C54165" w:rsidRDefault="003240C3"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237386BC"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04EF9FDF"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91AD8EA" w14:textId="77777777" w:rsidR="009A384E" w:rsidRPr="006E2E67" w:rsidRDefault="009A384E" w:rsidP="00216628">
            <w:pPr>
              <w:jc w:val="center"/>
              <w:rPr>
                <w:rFonts w:ascii="Calibri" w:hAnsi="Calibri"/>
                <w:color w:val="548DD4"/>
                <w:sz w:val="18"/>
                <w:szCs w:val="18"/>
              </w:rPr>
            </w:pPr>
            <w:r w:rsidRPr="006E2E67">
              <w:rPr>
                <w:rFonts w:ascii="Calibri" w:hAnsi="Calibri"/>
                <w:color w:val="548DD4"/>
                <w:sz w:val="18"/>
                <w:szCs w:val="18"/>
              </w:rPr>
              <w:t>DVBA CAPRI LISTINSUFRSN</w:t>
            </w:r>
          </w:p>
        </w:tc>
        <w:tc>
          <w:tcPr>
            <w:tcW w:w="825" w:type="dxa"/>
            <w:gridSpan w:val="2"/>
            <w:tcBorders>
              <w:top w:val="single" w:sz="8" w:space="0" w:color="auto"/>
              <w:left w:val="nil"/>
              <w:bottom w:val="single" w:sz="8" w:space="0" w:color="auto"/>
              <w:right w:val="dotted" w:sz="4" w:space="0" w:color="auto"/>
            </w:tcBorders>
            <w:shd w:val="clear" w:color="auto" w:fill="auto"/>
          </w:tcPr>
          <w:p w14:paraId="0600592F"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761DC7">
              <w:rPr>
                <w:b/>
                <w:bCs/>
                <w:color w:val="000000"/>
                <w:sz w:val="16"/>
                <w:szCs w:val="16"/>
              </w:rPr>
              <w:t>LSTIR</w:t>
            </w:r>
          </w:p>
        </w:tc>
        <w:tc>
          <w:tcPr>
            <w:tcW w:w="927" w:type="dxa"/>
            <w:gridSpan w:val="2"/>
            <w:tcBorders>
              <w:top w:val="single" w:sz="8" w:space="0" w:color="auto"/>
              <w:left w:val="nil"/>
              <w:bottom w:val="single" w:sz="8" w:space="0" w:color="auto"/>
              <w:right w:val="dotted" w:sz="4" w:space="0" w:color="auto"/>
            </w:tcBorders>
            <w:shd w:val="clear" w:color="auto" w:fill="auto"/>
          </w:tcPr>
          <w:p w14:paraId="566A2130"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auto"/>
          </w:tcPr>
          <w:p w14:paraId="4088025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CCF47AF" w14:textId="77777777" w:rsidR="009A384E" w:rsidRPr="00D505F9" w:rsidRDefault="009A384E" w:rsidP="00D505F9">
            <w:pPr>
              <w:overflowPunct/>
              <w:textAlignment w:val="auto"/>
              <w:rPr>
                <w:sz w:val="16"/>
                <w:szCs w:val="16"/>
              </w:rPr>
            </w:pPr>
            <w:r w:rsidRPr="00D505F9">
              <w:rPr>
                <w:sz w:val="16"/>
                <w:szCs w:val="16"/>
              </w:rPr>
              <w:t xml:space="preserve">This RPC returns a list (array) of valid Insufficient Reasons that can be </w:t>
            </w:r>
          </w:p>
          <w:p w14:paraId="76FDCA41" w14:textId="77777777" w:rsidR="009A384E" w:rsidRPr="0019682D" w:rsidRDefault="009A384E" w:rsidP="0019682D">
            <w:pPr>
              <w:keepNext/>
              <w:overflowPunct/>
              <w:autoSpaceDE/>
              <w:autoSpaceDN/>
              <w:adjustRightInd/>
              <w:jc w:val="center"/>
              <w:textAlignment w:val="auto"/>
              <w:rPr>
                <w:b/>
                <w:bCs/>
                <w:sz w:val="16"/>
                <w:szCs w:val="16"/>
              </w:rPr>
            </w:pPr>
            <w:r w:rsidRPr="00D505F9">
              <w:rPr>
                <w:sz w:val="16"/>
                <w:szCs w:val="16"/>
              </w:rPr>
              <w:t xml:space="preserve"> linked to a 2507</w:t>
            </w:r>
            <w:r>
              <w:rPr>
                <w:rFonts w:ascii="r_ansi" w:hAnsi="r_ansi" w:cs="r_ansi"/>
                <w:sz w:val="20"/>
              </w:rPr>
              <w:t xml:space="preserve"> </w:t>
            </w:r>
            <w:r w:rsidRPr="00B079A4">
              <w:rPr>
                <w:sz w:val="16"/>
                <w:szCs w:val="16"/>
              </w:rPr>
              <w:t>exam.</w:t>
            </w:r>
          </w:p>
        </w:tc>
        <w:tc>
          <w:tcPr>
            <w:tcW w:w="1003" w:type="dxa"/>
            <w:gridSpan w:val="2"/>
            <w:tcBorders>
              <w:top w:val="single" w:sz="8" w:space="0" w:color="auto"/>
              <w:left w:val="nil"/>
              <w:bottom w:val="single" w:sz="8" w:space="0" w:color="auto"/>
              <w:right w:val="dotted" w:sz="4" w:space="0" w:color="auto"/>
            </w:tcBorders>
            <w:shd w:val="clear" w:color="auto" w:fill="auto"/>
          </w:tcPr>
          <w:p w14:paraId="01451CF9" w14:textId="77777777" w:rsidR="009A384E" w:rsidRPr="0019682D" w:rsidRDefault="009A384E" w:rsidP="001C4D1D">
            <w:pPr>
              <w:keepNext/>
              <w:overflowPunct/>
              <w:autoSpaceDE/>
              <w:autoSpaceDN/>
              <w:adjustRightInd/>
              <w:ind w:left="-108" w:right="-108"/>
              <w:jc w:val="center"/>
              <w:textAlignment w:val="auto"/>
              <w:rPr>
                <w:b/>
                <w:bCs/>
                <w:sz w:val="16"/>
                <w:szCs w:val="16"/>
              </w:rPr>
            </w:pPr>
            <w:r>
              <w:rPr>
                <w:rFonts w:ascii="Calibri" w:hAnsi="Calibri" w:cs="Calibri"/>
                <w:b/>
                <w:bCs/>
                <w:color w:val="000000"/>
                <w:sz w:val="16"/>
                <w:szCs w:val="18"/>
              </w:rPr>
              <w:t>NONE</w:t>
            </w:r>
          </w:p>
        </w:tc>
        <w:tc>
          <w:tcPr>
            <w:tcW w:w="2593" w:type="dxa"/>
            <w:gridSpan w:val="3"/>
            <w:tcBorders>
              <w:top w:val="single" w:sz="8" w:space="0" w:color="auto"/>
              <w:left w:val="nil"/>
              <w:bottom w:val="single" w:sz="8" w:space="0" w:color="auto"/>
              <w:right w:val="single" w:sz="8" w:space="0" w:color="auto"/>
            </w:tcBorders>
            <w:shd w:val="clear" w:color="auto" w:fill="auto"/>
          </w:tcPr>
          <w:p w14:paraId="53752B96" w14:textId="77777777" w:rsidR="009A384E" w:rsidRPr="0019682D" w:rsidRDefault="009A384E" w:rsidP="001C4D1D">
            <w:pPr>
              <w:keepNext/>
              <w:overflowPunct/>
              <w:autoSpaceDE/>
              <w:autoSpaceDN/>
              <w:adjustRightInd/>
              <w:jc w:val="center"/>
              <w:textAlignment w:val="auto"/>
              <w:rPr>
                <w:b/>
                <w:bCs/>
                <w:color w:val="000000"/>
                <w:sz w:val="18"/>
                <w:szCs w:val="18"/>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5115FCFF" w14:textId="77777777" w:rsidR="009A384E" w:rsidRPr="00C54165" w:rsidRDefault="00BB3B3A"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LISTINSUFRSN</w:t>
            </w:r>
          </w:p>
        </w:tc>
        <w:tc>
          <w:tcPr>
            <w:tcW w:w="979" w:type="dxa"/>
            <w:tcBorders>
              <w:top w:val="single" w:sz="8" w:space="0" w:color="auto"/>
              <w:left w:val="nil"/>
              <w:bottom w:val="single" w:sz="8" w:space="0" w:color="auto"/>
              <w:right w:val="dotted" w:sz="4" w:space="0" w:color="auto"/>
            </w:tcBorders>
            <w:shd w:val="clear" w:color="auto" w:fill="auto"/>
          </w:tcPr>
          <w:p w14:paraId="5397B055"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7D5483B8" w14:textId="77777777" w:rsidR="009A384E" w:rsidRPr="00C54165" w:rsidRDefault="00BB3B3A"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2E4E17B1"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37A12ED7" w14:textId="77777777" w:rsidTr="008562E1">
        <w:trPr>
          <w:trHeight w:val="1464"/>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77D4D4D2" w14:textId="77777777" w:rsidR="009A384E" w:rsidRPr="006E2E67" w:rsidRDefault="009A384E" w:rsidP="00216628">
            <w:pPr>
              <w:jc w:val="center"/>
              <w:rPr>
                <w:rFonts w:ascii="Calibri" w:hAnsi="Calibri"/>
                <w:color w:val="548DD4"/>
                <w:sz w:val="18"/>
                <w:szCs w:val="18"/>
              </w:rPr>
            </w:pPr>
            <w:r w:rsidRPr="006E2E67">
              <w:rPr>
                <w:rFonts w:ascii="Calibri" w:hAnsi="Calibri"/>
                <w:color w:val="548DD4"/>
                <w:sz w:val="18"/>
                <w:szCs w:val="18"/>
              </w:rPr>
              <w:t>DVBA CAPRI LISTSPCLCONSID</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AF57FF0"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LSTSC</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7739F991"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062838A6" w14:textId="77777777" w:rsidR="009A384E" w:rsidRPr="000A679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5011ED47" w14:textId="77777777" w:rsidR="009A384E" w:rsidRPr="00B7441F" w:rsidRDefault="009A384E" w:rsidP="00B7441F">
            <w:pPr>
              <w:overflowPunct/>
              <w:textAlignment w:val="auto"/>
              <w:rPr>
                <w:sz w:val="16"/>
                <w:szCs w:val="16"/>
              </w:rPr>
            </w:pPr>
            <w:r w:rsidRPr="00B7441F">
              <w:rPr>
                <w:sz w:val="16"/>
                <w:szCs w:val="16"/>
              </w:rPr>
              <w:t xml:space="preserve">This RPC returns an array (listing) of valid special considerations that </w:t>
            </w:r>
          </w:p>
          <w:p w14:paraId="5AC8A6BE" w14:textId="77777777" w:rsidR="009A384E" w:rsidRPr="000A679E" w:rsidRDefault="009A384E" w:rsidP="000A679E">
            <w:pPr>
              <w:keepNext/>
              <w:overflowPunct/>
              <w:autoSpaceDE/>
              <w:autoSpaceDN/>
              <w:adjustRightInd/>
              <w:jc w:val="center"/>
              <w:textAlignment w:val="auto"/>
              <w:rPr>
                <w:b/>
                <w:bCs/>
                <w:color w:val="000000"/>
                <w:sz w:val="16"/>
                <w:szCs w:val="16"/>
              </w:rPr>
            </w:pPr>
            <w:r w:rsidRPr="00B7441F">
              <w:rPr>
                <w:sz w:val="16"/>
                <w:szCs w:val="16"/>
              </w:rPr>
              <w:t xml:space="preserve"> can be linked to a 2507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5EB19AB7" w14:textId="77777777" w:rsidR="009A384E" w:rsidRPr="000A679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6"/>
                <w:szCs w:val="18"/>
              </w:rPr>
              <w:t>NONE</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5E895A8F" w14:textId="77777777" w:rsidR="009A384E" w:rsidRPr="000A679E"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5664185C"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LISTSPCLCONSID</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5907574A" w14:textId="77777777" w:rsidR="009A384E"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p w14:paraId="09AC91DF" w14:textId="77777777" w:rsidR="00797205" w:rsidRPr="00C54165" w:rsidRDefault="00797205"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3C64BF46"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000AC12B" w14:textId="77777777" w:rsidR="009A384E" w:rsidRPr="00C54165" w:rsidRDefault="00797205"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10405134" w14:textId="77777777" w:rsidTr="008562E1">
        <w:trPr>
          <w:trHeight w:val="117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3D8ECBFE" w14:textId="77777777" w:rsidR="009A384E" w:rsidRPr="00AE24DE" w:rsidRDefault="009A384E" w:rsidP="00216628">
            <w:pPr>
              <w:jc w:val="center"/>
              <w:rPr>
                <w:color w:val="548DD4"/>
                <w:sz w:val="16"/>
                <w:szCs w:val="16"/>
              </w:rPr>
            </w:pPr>
            <w:r w:rsidRPr="006E2E67">
              <w:rPr>
                <w:rFonts w:ascii="Calibri" w:hAnsi="Calibri"/>
                <w:color w:val="548DD4"/>
                <w:sz w:val="18"/>
                <w:szCs w:val="18"/>
              </w:rPr>
              <w:lastRenderedPageBreak/>
              <w:t>DVBA CAPRI SETCLAIMTYPE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A34A73E" w14:textId="77777777" w:rsidR="009A384E" w:rsidRPr="00AE24DE"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SETCT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100B271" w14:textId="77777777" w:rsidR="009A384E" w:rsidRPr="00AE24DE" w:rsidRDefault="009A384E" w:rsidP="0018790C">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8"/>
                <w:szCs w:val="18"/>
              </w:rPr>
              <w:t>DVBACPR1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2CA6660" w14:textId="77777777" w:rsidR="009A384E" w:rsidRPr="00AE24D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9C65C19" w14:textId="77777777" w:rsidR="009A384E" w:rsidRPr="002C09C9" w:rsidRDefault="009A384E" w:rsidP="002C09C9">
            <w:pPr>
              <w:overflowPunct/>
              <w:textAlignment w:val="auto"/>
              <w:rPr>
                <w:sz w:val="16"/>
                <w:szCs w:val="16"/>
              </w:rPr>
            </w:pPr>
            <w:r w:rsidRPr="002C09C9">
              <w:rPr>
                <w:sz w:val="16"/>
                <w:szCs w:val="16"/>
              </w:rPr>
              <w:t xml:space="preserve">This RPC returns the status of Claim Types passed to be set to a valid </w:t>
            </w:r>
          </w:p>
          <w:p w14:paraId="09C80227" w14:textId="77777777" w:rsidR="009A384E" w:rsidRPr="00AE24DE" w:rsidRDefault="009A384E" w:rsidP="0018790C">
            <w:pPr>
              <w:keepNext/>
              <w:overflowPunct/>
              <w:autoSpaceDE/>
              <w:autoSpaceDN/>
              <w:adjustRightInd/>
              <w:jc w:val="center"/>
              <w:textAlignment w:val="auto"/>
              <w:rPr>
                <w:b/>
                <w:bCs/>
                <w:color w:val="000000"/>
                <w:sz w:val="16"/>
                <w:szCs w:val="16"/>
              </w:rPr>
            </w:pPr>
            <w:r w:rsidRPr="002C09C9">
              <w:rPr>
                <w:sz w:val="16"/>
                <w:szCs w:val="16"/>
              </w:rPr>
              <w:t xml:space="preserve"> 2507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59074831" w14:textId="77777777" w:rsidR="009A384E" w:rsidRPr="00AE24DE" w:rsidRDefault="009A384E" w:rsidP="001C4D1D">
            <w:pPr>
              <w:keepNext/>
              <w:overflowPunct/>
              <w:autoSpaceDE/>
              <w:autoSpaceDN/>
              <w:adjustRightInd/>
              <w:ind w:left="-108" w:right="-108"/>
              <w:jc w:val="center"/>
              <w:textAlignment w:val="auto"/>
              <w:rPr>
                <w:b/>
                <w:bCs/>
                <w:color w:val="000000"/>
                <w:sz w:val="16"/>
                <w:szCs w:val="16"/>
              </w:rPr>
            </w:pPr>
            <w:r>
              <w:rPr>
                <w:rFonts w:ascii="Calibri" w:hAnsi="Calibri" w:cs="Calibri"/>
                <w:b/>
                <w:bCs/>
                <w:color w:val="000000"/>
                <w:sz w:val="16"/>
                <w:szCs w:val="18"/>
              </w:rPr>
              <w:t>ARRACT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07695838" w14:textId="77777777" w:rsidR="009A384E" w:rsidRPr="00AE24DE" w:rsidRDefault="009A384E" w:rsidP="001C4D1D">
            <w:pPr>
              <w:keepNext/>
              <w:overflowPunct/>
              <w:autoSpaceDE/>
              <w:autoSpaceDN/>
              <w:adjustRightInd/>
              <w:jc w:val="center"/>
              <w:textAlignment w:val="auto"/>
              <w:rPr>
                <w:b/>
                <w:bCs/>
                <w:color w:val="000000"/>
                <w:sz w:val="16"/>
                <w:szCs w:val="16"/>
              </w:rPr>
            </w:pPr>
            <w:r w:rsidRPr="002C09C9">
              <w:rPr>
                <w:sz w:val="16"/>
                <w:szCs w:val="16"/>
              </w:rPr>
              <w:t>Returns status of Claim Type sets</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6F6A1CB4"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SETCLAIMTYPE</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54DC26B7" w14:textId="77777777" w:rsidR="009A384E"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p w14:paraId="1CC6281A" w14:textId="77777777" w:rsidR="009B40B8" w:rsidRPr="00C54165"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78FD3D51"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26263E65" w14:textId="77777777" w:rsidR="009A384E"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RequestIEN</w:t>
            </w:r>
            <w:proofErr w:type="spellEnd"/>
          </w:p>
          <w:p w14:paraId="243466CF" w14:textId="77777777" w:rsidR="009B40B8"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literal;</w:t>
            </w:r>
          </w:p>
          <w:p w14:paraId="0958DCEF" w14:textId="77777777" w:rsidR="009B40B8" w:rsidRDefault="009B40B8" w:rsidP="001C4D1D">
            <w:pPr>
              <w:keepNext/>
              <w:overflowPunct/>
              <w:autoSpaceDE/>
              <w:autoSpaceDN/>
              <w:adjustRightInd/>
              <w:jc w:val="center"/>
              <w:textAlignment w:val="auto"/>
              <w:rPr>
                <w:rFonts w:ascii="Calibri" w:hAnsi="Calibri" w:cs="Calibri"/>
                <w:b/>
                <w:bCs/>
                <w:color w:val="000000"/>
                <w:sz w:val="18"/>
                <w:szCs w:val="18"/>
              </w:rPr>
            </w:pPr>
          </w:p>
          <w:p w14:paraId="3120661C" w14:textId="77777777" w:rsidR="009B40B8"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sidRPr="009B40B8">
              <w:rPr>
                <w:rFonts w:ascii="Calibri" w:hAnsi="Calibri" w:cs="Calibri"/>
                <w:b/>
                <w:bCs/>
                <w:color w:val="000000"/>
                <w:sz w:val="18"/>
                <w:szCs w:val="18"/>
              </w:rPr>
              <w:t>cbClaimType.Items</w:t>
            </w:r>
            <w:proofErr w:type="spellEnd"/>
            <w:r w:rsidRPr="009B40B8">
              <w:rPr>
                <w:rFonts w:ascii="Calibri" w:hAnsi="Calibri" w:cs="Calibri"/>
                <w:b/>
                <w:bCs/>
                <w:color w:val="000000"/>
                <w:sz w:val="18"/>
                <w:szCs w:val="18"/>
              </w:rPr>
              <w:t>[</w:t>
            </w:r>
            <w:proofErr w:type="spellStart"/>
            <w:r w:rsidRPr="009B40B8">
              <w:rPr>
                <w:rFonts w:ascii="Calibri" w:hAnsi="Calibri" w:cs="Calibri"/>
                <w:b/>
                <w:bCs/>
                <w:color w:val="000000"/>
                <w:sz w:val="18"/>
                <w:szCs w:val="18"/>
              </w:rPr>
              <w:t>cbClaimType.ItemIndex</w:t>
            </w:r>
            <w:proofErr w:type="spellEnd"/>
            <w:r w:rsidRPr="009B40B8">
              <w:rPr>
                <w:rFonts w:ascii="Calibri" w:hAnsi="Calibri" w:cs="Calibri"/>
                <w:b/>
                <w:bCs/>
                <w:color w:val="000000"/>
                <w:sz w:val="18"/>
                <w:szCs w:val="18"/>
              </w:rPr>
              <w:t>]</w:t>
            </w:r>
          </w:p>
          <w:p w14:paraId="42FA1D3C" w14:textId="77777777" w:rsidR="009B40B8" w:rsidRPr="00C54165"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 List</w:t>
            </w:r>
          </w:p>
        </w:tc>
      </w:tr>
      <w:tr w:rsidR="003D2983" w:rsidRPr="00335D43" w14:paraId="3A0C000D" w14:textId="77777777" w:rsidTr="008562E1">
        <w:trPr>
          <w:trHeight w:val="138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0E77F988" w14:textId="77777777" w:rsidR="009A384E" w:rsidRPr="006E2E67" w:rsidRDefault="009A384E" w:rsidP="00C703E3">
            <w:pPr>
              <w:rPr>
                <w:rFonts w:ascii="Calibri" w:hAnsi="Calibri"/>
                <w:color w:val="548DD4"/>
                <w:sz w:val="18"/>
                <w:szCs w:val="18"/>
              </w:rPr>
            </w:pPr>
            <w:r w:rsidRPr="006E2E67">
              <w:rPr>
                <w:rFonts w:ascii="Calibri" w:hAnsi="Calibri"/>
                <w:color w:val="548DD4"/>
                <w:sz w:val="18"/>
                <w:szCs w:val="18"/>
              </w:rPr>
              <w:t>DVBA CAPRI SETSPCLCONSID</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BAC8E61" w14:textId="77777777" w:rsidR="009A384E" w:rsidRPr="00761DC7"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SETSC</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15DEED04" w14:textId="77777777" w:rsidR="009A384E" w:rsidRPr="00761DC7" w:rsidRDefault="009A384E" w:rsidP="00761DC7">
            <w:pPr>
              <w:keepNext/>
              <w:overflowPunct/>
              <w:autoSpaceDE/>
              <w:autoSpaceDN/>
              <w:adjustRightInd/>
              <w:ind w:left="-115" w:right="-115"/>
              <w:jc w:val="center"/>
              <w:textAlignment w:val="auto"/>
              <w:rPr>
                <w:b/>
                <w:bCs/>
                <w:color w:val="000000"/>
                <w:sz w:val="16"/>
                <w:szCs w:val="16"/>
              </w:rPr>
            </w:pPr>
            <w:r>
              <w:rPr>
                <w:rFonts w:ascii="Calibri" w:hAnsi="Calibri" w:cs="Calibri"/>
                <w:b/>
                <w:bCs/>
                <w:color w:val="000000"/>
                <w:sz w:val="18"/>
                <w:szCs w:val="18"/>
              </w:rPr>
              <w:t>DVBCAPR1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24377AC3"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7F6D492D" w14:textId="77777777" w:rsidR="009A384E" w:rsidRPr="005516C0" w:rsidRDefault="009A384E" w:rsidP="005516C0">
            <w:pPr>
              <w:overflowPunct/>
              <w:textAlignment w:val="auto"/>
              <w:rPr>
                <w:sz w:val="16"/>
                <w:szCs w:val="16"/>
              </w:rPr>
            </w:pPr>
            <w:r w:rsidRPr="005516C0">
              <w:rPr>
                <w:sz w:val="16"/>
                <w:szCs w:val="16"/>
              </w:rPr>
              <w:t xml:space="preserve">This RPC sets the passed-in special considerations and links them to the </w:t>
            </w:r>
          </w:p>
          <w:p w14:paraId="1E9D4859" w14:textId="77777777" w:rsidR="009A384E" w:rsidRPr="00C54165" w:rsidRDefault="009A384E" w:rsidP="00D505F9">
            <w:pPr>
              <w:keepNext/>
              <w:overflowPunct/>
              <w:autoSpaceDE/>
              <w:autoSpaceDN/>
              <w:adjustRightInd/>
              <w:textAlignment w:val="auto"/>
              <w:rPr>
                <w:rFonts w:ascii="Calibri" w:hAnsi="Calibri" w:cs="Calibri"/>
                <w:b/>
                <w:bCs/>
                <w:color w:val="000000"/>
                <w:sz w:val="18"/>
                <w:szCs w:val="18"/>
              </w:rPr>
            </w:pPr>
            <w:r w:rsidRPr="005516C0">
              <w:rPr>
                <w:sz w:val="16"/>
                <w:szCs w:val="16"/>
              </w:rPr>
              <w:t xml:space="preserve"> passed-in 2507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12ED41B2"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2507 REQUEST IEN</w:t>
            </w:r>
          </w:p>
          <w:p w14:paraId="32FE087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SPECIAL CONSIDERATION LIST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56972C3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008857A2"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CAPRI SETSPCLCONSID</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09969BED" w14:textId="77777777" w:rsidR="009A384E"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NewExam</w:t>
            </w:r>
            <w:proofErr w:type="spellEnd"/>
          </w:p>
          <w:p w14:paraId="71E87DCE" w14:textId="77777777" w:rsidR="009B40B8" w:rsidRPr="00C54165" w:rsidRDefault="009B40B8"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7F2F41B4"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52F89458" w14:textId="77777777" w:rsidR="009B40B8" w:rsidRPr="009B40B8" w:rsidRDefault="009B40B8" w:rsidP="009B40B8">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 xml:space="preserve">  </w:t>
            </w:r>
            <w:proofErr w:type="spellStart"/>
            <w:r w:rsidRPr="009B40B8">
              <w:rPr>
                <w:rFonts w:ascii="Calibri" w:hAnsi="Calibri" w:cs="Calibri"/>
                <w:b/>
                <w:bCs/>
                <w:color w:val="000000"/>
                <w:sz w:val="18"/>
                <w:szCs w:val="18"/>
              </w:rPr>
              <w:t>RequestIEN</w:t>
            </w:r>
            <w:proofErr w:type="spellEnd"/>
            <w:r w:rsidRPr="009B40B8">
              <w:rPr>
                <w:rFonts w:ascii="Calibri" w:hAnsi="Calibri" w:cs="Calibri"/>
                <w:b/>
                <w:bCs/>
                <w:color w:val="000000"/>
                <w:sz w:val="18"/>
                <w:szCs w:val="18"/>
              </w:rPr>
              <w:t>;</w:t>
            </w:r>
          </w:p>
          <w:p w14:paraId="255FDAD9" w14:textId="77777777" w:rsidR="009B40B8" w:rsidRPr="009B40B8" w:rsidRDefault="009B40B8" w:rsidP="009B40B8">
            <w:pPr>
              <w:keepNext/>
              <w:overflowPunct/>
              <w:autoSpaceDE/>
              <w:autoSpaceDN/>
              <w:adjustRightInd/>
              <w:jc w:val="center"/>
              <w:textAlignment w:val="auto"/>
              <w:rPr>
                <w:rFonts w:ascii="Calibri" w:hAnsi="Calibri" w:cs="Calibri"/>
                <w:b/>
                <w:bCs/>
                <w:color w:val="000000"/>
                <w:sz w:val="18"/>
                <w:szCs w:val="18"/>
              </w:rPr>
            </w:pPr>
            <w:proofErr w:type="spellStart"/>
            <w:r w:rsidRPr="009B40B8">
              <w:rPr>
                <w:rFonts w:ascii="Calibri" w:hAnsi="Calibri" w:cs="Calibri"/>
                <w:b/>
                <w:bCs/>
                <w:color w:val="000000"/>
                <w:sz w:val="18"/>
                <w:szCs w:val="18"/>
              </w:rPr>
              <w:t>PType</w:t>
            </w:r>
            <w:proofErr w:type="spellEnd"/>
            <w:r w:rsidRPr="009B40B8">
              <w:rPr>
                <w:rFonts w:ascii="Calibri" w:hAnsi="Calibri" w:cs="Calibri"/>
                <w:b/>
                <w:bCs/>
                <w:color w:val="000000"/>
                <w:sz w:val="18"/>
                <w:szCs w:val="18"/>
              </w:rPr>
              <w:t xml:space="preserve"> := literal;</w:t>
            </w:r>
          </w:p>
          <w:p w14:paraId="695B795E" w14:textId="77777777" w:rsidR="009B40B8" w:rsidRPr="009B40B8" w:rsidRDefault="009B40B8" w:rsidP="009B40B8">
            <w:pPr>
              <w:keepNext/>
              <w:overflowPunct/>
              <w:autoSpaceDE/>
              <w:autoSpaceDN/>
              <w:adjustRightInd/>
              <w:jc w:val="center"/>
              <w:textAlignment w:val="auto"/>
              <w:rPr>
                <w:rFonts w:ascii="Calibri" w:hAnsi="Calibri" w:cs="Calibri"/>
                <w:b/>
                <w:bCs/>
                <w:color w:val="000000"/>
                <w:sz w:val="18"/>
                <w:szCs w:val="18"/>
              </w:rPr>
            </w:pPr>
            <w:r w:rsidRPr="009B40B8">
              <w:rPr>
                <w:rFonts w:ascii="Calibri" w:hAnsi="Calibri" w:cs="Calibri"/>
                <w:b/>
                <w:bCs/>
                <w:color w:val="000000"/>
                <w:sz w:val="18"/>
                <w:szCs w:val="18"/>
              </w:rPr>
              <w:t xml:space="preserve">    </w:t>
            </w:r>
          </w:p>
          <w:p w14:paraId="754BF060" w14:textId="77777777" w:rsidR="009A384E" w:rsidRDefault="009B40B8" w:rsidP="009B40B8">
            <w:pPr>
              <w:keepNext/>
              <w:overflowPunct/>
              <w:autoSpaceDE/>
              <w:autoSpaceDN/>
              <w:adjustRightInd/>
              <w:jc w:val="center"/>
              <w:textAlignment w:val="auto"/>
              <w:rPr>
                <w:rFonts w:ascii="Calibri" w:hAnsi="Calibri" w:cs="Calibri"/>
                <w:b/>
                <w:bCs/>
                <w:color w:val="000000"/>
                <w:sz w:val="18"/>
                <w:szCs w:val="18"/>
              </w:rPr>
            </w:pPr>
            <w:proofErr w:type="spellStart"/>
            <w:r w:rsidRPr="009B40B8">
              <w:rPr>
                <w:rFonts w:ascii="Calibri" w:hAnsi="Calibri" w:cs="Calibri"/>
                <w:b/>
                <w:bCs/>
                <w:color w:val="000000"/>
                <w:sz w:val="18"/>
                <w:szCs w:val="18"/>
              </w:rPr>
              <w:t>chklstSpecialConsiderations.Items</w:t>
            </w:r>
            <w:proofErr w:type="spellEnd"/>
            <w:r w:rsidRPr="009B40B8">
              <w:rPr>
                <w:rFonts w:ascii="Calibri" w:hAnsi="Calibri" w:cs="Calibri"/>
                <w:b/>
                <w:bCs/>
                <w:color w:val="000000"/>
                <w:sz w:val="18"/>
                <w:szCs w:val="18"/>
              </w:rPr>
              <w:t>[i];</w:t>
            </w:r>
          </w:p>
          <w:p w14:paraId="7D517BEC" w14:textId="77777777" w:rsidR="009B40B8" w:rsidRPr="00C54165" w:rsidRDefault="009B40B8" w:rsidP="009B40B8">
            <w:pPr>
              <w:keepNext/>
              <w:overflowPunct/>
              <w:autoSpaceDE/>
              <w:autoSpaceDN/>
              <w:adjustRightInd/>
              <w:jc w:val="center"/>
              <w:textAlignment w:val="auto"/>
              <w:rPr>
                <w:rFonts w:ascii="Calibri" w:hAnsi="Calibri" w:cs="Calibri"/>
                <w:b/>
                <w:bCs/>
                <w:color w:val="000000"/>
                <w:sz w:val="18"/>
                <w:szCs w:val="18"/>
              </w:rPr>
            </w:pPr>
            <w:proofErr w:type="spellStart"/>
            <w:r w:rsidRPr="009B40B8">
              <w:rPr>
                <w:rFonts w:ascii="Calibri" w:hAnsi="Calibri" w:cs="Calibri"/>
                <w:b/>
                <w:bCs/>
                <w:color w:val="000000"/>
                <w:sz w:val="18"/>
                <w:szCs w:val="18"/>
              </w:rPr>
              <w:t>PType</w:t>
            </w:r>
            <w:proofErr w:type="spellEnd"/>
            <w:r w:rsidRPr="009B40B8">
              <w:rPr>
                <w:rFonts w:ascii="Calibri" w:hAnsi="Calibri" w:cs="Calibri"/>
                <w:b/>
                <w:bCs/>
                <w:color w:val="000000"/>
                <w:sz w:val="18"/>
                <w:szCs w:val="18"/>
              </w:rPr>
              <w:t xml:space="preserve"> := list;</w:t>
            </w:r>
          </w:p>
        </w:tc>
      </w:tr>
      <w:tr w:rsidR="003D2983" w:rsidRPr="00335D43" w14:paraId="22647AB2" w14:textId="77777777" w:rsidTr="008562E1">
        <w:trPr>
          <w:trHeight w:val="101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96ABB2D" w14:textId="77777777" w:rsidR="009A384E" w:rsidRPr="006E2E67" w:rsidRDefault="009A384E" w:rsidP="00216628">
            <w:pPr>
              <w:jc w:val="center"/>
              <w:rPr>
                <w:rFonts w:ascii="Calibri" w:hAnsi="Calibri"/>
                <w:color w:val="548DD4"/>
                <w:sz w:val="18"/>
                <w:szCs w:val="18"/>
              </w:rPr>
            </w:pPr>
            <w:r w:rsidRPr="00967989">
              <w:rPr>
                <w:color w:val="000000"/>
                <w:sz w:val="16"/>
                <w:szCs w:val="16"/>
              </w:rPr>
              <w:t>DVBA CHECK PATCH</w:t>
            </w:r>
          </w:p>
        </w:tc>
        <w:tc>
          <w:tcPr>
            <w:tcW w:w="825" w:type="dxa"/>
            <w:gridSpan w:val="2"/>
            <w:tcBorders>
              <w:top w:val="single" w:sz="8" w:space="0" w:color="auto"/>
              <w:left w:val="nil"/>
              <w:bottom w:val="single" w:sz="8" w:space="0" w:color="auto"/>
              <w:right w:val="dotted" w:sz="4" w:space="0" w:color="auto"/>
            </w:tcBorders>
            <w:shd w:val="clear" w:color="auto" w:fill="auto"/>
          </w:tcPr>
          <w:p w14:paraId="0E9B9FFE"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CHEC</w:t>
            </w:r>
          </w:p>
        </w:tc>
        <w:tc>
          <w:tcPr>
            <w:tcW w:w="927" w:type="dxa"/>
            <w:gridSpan w:val="2"/>
            <w:tcBorders>
              <w:top w:val="single" w:sz="8" w:space="0" w:color="auto"/>
              <w:left w:val="nil"/>
              <w:bottom w:val="single" w:sz="8" w:space="0" w:color="auto"/>
              <w:right w:val="dotted" w:sz="4" w:space="0" w:color="auto"/>
            </w:tcBorders>
            <w:shd w:val="clear" w:color="auto" w:fill="auto"/>
          </w:tcPr>
          <w:p w14:paraId="0355837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DVBAB1B</w:t>
            </w:r>
          </w:p>
        </w:tc>
        <w:tc>
          <w:tcPr>
            <w:tcW w:w="926" w:type="dxa"/>
            <w:gridSpan w:val="2"/>
            <w:tcBorders>
              <w:top w:val="single" w:sz="8" w:space="0" w:color="auto"/>
              <w:left w:val="nil"/>
              <w:bottom w:val="single" w:sz="8" w:space="0" w:color="auto"/>
              <w:right w:val="dotted" w:sz="4" w:space="0" w:color="auto"/>
            </w:tcBorders>
            <w:shd w:val="clear" w:color="auto" w:fill="auto"/>
          </w:tcPr>
          <w:p w14:paraId="02A0CB1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6D9CE66F" w14:textId="77777777" w:rsidR="009A384E" w:rsidRPr="00C54165" w:rsidRDefault="009A384E" w:rsidP="00B7441F">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This RPC is a wrapper for the supported $$PATCH^XPDUTL API to determine whether a given patch is installed or not "1^Patch Is Installed" is returned on success; otherwise "0^Patch Is Not Installed" is returned.</w:t>
            </w:r>
          </w:p>
        </w:tc>
        <w:tc>
          <w:tcPr>
            <w:tcW w:w="1003" w:type="dxa"/>
            <w:gridSpan w:val="2"/>
            <w:tcBorders>
              <w:top w:val="single" w:sz="8" w:space="0" w:color="auto"/>
              <w:left w:val="nil"/>
              <w:bottom w:val="single" w:sz="8" w:space="0" w:color="auto"/>
              <w:right w:val="dotted" w:sz="4" w:space="0" w:color="auto"/>
            </w:tcBorders>
            <w:shd w:val="clear" w:color="auto" w:fill="auto"/>
          </w:tcPr>
          <w:p w14:paraId="3741146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sidRPr="00967989">
              <w:rPr>
                <w:color w:val="000000"/>
                <w:sz w:val="16"/>
                <w:szCs w:val="16"/>
              </w:rPr>
              <w:t>DVBPATCH</w:t>
            </w:r>
          </w:p>
        </w:tc>
        <w:tc>
          <w:tcPr>
            <w:tcW w:w="2593" w:type="dxa"/>
            <w:gridSpan w:val="3"/>
            <w:tcBorders>
              <w:top w:val="single" w:sz="8" w:space="0" w:color="auto"/>
              <w:left w:val="nil"/>
              <w:bottom w:val="single" w:sz="8" w:space="0" w:color="auto"/>
              <w:right w:val="single" w:sz="8" w:space="0" w:color="auto"/>
            </w:tcBorders>
            <w:shd w:val="clear" w:color="auto" w:fill="auto"/>
          </w:tcPr>
          <w:p w14:paraId="56B9A44A"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Returns "1^Patch Is Installed" on success; otherwise returns "0^Patch Is Not Installed".</w:t>
            </w:r>
          </w:p>
        </w:tc>
        <w:tc>
          <w:tcPr>
            <w:tcW w:w="1065" w:type="dxa"/>
            <w:gridSpan w:val="6"/>
            <w:tcBorders>
              <w:top w:val="single" w:sz="8" w:space="0" w:color="auto"/>
              <w:left w:val="nil"/>
              <w:bottom w:val="single" w:sz="8" w:space="0" w:color="auto"/>
              <w:right w:val="dotted" w:sz="4" w:space="0" w:color="auto"/>
            </w:tcBorders>
            <w:shd w:val="clear" w:color="auto" w:fill="auto"/>
          </w:tcPr>
          <w:p w14:paraId="2AE08D0A"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DVBA CHECK PATCH'</w:t>
            </w:r>
          </w:p>
        </w:tc>
        <w:tc>
          <w:tcPr>
            <w:tcW w:w="979" w:type="dxa"/>
            <w:tcBorders>
              <w:top w:val="single" w:sz="8" w:space="0" w:color="auto"/>
              <w:left w:val="nil"/>
              <w:bottom w:val="single" w:sz="8" w:space="0" w:color="auto"/>
              <w:right w:val="dotted" w:sz="4" w:space="0" w:color="auto"/>
            </w:tcBorders>
            <w:shd w:val="clear" w:color="auto" w:fill="auto"/>
          </w:tcPr>
          <w:p w14:paraId="038F9087"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proofErr w:type="spellStart"/>
            <w:r w:rsidRPr="00967989">
              <w:rPr>
                <w:color w:val="000000"/>
                <w:sz w:val="16"/>
                <w:szCs w:val="16"/>
              </w:rPr>
              <w:t>CAPRISupport</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35A840FE"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12D221B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No Params</w:t>
            </w:r>
          </w:p>
        </w:tc>
      </w:tr>
      <w:tr w:rsidR="003D2983" w:rsidRPr="00335D43" w14:paraId="269E6BE2" w14:textId="77777777" w:rsidTr="008562E1">
        <w:trPr>
          <w:trHeight w:val="64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03C3B2E5" w14:textId="77777777" w:rsidR="009A384E" w:rsidRPr="006E2E67" w:rsidRDefault="009A384E" w:rsidP="00216628">
            <w:pPr>
              <w:jc w:val="center"/>
              <w:rPr>
                <w:rFonts w:ascii="Calibri" w:hAnsi="Calibri"/>
                <w:color w:val="548DD4"/>
                <w:sz w:val="18"/>
                <w:szCs w:val="18"/>
              </w:rPr>
            </w:pPr>
            <w:r w:rsidRPr="00673C7D">
              <w:rPr>
                <w:color w:val="000000"/>
                <w:sz w:val="16"/>
                <w:szCs w:val="16"/>
              </w:rPr>
              <w:t>DVBA</w:t>
            </w:r>
            <w:r>
              <w:rPr>
                <w:color w:val="000000"/>
                <w:sz w:val="16"/>
                <w:szCs w:val="16"/>
              </w:rPr>
              <w:t>B</w:t>
            </w:r>
            <w:r w:rsidRPr="00673C7D">
              <w:rPr>
                <w:color w:val="000000"/>
                <w:sz w:val="16"/>
                <w:szCs w:val="16"/>
              </w:rPr>
              <w:t xml:space="preserve"> DIVISION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05B29F76" w14:textId="77777777" w:rsidR="009A384E" w:rsidRPr="009074C9" w:rsidRDefault="009A384E" w:rsidP="001C4D1D">
            <w:pPr>
              <w:keepNext/>
              <w:overflowPunct/>
              <w:autoSpaceDE/>
              <w:autoSpaceDN/>
              <w:adjustRightInd/>
              <w:jc w:val="center"/>
              <w:textAlignment w:val="auto"/>
              <w:rPr>
                <w:rFonts w:ascii="Calibri" w:hAnsi="Calibri" w:cs="Calibri"/>
                <w:bCs/>
                <w:color w:val="000000"/>
                <w:sz w:val="18"/>
                <w:szCs w:val="18"/>
              </w:rPr>
            </w:pPr>
            <w:r>
              <w:rPr>
                <w:rFonts w:ascii="Calibri" w:hAnsi="Calibri" w:cs="Calibri"/>
                <w:b/>
                <w:bCs/>
                <w:color w:val="000000"/>
                <w:sz w:val="18"/>
                <w:szCs w:val="18"/>
              </w:rPr>
              <w:t>DIVISION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09C220C" w14:textId="77777777" w:rsidR="009A384E" w:rsidRPr="009074C9" w:rsidRDefault="009A384E" w:rsidP="001C4D1D">
            <w:pPr>
              <w:keepNext/>
              <w:overflowPunct/>
              <w:autoSpaceDE/>
              <w:autoSpaceDN/>
              <w:adjustRightInd/>
              <w:ind w:left="-108" w:right="-108"/>
              <w:jc w:val="center"/>
              <w:textAlignment w:val="auto"/>
              <w:rPr>
                <w:rFonts w:ascii="Calibri" w:hAnsi="Calibri" w:cs="Calibri"/>
                <w:bCs/>
                <w:color w:val="000000"/>
                <w:sz w:val="18"/>
                <w:szCs w:val="18"/>
              </w:rPr>
            </w:pPr>
            <w:r>
              <w:rPr>
                <w:rFonts w:ascii="r_ansi" w:hAnsi="r_ansi" w:cs="r_ansi"/>
                <w:sz w:val="20"/>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0D2F854"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88DA3C7" w14:textId="77777777" w:rsidR="009A384E" w:rsidRPr="009074C9" w:rsidRDefault="009A384E" w:rsidP="00BF3254">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None</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1CD0ED79"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None</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16330F2E" w14:textId="77777777" w:rsidR="009A384E" w:rsidRPr="00BF3254" w:rsidRDefault="009A384E" w:rsidP="001C4D1D">
            <w:pPr>
              <w:keepNext/>
              <w:overflowPunct/>
              <w:autoSpaceDE/>
              <w:autoSpaceDN/>
              <w:adjustRightInd/>
              <w:jc w:val="center"/>
              <w:textAlignment w:val="auto"/>
              <w:rPr>
                <w:b/>
                <w:bCs/>
                <w:color w:val="000000"/>
                <w:sz w:val="16"/>
                <w:szCs w:val="16"/>
              </w:rPr>
            </w:pPr>
            <w:r>
              <w:rPr>
                <w:rFonts w:ascii="Calibri" w:hAnsi="Calibri" w:cs="Calibri"/>
                <w:b/>
                <w:bCs/>
                <w:color w:val="000000"/>
                <w:sz w:val="18"/>
                <w:szCs w:val="18"/>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3FDA117B"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DVBAB DIVISION</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2BDD773F"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6A348460" w14:textId="77777777" w:rsidR="009A384E" w:rsidRPr="00C54165" w:rsidRDefault="009B40B8"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7BC74491"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626F9543"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69D84A9" w14:textId="77777777" w:rsidR="009A384E" w:rsidRPr="006E2E67" w:rsidRDefault="009A384E" w:rsidP="00C703E3">
            <w:pPr>
              <w:jc w:val="center"/>
              <w:rPr>
                <w:rFonts w:ascii="Calibri" w:hAnsi="Calibri"/>
                <w:color w:val="548DD4"/>
                <w:sz w:val="18"/>
                <w:szCs w:val="18"/>
              </w:rPr>
            </w:pPr>
            <w:r w:rsidRPr="00376886">
              <w:rPr>
                <w:color w:val="000000"/>
                <w:sz w:val="16"/>
                <w:szCs w:val="16"/>
              </w:rPr>
              <w:lastRenderedPageBreak/>
              <w:t>DVBA MVI GET CORRESPONDING IDS</w:t>
            </w:r>
          </w:p>
        </w:tc>
        <w:tc>
          <w:tcPr>
            <w:tcW w:w="825" w:type="dxa"/>
            <w:gridSpan w:val="2"/>
            <w:tcBorders>
              <w:top w:val="single" w:sz="8" w:space="0" w:color="auto"/>
              <w:left w:val="nil"/>
              <w:bottom w:val="single" w:sz="8" w:space="0" w:color="auto"/>
              <w:right w:val="dotted" w:sz="4" w:space="0" w:color="auto"/>
            </w:tcBorders>
            <w:shd w:val="clear" w:color="auto" w:fill="auto"/>
          </w:tcPr>
          <w:p w14:paraId="03F70CC8"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GETIDS</w:t>
            </w:r>
          </w:p>
        </w:tc>
        <w:tc>
          <w:tcPr>
            <w:tcW w:w="927" w:type="dxa"/>
            <w:gridSpan w:val="2"/>
            <w:tcBorders>
              <w:top w:val="single" w:sz="8" w:space="0" w:color="auto"/>
              <w:left w:val="nil"/>
              <w:bottom w:val="single" w:sz="8" w:space="0" w:color="auto"/>
              <w:right w:val="dotted" w:sz="4" w:space="0" w:color="auto"/>
            </w:tcBorders>
            <w:shd w:val="clear" w:color="auto" w:fill="auto"/>
          </w:tcPr>
          <w:p w14:paraId="37B20FC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DVBAMVI2</w:t>
            </w:r>
          </w:p>
        </w:tc>
        <w:tc>
          <w:tcPr>
            <w:tcW w:w="926" w:type="dxa"/>
            <w:gridSpan w:val="2"/>
            <w:tcBorders>
              <w:top w:val="single" w:sz="8" w:space="0" w:color="auto"/>
              <w:left w:val="nil"/>
              <w:bottom w:val="single" w:sz="8" w:space="0" w:color="auto"/>
              <w:right w:val="dotted" w:sz="4" w:space="0" w:color="auto"/>
            </w:tcBorders>
            <w:shd w:val="clear" w:color="auto" w:fill="auto"/>
          </w:tcPr>
          <w:p w14:paraId="451404D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6E2E67">
              <w:rPr>
                <w:rFonts w:ascii="Calibri" w:hAnsi="Calibri" w:cs="Calibri"/>
                <w:b/>
                <w:bCs/>
                <w:color w:val="000000"/>
                <w:sz w:val="20"/>
              </w:rPr>
              <w:t>LITERAL</w:t>
            </w:r>
          </w:p>
        </w:tc>
        <w:tc>
          <w:tcPr>
            <w:tcW w:w="1418" w:type="dxa"/>
            <w:gridSpan w:val="2"/>
            <w:tcBorders>
              <w:top w:val="single" w:sz="8" w:space="0" w:color="auto"/>
              <w:left w:val="nil"/>
              <w:bottom w:val="single" w:sz="8" w:space="0" w:color="auto"/>
              <w:right w:val="dotted" w:sz="4" w:space="0" w:color="auto"/>
            </w:tcBorders>
            <w:shd w:val="clear" w:color="auto" w:fill="auto"/>
          </w:tcPr>
          <w:p w14:paraId="2C0A3A6B" w14:textId="77777777" w:rsidR="009A384E" w:rsidRPr="006E2E67" w:rsidRDefault="009A384E" w:rsidP="0085155A">
            <w:pPr>
              <w:overflowPunct/>
              <w:textAlignment w:val="auto"/>
              <w:rPr>
                <w:rFonts w:ascii="Calibri" w:hAnsi="Calibri" w:cs="r_ansi"/>
                <w:sz w:val="20"/>
              </w:rPr>
            </w:pPr>
            <w:r w:rsidRPr="006E2E67">
              <w:rPr>
                <w:rFonts w:ascii="Calibri" w:hAnsi="Calibri" w:cs="r_ansi"/>
                <w:sz w:val="20"/>
              </w:rPr>
              <w:t>This is the Integration Control Number (ICN) used to identify the patient  that is selected from the MVI SEARCH PERSON web service results.</w:t>
            </w:r>
          </w:p>
          <w:p w14:paraId="1F6FE8F3" w14:textId="77777777" w:rsidR="009A384E" w:rsidRPr="00C54165" w:rsidRDefault="009A384E" w:rsidP="002C09C9">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 xml:space="preserve"> Format:  "1008523099V750710^NI^200M^USVHA^"</w:t>
            </w:r>
          </w:p>
        </w:tc>
        <w:tc>
          <w:tcPr>
            <w:tcW w:w="1003" w:type="dxa"/>
            <w:gridSpan w:val="2"/>
            <w:tcBorders>
              <w:top w:val="single" w:sz="8" w:space="0" w:color="auto"/>
              <w:left w:val="nil"/>
              <w:bottom w:val="single" w:sz="8" w:space="0" w:color="auto"/>
              <w:right w:val="dotted" w:sz="4" w:space="0" w:color="auto"/>
            </w:tcBorders>
            <w:shd w:val="clear" w:color="auto" w:fill="auto"/>
          </w:tcPr>
          <w:p w14:paraId="2348701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sidRPr="006E2E67">
              <w:rPr>
                <w:rFonts w:ascii="Calibri" w:hAnsi="Calibri" w:cs="Calibri"/>
                <w:b/>
                <w:bCs/>
                <w:color w:val="000000"/>
                <w:sz w:val="20"/>
              </w:rPr>
              <w:t>SOURCE ID</w:t>
            </w:r>
          </w:p>
        </w:tc>
        <w:tc>
          <w:tcPr>
            <w:tcW w:w="2593" w:type="dxa"/>
            <w:gridSpan w:val="3"/>
            <w:tcBorders>
              <w:top w:val="single" w:sz="8" w:space="0" w:color="auto"/>
              <w:left w:val="nil"/>
              <w:bottom w:val="single" w:sz="8" w:space="0" w:color="auto"/>
              <w:right w:val="single" w:sz="8" w:space="0" w:color="auto"/>
            </w:tcBorders>
            <w:shd w:val="clear" w:color="auto" w:fill="auto"/>
          </w:tcPr>
          <w:p w14:paraId="2D011CF1"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List of VAMC treating facilities associated with the passed identifier.   Each line contains INSTITUTION (#4) file IEN, station name ,and station number delimited by a caret ("^").  The first entry in the list contains the total number of stations returned. Format: </w:t>
            </w:r>
            <w:proofErr w:type="spellStart"/>
            <w:r w:rsidRPr="006E2E67">
              <w:rPr>
                <w:rFonts w:ascii="Calibri" w:hAnsi="Calibri" w:cs="r_ansi"/>
                <w:sz w:val="20"/>
              </w:rPr>
              <w:t>instutionIEN^stationName^stationNumber</w:t>
            </w:r>
            <w:proofErr w:type="spellEnd"/>
          </w:p>
          <w:p w14:paraId="1EC00353"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    Example:  DVBOUT(0)=2</w:t>
            </w:r>
          </w:p>
          <w:p w14:paraId="474C3C5A"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            DVBOUT(1)="516^BAY PINES VA HCS^516"</w:t>
            </w:r>
          </w:p>
          <w:p w14:paraId="52B4212F" w14:textId="77777777" w:rsidR="009A384E" w:rsidRPr="002C09C9" w:rsidRDefault="009A384E" w:rsidP="001C4D1D">
            <w:pPr>
              <w:keepNext/>
              <w:overflowPunct/>
              <w:autoSpaceDE/>
              <w:autoSpaceDN/>
              <w:adjustRightInd/>
              <w:jc w:val="center"/>
              <w:textAlignment w:val="auto"/>
              <w:rPr>
                <w:b/>
                <w:bCs/>
                <w:color w:val="000000"/>
                <w:sz w:val="16"/>
                <w:szCs w:val="16"/>
              </w:rPr>
            </w:pPr>
            <w:r w:rsidRPr="006E2E67">
              <w:rPr>
                <w:rFonts w:ascii="Calibri" w:hAnsi="Calibri" w:cs="r_ansi"/>
                <w:sz w:val="20"/>
              </w:rPr>
              <w:t xml:space="preserve">             DVBOUT(2)="523^BOSTON HCS VAMC^523"</w:t>
            </w:r>
          </w:p>
        </w:tc>
        <w:tc>
          <w:tcPr>
            <w:tcW w:w="1065" w:type="dxa"/>
            <w:gridSpan w:val="6"/>
            <w:tcBorders>
              <w:top w:val="single" w:sz="8" w:space="0" w:color="auto"/>
              <w:left w:val="nil"/>
              <w:bottom w:val="single" w:sz="8" w:space="0" w:color="auto"/>
              <w:right w:val="dotted" w:sz="4" w:space="0" w:color="auto"/>
            </w:tcBorders>
            <w:shd w:val="clear" w:color="auto" w:fill="auto"/>
          </w:tcPr>
          <w:p w14:paraId="6369F5C4"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DVBA MVI GET CORRESPONDING IDS</w:t>
            </w:r>
          </w:p>
        </w:tc>
        <w:tc>
          <w:tcPr>
            <w:tcW w:w="979" w:type="dxa"/>
            <w:tcBorders>
              <w:top w:val="single" w:sz="8" w:space="0" w:color="auto"/>
              <w:left w:val="nil"/>
              <w:bottom w:val="single" w:sz="8" w:space="0" w:color="auto"/>
              <w:right w:val="dotted" w:sz="4" w:space="0" w:color="auto"/>
            </w:tcBorders>
            <w:shd w:val="clear" w:color="auto" w:fill="auto"/>
          </w:tcPr>
          <w:p w14:paraId="73065D68"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frmMVISearch</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563A4CA0"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159A7B0E"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r>
      <w:tr w:rsidR="003D2983" w:rsidRPr="00335D43" w14:paraId="51828CE8"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DBE08A0" w14:textId="77777777" w:rsidR="009A384E" w:rsidRPr="006E2E67" w:rsidRDefault="009A384E" w:rsidP="00C703E3">
            <w:pPr>
              <w:jc w:val="center"/>
              <w:rPr>
                <w:rFonts w:ascii="Calibri" w:hAnsi="Calibri"/>
                <w:color w:val="548DD4"/>
                <w:sz w:val="18"/>
                <w:szCs w:val="18"/>
              </w:rPr>
            </w:pPr>
            <w:r w:rsidRPr="00376886">
              <w:rPr>
                <w:color w:val="000000"/>
                <w:sz w:val="16"/>
                <w:szCs w:val="16"/>
              </w:rPr>
              <w:t>DVBA MVI SEARCH PERSON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E5DC16F"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FINDPAT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5DD29AF6"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DVBAMVI1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38FAED3"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A32BE39" w14:textId="77777777" w:rsidR="009A384E" w:rsidRPr="006E2E67" w:rsidRDefault="009A384E" w:rsidP="002A3C57">
            <w:pPr>
              <w:overflowPunct/>
              <w:textAlignment w:val="auto"/>
              <w:rPr>
                <w:rFonts w:ascii="Calibri" w:hAnsi="Calibri" w:cs="r_ansi"/>
                <w:sz w:val="20"/>
              </w:rPr>
            </w:pPr>
            <w:r w:rsidRPr="006E2E67">
              <w:rPr>
                <w:rFonts w:ascii="Calibri" w:hAnsi="Calibri" w:cs="r_ansi"/>
                <w:sz w:val="20"/>
              </w:rPr>
              <w:t xml:space="preserve">This remote procedure passes the delimited person traits  to the MVI </w:t>
            </w:r>
          </w:p>
          <w:p w14:paraId="37B88E5D" w14:textId="77777777" w:rsidR="009A384E" w:rsidRPr="005516C0" w:rsidRDefault="009A384E" w:rsidP="001C4D1D">
            <w:pPr>
              <w:keepNext/>
              <w:overflowPunct/>
              <w:autoSpaceDE/>
              <w:autoSpaceDN/>
              <w:adjustRightInd/>
              <w:jc w:val="center"/>
              <w:textAlignment w:val="auto"/>
              <w:rPr>
                <w:b/>
                <w:bCs/>
                <w:color w:val="000000"/>
                <w:sz w:val="16"/>
                <w:szCs w:val="16"/>
              </w:rPr>
            </w:pPr>
            <w:r w:rsidRPr="006E2E67">
              <w:rPr>
                <w:rFonts w:ascii="Calibri" w:hAnsi="Calibri" w:cs="r_ansi"/>
                <w:sz w:val="20"/>
              </w:rPr>
              <w:t>SEARCH PERSON web service and returns the results of the search.</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3E3A50B7"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r w:rsidRPr="006E2E67">
              <w:rPr>
                <w:rFonts w:ascii="Calibri" w:hAnsi="Calibri" w:cs="r_ansi"/>
                <w:sz w:val="20"/>
              </w:rPr>
              <w:t>PERSON TRAITS</w:t>
            </w:r>
          </w:p>
          <w:p w14:paraId="5E374888"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p>
          <w:p w14:paraId="09E67143"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r w:rsidRPr="006E2E67">
              <w:rPr>
                <w:rFonts w:ascii="Calibri" w:hAnsi="Calibri" w:cs="r_ansi"/>
                <w:sz w:val="20"/>
              </w:rPr>
              <w:t>INITIAL QUANTITY</w:t>
            </w:r>
          </w:p>
          <w:p w14:paraId="6893C15F" w14:textId="77777777" w:rsidR="009A384E" w:rsidRPr="006E2E67" w:rsidRDefault="009A384E" w:rsidP="001C4D1D">
            <w:pPr>
              <w:keepNext/>
              <w:overflowPunct/>
              <w:autoSpaceDE/>
              <w:autoSpaceDN/>
              <w:adjustRightInd/>
              <w:ind w:left="-108" w:right="-108"/>
              <w:jc w:val="center"/>
              <w:textAlignment w:val="auto"/>
              <w:rPr>
                <w:rFonts w:ascii="Calibri" w:hAnsi="Calibri" w:cs="r_ansi"/>
                <w:sz w:val="20"/>
              </w:rPr>
            </w:pPr>
          </w:p>
          <w:p w14:paraId="076E55E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sidRPr="006E2E67">
              <w:rPr>
                <w:rFonts w:ascii="Calibri" w:hAnsi="Calibri" w:cs="r_ansi"/>
                <w:sz w:val="20"/>
              </w:rPr>
              <w:t>NAME FORMAT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2EE1F9C0" w14:textId="77777777" w:rsidR="009A384E" w:rsidRPr="00421F48" w:rsidRDefault="009A384E" w:rsidP="002A3C57">
            <w:pPr>
              <w:overflowPunct/>
              <w:textAlignment w:val="auto"/>
              <w:rPr>
                <w:sz w:val="16"/>
                <w:szCs w:val="16"/>
              </w:rPr>
            </w:pPr>
            <w:r w:rsidRPr="00421F48">
              <w:rPr>
                <w:sz w:val="16"/>
                <w:szCs w:val="16"/>
              </w:rPr>
              <w:t xml:space="preserve">The zero array node returns the caret-delimited record count and search status results.  </w:t>
            </w:r>
          </w:p>
          <w:p w14:paraId="2E370023" w14:textId="77777777" w:rsidR="009A384E" w:rsidRPr="00421F48" w:rsidRDefault="009A384E" w:rsidP="002A3C57">
            <w:pPr>
              <w:overflowPunct/>
              <w:textAlignment w:val="auto"/>
              <w:rPr>
                <w:sz w:val="16"/>
                <w:szCs w:val="16"/>
              </w:rPr>
            </w:pPr>
            <w:r w:rsidRPr="00421F48">
              <w:rPr>
                <w:sz w:val="16"/>
                <w:szCs w:val="16"/>
              </w:rPr>
              <w:t xml:space="preserve">   Piece 1: Returned record count</w:t>
            </w:r>
          </w:p>
          <w:p w14:paraId="0F0CF9D6" w14:textId="77777777" w:rsidR="009A384E" w:rsidRPr="00421F48" w:rsidRDefault="009A384E" w:rsidP="002A3C57">
            <w:pPr>
              <w:overflowPunct/>
              <w:textAlignment w:val="auto"/>
              <w:rPr>
                <w:sz w:val="16"/>
                <w:szCs w:val="16"/>
              </w:rPr>
            </w:pPr>
            <w:r w:rsidRPr="00421F48">
              <w:rPr>
                <w:sz w:val="16"/>
                <w:szCs w:val="16"/>
              </w:rPr>
              <w:t xml:space="preserve">   Piece 2: OK or error message text</w:t>
            </w:r>
          </w:p>
          <w:p w14:paraId="7FD94647" w14:textId="77777777" w:rsidR="009A384E" w:rsidRPr="00421F48" w:rsidRDefault="009A384E" w:rsidP="002A3C57">
            <w:pPr>
              <w:overflowPunct/>
              <w:textAlignment w:val="auto"/>
              <w:rPr>
                <w:sz w:val="16"/>
                <w:szCs w:val="16"/>
              </w:rPr>
            </w:pPr>
            <w:r w:rsidRPr="00421F48">
              <w:rPr>
                <w:sz w:val="16"/>
                <w:szCs w:val="16"/>
              </w:rPr>
              <w:t xml:space="preserve">   Array node 1 starts the list of caret-delimited matching patient records.</w:t>
            </w:r>
          </w:p>
          <w:p w14:paraId="4D6A1332" w14:textId="77777777" w:rsidR="009A384E" w:rsidRPr="00421F48" w:rsidRDefault="009A384E" w:rsidP="002A3C57">
            <w:pPr>
              <w:overflowPunct/>
              <w:textAlignment w:val="auto"/>
              <w:rPr>
                <w:sz w:val="16"/>
                <w:szCs w:val="16"/>
              </w:rPr>
            </w:pPr>
            <w:r w:rsidRPr="00421F48">
              <w:rPr>
                <w:sz w:val="16"/>
                <w:szCs w:val="16"/>
              </w:rPr>
              <w:t xml:space="preserve">   Piece 1: FULLNAME                        </w:t>
            </w:r>
          </w:p>
          <w:p w14:paraId="796F3350" w14:textId="77777777" w:rsidR="009A384E" w:rsidRPr="00421F48" w:rsidRDefault="009A384E" w:rsidP="002A3C57">
            <w:pPr>
              <w:overflowPunct/>
              <w:textAlignment w:val="auto"/>
              <w:rPr>
                <w:sz w:val="16"/>
                <w:szCs w:val="16"/>
              </w:rPr>
            </w:pPr>
            <w:r w:rsidRPr="00421F48">
              <w:rPr>
                <w:sz w:val="16"/>
                <w:szCs w:val="16"/>
              </w:rPr>
              <w:t xml:space="preserve">   Piece 2: SSN  (9 digits) </w:t>
            </w:r>
          </w:p>
          <w:p w14:paraId="3A106F36" w14:textId="77777777" w:rsidR="009A384E" w:rsidRPr="00421F48" w:rsidRDefault="009A384E" w:rsidP="002A3C57">
            <w:pPr>
              <w:overflowPunct/>
              <w:textAlignment w:val="auto"/>
              <w:rPr>
                <w:sz w:val="16"/>
                <w:szCs w:val="16"/>
              </w:rPr>
            </w:pPr>
            <w:r w:rsidRPr="00421F48">
              <w:rPr>
                <w:sz w:val="16"/>
                <w:szCs w:val="16"/>
              </w:rPr>
              <w:t xml:space="preserve">   Piece 3: DATE OF BIRTH (external format)          </w:t>
            </w:r>
          </w:p>
          <w:p w14:paraId="23873ADE" w14:textId="77777777" w:rsidR="009A384E" w:rsidRPr="00421F48" w:rsidRDefault="009A384E" w:rsidP="002A3C57">
            <w:pPr>
              <w:overflowPunct/>
              <w:textAlignment w:val="auto"/>
              <w:rPr>
                <w:sz w:val="16"/>
                <w:szCs w:val="16"/>
              </w:rPr>
            </w:pPr>
            <w:r w:rsidRPr="00421F48">
              <w:rPr>
                <w:sz w:val="16"/>
                <w:szCs w:val="16"/>
              </w:rPr>
              <w:t xml:space="preserve">   Pieces 4-7 contain the MVI ID components              </w:t>
            </w:r>
          </w:p>
          <w:p w14:paraId="15EA1EBB" w14:textId="77777777" w:rsidR="009A384E" w:rsidRPr="00421F48" w:rsidRDefault="009A384E" w:rsidP="002A3C57">
            <w:pPr>
              <w:overflowPunct/>
              <w:textAlignment w:val="auto"/>
              <w:rPr>
                <w:sz w:val="16"/>
                <w:szCs w:val="16"/>
              </w:rPr>
            </w:pPr>
            <w:r w:rsidRPr="00421F48">
              <w:rPr>
                <w:sz w:val="16"/>
                <w:szCs w:val="16"/>
              </w:rPr>
              <w:t xml:space="preserve">     Piece 4:  ID</w:t>
            </w:r>
          </w:p>
          <w:p w14:paraId="51A9BBBB" w14:textId="77777777" w:rsidR="009A384E" w:rsidRPr="00421F48" w:rsidRDefault="009A384E" w:rsidP="002A3C57">
            <w:pPr>
              <w:overflowPunct/>
              <w:textAlignment w:val="auto"/>
              <w:rPr>
                <w:sz w:val="16"/>
                <w:szCs w:val="16"/>
              </w:rPr>
            </w:pPr>
            <w:r w:rsidRPr="00421F48">
              <w:rPr>
                <w:sz w:val="16"/>
                <w:szCs w:val="16"/>
              </w:rPr>
              <w:t xml:space="preserve">     Piece 5:  </w:t>
            </w:r>
            <w:proofErr w:type="spellStart"/>
            <w:r w:rsidRPr="00421F48">
              <w:rPr>
                <w:sz w:val="16"/>
                <w:szCs w:val="16"/>
              </w:rPr>
              <w:t>IdType</w:t>
            </w:r>
            <w:proofErr w:type="spellEnd"/>
          </w:p>
          <w:p w14:paraId="7793DFEE" w14:textId="77777777" w:rsidR="009A384E" w:rsidRPr="00421F48" w:rsidRDefault="009A384E" w:rsidP="002A3C57">
            <w:pPr>
              <w:overflowPunct/>
              <w:textAlignment w:val="auto"/>
              <w:rPr>
                <w:sz w:val="16"/>
                <w:szCs w:val="16"/>
              </w:rPr>
            </w:pPr>
            <w:r w:rsidRPr="00421F48">
              <w:rPr>
                <w:sz w:val="16"/>
                <w:szCs w:val="16"/>
              </w:rPr>
              <w:t xml:space="preserve">     Piece 6:  Assigning Location</w:t>
            </w:r>
          </w:p>
          <w:p w14:paraId="7F0295FB" w14:textId="77777777" w:rsidR="009A384E" w:rsidRPr="00421F48" w:rsidRDefault="009A384E" w:rsidP="002A3C57">
            <w:pPr>
              <w:overflowPunct/>
              <w:textAlignment w:val="auto"/>
              <w:rPr>
                <w:sz w:val="16"/>
                <w:szCs w:val="16"/>
              </w:rPr>
            </w:pPr>
            <w:r w:rsidRPr="00421F48">
              <w:rPr>
                <w:sz w:val="16"/>
                <w:szCs w:val="16"/>
              </w:rPr>
              <w:t xml:space="preserve">     Piece 7:  Assigning Issuer</w:t>
            </w:r>
          </w:p>
          <w:p w14:paraId="2140CD60" w14:textId="77777777" w:rsidR="009A384E" w:rsidRPr="00421F48" w:rsidRDefault="009A384E" w:rsidP="002A3C57">
            <w:pPr>
              <w:overflowPunct/>
              <w:textAlignment w:val="auto"/>
              <w:rPr>
                <w:sz w:val="16"/>
                <w:szCs w:val="16"/>
              </w:rPr>
            </w:pPr>
            <w:r w:rsidRPr="00421F48">
              <w:rPr>
                <w:sz w:val="16"/>
                <w:szCs w:val="16"/>
              </w:rPr>
              <w:t xml:space="preserve">   Example results:</w:t>
            </w:r>
          </w:p>
          <w:p w14:paraId="4E1393D9" w14:textId="77777777" w:rsidR="009A384E" w:rsidRPr="00421F48" w:rsidRDefault="009A384E" w:rsidP="002A3C57">
            <w:pPr>
              <w:overflowPunct/>
              <w:textAlignment w:val="auto"/>
              <w:rPr>
                <w:sz w:val="16"/>
                <w:szCs w:val="16"/>
              </w:rPr>
            </w:pPr>
            <w:r w:rsidRPr="00421F48">
              <w:rPr>
                <w:sz w:val="16"/>
                <w:szCs w:val="16"/>
              </w:rPr>
              <w:lastRenderedPageBreak/>
              <w:t xml:space="preserve">  Default name format:</w:t>
            </w:r>
          </w:p>
          <w:p w14:paraId="601BB99B" w14:textId="77777777" w:rsidR="009A384E" w:rsidRPr="00421F48" w:rsidRDefault="009A384E" w:rsidP="002A3C57">
            <w:pPr>
              <w:overflowPunct/>
              <w:textAlignment w:val="auto"/>
              <w:rPr>
                <w:sz w:val="16"/>
                <w:szCs w:val="16"/>
              </w:rPr>
            </w:pPr>
            <w:r w:rsidRPr="00421F48">
              <w:rPr>
                <w:sz w:val="16"/>
                <w:szCs w:val="16"/>
              </w:rPr>
              <w:t xml:space="preserve"> R(0)=2^OK</w:t>
            </w:r>
          </w:p>
          <w:p w14:paraId="22AC5DFB" w14:textId="77777777" w:rsidR="009A384E" w:rsidRPr="00421F48" w:rsidRDefault="009A384E" w:rsidP="002A3C57">
            <w:pPr>
              <w:overflowPunct/>
              <w:textAlignment w:val="auto"/>
              <w:rPr>
                <w:sz w:val="16"/>
                <w:szCs w:val="16"/>
              </w:rPr>
            </w:pPr>
            <w:r w:rsidRPr="00421F48">
              <w:rPr>
                <w:sz w:val="16"/>
                <w:szCs w:val="16"/>
              </w:rPr>
              <w:t xml:space="preserve"> R(1)=CAPRI PATIENT^111905454^01/01/1980^1062212234V192931^NI^200M^USVHA</w:t>
            </w:r>
          </w:p>
          <w:p w14:paraId="499E2486" w14:textId="77777777" w:rsidR="009A384E" w:rsidRPr="00421F48" w:rsidRDefault="009A384E" w:rsidP="002A3C57">
            <w:pPr>
              <w:overflowPunct/>
              <w:textAlignment w:val="auto"/>
              <w:rPr>
                <w:sz w:val="16"/>
                <w:szCs w:val="16"/>
              </w:rPr>
            </w:pPr>
            <w:r w:rsidRPr="00421F48">
              <w:rPr>
                <w:sz w:val="16"/>
                <w:szCs w:val="16"/>
              </w:rPr>
              <w:t xml:space="preserve"> R(2)=CAPRI T PATIENT^111905454^01/01/1980^1008591712V479586^NI^200M^USVHA</w:t>
            </w:r>
          </w:p>
          <w:p w14:paraId="52EC0750" w14:textId="77777777" w:rsidR="009A384E" w:rsidRPr="00421F48" w:rsidRDefault="009A384E" w:rsidP="002A3C57">
            <w:pPr>
              <w:overflowPunct/>
              <w:textAlignment w:val="auto"/>
              <w:rPr>
                <w:sz w:val="16"/>
                <w:szCs w:val="16"/>
              </w:rPr>
            </w:pPr>
            <w:r w:rsidRPr="00421F48">
              <w:rPr>
                <w:sz w:val="16"/>
                <w:szCs w:val="16"/>
              </w:rPr>
              <w:t xml:space="preserve">  VistA name </w:t>
            </w:r>
            <w:proofErr w:type="spellStart"/>
            <w:r w:rsidRPr="00421F48">
              <w:rPr>
                <w:sz w:val="16"/>
                <w:szCs w:val="16"/>
              </w:rPr>
              <w:t>format:R</w:t>
            </w:r>
            <w:proofErr w:type="spellEnd"/>
            <w:r w:rsidRPr="00421F48">
              <w:rPr>
                <w:sz w:val="16"/>
                <w:szCs w:val="16"/>
              </w:rPr>
              <w:t>(0)=1^OK</w:t>
            </w:r>
          </w:p>
          <w:p w14:paraId="43E171B6" w14:textId="77777777" w:rsidR="009A384E" w:rsidRPr="00421F48" w:rsidRDefault="009A384E" w:rsidP="002A3C57">
            <w:pPr>
              <w:overflowPunct/>
              <w:textAlignment w:val="auto"/>
              <w:rPr>
                <w:sz w:val="16"/>
                <w:szCs w:val="16"/>
              </w:rPr>
            </w:pPr>
            <w:r w:rsidRPr="00421F48">
              <w:rPr>
                <w:sz w:val="16"/>
                <w:szCs w:val="16"/>
              </w:rPr>
              <w:t xml:space="preserve"> R(1)=PATIENT,CAPRI T^111905454^01/01/1980^1008591712V479586^NI^200M^USVHA</w:t>
            </w:r>
          </w:p>
          <w:p w14:paraId="3AD4314D" w14:textId="77777777" w:rsidR="009A384E" w:rsidRPr="00421F48" w:rsidRDefault="009A384E" w:rsidP="002A3C57">
            <w:pPr>
              <w:overflowPunct/>
              <w:textAlignment w:val="auto"/>
              <w:rPr>
                <w:sz w:val="16"/>
                <w:szCs w:val="16"/>
              </w:rPr>
            </w:pPr>
            <w:r w:rsidRPr="00421F48">
              <w:rPr>
                <w:sz w:val="16"/>
                <w:szCs w:val="16"/>
              </w:rPr>
              <w:t xml:space="preserve">   Error:</w:t>
            </w:r>
          </w:p>
          <w:p w14:paraId="79743D2C"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421F48">
              <w:rPr>
                <w:sz w:val="16"/>
                <w:szCs w:val="16"/>
              </w:rPr>
              <w:t>R(0)=0^Acknowledgement Error: Multiple Matches Found[4]</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7B5BB7E4" w14:textId="77777777" w:rsidR="009A384E" w:rsidRPr="00C54165" w:rsidRDefault="0046062C" w:rsidP="005516C0">
            <w:pPr>
              <w:keepNext/>
              <w:overflowPunct/>
              <w:autoSpaceDE/>
              <w:autoSpaceDN/>
              <w:adjustRightInd/>
              <w:textAlignment w:val="auto"/>
              <w:rPr>
                <w:rFonts w:ascii="Calibri" w:hAnsi="Calibri" w:cs="Calibri"/>
                <w:b/>
                <w:bCs/>
                <w:color w:val="000000"/>
                <w:sz w:val="18"/>
                <w:szCs w:val="18"/>
              </w:rPr>
            </w:pPr>
            <w:r>
              <w:rPr>
                <w:rFonts w:ascii="Calibri" w:hAnsi="Calibri" w:cs="Calibri"/>
                <w:b/>
                <w:bCs/>
                <w:color w:val="000000"/>
                <w:sz w:val="18"/>
                <w:szCs w:val="18"/>
              </w:rPr>
              <w:lastRenderedPageBreak/>
              <w:t>DVBA MVI SEARCH PERSON</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08AAB039" w14:textId="77777777" w:rsidR="009A384E" w:rsidRDefault="0046062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frmMVISearch</w:t>
            </w:r>
            <w:proofErr w:type="spellEnd"/>
          </w:p>
          <w:p w14:paraId="17374111" w14:textId="77777777" w:rsidR="0046062C" w:rsidRDefault="0046062C" w:rsidP="001C4D1D">
            <w:pPr>
              <w:keepNext/>
              <w:overflowPunct/>
              <w:autoSpaceDE/>
              <w:autoSpaceDN/>
              <w:adjustRightInd/>
              <w:jc w:val="center"/>
              <w:textAlignment w:val="auto"/>
              <w:rPr>
                <w:rFonts w:ascii="Calibri" w:hAnsi="Calibri" w:cs="Calibri"/>
                <w:b/>
                <w:bCs/>
                <w:color w:val="000000"/>
                <w:sz w:val="18"/>
                <w:szCs w:val="18"/>
              </w:rPr>
            </w:pPr>
          </w:p>
          <w:p w14:paraId="3DC7F228" w14:textId="77777777" w:rsidR="0046062C" w:rsidRPr="00C54165" w:rsidRDefault="0046062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HIAVerifyPatient</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3AA1BF39" w14:textId="77777777" w:rsidR="009A384E" w:rsidRPr="00C54165" w:rsidRDefault="0046062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6A31CD9D" w14:textId="77777777" w:rsidR="003925CF"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r w:rsidRPr="003925CF">
              <w:rPr>
                <w:rFonts w:ascii="Calibri" w:hAnsi="Calibri" w:cs="Calibri"/>
                <w:b/>
                <w:bCs/>
                <w:color w:val="000000"/>
                <w:sz w:val="18"/>
                <w:szCs w:val="18"/>
              </w:rPr>
              <w:t>SearchString</w:t>
            </w:r>
            <w:proofErr w:type="spellEnd"/>
          </w:p>
          <w:p w14:paraId="13A9ED0F" w14:textId="77777777" w:rsidR="003925CF"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literal;</w:t>
            </w:r>
          </w:p>
          <w:p w14:paraId="78F816F0" w14:textId="77777777" w:rsidR="003925CF" w:rsidRDefault="003925CF" w:rsidP="003925CF">
            <w:pPr>
              <w:keepNext/>
              <w:overflowPunct/>
              <w:autoSpaceDE/>
              <w:autoSpaceDN/>
              <w:adjustRightInd/>
              <w:jc w:val="center"/>
              <w:textAlignment w:val="auto"/>
              <w:rPr>
                <w:rFonts w:ascii="Calibri" w:hAnsi="Calibri" w:cs="Calibri"/>
                <w:b/>
                <w:bCs/>
                <w:color w:val="000000"/>
                <w:sz w:val="18"/>
                <w:szCs w:val="18"/>
              </w:rPr>
            </w:pPr>
          </w:p>
          <w:p w14:paraId="6094E1C2" w14:textId="77777777" w:rsidR="009A384E"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r w:rsidRPr="003925CF">
              <w:rPr>
                <w:rFonts w:ascii="Calibri" w:hAnsi="Calibri" w:cs="Calibri"/>
                <w:b/>
                <w:bCs/>
                <w:color w:val="000000"/>
                <w:sz w:val="18"/>
                <w:szCs w:val="18"/>
              </w:rPr>
              <w:t>SearchResultNumParam</w:t>
            </w:r>
            <w:proofErr w:type="spellEnd"/>
          </w:p>
          <w:p w14:paraId="4AA5B0F5" w14:textId="77777777" w:rsidR="003925CF" w:rsidRPr="00C54165" w:rsidRDefault="003925CF" w:rsidP="003925CF">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literal;</w:t>
            </w:r>
          </w:p>
        </w:tc>
      </w:tr>
      <w:tr w:rsidR="003D2983" w:rsidRPr="00335D43" w14:paraId="7FE344D5"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8647B52" w14:textId="77777777" w:rsidR="009A384E" w:rsidRPr="006E2E67" w:rsidRDefault="009A384E" w:rsidP="00E36084">
            <w:pPr>
              <w:jc w:val="center"/>
              <w:rPr>
                <w:rFonts w:ascii="Calibri" w:hAnsi="Calibri"/>
                <w:color w:val="548DD4"/>
                <w:sz w:val="18"/>
                <w:szCs w:val="18"/>
              </w:rPr>
            </w:pPr>
            <w:r w:rsidRPr="00376886">
              <w:rPr>
                <w:color w:val="000000"/>
                <w:sz w:val="16"/>
                <w:szCs w:val="16"/>
              </w:rPr>
              <w:t>DVBAB 2507 PENDING REPORT</w:t>
            </w:r>
          </w:p>
        </w:tc>
        <w:tc>
          <w:tcPr>
            <w:tcW w:w="825" w:type="dxa"/>
            <w:gridSpan w:val="2"/>
            <w:tcBorders>
              <w:top w:val="single" w:sz="8" w:space="0" w:color="auto"/>
              <w:left w:val="nil"/>
              <w:bottom w:val="single" w:sz="8" w:space="0" w:color="auto"/>
              <w:right w:val="dotted" w:sz="4" w:space="0" w:color="auto"/>
            </w:tcBorders>
            <w:shd w:val="clear" w:color="auto" w:fill="auto"/>
          </w:tcPr>
          <w:p w14:paraId="61DBC6DD"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4768F07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DVBAB6</w:t>
            </w:r>
          </w:p>
        </w:tc>
        <w:tc>
          <w:tcPr>
            <w:tcW w:w="926" w:type="dxa"/>
            <w:gridSpan w:val="2"/>
            <w:tcBorders>
              <w:top w:val="single" w:sz="8" w:space="0" w:color="auto"/>
              <w:left w:val="nil"/>
              <w:bottom w:val="single" w:sz="8" w:space="0" w:color="auto"/>
              <w:right w:val="dotted" w:sz="4" w:space="0" w:color="auto"/>
            </w:tcBorders>
            <w:shd w:val="clear" w:color="auto" w:fill="auto"/>
          </w:tcPr>
          <w:p w14:paraId="1FDDD974"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r_ansi" w:hAnsi="r_ansi" w:cs="r_ansi"/>
                <w:sz w:val="20"/>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1CEBF0EA" w14:textId="77777777" w:rsidR="009A384E" w:rsidRPr="00C54165" w:rsidRDefault="009A384E" w:rsidP="005516C0">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Generates a report based on the status of 2507 requests.</w:t>
            </w:r>
          </w:p>
        </w:tc>
        <w:tc>
          <w:tcPr>
            <w:tcW w:w="1003" w:type="dxa"/>
            <w:gridSpan w:val="2"/>
            <w:tcBorders>
              <w:top w:val="single" w:sz="8" w:space="0" w:color="auto"/>
              <w:left w:val="nil"/>
              <w:bottom w:val="single" w:sz="8" w:space="0" w:color="auto"/>
              <w:right w:val="dotted" w:sz="4" w:space="0" w:color="auto"/>
            </w:tcBorders>
            <w:shd w:val="clear" w:color="auto" w:fill="auto"/>
          </w:tcPr>
          <w:p w14:paraId="2285F636"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DVBCSORT</w:t>
            </w:r>
          </w:p>
          <w:p w14:paraId="084327BF"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RSTAT</w:t>
            </w:r>
          </w:p>
          <w:p w14:paraId="135891B9"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ERDAYS</w:t>
            </w:r>
          </w:p>
          <w:p w14:paraId="47DB16AF"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OLDAYS</w:t>
            </w:r>
          </w:p>
          <w:p w14:paraId="3B02256B"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ELTYP</w:t>
            </w:r>
          </w:p>
        </w:tc>
        <w:tc>
          <w:tcPr>
            <w:tcW w:w="2593" w:type="dxa"/>
            <w:gridSpan w:val="3"/>
            <w:tcBorders>
              <w:top w:val="single" w:sz="8" w:space="0" w:color="auto"/>
              <w:left w:val="nil"/>
              <w:bottom w:val="single" w:sz="8" w:space="0" w:color="auto"/>
              <w:right w:val="single" w:sz="8" w:space="0" w:color="auto"/>
            </w:tcBorders>
            <w:shd w:val="clear" w:color="auto" w:fill="auto"/>
          </w:tcPr>
          <w:p w14:paraId="5C625EA6"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rFonts w:ascii="r_ansi" w:hAnsi="r_ansi" w:cs="r_ansi"/>
                <w:sz w:val="20"/>
              </w:rPr>
              <w:t>MSG is returned.</w:t>
            </w:r>
          </w:p>
        </w:tc>
        <w:tc>
          <w:tcPr>
            <w:tcW w:w="1065" w:type="dxa"/>
            <w:gridSpan w:val="6"/>
            <w:tcBorders>
              <w:top w:val="single" w:sz="8" w:space="0" w:color="auto"/>
              <w:left w:val="nil"/>
              <w:bottom w:val="single" w:sz="8" w:space="0" w:color="auto"/>
              <w:right w:val="dotted" w:sz="4" w:space="0" w:color="auto"/>
            </w:tcBorders>
            <w:shd w:val="clear" w:color="auto" w:fill="auto"/>
          </w:tcPr>
          <w:p w14:paraId="44D5EBE8"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sidRPr="00376886">
              <w:rPr>
                <w:color w:val="000000"/>
                <w:sz w:val="16"/>
                <w:szCs w:val="16"/>
              </w:rPr>
              <w:t>DVBAB 2507 PENDING REPORT</w:t>
            </w:r>
          </w:p>
        </w:tc>
        <w:tc>
          <w:tcPr>
            <w:tcW w:w="979" w:type="dxa"/>
            <w:tcBorders>
              <w:top w:val="single" w:sz="8" w:space="0" w:color="auto"/>
              <w:left w:val="nil"/>
              <w:bottom w:val="single" w:sz="8" w:space="0" w:color="auto"/>
              <w:right w:val="dotted" w:sz="4" w:space="0" w:color="auto"/>
            </w:tcBorders>
            <w:shd w:val="clear" w:color="auto" w:fill="auto"/>
          </w:tcPr>
          <w:p w14:paraId="5DC808CF"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200" w:type="dxa"/>
            <w:gridSpan w:val="3"/>
            <w:tcBorders>
              <w:top w:val="single" w:sz="8" w:space="0" w:color="auto"/>
              <w:left w:val="nil"/>
              <w:bottom w:val="single" w:sz="8" w:space="0" w:color="auto"/>
              <w:right w:val="dotted" w:sz="4" w:space="0" w:color="auto"/>
            </w:tcBorders>
            <w:shd w:val="clear" w:color="auto" w:fill="auto"/>
          </w:tcPr>
          <w:p w14:paraId="5E06CBC2"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45C3B428" w14:textId="77777777" w:rsidR="009A384E" w:rsidRPr="00C54165" w:rsidRDefault="006924F8"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r>
      <w:tr w:rsidR="003D2983" w:rsidRPr="00335D43" w14:paraId="30C13819" w14:textId="77777777" w:rsidTr="008562E1">
        <w:trPr>
          <w:trHeight w:val="47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4CD4AB92" w14:textId="77777777" w:rsidR="009A384E" w:rsidRPr="00E36084" w:rsidRDefault="009A384E" w:rsidP="00E36084">
            <w:pPr>
              <w:jc w:val="center"/>
              <w:rPr>
                <w:rFonts w:ascii="Calibri" w:hAnsi="Calibri"/>
                <w:color w:val="000000"/>
                <w:sz w:val="18"/>
                <w:szCs w:val="18"/>
              </w:rPr>
            </w:pPr>
            <w:r w:rsidRPr="00376886">
              <w:rPr>
                <w:color w:val="000000"/>
                <w:sz w:val="16"/>
                <w:szCs w:val="16"/>
              </w:rPr>
              <w:t>DVBAB 8861 NOTIFICATIONS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15C6D430"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Calibri"/>
                <w:bCs/>
                <w:color w:val="000000"/>
                <w:sz w:val="20"/>
              </w:rPr>
              <w:t>ENTER</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7C6E83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6E2E67">
              <w:rPr>
                <w:rFonts w:ascii="Calibri" w:hAnsi="Calibri" w:cs="r_ansi"/>
                <w:sz w:val="20"/>
              </w:rPr>
              <w:t>DVBANTFY</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4C84BD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6E2E67">
              <w:rPr>
                <w:rFonts w:ascii="Calibri" w:hAnsi="Calibri" w:cs="Calibri"/>
                <w:bCs/>
                <w:color w:val="000000"/>
                <w:sz w:val="20"/>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43127596"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 xml:space="preserve">This will perform </w:t>
            </w:r>
            <w:proofErr w:type="spellStart"/>
            <w:r w:rsidRPr="006E2E67">
              <w:rPr>
                <w:rFonts w:ascii="Calibri" w:hAnsi="Calibri" w:cs="r_ansi"/>
                <w:sz w:val="20"/>
              </w:rPr>
              <w:t>MailMan</w:t>
            </w:r>
            <w:proofErr w:type="spellEnd"/>
            <w:r w:rsidRPr="006E2E67">
              <w:rPr>
                <w:rFonts w:ascii="Calibri" w:hAnsi="Calibri" w:cs="r_ansi"/>
                <w:sz w:val="20"/>
              </w:rPr>
              <w:t xml:space="preserve"> notifications for Form 8861 Requests based on the status of the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3635C659" w14:textId="77777777" w:rsidR="009A384E"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IEN</w:t>
            </w:r>
          </w:p>
          <w:p w14:paraId="4807096A"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STAT</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5101137B"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 xml:space="preserve">The RPC returns either a success or failure to send the </w:t>
            </w:r>
            <w:proofErr w:type="spellStart"/>
            <w:r w:rsidRPr="006E2E67">
              <w:rPr>
                <w:rFonts w:ascii="Calibri" w:hAnsi="Calibri" w:cs="r_ansi"/>
                <w:sz w:val="20"/>
              </w:rPr>
              <w:t>MailMan</w:t>
            </w:r>
            <w:proofErr w:type="spellEnd"/>
            <w:r w:rsidRPr="006E2E67">
              <w:rPr>
                <w:rFonts w:ascii="Calibri" w:hAnsi="Calibri" w:cs="r_ansi"/>
                <w:sz w:val="20"/>
              </w:rPr>
              <w:t xml:space="preserve"> notification, either 0 or 1.</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315525B5"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376886">
              <w:rPr>
                <w:color w:val="000000"/>
                <w:sz w:val="16"/>
                <w:szCs w:val="16"/>
              </w:rPr>
              <w:t>DVBAB 8861 NOTIFICATIONS</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2A946A4B" w14:textId="77777777" w:rsidR="009A384E" w:rsidRPr="00C54165" w:rsidRDefault="00356BEC"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VocRehabClass</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1ABE9B69" w14:textId="77777777" w:rsidR="009A384E" w:rsidRPr="00C54165" w:rsidRDefault="00356BE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1D5CCEA8" w14:textId="77777777" w:rsidR="00356BEC" w:rsidRPr="00356BEC" w:rsidRDefault="00356BEC" w:rsidP="00356BEC">
            <w:pPr>
              <w:keepNext/>
              <w:overflowPunct/>
              <w:autoSpaceDE/>
              <w:autoSpaceDN/>
              <w:adjustRightInd/>
              <w:jc w:val="center"/>
              <w:textAlignment w:val="auto"/>
              <w:rPr>
                <w:rFonts w:ascii="Calibri" w:hAnsi="Calibri" w:cs="Calibri"/>
                <w:bCs/>
                <w:color w:val="000000"/>
                <w:sz w:val="18"/>
                <w:szCs w:val="18"/>
              </w:rPr>
            </w:pPr>
            <w:r w:rsidRPr="00356BEC">
              <w:rPr>
                <w:rFonts w:ascii="Calibri" w:hAnsi="Calibri" w:cs="Calibri"/>
                <w:bCs/>
                <w:color w:val="000000"/>
                <w:sz w:val="18"/>
                <w:szCs w:val="18"/>
              </w:rPr>
              <w:t xml:space="preserve">Value := </w:t>
            </w:r>
            <w:proofErr w:type="spellStart"/>
            <w:r w:rsidRPr="00356BEC">
              <w:rPr>
                <w:rFonts w:ascii="Calibri" w:hAnsi="Calibri" w:cs="Calibri"/>
                <w:bCs/>
                <w:color w:val="000000"/>
                <w:sz w:val="18"/>
                <w:szCs w:val="18"/>
              </w:rPr>
              <w:t>frmVRMedicalRequest.SelectedMedicalRequestIEN</w:t>
            </w:r>
            <w:proofErr w:type="spellEnd"/>
            <w:r w:rsidRPr="00356BEC">
              <w:rPr>
                <w:rFonts w:ascii="Calibri" w:hAnsi="Calibri" w:cs="Calibri"/>
                <w:bCs/>
                <w:color w:val="000000"/>
                <w:sz w:val="18"/>
                <w:szCs w:val="18"/>
              </w:rPr>
              <w:t xml:space="preserve">, </w:t>
            </w:r>
            <w:proofErr w:type="spellStart"/>
            <w:r w:rsidRPr="00356BEC">
              <w:rPr>
                <w:rFonts w:ascii="Calibri" w:hAnsi="Calibri" w:cs="Calibri"/>
                <w:bCs/>
                <w:color w:val="000000"/>
                <w:sz w:val="18"/>
                <w:szCs w:val="18"/>
              </w:rPr>
              <w:t>PType</w:t>
            </w:r>
            <w:proofErr w:type="spellEnd"/>
            <w:r w:rsidRPr="00356BEC">
              <w:rPr>
                <w:rFonts w:ascii="Calibri" w:hAnsi="Calibri" w:cs="Calibri"/>
                <w:bCs/>
                <w:color w:val="000000"/>
                <w:sz w:val="18"/>
                <w:szCs w:val="18"/>
              </w:rPr>
              <w:t xml:space="preserve"> := literal</w:t>
            </w:r>
          </w:p>
          <w:p w14:paraId="0C70CFC3" w14:textId="77777777" w:rsidR="00356BEC" w:rsidRPr="00356BEC" w:rsidRDefault="00356BEC" w:rsidP="00356BEC">
            <w:pPr>
              <w:keepNext/>
              <w:overflowPunct/>
              <w:autoSpaceDE/>
              <w:autoSpaceDN/>
              <w:adjustRightInd/>
              <w:jc w:val="center"/>
              <w:textAlignment w:val="auto"/>
              <w:rPr>
                <w:rFonts w:ascii="Calibri" w:hAnsi="Calibri" w:cs="Calibri"/>
                <w:bCs/>
                <w:color w:val="000000"/>
                <w:sz w:val="18"/>
                <w:szCs w:val="18"/>
              </w:rPr>
            </w:pPr>
            <w:r w:rsidRPr="00356BEC">
              <w:rPr>
                <w:rFonts w:ascii="Calibri" w:hAnsi="Calibri" w:cs="Calibri"/>
                <w:bCs/>
                <w:color w:val="000000"/>
                <w:sz w:val="18"/>
                <w:szCs w:val="18"/>
              </w:rPr>
              <w:t xml:space="preserve">Value := </w:t>
            </w:r>
            <w:proofErr w:type="spellStart"/>
            <w:r w:rsidRPr="00356BEC">
              <w:rPr>
                <w:rFonts w:ascii="Calibri" w:hAnsi="Calibri" w:cs="Calibri"/>
                <w:bCs/>
                <w:color w:val="000000"/>
                <w:sz w:val="18"/>
                <w:szCs w:val="18"/>
              </w:rPr>
              <w:t>MsgType</w:t>
            </w:r>
            <w:proofErr w:type="spellEnd"/>
          </w:p>
          <w:p w14:paraId="5EDF1F50" w14:textId="77777777" w:rsidR="009A384E" w:rsidRPr="00C54165" w:rsidRDefault="00356BEC" w:rsidP="00356BEC">
            <w:pPr>
              <w:keepNext/>
              <w:overflowPunct/>
              <w:autoSpaceDE/>
              <w:autoSpaceDN/>
              <w:adjustRightInd/>
              <w:jc w:val="center"/>
              <w:textAlignment w:val="auto"/>
              <w:rPr>
                <w:rFonts w:ascii="Calibri" w:hAnsi="Calibri" w:cs="Calibri"/>
                <w:b/>
                <w:bCs/>
                <w:color w:val="000000"/>
                <w:sz w:val="18"/>
                <w:szCs w:val="18"/>
              </w:rPr>
            </w:pPr>
            <w:proofErr w:type="spellStart"/>
            <w:r w:rsidRPr="00356BEC">
              <w:rPr>
                <w:rFonts w:ascii="Calibri" w:hAnsi="Calibri" w:cs="Calibri"/>
                <w:bCs/>
                <w:color w:val="000000"/>
                <w:sz w:val="18"/>
                <w:szCs w:val="18"/>
              </w:rPr>
              <w:t>PType</w:t>
            </w:r>
            <w:proofErr w:type="spellEnd"/>
            <w:r w:rsidRPr="00356BEC">
              <w:rPr>
                <w:rFonts w:ascii="Calibri" w:hAnsi="Calibri" w:cs="Calibri"/>
                <w:bCs/>
                <w:color w:val="000000"/>
                <w:sz w:val="18"/>
                <w:szCs w:val="18"/>
              </w:rPr>
              <w:t xml:space="preserve"> := literal</w:t>
            </w:r>
          </w:p>
        </w:tc>
      </w:tr>
      <w:tr w:rsidR="003D2983" w:rsidRPr="00335D43" w14:paraId="18967D55"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F91F078" w14:textId="77777777" w:rsidR="009A384E" w:rsidRPr="00BE4B77" w:rsidRDefault="009A384E" w:rsidP="008A4AA8">
            <w:pPr>
              <w:rPr>
                <w:rFonts w:ascii="Calibri" w:hAnsi="Calibri"/>
                <w:color w:val="000000"/>
                <w:sz w:val="18"/>
                <w:szCs w:val="18"/>
              </w:rPr>
            </w:pPr>
            <w:r w:rsidRPr="00376886">
              <w:rPr>
                <w:color w:val="000000"/>
                <w:sz w:val="16"/>
                <w:szCs w:val="16"/>
              </w:rPr>
              <w:lastRenderedPageBreak/>
              <w:t>DVBAB AMIS REPORT</w:t>
            </w:r>
          </w:p>
        </w:tc>
        <w:tc>
          <w:tcPr>
            <w:tcW w:w="825" w:type="dxa"/>
            <w:gridSpan w:val="2"/>
            <w:tcBorders>
              <w:top w:val="single" w:sz="8" w:space="0" w:color="auto"/>
              <w:left w:val="nil"/>
              <w:bottom w:val="single" w:sz="8" w:space="0" w:color="auto"/>
              <w:right w:val="dotted" w:sz="4" w:space="0" w:color="auto"/>
            </w:tcBorders>
            <w:shd w:val="clear" w:color="auto" w:fill="auto"/>
          </w:tcPr>
          <w:p w14:paraId="1CC3202F" w14:textId="77777777" w:rsidR="009A384E" w:rsidRPr="00C54165" w:rsidRDefault="009A384E" w:rsidP="008A4AA8">
            <w:pPr>
              <w:keepNext/>
              <w:overflowPunct/>
              <w:autoSpaceDE/>
              <w:autoSpaceDN/>
              <w:adjustRightInd/>
              <w:textAlignment w:val="auto"/>
              <w:rPr>
                <w:rFonts w:ascii="Calibri" w:hAnsi="Calibri" w:cs="Calibri"/>
                <w:b/>
                <w:bCs/>
                <w:color w:val="000000"/>
                <w:sz w:val="18"/>
                <w:szCs w:val="18"/>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04B676D5"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DVBAB3</w:t>
            </w:r>
          </w:p>
        </w:tc>
        <w:tc>
          <w:tcPr>
            <w:tcW w:w="926" w:type="dxa"/>
            <w:gridSpan w:val="2"/>
            <w:tcBorders>
              <w:top w:val="single" w:sz="8" w:space="0" w:color="auto"/>
              <w:left w:val="nil"/>
              <w:bottom w:val="single" w:sz="8" w:space="0" w:color="auto"/>
              <w:right w:val="dotted" w:sz="4" w:space="0" w:color="auto"/>
            </w:tcBorders>
            <w:shd w:val="clear" w:color="auto" w:fill="auto"/>
          </w:tcPr>
          <w:p w14:paraId="66F96EF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0A23E72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6E2E67">
              <w:rPr>
                <w:rFonts w:ascii="Calibri" w:hAnsi="Calibri" w:cs="r_ansi"/>
                <w:sz w:val="20"/>
              </w:rPr>
              <w:t>Returns an AMIS report for specified search criteria.</w:t>
            </w:r>
          </w:p>
        </w:tc>
        <w:tc>
          <w:tcPr>
            <w:tcW w:w="1003" w:type="dxa"/>
            <w:gridSpan w:val="2"/>
            <w:tcBorders>
              <w:top w:val="single" w:sz="8" w:space="0" w:color="auto"/>
              <w:left w:val="nil"/>
              <w:bottom w:val="single" w:sz="8" w:space="0" w:color="auto"/>
              <w:right w:val="dotted" w:sz="4" w:space="0" w:color="auto"/>
            </w:tcBorders>
            <w:shd w:val="clear" w:color="auto" w:fill="auto"/>
          </w:tcPr>
          <w:p w14:paraId="1E67BE0E"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BDATE</w:t>
            </w:r>
          </w:p>
          <w:p w14:paraId="0CF2CE5E"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EDATE</w:t>
            </w:r>
          </w:p>
          <w:p w14:paraId="59E3B73A"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p>
        </w:tc>
        <w:tc>
          <w:tcPr>
            <w:tcW w:w="2593" w:type="dxa"/>
            <w:gridSpan w:val="3"/>
            <w:tcBorders>
              <w:top w:val="single" w:sz="8" w:space="0" w:color="auto"/>
              <w:left w:val="nil"/>
              <w:bottom w:val="single" w:sz="8" w:space="0" w:color="auto"/>
              <w:right w:val="single" w:sz="8" w:space="0" w:color="auto"/>
            </w:tcBorders>
            <w:shd w:val="clear" w:color="auto" w:fill="auto"/>
          </w:tcPr>
          <w:p w14:paraId="0FF90610"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5F6A4D0E"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376886">
              <w:rPr>
                <w:color w:val="000000"/>
                <w:sz w:val="16"/>
                <w:szCs w:val="16"/>
              </w:rPr>
              <w:t>DVBAB AMIS REPORT</w:t>
            </w:r>
          </w:p>
        </w:tc>
        <w:tc>
          <w:tcPr>
            <w:tcW w:w="979" w:type="dxa"/>
            <w:tcBorders>
              <w:top w:val="single" w:sz="8" w:space="0" w:color="auto"/>
              <w:left w:val="nil"/>
              <w:bottom w:val="single" w:sz="8" w:space="0" w:color="auto"/>
              <w:right w:val="dotted" w:sz="4" w:space="0" w:color="auto"/>
            </w:tcBorders>
            <w:shd w:val="clear" w:color="auto" w:fill="auto"/>
          </w:tcPr>
          <w:p w14:paraId="0C1B099A" w14:textId="77777777" w:rsidR="009A384E" w:rsidRDefault="002E6184"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RemoteReports</w:t>
            </w:r>
            <w:proofErr w:type="spellEnd"/>
            <w:r>
              <w:rPr>
                <w:rFonts w:ascii="Calibri" w:hAnsi="Calibri" w:cs="Calibri"/>
                <w:b/>
                <w:bCs/>
                <w:color w:val="000000"/>
                <w:sz w:val="18"/>
                <w:szCs w:val="18"/>
              </w:rPr>
              <w:t>,</w:t>
            </w:r>
          </w:p>
          <w:p w14:paraId="044C018F"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72E48FA8" w14:textId="77777777" w:rsidR="002E6184" w:rsidRPr="00C54165"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Reports</w:t>
            </w:r>
          </w:p>
        </w:tc>
        <w:tc>
          <w:tcPr>
            <w:tcW w:w="1200" w:type="dxa"/>
            <w:gridSpan w:val="3"/>
            <w:tcBorders>
              <w:top w:val="single" w:sz="8" w:space="0" w:color="auto"/>
              <w:left w:val="nil"/>
              <w:bottom w:val="single" w:sz="8" w:space="0" w:color="auto"/>
              <w:right w:val="dotted" w:sz="4" w:space="0" w:color="auto"/>
            </w:tcBorders>
            <w:shd w:val="clear" w:color="auto" w:fill="auto"/>
          </w:tcPr>
          <w:p w14:paraId="45680F86" w14:textId="77777777" w:rsidR="009A384E" w:rsidRPr="00C54165"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auto"/>
            <w:noWrap/>
          </w:tcPr>
          <w:p w14:paraId="44286C4F"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r w:rsidRPr="002E6184">
              <w:rPr>
                <w:rFonts w:ascii="Calibri" w:hAnsi="Calibri" w:cs="Calibri"/>
                <w:b/>
                <w:bCs/>
                <w:color w:val="000000"/>
                <w:sz w:val="18"/>
                <w:szCs w:val="18"/>
              </w:rPr>
              <w:t xml:space="preserve">Value := </w:t>
            </w:r>
            <w:proofErr w:type="spellStart"/>
            <w:r w:rsidRPr="002E6184">
              <w:rPr>
                <w:rFonts w:ascii="Calibri" w:hAnsi="Calibri" w:cs="Calibri"/>
                <w:b/>
                <w:bCs/>
                <w:color w:val="000000"/>
                <w:sz w:val="18"/>
                <w:szCs w:val="18"/>
              </w:rPr>
              <w:t>DateTimePickerStart.Date</w:t>
            </w:r>
            <w:proofErr w:type="spellEnd"/>
            <w:r w:rsidRPr="002E6184">
              <w:rPr>
                <w:rFonts w:ascii="Calibri" w:hAnsi="Calibri" w:cs="Calibri"/>
                <w:b/>
                <w:bCs/>
                <w:color w:val="000000"/>
                <w:sz w:val="18"/>
                <w:szCs w:val="18"/>
              </w:rPr>
              <w:t>;</w:t>
            </w:r>
          </w:p>
          <w:p w14:paraId="5DCFEA5D"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 literal;</w:t>
            </w:r>
          </w:p>
          <w:p w14:paraId="0C5EDF8F" w14:textId="77777777" w:rsidR="002E6184" w:rsidRDefault="002E6184" w:rsidP="002E6184">
            <w:pPr>
              <w:keepNext/>
              <w:overflowPunct/>
              <w:autoSpaceDE/>
              <w:autoSpaceDN/>
              <w:adjustRightInd/>
              <w:textAlignment w:val="auto"/>
              <w:rPr>
                <w:rFonts w:ascii="Calibri" w:hAnsi="Calibri" w:cs="Calibri"/>
                <w:b/>
                <w:bCs/>
                <w:color w:val="000000"/>
                <w:sz w:val="18"/>
                <w:szCs w:val="18"/>
              </w:rPr>
            </w:pPr>
          </w:p>
          <w:p w14:paraId="2EB32866"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r w:rsidRPr="002E6184">
              <w:rPr>
                <w:rFonts w:ascii="Calibri" w:hAnsi="Calibri" w:cs="Calibri"/>
                <w:b/>
                <w:bCs/>
                <w:color w:val="000000"/>
                <w:sz w:val="18"/>
                <w:szCs w:val="18"/>
              </w:rPr>
              <w:t xml:space="preserve">Value := </w:t>
            </w:r>
            <w:proofErr w:type="spellStart"/>
            <w:r w:rsidRPr="002E6184">
              <w:rPr>
                <w:rFonts w:ascii="Calibri" w:hAnsi="Calibri" w:cs="Calibri"/>
                <w:b/>
                <w:bCs/>
                <w:color w:val="000000"/>
                <w:sz w:val="18"/>
                <w:szCs w:val="18"/>
              </w:rPr>
              <w:t>DateTimePickerStop.Date</w:t>
            </w:r>
            <w:proofErr w:type="spellEnd"/>
            <w:r w:rsidRPr="002E6184">
              <w:rPr>
                <w:rFonts w:ascii="Calibri" w:hAnsi="Calibri" w:cs="Calibri"/>
                <w:b/>
                <w:bCs/>
                <w:color w:val="000000"/>
                <w:sz w:val="18"/>
                <w:szCs w:val="18"/>
              </w:rPr>
              <w:t>;</w:t>
            </w:r>
          </w:p>
          <w:p w14:paraId="2A21946B"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 literal;</w:t>
            </w:r>
          </w:p>
          <w:p w14:paraId="65478BA9"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04C5B47B"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r w:rsidRPr="002E6184">
              <w:rPr>
                <w:rFonts w:ascii="Calibri" w:hAnsi="Calibri" w:cs="Calibri"/>
                <w:b/>
                <w:bCs/>
                <w:color w:val="000000"/>
                <w:sz w:val="18"/>
                <w:szCs w:val="18"/>
              </w:rPr>
              <w:t xml:space="preserve">Value := </w:t>
            </w:r>
            <w:proofErr w:type="spellStart"/>
            <w:r w:rsidRPr="002E6184">
              <w:rPr>
                <w:rFonts w:ascii="Calibri" w:hAnsi="Calibri" w:cs="Calibri"/>
                <w:b/>
                <w:bCs/>
                <w:color w:val="000000"/>
                <w:sz w:val="18"/>
                <w:szCs w:val="18"/>
              </w:rPr>
              <w:t>aRegionalOffice</w:t>
            </w:r>
            <w:proofErr w:type="spellEnd"/>
            <w:r w:rsidRPr="002E6184">
              <w:rPr>
                <w:rFonts w:ascii="Calibri" w:hAnsi="Calibri" w:cs="Calibri"/>
                <w:b/>
                <w:bCs/>
                <w:color w:val="000000"/>
                <w:sz w:val="18"/>
                <w:szCs w:val="18"/>
              </w:rPr>
              <w:t xml:space="preserve"> + '^' + Piece(</w:t>
            </w:r>
            <w:proofErr w:type="spellStart"/>
            <w:r w:rsidRPr="002E6184">
              <w:rPr>
                <w:rFonts w:ascii="Calibri" w:hAnsi="Calibri" w:cs="Calibri"/>
                <w:b/>
                <w:bCs/>
                <w:color w:val="000000"/>
                <w:sz w:val="18"/>
                <w:szCs w:val="18"/>
              </w:rPr>
              <w:t>DivisionList.Strings</w:t>
            </w:r>
            <w:proofErr w:type="spellEnd"/>
            <w:r w:rsidRPr="002E6184">
              <w:rPr>
                <w:rFonts w:ascii="Calibri" w:hAnsi="Calibri" w:cs="Calibri"/>
                <w:b/>
                <w:bCs/>
                <w:color w:val="000000"/>
                <w:sz w:val="18"/>
                <w:szCs w:val="18"/>
              </w:rPr>
              <w:t>[i], '^', 2);</w:t>
            </w:r>
          </w:p>
          <w:p w14:paraId="2FA97D3F"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 literal;</w:t>
            </w:r>
          </w:p>
          <w:p w14:paraId="143693F6"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0CD6EF14"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r w:rsidRPr="002E6184">
              <w:rPr>
                <w:rFonts w:ascii="Calibri" w:hAnsi="Calibri" w:cs="Calibri"/>
                <w:b/>
                <w:bCs/>
                <w:color w:val="000000"/>
                <w:sz w:val="18"/>
                <w:szCs w:val="18"/>
              </w:rPr>
              <w:t>Value := 'N'; // Just say NO to mailman</w:t>
            </w:r>
          </w:p>
          <w:p w14:paraId="2C9E9A46"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 literal;</w:t>
            </w:r>
          </w:p>
          <w:p w14:paraId="5B913842"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6D282B18"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r w:rsidRPr="002E6184">
              <w:rPr>
                <w:rFonts w:ascii="Calibri" w:hAnsi="Calibri" w:cs="Calibri"/>
                <w:b/>
                <w:bCs/>
                <w:color w:val="000000"/>
                <w:sz w:val="18"/>
                <w:szCs w:val="18"/>
              </w:rPr>
              <w:t xml:space="preserve">Value := </w:t>
            </w:r>
            <w:proofErr w:type="spellStart"/>
            <w:r w:rsidRPr="002E6184">
              <w:rPr>
                <w:rFonts w:ascii="Calibri" w:hAnsi="Calibri" w:cs="Calibri"/>
                <w:b/>
                <w:bCs/>
                <w:color w:val="000000"/>
                <w:sz w:val="18"/>
                <w:szCs w:val="18"/>
              </w:rPr>
              <w:t>AuthorIEN</w:t>
            </w:r>
            <w:proofErr w:type="spellEnd"/>
            <w:r w:rsidRPr="002E6184">
              <w:rPr>
                <w:rFonts w:ascii="Calibri" w:hAnsi="Calibri" w:cs="Calibri"/>
                <w:b/>
                <w:bCs/>
                <w:color w:val="000000"/>
                <w:sz w:val="18"/>
                <w:szCs w:val="18"/>
              </w:rPr>
              <w:t>;</w:t>
            </w:r>
          </w:p>
          <w:p w14:paraId="390A1FDF"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proofErr w:type="spell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 literal;</w:t>
            </w:r>
          </w:p>
          <w:p w14:paraId="54757412" w14:textId="77777777" w:rsidR="002E6184" w:rsidRDefault="002E6184" w:rsidP="002E6184">
            <w:pPr>
              <w:keepNext/>
              <w:overflowPunct/>
              <w:autoSpaceDE/>
              <w:autoSpaceDN/>
              <w:adjustRightInd/>
              <w:jc w:val="center"/>
              <w:textAlignment w:val="auto"/>
              <w:rPr>
                <w:rFonts w:ascii="Calibri" w:hAnsi="Calibri" w:cs="Calibri"/>
                <w:b/>
                <w:bCs/>
                <w:color w:val="000000"/>
                <w:sz w:val="18"/>
                <w:szCs w:val="18"/>
              </w:rPr>
            </w:pPr>
          </w:p>
          <w:p w14:paraId="38F2AA03" w14:textId="77777777" w:rsidR="002E6184" w:rsidRPr="002E6184" w:rsidRDefault="002E6184" w:rsidP="002E6184">
            <w:pPr>
              <w:keepNext/>
              <w:overflowPunct/>
              <w:autoSpaceDE/>
              <w:autoSpaceDN/>
              <w:adjustRightInd/>
              <w:textAlignment w:val="auto"/>
              <w:rPr>
                <w:rFonts w:ascii="Calibri" w:hAnsi="Calibri" w:cs="Calibri"/>
                <w:b/>
                <w:bCs/>
                <w:color w:val="000000"/>
                <w:sz w:val="18"/>
                <w:szCs w:val="18"/>
              </w:rPr>
            </w:pPr>
            <w:r w:rsidRPr="002E6184">
              <w:rPr>
                <w:rFonts w:ascii="Calibri" w:hAnsi="Calibri" w:cs="Calibri"/>
                <w:b/>
                <w:bCs/>
                <w:color w:val="000000"/>
                <w:sz w:val="18"/>
                <w:szCs w:val="18"/>
              </w:rPr>
              <w:t xml:space="preserve">Value := </w:t>
            </w:r>
            <w:proofErr w:type="spellStart"/>
            <w:r w:rsidRPr="002E6184">
              <w:rPr>
                <w:rFonts w:ascii="Calibri" w:hAnsi="Calibri" w:cs="Calibri"/>
                <w:b/>
                <w:bCs/>
                <w:color w:val="000000"/>
                <w:sz w:val="18"/>
                <w:szCs w:val="18"/>
              </w:rPr>
              <w:t>PriorityFilter</w:t>
            </w:r>
            <w:proofErr w:type="spellEnd"/>
            <w:r w:rsidRPr="002E6184">
              <w:rPr>
                <w:rFonts w:ascii="Calibri" w:hAnsi="Calibri" w:cs="Calibri"/>
                <w:b/>
                <w:bCs/>
                <w:color w:val="000000"/>
                <w:sz w:val="18"/>
                <w:szCs w:val="18"/>
              </w:rPr>
              <w:t xml:space="preserve">; </w:t>
            </w:r>
          </w:p>
          <w:p w14:paraId="5070F5E7" w14:textId="77777777" w:rsidR="009A384E" w:rsidRPr="00C54165" w:rsidRDefault="002E6184" w:rsidP="002E6184">
            <w:pPr>
              <w:keepNext/>
              <w:overflowPunct/>
              <w:autoSpaceDE/>
              <w:autoSpaceDN/>
              <w:adjustRightInd/>
              <w:textAlignment w:val="auto"/>
              <w:rPr>
                <w:rFonts w:ascii="Calibri" w:hAnsi="Calibri" w:cs="Calibri"/>
                <w:b/>
                <w:bCs/>
                <w:color w:val="000000"/>
                <w:sz w:val="18"/>
                <w:szCs w:val="18"/>
              </w:rPr>
            </w:pPr>
            <w:proofErr w:type="spell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 literal;</w:t>
            </w:r>
          </w:p>
        </w:tc>
      </w:tr>
      <w:tr w:rsidR="003D2983" w:rsidRPr="001726CC" w14:paraId="61F304B4" w14:textId="77777777" w:rsidTr="008562E1">
        <w:trPr>
          <w:trHeight w:val="132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052D442" w14:textId="77777777" w:rsidR="009A384E" w:rsidRPr="001726CC" w:rsidRDefault="009A384E" w:rsidP="00927D66">
            <w:pPr>
              <w:overflowPunct/>
              <w:autoSpaceDE/>
              <w:autoSpaceDN/>
              <w:adjustRightInd/>
              <w:textAlignment w:val="auto"/>
              <w:rPr>
                <w:color w:val="FF0000"/>
                <w:sz w:val="16"/>
                <w:szCs w:val="16"/>
              </w:rPr>
            </w:pPr>
            <w:r w:rsidRPr="00F30B61">
              <w:rPr>
                <w:color w:val="000000"/>
                <w:sz w:val="16"/>
                <w:szCs w:val="16"/>
              </w:rPr>
              <w:t>DVBAB APPOINTMENT LIST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64A5D286" w14:textId="77777777" w:rsidR="009A384E" w:rsidRPr="001726CC" w:rsidRDefault="009A384E" w:rsidP="00927D66">
            <w:pPr>
              <w:overflowPunct/>
              <w:autoSpaceDE/>
              <w:autoSpaceDN/>
              <w:adjustRightInd/>
              <w:jc w:val="center"/>
              <w:textAlignment w:val="auto"/>
              <w:rPr>
                <w:color w:val="FF0000"/>
                <w:sz w:val="16"/>
                <w:szCs w:val="16"/>
              </w:rPr>
            </w:pPr>
            <w:r>
              <w:rPr>
                <w:color w:val="000000"/>
                <w:sz w:val="16"/>
                <w:szCs w:val="16"/>
              </w:rPr>
              <w:t>DPA</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88A43C2" w14:textId="77777777" w:rsidR="009A384E" w:rsidRPr="001726CC" w:rsidRDefault="009A384E" w:rsidP="00927D66">
            <w:pPr>
              <w:overflowPunct/>
              <w:autoSpaceDE/>
              <w:autoSpaceDN/>
              <w:adjustRightInd/>
              <w:jc w:val="center"/>
              <w:textAlignment w:val="auto"/>
              <w:rPr>
                <w:color w:val="FF0000"/>
                <w:sz w:val="16"/>
                <w:szCs w:val="16"/>
              </w:rPr>
            </w:pPr>
            <w:r>
              <w:rPr>
                <w:color w:val="000000"/>
                <w:sz w:val="16"/>
                <w:szCs w:val="16"/>
              </w:rPr>
              <w:t>DVBAB1B</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B564496" w14:textId="77777777" w:rsidR="009A384E" w:rsidRPr="001726CC" w:rsidRDefault="009A384E" w:rsidP="00927D66">
            <w:pPr>
              <w:overflowPunct/>
              <w:autoSpaceDE/>
              <w:autoSpaceDN/>
              <w:adjustRightInd/>
              <w:jc w:val="center"/>
              <w:textAlignment w:val="auto"/>
              <w:rPr>
                <w:color w:val="FF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79229E6" w14:textId="77777777" w:rsidR="009A384E" w:rsidRPr="001726CC" w:rsidRDefault="009A384E" w:rsidP="00927D66">
            <w:pPr>
              <w:overflowPunct/>
              <w:autoSpaceDE/>
              <w:autoSpaceDN/>
              <w:adjustRightInd/>
              <w:textAlignment w:val="auto"/>
              <w:rPr>
                <w:color w:val="FF0000"/>
                <w:sz w:val="16"/>
                <w:szCs w:val="16"/>
              </w:rPr>
            </w:pPr>
            <w:r w:rsidRPr="006E2E67">
              <w:rPr>
                <w:rFonts w:ascii="Calibri" w:hAnsi="Calibri" w:cs="r_ansi"/>
                <w:sz w:val="20"/>
              </w:rPr>
              <w:t>Returns a list of past, future or all appointments.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7D5E3CAF"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VAL1</w:t>
            </w:r>
          </w:p>
          <w:p w14:paraId="234B0781"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VAL2</w:t>
            </w:r>
          </w:p>
          <w:p w14:paraId="106B9225" w14:textId="77777777" w:rsidR="009A384E" w:rsidRPr="001726CC" w:rsidRDefault="009A384E" w:rsidP="00927D66">
            <w:pPr>
              <w:overflowPunct/>
              <w:autoSpaceDE/>
              <w:autoSpaceDN/>
              <w:adjustRightInd/>
              <w:jc w:val="center"/>
              <w:textAlignment w:val="auto"/>
              <w:rPr>
                <w:color w:val="FF0000"/>
                <w:sz w:val="16"/>
                <w:szCs w:val="16"/>
              </w:rPr>
            </w:pP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09D2445A" w14:textId="77777777" w:rsidR="009A384E" w:rsidRPr="001726CC" w:rsidRDefault="009A384E" w:rsidP="00927D66">
            <w:pPr>
              <w:overflowPunct/>
              <w:autoSpaceDE/>
              <w:autoSpaceDN/>
              <w:adjustRightInd/>
              <w:textAlignment w:val="auto"/>
              <w:rPr>
                <w:color w:val="FF0000"/>
                <w:sz w:val="16"/>
                <w:szCs w:val="16"/>
              </w:rPr>
            </w:pPr>
            <w:r w:rsidRPr="006E2E67">
              <w:rPr>
                <w:rFonts w:ascii="Calibri" w:hAnsi="Calibri" w:cs="r_ansi"/>
                <w:sz w:val="20"/>
              </w:rPr>
              <w:t>Returns LIST of appointments for the patient based on value of CHOICE.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6294D8EE" w14:textId="77777777" w:rsidR="009A384E" w:rsidRPr="001726CC" w:rsidRDefault="00B74E94" w:rsidP="00927D66">
            <w:pPr>
              <w:overflowPunct/>
              <w:autoSpaceDE/>
              <w:autoSpaceDN/>
              <w:adjustRightInd/>
              <w:textAlignment w:val="auto"/>
              <w:rPr>
                <w:color w:val="FF0000"/>
                <w:sz w:val="16"/>
                <w:szCs w:val="16"/>
              </w:rPr>
            </w:pPr>
            <w:r w:rsidRPr="00F30B61">
              <w:rPr>
                <w:color w:val="000000"/>
                <w:sz w:val="16"/>
                <w:szCs w:val="16"/>
              </w:rPr>
              <w:t>DVBAB APPOINTMENT LIST</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0353110F" w14:textId="77777777" w:rsidR="009A384E" w:rsidRPr="001726CC" w:rsidRDefault="002E6184" w:rsidP="00927D66">
            <w:pPr>
              <w:overflowPunct/>
              <w:autoSpaceDE/>
              <w:autoSpaceDN/>
              <w:adjustRightInd/>
              <w:textAlignment w:val="auto"/>
              <w:rPr>
                <w:color w:val="FF0000"/>
                <w:sz w:val="16"/>
                <w:szCs w:val="16"/>
              </w:rPr>
            </w:pPr>
            <w:r>
              <w:rPr>
                <w:color w:val="000000"/>
                <w:sz w:val="16"/>
                <w:szCs w:val="16"/>
              </w:rPr>
              <w:t>MAIN</w:t>
            </w:r>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24C223D3" w14:textId="77777777" w:rsidR="009A384E" w:rsidRPr="002E6184" w:rsidRDefault="002E6184" w:rsidP="00927D66">
            <w:pPr>
              <w:overflowPunct/>
              <w:autoSpaceDE/>
              <w:autoSpaceDN/>
              <w:adjustRightInd/>
              <w:textAlignment w:val="auto"/>
              <w:rPr>
                <w:sz w:val="16"/>
                <w:szCs w:val="16"/>
              </w:rPr>
            </w:pPr>
            <w:r w:rsidRPr="002E6184">
              <w:rPr>
                <w:sz w:val="16"/>
                <w:szCs w:val="16"/>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46E5120C" w14:textId="77777777" w:rsidR="002E6184" w:rsidRPr="002E6184" w:rsidRDefault="002E6184" w:rsidP="002E6184">
            <w:pPr>
              <w:overflowPunct/>
              <w:autoSpaceDE/>
              <w:autoSpaceDN/>
              <w:adjustRightInd/>
              <w:textAlignment w:val="auto"/>
              <w:rPr>
                <w:sz w:val="16"/>
                <w:szCs w:val="16"/>
              </w:rPr>
            </w:pPr>
            <w:r w:rsidRPr="002E6184">
              <w:rPr>
                <w:sz w:val="16"/>
                <w:szCs w:val="16"/>
              </w:rPr>
              <w:t xml:space="preserve">Value := </w:t>
            </w:r>
            <w:proofErr w:type="spellStart"/>
            <w:r w:rsidRPr="002E6184">
              <w:rPr>
                <w:sz w:val="16"/>
                <w:szCs w:val="16"/>
              </w:rPr>
              <w:t>PatientIEN</w:t>
            </w:r>
            <w:proofErr w:type="spellEnd"/>
            <w:r w:rsidRPr="002E6184">
              <w:rPr>
                <w:sz w:val="16"/>
                <w:szCs w:val="16"/>
              </w:rPr>
              <w:t>;</w:t>
            </w:r>
          </w:p>
          <w:p w14:paraId="5CF23046" w14:textId="77777777" w:rsidR="002E6184" w:rsidRPr="002E6184" w:rsidRDefault="002E6184" w:rsidP="002E6184">
            <w:pPr>
              <w:overflowPunct/>
              <w:autoSpaceDE/>
              <w:autoSpaceDN/>
              <w:adjustRightInd/>
              <w:textAlignment w:val="auto"/>
              <w:rPr>
                <w:sz w:val="16"/>
                <w:szCs w:val="16"/>
              </w:rPr>
            </w:pPr>
            <w:proofErr w:type="spellStart"/>
            <w:r w:rsidRPr="002E6184">
              <w:rPr>
                <w:sz w:val="16"/>
                <w:szCs w:val="16"/>
              </w:rPr>
              <w:t>PType</w:t>
            </w:r>
            <w:proofErr w:type="spellEnd"/>
            <w:r w:rsidRPr="002E6184">
              <w:rPr>
                <w:sz w:val="16"/>
                <w:szCs w:val="16"/>
              </w:rPr>
              <w:t xml:space="preserve"> := literal;</w:t>
            </w:r>
          </w:p>
          <w:p w14:paraId="5232C612" w14:textId="77777777" w:rsidR="002E6184" w:rsidRDefault="002E6184" w:rsidP="002E6184">
            <w:pPr>
              <w:overflowPunct/>
              <w:autoSpaceDE/>
              <w:autoSpaceDN/>
              <w:adjustRightInd/>
              <w:textAlignment w:val="auto"/>
              <w:rPr>
                <w:sz w:val="16"/>
                <w:szCs w:val="16"/>
              </w:rPr>
            </w:pPr>
          </w:p>
          <w:p w14:paraId="00E575D0" w14:textId="77777777" w:rsidR="002E6184" w:rsidRPr="002E6184" w:rsidRDefault="002E6184" w:rsidP="002E6184">
            <w:pPr>
              <w:overflowPunct/>
              <w:autoSpaceDE/>
              <w:autoSpaceDN/>
              <w:adjustRightInd/>
              <w:textAlignment w:val="auto"/>
              <w:rPr>
                <w:sz w:val="16"/>
                <w:szCs w:val="16"/>
              </w:rPr>
            </w:pPr>
            <w:r w:rsidRPr="002E6184">
              <w:rPr>
                <w:sz w:val="16"/>
                <w:szCs w:val="16"/>
              </w:rPr>
              <w:t>Value := 'P';                                             //A=All appt. F=Future appt. P=Past appt.</w:t>
            </w:r>
          </w:p>
          <w:p w14:paraId="7DE554CC" w14:textId="77777777" w:rsidR="009A384E" w:rsidRPr="001726CC" w:rsidRDefault="002E6184" w:rsidP="002E6184">
            <w:pPr>
              <w:overflowPunct/>
              <w:autoSpaceDE/>
              <w:autoSpaceDN/>
              <w:adjustRightInd/>
              <w:textAlignment w:val="auto"/>
              <w:rPr>
                <w:color w:val="FF0000"/>
                <w:sz w:val="16"/>
                <w:szCs w:val="16"/>
              </w:rPr>
            </w:pPr>
            <w:proofErr w:type="spellStart"/>
            <w:r w:rsidRPr="002E6184">
              <w:rPr>
                <w:sz w:val="16"/>
                <w:szCs w:val="16"/>
              </w:rPr>
              <w:t>PType</w:t>
            </w:r>
            <w:proofErr w:type="spellEnd"/>
            <w:r w:rsidRPr="002E6184">
              <w:rPr>
                <w:sz w:val="16"/>
                <w:szCs w:val="16"/>
              </w:rPr>
              <w:t xml:space="preserve"> := literal;</w:t>
            </w:r>
          </w:p>
        </w:tc>
      </w:tr>
      <w:tr w:rsidR="003D2983" w:rsidRPr="00335D43" w14:paraId="7EA197D7"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430856AA" w14:textId="77777777" w:rsidR="009A384E" w:rsidRPr="001726CC" w:rsidRDefault="009A384E" w:rsidP="00E36084">
            <w:pPr>
              <w:jc w:val="center"/>
              <w:rPr>
                <w:rFonts w:ascii="Calibri" w:hAnsi="Calibri"/>
                <w:color w:val="FF0000"/>
                <w:sz w:val="18"/>
                <w:szCs w:val="18"/>
              </w:rPr>
            </w:pPr>
            <w:r w:rsidRPr="00F52062">
              <w:rPr>
                <w:color w:val="000000"/>
                <w:sz w:val="16"/>
                <w:szCs w:val="16"/>
              </w:rPr>
              <w:lastRenderedPageBreak/>
              <w:t>DVBAB CCOW</w:t>
            </w:r>
          </w:p>
        </w:tc>
        <w:tc>
          <w:tcPr>
            <w:tcW w:w="825" w:type="dxa"/>
            <w:gridSpan w:val="2"/>
            <w:tcBorders>
              <w:top w:val="single" w:sz="8" w:space="0" w:color="auto"/>
              <w:left w:val="nil"/>
              <w:bottom w:val="single" w:sz="8" w:space="0" w:color="auto"/>
              <w:right w:val="dotted" w:sz="4" w:space="0" w:color="auto"/>
            </w:tcBorders>
            <w:shd w:val="clear" w:color="auto" w:fill="auto"/>
          </w:tcPr>
          <w:p w14:paraId="31F19977"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CCOW</w:t>
            </w:r>
          </w:p>
        </w:tc>
        <w:tc>
          <w:tcPr>
            <w:tcW w:w="927" w:type="dxa"/>
            <w:gridSpan w:val="2"/>
            <w:tcBorders>
              <w:top w:val="single" w:sz="8" w:space="0" w:color="auto"/>
              <w:left w:val="nil"/>
              <w:bottom w:val="single" w:sz="8" w:space="0" w:color="auto"/>
              <w:right w:val="dotted" w:sz="4" w:space="0" w:color="auto"/>
            </w:tcBorders>
            <w:shd w:val="clear" w:color="auto" w:fill="auto"/>
          </w:tcPr>
          <w:p w14:paraId="1C993EAD"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3E064186"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110C80E2" w14:textId="77777777" w:rsidR="009A384E" w:rsidRPr="00E20F57" w:rsidRDefault="009A384E" w:rsidP="00652A8E">
            <w:pPr>
              <w:overflowPunct/>
              <w:textAlignment w:val="auto"/>
              <w:rPr>
                <w:sz w:val="16"/>
                <w:szCs w:val="16"/>
              </w:rPr>
            </w:pPr>
            <w:r w:rsidRPr="00E20F57">
              <w:rPr>
                <w:sz w:val="16"/>
                <w:szCs w:val="16"/>
              </w:rPr>
              <w:t>This remote procedure encapsulates the supported calls $$SITE^VASITE</w:t>
            </w:r>
          </w:p>
          <w:p w14:paraId="27B9115B" w14:textId="77777777" w:rsidR="009A384E" w:rsidRPr="00E20F57" w:rsidRDefault="009A384E" w:rsidP="00652A8E">
            <w:pPr>
              <w:overflowPunct/>
              <w:textAlignment w:val="auto"/>
              <w:rPr>
                <w:sz w:val="16"/>
                <w:szCs w:val="16"/>
              </w:rPr>
            </w:pPr>
            <w:r w:rsidRPr="00E20F57">
              <w:rPr>
                <w:sz w:val="16"/>
                <w:szCs w:val="16"/>
              </w:rPr>
              <w:t>and $$PROD^XUPROD.</w:t>
            </w:r>
          </w:p>
          <w:p w14:paraId="01DB8CD4" w14:textId="77777777" w:rsidR="009A384E" w:rsidRPr="00E20F57" w:rsidRDefault="009A384E" w:rsidP="00652A8E">
            <w:pPr>
              <w:overflowPunct/>
              <w:textAlignment w:val="auto"/>
              <w:rPr>
                <w:sz w:val="16"/>
                <w:szCs w:val="16"/>
              </w:rPr>
            </w:pPr>
            <w:r w:rsidRPr="00E20F57">
              <w:rPr>
                <w:sz w:val="16"/>
                <w:szCs w:val="16"/>
              </w:rPr>
              <w:t xml:space="preserve"> Parameter TYPE 1 = Pass back local station number ($$SITE^VASITE)</w:t>
            </w:r>
          </w:p>
          <w:p w14:paraId="5EB66067"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E20F57">
              <w:rPr>
                <w:sz w:val="16"/>
                <w:szCs w:val="16"/>
              </w:rPr>
              <w:t>2 = Pass back whether production account or not ($$PROD^XUPROD)</w:t>
            </w:r>
          </w:p>
        </w:tc>
        <w:tc>
          <w:tcPr>
            <w:tcW w:w="1003" w:type="dxa"/>
            <w:gridSpan w:val="2"/>
            <w:tcBorders>
              <w:top w:val="single" w:sz="8" w:space="0" w:color="auto"/>
              <w:left w:val="nil"/>
              <w:bottom w:val="single" w:sz="8" w:space="0" w:color="auto"/>
              <w:right w:val="dotted" w:sz="4" w:space="0" w:color="auto"/>
            </w:tcBorders>
            <w:shd w:val="clear" w:color="auto" w:fill="auto"/>
          </w:tcPr>
          <w:p w14:paraId="159D42E3"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INFOTYPE</w:t>
            </w:r>
          </w:p>
          <w:p w14:paraId="4D1BC56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color w:val="000000"/>
                <w:sz w:val="16"/>
                <w:szCs w:val="16"/>
              </w:rPr>
              <w:t>TYPE</w:t>
            </w:r>
          </w:p>
        </w:tc>
        <w:tc>
          <w:tcPr>
            <w:tcW w:w="2593" w:type="dxa"/>
            <w:gridSpan w:val="3"/>
            <w:tcBorders>
              <w:top w:val="single" w:sz="8" w:space="0" w:color="auto"/>
              <w:left w:val="nil"/>
              <w:bottom w:val="single" w:sz="8" w:space="0" w:color="auto"/>
              <w:right w:val="single" w:sz="8" w:space="0" w:color="auto"/>
            </w:tcBorders>
            <w:shd w:val="clear" w:color="auto" w:fill="auto"/>
          </w:tcPr>
          <w:p w14:paraId="3D719A9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4A44BBAB"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F52062">
              <w:rPr>
                <w:color w:val="000000"/>
                <w:sz w:val="16"/>
                <w:szCs w:val="16"/>
              </w:rPr>
              <w:t>DVBAB CCOW</w:t>
            </w:r>
          </w:p>
        </w:tc>
        <w:tc>
          <w:tcPr>
            <w:tcW w:w="979" w:type="dxa"/>
            <w:tcBorders>
              <w:top w:val="single" w:sz="8" w:space="0" w:color="auto"/>
              <w:left w:val="nil"/>
              <w:bottom w:val="single" w:sz="8" w:space="0" w:color="auto"/>
              <w:right w:val="dotted" w:sz="4" w:space="0" w:color="auto"/>
            </w:tcBorders>
            <w:shd w:val="clear" w:color="auto" w:fill="auto"/>
          </w:tcPr>
          <w:p w14:paraId="49E07207" w14:textId="77777777" w:rsidR="009A384E"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p w14:paraId="42834764"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4156A0CB"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336360F1"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68AC530" w14:textId="77777777" w:rsidR="00967DA1" w:rsidRPr="00C54165"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untBrkrMthds</w:t>
            </w:r>
            <w:proofErr w:type="spellEnd"/>
          </w:p>
        </w:tc>
        <w:tc>
          <w:tcPr>
            <w:tcW w:w="1200" w:type="dxa"/>
            <w:gridSpan w:val="3"/>
            <w:tcBorders>
              <w:top w:val="single" w:sz="8" w:space="0" w:color="auto"/>
              <w:left w:val="nil"/>
              <w:bottom w:val="single" w:sz="8" w:space="0" w:color="auto"/>
              <w:right w:val="dotted" w:sz="4" w:space="0" w:color="auto"/>
            </w:tcBorders>
            <w:shd w:val="clear" w:color="auto" w:fill="auto"/>
          </w:tcPr>
          <w:p w14:paraId="14BB686E" w14:textId="77777777" w:rsidR="009A384E" w:rsidRDefault="002E618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74A1FAF5"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05256F49"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082AF4C0" w14:textId="77777777" w:rsidR="002E6184" w:rsidRDefault="002E6184" w:rsidP="001C4D1D">
            <w:pPr>
              <w:keepNext/>
              <w:overflowPunct/>
              <w:autoSpaceDE/>
              <w:autoSpaceDN/>
              <w:adjustRightInd/>
              <w:jc w:val="center"/>
              <w:textAlignment w:val="auto"/>
              <w:rPr>
                <w:rFonts w:ascii="Calibri" w:hAnsi="Calibri" w:cs="Calibri"/>
                <w:b/>
                <w:bCs/>
                <w:color w:val="000000"/>
                <w:sz w:val="18"/>
                <w:szCs w:val="18"/>
              </w:rPr>
            </w:pPr>
          </w:p>
          <w:p w14:paraId="72FC2A30" w14:textId="77777777" w:rsidR="002E6184" w:rsidRPr="00C54165"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Brkr</w:t>
            </w:r>
            <w:proofErr w:type="spellEnd"/>
          </w:p>
        </w:tc>
        <w:tc>
          <w:tcPr>
            <w:tcW w:w="1580" w:type="dxa"/>
            <w:gridSpan w:val="3"/>
            <w:tcBorders>
              <w:top w:val="single" w:sz="8" w:space="0" w:color="auto"/>
              <w:left w:val="nil"/>
              <w:bottom w:val="single" w:sz="8" w:space="0" w:color="auto"/>
              <w:right w:val="single" w:sz="8" w:space="0" w:color="auto"/>
            </w:tcBorders>
            <w:shd w:val="clear" w:color="auto" w:fill="auto"/>
            <w:noWrap/>
          </w:tcPr>
          <w:p w14:paraId="4EEB555E" w14:textId="77777777" w:rsidR="002E6184" w:rsidRDefault="002E6184" w:rsidP="002E6184">
            <w:pPr>
              <w:keepNext/>
              <w:overflowPunct/>
              <w:autoSpaceDE/>
              <w:autoSpaceDN/>
              <w:adjustRightInd/>
              <w:textAlignment w:val="auto"/>
              <w:rPr>
                <w:rFonts w:ascii="Calibri" w:hAnsi="Calibri" w:cs="Calibri"/>
                <w:b/>
                <w:bCs/>
                <w:color w:val="000000"/>
                <w:sz w:val="18"/>
                <w:szCs w:val="18"/>
              </w:rPr>
            </w:pPr>
            <w:r w:rsidRPr="002E6184">
              <w:rPr>
                <w:rFonts w:ascii="Calibri" w:hAnsi="Calibri" w:cs="Calibri"/>
                <w:b/>
                <w:bCs/>
                <w:color w:val="000000"/>
                <w:sz w:val="18"/>
                <w:szCs w:val="18"/>
              </w:rPr>
              <w:t>Value := '1';</w:t>
            </w:r>
          </w:p>
          <w:p w14:paraId="3536E093" w14:textId="77777777" w:rsidR="009A384E" w:rsidRDefault="002E6184" w:rsidP="002E6184">
            <w:pPr>
              <w:keepNext/>
              <w:overflowPunct/>
              <w:autoSpaceDE/>
              <w:autoSpaceDN/>
              <w:adjustRightInd/>
              <w:textAlignment w:val="auto"/>
              <w:rPr>
                <w:rFonts w:ascii="Calibri" w:hAnsi="Calibri" w:cs="Calibri"/>
                <w:b/>
                <w:bCs/>
                <w:color w:val="000000"/>
                <w:sz w:val="18"/>
                <w:szCs w:val="18"/>
              </w:rPr>
            </w:pPr>
            <w:proofErr w:type="spellStart"/>
            <w:r w:rsidRPr="002E6184">
              <w:rPr>
                <w:rFonts w:ascii="Calibri" w:hAnsi="Calibri" w:cs="Calibri"/>
                <w:b/>
                <w:bCs/>
                <w:color w:val="000000"/>
                <w:sz w:val="18"/>
                <w:szCs w:val="18"/>
              </w:rPr>
              <w:t>PType</w:t>
            </w:r>
            <w:proofErr w:type="spellEnd"/>
            <w:r w:rsidRPr="002E6184">
              <w:rPr>
                <w:rFonts w:ascii="Calibri" w:hAnsi="Calibri" w:cs="Calibri"/>
                <w:b/>
                <w:bCs/>
                <w:color w:val="000000"/>
                <w:sz w:val="18"/>
                <w:szCs w:val="18"/>
              </w:rPr>
              <w:t xml:space="preserve"> := literal;</w:t>
            </w:r>
          </w:p>
          <w:p w14:paraId="155230AF" w14:textId="77777777" w:rsidR="00967DA1" w:rsidRDefault="00967DA1" w:rsidP="002E6184">
            <w:pPr>
              <w:keepNext/>
              <w:overflowPunct/>
              <w:autoSpaceDE/>
              <w:autoSpaceDN/>
              <w:adjustRightInd/>
              <w:textAlignment w:val="auto"/>
              <w:rPr>
                <w:rFonts w:ascii="Calibri" w:hAnsi="Calibri" w:cs="Calibri"/>
                <w:b/>
                <w:bCs/>
                <w:color w:val="000000"/>
                <w:sz w:val="18"/>
                <w:szCs w:val="18"/>
              </w:rPr>
            </w:pPr>
          </w:p>
          <w:p w14:paraId="0D2275C8" w14:textId="77777777" w:rsidR="00967DA1" w:rsidRDefault="00967DA1" w:rsidP="002E6184">
            <w:pPr>
              <w:keepNext/>
              <w:overflowPunct/>
              <w:autoSpaceDE/>
              <w:autoSpaceDN/>
              <w:adjustRightInd/>
              <w:textAlignment w:val="auto"/>
              <w:rPr>
                <w:rFonts w:ascii="Calibri" w:hAnsi="Calibri" w:cs="Calibri"/>
                <w:b/>
                <w:bCs/>
                <w:color w:val="000000"/>
                <w:sz w:val="18"/>
                <w:szCs w:val="18"/>
              </w:rPr>
            </w:pPr>
          </w:p>
          <w:p w14:paraId="7E0D22B7" w14:textId="77777777" w:rsidR="00967DA1" w:rsidRPr="00967DA1" w:rsidRDefault="00967DA1" w:rsidP="00967DA1">
            <w:pPr>
              <w:keepNext/>
              <w:overflowPunct/>
              <w:autoSpaceDE/>
              <w:autoSpaceDN/>
              <w:adjustRightInd/>
              <w:textAlignment w:val="auto"/>
              <w:rPr>
                <w:rFonts w:ascii="Calibri" w:hAnsi="Calibri" w:cs="Calibri"/>
                <w:b/>
                <w:bCs/>
                <w:color w:val="000000"/>
                <w:sz w:val="18"/>
                <w:szCs w:val="18"/>
              </w:rPr>
            </w:pPr>
            <w:r w:rsidRPr="00967DA1">
              <w:rPr>
                <w:rFonts w:ascii="Calibri" w:hAnsi="Calibri" w:cs="Calibri"/>
                <w:b/>
                <w:bCs/>
                <w:color w:val="000000"/>
                <w:sz w:val="18"/>
                <w:szCs w:val="18"/>
              </w:rPr>
              <w:t xml:space="preserve">  Value := '2';</w:t>
            </w:r>
          </w:p>
          <w:p w14:paraId="58F9B500" w14:textId="77777777" w:rsidR="00967DA1" w:rsidRPr="00C54165" w:rsidRDefault="00967DA1" w:rsidP="00967DA1">
            <w:pPr>
              <w:keepNext/>
              <w:overflowPunct/>
              <w:autoSpaceDE/>
              <w:autoSpaceDN/>
              <w:adjustRightInd/>
              <w:textAlignment w:val="auto"/>
              <w:rPr>
                <w:rFonts w:ascii="Calibri" w:hAnsi="Calibri" w:cs="Calibri"/>
                <w:b/>
                <w:bCs/>
                <w:color w:val="000000"/>
                <w:sz w:val="18"/>
                <w:szCs w:val="18"/>
              </w:rPr>
            </w:pPr>
            <w:r w:rsidRPr="00967DA1">
              <w:rPr>
                <w:rFonts w:ascii="Calibri" w:hAnsi="Calibri" w:cs="Calibri"/>
                <w:b/>
                <w:bCs/>
                <w:color w:val="000000"/>
                <w:sz w:val="18"/>
                <w:szCs w:val="18"/>
              </w:rPr>
              <w:t xml:space="preserve">  </w:t>
            </w:r>
            <w:proofErr w:type="spellStart"/>
            <w:r w:rsidRPr="00967DA1">
              <w:rPr>
                <w:rFonts w:ascii="Calibri" w:hAnsi="Calibri" w:cs="Calibri"/>
                <w:b/>
                <w:bCs/>
                <w:color w:val="000000"/>
                <w:sz w:val="18"/>
                <w:szCs w:val="18"/>
              </w:rPr>
              <w:t>PType</w:t>
            </w:r>
            <w:proofErr w:type="spellEnd"/>
            <w:r w:rsidRPr="00967DA1">
              <w:rPr>
                <w:rFonts w:ascii="Calibri" w:hAnsi="Calibri" w:cs="Calibri"/>
                <w:b/>
                <w:bCs/>
                <w:color w:val="000000"/>
                <w:sz w:val="18"/>
                <w:szCs w:val="18"/>
              </w:rPr>
              <w:t xml:space="preserve"> := literal;</w:t>
            </w:r>
          </w:p>
        </w:tc>
      </w:tr>
      <w:tr w:rsidR="003D2983" w:rsidRPr="00335D43" w14:paraId="48DA2EDC" w14:textId="77777777" w:rsidTr="008562E1">
        <w:trPr>
          <w:trHeight w:val="19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84B00F4" w14:textId="77777777" w:rsidR="009A384E" w:rsidRPr="00376886" w:rsidRDefault="009A384E" w:rsidP="00E36084">
            <w:pPr>
              <w:jc w:val="center"/>
              <w:rPr>
                <w:color w:val="000000"/>
                <w:sz w:val="16"/>
                <w:szCs w:val="16"/>
              </w:rPr>
            </w:pPr>
            <w:r w:rsidRPr="00967989">
              <w:rPr>
                <w:color w:val="000000"/>
                <w:sz w:val="16"/>
                <w:szCs w:val="16"/>
              </w:rPr>
              <w:t>DVBAB CHECK CREDENTIALS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10704F35"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CHKCRED</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F9B716E"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495B663F" w14:textId="77777777" w:rsidR="009A384E" w:rsidRPr="006E2E67" w:rsidRDefault="009A384E" w:rsidP="001C4D1D">
            <w:pPr>
              <w:keepNext/>
              <w:overflowPunct/>
              <w:autoSpaceDE/>
              <w:autoSpaceDN/>
              <w:adjustRightInd/>
              <w:ind w:left="-108" w:right="-108"/>
              <w:jc w:val="center"/>
              <w:textAlignment w:val="auto"/>
              <w:rPr>
                <w:rFonts w:ascii="Calibri" w:hAnsi="Calibri" w:cs="Calibri"/>
                <w:b/>
                <w:bCs/>
                <w:color w:val="000000"/>
                <w:sz w:val="20"/>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526E5E32" w14:textId="77777777" w:rsidR="009A384E" w:rsidRPr="00E20F57" w:rsidRDefault="009A384E" w:rsidP="0085155A">
            <w:pPr>
              <w:keepNext/>
              <w:overflowPunct/>
              <w:autoSpaceDE/>
              <w:autoSpaceDN/>
              <w:adjustRightInd/>
              <w:jc w:val="center"/>
              <w:textAlignment w:val="auto"/>
              <w:rPr>
                <w:b/>
                <w:bCs/>
                <w:color w:val="000000"/>
                <w:sz w:val="16"/>
                <w:szCs w:val="16"/>
              </w:rPr>
            </w:pPr>
            <w:r w:rsidRPr="00967989">
              <w:rPr>
                <w:color w:val="000000"/>
                <w:sz w:val="16"/>
                <w:szCs w:val="16"/>
              </w:rPr>
              <w:t>Verifies the user has been granted access to AMIE II/CAPRI</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6F207FCC"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NONE</w:t>
            </w:r>
          </w:p>
          <w:p w14:paraId="4CD3BAEE" w14:textId="77777777" w:rsidR="009A384E" w:rsidRPr="006E2E67" w:rsidRDefault="009A384E" w:rsidP="001C4D1D">
            <w:pPr>
              <w:keepNext/>
              <w:overflowPunct/>
              <w:autoSpaceDE/>
              <w:autoSpaceDN/>
              <w:adjustRightInd/>
              <w:ind w:left="-108" w:right="-108"/>
              <w:jc w:val="center"/>
              <w:textAlignment w:val="auto"/>
              <w:rPr>
                <w:rFonts w:ascii="Calibri" w:hAnsi="Calibri" w:cs="Calibri"/>
                <w:b/>
                <w:bCs/>
                <w:color w:val="000000"/>
                <w:sz w:val="20"/>
              </w:rPr>
            </w:pP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71B7262F" w14:textId="77777777" w:rsidR="009A384E" w:rsidRPr="006E2E67" w:rsidRDefault="009A384E" w:rsidP="002A3C57">
            <w:pPr>
              <w:overflowPunct/>
              <w:textAlignment w:val="auto"/>
              <w:rPr>
                <w:rFonts w:ascii="Calibri" w:hAnsi="Calibri" w:cs="r_ansi"/>
                <w:sz w:val="20"/>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1A40BE3B"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DVBAB CHECK CREDENTIALS'</w:t>
            </w:r>
            <w:r w:rsidRPr="00967989">
              <w:rPr>
                <w:color w:val="000000"/>
                <w:sz w:val="16"/>
                <w:szCs w:val="16"/>
              </w:rPr>
              <w:br/>
            </w:r>
            <w:r w:rsidRPr="00967989">
              <w:rPr>
                <w:color w:val="000000"/>
                <w:sz w:val="16"/>
                <w:szCs w:val="16"/>
              </w:rPr>
              <w:br/>
            </w:r>
            <w:r w:rsidRPr="00967989">
              <w:rPr>
                <w:color w:val="000000"/>
                <w:sz w:val="16"/>
                <w:szCs w:val="16"/>
              </w:rPr>
              <w:t>'DVBAB CHECK CREDENTIALS'</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40CE994D"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proofErr w:type="spellStart"/>
            <w:r w:rsidRPr="00967989">
              <w:rPr>
                <w:color w:val="000000"/>
                <w:sz w:val="16"/>
                <w:szCs w:val="16"/>
              </w:rPr>
              <w:t>viewaddress</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viewexam</w:t>
            </w:r>
            <w:proofErr w:type="spellEnd"/>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50DBFDD5"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22A5AC92"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No Params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No Params</w:t>
            </w:r>
          </w:p>
        </w:tc>
      </w:tr>
      <w:tr w:rsidR="003D2983" w:rsidRPr="00335D43" w14:paraId="71B258F6"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544953F" w14:textId="77777777" w:rsidR="009A384E" w:rsidRPr="00611FCC" w:rsidRDefault="009A384E" w:rsidP="00E36084">
            <w:pPr>
              <w:jc w:val="center"/>
              <w:rPr>
                <w:rFonts w:ascii="Calibri" w:hAnsi="Calibri"/>
                <w:color w:val="000000"/>
                <w:sz w:val="18"/>
                <w:szCs w:val="18"/>
              </w:rPr>
            </w:pPr>
            <w:r w:rsidRPr="00967989">
              <w:rPr>
                <w:color w:val="000000"/>
                <w:sz w:val="16"/>
                <w:szCs w:val="16"/>
              </w:rPr>
              <w:t>DVBAB DATETIME</w:t>
            </w:r>
          </w:p>
        </w:tc>
        <w:tc>
          <w:tcPr>
            <w:tcW w:w="825" w:type="dxa"/>
            <w:gridSpan w:val="2"/>
            <w:tcBorders>
              <w:top w:val="single" w:sz="8" w:space="0" w:color="auto"/>
              <w:left w:val="nil"/>
              <w:bottom w:val="single" w:sz="8" w:space="0" w:color="auto"/>
              <w:right w:val="dotted" w:sz="4" w:space="0" w:color="auto"/>
            </w:tcBorders>
            <w:shd w:val="clear" w:color="auto" w:fill="auto"/>
          </w:tcPr>
          <w:p w14:paraId="631E7E3B"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DTTM</w:t>
            </w:r>
          </w:p>
        </w:tc>
        <w:tc>
          <w:tcPr>
            <w:tcW w:w="927" w:type="dxa"/>
            <w:gridSpan w:val="2"/>
            <w:tcBorders>
              <w:top w:val="single" w:sz="8" w:space="0" w:color="auto"/>
              <w:left w:val="nil"/>
              <w:bottom w:val="single" w:sz="8" w:space="0" w:color="auto"/>
              <w:right w:val="dotted" w:sz="4" w:space="0" w:color="auto"/>
            </w:tcBorders>
            <w:shd w:val="clear" w:color="auto" w:fill="auto"/>
          </w:tcPr>
          <w:p w14:paraId="23DD9073"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05FB5EA7"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176ADC1A" w14:textId="77777777" w:rsidR="009A384E" w:rsidRPr="006E2E67" w:rsidRDefault="009A384E" w:rsidP="002A3C57">
            <w:pPr>
              <w:keepNext/>
              <w:overflowPunct/>
              <w:autoSpaceDE/>
              <w:autoSpaceDN/>
              <w:adjustRightInd/>
              <w:textAlignment w:val="auto"/>
              <w:rPr>
                <w:rFonts w:ascii="Calibri" w:hAnsi="Calibri" w:cs="Calibri"/>
                <w:b/>
                <w:bCs/>
                <w:color w:val="000000"/>
                <w:sz w:val="18"/>
                <w:szCs w:val="18"/>
              </w:rPr>
            </w:pPr>
            <w:r w:rsidRPr="00967989">
              <w:rPr>
                <w:color w:val="000000"/>
                <w:sz w:val="16"/>
                <w:szCs w:val="16"/>
              </w:rPr>
              <w:t>Returns the current date/time from VistA</w:t>
            </w:r>
          </w:p>
        </w:tc>
        <w:tc>
          <w:tcPr>
            <w:tcW w:w="1003" w:type="dxa"/>
            <w:gridSpan w:val="2"/>
            <w:tcBorders>
              <w:top w:val="single" w:sz="8" w:space="0" w:color="auto"/>
              <w:left w:val="nil"/>
              <w:bottom w:val="single" w:sz="8" w:space="0" w:color="auto"/>
              <w:right w:val="dotted" w:sz="4" w:space="0" w:color="auto"/>
            </w:tcBorders>
            <w:shd w:val="clear" w:color="auto" w:fill="auto"/>
          </w:tcPr>
          <w:p w14:paraId="798A841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color w:val="000000"/>
                <w:sz w:val="16"/>
                <w:szCs w:val="16"/>
              </w:rPr>
              <w:t>NONE</w:t>
            </w:r>
            <w:r w:rsidRPr="00967989">
              <w:rPr>
                <w:color w:val="000000"/>
                <w:sz w:val="16"/>
                <w:szCs w:val="16"/>
              </w:rPr>
              <w:t> </w:t>
            </w:r>
          </w:p>
        </w:tc>
        <w:tc>
          <w:tcPr>
            <w:tcW w:w="2593" w:type="dxa"/>
            <w:gridSpan w:val="3"/>
            <w:tcBorders>
              <w:top w:val="single" w:sz="8" w:space="0" w:color="auto"/>
              <w:left w:val="nil"/>
              <w:bottom w:val="single" w:sz="8" w:space="0" w:color="auto"/>
              <w:right w:val="single" w:sz="8" w:space="0" w:color="auto"/>
            </w:tcBorders>
            <w:shd w:val="clear" w:color="auto" w:fill="auto"/>
          </w:tcPr>
          <w:p w14:paraId="51FA84D4" w14:textId="77777777" w:rsidR="009A384E" w:rsidRPr="006E2E67" w:rsidRDefault="009A384E" w:rsidP="002A3C57">
            <w:pPr>
              <w:overflowPunct/>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auto"/>
          </w:tcPr>
          <w:p w14:paraId="12C69974"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DVBAB DATETIME'</w:t>
            </w:r>
            <w:r w:rsidRPr="00967989">
              <w:rPr>
                <w:color w:val="000000"/>
                <w:sz w:val="16"/>
                <w:szCs w:val="16"/>
              </w:rPr>
              <w:br/>
            </w:r>
            <w:r w:rsidRPr="00967989">
              <w:rPr>
                <w:color w:val="000000"/>
                <w:sz w:val="16"/>
                <w:szCs w:val="16"/>
              </w:rPr>
              <w:br/>
            </w:r>
            <w:r w:rsidRPr="00967989">
              <w:rPr>
                <w:color w:val="000000"/>
                <w:sz w:val="16"/>
                <w:szCs w:val="16"/>
              </w:rPr>
              <w:t>'DVBAB DATETIME'</w:t>
            </w:r>
          </w:p>
        </w:tc>
        <w:tc>
          <w:tcPr>
            <w:tcW w:w="979" w:type="dxa"/>
            <w:tcBorders>
              <w:top w:val="single" w:sz="8" w:space="0" w:color="auto"/>
              <w:left w:val="nil"/>
              <w:bottom w:val="single" w:sz="8" w:space="0" w:color="auto"/>
              <w:right w:val="dotted" w:sz="4" w:space="0" w:color="auto"/>
            </w:tcBorders>
            <w:shd w:val="clear" w:color="auto" w:fill="auto"/>
          </w:tcPr>
          <w:p w14:paraId="67F9A1D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REPORTS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telnet</w:t>
            </w:r>
          </w:p>
        </w:tc>
        <w:tc>
          <w:tcPr>
            <w:tcW w:w="1200" w:type="dxa"/>
            <w:gridSpan w:val="3"/>
            <w:tcBorders>
              <w:top w:val="single" w:sz="8" w:space="0" w:color="auto"/>
              <w:left w:val="nil"/>
              <w:bottom w:val="single" w:sz="8" w:space="0" w:color="auto"/>
              <w:right w:val="dotted" w:sz="4" w:space="0" w:color="auto"/>
            </w:tcBorders>
            <w:shd w:val="clear" w:color="auto" w:fill="auto"/>
          </w:tcPr>
          <w:p w14:paraId="6EC2F033"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p>
        </w:tc>
        <w:tc>
          <w:tcPr>
            <w:tcW w:w="1580" w:type="dxa"/>
            <w:gridSpan w:val="3"/>
            <w:tcBorders>
              <w:top w:val="single" w:sz="8" w:space="0" w:color="auto"/>
              <w:left w:val="nil"/>
              <w:bottom w:val="single" w:sz="8" w:space="0" w:color="auto"/>
              <w:right w:val="single" w:sz="8" w:space="0" w:color="auto"/>
            </w:tcBorders>
            <w:shd w:val="clear" w:color="auto" w:fill="auto"/>
            <w:noWrap/>
          </w:tcPr>
          <w:p w14:paraId="4785C3B9"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967989">
              <w:rPr>
                <w:color w:val="000000"/>
                <w:sz w:val="16"/>
                <w:szCs w:val="16"/>
              </w:rPr>
              <w:t xml:space="preserve">No </w:t>
            </w:r>
            <w:proofErr w:type="spellStart"/>
            <w:r w:rsidRPr="00967989">
              <w:rPr>
                <w:color w:val="000000"/>
                <w:sz w:val="16"/>
                <w:szCs w:val="16"/>
              </w:rPr>
              <w:t>Parms</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No Params</w:t>
            </w:r>
          </w:p>
        </w:tc>
      </w:tr>
      <w:tr w:rsidR="003D2983" w:rsidRPr="00335D43" w14:paraId="52925B24" w14:textId="77777777" w:rsidTr="008562E1">
        <w:trPr>
          <w:trHeight w:val="644"/>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20BBD84" w14:textId="77777777" w:rsidR="009A384E" w:rsidRPr="00611FCC" w:rsidRDefault="009A384E" w:rsidP="005C413C">
            <w:pPr>
              <w:overflowPunct/>
              <w:autoSpaceDE/>
              <w:autoSpaceDN/>
              <w:adjustRightInd/>
              <w:textAlignment w:val="auto"/>
              <w:rPr>
                <w:rFonts w:ascii="Calibri" w:hAnsi="Calibri"/>
                <w:color w:val="000000"/>
                <w:sz w:val="18"/>
                <w:szCs w:val="18"/>
              </w:rPr>
            </w:pPr>
            <w:r w:rsidRPr="00F01EE8">
              <w:rPr>
                <w:color w:val="000000"/>
                <w:sz w:val="16"/>
                <w:szCs w:val="16"/>
              </w:rPr>
              <w:t>DVBAB DIVISION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77725D5F"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sidRPr="00433B7A">
              <w:rPr>
                <w:bCs/>
                <w:color w:val="000000"/>
                <w:sz w:val="16"/>
                <w:szCs w:val="16"/>
              </w:rPr>
              <w:t>DIVISION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7974FF5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Cs/>
                <w:color w:val="000000"/>
                <w:sz w:val="20"/>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1874BA4C"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Cs/>
                <w:color w:val="000000"/>
                <w:sz w:val="20"/>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511BBBAB" w14:textId="77777777" w:rsidR="009A384E" w:rsidRPr="006E2E67" w:rsidRDefault="009A384E" w:rsidP="001C4D1D">
            <w:pPr>
              <w:keepNext/>
              <w:overflowPunct/>
              <w:autoSpaceDE/>
              <w:autoSpaceDN/>
              <w:adjustRightInd/>
              <w:jc w:val="center"/>
              <w:textAlignment w:val="auto"/>
              <w:rPr>
                <w:rFonts w:ascii="Calibri" w:hAnsi="Calibri" w:cs="Calibri"/>
                <w:b/>
                <w:bCs/>
                <w:color w:val="000000"/>
                <w:sz w:val="18"/>
                <w:szCs w:val="18"/>
              </w:rPr>
            </w:pPr>
            <w:r w:rsidRPr="00433B7A">
              <w:rPr>
                <w:sz w:val="16"/>
                <w:szCs w:val="16"/>
              </w:rPr>
              <w:t>Returns list of divisions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2FFB6298" w14:textId="77777777" w:rsidR="009A384E" w:rsidRPr="00C54165" w:rsidRDefault="009A384E" w:rsidP="001C4D1D">
            <w:pPr>
              <w:keepNext/>
              <w:overflowPunct/>
              <w:autoSpaceDE/>
              <w:autoSpaceDN/>
              <w:adjustRightInd/>
              <w:ind w:left="-108" w:right="-108"/>
              <w:jc w:val="center"/>
              <w:textAlignment w:val="auto"/>
              <w:rPr>
                <w:rFonts w:ascii="Calibri" w:hAnsi="Calibri" w:cs="Calibri"/>
                <w:b/>
                <w:bCs/>
                <w:color w:val="000000"/>
                <w:sz w:val="16"/>
                <w:szCs w:val="18"/>
              </w:rPr>
            </w:pPr>
            <w:r>
              <w:rPr>
                <w:color w:val="000000"/>
                <w:sz w:val="16"/>
                <w:szCs w:val="16"/>
              </w:rPr>
              <w:t>NONE</w:t>
            </w:r>
          </w:p>
        </w:tc>
        <w:tc>
          <w:tcPr>
            <w:tcW w:w="2593" w:type="dxa"/>
            <w:gridSpan w:val="3"/>
            <w:tcBorders>
              <w:top w:val="single" w:sz="8" w:space="0" w:color="auto"/>
              <w:left w:val="nil"/>
              <w:bottom w:val="single" w:sz="8" w:space="0" w:color="auto"/>
              <w:right w:val="single" w:sz="8" w:space="0" w:color="auto"/>
            </w:tcBorders>
            <w:shd w:val="clear" w:color="auto" w:fill="FFFFFF" w:themeFill="background1"/>
          </w:tcPr>
          <w:p w14:paraId="5A022208" w14:textId="77777777" w:rsidR="009A384E" w:rsidRPr="00C54165" w:rsidRDefault="009A384E"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NONE</w:t>
            </w:r>
          </w:p>
        </w:tc>
        <w:tc>
          <w:tcPr>
            <w:tcW w:w="1065" w:type="dxa"/>
            <w:gridSpan w:val="6"/>
            <w:tcBorders>
              <w:top w:val="single" w:sz="8" w:space="0" w:color="auto"/>
              <w:left w:val="nil"/>
              <w:bottom w:val="single" w:sz="8" w:space="0" w:color="auto"/>
              <w:right w:val="dotted" w:sz="4" w:space="0" w:color="auto"/>
            </w:tcBorders>
            <w:shd w:val="clear" w:color="auto" w:fill="FFFFFF" w:themeFill="background1"/>
          </w:tcPr>
          <w:p w14:paraId="1EE06B51"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F01EE8">
              <w:rPr>
                <w:color w:val="000000"/>
                <w:sz w:val="16"/>
                <w:szCs w:val="16"/>
              </w:rPr>
              <w:t>DVBAB DIVISION</w:t>
            </w:r>
          </w:p>
        </w:tc>
        <w:tc>
          <w:tcPr>
            <w:tcW w:w="979" w:type="dxa"/>
            <w:tcBorders>
              <w:top w:val="single" w:sz="8" w:space="0" w:color="auto"/>
              <w:left w:val="nil"/>
              <w:bottom w:val="single" w:sz="8" w:space="0" w:color="auto"/>
              <w:right w:val="dotted" w:sz="4" w:space="0" w:color="auto"/>
            </w:tcBorders>
            <w:shd w:val="clear" w:color="auto" w:fill="FFFFFF" w:themeFill="background1"/>
          </w:tcPr>
          <w:p w14:paraId="2281D72C"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0" w:type="dxa"/>
            <w:gridSpan w:val="3"/>
            <w:tcBorders>
              <w:top w:val="single" w:sz="8" w:space="0" w:color="auto"/>
              <w:left w:val="nil"/>
              <w:bottom w:val="single" w:sz="8" w:space="0" w:color="auto"/>
              <w:right w:val="dotted" w:sz="4" w:space="0" w:color="auto"/>
            </w:tcBorders>
            <w:shd w:val="clear" w:color="auto" w:fill="FFFFFF" w:themeFill="background1"/>
          </w:tcPr>
          <w:p w14:paraId="6A28772B"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80" w:type="dxa"/>
            <w:gridSpan w:val="3"/>
            <w:tcBorders>
              <w:top w:val="single" w:sz="8" w:space="0" w:color="auto"/>
              <w:left w:val="nil"/>
              <w:bottom w:val="single" w:sz="8" w:space="0" w:color="auto"/>
              <w:right w:val="single" w:sz="8" w:space="0" w:color="auto"/>
            </w:tcBorders>
            <w:shd w:val="clear" w:color="auto" w:fill="FFFFFF" w:themeFill="background1"/>
            <w:noWrap/>
          </w:tcPr>
          <w:p w14:paraId="2D7091B3" w14:textId="77777777" w:rsidR="009A384E"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3D2983" w:rsidRPr="00335D43" w14:paraId="537915BB" w14:textId="77777777" w:rsidTr="008562E1">
        <w:trPr>
          <w:trHeight w:val="3402"/>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53BF491F"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lastRenderedPageBreak/>
              <w:t>DVBAB EXAMS BY DATE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6C650A51"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EXAMBYDT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7B49C061"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DVBABEBD</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57664C49"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0A8980E3"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Provides a report by date range of all AMIE/CAPRI exam requests.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58223B50"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BEGDT</w:t>
            </w:r>
            <w:r w:rsidRPr="00967989">
              <w:rPr>
                <w:color w:val="000000"/>
                <w:sz w:val="16"/>
                <w:szCs w:val="16"/>
              </w:rPr>
              <w:br/>
            </w:r>
            <w:r w:rsidRPr="00967989">
              <w:rPr>
                <w:color w:val="000000"/>
                <w:sz w:val="16"/>
                <w:szCs w:val="16"/>
              </w:rPr>
              <w:t>ENDT</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344A4467"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202F032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EXAMS BY DATE'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4699B46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11ABCD0F"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06E67DE9"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DateTimePicker1.DateTime));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DateTimePicker2.DateTime))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3D2983" w:rsidRPr="00335D43" w14:paraId="1828ED9A" w14:textId="77777777" w:rsidTr="008562E1">
        <w:trPr>
          <w:trHeight w:val="184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674388B7"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FETCH 1U4N</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24E0AFE5"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U1N4</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5AC8AEBE"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5FE4A4F5"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61994775"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Retrieve the 1u4n field for the list of patient IENS provided as the only argument.  Each IEN will be sent back with field .0905 appended after a caret.</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50574864"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ARR</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3F810BF4"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List of Patient IENs in piece 1,followed by 1U4N in piece 2</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54B4717F"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FETCH 1U4N'</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2972F785"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unsigned</w:t>
            </w:r>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3A8E6FC0"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0561E8B4" w14:textId="77777777" w:rsidR="009A384E" w:rsidRPr="00967989"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Mult</w:t>
            </w:r>
            <w:proofErr w:type="spellEnd"/>
            <w:r w:rsidRPr="00967989">
              <w:rPr>
                <w:color w:val="000000"/>
                <w:sz w:val="16"/>
                <w:szCs w:val="16"/>
              </w:rPr>
              <w:t>[</w:t>
            </w:r>
            <w:proofErr w:type="spellStart"/>
            <w:r w:rsidRPr="00967989">
              <w:rPr>
                <w:color w:val="000000"/>
                <w:sz w:val="16"/>
                <w:szCs w:val="16"/>
              </w:rPr>
              <w:t>IntToStr</w:t>
            </w:r>
            <w:proofErr w:type="spellEnd"/>
            <w:r w:rsidRPr="00967989">
              <w:rPr>
                <w:color w:val="000000"/>
                <w:sz w:val="16"/>
                <w:szCs w:val="16"/>
              </w:rPr>
              <w:t>(i + 1)] := FMListBoxIPR1.GetSelectedRecord.IEN;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p>
        </w:tc>
      </w:tr>
      <w:tr w:rsidR="003D2983" w:rsidRPr="00335D43" w14:paraId="593232C7" w14:textId="77777777" w:rsidTr="008562E1">
        <w:trPr>
          <w:trHeight w:val="481"/>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752FE6DD"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FIND DUPS</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49B895C9"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DUP</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49571044"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DVBAB84</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2C17EF26"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2D3E549B"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Find potential duplicates within the PATIENT File (#2) At least one of NAM, DOB, or SSN must be passed Possible matches are "better" when more than one of these is passed</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4B4082F1"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NAM</w:t>
            </w:r>
            <w:r w:rsidRPr="00967989">
              <w:rPr>
                <w:color w:val="000000"/>
                <w:sz w:val="16"/>
                <w:szCs w:val="16"/>
              </w:rPr>
              <w:br/>
            </w:r>
            <w:r w:rsidRPr="00967989">
              <w:rPr>
                <w:color w:val="000000"/>
                <w:sz w:val="16"/>
                <w:szCs w:val="16"/>
              </w:rPr>
              <w:t>DOB</w:t>
            </w:r>
            <w:r w:rsidRPr="00967989">
              <w:rPr>
                <w:color w:val="000000"/>
                <w:sz w:val="16"/>
                <w:szCs w:val="16"/>
              </w:rPr>
              <w:br/>
            </w:r>
            <w:r w:rsidRPr="00967989">
              <w:rPr>
                <w:color w:val="000000"/>
                <w:sz w:val="16"/>
                <w:szCs w:val="16"/>
              </w:rPr>
              <w:t>SSN</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04EC4014"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BYREF - Passed by reference, will contain name of a TMP Global housing the results Subscript 0:  -1^ERROR_MESSAGE (in the event of an error)</w:t>
            </w:r>
            <w:r w:rsidRPr="00967989">
              <w:rPr>
                <w:color w:val="000000"/>
                <w:sz w:val="16"/>
                <w:szCs w:val="16"/>
              </w:rPr>
              <w:br/>
            </w:r>
            <w:r w:rsidRPr="00967989">
              <w:rPr>
                <w:color w:val="000000"/>
                <w:sz w:val="16"/>
                <w:szCs w:val="16"/>
              </w:rPr>
              <w:t>OR</w:t>
            </w:r>
            <w:r w:rsidRPr="00967989">
              <w:rPr>
                <w:color w:val="000000"/>
                <w:sz w:val="16"/>
                <w:szCs w:val="16"/>
              </w:rPr>
              <w:br/>
            </w:r>
            <w:r w:rsidRPr="00967989">
              <w:rPr>
                <w:color w:val="000000"/>
                <w:sz w:val="16"/>
                <w:szCs w:val="16"/>
              </w:rPr>
              <w:t>Subscript    0:  Number of potential matches found (if no errors)</w:t>
            </w:r>
            <w:r w:rsidRPr="00967989">
              <w:rPr>
                <w:color w:val="000000"/>
                <w:sz w:val="16"/>
                <w:szCs w:val="16"/>
              </w:rPr>
              <w:br/>
            </w:r>
            <w:r w:rsidRPr="00967989">
              <w:rPr>
                <w:color w:val="000000"/>
                <w:sz w:val="16"/>
                <w:szCs w:val="16"/>
              </w:rPr>
              <w:t>Subscript  1-K:  Patient's matching ALL 3 of NAM, DOB, SSN have a weighting of 3 (see Note)</w:t>
            </w:r>
            <w:r w:rsidRPr="00967989">
              <w:rPr>
                <w:color w:val="000000"/>
                <w:sz w:val="16"/>
                <w:szCs w:val="16"/>
              </w:rPr>
              <w:br/>
            </w:r>
            <w:r w:rsidRPr="00967989">
              <w:rPr>
                <w:color w:val="000000"/>
                <w:sz w:val="16"/>
                <w:szCs w:val="16"/>
              </w:rPr>
              <w:t>Subscript K+1-L: Patient's matching ANY 2 of NAM, DOB, SSN have a weighting of 2 (see Note)</w:t>
            </w:r>
            <w:r w:rsidRPr="00967989">
              <w:rPr>
                <w:color w:val="000000"/>
                <w:sz w:val="16"/>
                <w:szCs w:val="16"/>
              </w:rPr>
              <w:br/>
            </w:r>
            <w:r w:rsidRPr="00967989">
              <w:rPr>
                <w:color w:val="000000"/>
                <w:sz w:val="16"/>
                <w:szCs w:val="16"/>
              </w:rPr>
              <w:lastRenderedPageBreak/>
              <w:t>Subscript L+1-M: Patient's matching ONLY 1 of NAM, DOB, SSN have a weighting of 1 (see Note)</w:t>
            </w:r>
            <w:r w:rsidRPr="00967989">
              <w:rPr>
                <w:color w:val="000000"/>
                <w:sz w:val="16"/>
                <w:szCs w:val="16"/>
              </w:rPr>
              <w:br/>
            </w:r>
            <w:r w:rsidRPr="00967989">
              <w:rPr>
                <w:color w:val="000000"/>
                <w:sz w:val="16"/>
                <w:szCs w:val="16"/>
              </w:rPr>
              <w:t>^TMP(1-M) = DFN^ZERO_NODE where   DFN is the Patient IEN ZERO_NODE is the data from ^ DPT(DFN,0)</w:t>
            </w:r>
            <w:r w:rsidRPr="00967989">
              <w:rPr>
                <w:color w:val="000000"/>
                <w:sz w:val="16"/>
                <w:szCs w:val="16"/>
              </w:rPr>
              <w:br/>
            </w:r>
            <w:r w:rsidRPr="00967989">
              <w:rPr>
                <w:color w:val="000000"/>
                <w:sz w:val="16"/>
                <w:szCs w:val="16"/>
              </w:rPr>
              <w:t>NOTE: Potential matches within a weighting (if any) will be sorted by Patient Name</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766301A6"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lastRenderedPageBreak/>
              <w:t>DVBAB FIND DUPS'</w:t>
            </w:r>
            <w:r w:rsidRPr="00967989">
              <w:rPr>
                <w:color w:val="000000"/>
                <w:sz w:val="16"/>
                <w:szCs w:val="16"/>
              </w:rPr>
              <w:br/>
            </w:r>
            <w:r w:rsidRPr="00967989">
              <w:rPr>
                <w:color w:val="000000"/>
                <w:sz w:val="16"/>
                <w:szCs w:val="16"/>
              </w:rPr>
              <w:br/>
            </w:r>
            <w:r w:rsidRPr="00967989">
              <w:rPr>
                <w:color w:val="000000"/>
                <w:sz w:val="16"/>
                <w:szCs w:val="16"/>
              </w:rPr>
              <w:t>'DVBAB FIND DUPS'</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4F433AF5" w14:textId="77777777" w:rsidR="009A384E"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p>
          <w:p w14:paraId="6139BA5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entersimple</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7EAFA187"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32D4C223"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27288990" w14:textId="77777777" w:rsidR="009A384E" w:rsidRPr="00967989"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nam</w:t>
            </w:r>
            <w:proofErr w:type="spellEnd"/>
            <w:r w:rsidRPr="00967989">
              <w:rPr>
                <w:color w:val="000000"/>
                <w:sz w:val="16"/>
                <w:szCs w:val="16"/>
              </w:rPr>
              <w:t xml:space="preserve"> := </w:t>
            </w:r>
            <w:proofErr w:type="spellStart"/>
            <w:r w:rsidRPr="00967989">
              <w:rPr>
                <w:color w:val="000000"/>
                <w:sz w:val="16"/>
                <w:szCs w:val="16"/>
              </w:rPr>
              <w:t>LastName.text</w:t>
            </w:r>
            <w:proofErr w:type="spellEnd"/>
            <w:r w:rsidRPr="00967989">
              <w:rPr>
                <w:color w:val="000000"/>
                <w:sz w:val="16"/>
                <w:szCs w:val="16"/>
              </w:rPr>
              <w:t xml:space="preserve"> + ',' + </w:t>
            </w:r>
            <w:proofErr w:type="spellStart"/>
            <w:r w:rsidRPr="00967989">
              <w:rPr>
                <w:color w:val="000000"/>
                <w:sz w:val="16"/>
                <w:szCs w:val="16"/>
              </w:rPr>
              <w:t>FirstName.text</w:t>
            </w:r>
            <w:proofErr w:type="spellEnd"/>
            <w:r w:rsidRPr="00967989">
              <w:rPr>
                <w:color w:val="000000"/>
                <w:sz w:val="16"/>
                <w:szCs w:val="16"/>
              </w:rPr>
              <w:t>;</w:t>
            </w:r>
            <w:r w:rsidRPr="00967989">
              <w:rPr>
                <w:color w:val="000000"/>
                <w:sz w:val="16"/>
                <w:szCs w:val="16"/>
              </w:rPr>
              <w:br/>
            </w:r>
            <w:r w:rsidRPr="00967989">
              <w:rPr>
                <w:color w:val="000000"/>
                <w:sz w:val="16"/>
                <w:szCs w:val="16"/>
              </w:rPr>
              <w:br/>
            </w:r>
            <w:proofErr w:type="spellStart"/>
            <w:r w:rsidRPr="00967989">
              <w:rPr>
                <w:color w:val="000000"/>
                <w:sz w:val="16"/>
                <w:szCs w:val="16"/>
              </w:rPr>
              <w:t>nam</w:t>
            </w:r>
            <w:proofErr w:type="spellEnd"/>
            <w:r w:rsidRPr="00967989">
              <w:rPr>
                <w:color w:val="000000"/>
                <w:sz w:val="16"/>
                <w:szCs w:val="16"/>
              </w:rPr>
              <w:t xml:space="preserve"> := </w:t>
            </w:r>
            <w:proofErr w:type="spellStart"/>
            <w:r w:rsidRPr="00967989">
              <w:rPr>
                <w:color w:val="000000"/>
                <w:sz w:val="16"/>
                <w:szCs w:val="16"/>
              </w:rPr>
              <w:t>LastName.text</w:t>
            </w:r>
            <w:proofErr w:type="spellEnd"/>
            <w:r w:rsidRPr="00967989">
              <w:rPr>
                <w:color w:val="000000"/>
                <w:sz w:val="16"/>
                <w:szCs w:val="16"/>
              </w:rPr>
              <w:t xml:space="preserve"> + ',' + </w:t>
            </w:r>
            <w:proofErr w:type="spellStart"/>
            <w:r w:rsidRPr="00967989">
              <w:rPr>
                <w:color w:val="000000"/>
                <w:sz w:val="16"/>
                <w:szCs w:val="16"/>
              </w:rPr>
              <w:t>FirstName.text</w:t>
            </w:r>
            <w:proofErr w:type="spellEnd"/>
            <w:r w:rsidRPr="00967989">
              <w:rPr>
                <w:color w:val="000000"/>
                <w:sz w:val="16"/>
                <w:szCs w:val="16"/>
              </w:rPr>
              <w:t>;</w:t>
            </w:r>
          </w:p>
        </w:tc>
      </w:tr>
      <w:tr w:rsidR="003D2983" w:rsidRPr="00335D43" w14:paraId="31CF498A" w14:textId="77777777" w:rsidTr="008562E1">
        <w:trPr>
          <w:trHeight w:val="61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75D2D17C"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lastRenderedPageBreak/>
              <w:t>DVBAB FIND EXAMS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33BB700B"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FINDEXAM</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38C62259"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24208DB2"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0FE8A595"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Lists all of the patient's AMIE II C&amp;P exam requests whether complete, new or pending.</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6B24F648"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INPUT1</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040907F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69845B09"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FIND EXAMS'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'DVBAB FIND EXAMS'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'DVBAB FIND EXAMS'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'DVBAB FIND EXAMS'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'DVBAB FIND EXAMS'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'DVBAB FIND EXAMS'</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15A55837" w14:textId="77777777" w:rsidR="009A384E"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ManageReports</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loadexamcomments</w:t>
            </w:r>
            <w:proofErr w:type="spellEnd"/>
            <w:r w:rsidRPr="00967989">
              <w:rPr>
                <w:color w:val="000000"/>
                <w:sz w:val="16"/>
                <w:szCs w:val="16"/>
              </w:rPr>
              <w:br/>
            </w:r>
            <w:r w:rsidRPr="00967989">
              <w:rPr>
                <w:color w:val="000000"/>
                <w:sz w:val="16"/>
                <w:szCs w:val="16"/>
              </w:rPr>
              <w:br/>
            </w:r>
          </w:p>
          <w:p w14:paraId="0335F7B2"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newexam</w:t>
            </w:r>
            <w:proofErr w:type="spellEnd"/>
            <w:r w:rsidRPr="00967989">
              <w:rPr>
                <w:color w:val="000000"/>
                <w:sz w:val="16"/>
                <w:szCs w:val="16"/>
              </w:rPr>
              <w:br/>
            </w:r>
            <w:r w:rsidRPr="00967989">
              <w:rPr>
                <w:color w:val="000000"/>
                <w:sz w:val="16"/>
                <w:szCs w:val="16"/>
              </w:rPr>
              <w:br/>
            </w:r>
            <w:r w:rsidRPr="00967989">
              <w:rPr>
                <w:color w:val="000000"/>
                <w:sz w:val="16"/>
                <w:szCs w:val="16"/>
              </w:rPr>
              <w:br/>
            </w:r>
          </w:p>
          <w:p w14:paraId="486C269B"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7811D1F6" w14:textId="77777777" w:rsidR="009A384E" w:rsidRPr="00967989" w:rsidRDefault="009A384E" w:rsidP="00D41B55">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uncosignedutility</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viewexam</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5EB0D06A"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40384AB3"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p>
          <w:p w14:paraId="4A9686D9"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0BC01A29"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63B85CE0" w14:textId="77777777" w:rsidR="009A384E"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32CFF03E"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6E403F74" w14:textId="77777777" w:rsidR="009A384E" w:rsidRPr="00967989"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FMExamRequestListbox.GetSelectedRecord.IEN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proofErr w:type="spellStart"/>
            <w:r w:rsidRPr="00967989">
              <w:rPr>
                <w:color w:val="000000"/>
                <w:sz w:val="16"/>
                <w:szCs w:val="16"/>
              </w:rPr>
              <w:t>FMExamRequestListbox.GetSelectedRecord.IEN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proofErr w:type="spellStart"/>
            <w:r w:rsidRPr="00967989">
              <w:rPr>
                <w:color w:val="000000"/>
                <w:sz w:val="16"/>
                <w:szCs w:val="16"/>
              </w:rPr>
              <w:t>FMExamRequestListbox.GetSelectedRecord.IEN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FMExamRequestListbox.GetSelectedRecord.IEN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FMExamRequestListbox.GetSelectedRecord.IEN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proofErr w:type="spellStart"/>
            <w:r w:rsidRPr="00967989">
              <w:rPr>
                <w:color w:val="000000"/>
                <w:sz w:val="16"/>
                <w:szCs w:val="16"/>
              </w:rPr>
              <w:t>frmMain.FMExamRequestListbox.GetSelectedRecord.IEN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3D2983" w:rsidRPr="00335D43" w14:paraId="0F75B2B8" w14:textId="77777777" w:rsidTr="008562E1">
        <w:trPr>
          <w:trHeight w:val="472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78450B78" w14:textId="77777777" w:rsidR="009A384E" w:rsidRPr="00967989" w:rsidRDefault="009A384E" w:rsidP="00335D43">
            <w:pPr>
              <w:overflowPunct/>
              <w:autoSpaceDE/>
              <w:autoSpaceDN/>
              <w:adjustRightInd/>
              <w:textAlignment w:val="auto"/>
              <w:rPr>
                <w:color w:val="000000"/>
                <w:sz w:val="16"/>
                <w:szCs w:val="16"/>
              </w:rPr>
            </w:pPr>
            <w:r w:rsidRPr="00AF4E44">
              <w:rPr>
                <w:color w:val="000000"/>
                <w:sz w:val="16"/>
                <w:szCs w:val="16"/>
              </w:rPr>
              <w:lastRenderedPageBreak/>
              <w:t>DVBAB FORM COPY</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0BD600B8"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COPY</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2BE64BB7"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3CF38026"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64881562" w14:textId="77777777" w:rsidR="009A384E" w:rsidRPr="00E20F57" w:rsidRDefault="009A384E" w:rsidP="005D2E11">
            <w:pPr>
              <w:overflowPunct/>
              <w:textAlignment w:val="auto"/>
              <w:rPr>
                <w:sz w:val="16"/>
                <w:szCs w:val="16"/>
              </w:rPr>
            </w:pPr>
            <w:r w:rsidRPr="00E20F57">
              <w:rPr>
                <w:sz w:val="16"/>
                <w:szCs w:val="16"/>
              </w:rPr>
              <w:t>Copies a CAPRI form in file 396.17 to a new entry.  Clears key field so the form becomes editable as a new draft document.</w:t>
            </w:r>
          </w:p>
          <w:p w14:paraId="53A939CD" w14:textId="77777777" w:rsidR="009A384E" w:rsidRPr="00E20F57" w:rsidRDefault="009A384E" w:rsidP="005D2E11">
            <w:pPr>
              <w:overflowPunct/>
              <w:textAlignment w:val="auto"/>
              <w:rPr>
                <w:sz w:val="16"/>
                <w:szCs w:val="16"/>
              </w:rPr>
            </w:pPr>
            <w:r w:rsidRPr="00E20F57">
              <w:rPr>
                <w:sz w:val="16"/>
                <w:szCs w:val="16"/>
              </w:rPr>
              <w:t xml:space="preserve">  DVBAB1 = IEN in 396.17 to copy</w:t>
            </w:r>
          </w:p>
          <w:p w14:paraId="1E1B4837" w14:textId="77777777" w:rsidR="009A384E" w:rsidRPr="00E20F57" w:rsidRDefault="009A384E" w:rsidP="005D2E11">
            <w:pPr>
              <w:overflowPunct/>
              <w:textAlignment w:val="auto"/>
              <w:rPr>
                <w:sz w:val="16"/>
                <w:szCs w:val="16"/>
              </w:rPr>
            </w:pPr>
            <w:r w:rsidRPr="00E20F57">
              <w:rPr>
                <w:sz w:val="16"/>
                <w:szCs w:val="16"/>
              </w:rPr>
              <w:t xml:space="preserve"> DVBAB2 = IEN in patient file</w:t>
            </w:r>
          </w:p>
          <w:p w14:paraId="17AE182F" w14:textId="77777777" w:rsidR="009A384E" w:rsidRPr="00E20F57" w:rsidRDefault="009A384E" w:rsidP="005D2E11">
            <w:pPr>
              <w:overflowPunct/>
              <w:textAlignment w:val="auto"/>
              <w:rPr>
                <w:sz w:val="16"/>
                <w:szCs w:val="16"/>
              </w:rPr>
            </w:pPr>
          </w:p>
          <w:p w14:paraId="0CE29161" w14:textId="77777777" w:rsidR="009A384E" w:rsidRPr="00E20F57" w:rsidRDefault="009A384E" w:rsidP="005D2E11">
            <w:pPr>
              <w:overflowPunct/>
              <w:textAlignment w:val="auto"/>
              <w:rPr>
                <w:sz w:val="16"/>
                <w:szCs w:val="16"/>
              </w:rPr>
            </w:pPr>
            <w:r w:rsidRPr="00E20F57">
              <w:rPr>
                <w:sz w:val="16"/>
                <w:szCs w:val="16"/>
              </w:rPr>
              <w:t xml:space="preserve"> If DVBAB2 is null, the copied form will be filed under the same patient  it previously belonged to.</w:t>
            </w:r>
          </w:p>
          <w:p w14:paraId="6AEFE298" w14:textId="77777777" w:rsidR="009A384E" w:rsidRPr="00E20F57" w:rsidRDefault="009A384E" w:rsidP="005D2E11">
            <w:pPr>
              <w:overflowPunct/>
              <w:textAlignment w:val="auto"/>
              <w:rPr>
                <w:sz w:val="16"/>
                <w:szCs w:val="16"/>
              </w:rPr>
            </w:pPr>
            <w:r w:rsidRPr="00E20F57">
              <w:rPr>
                <w:sz w:val="16"/>
                <w:szCs w:val="16"/>
              </w:rPr>
              <w:t xml:space="preserve">  </w:t>
            </w:r>
          </w:p>
          <w:p w14:paraId="0FD4CF71" w14:textId="77777777" w:rsidR="009A384E" w:rsidRPr="00967989" w:rsidRDefault="009A384E" w:rsidP="00335D43">
            <w:pPr>
              <w:overflowPunct/>
              <w:autoSpaceDE/>
              <w:autoSpaceDN/>
              <w:adjustRightInd/>
              <w:textAlignment w:val="auto"/>
              <w:rPr>
                <w:color w:val="000000"/>
                <w:sz w:val="16"/>
                <w:szCs w:val="16"/>
              </w:rPr>
            </w:pPr>
            <w:r w:rsidRPr="00E20F57">
              <w:rPr>
                <w:sz w:val="16"/>
                <w:szCs w:val="16"/>
              </w:rPr>
              <w:t xml:space="preserve"> If DVBAB2 has a value, it'll be copied to the new patient.</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7226DD04" w14:textId="77777777" w:rsidR="009A384E" w:rsidRDefault="009A384E" w:rsidP="00335D43">
            <w:pPr>
              <w:overflowPunct/>
              <w:autoSpaceDE/>
              <w:autoSpaceDN/>
              <w:adjustRightInd/>
              <w:jc w:val="center"/>
              <w:textAlignment w:val="auto"/>
              <w:rPr>
                <w:color w:val="000000"/>
                <w:sz w:val="16"/>
                <w:szCs w:val="16"/>
              </w:rPr>
            </w:pPr>
            <w:r>
              <w:rPr>
                <w:color w:val="000000"/>
                <w:sz w:val="16"/>
                <w:szCs w:val="16"/>
              </w:rPr>
              <w:t>DVBAB1</w:t>
            </w:r>
          </w:p>
          <w:p w14:paraId="57F9E0C8" w14:textId="77777777" w:rsidR="009A384E" w:rsidRPr="00967989" w:rsidRDefault="009A384E" w:rsidP="00335D43">
            <w:pPr>
              <w:overflowPunct/>
              <w:autoSpaceDE/>
              <w:autoSpaceDN/>
              <w:adjustRightInd/>
              <w:jc w:val="center"/>
              <w:textAlignment w:val="auto"/>
              <w:rPr>
                <w:color w:val="000000"/>
                <w:sz w:val="16"/>
                <w:szCs w:val="16"/>
              </w:rPr>
            </w:pPr>
            <w:r>
              <w:rPr>
                <w:color w:val="000000"/>
                <w:sz w:val="16"/>
                <w:szCs w:val="16"/>
              </w:rPr>
              <w:t>DVBAB2</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28313C16" w14:textId="77777777" w:rsidR="009A384E" w:rsidRPr="00967989" w:rsidRDefault="009A384E" w:rsidP="00335D43">
            <w:pPr>
              <w:overflowPunct/>
              <w:autoSpaceDE/>
              <w:autoSpaceDN/>
              <w:adjustRightInd/>
              <w:textAlignment w:val="auto"/>
              <w:rPr>
                <w:color w:val="000000"/>
                <w:sz w:val="16"/>
                <w:szCs w:val="16"/>
              </w:rPr>
            </w:pPr>
            <w:r w:rsidRPr="006E2E67">
              <w:rPr>
                <w:rFonts w:ascii="Calibri" w:hAnsi="Calibri" w:cs="r_ansi"/>
                <w:sz w:val="20"/>
              </w:rPr>
              <w:t>Returns the IEN of the newly copied form.</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03DAF342" w14:textId="77777777" w:rsidR="009A384E" w:rsidRPr="00967989" w:rsidRDefault="00B74E94" w:rsidP="00335D43">
            <w:pPr>
              <w:overflowPunct/>
              <w:autoSpaceDE/>
              <w:autoSpaceDN/>
              <w:adjustRightInd/>
              <w:textAlignment w:val="auto"/>
              <w:rPr>
                <w:color w:val="000000"/>
                <w:sz w:val="16"/>
                <w:szCs w:val="16"/>
              </w:rPr>
            </w:pPr>
            <w:r w:rsidRPr="00AF4E44">
              <w:rPr>
                <w:color w:val="000000"/>
                <w:sz w:val="16"/>
                <w:szCs w:val="16"/>
              </w:rPr>
              <w:t>DVBAB FORM COPY</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01B2E799" w14:textId="77777777" w:rsidR="009A384E" w:rsidRPr="00967989" w:rsidRDefault="00B74E94"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476B8A09" w14:textId="77777777" w:rsidR="009A384E" w:rsidRPr="00967989" w:rsidRDefault="00B74E94"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039B509F" w14:textId="77777777" w:rsidR="00B74E94" w:rsidRPr="00B74E94" w:rsidRDefault="00B74E94" w:rsidP="00B74E94">
            <w:pPr>
              <w:overflowPunct/>
              <w:autoSpaceDE/>
              <w:autoSpaceDN/>
              <w:adjustRightInd/>
              <w:textAlignment w:val="auto"/>
              <w:rPr>
                <w:color w:val="000000"/>
                <w:sz w:val="16"/>
                <w:szCs w:val="16"/>
              </w:rPr>
            </w:pPr>
            <w:r w:rsidRPr="00B74E94">
              <w:rPr>
                <w:color w:val="000000"/>
                <w:sz w:val="16"/>
                <w:szCs w:val="16"/>
              </w:rPr>
              <w:t>Value := FMListBoxIPR1.GetSelectedRecord.IEN;</w:t>
            </w:r>
          </w:p>
          <w:p w14:paraId="7870839A" w14:textId="77777777" w:rsidR="009A384E" w:rsidRPr="00967989" w:rsidRDefault="00B74E94" w:rsidP="00B74E94">
            <w:pPr>
              <w:overflowPunct/>
              <w:autoSpaceDE/>
              <w:autoSpaceDN/>
              <w:adjustRightInd/>
              <w:textAlignment w:val="auto"/>
              <w:rPr>
                <w:color w:val="000000"/>
                <w:sz w:val="16"/>
                <w:szCs w:val="16"/>
              </w:rPr>
            </w:pPr>
            <w:proofErr w:type="spellStart"/>
            <w:r w:rsidRPr="00B74E94">
              <w:rPr>
                <w:color w:val="000000"/>
                <w:sz w:val="16"/>
                <w:szCs w:val="16"/>
              </w:rPr>
              <w:t>PType</w:t>
            </w:r>
            <w:proofErr w:type="spellEnd"/>
            <w:r w:rsidRPr="00B74E94">
              <w:rPr>
                <w:color w:val="000000"/>
                <w:sz w:val="16"/>
                <w:szCs w:val="16"/>
              </w:rPr>
              <w:t xml:space="preserve"> := literal;</w:t>
            </w:r>
          </w:p>
        </w:tc>
      </w:tr>
      <w:tr w:rsidR="003D2983" w:rsidRPr="00335D43" w14:paraId="129BDE85" w14:textId="77777777" w:rsidTr="008562E1">
        <w:trPr>
          <w:trHeight w:val="2084"/>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3155F56A"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FORM DATA BACKUP</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49B4C2AB"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BACKUP</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69CE7D3"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3C764AFE"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127B4BD" w14:textId="77777777" w:rsidR="009A384E" w:rsidRPr="00967989" w:rsidRDefault="009A384E" w:rsidP="005D2E11">
            <w:pPr>
              <w:overflowPunct/>
              <w:autoSpaceDE/>
              <w:autoSpaceDN/>
              <w:adjustRightInd/>
              <w:textAlignment w:val="auto"/>
              <w:rPr>
                <w:color w:val="000000"/>
                <w:sz w:val="16"/>
                <w:szCs w:val="16"/>
              </w:rPr>
            </w:pPr>
            <w:r w:rsidRPr="00967989">
              <w:rPr>
                <w:color w:val="000000"/>
                <w:sz w:val="16"/>
                <w:szCs w:val="16"/>
              </w:rPr>
              <w:t>Makes a backup copy of a CAPRI template in case of data loss.  The backup is restored through the CAPRI GUI.</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0B4D6E8F" w14:textId="77777777" w:rsidR="009A384E" w:rsidRPr="00967989" w:rsidRDefault="009A384E" w:rsidP="00335D43">
            <w:pPr>
              <w:overflowPunct/>
              <w:autoSpaceDE/>
              <w:autoSpaceDN/>
              <w:adjustRightInd/>
              <w:jc w:val="center"/>
              <w:textAlignment w:val="auto"/>
              <w:rPr>
                <w:color w:val="000000"/>
                <w:sz w:val="16"/>
                <w:szCs w:val="16"/>
              </w:rPr>
            </w:pPr>
            <w:r w:rsidRPr="00967989">
              <w:rPr>
                <w:color w:val="000000"/>
                <w:sz w:val="16"/>
                <w:szCs w:val="16"/>
              </w:rPr>
              <w:t>DVBIEN</w:t>
            </w:r>
            <w:r w:rsidRPr="00967989">
              <w:rPr>
                <w:color w:val="000000"/>
                <w:sz w:val="16"/>
                <w:szCs w:val="16"/>
              </w:rPr>
              <w:br/>
            </w:r>
            <w:r w:rsidRPr="00967989">
              <w:rPr>
                <w:color w:val="000000"/>
                <w:sz w:val="16"/>
                <w:szCs w:val="16"/>
              </w:rPr>
              <w:t>LISTBOX TEXT</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34972AC2" w14:textId="77777777" w:rsidR="009A384E" w:rsidRPr="006E2E67" w:rsidRDefault="009A384E" w:rsidP="00335D43">
            <w:pPr>
              <w:overflowPunct/>
              <w:autoSpaceDE/>
              <w:autoSpaceDN/>
              <w:adjustRightInd/>
              <w:textAlignment w:val="auto"/>
              <w:rPr>
                <w:rFonts w:ascii="Calibri" w:hAnsi="Calibri"/>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65020E8"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DVBAB FORM DATA BACKUP'</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6B0B223F" w14:textId="77777777" w:rsidR="009A384E" w:rsidRPr="00967989" w:rsidRDefault="009A384E"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252DAD0B"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64545709" w14:textId="77777777" w:rsidR="009A384E" w:rsidRPr="00967989" w:rsidRDefault="009A384E" w:rsidP="00335D43">
            <w:pPr>
              <w:overflowPunct/>
              <w:autoSpaceDE/>
              <w:autoSpaceDN/>
              <w:adjustRightInd/>
              <w:textAlignment w:val="auto"/>
              <w:rPr>
                <w:color w:val="000000"/>
                <w:sz w:val="16"/>
                <w:szCs w:val="16"/>
              </w:rPr>
            </w:pPr>
            <w:r w:rsidRPr="00967989">
              <w:rPr>
                <w:color w:val="000000"/>
                <w:sz w:val="16"/>
                <w:szCs w:val="16"/>
              </w:rPr>
              <w:t>Piece(xFMEdit2.IENS,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or</w:t>
            </w:r>
            <w:r w:rsidRPr="00967989">
              <w:rPr>
                <w:color w:val="000000"/>
                <w:sz w:val="16"/>
                <w:szCs w:val="16"/>
              </w:rPr>
              <w:br/>
            </w:r>
            <w:r w:rsidRPr="00967989">
              <w:rPr>
                <w:color w:val="000000"/>
                <w:sz w:val="16"/>
                <w:szCs w:val="16"/>
              </w:rPr>
              <w:t>'MANAGE TEMPLATES restore-point'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or</w:t>
            </w:r>
            <w:r w:rsidRPr="00967989">
              <w:rPr>
                <w:color w:val="000000"/>
                <w:sz w:val="16"/>
                <w:szCs w:val="16"/>
              </w:rPr>
              <w:br/>
            </w:r>
            <w:r w:rsidRPr="00967989">
              <w:rPr>
                <w:color w:val="000000"/>
                <w:sz w:val="16"/>
                <w:szCs w:val="16"/>
              </w:rPr>
              <w:t xml:space="preserve">'Template CLOSED / ' + </w:t>
            </w:r>
            <w:proofErr w:type="spellStart"/>
            <w:r w:rsidRPr="00967989">
              <w:rPr>
                <w:color w:val="000000"/>
                <w:sz w:val="16"/>
                <w:szCs w:val="16"/>
              </w:rPr>
              <w:t>VersionUser</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or</w:t>
            </w:r>
            <w:r w:rsidRPr="00967989">
              <w:rPr>
                <w:color w:val="000000"/>
                <w:sz w:val="16"/>
                <w:szCs w:val="16"/>
              </w:rPr>
              <w:br/>
            </w:r>
            <w:r w:rsidRPr="00967989">
              <w:rPr>
                <w:color w:val="000000"/>
                <w:sz w:val="16"/>
                <w:szCs w:val="16"/>
              </w:rPr>
              <w:t>'TEMPLATE RESTORE restore-point ';</w:t>
            </w:r>
            <w:r w:rsidRPr="00967989">
              <w:rPr>
                <w:color w:val="000000"/>
                <w:sz w:val="16"/>
                <w:szCs w:val="16"/>
              </w:rPr>
              <w:br/>
            </w:r>
            <w:proofErr w:type="spellStart"/>
            <w:r w:rsidRPr="00967989">
              <w:rPr>
                <w:color w:val="000000"/>
                <w:sz w:val="16"/>
                <w:szCs w:val="16"/>
              </w:rPr>
              <w:lastRenderedPageBreak/>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or</w:t>
            </w:r>
            <w:r w:rsidRPr="00967989">
              <w:rPr>
                <w:color w:val="000000"/>
                <w:sz w:val="16"/>
                <w:szCs w:val="16"/>
              </w:rPr>
              <w:br/>
            </w:r>
            <w:proofErr w:type="spellStart"/>
            <w:r w:rsidRPr="00967989">
              <w:rPr>
                <w:color w:val="000000"/>
                <w:sz w:val="16"/>
                <w:szCs w:val="16"/>
              </w:rPr>
              <w:t>SaveName</w:t>
            </w:r>
            <w:proofErr w:type="spellEnd"/>
            <w:r w:rsidRPr="00967989">
              <w:rPr>
                <w:color w:val="000000"/>
                <w:sz w:val="16"/>
                <w:szCs w:val="16"/>
              </w:rPr>
              <w:t xml:space="preserve"> + ' / ' + </w:t>
            </w:r>
            <w:proofErr w:type="spellStart"/>
            <w:r w:rsidRPr="00967989">
              <w:rPr>
                <w:color w:val="000000"/>
                <w:sz w:val="16"/>
                <w:szCs w:val="16"/>
              </w:rPr>
              <w:t>VersionUser</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or</w:t>
            </w:r>
            <w:r w:rsidRPr="00967989">
              <w:rPr>
                <w:color w:val="000000"/>
                <w:sz w:val="16"/>
                <w:szCs w:val="16"/>
              </w:rPr>
              <w:br/>
            </w:r>
            <w:r w:rsidRPr="00967989">
              <w:rPr>
                <w:color w:val="000000"/>
                <w:sz w:val="16"/>
                <w:szCs w:val="16"/>
              </w:rPr>
              <w:t xml:space="preserve">frmMain.RPCBroker1.Param[2].Value + ' / ' + </w:t>
            </w:r>
            <w:proofErr w:type="spellStart"/>
            <w:r w:rsidRPr="00967989">
              <w:rPr>
                <w:color w:val="000000"/>
                <w:sz w:val="16"/>
                <w:szCs w:val="16"/>
              </w:rPr>
              <w:t>AuthorName</w:t>
            </w:r>
            <w:proofErr w:type="spellEnd"/>
            <w:r w:rsidRPr="00967989">
              <w:rPr>
                <w:color w:val="000000"/>
                <w:sz w:val="16"/>
                <w:szCs w:val="16"/>
              </w:rPr>
              <w:t>;</w:t>
            </w:r>
          </w:p>
        </w:tc>
      </w:tr>
      <w:tr w:rsidR="00F50C37" w:rsidRPr="00335D43" w14:paraId="37C0D321" w14:textId="77777777" w:rsidTr="008562E1">
        <w:trPr>
          <w:trHeight w:val="2084"/>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00B45D87"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lastRenderedPageBreak/>
              <w:t>DVBAB FORM DATA BACKUP DELETE</w:t>
            </w:r>
          </w:p>
        </w:tc>
        <w:tc>
          <w:tcPr>
            <w:tcW w:w="825" w:type="dxa"/>
            <w:gridSpan w:val="2"/>
            <w:tcBorders>
              <w:top w:val="single" w:sz="8" w:space="0" w:color="auto"/>
              <w:left w:val="nil"/>
              <w:bottom w:val="single" w:sz="8" w:space="0" w:color="auto"/>
              <w:right w:val="dotted" w:sz="4" w:space="0" w:color="auto"/>
            </w:tcBorders>
            <w:shd w:val="clear" w:color="auto" w:fill="auto"/>
          </w:tcPr>
          <w:p w14:paraId="2274A2EA"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DELETE</w:t>
            </w:r>
          </w:p>
        </w:tc>
        <w:tc>
          <w:tcPr>
            <w:tcW w:w="927" w:type="dxa"/>
            <w:gridSpan w:val="2"/>
            <w:tcBorders>
              <w:top w:val="single" w:sz="8" w:space="0" w:color="auto"/>
              <w:left w:val="nil"/>
              <w:bottom w:val="single" w:sz="8" w:space="0" w:color="auto"/>
              <w:right w:val="dotted" w:sz="4" w:space="0" w:color="auto"/>
            </w:tcBorders>
            <w:shd w:val="clear" w:color="auto" w:fill="auto"/>
          </w:tcPr>
          <w:p w14:paraId="6F9ABE8D"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1E8D20DF"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2732CDA0"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String returned is "^" piece separated, as follows: Piece Item 1</w:t>
            </w:r>
          </w:p>
        </w:tc>
        <w:tc>
          <w:tcPr>
            <w:tcW w:w="1003" w:type="dxa"/>
            <w:gridSpan w:val="2"/>
            <w:tcBorders>
              <w:top w:val="single" w:sz="8" w:space="0" w:color="auto"/>
              <w:left w:val="nil"/>
              <w:bottom w:val="single" w:sz="8" w:space="0" w:color="auto"/>
              <w:right w:val="dotted" w:sz="4" w:space="0" w:color="auto"/>
            </w:tcBorders>
            <w:shd w:val="clear" w:color="auto" w:fill="auto"/>
          </w:tcPr>
          <w:p w14:paraId="630738F5" w14:textId="77777777" w:rsidR="00F50C37" w:rsidRPr="00967989" w:rsidRDefault="00F50C37" w:rsidP="00EA5E46">
            <w:pPr>
              <w:overflowPunct/>
              <w:autoSpaceDE/>
              <w:autoSpaceDN/>
              <w:adjustRightInd/>
              <w:jc w:val="center"/>
              <w:textAlignment w:val="auto"/>
              <w:rPr>
                <w:color w:val="000000"/>
                <w:sz w:val="16"/>
                <w:szCs w:val="16"/>
              </w:rPr>
            </w:pPr>
            <w:r w:rsidRPr="00967989">
              <w:rPr>
                <w:color w:val="000000"/>
                <w:sz w:val="16"/>
                <w:szCs w:val="16"/>
              </w:rPr>
              <w:t>IEN</w:t>
            </w:r>
          </w:p>
        </w:tc>
        <w:tc>
          <w:tcPr>
            <w:tcW w:w="2612" w:type="dxa"/>
            <w:gridSpan w:val="4"/>
            <w:tcBorders>
              <w:top w:val="single" w:sz="8" w:space="0" w:color="auto"/>
              <w:left w:val="nil"/>
              <w:bottom w:val="single" w:sz="8" w:space="0" w:color="auto"/>
              <w:right w:val="single" w:sz="8" w:space="0" w:color="auto"/>
            </w:tcBorders>
            <w:shd w:val="clear" w:color="auto" w:fill="auto"/>
          </w:tcPr>
          <w:p w14:paraId="2720F3EF"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363AE500"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DVBAB FORM DATA BACKUP DELETE';</w:t>
            </w:r>
          </w:p>
        </w:tc>
        <w:tc>
          <w:tcPr>
            <w:tcW w:w="1057" w:type="dxa"/>
            <w:gridSpan w:val="4"/>
            <w:tcBorders>
              <w:top w:val="single" w:sz="8" w:space="0" w:color="auto"/>
              <w:left w:val="nil"/>
              <w:bottom w:val="single" w:sz="8" w:space="0" w:color="auto"/>
              <w:right w:val="dotted" w:sz="4" w:space="0" w:color="auto"/>
            </w:tcBorders>
            <w:shd w:val="clear" w:color="auto" w:fill="auto"/>
          </w:tcPr>
          <w:p w14:paraId="0C700E4A" w14:textId="77777777" w:rsidR="00F50C37" w:rsidRPr="00967989" w:rsidRDefault="00F50C37" w:rsidP="00EA5E46">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41E0E5D4"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6BDDD1A7" w14:textId="77777777" w:rsidR="00F50C37" w:rsidRPr="00967989" w:rsidRDefault="00F50C37" w:rsidP="00EA5E46">
            <w:pPr>
              <w:overflowPunct/>
              <w:autoSpaceDE/>
              <w:autoSpaceDN/>
              <w:adjustRightInd/>
              <w:textAlignment w:val="auto"/>
              <w:rPr>
                <w:color w:val="000000"/>
                <w:sz w:val="16"/>
                <w:szCs w:val="16"/>
              </w:rPr>
            </w:pPr>
            <w:r w:rsidRPr="00967989">
              <w:rPr>
                <w:color w:val="000000"/>
                <w:sz w:val="16"/>
                <w:szCs w:val="16"/>
              </w:rPr>
              <w:t>Value := Piece(PNCSForm.xFMEdit2.IENS,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50C37" w:rsidRPr="00335D43" w14:paraId="205CA0C5" w14:textId="77777777" w:rsidTr="008562E1">
        <w:trPr>
          <w:trHeight w:val="115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7B705C58"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DVBAB FORM DATA BACKUP RESTORE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2093A77D"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RESTORE</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5B8D2247"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5068DCA7"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61E5CADB"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 </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47A42BBE" w14:textId="77777777" w:rsidR="00F50C37" w:rsidRPr="00967989" w:rsidRDefault="00F50C37" w:rsidP="00335D43">
            <w:pPr>
              <w:overflowPunct/>
              <w:autoSpaceDE/>
              <w:autoSpaceDN/>
              <w:adjustRightInd/>
              <w:jc w:val="center"/>
              <w:textAlignment w:val="auto"/>
              <w:rPr>
                <w:color w:val="000000"/>
                <w:sz w:val="16"/>
                <w:szCs w:val="16"/>
              </w:rPr>
            </w:pPr>
            <w:r w:rsidRPr="00967989">
              <w:rPr>
                <w:color w:val="000000"/>
                <w:sz w:val="16"/>
                <w:szCs w:val="16"/>
              </w:rPr>
              <w:t>IEN</w:t>
            </w:r>
            <w:r w:rsidRPr="00967989">
              <w:rPr>
                <w:color w:val="000000"/>
                <w:sz w:val="16"/>
                <w:szCs w:val="16"/>
              </w:rPr>
              <w:br/>
            </w:r>
            <w:r w:rsidRPr="00967989">
              <w:rPr>
                <w:color w:val="000000"/>
                <w:sz w:val="16"/>
                <w:szCs w:val="16"/>
              </w:rPr>
              <w:t>SIEN</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002EFF5B"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2606E5AE"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DVBAB FORM DATA BACKUP RESTORE'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71A610B6" w14:textId="77777777" w:rsidR="00F50C37" w:rsidRPr="00967989" w:rsidRDefault="00F50C37"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0ADC0FCE"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375704B7" w14:textId="77777777" w:rsidR="00F50C37" w:rsidRPr="00967989" w:rsidRDefault="00F50C37" w:rsidP="00335D43">
            <w:pPr>
              <w:overflowPunct/>
              <w:autoSpaceDE/>
              <w:autoSpaceDN/>
              <w:adjustRightInd/>
              <w:textAlignment w:val="auto"/>
              <w:rPr>
                <w:color w:val="000000"/>
                <w:sz w:val="16"/>
                <w:szCs w:val="16"/>
              </w:rPr>
            </w:pPr>
            <w:r w:rsidRPr="00967989">
              <w:rPr>
                <w:color w:val="000000"/>
                <w:sz w:val="16"/>
                <w:szCs w:val="16"/>
              </w:rPr>
              <w:t>Piece(xFMEdit2.IENS,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IntToStr</w:t>
            </w:r>
            <w:proofErr w:type="spellEnd"/>
            <w:r w:rsidRPr="00967989">
              <w:rPr>
                <w:color w:val="000000"/>
                <w:sz w:val="16"/>
                <w:szCs w:val="16"/>
              </w:rPr>
              <w:t>(</w:t>
            </w:r>
            <w:proofErr w:type="spellStart"/>
            <w:r w:rsidRPr="00967989">
              <w:rPr>
                <w:color w:val="000000"/>
                <w:sz w:val="16"/>
                <w:szCs w:val="16"/>
              </w:rPr>
              <w:t>WhichVersionToLoad</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50C37" w:rsidRPr="00335D43" w14:paraId="48275365" w14:textId="77777777" w:rsidTr="008562E1">
        <w:trPr>
          <w:trHeight w:val="445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1C907990" w14:textId="77777777" w:rsidR="00F50C37" w:rsidRPr="00967989" w:rsidRDefault="00F50C37" w:rsidP="00335D43">
            <w:pPr>
              <w:overflowPunct/>
              <w:autoSpaceDE/>
              <w:autoSpaceDN/>
              <w:adjustRightInd/>
              <w:textAlignment w:val="auto"/>
              <w:rPr>
                <w:color w:val="000000"/>
                <w:sz w:val="16"/>
                <w:szCs w:val="16"/>
              </w:rPr>
            </w:pPr>
            <w:r w:rsidRPr="00845464">
              <w:rPr>
                <w:rFonts w:ascii="Calibri" w:hAnsi="Calibri" w:cs="Calibri"/>
                <w:bCs/>
                <w:color w:val="000000"/>
                <w:sz w:val="18"/>
                <w:szCs w:val="18"/>
              </w:rPr>
              <w:lastRenderedPageBreak/>
              <w:t>DVBAB GET SET</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6D94548A" w14:textId="77777777" w:rsidR="00F50C37" w:rsidRPr="00967989" w:rsidRDefault="00F50C37" w:rsidP="00335D43">
            <w:pPr>
              <w:overflowPunct/>
              <w:autoSpaceDE/>
              <w:autoSpaceDN/>
              <w:adjustRightInd/>
              <w:jc w:val="center"/>
              <w:textAlignment w:val="auto"/>
              <w:rPr>
                <w:color w:val="000000"/>
                <w:sz w:val="16"/>
                <w:szCs w:val="16"/>
              </w:rPr>
            </w:pPr>
            <w:r>
              <w:rPr>
                <w:rFonts w:ascii="Calibri" w:hAnsi="Calibri" w:cs="Calibri"/>
                <w:b/>
                <w:bCs/>
                <w:color w:val="000000"/>
                <w:sz w:val="18"/>
                <w:szCs w:val="18"/>
              </w:rPr>
              <w:t>GETSET</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6E7C1A0E" w14:textId="77777777" w:rsidR="00F50C37" w:rsidRPr="00967989" w:rsidRDefault="00F50C37" w:rsidP="00335D43">
            <w:pPr>
              <w:overflowPunct/>
              <w:autoSpaceDE/>
              <w:autoSpaceDN/>
              <w:adjustRightInd/>
              <w:jc w:val="center"/>
              <w:textAlignment w:val="auto"/>
              <w:rPr>
                <w:color w:val="000000"/>
                <w:sz w:val="16"/>
                <w:szCs w:val="16"/>
              </w:rPr>
            </w:pPr>
            <w:r>
              <w:rPr>
                <w:rFonts w:ascii="Calibri" w:hAnsi="Calibri" w:cs="Calibri"/>
                <w:b/>
                <w:bCs/>
                <w:color w:val="000000"/>
                <w:sz w:val="18"/>
                <w:szCs w:val="18"/>
              </w:rPr>
              <w:t>DVBABDDU</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2A0088E4" w14:textId="77777777" w:rsidR="00F50C37" w:rsidRPr="00967989" w:rsidRDefault="00F50C37" w:rsidP="00335D43">
            <w:pPr>
              <w:overflowPunct/>
              <w:autoSpaceDE/>
              <w:autoSpaceDN/>
              <w:adjustRightInd/>
              <w:jc w:val="center"/>
              <w:textAlignment w:val="auto"/>
              <w:rPr>
                <w:color w:val="000000"/>
                <w:sz w:val="16"/>
                <w:szCs w:val="16"/>
              </w:rPr>
            </w:pPr>
            <w:r>
              <w:rPr>
                <w:rFonts w:ascii="Calibri" w:hAnsi="Calibri" w:cs="Calibri"/>
                <w:b/>
                <w:bCs/>
                <w:color w:val="000000"/>
                <w:sz w:val="18"/>
                <w:szCs w:val="18"/>
              </w:rPr>
              <w:t>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71906BC4" w14:textId="77777777" w:rsidR="00F50C37" w:rsidRPr="00967989" w:rsidRDefault="00F50C37" w:rsidP="00335D43">
            <w:pPr>
              <w:overflowPunct/>
              <w:autoSpaceDE/>
              <w:autoSpaceDN/>
              <w:adjustRightInd/>
              <w:textAlignment w:val="auto"/>
              <w:rPr>
                <w:color w:val="000000"/>
                <w:sz w:val="16"/>
                <w:szCs w:val="16"/>
              </w:rPr>
            </w:pPr>
            <w:r w:rsidRPr="006E2E67">
              <w:rPr>
                <w:rFonts w:ascii="Calibri" w:hAnsi="Calibri" w:cs="r_ansi"/>
                <w:sz w:val="20"/>
              </w:rPr>
              <w:t>This remote procedure retrieves the SET OF CODES for a given file and field for use in populating controls.</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4C832F58" w14:textId="77777777" w:rsidR="00F50C37" w:rsidRPr="006E2E6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sidRPr="006E2E67">
              <w:rPr>
                <w:rFonts w:ascii="Calibri" w:hAnsi="Calibri" w:cs="Calibri"/>
                <w:b/>
                <w:bCs/>
                <w:color w:val="000000"/>
                <w:sz w:val="16"/>
                <w:szCs w:val="18"/>
              </w:rPr>
              <w:t>DVBFIL</w:t>
            </w:r>
          </w:p>
          <w:p w14:paraId="5FBC2799" w14:textId="77777777" w:rsidR="00F50C37" w:rsidRPr="00967989" w:rsidRDefault="00F50C37" w:rsidP="00335D43">
            <w:pPr>
              <w:overflowPunct/>
              <w:autoSpaceDE/>
              <w:autoSpaceDN/>
              <w:adjustRightInd/>
              <w:jc w:val="center"/>
              <w:textAlignment w:val="auto"/>
              <w:rPr>
                <w:color w:val="000000"/>
                <w:sz w:val="16"/>
                <w:szCs w:val="16"/>
              </w:rPr>
            </w:pPr>
            <w:r w:rsidRPr="006E2E67">
              <w:rPr>
                <w:rFonts w:ascii="Calibri" w:hAnsi="Calibri" w:cs="Calibri"/>
                <w:b/>
                <w:bCs/>
                <w:color w:val="000000"/>
                <w:sz w:val="16"/>
                <w:szCs w:val="18"/>
              </w:rPr>
              <w:t>DVBFLD</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5047F03F"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The results will be returned as an array of strings, each containing the </w:t>
            </w:r>
          </w:p>
          <w:p w14:paraId="72D88EA7"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internal set of codes value and the external set of codes value delimited </w:t>
            </w:r>
          </w:p>
          <w:p w14:paraId="78E5A0D7"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by a caret ("^").</w:t>
            </w:r>
          </w:p>
          <w:p w14:paraId="1C5841D5" w14:textId="77777777" w:rsidR="00F50C37" w:rsidRPr="00427C9E" w:rsidRDefault="00F50C37" w:rsidP="00427C9E">
            <w:pPr>
              <w:overflowPunct/>
              <w:textAlignment w:val="auto"/>
              <w:rPr>
                <w:rFonts w:ascii="Calibri" w:hAnsi="Calibri" w:cs="r_ansi"/>
                <w:sz w:val="20"/>
              </w:rPr>
            </w:pPr>
          </w:p>
          <w:p w14:paraId="00E2473F"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Example results:</w:t>
            </w:r>
          </w:p>
          <w:p w14:paraId="03D3FE94"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DVBRSLT(1)="T^TERMINAL"</w:t>
            </w:r>
          </w:p>
          <w:p w14:paraId="76DA1A34"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DVBRSLT(2)="P^POW"</w:t>
            </w:r>
          </w:p>
          <w:p w14:paraId="282C2932"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DVBRSLT(3)="OS^ORIGINAL SC"</w:t>
            </w:r>
          </w:p>
          <w:p w14:paraId="413537C2"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DVBRSLT(4)="ON^ORIGINAL NSC"</w:t>
            </w:r>
          </w:p>
          <w:p w14:paraId="31A8EA17"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DVBRSLT(5)="I^INCREASE"</w:t>
            </w:r>
          </w:p>
          <w:p w14:paraId="38293B50"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DVBRSLT(6)="R^REVIEW"</w:t>
            </w:r>
          </w:p>
          <w:p w14:paraId="20D5466E" w14:textId="77777777" w:rsidR="00F50C37" w:rsidRPr="00427C9E" w:rsidRDefault="00F50C37" w:rsidP="00427C9E">
            <w:pPr>
              <w:overflowPunct/>
              <w:textAlignment w:val="auto"/>
              <w:rPr>
                <w:rFonts w:ascii="Calibri" w:hAnsi="Calibri" w:cs="r_ansi"/>
                <w:sz w:val="20"/>
              </w:rPr>
            </w:pPr>
            <w:r w:rsidRPr="00427C9E">
              <w:rPr>
                <w:rFonts w:ascii="Calibri" w:hAnsi="Calibri" w:cs="r_ansi"/>
                <w:sz w:val="20"/>
              </w:rPr>
              <w:t xml:space="preserve"> DVBRSLT(7)="OTR^OTHER"</w:t>
            </w:r>
          </w:p>
          <w:p w14:paraId="30FB9FB0" w14:textId="77777777" w:rsidR="00F50C37" w:rsidRPr="00967989" w:rsidRDefault="00F50C37" w:rsidP="00335D43">
            <w:pPr>
              <w:overflowPunct/>
              <w:autoSpaceDE/>
              <w:autoSpaceDN/>
              <w:adjustRightInd/>
              <w:textAlignment w:val="auto"/>
              <w:rPr>
                <w:color w:val="000000"/>
                <w:sz w:val="16"/>
                <w:szCs w:val="16"/>
              </w:rPr>
            </w:pP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4029DF7B" w14:textId="77777777" w:rsidR="00F50C37" w:rsidRPr="00967989" w:rsidRDefault="00B74E94" w:rsidP="00335D43">
            <w:pPr>
              <w:overflowPunct/>
              <w:autoSpaceDE/>
              <w:autoSpaceDN/>
              <w:adjustRightInd/>
              <w:textAlignment w:val="auto"/>
              <w:rPr>
                <w:color w:val="000000"/>
                <w:sz w:val="16"/>
                <w:szCs w:val="16"/>
              </w:rPr>
            </w:pPr>
            <w:r w:rsidRPr="00845464">
              <w:rPr>
                <w:rFonts w:ascii="Calibri" w:hAnsi="Calibri" w:cs="Calibri"/>
                <w:bCs/>
                <w:color w:val="000000"/>
                <w:sz w:val="18"/>
                <w:szCs w:val="18"/>
              </w:rPr>
              <w:t>DVBAB GET SET</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216F4289" w14:textId="77777777" w:rsidR="00F50C37" w:rsidRDefault="00967DA1" w:rsidP="00335D43">
            <w:pPr>
              <w:overflowPunct/>
              <w:autoSpaceDE/>
              <w:autoSpaceDN/>
              <w:adjustRightInd/>
              <w:textAlignment w:val="auto"/>
              <w:rPr>
                <w:color w:val="000000"/>
                <w:sz w:val="16"/>
                <w:szCs w:val="16"/>
              </w:rPr>
            </w:pPr>
            <w:proofErr w:type="spellStart"/>
            <w:r>
              <w:rPr>
                <w:color w:val="000000"/>
                <w:sz w:val="16"/>
                <w:szCs w:val="16"/>
              </w:rPr>
              <w:t>NewExam</w:t>
            </w:r>
            <w:proofErr w:type="spellEnd"/>
            <w:r>
              <w:rPr>
                <w:color w:val="000000"/>
                <w:sz w:val="16"/>
                <w:szCs w:val="16"/>
              </w:rPr>
              <w:t>,</w:t>
            </w:r>
          </w:p>
          <w:p w14:paraId="445834DF" w14:textId="77777777" w:rsidR="00967DA1" w:rsidRDefault="00967DA1" w:rsidP="00335D43">
            <w:pPr>
              <w:overflowPunct/>
              <w:autoSpaceDE/>
              <w:autoSpaceDN/>
              <w:adjustRightInd/>
              <w:textAlignment w:val="auto"/>
              <w:rPr>
                <w:color w:val="000000"/>
                <w:sz w:val="16"/>
                <w:szCs w:val="16"/>
              </w:rPr>
            </w:pPr>
          </w:p>
          <w:p w14:paraId="06F12436" w14:textId="77777777" w:rsidR="00967DA1" w:rsidRDefault="00967DA1" w:rsidP="00335D43">
            <w:pPr>
              <w:overflowPunct/>
              <w:autoSpaceDE/>
              <w:autoSpaceDN/>
              <w:adjustRightInd/>
              <w:textAlignment w:val="auto"/>
              <w:rPr>
                <w:color w:val="000000"/>
                <w:sz w:val="16"/>
                <w:szCs w:val="16"/>
              </w:rPr>
            </w:pPr>
          </w:p>
          <w:p w14:paraId="6C06CCE2" w14:textId="77777777" w:rsidR="00967DA1" w:rsidRDefault="00967DA1" w:rsidP="00335D43">
            <w:pPr>
              <w:overflowPunct/>
              <w:autoSpaceDE/>
              <w:autoSpaceDN/>
              <w:adjustRightInd/>
              <w:textAlignment w:val="auto"/>
              <w:rPr>
                <w:color w:val="000000"/>
                <w:sz w:val="16"/>
                <w:szCs w:val="16"/>
              </w:rPr>
            </w:pPr>
          </w:p>
          <w:p w14:paraId="5BEEECD1" w14:textId="77777777" w:rsidR="00967DA1" w:rsidRDefault="00967DA1" w:rsidP="00335D43">
            <w:pPr>
              <w:overflowPunct/>
              <w:autoSpaceDE/>
              <w:autoSpaceDN/>
              <w:adjustRightInd/>
              <w:textAlignment w:val="auto"/>
              <w:rPr>
                <w:color w:val="000000"/>
                <w:sz w:val="16"/>
                <w:szCs w:val="16"/>
              </w:rPr>
            </w:pPr>
          </w:p>
          <w:p w14:paraId="77FFEB5C" w14:textId="77777777" w:rsidR="00967DA1" w:rsidRDefault="00967DA1" w:rsidP="00335D43">
            <w:pPr>
              <w:overflowPunct/>
              <w:autoSpaceDE/>
              <w:autoSpaceDN/>
              <w:adjustRightInd/>
              <w:textAlignment w:val="auto"/>
              <w:rPr>
                <w:color w:val="000000"/>
                <w:sz w:val="16"/>
                <w:szCs w:val="16"/>
              </w:rPr>
            </w:pPr>
          </w:p>
          <w:p w14:paraId="2FF515AB" w14:textId="77777777" w:rsidR="00967DA1" w:rsidRDefault="00967DA1" w:rsidP="00335D43">
            <w:pPr>
              <w:overflowPunct/>
              <w:autoSpaceDE/>
              <w:autoSpaceDN/>
              <w:adjustRightInd/>
              <w:textAlignment w:val="auto"/>
              <w:rPr>
                <w:color w:val="000000"/>
                <w:sz w:val="16"/>
                <w:szCs w:val="16"/>
              </w:rPr>
            </w:pPr>
          </w:p>
          <w:p w14:paraId="684D14AA" w14:textId="77777777" w:rsidR="00967DA1" w:rsidRDefault="00967DA1" w:rsidP="00335D43">
            <w:pPr>
              <w:overflowPunct/>
              <w:autoSpaceDE/>
              <w:autoSpaceDN/>
              <w:adjustRightInd/>
              <w:textAlignment w:val="auto"/>
              <w:rPr>
                <w:color w:val="000000"/>
                <w:sz w:val="16"/>
                <w:szCs w:val="16"/>
              </w:rPr>
            </w:pPr>
            <w:proofErr w:type="spellStart"/>
            <w:r>
              <w:rPr>
                <w:color w:val="000000"/>
                <w:sz w:val="16"/>
                <w:szCs w:val="16"/>
              </w:rPr>
              <w:t>VocRehabCancelExam</w:t>
            </w:r>
            <w:proofErr w:type="spellEnd"/>
            <w:r>
              <w:rPr>
                <w:color w:val="000000"/>
                <w:sz w:val="16"/>
                <w:szCs w:val="16"/>
              </w:rPr>
              <w:t>,</w:t>
            </w:r>
          </w:p>
          <w:p w14:paraId="701EABE6" w14:textId="77777777" w:rsidR="00967DA1" w:rsidRDefault="00967DA1" w:rsidP="00335D43">
            <w:pPr>
              <w:overflowPunct/>
              <w:autoSpaceDE/>
              <w:autoSpaceDN/>
              <w:adjustRightInd/>
              <w:textAlignment w:val="auto"/>
              <w:rPr>
                <w:color w:val="000000"/>
                <w:sz w:val="16"/>
                <w:szCs w:val="16"/>
              </w:rPr>
            </w:pPr>
          </w:p>
          <w:p w14:paraId="63B59734" w14:textId="77777777" w:rsidR="00967DA1" w:rsidRDefault="00967DA1" w:rsidP="00335D43">
            <w:pPr>
              <w:overflowPunct/>
              <w:autoSpaceDE/>
              <w:autoSpaceDN/>
              <w:adjustRightInd/>
              <w:textAlignment w:val="auto"/>
              <w:rPr>
                <w:color w:val="000000"/>
                <w:sz w:val="16"/>
                <w:szCs w:val="16"/>
              </w:rPr>
            </w:pPr>
          </w:p>
          <w:p w14:paraId="4876A172" w14:textId="77777777" w:rsidR="00967DA1" w:rsidRDefault="00967DA1" w:rsidP="00335D43">
            <w:pPr>
              <w:overflowPunct/>
              <w:autoSpaceDE/>
              <w:autoSpaceDN/>
              <w:adjustRightInd/>
              <w:textAlignment w:val="auto"/>
              <w:rPr>
                <w:color w:val="000000"/>
                <w:sz w:val="16"/>
                <w:szCs w:val="16"/>
              </w:rPr>
            </w:pPr>
          </w:p>
          <w:p w14:paraId="0A1C806A" w14:textId="77777777" w:rsidR="00967DA1" w:rsidRDefault="00967DA1" w:rsidP="00335D43">
            <w:pPr>
              <w:overflowPunct/>
              <w:autoSpaceDE/>
              <w:autoSpaceDN/>
              <w:adjustRightInd/>
              <w:textAlignment w:val="auto"/>
              <w:rPr>
                <w:color w:val="000000"/>
                <w:sz w:val="16"/>
                <w:szCs w:val="16"/>
              </w:rPr>
            </w:pPr>
          </w:p>
          <w:p w14:paraId="02770880" w14:textId="77777777" w:rsidR="00967DA1" w:rsidRDefault="00967DA1" w:rsidP="00335D43">
            <w:pPr>
              <w:overflowPunct/>
              <w:autoSpaceDE/>
              <w:autoSpaceDN/>
              <w:adjustRightInd/>
              <w:textAlignment w:val="auto"/>
              <w:rPr>
                <w:color w:val="000000"/>
                <w:sz w:val="16"/>
                <w:szCs w:val="16"/>
              </w:rPr>
            </w:pPr>
          </w:p>
          <w:p w14:paraId="2B8DCD80" w14:textId="77777777" w:rsidR="00967DA1" w:rsidRDefault="00967DA1" w:rsidP="00335D43">
            <w:pPr>
              <w:overflowPunct/>
              <w:autoSpaceDE/>
              <w:autoSpaceDN/>
              <w:adjustRightInd/>
              <w:textAlignment w:val="auto"/>
              <w:rPr>
                <w:color w:val="000000"/>
                <w:sz w:val="16"/>
                <w:szCs w:val="16"/>
              </w:rPr>
            </w:pPr>
          </w:p>
          <w:p w14:paraId="7A11676A" w14:textId="77777777" w:rsidR="00967DA1" w:rsidRPr="00967989" w:rsidRDefault="00967DA1" w:rsidP="00335D43">
            <w:pPr>
              <w:overflowPunct/>
              <w:autoSpaceDE/>
              <w:autoSpaceDN/>
              <w:adjustRightInd/>
              <w:textAlignment w:val="auto"/>
              <w:rPr>
                <w:color w:val="000000"/>
                <w:sz w:val="16"/>
                <w:szCs w:val="16"/>
              </w:rPr>
            </w:pPr>
            <w:proofErr w:type="spellStart"/>
            <w:r>
              <w:rPr>
                <w:color w:val="000000"/>
                <w:sz w:val="16"/>
                <w:szCs w:val="16"/>
              </w:rPr>
              <w:t>VocRehabClass</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08B93C08" w14:textId="77777777" w:rsidR="00F50C37" w:rsidRDefault="00967DA1" w:rsidP="00335D43">
            <w:pPr>
              <w:overflowPunct/>
              <w:autoSpaceDE/>
              <w:autoSpaceDN/>
              <w:adjustRightInd/>
              <w:textAlignment w:val="auto"/>
              <w:rPr>
                <w:color w:val="000000"/>
                <w:sz w:val="16"/>
                <w:szCs w:val="16"/>
              </w:rPr>
            </w:pPr>
            <w:r>
              <w:rPr>
                <w:color w:val="000000"/>
                <w:sz w:val="16"/>
                <w:szCs w:val="16"/>
              </w:rPr>
              <w:t>RPCBroker1</w:t>
            </w:r>
          </w:p>
          <w:p w14:paraId="4540AF63" w14:textId="77777777" w:rsidR="00967DA1" w:rsidRDefault="00967DA1" w:rsidP="00335D43">
            <w:pPr>
              <w:overflowPunct/>
              <w:autoSpaceDE/>
              <w:autoSpaceDN/>
              <w:adjustRightInd/>
              <w:textAlignment w:val="auto"/>
              <w:rPr>
                <w:color w:val="000000"/>
                <w:sz w:val="16"/>
                <w:szCs w:val="16"/>
              </w:rPr>
            </w:pPr>
          </w:p>
          <w:p w14:paraId="5D953072" w14:textId="77777777" w:rsidR="00967DA1" w:rsidRDefault="00967DA1" w:rsidP="00335D43">
            <w:pPr>
              <w:overflowPunct/>
              <w:autoSpaceDE/>
              <w:autoSpaceDN/>
              <w:adjustRightInd/>
              <w:textAlignment w:val="auto"/>
              <w:rPr>
                <w:color w:val="000000"/>
                <w:sz w:val="16"/>
                <w:szCs w:val="16"/>
              </w:rPr>
            </w:pPr>
          </w:p>
          <w:p w14:paraId="3F706A31" w14:textId="77777777" w:rsidR="00967DA1" w:rsidRDefault="00967DA1" w:rsidP="00335D43">
            <w:pPr>
              <w:overflowPunct/>
              <w:autoSpaceDE/>
              <w:autoSpaceDN/>
              <w:adjustRightInd/>
              <w:textAlignment w:val="auto"/>
              <w:rPr>
                <w:color w:val="000000"/>
                <w:sz w:val="16"/>
                <w:szCs w:val="16"/>
              </w:rPr>
            </w:pPr>
          </w:p>
          <w:p w14:paraId="56A6BF67" w14:textId="77777777" w:rsidR="00967DA1" w:rsidRDefault="00967DA1" w:rsidP="00335D43">
            <w:pPr>
              <w:overflowPunct/>
              <w:autoSpaceDE/>
              <w:autoSpaceDN/>
              <w:adjustRightInd/>
              <w:textAlignment w:val="auto"/>
              <w:rPr>
                <w:color w:val="000000"/>
                <w:sz w:val="16"/>
                <w:szCs w:val="16"/>
              </w:rPr>
            </w:pPr>
          </w:p>
          <w:p w14:paraId="5609B7F2" w14:textId="77777777" w:rsidR="00967DA1" w:rsidRDefault="00967DA1" w:rsidP="00335D43">
            <w:pPr>
              <w:overflowPunct/>
              <w:autoSpaceDE/>
              <w:autoSpaceDN/>
              <w:adjustRightInd/>
              <w:textAlignment w:val="auto"/>
              <w:rPr>
                <w:color w:val="000000"/>
                <w:sz w:val="16"/>
                <w:szCs w:val="16"/>
              </w:rPr>
            </w:pPr>
          </w:p>
          <w:p w14:paraId="4DE29D79" w14:textId="77777777" w:rsidR="00967DA1" w:rsidRDefault="00967DA1" w:rsidP="00335D43">
            <w:pPr>
              <w:overflowPunct/>
              <w:autoSpaceDE/>
              <w:autoSpaceDN/>
              <w:adjustRightInd/>
              <w:textAlignment w:val="auto"/>
              <w:rPr>
                <w:color w:val="000000"/>
                <w:sz w:val="16"/>
                <w:szCs w:val="16"/>
              </w:rPr>
            </w:pPr>
          </w:p>
          <w:p w14:paraId="09C00DA4" w14:textId="77777777" w:rsidR="00967DA1" w:rsidRDefault="00967DA1" w:rsidP="00335D43">
            <w:pPr>
              <w:overflowPunct/>
              <w:autoSpaceDE/>
              <w:autoSpaceDN/>
              <w:adjustRightInd/>
              <w:textAlignment w:val="auto"/>
              <w:rPr>
                <w:color w:val="000000"/>
                <w:sz w:val="16"/>
                <w:szCs w:val="16"/>
              </w:rPr>
            </w:pPr>
            <w:r>
              <w:rPr>
                <w:color w:val="000000"/>
                <w:sz w:val="16"/>
                <w:szCs w:val="16"/>
              </w:rPr>
              <w:t>RPCBroker1</w:t>
            </w:r>
          </w:p>
          <w:p w14:paraId="27D80886" w14:textId="77777777" w:rsidR="00967DA1" w:rsidRDefault="00967DA1" w:rsidP="00335D43">
            <w:pPr>
              <w:overflowPunct/>
              <w:autoSpaceDE/>
              <w:autoSpaceDN/>
              <w:adjustRightInd/>
              <w:textAlignment w:val="auto"/>
              <w:rPr>
                <w:color w:val="000000"/>
                <w:sz w:val="16"/>
                <w:szCs w:val="16"/>
              </w:rPr>
            </w:pPr>
          </w:p>
          <w:p w14:paraId="25CBBC25" w14:textId="77777777" w:rsidR="00967DA1" w:rsidRDefault="00967DA1" w:rsidP="00335D43">
            <w:pPr>
              <w:overflowPunct/>
              <w:autoSpaceDE/>
              <w:autoSpaceDN/>
              <w:adjustRightInd/>
              <w:textAlignment w:val="auto"/>
              <w:rPr>
                <w:color w:val="000000"/>
                <w:sz w:val="16"/>
                <w:szCs w:val="16"/>
              </w:rPr>
            </w:pPr>
          </w:p>
          <w:p w14:paraId="13FDAB84" w14:textId="77777777" w:rsidR="00967DA1" w:rsidRDefault="00967DA1" w:rsidP="00335D43">
            <w:pPr>
              <w:overflowPunct/>
              <w:autoSpaceDE/>
              <w:autoSpaceDN/>
              <w:adjustRightInd/>
              <w:textAlignment w:val="auto"/>
              <w:rPr>
                <w:color w:val="000000"/>
                <w:sz w:val="16"/>
                <w:szCs w:val="16"/>
              </w:rPr>
            </w:pPr>
          </w:p>
          <w:p w14:paraId="05A992CA" w14:textId="77777777" w:rsidR="00967DA1" w:rsidRDefault="00967DA1" w:rsidP="00335D43">
            <w:pPr>
              <w:overflowPunct/>
              <w:autoSpaceDE/>
              <w:autoSpaceDN/>
              <w:adjustRightInd/>
              <w:textAlignment w:val="auto"/>
              <w:rPr>
                <w:color w:val="000000"/>
                <w:sz w:val="16"/>
                <w:szCs w:val="16"/>
              </w:rPr>
            </w:pPr>
          </w:p>
          <w:p w14:paraId="55710CD3" w14:textId="77777777" w:rsidR="00967DA1" w:rsidRDefault="00967DA1" w:rsidP="00335D43">
            <w:pPr>
              <w:overflowPunct/>
              <w:autoSpaceDE/>
              <w:autoSpaceDN/>
              <w:adjustRightInd/>
              <w:textAlignment w:val="auto"/>
              <w:rPr>
                <w:color w:val="000000"/>
                <w:sz w:val="16"/>
                <w:szCs w:val="16"/>
              </w:rPr>
            </w:pPr>
          </w:p>
          <w:p w14:paraId="6D05D264" w14:textId="77777777" w:rsidR="00967DA1" w:rsidRDefault="00967DA1" w:rsidP="00335D43">
            <w:pPr>
              <w:overflowPunct/>
              <w:autoSpaceDE/>
              <w:autoSpaceDN/>
              <w:adjustRightInd/>
              <w:textAlignment w:val="auto"/>
              <w:rPr>
                <w:color w:val="000000"/>
                <w:sz w:val="16"/>
                <w:szCs w:val="16"/>
              </w:rPr>
            </w:pPr>
          </w:p>
          <w:p w14:paraId="13653B12" w14:textId="77777777" w:rsidR="00967DA1" w:rsidRDefault="00967DA1" w:rsidP="00335D43">
            <w:pPr>
              <w:overflowPunct/>
              <w:autoSpaceDE/>
              <w:autoSpaceDN/>
              <w:adjustRightInd/>
              <w:textAlignment w:val="auto"/>
              <w:rPr>
                <w:color w:val="000000"/>
                <w:sz w:val="16"/>
                <w:szCs w:val="16"/>
              </w:rPr>
            </w:pPr>
          </w:p>
          <w:p w14:paraId="2D97D504" w14:textId="77777777" w:rsidR="00967DA1" w:rsidRPr="00967989" w:rsidRDefault="00967DA1"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hideMark/>
          </w:tcPr>
          <w:p w14:paraId="34D3CC20" w14:textId="77777777" w:rsidR="00F50C37" w:rsidRDefault="00967DA1" w:rsidP="00335D43">
            <w:pPr>
              <w:overflowPunct/>
              <w:autoSpaceDE/>
              <w:autoSpaceDN/>
              <w:adjustRightInd/>
              <w:textAlignment w:val="auto"/>
              <w:rPr>
                <w:color w:val="000000"/>
                <w:sz w:val="16"/>
                <w:szCs w:val="16"/>
              </w:rPr>
            </w:pPr>
            <w:r>
              <w:rPr>
                <w:color w:val="000000"/>
                <w:sz w:val="16"/>
                <w:szCs w:val="16"/>
              </w:rPr>
              <w:t>‘396.3’</w:t>
            </w:r>
          </w:p>
          <w:p w14:paraId="3C4AC104" w14:textId="77777777" w:rsidR="00967DA1" w:rsidRDefault="00967DA1" w:rsidP="00335D43">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1ADB84AE" w14:textId="77777777" w:rsidR="00967DA1" w:rsidRDefault="00967DA1" w:rsidP="00335D43">
            <w:pPr>
              <w:overflowPunct/>
              <w:autoSpaceDE/>
              <w:autoSpaceDN/>
              <w:adjustRightInd/>
              <w:textAlignment w:val="auto"/>
              <w:rPr>
                <w:color w:val="000000"/>
                <w:sz w:val="16"/>
                <w:szCs w:val="16"/>
              </w:rPr>
            </w:pPr>
          </w:p>
          <w:p w14:paraId="727DD2F6" w14:textId="77777777" w:rsidR="00967DA1" w:rsidRDefault="00967DA1" w:rsidP="00335D43">
            <w:pPr>
              <w:overflowPunct/>
              <w:autoSpaceDE/>
              <w:autoSpaceDN/>
              <w:adjustRightInd/>
              <w:textAlignment w:val="auto"/>
              <w:rPr>
                <w:color w:val="000000"/>
                <w:sz w:val="16"/>
                <w:szCs w:val="16"/>
              </w:rPr>
            </w:pPr>
            <w:r>
              <w:rPr>
                <w:color w:val="000000"/>
                <w:sz w:val="16"/>
                <w:szCs w:val="16"/>
              </w:rPr>
              <w:t>‘9’</w:t>
            </w:r>
          </w:p>
          <w:p w14:paraId="601319B5" w14:textId="77777777" w:rsidR="00967DA1" w:rsidRDefault="00967DA1" w:rsidP="00335D43">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57CE15C9" w14:textId="77777777" w:rsidR="00967DA1" w:rsidRDefault="00967DA1" w:rsidP="00335D43">
            <w:pPr>
              <w:overflowPunct/>
              <w:autoSpaceDE/>
              <w:autoSpaceDN/>
              <w:adjustRightInd/>
              <w:textAlignment w:val="auto"/>
              <w:rPr>
                <w:color w:val="000000"/>
                <w:sz w:val="16"/>
                <w:szCs w:val="16"/>
              </w:rPr>
            </w:pPr>
          </w:p>
          <w:p w14:paraId="1826A27A" w14:textId="77777777" w:rsidR="00967DA1" w:rsidRDefault="00967DA1" w:rsidP="00335D43">
            <w:pPr>
              <w:overflowPunct/>
              <w:autoSpaceDE/>
              <w:autoSpaceDN/>
              <w:adjustRightInd/>
              <w:textAlignment w:val="auto"/>
              <w:rPr>
                <w:color w:val="000000"/>
                <w:sz w:val="16"/>
                <w:szCs w:val="16"/>
              </w:rPr>
            </w:pPr>
          </w:p>
          <w:p w14:paraId="1D33EFB9" w14:textId="77777777" w:rsidR="00967DA1" w:rsidRDefault="00967DA1" w:rsidP="00967DA1">
            <w:pPr>
              <w:overflowPunct/>
              <w:autoSpaceDE/>
              <w:autoSpaceDN/>
              <w:adjustRightInd/>
              <w:textAlignment w:val="auto"/>
              <w:rPr>
                <w:color w:val="000000"/>
                <w:sz w:val="16"/>
                <w:szCs w:val="16"/>
              </w:rPr>
            </w:pPr>
            <w:r>
              <w:rPr>
                <w:color w:val="000000"/>
                <w:sz w:val="16"/>
                <w:szCs w:val="16"/>
              </w:rPr>
              <w:t>‘396.9’</w:t>
            </w:r>
          </w:p>
          <w:p w14:paraId="6C805808" w14:textId="77777777" w:rsidR="00967DA1" w:rsidRDefault="00967DA1" w:rsidP="00967DA1">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12BE2438" w14:textId="77777777" w:rsidR="00967DA1" w:rsidRDefault="00967DA1" w:rsidP="00967DA1">
            <w:pPr>
              <w:overflowPunct/>
              <w:autoSpaceDE/>
              <w:autoSpaceDN/>
              <w:adjustRightInd/>
              <w:textAlignment w:val="auto"/>
              <w:rPr>
                <w:color w:val="000000"/>
                <w:sz w:val="16"/>
                <w:szCs w:val="16"/>
              </w:rPr>
            </w:pPr>
          </w:p>
          <w:p w14:paraId="23802ED2" w14:textId="77777777" w:rsidR="00967DA1" w:rsidRDefault="00967DA1" w:rsidP="00967DA1">
            <w:pPr>
              <w:overflowPunct/>
              <w:autoSpaceDE/>
              <w:autoSpaceDN/>
              <w:adjustRightInd/>
              <w:textAlignment w:val="auto"/>
              <w:rPr>
                <w:color w:val="000000"/>
                <w:sz w:val="16"/>
                <w:szCs w:val="16"/>
              </w:rPr>
            </w:pPr>
            <w:r>
              <w:rPr>
                <w:color w:val="000000"/>
                <w:sz w:val="16"/>
                <w:szCs w:val="16"/>
              </w:rPr>
              <w:t>‘16’</w:t>
            </w:r>
          </w:p>
          <w:p w14:paraId="0790E3CB" w14:textId="77777777" w:rsidR="00967DA1" w:rsidRDefault="00967DA1" w:rsidP="00967DA1">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5C7F8A62" w14:textId="77777777" w:rsidR="00967DA1" w:rsidRDefault="00967DA1" w:rsidP="00335D43">
            <w:pPr>
              <w:overflowPunct/>
              <w:autoSpaceDE/>
              <w:autoSpaceDN/>
              <w:adjustRightInd/>
              <w:textAlignment w:val="auto"/>
              <w:rPr>
                <w:color w:val="000000"/>
                <w:sz w:val="16"/>
                <w:szCs w:val="16"/>
              </w:rPr>
            </w:pPr>
          </w:p>
          <w:p w14:paraId="23ECAED0" w14:textId="77777777" w:rsidR="00967DA1" w:rsidRDefault="00967DA1" w:rsidP="00335D43">
            <w:pPr>
              <w:overflowPunct/>
              <w:autoSpaceDE/>
              <w:autoSpaceDN/>
              <w:adjustRightInd/>
              <w:textAlignment w:val="auto"/>
              <w:rPr>
                <w:color w:val="000000"/>
                <w:sz w:val="16"/>
                <w:szCs w:val="16"/>
              </w:rPr>
            </w:pPr>
          </w:p>
          <w:p w14:paraId="49FB39E7" w14:textId="77777777" w:rsidR="00967DA1" w:rsidRDefault="00967DA1" w:rsidP="00335D43">
            <w:pPr>
              <w:overflowPunct/>
              <w:autoSpaceDE/>
              <w:autoSpaceDN/>
              <w:adjustRightInd/>
              <w:textAlignment w:val="auto"/>
              <w:rPr>
                <w:color w:val="000000"/>
                <w:sz w:val="16"/>
                <w:szCs w:val="16"/>
              </w:rPr>
            </w:pPr>
          </w:p>
          <w:p w14:paraId="45E932AD" w14:textId="77777777" w:rsidR="00967DA1" w:rsidRDefault="00967DA1" w:rsidP="00967DA1">
            <w:pPr>
              <w:overflowPunct/>
              <w:autoSpaceDE/>
              <w:autoSpaceDN/>
              <w:adjustRightInd/>
              <w:textAlignment w:val="auto"/>
              <w:rPr>
                <w:color w:val="000000"/>
                <w:sz w:val="16"/>
                <w:szCs w:val="16"/>
              </w:rPr>
            </w:pPr>
            <w:r>
              <w:rPr>
                <w:color w:val="000000"/>
                <w:sz w:val="16"/>
                <w:szCs w:val="16"/>
              </w:rPr>
              <w:t>‘396.9’</w:t>
            </w:r>
          </w:p>
          <w:p w14:paraId="1E49F5EF" w14:textId="77777777" w:rsidR="00967DA1" w:rsidRDefault="00967DA1" w:rsidP="00967DA1">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166C988F" w14:textId="77777777" w:rsidR="00967DA1" w:rsidRDefault="00967DA1" w:rsidP="00967DA1">
            <w:pPr>
              <w:overflowPunct/>
              <w:autoSpaceDE/>
              <w:autoSpaceDN/>
              <w:adjustRightInd/>
              <w:textAlignment w:val="auto"/>
              <w:rPr>
                <w:color w:val="000000"/>
                <w:sz w:val="16"/>
                <w:szCs w:val="16"/>
              </w:rPr>
            </w:pPr>
          </w:p>
          <w:p w14:paraId="5F256B68" w14:textId="77777777" w:rsidR="00967DA1" w:rsidRDefault="00967DA1" w:rsidP="00967DA1">
            <w:pPr>
              <w:overflowPunct/>
              <w:autoSpaceDE/>
              <w:autoSpaceDN/>
              <w:adjustRightInd/>
              <w:textAlignment w:val="auto"/>
              <w:rPr>
                <w:color w:val="000000"/>
                <w:sz w:val="16"/>
                <w:szCs w:val="16"/>
              </w:rPr>
            </w:pPr>
            <w:r>
              <w:rPr>
                <w:color w:val="000000"/>
                <w:sz w:val="16"/>
                <w:szCs w:val="16"/>
              </w:rPr>
              <w:t>‘13’</w:t>
            </w:r>
          </w:p>
          <w:p w14:paraId="39965D3B" w14:textId="77777777" w:rsidR="00967DA1" w:rsidRDefault="00967DA1" w:rsidP="00967DA1">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58838237" w14:textId="77777777" w:rsidR="00967DA1" w:rsidRPr="00967989" w:rsidRDefault="00967DA1" w:rsidP="00335D43">
            <w:pPr>
              <w:overflowPunct/>
              <w:autoSpaceDE/>
              <w:autoSpaceDN/>
              <w:adjustRightInd/>
              <w:textAlignment w:val="auto"/>
              <w:rPr>
                <w:color w:val="000000"/>
                <w:sz w:val="16"/>
                <w:szCs w:val="16"/>
              </w:rPr>
            </w:pPr>
          </w:p>
        </w:tc>
      </w:tr>
      <w:tr w:rsidR="00F50C37" w:rsidRPr="00335D43" w14:paraId="028B1BD5" w14:textId="77777777" w:rsidTr="008562E1">
        <w:trPr>
          <w:trHeight w:val="155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27B7143F"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bookmarkStart w:id="456" w:name="RPCBroker_DVBA_205_p59" w:colFirst="4" w:colLast="10"/>
            <w:r w:rsidRPr="00845464">
              <w:rPr>
                <w:rFonts w:ascii="Calibri" w:hAnsi="Calibri" w:cs="Calibri"/>
                <w:bCs/>
                <w:color w:val="000000"/>
                <w:sz w:val="18"/>
                <w:szCs w:val="18"/>
              </w:rPr>
              <w:lastRenderedPageBreak/>
              <w:t>DVBAB GET URL</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5908476" w14:textId="77777777" w:rsidR="00F50C37" w:rsidRPr="00C54165" w:rsidRDefault="00F50C37" w:rsidP="00427C9E">
            <w:pPr>
              <w:keepNext/>
              <w:overflowPunct/>
              <w:autoSpaceDE/>
              <w:autoSpaceDN/>
              <w:adjustRightInd/>
              <w:textAlignment w:val="auto"/>
              <w:rPr>
                <w:rFonts w:ascii="Calibri" w:hAnsi="Calibri" w:cs="Calibri"/>
                <w:b/>
                <w:bCs/>
                <w:color w:val="000000"/>
                <w:sz w:val="18"/>
                <w:szCs w:val="18"/>
              </w:rPr>
            </w:pPr>
            <w:r>
              <w:rPr>
                <w:rFonts w:ascii="Calibri" w:hAnsi="Calibri" w:cs="Calibri"/>
                <w:b/>
                <w:bCs/>
                <w:color w:val="000000"/>
                <w:sz w:val="18"/>
                <w:szCs w:val="18"/>
              </w:rPr>
              <w:t>URL</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43678F7"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DVBABURL</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38CB43E5"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8F86974" w14:textId="77777777" w:rsidR="00F50C37" w:rsidRPr="00B706A0" w:rsidRDefault="00F50C37" w:rsidP="005366E5">
            <w:pPr>
              <w:overflowPunct/>
              <w:textAlignment w:val="auto"/>
              <w:rPr>
                <w:rFonts w:ascii="Calibri" w:hAnsi="Calibri" w:cs="r_ansi"/>
                <w:sz w:val="20"/>
              </w:rPr>
            </w:pPr>
            <w:r w:rsidRPr="00B706A0">
              <w:rPr>
                <w:rFonts w:ascii="Calibri" w:hAnsi="Calibri" w:cs="r_ansi"/>
                <w:sz w:val="20"/>
              </w:rPr>
              <w:t>Returns a URL for some items used within CAPRI</w:t>
            </w:r>
          </w:p>
          <w:p w14:paraId="1CF26900" w14:textId="77777777" w:rsidR="00F50C37" w:rsidRPr="00B706A0" w:rsidRDefault="00F50C37" w:rsidP="005366E5">
            <w:pPr>
              <w:overflowPunct/>
              <w:textAlignment w:val="auto"/>
              <w:rPr>
                <w:rFonts w:ascii="Calibri" w:hAnsi="Calibri" w:cs="r_ansi"/>
                <w:sz w:val="20"/>
              </w:rPr>
            </w:pPr>
            <w:r w:rsidRPr="00B706A0">
              <w:rPr>
                <w:rFonts w:ascii="Calibri" w:hAnsi="Calibri" w:cs="r_ansi"/>
                <w:sz w:val="20"/>
              </w:rPr>
              <w:t xml:space="preserve">  </w:t>
            </w:r>
          </w:p>
          <w:p w14:paraId="1AB2E105" w14:textId="77777777" w:rsidR="00E90617" w:rsidRPr="00B706A0" w:rsidRDefault="00E90617" w:rsidP="00E90617">
            <w:pPr>
              <w:rPr>
                <w:rFonts w:ascii="Calibri" w:hAnsi="Calibri"/>
                <w:sz w:val="20"/>
              </w:rPr>
            </w:pPr>
            <w:r w:rsidRPr="00B706A0">
              <w:rPr>
                <w:rFonts w:ascii="Calibri" w:hAnsi="Calibri"/>
                <w:sz w:val="20"/>
              </w:rPr>
              <w:t>1=VBA's AMIE Worksheet Website</w:t>
            </w:r>
          </w:p>
          <w:p w14:paraId="5B6F433F" w14:textId="77777777" w:rsidR="00E90617" w:rsidRPr="00B706A0" w:rsidRDefault="00E90617" w:rsidP="00E90617">
            <w:pPr>
              <w:rPr>
                <w:rFonts w:ascii="Calibri" w:hAnsi="Calibri"/>
                <w:sz w:val="20"/>
              </w:rPr>
            </w:pPr>
            <w:r w:rsidRPr="00B706A0">
              <w:rPr>
                <w:rFonts w:ascii="Calibri" w:hAnsi="Calibri"/>
                <w:sz w:val="20"/>
              </w:rPr>
              <w:t>2=CAPRI training website</w:t>
            </w:r>
          </w:p>
          <w:p w14:paraId="5673BE33" w14:textId="77777777" w:rsidR="00E90617" w:rsidRPr="00B706A0" w:rsidRDefault="00E90617" w:rsidP="00E90617">
            <w:pPr>
              <w:rPr>
                <w:rFonts w:ascii="Calibri" w:hAnsi="Calibri"/>
                <w:sz w:val="20"/>
              </w:rPr>
            </w:pPr>
            <w:r w:rsidRPr="00B706A0">
              <w:rPr>
                <w:rFonts w:ascii="Calibri" w:hAnsi="Calibri"/>
                <w:sz w:val="20"/>
              </w:rPr>
              <w:t>3=VistAWeb website</w:t>
            </w:r>
          </w:p>
          <w:p w14:paraId="31547D19" w14:textId="77777777" w:rsidR="00E90617" w:rsidRPr="00B706A0" w:rsidRDefault="00E90617" w:rsidP="00E90617">
            <w:pPr>
              <w:rPr>
                <w:rFonts w:ascii="Calibri" w:hAnsi="Calibri"/>
                <w:sz w:val="20"/>
              </w:rPr>
            </w:pPr>
            <w:r w:rsidRPr="00B706A0">
              <w:rPr>
                <w:rFonts w:ascii="Calibri" w:hAnsi="Calibri"/>
                <w:sz w:val="20"/>
              </w:rPr>
              <w:t>5=HIA download website</w:t>
            </w:r>
          </w:p>
          <w:p w14:paraId="1150085E" w14:textId="77777777" w:rsidR="00E90617" w:rsidRPr="00B706A0" w:rsidRDefault="00E90617" w:rsidP="00E90617">
            <w:pPr>
              <w:rPr>
                <w:rFonts w:ascii="Calibri" w:hAnsi="Calibri"/>
                <w:sz w:val="20"/>
              </w:rPr>
            </w:pPr>
            <w:r w:rsidRPr="00B706A0">
              <w:rPr>
                <w:rFonts w:ascii="Calibri" w:hAnsi="Calibri"/>
                <w:sz w:val="20"/>
              </w:rPr>
              <w:t>6=VIRTUAL VA web service server</w:t>
            </w:r>
          </w:p>
          <w:p w14:paraId="465DC149" w14:textId="77777777" w:rsidR="00E90617" w:rsidRPr="00B706A0" w:rsidRDefault="00E90617" w:rsidP="00E90617">
            <w:pPr>
              <w:rPr>
                <w:rFonts w:ascii="Calibri" w:hAnsi="Calibri"/>
                <w:sz w:val="20"/>
              </w:rPr>
            </w:pPr>
            <w:r w:rsidRPr="00B706A0">
              <w:rPr>
                <w:rFonts w:ascii="Calibri" w:hAnsi="Calibri"/>
                <w:sz w:val="20"/>
              </w:rPr>
              <w:t>7=VICAP website</w:t>
            </w:r>
          </w:p>
          <w:p w14:paraId="15CCDDC5" w14:textId="77777777" w:rsidR="00E90617" w:rsidRPr="00B706A0" w:rsidRDefault="00E90617" w:rsidP="00E90617">
            <w:pPr>
              <w:rPr>
                <w:rFonts w:ascii="Calibri" w:hAnsi="Calibri"/>
                <w:sz w:val="20"/>
              </w:rPr>
            </w:pPr>
            <w:r w:rsidRPr="00B706A0">
              <w:rPr>
                <w:rFonts w:ascii="Calibri" w:hAnsi="Calibri"/>
                <w:sz w:val="20"/>
              </w:rPr>
              <w:t>8=VLER DAS web service server</w:t>
            </w:r>
          </w:p>
          <w:p w14:paraId="6F6496A5" w14:textId="77777777" w:rsidR="00E90617" w:rsidRPr="00B706A0" w:rsidRDefault="00E90617" w:rsidP="00E90617">
            <w:pPr>
              <w:overflowPunct/>
              <w:textAlignment w:val="auto"/>
              <w:rPr>
                <w:rFonts w:ascii="Calibri" w:hAnsi="Calibri"/>
                <w:sz w:val="20"/>
              </w:rPr>
            </w:pPr>
            <w:r w:rsidRPr="00B706A0">
              <w:rPr>
                <w:rFonts w:ascii="Calibri" w:hAnsi="Calibri"/>
                <w:sz w:val="20"/>
              </w:rPr>
              <w:t>9=JLV website</w:t>
            </w:r>
          </w:p>
          <w:p w14:paraId="00F42E1C" w14:textId="77777777" w:rsidR="00D14856" w:rsidRPr="00B706A0" w:rsidRDefault="00D14856" w:rsidP="00E90617">
            <w:pPr>
              <w:overflowPunct/>
              <w:textAlignment w:val="auto"/>
              <w:rPr>
                <w:rFonts w:ascii="Calibri" w:hAnsi="Calibri"/>
                <w:sz w:val="20"/>
              </w:rPr>
            </w:pPr>
          </w:p>
          <w:p w14:paraId="32998685" w14:textId="77777777" w:rsidR="00F50C37" w:rsidRPr="00B706A0" w:rsidRDefault="00F50C37" w:rsidP="00E90617">
            <w:pPr>
              <w:overflowPunct/>
              <w:textAlignment w:val="auto"/>
              <w:rPr>
                <w:rFonts w:ascii="Calibri" w:hAnsi="Calibri" w:cs="Calibri"/>
                <w:b/>
                <w:bCs/>
                <w:color w:val="000000"/>
                <w:sz w:val="20"/>
              </w:rPr>
            </w:pPr>
            <w:r w:rsidRPr="00B706A0">
              <w:rPr>
                <w:rFonts w:ascii="Calibri" w:hAnsi="Calibri" w:cs="r_ansi"/>
                <w:sz w:val="20"/>
              </w:rPr>
              <w:t xml:space="preserve"> </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46CA6573" w14:textId="77777777" w:rsidR="00F50C37" w:rsidRPr="006E2E6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INDEX</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5DA2B68B" w14:textId="77777777" w:rsidR="00F50C37" w:rsidRPr="00427C9E"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4641D8D9" w14:textId="77777777" w:rsidR="00F50C37"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845464">
              <w:rPr>
                <w:rFonts w:ascii="Calibri" w:hAnsi="Calibri" w:cs="Calibri"/>
                <w:bCs/>
                <w:color w:val="000000"/>
                <w:sz w:val="18"/>
                <w:szCs w:val="18"/>
              </w:rPr>
              <w:t>DVBAB GET URL</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6728DB51"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25728E24" w14:textId="77777777" w:rsidR="00F50C37"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36C3BB25"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DEF3989"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2D7EEE00"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797D366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539E489E"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7A54BED2"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20296DE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706B362C"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5C0A39B5"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0F54BB2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409DB92A"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7DD557D8"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7C9806A1"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F4356C8"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5652016"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138C8EFD"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12562CB8"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EFE5A26" w14:textId="77777777" w:rsidR="00967DA1" w:rsidRDefault="00967DA1" w:rsidP="00967DA1">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p w14:paraId="4ED52C56"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312B27C" w14:textId="77777777" w:rsidR="00D14856" w:rsidRDefault="00D14856" w:rsidP="001C4D1D">
            <w:pPr>
              <w:keepNext/>
              <w:overflowPunct/>
              <w:autoSpaceDE/>
              <w:autoSpaceDN/>
              <w:adjustRightInd/>
              <w:jc w:val="center"/>
              <w:textAlignment w:val="auto"/>
              <w:rPr>
                <w:rFonts w:ascii="Calibri" w:hAnsi="Calibri" w:cs="Calibri"/>
                <w:b/>
                <w:bCs/>
                <w:color w:val="000000"/>
                <w:sz w:val="18"/>
                <w:szCs w:val="18"/>
              </w:rPr>
            </w:pPr>
          </w:p>
          <w:p w14:paraId="5F5637AE" w14:textId="77777777" w:rsidR="00D14856" w:rsidRPr="00C54165" w:rsidRDefault="00D14856"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09A2F8FD" w14:textId="77777777" w:rsidR="00F50C37" w:rsidRDefault="003649C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Value := ‘1</w:t>
            </w:r>
            <w:r w:rsidR="00967DA1">
              <w:rPr>
                <w:rFonts w:ascii="Calibri" w:hAnsi="Calibri" w:cs="Calibri"/>
                <w:b/>
                <w:bCs/>
                <w:color w:val="000000"/>
                <w:sz w:val="18"/>
                <w:szCs w:val="18"/>
              </w:rPr>
              <w:t>’</w:t>
            </w:r>
          </w:p>
          <w:p w14:paraId="4C36AF2B"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 literal</w:t>
            </w:r>
          </w:p>
          <w:p w14:paraId="68EAD35E"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13BBB9AF"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Value := ‘2</w:t>
            </w:r>
            <w:r w:rsidR="00967DA1">
              <w:rPr>
                <w:rFonts w:ascii="Calibri" w:hAnsi="Calibri" w:cs="Calibri"/>
                <w:b/>
                <w:bCs/>
                <w:color w:val="000000"/>
                <w:sz w:val="18"/>
                <w:szCs w:val="18"/>
              </w:rPr>
              <w:t>’</w:t>
            </w:r>
          </w:p>
          <w:p w14:paraId="23CF1DB5"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 literal</w:t>
            </w:r>
          </w:p>
          <w:p w14:paraId="5BB365E5"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0C58E46D"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Value := ‘3</w:t>
            </w:r>
            <w:r w:rsidR="00967DA1">
              <w:rPr>
                <w:rFonts w:ascii="Calibri" w:hAnsi="Calibri" w:cs="Calibri"/>
                <w:b/>
                <w:bCs/>
                <w:color w:val="000000"/>
                <w:sz w:val="18"/>
                <w:szCs w:val="18"/>
              </w:rPr>
              <w:t>’</w:t>
            </w:r>
          </w:p>
          <w:p w14:paraId="493FE218"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 literal</w:t>
            </w:r>
          </w:p>
          <w:p w14:paraId="32D18AE9"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2BCADE78"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Value := ‘5</w:t>
            </w:r>
            <w:r w:rsidR="00967DA1">
              <w:rPr>
                <w:rFonts w:ascii="Calibri" w:hAnsi="Calibri" w:cs="Calibri"/>
                <w:b/>
                <w:bCs/>
                <w:color w:val="000000"/>
                <w:sz w:val="18"/>
                <w:szCs w:val="18"/>
              </w:rPr>
              <w:t>’</w:t>
            </w:r>
          </w:p>
          <w:p w14:paraId="20C5628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 literal</w:t>
            </w:r>
          </w:p>
          <w:p w14:paraId="4F62CDEE"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1C831654"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Value := ‘6</w:t>
            </w:r>
            <w:r w:rsidR="00967DA1">
              <w:rPr>
                <w:rFonts w:ascii="Calibri" w:hAnsi="Calibri" w:cs="Calibri"/>
                <w:b/>
                <w:bCs/>
                <w:color w:val="000000"/>
                <w:sz w:val="18"/>
                <w:szCs w:val="18"/>
              </w:rPr>
              <w:t>’</w:t>
            </w:r>
          </w:p>
          <w:p w14:paraId="6BFC5973"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 literal</w:t>
            </w:r>
          </w:p>
          <w:p w14:paraId="4B006ED0"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AA7F9E7"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Value := ‘7</w:t>
            </w:r>
            <w:r w:rsidR="00967DA1">
              <w:rPr>
                <w:rFonts w:ascii="Calibri" w:hAnsi="Calibri" w:cs="Calibri"/>
                <w:b/>
                <w:bCs/>
                <w:color w:val="000000"/>
                <w:sz w:val="18"/>
                <w:szCs w:val="18"/>
              </w:rPr>
              <w:t>’</w:t>
            </w:r>
          </w:p>
          <w:p w14:paraId="492AF2AD"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 literal</w:t>
            </w:r>
          </w:p>
          <w:p w14:paraId="0FACB5EF"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
          <w:p w14:paraId="6FCC588E" w14:textId="77777777" w:rsidR="00967DA1" w:rsidRDefault="003649CC"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Value := ‘8</w:t>
            </w:r>
            <w:r w:rsidR="00967DA1">
              <w:rPr>
                <w:rFonts w:ascii="Calibri" w:hAnsi="Calibri" w:cs="Calibri"/>
                <w:b/>
                <w:bCs/>
                <w:color w:val="000000"/>
                <w:sz w:val="18"/>
                <w:szCs w:val="18"/>
              </w:rPr>
              <w:t>’</w:t>
            </w:r>
          </w:p>
          <w:p w14:paraId="0D6E2B69" w14:textId="77777777" w:rsidR="00967DA1" w:rsidRDefault="00967DA1" w:rsidP="001C4D1D">
            <w:pPr>
              <w:keepNext/>
              <w:overflowPunct/>
              <w:autoSpaceDE/>
              <w:autoSpaceDN/>
              <w:adjustRightInd/>
              <w:jc w:val="center"/>
              <w:textAlignment w:val="auto"/>
              <w:rPr>
                <w:rFonts w:ascii="Calibri" w:hAnsi="Calibri" w:cs="Calibri"/>
                <w:b/>
                <w:bCs/>
                <w:color w:val="000000"/>
                <w:sz w:val="18"/>
                <w:szCs w:val="18"/>
              </w:rPr>
            </w:pPr>
            <w:proofErr w:type="spellStart"/>
            <w:r>
              <w:rPr>
                <w:rFonts w:ascii="Calibri" w:hAnsi="Calibri" w:cs="Calibri"/>
                <w:b/>
                <w:bCs/>
                <w:color w:val="000000"/>
                <w:sz w:val="18"/>
                <w:szCs w:val="18"/>
              </w:rPr>
              <w:t>PType</w:t>
            </w:r>
            <w:proofErr w:type="spellEnd"/>
            <w:r>
              <w:rPr>
                <w:rFonts w:ascii="Calibri" w:hAnsi="Calibri" w:cs="Calibri"/>
                <w:b/>
                <w:bCs/>
                <w:color w:val="000000"/>
                <w:sz w:val="18"/>
                <w:szCs w:val="18"/>
              </w:rPr>
              <w:t xml:space="preserve"> := literal</w:t>
            </w:r>
          </w:p>
          <w:p w14:paraId="56841D4E" w14:textId="77777777" w:rsidR="005F3067" w:rsidRDefault="005F3067" w:rsidP="001C4D1D">
            <w:pPr>
              <w:keepNext/>
              <w:overflowPunct/>
              <w:autoSpaceDE/>
              <w:autoSpaceDN/>
              <w:adjustRightInd/>
              <w:jc w:val="center"/>
              <w:textAlignment w:val="auto"/>
              <w:rPr>
                <w:rFonts w:ascii="Calibri" w:hAnsi="Calibri" w:cs="Calibri"/>
                <w:b/>
                <w:bCs/>
                <w:color w:val="000000"/>
                <w:sz w:val="18"/>
                <w:szCs w:val="18"/>
              </w:rPr>
            </w:pPr>
          </w:p>
          <w:p w14:paraId="25652216" w14:textId="77777777" w:rsidR="005F3067" w:rsidRPr="00D14856" w:rsidRDefault="005F3067" w:rsidP="005F3067">
            <w:pPr>
              <w:keepNext/>
              <w:overflowPunct/>
              <w:autoSpaceDE/>
              <w:autoSpaceDN/>
              <w:adjustRightInd/>
              <w:jc w:val="center"/>
              <w:textAlignment w:val="auto"/>
              <w:rPr>
                <w:rFonts w:ascii="Calibri" w:hAnsi="Calibri" w:cs="Calibri"/>
                <w:b/>
                <w:bCs/>
                <w:sz w:val="18"/>
                <w:szCs w:val="18"/>
              </w:rPr>
            </w:pPr>
            <w:r w:rsidRPr="00D14856">
              <w:rPr>
                <w:rFonts w:ascii="Calibri" w:hAnsi="Calibri" w:cs="Calibri"/>
                <w:b/>
                <w:bCs/>
                <w:sz w:val="18"/>
                <w:szCs w:val="18"/>
              </w:rPr>
              <w:t>Value := ‘9’</w:t>
            </w:r>
          </w:p>
          <w:p w14:paraId="33D97D49" w14:textId="77777777" w:rsidR="005F3067" w:rsidRPr="00D14856" w:rsidRDefault="005F3067" w:rsidP="005F3067">
            <w:pPr>
              <w:keepNext/>
              <w:overflowPunct/>
              <w:autoSpaceDE/>
              <w:autoSpaceDN/>
              <w:adjustRightInd/>
              <w:jc w:val="center"/>
              <w:textAlignment w:val="auto"/>
              <w:rPr>
                <w:rFonts w:ascii="Calibri" w:hAnsi="Calibri" w:cs="Calibri"/>
                <w:b/>
                <w:bCs/>
                <w:sz w:val="18"/>
                <w:szCs w:val="18"/>
              </w:rPr>
            </w:pPr>
            <w:proofErr w:type="spellStart"/>
            <w:r w:rsidRPr="00D14856">
              <w:rPr>
                <w:rFonts w:ascii="Calibri" w:hAnsi="Calibri" w:cs="Calibri"/>
                <w:b/>
                <w:bCs/>
                <w:sz w:val="18"/>
                <w:szCs w:val="18"/>
              </w:rPr>
              <w:t>PType</w:t>
            </w:r>
            <w:proofErr w:type="spellEnd"/>
            <w:r w:rsidRPr="00D14856">
              <w:rPr>
                <w:rFonts w:ascii="Calibri" w:hAnsi="Calibri" w:cs="Calibri"/>
                <w:b/>
                <w:bCs/>
                <w:sz w:val="18"/>
                <w:szCs w:val="18"/>
              </w:rPr>
              <w:t xml:space="preserve"> := literal</w:t>
            </w:r>
          </w:p>
          <w:p w14:paraId="39A82473" w14:textId="77777777" w:rsidR="005F3067" w:rsidRPr="00C54165" w:rsidRDefault="005F3067" w:rsidP="001C4D1D">
            <w:pPr>
              <w:keepNext/>
              <w:overflowPunct/>
              <w:autoSpaceDE/>
              <w:autoSpaceDN/>
              <w:adjustRightInd/>
              <w:jc w:val="center"/>
              <w:textAlignment w:val="auto"/>
              <w:rPr>
                <w:rFonts w:ascii="Calibri" w:hAnsi="Calibri" w:cs="Calibri"/>
                <w:b/>
                <w:bCs/>
                <w:color w:val="000000"/>
                <w:sz w:val="18"/>
                <w:szCs w:val="18"/>
              </w:rPr>
            </w:pPr>
          </w:p>
        </w:tc>
      </w:tr>
      <w:bookmarkEnd w:id="456"/>
      <w:tr w:rsidR="00F50C37" w:rsidRPr="00335D43" w14:paraId="14870721" w14:textId="77777777" w:rsidTr="008562E1">
        <w:trPr>
          <w:trHeight w:val="155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vAlign w:val="center"/>
          </w:tcPr>
          <w:p w14:paraId="2DB77BDE"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r w:rsidRPr="00845464">
              <w:rPr>
                <w:rFonts w:ascii="Calibri" w:hAnsi="Calibri" w:cs="Calibri"/>
                <w:bCs/>
                <w:color w:val="000000"/>
                <w:sz w:val="18"/>
                <w:szCs w:val="18"/>
              </w:rPr>
              <w:lastRenderedPageBreak/>
              <w:t>DVBAB GET VISIT INFO</w:t>
            </w:r>
          </w:p>
        </w:tc>
        <w:tc>
          <w:tcPr>
            <w:tcW w:w="825" w:type="dxa"/>
            <w:gridSpan w:val="2"/>
            <w:tcBorders>
              <w:top w:val="single" w:sz="8" w:space="0" w:color="auto"/>
              <w:left w:val="nil"/>
              <w:bottom w:val="single" w:sz="8" w:space="0" w:color="auto"/>
              <w:right w:val="dotted" w:sz="4" w:space="0" w:color="auto"/>
            </w:tcBorders>
            <w:shd w:val="clear" w:color="auto" w:fill="auto"/>
          </w:tcPr>
          <w:p w14:paraId="7317C40C"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VISIT</w:t>
            </w:r>
          </w:p>
        </w:tc>
        <w:tc>
          <w:tcPr>
            <w:tcW w:w="927" w:type="dxa"/>
            <w:gridSpan w:val="2"/>
            <w:tcBorders>
              <w:top w:val="single" w:sz="8" w:space="0" w:color="auto"/>
              <w:left w:val="nil"/>
              <w:bottom w:val="single" w:sz="8" w:space="0" w:color="auto"/>
              <w:right w:val="dotted" w:sz="4" w:space="0" w:color="auto"/>
            </w:tcBorders>
            <w:shd w:val="clear" w:color="auto" w:fill="auto"/>
          </w:tcPr>
          <w:p w14:paraId="71C8ED61"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DVBABTIU</w:t>
            </w:r>
          </w:p>
        </w:tc>
        <w:tc>
          <w:tcPr>
            <w:tcW w:w="926" w:type="dxa"/>
            <w:gridSpan w:val="2"/>
            <w:tcBorders>
              <w:top w:val="single" w:sz="8" w:space="0" w:color="auto"/>
              <w:left w:val="nil"/>
              <w:bottom w:val="single" w:sz="8" w:space="0" w:color="auto"/>
              <w:right w:val="dotted" w:sz="4" w:space="0" w:color="auto"/>
            </w:tcBorders>
            <w:shd w:val="clear" w:color="auto" w:fill="auto"/>
          </w:tcPr>
          <w:p w14:paraId="4447872B"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071949E0" w14:textId="77777777" w:rsidR="00F50C37" w:rsidRPr="00C54165" w:rsidRDefault="00F50C37" w:rsidP="005366E5">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03" w:type="dxa"/>
            <w:gridSpan w:val="2"/>
            <w:tcBorders>
              <w:top w:val="single" w:sz="8" w:space="0" w:color="auto"/>
              <w:left w:val="nil"/>
              <w:bottom w:val="single" w:sz="8" w:space="0" w:color="auto"/>
              <w:right w:val="dotted" w:sz="4" w:space="0" w:color="auto"/>
            </w:tcBorders>
            <w:shd w:val="clear" w:color="auto" w:fill="auto"/>
            <w:noWrap/>
          </w:tcPr>
          <w:p w14:paraId="7033D443" w14:textId="77777777" w:rsidR="00F50C3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PATIENTNAME</w:t>
            </w:r>
          </w:p>
          <w:p w14:paraId="0F630FE5" w14:textId="77777777" w:rsidR="00F50C37"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VISITDATE</w:t>
            </w:r>
          </w:p>
          <w:p w14:paraId="666579EA"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CLINICIEN</w:t>
            </w:r>
          </w:p>
        </w:tc>
        <w:tc>
          <w:tcPr>
            <w:tcW w:w="2612" w:type="dxa"/>
            <w:gridSpan w:val="4"/>
            <w:tcBorders>
              <w:top w:val="single" w:sz="8" w:space="0" w:color="auto"/>
              <w:left w:val="nil"/>
              <w:bottom w:val="single" w:sz="8" w:space="0" w:color="auto"/>
              <w:right w:val="single" w:sz="8" w:space="0" w:color="auto"/>
            </w:tcBorders>
            <w:shd w:val="clear" w:color="auto" w:fill="auto"/>
            <w:noWrap/>
          </w:tcPr>
          <w:p w14:paraId="5E02E8E9" w14:textId="77777777" w:rsidR="00F50C37"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p w14:paraId="30AE29DB"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p>
        </w:tc>
        <w:tc>
          <w:tcPr>
            <w:tcW w:w="1046" w:type="dxa"/>
            <w:gridSpan w:val="5"/>
            <w:tcBorders>
              <w:top w:val="single" w:sz="8" w:space="0" w:color="auto"/>
              <w:left w:val="nil"/>
              <w:bottom w:val="single" w:sz="8" w:space="0" w:color="auto"/>
              <w:right w:val="dotted" w:sz="4" w:space="0" w:color="auto"/>
            </w:tcBorders>
            <w:shd w:val="clear" w:color="auto" w:fill="auto"/>
          </w:tcPr>
          <w:p w14:paraId="24889006"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sidRPr="00845464">
              <w:rPr>
                <w:rFonts w:ascii="Calibri" w:hAnsi="Calibri" w:cs="Calibri"/>
                <w:bCs/>
                <w:color w:val="000000"/>
                <w:sz w:val="18"/>
                <w:szCs w:val="18"/>
              </w:rPr>
              <w:t>DVBAB GET VISIT INFO</w:t>
            </w:r>
          </w:p>
        </w:tc>
        <w:tc>
          <w:tcPr>
            <w:tcW w:w="1043" w:type="dxa"/>
            <w:gridSpan w:val="3"/>
            <w:tcBorders>
              <w:top w:val="single" w:sz="8" w:space="0" w:color="auto"/>
              <w:left w:val="nil"/>
              <w:bottom w:val="single" w:sz="8" w:space="0" w:color="auto"/>
              <w:right w:val="dotted" w:sz="4" w:space="0" w:color="auto"/>
            </w:tcBorders>
            <w:shd w:val="clear" w:color="auto" w:fill="auto"/>
          </w:tcPr>
          <w:p w14:paraId="260A0B60"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auto"/>
          </w:tcPr>
          <w:p w14:paraId="6A632981"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auto"/>
          </w:tcPr>
          <w:p w14:paraId="793C2C93"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r>
      <w:tr w:rsidR="00F50C37" w:rsidRPr="00335D43" w14:paraId="0FA2D0F6" w14:textId="77777777" w:rsidTr="008562E1">
        <w:trPr>
          <w:trHeight w:val="418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B293D0E"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r w:rsidRPr="00845464">
              <w:rPr>
                <w:rFonts w:ascii="Calibri" w:hAnsi="Calibri" w:cs="Calibri"/>
                <w:bCs/>
                <w:color w:val="000000"/>
                <w:sz w:val="18"/>
                <w:szCs w:val="18"/>
              </w:rPr>
              <w:t>DVBAB GET VVA TOKEN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1818012E"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VVATOKEN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6BF1F2F0"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DVBABURL</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3C01C7FD"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Pr>
                <w:rFonts w:ascii="Calibri" w:hAnsi="Calibri" w:cs="Calibri"/>
                <w:b/>
                <w:bCs/>
                <w:color w:val="000000"/>
                <w:sz w:val="18"/>
                <w:szCs w:val="18"/>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B6216D8" w14:textId="77777777" w:rsidR="00F50C37" w:rsidRPr="00B3628B" w:rsidRDefault="00F50C37" w:rsidP="008552BD">
            <w:pPr>
              <w:overflowPunct/>
              <w:textAlignment w:val="auto"/>
              <w:rPr>
                <w:sz w:val="16"/>
                <w:szCs w:val="16"/>
              </w:rPr>
            </w:pPr>
            <w:r w:rsidRPr="00B3628B">
              <w:rPr>
                <w:sz w:val="16"/>
                <w:szCs w:val="16"/>
              </w:rPr>
              <w:t xml:space="preserve">This remote procedure retrieves the username, password, and token value </w:t>
            </w:r>
          </w:p>
          <w:p w14:paraId="6D131F74" w14:textId="77777777" w:rsidR="00F50C37" w:rsidRPr="00B3628B" w:rsidRDefault="00F50C37" w:rsidP="008552BD">
            <w:pPr>
              <w:overflowPunct/>
              <w:textAlignment w:val="auto"/>
              <w:rPr>
                <w:sz w:val="16"/>
                <w:szCs w:val="16"/>
              </w:rPr>
            </w:pPr>
            <w:r w:rsidRPr="00B3628B">
              <w:rPr>
                <w:sz w:val="16"/>
                <w:szCs w:val="16"/>
              </w:rPr>
              <w:t xml:space="preserve"> passed to the Virtual VA web service.</w:t>
            </w:r>
          </w:p>
          <w:p w14:paraId="11AA8DD2" w14:textId="77777777" w:rsidR="00F50C37" w:rsidRPr="00B3628B" w:rsidRDefault="00F50C37" w:rsidP="008552BD">
            <w:pPr>
              <w:overflowPunct/>
              <w:textAlignment w:val="auto"/>
              <w:rPr>
                <w:sz w:val="16"/>
                <w:szCs w:val="16"/>
              </w:rPr>
            </w:pPr>
            <w:r w:rsidRPr="00B3628B">
              <w:rPr>
                <w:sz w:val="16"/>
                <w:szCs w:val="16"/>
              </w:rPr>
              <w:t xml:space="preserve"> RETURN PARAMETER DESCRIPTION:   </w:t>
            </w:r>
          </w:p>
          <w:p w14:paraId="570F5B53" w14:textId="77777777" w:rsidR="00F50C37" w:rsidRPr="00B3628B" w:rsidRDefault="00F50C37" w:rsidP="008552BD">
            <w:pPr>
              <w:overflowPunct/>
              <w:textAlignment w:val="auto"/>
              <w:rPr>
                <w:sz w:val="16"/>
                <w:szCs w:val="16"/>
              </w:rPr>
            </w:pPr>
            <w:r w:rsidRPr="00B3628B">
              <w:rPr>
                <w:sz w:val="16"/>
                <w:szCs w:val="16"/>
              </w:rPr>
              <w:t xml:space="preserve"> Returns the values for username, password, and token as a single  caret-delimited string.</w:t>
            </w:r>
          </w:p>
          <w:p w14:paraId="032F552D" w14:textId="77777777" w:rsidR="00F50C37" w:rsidRPr="00B3628B" w:rsidRDefault="00F50C37" w:rsidP="008552BD">
            <w:pPr>
              <w:overflowPunct/>
              <w:textAlignment w:val="auto"/>
              <w:rPr>
                <w:sz w:val="16"/>
                <w:szCs w:val="16"/>
              </w:rPr>
            </w:pPr>
            <w:r w:rsidRPr="00B3628B">
              <w:rPr>
                <w:sz w:val="16"/>
                <w:szCs w:val="16"/>
              </w:rPr>
              <w:t xml:space="preserve"> Example:  capri^XXXXX^Username-1</w:t>
            </w:r>
          </w:p>
          <w:p w14:paraId="49E3408A"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2E2FD9E2"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Pr>
                <w:rFonts w:ascii="Calibri" w:hAnsi="Calibri" w:cs="Calibri"/>
                <w:b/>
                <w:bCs/>
                <w:color w:val="000000"/>
                <w:sz w:val="16"/>
                <w:szCs w:val="18"/>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7CC68538"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NONE</w:t>
            </w: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66F1B88B" w14:textId="77777777" w:rsidR="00F50C37" w:rsidRPr="00C54165" w:rsidRDefault="00B74E94" w:rsidP="001C4D1D">
            <w:pPr>
              <w:keepNext/>
              <w:overflowPunct/>
              <w:autoSpaceDE/>
              <w:autoSpaceDN/>
              <w:adjustRightInd/>
              <w:jc w:val="center"/>
              <w:textAlignment w:val="auto"/>
              <w:rPr>
                <w:rFonts w:ascii="Calibri" w:hAnsi="Calibri" w:cs="Calibri"/>
                <w:b/>
                <w:bCs/>
                <w:color w:val="000000"/>
                <w:sz w:val="18"/>
                <w:szCs w:val="18"/>
              </w:rPr>
            </w:pPr>
            <w:r w:rsidRPr="00845464">
              <w:rPr>
                <w:rFonts w:ascii="Calibri" w:hAnsi="Calibri" w:cs="Calibri"/>
                <w:bCs/>
                <w:color w:val="000000"/>
                <w:sz w:val="18"/>
                <w:szCs w:val="18"/>
              </w:rPr>
              <w:t>DVBAB GET VVA TOKEN</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6241886E"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071BDF4C"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53521956" w14:textId="77777777" w:rsidR="00F50C37" w:rsidRPr="00C54165" w:rsidRDefault="00967DA1" w:rsidP="001C4D1D">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No Params</w:t>
            </w:r>
          </w:p>
        </w:tc>
      </w:tr>
      <w:tr w:rsidR="00F50C37" w:rsidRPr="00335D43" w14:paraId="0396BBD8" w14:textId="77777777" w:rsidTr="008562E1">
        <w:trPr>
          <w:trHeight w:val="46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437233D" w14:textId="77777777" w:rsidR="00F50C37" w:rsidRPr="00845464" w:rsidRDefault="00F50C37" w:rsidP="001C4D1D">
            <w:pPr>
              <w:keepNext/>
              <w:overflowPunct/>
              <w:autoSpaceDE/>
              <w:autoSpaceDN/>
              <w:adjustRightInd/>
              <w:jc w:val="center"/>
              <w:textAlignment w:val="auto"/>
              <w:rPr>
                <w:rFonts w:ascii="Calibri" w:hAnsi="Calibri" w:cs="Calibri"/>
                <w:bCs/>
                <w:color w:val="000000"/>
                <w:sz w:val="18"/>
                <w:szCs w:val="18"/>
              </w:rPr>
            </w:pPr>
            <w:r w:rsidRPr="00B3628B">
              <w:rPr>
                <w:bCs/>
                <w:color w:val="000000"/>
                <w:sz w:val="16"/>
                <w:szCs w:val="16"/>
              </w:rPr>
              <w:t>DVBAB HEALTH SUMMARY TEXT</w:t>
            </w:r>
          </w:p>
        </w:tc>
        <w:tc>
          <w:tcPr>
            <w:tcW w:w="825" w:type="dxa"/>
            <w:gridSpan w:val="2"/>
            <w:tcBorders>
              <w:top w:val="single" w:sz="8" w:space="0" w:color="auto"/>
              <w:left w:val="nil"/>
              <w:bottom w:val="single" w:sz="8" w:space="0" w:color="auto"/>
              <w:right w:val="dotted" w:sz="4" w:space="0" w:color="auto"/>
            </w:tcBorders>
            <w:shd w:val="clear" w:color="auto" w:fill="auto"/>
          </w:tcPr>
          <w:p w14:paraId="024FCC02"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sidRPr="00B3628B">
              <w:rPr>
                <w:bCs/>
                <w:color w:val="000000"/>
                <w:sz w:val="16"/>
                <w:szCs w:val="16"/>
              </w:rPr>
              <w:t>RPT</w:t>
            </w:r>
          </w:p>
        </w:tc>
        <w:tc>
          <w:tcPr>
            <w:tcW w:w="927" w:type="dxa"/>
            <w:gridSpan w:val="2"/>
            <w:tcBorders>
              <w:top w:val="single" w:sz="8" w:space="0" w:color="auto"/>
              <w:left w:val="nil"/>
              <w:bottom w:val="single" w:sz="8" w:space="0" w:color="auto"/>
              <w:right w:val="dotted" w:sz="4" w:space="0" w:color="auto"/>
            </w:tcBorders>
            <w:shd w:val="clear" w:color="auto" w:fill="auto"/>
          </w:tcPr>
          <w:p w14:paraId="4A520B1E"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sidRPr="00B3628B">
              <w:rPr>
                <w:bCs/>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4881660D"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8"/>
                <w:szCs w:val="18"/>
              </w:rPr>
            </w:pPr>
            <w:r w:rsidRPr="00B3628B">
              <w:rPr>
                <w:bCs/>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734DDA3" w14:textId="77777777" w:rsidR="00F50C37" w:rsidRPr="00B3628B" w:rsidRDefault="00F50C37" w:rsidP="00271EE2">
            <w:pPr>
              <w:overflowPunct/>
              <w:textAlignment w:val="auto"/>
              <w:rPr>
                <w:sz w:val="16"/>
                <w:szCs w:val="16"/>
              </w:rPr>
            </w:pPr>
            <w:r w:rsidRPr="00B3628B">
              <w:rPr>
                <w:sz w:val="16"/>
                <w:szCs w:val="16"/>
              </w:rPr>
              <w:t xml:space="preserve">This </w:t>
            </w:r>
            <w:proofErr w:type="spellStart"/>
            <w:r w:rsidRPr="00B3628B">
              <w:rPr>
                <w:sz w:val="16"/>
                <w:szCs w:val="16"/>
              </w:rPr>
              <w:t>rpc</w:t>
            </w:r>
            <w:proofErr w:type="spellEnd"/>
            <w:r w:rsidRPr="00B3628B">
              <w:rPr>
                <w:sz w:val="16"/>
                <w:szCs w:val="16"/>
              </w:rPr>
              <w:t xml:space="preserve"> retrieves the report text for a report selected on  the Report tab.</w:t>
            </w:r>
          </w:p>
          <w:p w14:paraId="322772AF"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sidRPr="00B3628B">
              <w:rPr>
                <w:sz w:val="16"/>
                <w:szCs w:val="16"/>
              </w:rPr>
              <w:t xml:space="preserve"> the report format on the roll 'n scroll version of CPRS</w:t>
            </w:r>
          </w:p>
        </w:tc>
        <w:tc>
          <w:tcPr>
            <w:tcW w:w="1003" w:type="dxa"/>
            <w:gridSpan w:val="2"/>
            <w:tcBorders>
              <w:top w:val="single" w:sz="8" w:space="0" w:color="auto"/>
              <w:left w:val="nil"/>
              <w:bottom w:val="single" w:sz="8" w:space="0" w:color="auto"/>
              <w:right w:val="dotted" w:sz="4" w:space="0" w:color="auto"/>
            </w:tcBorders>
            <w:shd w:val="clear" w:color="auto" w:fill="auto"/>
            <w:noWrap/>
          </w:tcPr>
          <w:p w14:paraId="2E676D74"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B3628B">
              <w:rPr>
                <w:bCs/>
                <w:color w:val="000000"/>
                <w:sz w:val="16"/>
                <w:szCs w:val="16"/>
              </w:rPr>
              <w:t>DFN</w:t>
            </w:r>
          </w:p>
          <w:p w14:paraId="50DED8BA"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B3628B">
              <w:rPr>
                <w:bCs/>
                <w:color w:val="000000"/>
                <w:sz w:val="16"/>
                <w:szCs w:val="16"/>
              </w:rPr>
              <w:t>REPORT ID</w:t>
            </w:r>
          </w:p>
          <w:p w14:paraId="102D2C64"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B3628B">
              <w:rPr>
                <w:bCs/>
                <w:color w:val="000000"/>
                <w:sz w:val="16"/>
                <w:szCs w:val="16"/>
              </w:rPr>
              <w:t>HEALTHSUMMARYTYPE</w:t>
            </w:r>
          </w:p>
          <w:p w14:paraId="300CC37C" w14:textId="77777777" w:rsidR="00F50C37" w:rsidRPr="00C54165" w:rsidRDefault="00F50C37" w:rsidP="001C4D1D">
            <w:pPr>
              <w:keepNext/>
              <w:overflowPunct/>
              <w:autoSpaceDE/>
              <w:autoSpaceDN/>
              <w:adjustRightInd/>
              <w:ind w:left="-108" w:right="-108"/>
              <w:jc w:val="center"/>
              <w:textAlignment w:val="auto"/>
              <w:rPr>
                <w:rFonts w:ascii="Calibri" w:hAnsi="Calibri" w:cs="Calibri"/>
                <w:b/>
                <w:bCs/>
                <w:color w:val="000000"/>
                <w:sz w:val="16"/>
                <w:szCs w:val="18"/>
              </w:rPr>
            </w:pPr>
            <w:r w:rsidRPr="00B3628B">
              <w:rPr>
                <w:bCs/>
                <w:color w:val="000000"/>
                <w:sz w:val="16"/>
                <w:szCs w:val="16"/>
              </w:rPr>
              <w:t>DATERANGE</w:t>
            </w:r>
          </w:p>
        </w:tc>
        <w:tc>
          <w:tcPr>
            <w:tcW w:w="2612" w:type="dxa"/>
            <w:gridSpan w:val="4"/>
            <w:tcBorders>
              <w:top w:val="single" w:sz="8" w:space="0" w:color="auto"/>
              <w:left w:val="nil"/>
              <w:bottom w:val="single" w:sz="8" w:space="0" w:color="auto"/>
              <w:right w:val="single" w:sz="8" w:space="0" w:color="auto"/>
            </w:tcBorders>
            <w:shd w:val="clear" w:color="auto" w:fill="auto"/>
            <w:noWrap/>
          </w:tcPr>
          <w:p w14:paraId="74B426A3" w14:textId="77777777" w:rsidR="00F50C37" w:rsidRPr="00C54165" w:rsidRDefault="00F50C37" w:rsidP="001C4D1D">
            <w:pPr>
              <w:keepNext/>
              <w:overflowPunct/>
              <w:autoSpaceDE/>
              <w:autoSpaceDN/>
              <w:adjustRightInd/>
              <w:jc w:val="center"/>
              <w:textAlignment w:val="auto"/>
              <w:rPr>
                <w:rFonts w:ascii="Calibri" w:hAnsi="Calibri" w:cs="Calibri"/>
                <w:b/>
                <w:bCs/>
                <w:color w:val="000000"/>
                <w:sz w:val="18"/>
                <w:szCs w:val="18"/>
              </w:rPr>
            </w:pPr>
            <w:r w:rsidRPr="00B3628B">
              <w:rPr>
                <w:bCs/>
                <w:color w:val="000000"/>
                <w:sz w:val="16"/>
                <w:szCs w:val="16"/>
              </w:rPr>
              <w:t>NONE</w:t>
            </w:r>
          </w:p>
        </w:tc>
        <w:tc>
          <w:tcPr>
            <w:tcW w:w="1046" w:type="dxa"/>
            <w:gridSpan w:val="5"/>
            <w:tcBorders>
              <w:top w:val="single" w:sz="8" w:space="0" w:color="auto"/>
              <w:left w:val="nil"/>
              <w:bottom w:val="single" w:sz="8" w:space="0" w:color="auto"/>
              <w:right w:val="dotted" w:sz="4" w:space="0" w:color="auto"/>
            </w:tcBorders>
            <w:shd w:val="clear" w:color="auto" w:fill="auto"/>
          </w:tcPr>
          <w:p w14:paraId="3E3B3D11" w14:textId="77777777" w:rsidR="00F50C37" w:rsidRPr="00C54165" w:rsidRDefault="00323A94" w:rsidP="001C4D1D">
            <w:pPr>
              <w:keepNext/>
              <w:overflowPunct/>
              <w:autoSpaceDE/>
              <w:autoSpaceDN/>
              <w:adjustRightInd/>
              <w:jc w:val="center"/>
              <w:textAlignment w:val="auto"/>
              <w:rPr>
                <w:rFonts w:ascii="Calibri" w:hAnsi="Calibri" w:cs="Calibri"/>
                <w:b/>
                <w:bCs/>
                <w:color w:val="000000"/>
                <w:sz w:val="18"/>
                <w:szCs w:val="18"/>
              </w:rPr>
            </w:pPr>
            <w:r w:rsidRPr="00B3628B">
              <w:rPr>
                <w:bCs/>
                <w:color w:val="000000"/>
                <w:sz w:val="16"/>
                <w:szCs w:val="16"/>
              </w:rPr>
              <w:t>DVBAB HEALTH SUMMARY TEXT</w:t>
            </w:r>
          </w:p>
        </w:tc>
        <w:tc>
          <w:tcPr>
            <w:tcW w:w="1043" w:type="dxa"/>
            <w:gridSpan w:val="3"/>
            <w:tcBorders>
              <w:top w:val="single" w:sz="8" w:space="0" w:color="auto"/>
              <w:left w:val="nil"/>
              <w:bottom w:val="single" w:sz="8" w:space="0" w:color="auto"/>
              <w:right w:val="dotted" w:sz="4" w:space="0" w:color="auto"/>
            </w:tcBorders>
            <w:shd w:val="clear" w:color="auto" w:fill="auto"/>
          </w:tcPr>
          <w:p w14:paraId="01A286C7" w14:textId="77777777" w:rsidR="00F50C37" w:rsidRPr="00C54165" w:rsidRDefault="00E854AB"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auto"/>
          </w:tcPr>
          <w:p w14:paraId="53192C5A" w14:textId="77777777" w:rsidR="00F50C37" w:rsidRPr="00C54165" w:rsidRDefault="00323A94"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auto"/>
          </w:tcPr>
          <w:p w14:paraId="07C74B0C" w14:textId="77777777" w:rsidR="00F50C37" w:rsidRPr="00C54165" w:rsidRDefault="00323A94" w:rsidP="001C4D1D">
            <w:pPr>
              <w:keepNext/>
              <w:overflowPunct/>
              <w:autoSpaceDE/>
              <w:autoSpaceDN/>
              <w:adjustRightInd/>
              <w:jc w:val="center"/>
              <w:textAlignment w:val="auto"/>
              <w:rPr>
                <w:rFonts w:ascii="Calibri" w:hAnsi="Calibri" w:cs="Calibri"/>
                <w:b/>
                <w:bCs/>
                <w:color w:val="000000"/>
                <w:sz w:val="18"/>
                <w:szCs w:val="18"/>
              </w:rPr>
            </w:pPr>
            <w:r>
              <w:rPr>
                <w:color w:val="000000"/>
                <w:sz w:val="16"/>
                <w:szCs w:val="16"/>
              </w:rPr>
              <w:t>Not called in Delphi code</w:t>
            </w:r>
          </w:p>
        </w:tc>
      </w:tr>
      <w:tr w:rsidR="00F50C37" w:rsidRPr="00335D43" w14:paraId="303E1D57" w14:textId="77777777" w:rsidTr="008562E1">
        <w:trPr>
          <w:trHeight w:val="155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48B0EE96" w14:textId="77777777" w:rsidR="00F50C37" w:rsidRPr="00B3628B" w:rsidRDefault="00F50C37" w:rsidP="008552BD">
            <w:pPr>
              <w:keepNext/>
              <w:overflowPunct/>
              <w:autoSpaceDE/>
              <w:autoSpaceDN/>
              <w:adjustRightInd/>
              <w:textAlignment w:val="auto"/>
              <w:rPr>
                <w:bCs/>
                <w:color w:val="000000"/>
                <w:sz w:val="16"/>
                <w:szCs w:val="16"/>
              </w:rPr>
            </w:pPr>
            <w:r w:rsidRPr="00967989">
              <w:rPr>
                <w:color w:val="000000"/>
                <w:sz w:val="16"/>
                <w:szCs w:val="16"/>
              </w:rPr>
              <w:lastRenderedPageBreak/>
              <w:t>DVBAB INCREASE EXAM COUNT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46BDD545"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t>INCEXAM</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7BAB9DAA"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01CC8EA7"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1F8954F1" w14:textId="77777777" w:rsidR="00F50C37" w:rsidRPr="00B3628B" w:rsidRDefault="00F50C37" w:rsidP="00271EE2">
            <w:pPr>
              <w:keepNext/>
              <w:overflowPunct/>
              <w:autoSpaceDE/>
              <w:autoSpaceDN/>
              <w:adjustRightInd/>
              <w:jc w:val="center"/>
              <w:textAlignment w:val="auto"/>
              <w:rPr>
                <w:bCs/>
                <w:color w:val="000000"/>
                <w:sz w:val="16"/>
                <w:szCs w:val="16"/>
              </w:rPr>
            </w:pPr>
            <w:r w:rsidRPr="00967989">
              <w:rPr>
                <w:color w:val="000000"/>
                <w:sz w:val="16"/>
                <w:szCs w:val="16"/>
              </w:rPr>
              <w:t>Used to record the number of exams pending for a specified patient.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728C64D6" w14:textId="77777777" w:rsidR="00F50C37" w:rsidRPr="00B3628B" w:rsidRDefault="00F50C37" w:rsidP="001C4D1D">
            <w:pPr>
              <w:keepNext/>
              <w:overflowPunct/>
              <w:autoSpaceDE/>
              <w:autoSpaceDN/>
              <w:adjustRightInd/>
              <w:ind w:left="-108" w:right="-108"/>
              <w:jc w:val="center"/>
              <w:textAlignment w:val="auto"/>
              <w:rPr>
                <w:bCs/>
                <w:color w:val="000000"/>
                <w:sz w:val="16"/>
                <w:szCs w:val="16"/>
              </w:rPr>
            </w:pPr>
            <w:r w:rsidRPr="00967989">
              <w:rPr>
                <w:color w:val="000000"/>
                <w:sz w:val="16"/>
                <w:szCs w:val="16"/>
              </w:rPr>
              <w:t> </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0F055AEF"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t> </w:t>
            </w: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5B7E3998"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t>DVBAB INCREASE EXAM COUNT'</w:t>
            </w:r>
            <w:r w:rsidRPr="00967989">
              <w:rPr>
                <w:color w:val="000000"/>
                <w:sz w:val="16"/>
                <w:szCs w:val="16"/>
              </w:rPr>
              <w:br/>
            </w:r>
            <w:r w:rsidRPr="00967989">
              <w:rPr>
                <w:color w:val="000000"/>
                <w:sz w:val="16"/>
                <w:szCs w:val="16"/>
              </w:rPr>
              <w:br/>
            </w:r>
            <w:r w:rsidRPr="00967989">
              <w:rPr>
                <w:color w:val="000000"/>
                <w:sz w:val="16"/>
                <w:szCs w:val="16"/>
              </w:rPr>
              <w:t>'DVBAB INCREASE EXAM COUNT'</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147473F5" w14:textId="77777777" w:rsidR="00F50C37" w:rsidRDefault="00F50C37" w:rsidP="00927D66">
            <w:pPr>
              <w:overflowPunct/>
              <w:autoSpaceDE/>
              <w:autoSpaceDN/>
              <w:adjustRightInd/>
              <w:textAlignment w:val="auto"/>
              <w:rPr>
                <w:color w:val="000000"/>
                <w:sz w:val="16"/>
                <w:szCs w:val="16"/>
              </w:rPr>
            </w:pPr>
            <w:proofErr w:type="spellStart"/>
            <w:r w:rsidRPr="00967989">
              <w:rPr>
                <w:color w:val="000000"/>
                <w:sz w:val="16"/>
                <w:szCs w:val="16"/>
              </w:rPr>
              <w:t>viewexam</w:t>
            </w:r>
            <w:proofErr w:type="spellEnd"/>
            <w:r w:rsidRPr="00967989">
              <w:rPr>
                <w:color w:val="000000"/>
                <w:sz w:val="16"/>
                <w:szCs w:val="16"/>
              </w:rPr>
              <w:br/>
            </w:r>
            <w:r w:rsidRPr="00967989">
              <w:rPr>
                <w:color w:val="000000"/>
                <w:sz w:val="16"/>
                <w:szCs w:val="16"/>
              </w:rPr>
              <w:br/>
            </w:r>
          </w:p>
          <w:p w14:paraId="52913B85"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br/>
            </w:r>
            <w:r w:rsidRPr="00967989">
              <w:rPr>
                <w:color w:val="000000"/>
                <w:sz w:val="16"/>
                <w:szCs w:val="16"/>
              </w:rPr>
              <w:br/>
            </w:r>
            <w:proofErr w:type="spellStart"/>
            <w:r w:rsidRPr="00967989">
              <w:rPr>
                <w:color w:val="000000"/>
                <w:sz w:val="16"/>
                <w:szCs w:val="16"/>
              </w:rPr>
              <w:t>newexam</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28A53C07" w14:textId="77777777" w:rsidR="00F50C37" w:rsidRDefault="00F50C37"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65FCA2CB"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27FE462D" w14:textId="77777777" w:rsidR="00F50C37" w:rsidRDefault="00F50C37" w:rsidP="00927D66">
            <w:pPr>
              <w:overflowPunct/>
              <w:autoSpaceDE/>
              <w:autoSpaceDN/>
              <w:adjustRightInd/>
              <w:textAlignment w:val="auto"/>
              <w:rPr>
                <w:color w:val="000000"/>
                <w:sz w:val="16"/>
                <w:szCs w:val="16"/>
              </w:rPr>
            </w:pPr>
            <w:r w:rsidRPr="00967989">
              <w:rPr>
                <w:color w:val="000000"/>
                <w:sz w:val="16"/>
                <w:szCs w:val="16"/>
              </w:rPr>
              <w:t>No Params</w:t>
            </w:r>
            <w:r w:rsidRPr="00967989">
              <w:rPr>
                <w:color w:val="000000"/>
                <w:sz w:val="16"/>
                <w:szCs w:val="16"/>
              </w:rPr>
              <w:br/>
            </w:r>
          </w:p>
          <w:p w14:paraId="60D6EC8F" w14:textId="77777777" w:rsidR="00F50C37" w:rsidRPr="00B3628B" w:rsidRDefault="00F50C37" w:rsidP="001C4D1D">
            <w:pPr>
              <w:keepNext/>
              <w:overflowPunct/>
              <w:autoSpaceDE/>
              <w:autoSpaceDN/>
              <w:adjustRightInd/>
              <w:jc w:val="center"/>
              <w:textAlignment w:val="auto"/>
              <w:rPr>
                <w:bCs/>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No Params</w:t>
            </w:r>
          </w:p>
        </w:tc>
      </w:tr>
      <w:tr w:rsidR="00F64DA3" w:rsidRPr="00335D43" w14:paraId="35CC5A30" w14:textId="77777777" w:rsidTr="008562E1">
        <w:trPr>
          <w:trHeight w:val="64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59F861F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w:t>
            </w:r>
            <w:r w:rsidRPr="00845464">
              <w:rPr>
                <w:color w:val="000000"/>
                <w:sz w:val="16"/>
                <w:szCs w:val="16"/>
              </w:rPr>
              <w:t>VBAB INST LIST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8D2B53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INSTLIST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67DF3B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18FA8D7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5F10EE1B" w14:textId="77777777" w:rsidR="00F64DA3" w:rsidRPr="00967989" w:rsidRDefault="00F64DA3" w:rsidP="00335D43">
            <w:pPr>
              <w:overflowPunct/>
              <w:autoSpaceDE/>
              <w:autoSpaceDN/>
              <w:adjustRightInd/>
              <w:textAlignment w:val="auto"/>
              <w:rPr>
                <w:color w:val="000000"/>
                <w:sz w:val="16"/>
                <w:szCs w:val="16"/>
              </w:rPr>
            </w:pPr>
            <w:r w:rsidRPr="00271EE2">
              <w:rPr>
                <w:sz w:val="16"/>
                <w:szCs w:val="16"/>
              </w:rPr>
              <w:t>Returns a list of Institutions.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278B7BA5"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2D1329C2" w14:textId="77777777" w:rsidR="00F64DA3" w:rsidRDefault="00F64DA3" w:rsidP="00335D43">
            <w:pPr>
              <w:overflowPunct/>
              <w:autoSpaceDE/>
              <w:autoSpaceDN/>
              <w:adjustRightInd/>
              <w:textAlignment w:val="auto"/>
              <w:rPr>
                <w:color w:val="000000"/>
                <w:sz w:val="16"/>
                <w:szCs w:val="16"/>
              </w:rPr>
            </w:pPr>
            <w:r>
              <w:rPr>
                <w:color w:val="000000"/>
                <w:sz w:val="16"/>
                <w:szCs w:val="16"/>
              </w:rPr>
              <w:t>NONE</w:t>
            </w:r>
          </w:p>
          <w:p w14:paraId="5335AF86" w14:textId="77777777" w:rsidR="00F64DA3" w:rsidRPr="00967989" w:rsidRDefault="00F64DA3" w:rsidP="00335D43">
            <w:pPr>
              <w:overflowPunct/>
              <w:autoSpaceDE/>
              <w:autoSpaceDN/>
              <w:adjustRightInd/>
              <w:textAlignment w:val="auto"/>
              <w:rPr>
                <w:color w:val="000000"/>
                <w:sz w:val="16"/>
                <w:szCs w:val="16"/>
              </w:rPr>
            </w:pP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4D9B7C6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w:t>
            </w:r>
            <w:r w:rsidRPr="00845464">
              <w:rPr>
                <w:color w:val="000000"/>
                <w:sz w:val="16"/>
                <w:szCs w:val="16"/>
              </w:rPr>
              <w:t>VBAB INST LIST</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610125C8" w14:textId="77777777" w:rsidR="00F64DA3" w:rsidRPr="00967989" w:rsidRDefault="00F64DA3" w:rsidP="00335D43">
            <w:pPr>
              <w:overflowPunct/>
              <w:autoSpaceDE/>
              <w:autoSpaceDN/>
              <w:adjustRightInd/>
              <w:textAlignment w:val="auto"/>
              <w:rPr>
                <w:color w:val="000000"/>
                <w:sz w:val="16"/>
                <w:szCs w:val="16"/>
              </w:rPr>
            </w:pPr>
            <w:r>
              <w:rPr>
                <w:rFonts w:ascii="Calibri" w:hAnsi="Calibri" w:cs="Calibri"/>
                <w:b/>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04134EBD" w14:textId="77777777" w:rsidR="00F64DA3" w:rsidRPr="00967989" w:rsidRDefault="00F64DA3" w:rsidP="00335D43">
            <w:pPr>
              <w:overflowPunct/>
              <w:autoSpaceDE/>
              <w:autoSpaceDN/>
              <w:adjustRightInd/>
              <w:textAlignment w:val="auto"/>
              <w:rPr>
                <w:color w:val="000000"/>
                <w:sz w:val="16"/>
                <w:szCs w:val="16"/>
              </w:rPr>
            </w:pPr>
            <w:r>
              <w:rPr>
                <w:rFonts w:ascii="Calibri" w:hAnsi="Calibri" w:cs="Calibri"/>
                <w:b/>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73C05D68" w14:textId="77777777" w:rsidR="00F64DA3" w:rsidRPr="00C54165" w:rsidRDefault="00F64DA3" w:rsidP="0018373E">
            <w:pPr>
              <w:keepNext/>
              <w:overflowPunct/>
              <w:autoSpaceDE/>
              <w:autoSpaceDN/>
              <w:adjustRightInd/>
              <w:jc w:val="center"/>
              <w:textAlignment w:val="auto"/>
              <w:rPr>
                <w:rFonts w:ascii="Calibri" w:hAnsi="Calibri" w:cs="Calibri"/>
                <w:b/>
                <w:bCs/>
                <w:color w:val="000000"/>
                <w:sz w:val="18"/>
                <w:szCs w:val="18"/>
              </w:rPr>
            </w:pPr>
            <w:r>
              <w:rPr>
                <w:rFonts w:ascii="Calibri" w:hAnsi="Calibri" w:cs="Calibri"/>
                <w:b/>
                <w:bCs/>
                <w:color w:val="000000"/>
                <w:sz w:val="18"/>
                <w:szCs w:val="18"/>
              </w:rPr>
              <w:t>COMMENTED OUT – NO LONGER CALLED</w:t>
            </w:r>
          </w:p>
        </w:tc>
      </w:tr>
      <w:tr w:rsidR="00F64DA3" w:rsidRPr="00335D43" w14:paraId="157E63EB" w14:textId="77777777" w:rsidTr="008562E1">
        <w:trPr>
          <w:trHeight w:val="1358"/>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7BACC391" w14:textId="77777777" w:rsidR="00F64DA3" w:rsidRPr="00967989" w:rsidRDefault="00F64DA3" w:rsidP="00335D43">
            <w:pPr>
              <w:overflowPunct/>
              <w:autoSpaceDE/>
              <w:autoSpaceDN/>
              <w:adjustRightInd/>
              <w:textAlignment w:val="auto"/>
              <w:rPr>
                <w:color w:val="000000"/>
                <w:sz w:val="16"/>
                <w:szCs w:val="16"/>
              </w:rPr>
            </w:pPr>
            <w:r w:rsidRPr="00845464">
              <w:rPr>
                <w:color w:val="000000"/>
                <w:sz w:val="16"/>
                <w:szCs w:val="16"/>
              </w:rPr>
              <w:t>DVBAB LABLIST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DD7939A"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LABLIST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2465396"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1F0176C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1635E571" w14:textId="77777777" w:rsidR="00F64DA3" w:rsidRPr="00271EE2" w:rsidRDefault="00F64DA3" w:rsidP="00335D43">
            <w:pPr>
              <w:overflowPunct/>
              <w:autoSpaceDE/>
              <w:autoSpaceDN/>
              <w:adjustRightInd/>
              <w:textAlignment w:val="auto"/>
              <w:rPr>
                <w:color w:val="000000"/>
                <w:sz w:val="16"/>
                <w:szCs w:val="16"/>
              </w:rPr>
            </w:pPr>
            <w:r w:rsidRPr="009A2060">
              <w:rPr>
                <w:sz w:val="16"/>
                <w:szCs w:val="16"/>
              </w:rPr>
              <w:t>Returns a list of the site's laboratory test names.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2CAFE84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736EEFE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46" w:type="dxa"/>
            <w:gridSpan w:val="5"/>
            <w:tcBorders>
              <w:top w:val="single" w:sz="8" w:space="0" w:color="auto"/>
              <w:left w:val="nil"/>
              <w:bottom w:val="single" w:sz="8" w:space="0" w:color="auto"/>
              <w:right w:val="dotted" w:sz="4" w:space="0" w:color="auto"/>
            </w:tcBorders>
            <w:shd w:val="clear" w:color="auto" w:fill="FFFFFF" w:themeFill="background1"/>
          </w:tcPr>
          <w:p w14:paraId="01F5E096" w14:textId="77777777" w:rsidR="00F64DA3" w:rsidRPr="00967989" w:rsidRDefault="00F64DA3" w:rsidP="00335D43">
            <w:pPr>
              <w:overflowPunct/>
              <w:autoSpaceDE/>
              <w:autoSpaceDN/>
              <w:adjustRightInd/>
              <w:textAlignment w:val="auto"/>
              <w:rPr>
                <w:color w:val="000000"/>
                <w:sz w:val="16"/>
                <w:szCs w:val="16"/>
              </w:rPr>
            </w:pPr>
            <w:r w:rsidRPr="00845464">
              <w:rPr>
                <w:color w:val="000000"/>
                <w:sz w:val="16"/>
                <w:szCs w:val="16"/>
              </w:rPr>
              <w:t>DVBAB LABLIST</w:t>
            </w:r>
          </w:p>
        </w:tc>
        <w:tc>
          <w:tcPr>
            <w:tcW w:w="1043" w:type="dxa"/>
            <w:gridSpan w:val="3"/>
            <w:tcBorders>
              <w:top w:val="single" w:sz="8" w:space="0" w:color="auto"/>
              <w:left w:val="nil"/>
              <w:bottom w:val="single" w:sz="8" w:space="0" w:color="auto"/>
              <w:right w:val="dotted" w:sz="4" w:space="0" w:color="auto"/>
            </w:tcBorders>
            <w:shd w:val="clear" w:color="auto" w:fill="FFFFFF" w:themeFill="background1"/>
          </w:tcPr>
          <w:p w14:paraId="50B59D8D"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626A19D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1B6F3CDB"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 Params</w:t>
            </w:r>
          </w:p>
        </w:tc>
      </w:tr>
      <w:tr w:rsidR="00F64DA3" w:rsidRPr="00335D43" w14:paraId="51208932" w14:textId="77777777" w:rsidTr="008562E1">
        <w:trPr>
          <w:trHeight w:val="21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CCBF75A" w14:textId="77777777" w:rsidR="00F64DA3" w:rsidRPr="00845464" w:rsidRDefault="00F64DA3" w:rsidP="00335D43">
            <w:pPr>
              <w:overflowPunct/>
              <w:autoSpaceDE/>
              <w:autoSpaceDN/>
              <w:adjustRightInd/>
              <w:textAlignment w:val="auto"/>
              <w:rPr>
                <w:color w:val="000000"/>
                <w:sz w:val="16"/>
                <w:szCs w:val="16"/>
              </w:rPr>
            </w:pPr>
            <w:r w:rsidRPr="00967989">
              <w:rPr>
                <w:color w:val="000000"/>
                <w:sz w:val="16"/>
                <w:szCs w:val="16"/>
              </w:rPr>
              <w:t>DVBAB LOAD FORM</w:t>
            </w:r>
          </w:p>
        </w:tc>
        <w:tc>
          <w:tcPr>
            <w:tcW w:w="825" w:type="dxa"/>
            <w:gridSpan w:val="2"/>
            <w:tcBorders>
              <w:top w:val="single" w:sz="8" w:space="0" w:color="auto"/>
              <w:left w:val="nil"/>
              <w:bottom w:val="single" w:sz="8" w:space="0" w:color="auto"/>
              <w:right w:val="dotted" w:sz="4" w:space="0" w:color="auto"/>
            </w:tcBorders>
            <w:shd w:val="clear" w:color="auto" w:fill="auto"/>
          </w:tcPr>
          <w:p w14:paraId="27DD0E6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LOAD</w:t>
            </w:r>
          </w:p>
        </w:tc>
        <w:tc>
          <w:tcPr>
            <w:tcW w:w="927" w:type="dxa"/>
            <w:gridSpan w:val="2"/>
            <w:tcBorders>
              <w:top w:val="single" w:sz="8" w:space="0" w:color="auto"/>
              <w:left w:val="nil"/>
              <w:bottom w:val="single" w:sz="8" w:space="0" w:color="auto"/>
              <w:right w:val="dotted" w:sz="4" w:space="0" w:color="auto"/>
            </w:tcBorders>
            <w:shd w:val="clear" w:color="auto" w:fill="auto"/>
          </w:tcPr>
          <w:p w14:paraId="667DCBD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0303170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89772C3" w14:textId="77777777" w:rsidR="00F64DA3" w:rsidRPr="009A2060" w:rsidRDefault="00F64DA3" w:rsidP="00335D43">
            <w:pPr>
              <w:overflowPunct/>
              <w:autoSpaceDE/>
              <w:autoSpaceDN/>
              <w:adjustRightInd/>
              <w:textAlignment w:val="auto"/>
              <w:rPr>
                <w:color w:val="000000"/>
                <w:sz w:val="16"/>
                <w:szCs w:val="16"/>
              </w:rPr>
            </w:pPr>
            <w:r w:rsidRPr="00967989">
              <w:rPr>
                <w:color w:val="000000"/>
                <w:sz w:val="16"/>
                <w:szCs w:val="16"/>
              </w:rPr>
              <w:t>Set DVBTPSV to 3 for a regular load, 9 for a load from the redundant save field and 10 for the cancellation field.  If no value is set, the routine assumes a value of 3.</w:t>
            </w:r>
          </w:p>
        </w:tc>
        <w:tc>
          <w:tcPr>
            <w:tcW w:w="1003" w:type="dxa"/>
            <w:gridSpan w:val="2"/>
            <w:tcBorders>
              <w:top w:val="single" w:sz="8" w:space="0" w:color="auto"/>
              <w:left w:val="nil"/>
              <w:bottom w:val="single" w:sz="8" w:space="0" w:color="auto"/>
              <w:right w:val="dotted" w:sz="4" w:space="0" w:color="auto"/>
            </w:tcBorders>
            <w:shd w:val="clear" w:color="auto" w:fill="auto"/>
            <w:noWrap/>
          </w:tcPr>
          <w:p w14:paraId="551A690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DVBIEN</w:t>
            </w:r>
            <w:r w:rsidRPr="00967989">
              <w:rPr>
                <w:color w:val="000000"/>
                <w:sz w:val="16"/>
                <w:szCs w:val="16"/>
              </w:rPr>
              <w:br/>
            </w:r>
            <w:r w:rsidRPr="00967989">
              <w:rPr>
                <w:color w:val="000000"/>
                <w:sz w:val="16"/>
                <w:szCs w:val="16"/>
              </w:rPr>
              <w:t>DVBTPSV</w:t>
            </w:r>
          </w:p>
        </w:tc>
        <w:tc>
          <w:tcPr>
            <w:tcW w:w="2612" w:type="dxa"/>
            <w:gridSpan w:val="4"/>
            <w:tcBorders>
              <w:top w:val="single" w:sz="8" w:space="0" w:color="auto"/>
              <w:left w:val="nil"/>
              <w:bottom w:val="single" w:sz="8" w:space="0" w:color="auto"/>
              <w:right w:val="single" w:sz="8" w:space="0" w:color="auto"/>
            </w:tcBorders>
            <w:shd w:val="clear" w:color="auto" w:fill="auto"/>
            <w:noWrap/>
          </w:tcPr>
          <w:p w14:paraId="713CE9C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48E1006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LOAD FORM'</w:t>
            </w:r>
          </w:p>
        </w:tc>
        <w:tc>
          <w:tcPr>
            <w:tcW w:w="1057" w:type="dxa"/>
            <w:gridSpan w:val="4"/>
            <w:tcBorders>
              <w:top w:val="single" w:sz="8" w:space="0" w:color="auto"/>
              <w:left w:val="nil"/>
              <w:bottom w:val="single" w:sz="8" w:space="0" w:color="auto"/>
              <w:right w:val="dotted" w:sz="4" w:space="0" w:color="auto"/>
            </w:tcBorders>
            <w:shd w:val="clear" w:color="auto" w:fill="auto"/>
          </w:tcPr>
          <w:p w14:paraId="7ADA8274"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pcnShow</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2BCB9E1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D7BCA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frmMain.Piece</w:t>
            </w:r>
            <w:proofErr w:type="spellEnd"/>
            <w:r w:rsidRPr="00967989">
              <w:rPr>
                <w:color w:val="000000"/>
                <w:sz w:val="16"/>
                <w:szCs w:val="16"/>
              </w:rPr>
              <w:t>(</w:t>
            </w:r>
            <w:proofErr w:type="spellStart"/>
            <w:r w:rsidRPr="00967989">
              <w:rPr>
                <w:color w:val="000000"/>
                <w:sz w:val="16"/>
                <w:szCs w:val="16"/>
              </w:rPr>
              <w:t>FMGetsIPRFile.IENS</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1F98262" w14:textId="77777777" w:rsidTr="008562E1">
        <w:trPr>
          <w:trHeight w:val="741"/>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683C11C3" w14:textId="77777777" w:rsidR="00F64DA3" w:rsidRPr="00845464" w:rsidRDefault="00F64DA3" w:rsidP="00335D43">
            <w:pPr>
              <w:overflowPunct/>
              <w:autoSpaceDE/>
              <w:autoSpaceDN/>
              <w:adjustRightInd/>
              <w:textAlignment w:val="auto"/>
              <w:rPr>
                <w:color w:val="000000"/>
                <w:sz w:val="16"/>
                <w:szCs w:val="16"/>
              </w:rPr>
            </w:pPr>
            <w:r>
              <w:rPr>
                <w:color w:val="000000"/>
                <w:sz w:val="16"/>
                <w:szCs w:val="16"/>
              </w:rPr>
              <w:t>DVBAB MAIL IN</w:t>
            </w:r>
            <w:r w:rsidR="00956FEE">
              <w:rPr>
                <w:color w:val="000000"/>
                <w:sz w:val="16"/>
                <w:szCs w:val="16"/>
              </w:rPr>
              <w:t>I</w:t>
            </w:r>
            <w:r>
              <w:rPr>
                <w:color w:val="000000"/>
                <w:sz w:val="16"/>
                <w:szCs w:val="16"/>
              </w:rPr>
              <w:t>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6382546F"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INIT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19EE041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DVBAB3</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B1E9634"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F75322A"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 xml:space="preserve">INIT </w:t>
            </w:r>
            <w:r w:rsidR="00956FEE">
              <w:rPr>
                <w:color w:val="000000"/>
                <w:sz w:val="16"/>
                <w:szCs w:val="16"/>
              </w:rPr>
              <w:t>Mailman</w:t>
            </w:r>
            <w:r>
              <w:rPr>
                <w:color w:val="000000"/>
                <w:sz w:val="16"/>
                <w:szCs w:val="16"/>
              </w:rPr>
              <w:t xml:space="preserve"> variables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noWrap/>
          </w:tcPr>
          <w:p w14:paraId="0E1256F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noWrap/>
          </w:tcPr>
          <w:p w14:paraId="709F162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e-mail address^</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2228B06"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DVBAB MAIL INIT</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223C3488"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7AB80697"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00E1D01C"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No params</w:t>
            </w:r>
          </w:p>
        </w:tc>
      </w:tr>
      <w:tr w:rsidR="00F64DA3" w:rsidRPr="00335D43" w14:paraId="131B242B" w14:textId="77777777" w:rsidTr="008562E1">
        <w:trPr>
          <w:trHeight w:val="16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0C0BDCF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DVBAB MPI ASSIGN ICN</w:t>
            </w:r>
          </w:p>
        </w:tc>
        <w:tc>
          <w:tcPr>
            <w:tcW w:w="825" w:type="dxa"/>
            <w:gridSpan w:val="2"/>
            <w:tcBorders>
              <w:top w:val="single" w:sz="8" w:space="0" w:color="auto"/>
              <w:left w:val="nil"/>
              <w:bottom w:val="single" w:sz="8" w:space="0" w:color="auto"/>
              <w:right w:val="dotted" w:sz="4" w:space="0" w:color="auto"/>
            </w:tcBorders>
            <w:shd w:val="clear" w:color="auto" w:fill="auto"/>
          </w:tcPr>
          <w:p w14:paraId="3E29D72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MPI</w:t>
            </w:r>
          </w:p>
        </w:tc>
        <w:tc>
          <w:tcPr>
            <w:tcW w:w="927" w:type="dxa"/>
            <w:gridSpan w:val="2"/>
            <w:tcBorders>
              <w:top w:val="single" w:sz="8" w:space="0" w:color="auto"/>
              <w:left w:val="nil"/>
              <w:bottom w:val="single" w:sz="8" w:space="0" w:color="auto"/>
              <w:right w:val="dotted" w:sz="4" w:space="0" w:color="auto"/>
            </w:tcBorders>
            <w:shd w:val="clear" w:color="auto" w:fill="auto"/>
          </w:tcPr>
          <w:p w14:paraId="66302665"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DVBCPATA</w:t>
            </w:r>
          </w:p>
        </w:tc>
        <w:tc>
          <w:tcPr>
            <w:tcW w:w="926" w:type="dxa"/>
            <w:gridSpan w:val="2"/>
            <w:tcBorders>
              <w:top w:val="single" w:sz="8" w:space="0" w:color="auto"/>
              <w:left w:val="nil"/>
              <w:bottom w:val="single" w:sz="8" w:space="0" w:color="auto"/>
              <w:right w:val="dotted" w:sz="4" w:space="0" w:color="auto"/>
            </w:tcBorders>
            <w:shd w:val="clear" w:color="auto" w:fill="auto"/>
          </w:tcPr>
          <w:p w14:paraId="603DDD1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4058750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call should be made after a new patient is added into the patient file.  It will call the MPI to assign an ICN.  If no ICN can be obtained after 30 seconds, a local ICN will be assigned and the local ICN flag set.</w:t>
            </w:r>
          </w:p>
        </w:tc>
        <w:tc>
          <w:tcPr>
            <w:tcW w:w="1003" w:type="dxa"/>
            <w:gridSpan w:val="2"/>
            <w:tcBorders>
              <w:top w:val="single" w:sz="8" w:space="0" w:color="auto"/>
              <w:left w:val="nil"/>
              <w:bottom w:val="single" w:sz="8" w:space="0" w:color="auto"/>
              <w:right w:val="dotted" w:sz="4" w:space="0" w:color="auto"/>
            </w:tcBorders>
            <w:shd w:val="clear" w:color="auto" w:fill="auto"/>
          </w:tcPr>
          <w:p w14:paraId="1C8D8E8B" w14:textId="77777777" w:rsidR="00F64DA3" w:rsidRPr="00967989" w:rsidRDefault="00F64DA3" w:rsidP="001925D0">
            <w:pPr>
              <w:overflowPunct/>
              <w:autoSpaceDE/>
              <w:autoSpaceDN/>
              <w:adjustRightInd/>
              <w:textAlignment w:val="auto"/>
              <w:rPr>
                <w:color w:val="000000"/>
                <w:sz w:val="16"/>
                <w:szCs w:val="16"/>
              </w:rPr>
            </w:pPr>
            <w:r w:rsidRPr="00967989">
              <w:rPr>
                <w:color w:val="000000"/>
                <w:sz w:val="16"/>
                <w:szCs w:val="16"/>
              </w:rPr>
              <w:t>DFN</w:t>
            </w:r>
          </w:p>
        </w:tc>
        <w:tc>
          <w:tcPr>
            <w:tcW w:w="2612" w:type="dxa"/>
            <w:gridSpan w:val="4"/>
            <w:tcBorders>
              <w:top w:val="single" w:sz="8" w:space="0" w:color="auto"/>
              <w:left w:val="nil"/>
              <w:bottom w:val="single" w:sz="8" w:space="0" w:color="auto"/>
              <w:right w:val="single" w:sz="8" w:space="0" w:color="auto"/>
            </w:tcBorders>
            <w:shd w:val="clear" w:color="auto" w:fill="auto"/>
          </w:tcPr>
          <w:p w14:paraId="7DA2228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5014033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MPI ASSIGN ICN'</w:t>
            </w:r>
            <w:r w:rsidRPr="00967989">
              <w:rPr>
                <w:color w:val="000000"/>
                <w:sz w:val="16"/>
                <w:szCs w:val="16"/>
              </w:rPr>
              <w:br/>
            </w:r>
            <w:r w:rsidRPr="00967989">
              <w:rPr>
                <w:color w:val="000000"/>
                <w:sz w:val="16"/>
                <w:szCs w:val="16"/>
              </w:rPr>
              <w:br/>
            </w:r>
            <w:r w:rsidRPr="00967989">
              <w:rPr>
                <w:color w:val="000000"/>
                <w:sz w:val="16"/>
                <w:szCs w:val="16"/>
              </w:rPr>
              <w:t>'DVBAB MPI ASSIGN ICN'</w:t>
            </w:r>
            <w:r w:rsidRPr="00967989">
              <w:rPr>
                <w:color w:val="000000"/>
                <w:sz w:val="16"/>
                <w:szCs w:val="16"/>
              </w:rPr>
              <w:br/>
            </w:r>
            <w:r w:rsidRPr="00967989">
              <w:rPr>
                <w:color w:val="000000"/>
                <w:sz w:val="16"/>
                <w:szCs w:val="16"/>
              </w:rPr>
              <w:br/>
            </w:r>
            <w:r w:rsidRPr="00967989">
              <w:rPr>
                <w:color w:val="000000"/>
                <w:sz w:val="16"/>
                <w:szCs w:val="16"/>
              </w:rPr>
              <w:t>'DVBAB MPI ASSIGN ICN'</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'DVBAB MPI ASSIGN ICN'</w:t>
            </w:r>
          </w:p>
        </w:tc>
        <w:tc>
          <w:tcPr>
            <w:tcW w:w="1057" w:type="dxa"/>
            <w:gridSpan w:val="4"/>
            <w:tcBorders>
              <w:top w:val="single" w:sz="8" w:space="0" w:color="auto"/>
              <w:left w:val="nil"/>
              <w:bottom w:val="single" w:sz="8" w:space="0" w:color="auto"/>
              <w:right w:val="dotted" w:sz="4" w:space="0" w:color="auto"/>
            </w:tcBorders>
            <w:shd w:val="clear" w:color="auto" w:fill="auto"/>
          </w:tcPr>
          <w:p w14:paraId="2ACD25C9" w14:textId="77777777" w:rsidR="00F64DA3"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p>
          <w:p w14:paraId="1B2F55B5" w14:textId="77777777" w:rsidR="00F64DA3" w:rsidRDefault="00F64DA3" w:rsidP="00927D66">
            <w:pPr>
              <w:overflowPunct/>
              <w:autoSpaceDE/>
              <w:autoSpaceDN/>
              <w:adjustRightInd/>
              <w:textAlignment w:val="auto"/>
              <w:rPr>
                <w:color w:val="000000"/>
                <w:sz w:val="16"/>
                <w:szCs w:val="16"/>
              </w:rPr>
            </w:pPr>
          </w:p>
          <w:p w14:paraId="01F7B16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entersimple</w:t>
            </w:r>
            <w:proofErr w:type="spellEnd"/>
            <w:r w:rsidRPr="00967989">
              <w:rPr>
                <w:color w:val="000000"/>
                <w:sz w:val="16"/>
                <w:szCs w:val="16"/>
              </w:rPr>
              <w:br/>
            </w:r>
            <w:r w:rsidRPr="00967989">
              <w:rPr>
                <w:color w:val="000000"/>
                <w:sz w:val="16"/>
                <w:szCs w:val="16"/>
              </w:rPr>
              <w:br/>
            </w:r>
          </w:p>
          <w:p w14:paraId="165CD206" w14:textId="77777777" w:rsidR="00F64DA3" w:rsidRDefault="00F64DA3" w:rsidP="00927D66">
            <w:pPr>
              <w:overflowPunct/>
              <w:autoSpaceDE/>
              <w:autoSpaceDN/>
              <w:adjustRightInd/>
              <w:textAlignment w:val="auto"/>
              <w:rPr>
                <w:color w:val="000000"/>
                <w:sz w:val="16"/>
                <w:szCs w:val="16"/>
              </w:rPr>
            </w:pPr>
          </w:p>
          <w:p w14:paraId="01F1E65C"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enterptsimple140</w:t>
            </w:r>
            <w:r w:rsidRPr="00967989">
              <w:rPr>
                <w:color w:val="000000"/>
                <w:sz w:val="16"/>
                <w:szCs w:val="16"/>
              </w:rPr>
              <w:br/>
            </w:r>
            <w:r w:rsidRPr="00967989">
              <w:rPr>
                <w:color w:val="000000"/>
                <w:sz w:val="16"/>
                <w:szCs w:val="16"/>
              </w:rPr>
              <w:br/>
            </w:r>
          </w:p>
          <w:p w14:paraId="381F080D" w14:textId="77777777" w:rsidR="00F64DA3" w:rsidRDefault="00F64DA3" w:rsidP="00927D66">
            <w:pPr>
              <w:overflowPunct/>
              <w:autoSpaceDE/>
              <w:autoSpaceDN/>
              <w:adjustRightInd/>
              <w:textAlignment w:val="auto"/>
              <w:rPr>
                <w:color w:val="000000"/>
                <w:sz w:val="16"/>
                <w:szCs w:val="16"/>
              </w:rPr>
            </w:pPr>
          </w:p>
          <w:p w14:paraId="1984B025" w14:textId="77777777" w:rsidR="00F64DA3" w:rsidRPr="00967989" w:rsidRDefault="00F64DA3" w:rsidP="00957271">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enterpt140</w:t>
            </w:r>
          </w:p>
        </w:tc>
        <w:tc>
          <w:tcPr>
            <w:tcW w:w="1206" w:type="dxa"/>
            <w:gridSpan w:val="3"/>
            <w:tcBorders>
              <w:top w:val="single" w:sz="8" w:space="0" w:color="auto"/>
              <w:left w:val="nil"/>
              <w:bottom w:val="single" w:sz="8" w:space="0" w:color="auto"/>
              <w:right w:val="dotted" w:sz="4" w:space="0" w:color="auto"/>
            </w:tcBorders>
            <w:shd w:val="clear" w:color="auto" w:fill="auto"/>
          </w:tcPr>
          <w:p w14:paraId="1266489F"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78FCB2AE" w14:textId="77777777" w:rsidR="00F64DA3" w:rsidRDefault="00F64DA3" w:rsidP="00927D66">
            <w:pPr>
              <w:overflowPunct/>
              <w:autoSpaceDE/>
              <w:autoSpaceDN/>
              <w:adjustRightInd/>
              <w:textAlignment w:val="auto"/>
              <w:rPr>
                <w:color w:val="000000"/>
                <w:sz w:val="16"/>
                <w:szCs w:val="16"/>
              </w:rPr>
            </w:pPr>
          </w:p>
          <w:p w14:paraId="115FC2E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p>
          <w:p w14:paraId="21C433BE" w14:textId="77777777" w:rsidR="00F64DA3" w:rsidRDefault="00F64DA3" w:rsidP="00927D66">
            <w:pPr>
              <w:overflowPunct/>
              <w:autoSpaceDE/>
              <w:autoSpaceDN/>
              <w:adjustRightInd/>
              <w:textAlignment w:val="auto"/>
              <w:rPr>
                <w:color w:val="000000"/>
                <w:sz w:val="16"/>
                <w:szCs w:val="16"/>
              </w:rPr>
            </w:pPr>
          </w:p>
          <w:p w14:paraId="7F01B91E"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p>
          <w:p w14:paraId="00279D7A" w14:textId="77777777" w:rsidR="00F64DA3" w:rsidRDefault="00F64DA3" w:rsidP="00927D66">
            <w:pPr>
              <w:overflowPunct/>
              <w:autoSpaceDE/>
              <w:autoSpaceDN/>
              <w:adjustRightInd/>
              <w:textAlignment w:val="auto"/>
              <w:rPr>
                <w:color w:val="000000"/>
                <w:sz w:val="16"/>
                <w:szCs w:val="16"/>
              </w:rPr>
            </w:pPr>
          </w:p>
          <w:p w14:paraId="0AD1024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F501C2F" w14:textId="77777777" w:rsidR="00F64DA3"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r w:rsidRPr="00967989">
              <w:rPr>
                <w:color w:val="000000"/>
                <w:sz w:val="16"/>
                <w:szCs w:val="16"/>
              </w:rPr>
              <w:br/>
            </w:r>
          </w:p>
          <w:p w14:paraId="0F55EB25" w14:textId="77777777" w:rsidR="00F64DA3" w:rsidRDefault="00F64DA3" w:rsidP="00927D66">
            <w:pPr>
              <w:overflowPunct/>
              <w:autoSpaceDE/>
              <w:autoSpaceDN/>
              <w:adjustRightInd/>
              <w:textAlignment w:val="auto"/>
              <w:rPr>
                <w:color w:val="000000"/>
                <w:sz w:val="16"/>
                <w:szCs w:val="16"/>
              </w:rPr>
            </w:pPr>
          </w:p>
          <w:p w14:paraId="6E2A97E2"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r w:rsidRPr="00967989">
              <w:rPr>
                <w:color w:val="000000"/>
                <w:sz w:val="16"/>
                <w:szCs w:val="16"/>
              </w:rPr>
              <w:br/>
            </w:r>
          </w:p>
          <w:p w14:paraId="7311AC73" w14:textId="77777777" w:rsidR="00F64DA3" w:rsidRDefault="00F64DA3" w:rsidP="00927D66">
            <w:pPr>
              <w:overflowPunct/>
              <w:autoSpaceDE/>
              <w:autoSpaceDN/>
              <w:adjustRightInd/>
              <w:textAlignment w:val="auto"/>
              <w:rPr>
                <w:color w:val="000000"/>
                <w:sz w:val="16"/>
                <w:szCs w:val="16"/>
              </w:rPr>
            </w:pPr>
          </w:p>
          <w:p w14:paraId="0811BD3A"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Value := Piece(</w:t>
            </w: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
          <w:p w14:paraId="2B9520E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Value := Piece(</w:t>
            </w:r>
            <w:proofErr w:type="spellStart"/>
            <w:r w:rsidRPr="00967989">
              <w:rPr>
                <w:color w:val="000000"/>
                <w:sz w:val="16"/>
                <w:szCs w:val="16"/>
              </w:rPr>
              <w:t>PatientIEN</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967989" w14:paraId="10FED762" w14:textId="77777777" w:rsidTr="008562E1">
        <w:trPr>
          <w:trHeight w:val="1419"/>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13474397" w14:textId="77777777" w:rsidR="00F64DA3" w:rsidRPr="00967989" w:rsidRDefault="00F64DA3" w:rsidP="00927D66">
            <w:pPr>
              <w:overflowPunct/>
              <w:autoSpaceDE/>
              <w:autoSpaceDN/>
              <w:adjustRightInd/>
              <w:textAlignment w:val="auto"/>
              <w:rPr>
                <w:color w:val="000000"/>
                <w:sz w:val="16"/>
                <w:szCs w:val="16"/>
              </w:rPr>
            </w:pPr>
            <w:r w:rsidRPr="008E2AE5">
              <w:rPr>
                <w:color w:val="000000"/>
                <w:sz w:val="16"/>
                <w:szCs w:val="16"/>
              </w:rPr>
              <w:t>DVBAB NEW PERSON FILE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2FF8B3A6"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START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7310BF31"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DVBAB84</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6483BD79"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2D08C2C5"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NONE</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4424C40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5182014F"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037924B2" w14:textId="77777777" w:rsidR="00F64DA3" w:rsidRPr="00967989" w:rsidRDefault="00F64DA3" w:rsidP="00927D66">
            <w:pPr>
              <w:overflowPunct/>
              <w:autoSpaceDE/>
              <w:autoSpaceDN/>
              <w:adjustRightInd/>
              <w:textAlignment w:val="auto"/>
              <w:rPr>
                <w:color w:val="000000"/>
                <w:sz w:val="16"/>
                <w:szCs w:val="16"/>
              </w:rPr>
            </w:pPr>
            <w:r w:rsidRPr="008E2AE5">
              <w:rPr>
                <w:color w:val="000000"/>
                <w:sz w:val="16"/>
                <w:szCs w:val="16"/>
              </w:rPr>
              <w:t>DVBAB NEW PERSON FILE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598170D7" w14:textId="77777777" w:rsidR="00F64DA3" w:rsidRPr="00967989" w:rsidRDefault="00F64DA3" w:rsidP="00927D66">
            <w:pPr>
              <w:overflowPunct/>
              <w:autoSpaceDE/>
              <w:autoSpaceDN/>
              <w:adjustRightInd/>
              <w:textAlignment w:val="auto"/>
              <w:rPr>
                <w:color w:val="000000"/>
                <w:sz w:val="16"/>
                <w:szCs w:val="16"/>
              </w:rPr>
            </w:pPr>
            <w:proofErr w:type="spellStart"/>
            <w:r>
              <w:rPr>
                <w:color w:val="000000"/>
                <w:sz w:val="16"/>
                <w:szCs w:val="16"/>
              </w:rPr>
              <w:t>AuditOld</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55D2E070"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15F91DF4"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 Params</w:t>
            </w:r>
          </w:p>
        </w:tc>
      </w:tr>
      <w:tr w:rsidR="00F64DA3" w:rsidRPr="00335D43" w14:paraId="1834201B" w14:textId="77777777" w:rsidTr="008562E1">
        <w:trPr>
          <w:trHeight w:val="988"/>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B9997D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NOTE TITLES</w:t>
            </w:r>
          </w:p>
        </w:tc>
        <w:tc>
          <w:tcPr>
            <w:tcW w:w="825" w:type="dxa"/>
            <w:gridSpan w:val="2"/>
            <w:tcBorders>
              <w:top w:val="single" w:sz="8" w:space="0" w:color="auto"/>
              <w:left w:val="nil"/>
              <w:bottom w:val="single" w:sz="8" w:space="0" w:color="auto"/>
              <w:right w:val="dotted" w:sz="4" w:space="0" w:color="auto"/>
            </w:tcBorders>
            <w:shd w:val="clear" w:color="auto" w:fill="auto"/>
          </w:tcPr>
          <w:p w14:paraId="6E636A7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NOTETL</w:t>
            </w:r>
          </w:p>
        </w:tc>
        <w:tc>
          <w:tcPr>
            <w:tcW w:w="927" w:type="dxa"/>
            <w:gridSpan w:val="2"/>
            <w:tcBorders>
              <w:top w:val="single" w:sz="8" w:space="0" w:color="auto"/>
              <w:left w:val="nil"/>
              <w:bottom w:val="single" w:sz="8" w:space="0" w:color="auto"/>
              <w:right w:val="dotted" w:sz="4" w:space="0" w:color="auto"/>
            </w:tcBorders>
            <w:shd w:val="clear" w:color="auto" w:fill="auto"/>
          </w:tcPr>
          <w:p w14:paraId="76F798F6"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DVBABTIU</w:t>
            </w:r>
          </w:p>
        </w:tc>
        <w:tc>
          <w:tcPr>
            <w:tcW w:w="926" w:type="dxa"/>
            <w:gridSpan w:val="2"/>
            <w:tcBorders>
              <w:top w:val="single" w:sz="8" w:space="0" w:color="auto"/>
              <w:left w:val="nil"/>
              <w:bottom w:val="single" w:sz="8" w:space="0" w:color="auto"/>
              <w:right w:val="dotted" w:sz="4" w:space="0" w:color="auto"/>
            </w:tcBorders>
            <w:shd w:val="clear" w:color="auto" w:fill="auto"/>
          </w:tcPr>
          <w:p w14:paraId="13B417D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7F028FE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list of note titles from TIU in format name+"  "+type+"  "+status</w:t>
            </w:r>
          </w:p>
        </w:tc>
        <w:tc>
          <w:tcPr>
            <w:tcW w:w="1003" w:type="dxa"/>
            <w:gridSpan w:val="2"/>
            <w:tcBorders>
              <w:top w:val="single" w:sz="8" w:space="0" w:color="auto"/>
              <w:left w:val="nil"/>
              <w:bottom w:val="single" w:sz="8" w:space="0" w:color="auto"/>
              <w:right w:val="dotted" w:sz="4" w:space="0" w:color="auto"/>
            </w:tcBorders>
            <w:shd w:val="clear" w:color="auto" w:fill="auto"/>
          </w:tcPr>
          <w:p w14:paraId="20578F1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12" w:type="dxa"/>
            <w:gridSpan w:val="4"/>
            <w:tcBorders>
              <w:top w:val="single" w:sz="8" w:space="0" w:color="auto"/>
              <w:left w:val="nil"/>
              <w:bottom w:val="single" w:sz="8" w:space="0" w:color="auto"/>
              <w:right w:val="single" w:sz="8" w:space="0" w:color="auto"/>
            </w:tcBorders>
            <w:shd w:val="clear" w:color="auto" w:fill="auto"/>
          </w:tcPr>
          <w:p w14:paraId="5A19876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206D362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NOTE TITLES'</w:t>
            </w:r>
          </w:p>
        </w:tc>
        <w:tc>
          <w:tcPr>
            <w:tcW w:w="1057" w:type="dxa"/>
            <w:gridSpan w:val="4"/>
            <w:tcBorders>
              <w:top w:val="single" w:sz="8" w:space="0" w:color="auto"/>
              <w:left w:val="nil"/>
              <w:bottom w:val="single" w:sz="8" w:space="0" w:color="auto"/>
              <w:right w:val="dotted" w:sz="4" w:space="0" w:color="auto"/>
            </w:tcBorders>
            <w:shd w:val="clear" w:color="auto" w:fill="auto"/>
          </w:tcPr>
          <w:p w14:paraId="18C3D3BC"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2B9E8B0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7C49043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F64DA3" w:rsidRPr="00335D43" w14:paraId="38665BDB" w14:textId="77777777" w:rsidTr="008562E1">
        <w:trPr>
          <w:trHeight w:val="7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22C0692D" w14:textId="77777777" w:rsidR="00F64DA3" w:rsidRPr="008E2AE5" w:rsidRDefault="00F64DA3" w:rsidP="00927D66">
            <w:pPr>
              <w:overflowPunct/>
              <w:autoSpaceDE/>
              <w:autoSpaceDN/>
              <w:adjustRightInd/>
              <w:textAlignment w:val="auto"/>
              <w:rPr>
                <w:color w:val="000000"/>
                <w:sz w:val="16"/>
                <w:szCs w:val="16"/>
              </w:rPr>
            </w:pPr>
            <w:r w:rsidRPr="00967989">
              <w:rPr>
                <w:color w:val="000000"/>
                <w:sz w:val="16"/>
                <w:szCs w:val="16"/>
              </w:rPr>
              <w:t>DVBAB ORIGINAL PROCESSING DATE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4A8FB41F"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XDA</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5FDDBC3"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DVBAB89</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6E47ACA"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36478501"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70C6474F"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DFN</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01AA9AA3"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08FB194A"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ORIGINAL PROCESSING DATE'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2405D699"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0F066439"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033F8F3A"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PatientIEN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24C5B85" w14:textId="77777777" w:rsidTr="008562E1">
        <w:trPr>
          <w:trHeight w:val="130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49DEB019" w14:textId="77777777" w:rsidR="00F64DA3" w:rsidRPr="008E2AE5" w:rsidRDefault="00F64DA3" w:rsidP="00927D66">
            <w:pPr>
              <w:overflowPunct/>
              <w:autoSpaceDE/>
              <w:autoSpaceDN/>
              <w:adjustRightInd/>
              <w:textAlignment w:val="auto"/>
              <w:rPr>
                <w:color w:val="000000"/>
                <w:sz w:val="16"/>
                <w:szCs w:val="16"/>
              </w:rPr>
            </w:pPr>
            <w:r w:rsidRPr="00967989">
              <w:rPr>
                <w:color w:val="000000"/>
                <w:sz w:val="16"/>
                <w:szCs w:val="16"/>
              </w:rPr>
              <w:lastRenderedPageBreak/>
              <w:t>DVBAB PENDING C&amp;P REPORT</w:t>
            </w:r>
          </w:p>
        </w:tc>
        <w:tc>
          <w:tcPr>
            <w:tcW w:w="825" w:type="dxa"/>
            <w:gridSpan w:val="2"/>
            <w:tcBorders>
              <w:top w:val="single" w:sz="8" w:space="0" w:color="auto"/>
              <w:left w:val="nil"/>
              <w:bottom w:val="single" w:sz="8" w:space="0" w:color="auto"/>
              <w:right w:val="dotted" w:sz="4" w:space="0" w:color="auto"/>
            </w:tcBorders>
            <w:shd w:val="clear" w:color="auto" w:fill="auto"/>
          </w:tcPr>
          <w:p w14:paraId="7F168579"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1E0B5D5C"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DVBAB6</w:t>
            </w:r>
          </w:p>
        </w:tc>
        <w:tc>
          <w:tcPr>
            <w:tcW w:w="926" w:type="dxa"/>
            <w:gridSpan w:val="2"/>
            <w:tcBorders>
              <w:top w:val="single" w:sz="8" w:space="0" w:color="auto"/>
              <w:left w:val="nil"/>
              <w:bottom w:val="single" w:sz="8" w:space="0" w:color="auto"/>
              <w:right w:val="dotted" w:sz="4" w:space="0" w:color="auto"/>
            </w:tcBorders>
            <w:shd w:val="clear" w:color="auto" w:fill="auto"/>
          </w:tcPr>
          <w:p w14:paraId="35094334"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F63DEE2"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Generates a report containing the pending C&amp;P exam requests</w:t>
            </w:r>
          </w:p>
        </w:tc>
        <w:tc>
          <w:tcPr>
            <w:tcW w:w="1003" w:type="dxa"/>
            <w:gridSpan w:val="2"/>
            <w:tcBorders>
              <w:top w:val="single" w:sz="8" w:space="0" w:color="auto"/>
              <w:left w:val="nil"/>
              <w:bottom w:val="single" w:sz="8" w:space="0" w:color="auto"/>
              <w:right w:val="dotted" w:sz="4" w:space="0" w:color="auto"/>
            </w:tcBorders>
            <w:shd w:val="clear" w:color="auto" w:fill="auto"/>
          </w:tcPr>
          <w:p w14:paraId="756A5865"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DVBCSORT</w:t>
            </w:r>
            <w:r w:rsidRPr="00967989">
              <w:rPr>
                <w:color w:val="000000"/>
                <w:sz w:val="16"/>
                <w:szCs w:val="16"/>
              </w:rPr>
              <w:br/>
            </w:r>
            <w:r w:rsidRPr="00967989">
              <w:rPr>
                <w:color w:val="000000"/>
                <w:sz w:val="16"/>
                <w:szCs w:val="16"/>
              </w:rPr>
              <w:t>RSTAT</w:t>
            </w:r>
            <w:r w:rsidRPr="00967989">
              <w:rPr>
                <w:color w:val="000000"/>
                <w:sz w:val="16"/>
                <w:szCs w:val="16"/>
              </w:rPr>
              <w:br/>
            </w:r>
            <w:r w:rsidRPr="00967989">
              <w:rPr>
                <w:color w:val="000000"/>
                <w:sz w:val="16"/>
                <w:szCs w:val="16"/>
              </w:rPr>
              <w:t>ERDAYS</w:t>
            </w:r>
            <w:r w:rsidRPr="00967989">
              <w:rPr>
                <w:color w:val="000000"/>
                <w:sz w:val="16"/>
                <w:szCs w:val="16"/>
              </w:rPr>
              <w:br/>
            </w:r>
            <w:r w:rsidRPr="00967989">
              <w:rPr>
                <w:color w:val="000000"/>
                <w:sz w:val="16"/>
                <w:szCs w:val="16"/>
              </w:rPr>
              <w:t>OLDAYS</w:t>
            </w:r>
            <w:r w:rsidRPr="00967989">
              <w:rPr>
                <w:color w:val="000000"/>
                <w:sz w:val="16"/>
                <w:szCs w:val="16"/>
              </w:rPr>
              <w:br/>
            </w:r>
            <w:r w:rsidRPr="00967989">
              <w:rPr>
                <w:color w:val="000000"/>
                <w:sz w:val="16"/>
                <w:szCs w:val="16"/>
              </w:rPr>
              <w:t>ADIVNUM</w:t>
            </w:r>
            <w:r w:rsidRPr="00967989">
              <w:rPr>
                <w:color w:val="000000"/>
                <w:sz w:val="16"/>
                <w:szCs w:val="16"/>
              </w:rPr>
              <w:br/>
            </w:r>
            <w:r w:rsidRPr="00967989">
              <w:rPr>
                <w:color w:val="000000"/>
                <w:sz w:val="16"/>
                <w:szCs w:val="16"/>
              </w:rPr>
              <w:t>ELTYP</w:t>
            </w:r>
          </w:p>
        </w:tc>
        <w:tc>
          <w:tcPr>
            <w:tcW w:w="2612" w:type="dxa"/>
            <w:gridSpan w:val="4"/>
            <w:tcBorders>
              <w:top w:val="single" w:sz="8" w:space="0" w:color="auto"/>
              <w:left w:val="nil"/>
              <w:bottom w:val="single" w:sz="8" w:space="0" w:color="auto"/>
              <w:right w:val="single" w:sz="8" w:space="0" w:color="auto"/>
            </w:tcBorders>
            <w:shd w:val="clear" w:color="auto" w:fill="auto"/>
          </w:tcPr>
          <w:p w14:paraId="0BCE01CC" w14:textId="77777777" w:rsidR="00F64DA3" w:rsidRPr="00967989" w:rsidRDefault="00F64DA3" w:rsidP="00927D66">
            <w:pPr>
              <w:overflowPunct/>
              <w:autoSpaceDE/>
              <w:autoSpaceDN/>
              <w:adjustRightInd/>
              <w:textAlignment w:val="auto"/>
              <w:rPr>
                <w:color w:val="000000"/>
                <w:sz w:val="16"/>
                <w:szCs w:val="16"/>
              </w:rPr>
            </w:pPr>
          </w:p>
        </w:tc>
        <w:tc>
          <w:tcPr>
            <w:tcW w:w="1032" w:type="dxa"/>
            <w:gridSpan w:val="4"/>
            <w:tcBorders>
              <w:top w:val="single" w:sz="8" w:space="0" w:color="auto"/>
              <w:left w:val="nil"/>
              <w:bottom w:val="single" w:sz="8" w:space="0" w:color="auto"/>
              <w:right w:val="dotted" w:sz="4" w:space="0" w:color="auto"/>
            </w:tcBorders>
            <w:shd w:val="clear" w:color="auto" w:fill="auto"/>
          </w:tcPr>
          <w:p w14:paraId="7927A02F"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PENDING C&amp;P REPORT'</w:t>
            </w:r>
          </w:p>
        </w:tc>
        <w:tc>
          <w:tcPr>
            <w:tcW w:w="1057" w:type="dxa"/>
            <w:gridSpan w:val="4"/>
            <w:tcBorders>
              <w:top w:val="single" w:sz="8" w:space="0" w:color="auto"/>
              <w:left w:val="nil"/>
              <w:bottom w:val="single" w:sz="8" w:space="0" w:color="auto"/>
              <w:right w:val="dotted" w:sz="4" w:space="0" w:color="auto"/>
            </w:tcBorders>
            <w:shd w:val="clear" w:color="auto" w:fill="auto"/>
          </w:tcPr>
          <w:p w14:paraId="00392A4F"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2C18B64C"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4B1651C9" w14:textId="77777777" w:rsidR="00F64DA3" w:rsidRPr="00967989"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Mulitpule</w:t>
            </w:r>
            <w:proofErr w:type="spellEnd"/>
            <w:r w:rsidRPr="00967989">
              <w:rPr>
                <w:color w:val="000000"/>
                <w:sz w:val="16"/>
                <w:szCs w:val="16"/>
              </w:rPr>
              <w:t xml:space="preserve"> </w:t>
            </w:r>
            <w:proofErr w:type="spellStart"/>
            <w:r w:rsidRPr="00967989">
              <w:rPr>
                <w:color w:val="000000"/>
                <w:sz w:val="16"/>
                <w:szCs w:val="16"/>
              </w:rPr>
              <w:t>parms</w:t>
            </w:r>
            <w:proofErr w:type="spellEnd"/>
            <w:r w:rsidRPr="00967989">
              <w:rPr>
                <w:color w:val="000000"/>
                <w:sz w:val="16"/>
                <w:szCs w:val="16"/>
              </w:rPr>
              <w:t xml:space="preserve"> are set depending on evaluation conditions, however all Values are of type Literal</w:t>
            </w:r>
          </w:p>
        </w:tc>
      </w:tr>
      <w:tr w:rsidR="00F64DA3" w:rsidRPr="00335D43" w14:paraId="4A9F4BD9" w14:textId="77777777" w:rsidTr="008562E1">
        <w:trPr>
          <w:trHeight w:val="61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65FCC71"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PTINQ</w:t>
            </w:r>
          </w:p>
        </w:tc>
        <w:tc>
          <w:tcPr>
            <w:tcW w:w="825" w:type="dxa"/>
            <w:gridSpan w:val="2"/>
            <w:tcBorders>
              <w:top w:val="single" w:sz="8" w:space="0" w:color="auto"/>
              <w:left w:val="nil"/>
              <w:bottom w:val="single" w:sz="8" w:space="0" w:color="auto"/>
              <w:right w:val="dotted" w:sz="4" w:space="0" w:color="auto"/>
            </w:tcBorders>
            <w:shd w:val="clear" w:color="auto" w:fill="auto"/>
          </w:tcPr>
          <w:p w14:paraId="1432DDB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PTINQ</w:t>
            </w:r>
          </w:p>
        </w:tc>
        <w:tc>
          <w:tcPr>
            <w:tcW w:w="927" w:type="dxa"/>
            <w:gridSpan w:val="2"/>
            <w:tcBorders>
              <w:top w:val="single" w:sz="8" w:space="0" w:color="auto"/>
              <w:left w:val="nil"/>
              <w:bottom w:val="single" w:sz="8" w:space="0" w:color="auto"/>
              <w:right w:val="dotted" w:sz="4" w:space="0" w:color="auto"/>
            </w:tcBorders>
            <w:shd w:val="clear" w:color="auto" w:fill="auto"/>
          </w:tcPr>
          <w:p w14:paraId="7E6FDCE9"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247AE26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194BC0AA" w14:textId="77777777" w:rsidR="00F64DA3" w:rsidRPr="00967989" w:rsidRDefault="00F64DA3" w:rsidP="00335D43">
            <w:pPr>
              <w:overflowPunct/>
              <w:autoSpaceDE/>
              <w:autoSpaceDN/>
              <w:adjustRightInd/>
              <w:textAlignment w:val="auto"/>
              <w:rPr>
                <w:color w:val="000000"/>
                <w:sz w:val="16"/>
                <w:szCs w:val="16"/>
              </w:rPr>
            </w:pPr>
            <w:r w:rsidRPr="00DD0133">
              <w:rPr>
                <w:sz w:val="16"/>
                <w:szCs w:val="16"/>
              </w:rPr>
              <w:t>Returns a patient inquiry text report.</w:t>
            </w:r>
          </w:p>
        </w:tc>
        <w:tc>
          <w:tcPr>
            <w:tcW w:w="1003" w:type="dxa"/>
            <w:gridSpan w:val="2"/>
            <w:tcBorders>
              <w:top w:val="single" w:sz="8" w:space="0" w:color="auto"/>
              <w:left w:val="nil"/>
              <w:bottom w:val="single" w:sz="8" w:space="0" w:color="auto"/>
              <w:right w:val="dotted" w:sz="4" w:space="0" w:color="auto"/>
            </w:tcBorders>
            <w:shd w:val="clear" w:color="auto" w:fill="auto"/>
          </w:tcPr>
          <w:p w14:paraId="0A2B054A"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auto"/>
          </w:tcPr>
          <w:p w14:paraId="2F769EF5"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4BCE3E2"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PTINQ</w:t>
            </w:r>
          </w:p>
        </w:tc>
        <w:tc>
          <w:tcPr>
            <w:tcW w:w="1057" w:type="dxa"/>
            <w:gridSpan w:val="4"/>
            <w:tcBorders>
              <w:top w:val="single" w:sz="8" w:space="0" w:color="auto"/>
              <w:left w:val="nil"/>
              <w:bottom w:val="single" w:sz="8" w:space="0" w:color="auto"/>
              <w:right w:val="dotted" w:sz="4" w:space="0" w:color="auto"/>
            </w:tcBorders>
            <w:shd w:val="clear" w:color="auto" w:fill="auto"/>
          </w:tcPr>
          <w:p w14:paraId="0D7F4EDD"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68012E3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10566A65"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Value := </w:t>
            </w:r>
            <w:proofErr w:type="spellStart"/>
            <w:r w:rsidRPr="00F64DA3">
              <w:rPr>
                <w:color w:val="000000"/>
                <w:sz w:val="16"/>
                <w:szCs w:val="16"/>
              </w:rPr>
              <w:t>PatientIEN</w:t>
            </w:r>
            <w:proofErr w:type="spellEnd"/>
            <w:r w:rsidRPr="00F64DA3">
              <w:rPr>
                <w:color w:val="000000"/>
                <w:sz w:val="16"/>
                <w:szCs w:val="16"/>
              </w:rPr>
              <w:t>;</w:t>
            </w:r>
          </w:p>
          <w:p w14:paraId="5E3C4E93" w14:textId="77777777" w:rsidR="00F64DA3" w:rsidRPr="00967989" w:rsidRDefault="00F64DA3" w:rsidP="00F64DA3">
            <w:pPr>
              <w:overflowPunct/>
              <w:autoSpaceDE/>
              <w:autoSpaceDN/>
              <w:adjustRightInd/>
              <w:textAlignment w:val="auto"/>
              <w:rPr>
                <w:color w:val="000000"/>
                <w:sz w:val="16"/>
                <w:szCs w:val="16"/>
              </w:rPr>
            </w:pPr>
            <w:proofErr w:type="spellStart"/>
            <w:r w:rsidRPr="00F64DA3">
              <w:rPr>
                <w:color w:val="000000"/>
                <w:sz w:val="16"/>
                <w:szCs w:val="16"/>
              </w:rPr>
              <w:t>PType</w:t>
            </w:r>
            <w:proofErr w:type="spellEnd"/>
            <w:r w:rsidRPr="00F64DA3">
              <w:rPr>
                <w:color w:val="000000"/>
                <w:sz w:val="16"/>
                <w:szCs w:val="16"/>
              </w:rPr>
              <w:t xml:space="preserve"> := literal;</w:t>
            </w:r>
          </w:p>
        </w:tc>
      </w:tr>
      <w:tr w:rsidR="00F64DA3" w:rsidRPr="00335D43" w14:paraId="1C380BF1" w14:textId="77777777" w:rsidTr="008562E1">
        <w:trPr>
          <w:trHeight w:val="61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C2D93A1" w14:textId="77777777" w:rsidR="00F64DA3" w:rsidRPr="00FA20DB" w:rsidRDefault="00F64DA3" w:rsidP="00335D43">
            <w:pPr>
              <w:overflowPunct/>
              <w:autoSpaceDE/>
              <w:autoSpaceDN/>
              <w:adjustRightInd/>
              <w:textAlignment w:val="auto"/>
              <w:rPr>
                <w:color w:val="000000"/>
                <w:sz w:val="16"/>
                <w:szCs w:val="16"/>
              </w:rPr>
            </w:pPr>
            <w:r w:rsidRPr="0094282D">
              <w:rPr>
                <w:color w:val="000000"/>
                <w:sz w:val="16"/>
                <w:szCs w:val="16"/>
              </w:rPr>
              <w:t>DVBAB REPORT 7131INQ</w:t>
            </w:r>
          </w:p>
        </w:tc>
        <w:tc>
          <w:tcPr>
            <w:tcW w:w="825" w:type="dxa"/>
            <w:gridSpan w:val="2"/>
            <w:tcBorders>
              <w:top w:val="single" w:sz="8" w:space="0" w:color="auto"/>
              <w:left w:val="nil"/>
              <w:bottom w:val="single" w:sz="8" w:space="0" w:color="auto"/>
              <w:right w:val="dotted" w:sz="4" w:space="0" w:color="auto"/>
            </w:tcBorders>
            <w:shd w:val="clear" w:color="auto" w:fill="auto"/>
          </w:tcPr>
          <w:p w14:paraId="5B85727C"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STRT</w:t>
            </w:r>
          </w:p>
          <w:p w14:paraId="2985E793" w14:textId="77777777" w:rsidR="00F64DA3" w:rsidRPr="00967989" w:rsidRDefault="00F64DA3" w:rsidP="00335D43">
            <w:pPr>
              <w:overflowPunct/>
              <w:autoSpaceDE/>
              <w:autoSpaceDN/>
              <w:adjustRightInd/>
              <w:jc w:val="center"/>
              <w:textAlignment w:val="auto"/>
              <w:rPr>
                <w:color w:val="000000"/>
                <w:sz w:val="16"/>
                <w:szCs w:val="16"/>
              </w:rPr>
            </w:pPr>
          </w:p>
        </w:tc>
        <w:tc>
          <w:tcPr>
            <w:tcW w:w="927" w:type="dxa"/>
            <w:gridSpan w:val="2"/>
            <w:tcBorders>
              <w:top w:val="single" w:sz="8" w:space="0" w:color="auto"/>
              <w:left w:val="nil"/>
              <w:bottom w:val="single" w:sz="8" w:space="0" w:color="auto"/>
              <w:right w:val="dotted" w:sz="4" w:space="0" w:color="auto"/>
            </w:tcBorders>
            <w:shd w:val="clear" w:color="auto" w:fill="auto"/>
          </w:tcPr>
          <w:p w14:paraId="1111B4CB"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DVBAB71</w:t>
            </w:r>
          </w:p>
        </w:tc>
        <w:tc>
          <w:tcPr>
            <w:tcW w:w="926" w:type="dxa"/>
            <w:gridSpan w:val="2"/>
            <w:tcBorders>
              <w:top w:val="single" w:sz="8" w:space="0" w:color="auto"/>
              <w:left w:val="nil"/>
              <w:bottom w:val="single" w:sz="8" w:space="0" w:color="auto"/>
              <w:right w:val="dotted" w:sz="4" w:space="0" w:color="auto"/>
            </w:tcBorders>
            <w:shd w:val="clear" w:color="auto" w:fill="auto"/>
          </w:tcPr>
          <w:p w14:paraId="6F5180AC" w14:textId="77777777" w:rsidR="00F64DA3" w:rsidRPr="00967989" w:rsidRDefault="00F64DA3" w:rsidP="00335D43">
            <w:pPr>
              <w:overflowPunct/>
              <w:autoSpaceDE/>
              <w:autoSpaceDN/>
              <w:adjustRightInd/>
              <w:jc w:val="center"/>
              <w:textAlignment w:val="auto"/>
              <w:rPr>
                <w:color w:val="000000"/>
                <w:sz w:val="16"/>
                <w:szCs w:val="16"/>
              </w:rPr>
            </w:pPr>
            <w:r w:rsidRPr="00DD6B84">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4C237C7" w14:textId="77777777" w:rsidR="00F64DA3" w:rsidRPr="00DD0133" w:rsidRDefault="00F64DA3" w:rsidP="00335D43">
            <w:pPr>
              <w:overflowPunct/>
              <w:autoSpaceDE/>
              <w:autoSpaceDN/>
              <w:adjustRightInd/>
              <w:textAlignment w:val="auto"/>
              <w:rPr>
                <w:color w:val="000000"/>
                <w:sz w:val="16"/>
                <w:szCs w:val="16"/>
              </w:rPr>
            </w:pPr>
            <w:r w:rsidRPr="00DD6B84">
              <w:rPr>
                <w:sz w:val="16"/>
                <w:szCs w:val="16"/>
              </w:rPr>
              <w:t>Returns a 7131 inquiry report.</w:t>
            </w:r>
          </w:p>
        </w:tc>
        <w:tc>
          <w:tcPr>
            <w:tcW w:w="1003" w:type="dxa"/>
            <w:gridSpan w:val="2"/>
            <w:tcBorders>
              <w:top w:val="single" w:sz="8" w:space="0" w:color="auto"/>
              <w:left w:val="nil"/>
              <w:bottom w:val="single" w:sz="8" w:space="0" w:color="auto"/>
              <w:right w:val="dotted" w:sz="4" w:space="0" w:color="auto"/>
            </w:tcBorders>
            <w:shd w:val="clear" w:color="auto" w:fill="auto"/>
          </w:tcPr>
          <w:p w14:paraId="49E29958"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ZDFN</w:t>
            </w:r>
          </w:p>
          <w:p w14:paraId="1521ACD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RECIEN</w:t>
            </w:r>
          </w:p>
        </w:tc>
        <w:tc>
          <w:tcPr>
            <w:tcW w:w="2612" w:type="dxa"/>
            <w:gridSpan w:val="4"/>
            <w:tcBorders>
              <w:top w:val="single" w:sz="8" w:space="0" w:color="auto"/>
              <w:left w:val="nil"/>
              <w:bottom w:val="single" w:sz="8" w:space="0" w:color="auto"/>
              <w:right w:val="single" w:sz="8" w:space="0" w:color="auto"/>
            </w:tcBorders>
            <w:shd w:val="clear" w:color="auto" w:fill="auto"/>
          </w:tcPr>
          <w:p w14:paraId="47EFC4B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YES</w:t>
            </w:r>
          </w:p>
        </w:tc>
        <w:tc>
          <w:tcPr>
            <w:tcW w:w="1032" w:type="dxa"/>
            <w:gridSpan w:val="4"/>
            <w:tcBorders>
              <w:top w:val="single" w:sz="8" w:space="0" w:color="auto"/>
              <w:left w:val="nil"/>
              <w:bottom w:val="single" w:sz="8" w:space="0" w:color="auto"/>
              <w:right w:val="dotted" w:sz="4" w:space="0" w:color="auto"/>
            </w:tcBorders>
            <w:shd w:val="clear" w:color="auto" w:fill="auto"/>
          </w:tcPr>
          <w:p w14:paraId="545969F4"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REPORT 7131INQ</w:t>
            </w:r>
          </w:p>
        </w:tc>
        <w:tc>
          <w:tcPr>
            <w:tcW w:w="1057" w:type="dxa"/>
            <w:gridSpan w:val="4"/>
            <w:tcBorders>
              <w:top w:val="single" w:sz="8" w:space="0" w:color="auto"/>
              <w:left w:val="nil"/>
              <w:bottom w:val="single" w:sz="8" w:space="0" w:color="auto"/>
              <w:right w:val="dotted" w:sz="4" w:space="0" w:color="auto"/>
            </w:tcBorders>
            <w:shd w:val="clear" w:color="auto" w:fill="auto"/>
          </w:tcPr>
          <w:p w14:paraId="0542A39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688990B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080DE26"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Value := </w:t>
            </w:r>
            <w:proofErr w:type="spellStart"/>
            <w:r w:rsidRPr="00F64DA3">
              <w:rPr>
                <w:color w:val="000000"/>
                <w:sz w:val="16"/>
                <w:szCs w:val="16"/>
              </w:rPr>
              <w:t>PatientIEN</w:t>
            </w:r>
            <w:proofErr w:type="spellEnd"/>
            <w:r w:rsidRPr="00F64DA3">
              <w:rPr>
                <w:color w:val="000000"/>
                <w:sz w:val="16"/>
                <w:szCs w:val="16"/>
              </w:rPr>
              <w:t>;</w:t>
            </w:r>
          </w:p>
          <w:p w14:paraId="6AD71757" w14:textId="77777777" w:rsidR="00F64DA3" w:rsidRPr="00F64DA3" w:rsidRDefault="00F64DA3" w:rsidP="00F64DA3">
            <w:pPr>
              <w:overflowPunct/>
              <w:autoSpaceDE/>
              <w:autoSpaceDN/>
              <w:adjustRightInd/>
              <w:textAlignment w:val="auto"/>
              <w:rPr>
                <w:color w:val="000000"/>
                <w:sz w:val="16"/>
                <w:szCs w:val="16"/>
              </w:rPr>
            </w:pPr>
            <w:proofErr w:type="spellStart"/>
            <w:r>
              <w:rPr>
                <w:color w:val="000000"/>
                <w:sz w:val="16"/>
                <w:szCs w:val="16"/>
              </w:rPr>
              <w:t>P</w:t>
            </w:r>
            <w:r w:rsidRPr="00F64DA3">
              <w:rPr>
                <w:color w:val="000000"/>
                <w:sz w:val="16"/>
                <w:szCs w:val="16"/>
              </w:rPr>
              <w:t>Type</w:t>
            </w:r>
            <w:proofErr w:type="spellEnd"/>
            <w:r w:rsidRPr="00F64DA3">
              <w:rPr>
                <w:color w:val="000000"/>
                <w:sz w:val="16"/>
                <w:szCs w:val="16"/>
              </w:rPr>
              <w:t xml:space="preserve"> := literal;</w:t>
            </w:r>
          </w:p>
          <w:p w14:paraId="58A76602" w14:textId="77777777" w:rsid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  </w:t>
            </w:r>
          </w:p>
          <w:p w14:paraId="2901346B"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Value := FMSeventyOne31RequestListbox.GetSelectedRecord.IEN;</w:t>
            </w:r>
          </w:p>
          <w:p w14:paraId="2E44B09C" w14:textId="77777777" w:rsidR="00F64DA3" w:rsidRPr="00967989" w:rsidRDefault="00F64DA3" w:rsidP="00F64DA3">
            <w:pPr>
              <w:overflowPunct/>
              <w:autoSpaceDE/>
              <w:autoSpaceDN/>
              <w:adjustRightInd/>
              <w:textAlignment w:val="auto"/>
              <w:rPr>
                <w:color w:val="000000"/>
                <w:sz w:val="16"/>
                <w:szCs w:val="16"/>
              </w:rPr>
            </w:pPr>
            <w:proofErr w:type="spellStart"/>
            <w:r w:rsidRPr="00F64DA3">
              <w:rPr>
                <w:color w:val="000000"/>
                <w:sz w:val="16"/>
                <w:szCs w:val="16"/>
              </w:rPr>
              <w:t>PType</w:t>
            </w:r>
            <w:proofErr w:type="spellEnd"/>
            <w:r w:rsidRPr="00F64DA3">
              <w:rPr>
                <w:color w:val="000000"/>
                <w:sz w:val="16"/>
                <w:szCs w:val="16"/>
              </w:rPr>
              <w:t xml:space="preserve"> := literal;</w:t>
            </w:r>
          </w:p>
        </w:tc>
      </w:tr>
      <w:tr w:rsidR="00F64DA3" w:rsidRPr="00335D43" w14:paraId="19743DAB" w14:textId="77777777" w:rsidTr="008562E1">
        <w:trPr>
          <w:trHeight w:val="61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2D2EEA07" w14:textId="77777777" w:rsidR="00F64DA3" w:rsidRPr="00FA20DB" w:rsidRDefault="00F64DA3" w:rsidP="00335D43">
            <w:pPr>
              <w:overflowPunct/>
              <w:autoSpaceDE/>
              <w:autoSpaceDN/>
              <w:adjustRightInd/>
              <w:textAlignment w:val="auto"/>
              <w:rPr>
                <w:color w:val="000000"/>
                <w:sz w:val="16"/>
                <w:szCs w:val="16"/>
              </w:rPr>
            </w:pPr>
            <w:r w:rsidRPr="0094282D">
              <w:rPr>
                <w:color w:val="000000"/>
                <w:sz w:val="16"/>
                <w:szCs w:val="16"/>
              </w:rPr>
              <w:t>DVBAB REPORT ADMINQ</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7BD4E156" w14:textId="77777777" w:rsidR="00F64DA3" w:rsidRPr="00E76BF9" w:rsidRDefault="00F64DA3" w:rsidP="00DD6B84">
            <w:pPr>
              <w:rPr>
                <w:sz w:val="16"/>
                <w:szCs w:val="16"/>
              </w:rPr>
            </w:pPr>
            <w:r w:rsidRPr="00E76BF9">
              <w:rPr>
                <w:sz w:val="16"/>
                <w:szCs w:val="16"/>
              </w:rPr>
              <w:t>ENBROKE2</w:t>
            </w:r>
            <w:r w:rsidRPr="00E76BF9">
              <w:rPr>
                <w:color w:val="000000"/>
                <w:sz w:val="16"/>
                <w:szCs w:val="16"/>
              </w:rPr>
              <w:t> </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30D5956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DVBAADRP</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0CD27A1A"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GLOBAL</w:t>
            </w:r>
          </w:p>
          <w:p w14:paraId="01A2E275" w14:textId="77777777" w:rsidR="00F64DA3" w:rsidRPr="00DD6B84" w:rsidRDefault="00F64DA3" w:rsidP="00335D43">
            <w:pPr>
              <w:overflowPunct/>
              <w:autoSpaceDE/>
              <w:autoSpaceDN/>
              <w:adjustRightInd/>
              <w:jc w:val="center"/>
              <w:textAlignment w:val="auto"/>
              <w:rPr>
                <w:color w:val="000000"/>
                <w:sz w:val="16"/>
                <w:szCs w:val="16"/>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0D66005" w14:textId="77777777" w:rsidR="00F64DA3" w:rsidRPr="00E76BF9" w:rsidRDefault="00F64DA3" w:rsidP="00E76BF9">
            <w:pPr>
              <w:overflowPunct/>
              <w:textAlignment w:val="auto"/>
              <w:rPr>
                <w:sz w:val="16"/>
                <w:szCs w:val="16"/>
              </w:rPr>
            </w:pPr>
            <w:r w:rsidRPr="00E76BF9">
              <w:rPr>
                <w:sz w:val="16"/>
                <w:szCs w:val="16"/>
              </w:rPr>
              <w:t xml:space="preserve">Generates an admission inquiry report, in either standard or delimited </w:t>
            </w:r>
          </w:p>
          <w:p w14:paraId="1B2E7E88" w14:textId="77777777" w:rsidR="00F64DA3" w:rsidRPr="00E76BF9" w:rsidRDefault="00F64DA3" w:rsidP="00E76BF9">
            <w:pPr>
              <w:overflowPunct/>
              <w:autoSpaceDE/>
              <w:autoSpaceDN/>
              <w:adjustRightInd/>
              <w:textAlignment w:val="auto"/>
              <w:rPr>
                <w:color w:val="000000"/>
                <w:sz w:val="16"/>
                <w:szCs w:val="16"/>
              </w:rPr>
            </w:pPr>
            <w:r w:rsidRPr="00E76BF9">
              <w:rPr>
                <w:sz w:val="16"/>
                <w:szCs w:val="16"/>
              </w:rPr>
              <w:t xml:space="preserve"> format, for the specified parameters.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61B8D6C2"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BDATE</w:t>
            </w:r>
          </w:p>
          <w:p w14:paraId="0B13C8E4"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EDATE</w:t>
            </w:r>
          </w:p>
          <w:p w14:paraId="110E8256"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ROYESNO</w:t>
            </w:r>
          </w:p>
          <w:p w14:paraId="74AAD6DC" w14:textId="77777777" w:rsidR="00F64DA3" w:rsidRDefault="00F64DA3" w:rsidP="005A0BFE">
            <w:pPr>
              <w:overflowPunct/>
              <w:autoSpaceDE/>
              <w:autoSpaceDN/>
              <w:adjustRightInd/>
              <w:jc w:val="center"/>
              <w:textAlignment w:val="auto"/>
              <w:rPr>
                <w:color w:val="000000"/>
                <w:sz w:val="16"/>
                <w:szCs w:val="16"/>
              </w:rPr>
            </w:pPr>
            <w:r>
              <w:rPr>
                <w:color w:val="000000"/>
                <w:sz w:val="16"/>
                <w:szCs w:val="16"/>
              </w:rPr>
              <w:t>RONUM</w:t>
            </w:r>
          </w:p>
          <w:p w14:paraId="5901A9E9" w14:textId="77777777" w:rsidR="00F64DA3" w:rsidRPr="00967989" w:rsidRDefault="00F64DA3" w:rsidP="005A0BFE">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2FE03061" w14:textId="77777777" w:rsidR="00F64DA3" w:rsidRPr="00967989" w:rsidRDefault="00F64DA3" w:rsidP="00335D43">
            <w:pPr>
              <w:overflowPunct/>
              <w:autoSpaceDE/>
              <w:autoSpaceDN/>
              <w:adjustRightInd/>
              <w:textAlignment w:val="auto"/>
              <w:rPr>
                <w:color w:val="000000"/>
                <w:sz w:val="16"/>
                <w:szCs w:val="16"/>
              </w:rPr>
            </w:pP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46ACBFD2"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DVBAB REPORT ADMINQ</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6C47B92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1697BDA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565476E1"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Value := DateTimePicker1.DateTime</w:t>
            </w:r>
          </w:p>
          <w:p w14:paraId="01617833" w14:textId="77777777" w:rsidR="00F64DA3" w:rsidRPr="00F64DA3" w:rsidRDefault="00F64DA3" w:rsidP="00F64DA3">
            <w:pPr>
              <w:overflowPunct/>
              <w:autoSpaceDE/>
              <w:autoSpaceDN/>
              <w:adjustRightInd/>
              <w:textAlignment w:val="auto"/>
              <w:rPr>
                <w:color w:val="000000"/>
                <w:sz w:val="16"/>
                <w:szCs w:val="16"/>
              </w:rPr>
            </w:pPr>
            <w:proofErr w:type="spellStart"/>
            <w:r w:rsidRPr="00F64DA3">
              <w:rPr>
                <w:color w:val="000000"/>
                <w:sz w:val="16"/>
                <w:szCs w:val="16"/>
              </w:rPr>
              <w:t>PType</w:t>
            </w:r>
            <w:proofErr w:type="spellEnd"/>
            <w:r w:rsidRPr="00F64DA3">
              <w:rPr>
                <w:color w:val="000000"/>
                <w:sz w:val="16"/>
                <w:szCs w:val="16"/>
              </w:rPr>
              <w:t xml:space="preserve"> := literal</w:t>
            </w:r>
          </w:p>
          <w:p w14:paraId="134CE391"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       </w:t>
            </w:r>
          </w:p>
          <w:p w14:paraId="07C2FD82"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Value := DateTimePicker2.DateTime</w:t>
            </w:r>
          </w:p>
          <w:p w14:paraId="5E841C4F" w14:textId="77777777" w:rsidR="00F64DA3" w:rsidRPr="00F64DA3" w:rsidRDefault="00F64DA3" w:rsidP="00F64DA3">
            <w:pPr>
              <w:overflowPunct/>
              <w:autoSpaceDE/>
              <w:autoSpaceDN/>
              <w:adjustRightInd/>
              <w:textAlignment w:val="auto"/>
              <w:rPr>
                <w:color w:val="000000"/>
                <w:sz w:val="16"/>
                <w:szCs w:val="16"/>
              </w:rPr>
            </w:pPr>
            <w:proofErr w:type="spellStart"/>
            <w:r w:rsidRPr="00F64DA3">
              <w:rPr>
                <w:color w:val="000000"/>
                <w:sz w:val="16"/>
                <w:szCs w:val="16"/>
              </w:rPr>
              <w:t>PType</w:t>
            </w:r>
            <w:proofErr w:type="spellEnd"/>
            <w:r w:rsidRPr="00F64DA3">
              <w:rPr>
                <w:color w:val="000000"/>
                <w:sz w:val="16"/>
                <w:szCs w:val="16"/>
              </w:rPr>
              <w:t xml:space="preserve"> := literal</w:t>
            </w:r>
          </w:p>
          <w:p w14:paraId="0D3EEE1D" w14:textId="77777777" w:rsidR="00F64DA3" w:rsidRPr="00F64DA3" w:rsidRDefault="00F64DA3" w:rsidP="00F64DA3">
            <w:pPr>
              <w:overflowPunct/>
              <w:autoSpaceDE/>
              <w:autoSpaceDN/>
              <w:adjustRightInd/>
              <w:textAlignment w:val="auto"/>
              <w:rPr>
                <w:color w:val="000000"/>
                <w:sz w:val="16"/>
                <w:szCs w:val="16"/>
              </w:rPr>
            </w:pPr>
          </w:p>
          <w:p w14:paraId="42417D71"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Value := </w:t>
            </w:r>
            <w:proofErr w:type="spellStart"/>
            <w:r w:rsidRPr="00F64DA3">
              <w:rPr>
                <w:color w:val="000000"/>
                <w:sz w:val="16"/>
                <w:szCs w:val="16"/>
              </w:rPr>
              <w:t>RegOfcYesNo</w:t>
            </w:r>
            <w:proofErr w:type="spellEnd"/>
          </w:p>
          <w:p w14:paraId="657626A6" w14:textId="77777777" w:rsidR="00F64DA3" w:rsidRPr="00F64DA3" w:rsidRDefault="00F64DA3" w:rsidP="00F64DA3">
            <w:pPr>
              <w:overflowPunct/>
              <w:autoSpaceDE/>
              <w:autoSpaceDN/>
              <w:adjustRightInd/>
              <w:textAlignment w:val="auto"/>
              <w:rPr>
                <w:color w:val="000000"/>
                <w:sz w:val="16"/>
                <w:szCs w:val="16"/>
              </w:rPr>
            </w:pPr>
            <w:proofErr w:type="spellStart"/>
            <w:r w:rsidRPr="00F64DA3">
              <w:rPr>
                <w:color w:val="000000"/>
                <w:sz w:val="16"/>
                <w:szCs w:val="16"/>
              </w:rPr>
              <w:t>PType</w:t>
            </w:r>
            <w:proofErr w:type="spellEnd"/>
            <w:r w:rsidRPr="00F64DA3">
              <w:rPr>
                <w:color w:val="000000"/>
                <w:sz w:val="16"/>
                <w:szCs w:val="16"/>
              </w:rPr>
              <w:t xml:space="preserve"> := literal</w:t>
            </w:r>
          </w:p>
          <w:p w14:paraId="00B59CE7" w14:textId="77777777" w:rsidR="00F64DA3" w:rsidRPr="00F64DA3" w:rsidRDefault="00F64DA3" w:rsidP="00F64DA3">
            <w:pPr>
              <w:overflowPunct/>
              <w:autoSpaceDE/>
              <w:autoSpaceDN/>
              <w:adjustRightInd/>
              <w:textAlignment w:val="auto"/>
              <w:rPr>
                <w:color w:val="000000"/>
                <w:sz w:val="16"/>
                <w:szCs w:val="16"/>
              </w:rPr>
            </w:pPr>
          </w:p>
          <w:p w14:paraId="5251014A"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Value := </w:t>
            </w:r>
            <w:proofErr w:type="spellStart"/>
            <w:r w:rsidRPr="00F64DA3">
              <w:rPr>
                <w:color w:val="000000"/>
                <w:sz w:val="16"/>
                <w:szCs w:val="16"/>
              </w:rPr>
              <w:t>RegOfcNum</w:t>
            </w:r>
            <w:proofErr w:type="spellEnd"/>
          </w:p>
          <w:p w14:paraId="08AB56A5" w14:textId="77777777" w:rsidR="00F64DA3" w:rsidRPr="00F64DA3" w:rsidRDefault="00F64DA3" w:rsidP="00F64DA3">
            <w:pPr>
              <w:overflowPunct/>
              <w:autoSpaceDE/>
              <w:autoSpaceDN/>
              <w:adjustRightInd/>
              <w:textAlignment w:val="auto"/>
              <w:rPr>
                <w:color w:val="000000"/>
                <w:sz w:val="16"/>
                <w:szCs w:val="16"/>
              </w:rPr>
            </w:pPr>
            <w:proofErr w:type="spellStart"/>
            <w:r w:rsidRPr="00F64DA3">
              <w:rPr>
                <w:color w:val="000000"/>
                <w:sz w:val="16"/>
                <w:szCs w:val="16"/>
              </w:rPr>
              <w:t>PType</w:t>
            </w:r>
            <w:proofErr w:type="spellEnd"/>
            <w:r w:rsidRPr="00F64DA3">
              <w:rPr>
                <w:color w:val="000000"/>
                <w:sz w:val="16"/>
                <w:szCs w:val="16"/>
              </w:rPr>
              <w:t xml:space="preserve"> := literal</w:t>
            </w:r>
          </w:p>
          <w:p w14:paraId="30279FF4" w14:textId="77777777" w:rsidR="00F64DA3" w:rsidRPr="00F64DA3" w:rsidRDefault="00F64DA3" w:rsidP="00F64DA3">
            <w:pPr>
              <w:overflowPunct/>
              <w:autoSpaceDE/>
              <w:autoSpaceDN/>
              <w:adjustRightInd/>
              <w:textAlignment w:val="auto"/>
              <w:rPr>
                <w:color w:val="000000"/>
                <w:sz w:val="16"/>
                <w:szCs w:val="16"/>
              </w:rPr>
            </w:pPr>
          </w:p>
          <w:p w14:paraId="7B302D54" w14:textId="77777777" w:rsidR="00F64DA3" w:rsidRPr="00F64DA3" w:rsidRDefault="00F64DA3" w:rsidP="00F64DA3">
            <w:pPr>
              <w:overflowPunct/>
              <w:autoSpaceDE/>
              <w:autoSpaceDN/>
              <w:adjustRightInd/>
              <w:textAlignment w:val="auto"/>
              <w:rPr>
                <w:color w:val="000000"/>
                <w:sz w:val="16"/>
                <w:szCs w:val="16"/>
              </w:rPr>
            </w:pPr>
            <w:r w:rsidRPr="00F64DA3">
              <w:rPr>
                <w:color w:val="000000"/>
                <w:sz w:val="16"/>
                <w:szCs w:val="16"/>
              </w:rPr>
              <w:t xml:space="preserve">Value := </w:t>
            </w:r>
            <w:proofErr w:type="spellStart"/>
            <w:r w:rsidRPr="00F64DA3">
              <w:rPr>
                <w:color w:val="000000"/>
                <w:sz w:val="16"/>
                <w:szCs w:val="16"/>
              </w:rPr>
              <w:t>GetDelimitedParam</w:t>
            </w:r>
            <w:proofErr w:type="spellEnd"/>
            <w:r w:rsidRPr="00F64DA3">
              <w:rPr>
                <w:color w:val="000000"/>
                <w:sz w:val="16"/>
                <w:szCs w:val="16"/>
              </w:rPr>
              <w:t>(</w:t>
            </w:r>
            <w:proofErr w:type="spellStart"/>
            <w:r w:rsidRPr="00F64DA3">
              <w:rPr>
                <w:color w:val="000000"/>
                <w:sz w:val="16"/>
                <w:szCs w:val="16"/>
              </w:rPr>
              <w:t>IsDelimited</w:t>
            </w:r>
            <w:proofErr w:type="spellEnd"/>
            <w:r w:rsidRPr="00F64DA3">
              <w:rPr>
                <w:color w:val="000000"/>
                <w:sz w:val="16"/>
                <w:szCs w:val="16"/>
              </w:rPr>
              <w:t>)</w:t>
            </w:r>
          </w:p>
          <w:p w14:paraId="0247D99E" w14:textId="77777777" w:rsidR="00F64DA3" w:rsidRPr="00967989" w:rsidRDefault="00F64DA3" w:rsidP="00F64DA3">
            <w:pPr>
              <w:overflowPunct/>
              <w:autoSpaceDE/>
              <w:autoSpaceDN/>
              <w:adjustRightInd/>
              <w:textAlignment w:val="auto"/>
              <w:rPr>
                <w:color w:val="000000"/>
                <w:sz w:val="16"/>
                <w:szCs w:val="16"/>
              </w:rPr>
            </w:pPr>
            <w:proofErr w:type="spellStart"/>
            <w:r w:rsidRPr="00F64DA3">
              <w:rPr>
                <w:color w:val="000000"/>
                <w:sz w:val="16"/>
                <w:szCs w:val="16"/>
              </w:rPr>
              <w:t>PType</w:t>
            </w:r>
            <w:proofErr w:type="spellEnd"/>
            <w:r w:rsidRPr="00F64DA3">
              <w:rPr>
                <w:color w:val="000000"/>
                <w:sz w:val="16"/>
                <w:szCs w:val="16"/>
              </w:rPr>
              <w:t xml:space="preserve"> := literal</w:t>
            </w:r>
          </w:p>
        </w:tc>
      </w:tr>
      <w:tr w:rsidR="00F64DA3" w:rsidRPr="00335D43" w14:paraId="58DB8C71" w14:textId="77777777" w:rsidTr="008562E1">
        <w:trPr>
          <w:trHeight w:val="97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B6E969A"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lastRenderedPageBreak/>
              <w:t>DVBAB REPORT ADMISSION INQUIRY</w:t>
            </w:r>
          </w:p>
        </w:tc>
        <w:tc>
          <w:tcPr>
            <w:tcW w:w="825" w:type="dxa"/>
            <w:gridSpan w:val="2"/>
            <w:tcBorders>
              <w:top w:val="single" w:sz="8" w:space="0" w:color="auto"/>
              <w:left w:val="nil"/>
              <w:bottom w:val="single" w:sz="8" w:space="0" w:color="auto"/>
              <w:right w:val="dotted" w:sz="4" w:space="0" w:color="auto"/>
            </w:tcBorders>
            <w:shd w:val="clear" w:color="auto" w:fill="auto"/>
          </w:tcPr>
          <w:p w14:paraId="7C945561" w14:textId="77777777" w:rsidR="00F64DA3" w:rsidRPr="00967989" w:rsidRDefault="00F64DA3" w:rsidP="00335D43">
            <w:pPr>
              <w:overflowPunct/>
              <w:autoSpaceDE/>
              <w:autoSpaceDN/>
              <w:adjustRightInd/>
              <w:jc w:val="center"/>
              <w:textAlignment w:val="auto"/>
              <w:rPr>
                <w:color w:val="000000"/>
                <w:sz w:val="16"/>
                <w:szCs w:val="16"/>
              </w:rPr>
            </w:pPr>
            <w:r w:rsidRPr="0094282D">
              <w:rPr>
                <w:color w:val="000000"/>
                <w:sz w:val="16"/>
                <w:szCs w:val="16"/>
              </w:rPr>
              <w:t>ENBROKER</w:t>
            </w:r>
          </w:p>
        </w:tc>
        <w:tc>
          <w:tcPr>
            <w:tcW w:w="927" w:type="dxa"/>
            <w:gridSpan w:val="2"/>
            <w:tcBorders>
              <w:top w:val="single" w:sz="8" w:space="0" w:color="auto"/>
              <w:left w:val="nil"/>
              <w:bottom w:val="single" w:sz="8" w:space="0" w:color="auto"/>
              <w:right w:val="dotted" w:sz="4" w:space="0" w:color="auto"/>
            </w:tcBorders>
            <w:shd w:val="clear" w:color="auto" w:fill="auto"/>
          </w:tcPr>
          <w:p w14:paraId="619C565C" w14:textId="77777777" w:rsidR="00F64DA3" w:rsidRPr="00967989" w:rsidRDefault="00F64DA3" w:rsidP="00335D43">
            <w:pPr>
              <w:overflowPunct/>
              <w:autoSpaceDE/>
              <w:autoSpaceDN/>
              <w:adjustRightInd/>
              <w:jc w:val="center"/>
              <w:textAlignment w:val="auto"/>
              <w:rPr>
                <w:color w:val="000000"/>
                <w:sz w:val="16"/>
                <w:szCs w:val="16"/>
              </w:rPr>
            </w:pPr>
            <w:r w:rsidRPr="0094282D">
              <w:rPr>
                <w:color w:val="000000"/>
                <w:sz w:val="16"/>
                <w:szCs w:val="16"/>
              </w:rPr>
              <w:t>DVBAADRP</w:t>
            </w:r>
          </w:p>
        </w:tc>
        <w:tc>
          <w:tcPr>
            <w:tcW w:w="926" w:type="dxa"/>
            <w:gridSpan w:val="2"/>
            <w:tcBorders>
              <w:top w:val="single" w:sz="8" w:space="0" w:color="auto"/>
              <w:left w:val="nil"/>
              <w:bottom w:val="single" w:sz="8" w:space="0" w:color="auto"/>
              <w:right w:val="dotted" w:sz="4" w:space="0" w:color="auto"/>
            </w:tcBorders>
            <w:shd w:val="clear" w:color="auto" w:fill="auto"/>
          </w:tcPr>
          <w:p w14:paraId="45A9E575" w14:textId="77777777" w:rsidR="00F64DA3" w:rsidRPr="00967989" w:rsidRDefault="00F64DA3" w:rsidP="00335D43">
            <w:pPr>
              <w:overflowPunct/>
              <w:autoSpaceDE/>
              <w:autoSpaceDN/>
              <w:adjustRightInd/>
              <w:jc w:val="center"/>
              <w:textAlignment w:val="auto"/>
              <w:rPr>
                <w:color w:val="000000"/>
                <w:sz w:val="16"/>
                <w:szCs w:val="16"/>
              </w:rPr>
            </w:pPr>
            <w:r w:rsidRPr="0094282D">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1D491C6"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Returns display text indicating when the report was last run</w:t>
            </w:r>
          </w:p>
        </w:tc>
        <w:tc>
          <w:tcPr>
            <w:tcW w:w="1003" w:type="dxa"/>
            <w:gridSpan w:val="2"/>
            <w:tcBorders>
              <w:top w:val="single" w:sz="8" w:space="0" w:color="auto"/>
              <w:left w:val="nil"/>
              <w:bottom w:val="single" w:sz="8" w:space="0" w:color="auto"/>
              <w:right w:val="dotted" w:sz="4" w:space="0" w:color="auto"/>
            </w:tcBorders>
            <w:shd w:val="clear" w:color="auto" w:fill="auto"/>
          </w:tcPr>
          <w:p w14:paraId="72E90B5B" w14:textId="77777777" w:rsidR="00F64DA3" w:rsidRPr="00967989" w:rsidRDefault="00F64DA3" w:rsidP="00335D43">
            <w:pPr>
              <w:overflowPunct/>
              <w:autoSpaceDE/>
              <w:autoSpaceDN/>
              <w:adjustRightInd/>
              <w:jc w:val="center"/>
              <w:textAlignment w:val="auto"/>
              <w:rPr>
                <w:color w:val="000000"/>
                <w:sz w:val="16"/>
                <w:szCs w:val="16"/>
              </w:rPr>
            </w:pPr>
          </w:p>
        </w:tc>
        <w:tc>
          <w:tcPr>
            <w:tcW w:w="2612" w:type="dxa"/>
            <w:gridSpan w:val="4"/>
            <w:tcBorders>
              <w:top w:val="single" w:sz="8" w:space="0" w:color="auto"/>
              <w:left w:val="nil"/>
              <w:bottom w:val="single" w:sz="8" w:space="0" w:color="auto"/>
              <w:right w:val="single" w:sz="8" w:space="0" w:color="auto"/>
            </w:tcBorders>
            <w:shd w:val="clear" w:color="auto" w:fill="auto"/>
          </w:tcPr>
          <w:p w14:paraId="71658543" w14:textId="77777777" w:rsidR="00F64DA3" w:rsidRPr="00967989" w:rsidRDefault="00F64DA3" w:rsidP="00335D43">
            <w:pPr>
              <w:overflowPunct/>
              <w:autoSpaceDE/>
              <w:autoSpaceDN/>
              <w:adjustRightInd/>
              <w:textAlignment w:val="auto"/>
              <w:rPr>
                <w:color w:val="000000"/>
                <w:sz w:val="16"/>
                <w:szCs w:val="16"/>
              </w:rPr>
            </w:pPr>
            <w:r w:rsidRPr="0094282D">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5EB6480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ADMISSION INQUIRY'</w:t>
            </w:r>
          </w:p>
        </w:tc>
        <w:tc>
          <w:tcPr>
            <w:tcW w:w="1057" w:type="dxa"/>
            <w:gridSpan w:val="4"/>
            <w:tcBorders>
              <w:top w:val="single" w:sz="8" w:space="0" w:color="auto"/>
              <w:left w:val="nil"/>
              <w:bottom w:val="single" w:sz="8" w:space="0" w:color="auto"/>
              <w:right w:val="dotted" w:sz="4" w:space="0" w:color="auto"/>
            </w:tcBorders>
            <w:shd w:val="clear" w:color="auto" w:fill="auto"/>
          </w:tcPr>
          <w:p w14:paraId="11F756D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58CC604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397927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E20807" w:rsidRPr="00335D43" w14:paraId="6E7B2EA0" w14:textId="77777777" w:rsidTr="008562E1">
        <w:trPr>
          <w:trHeight w:val="1330"/>
          <w:tblHeader/>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9A7AC61"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sidRPr="0094282D">
              <w:rPr>
                <w:color w:val="000000"/>
                <w:sz w:val="16"/>
                <w:szCs w:val="16"/>
              </w:rPr>
              <w:t>DVBAB REPORT ADMISSIONS</w:t>
            </w:r>
          </w:p>
        </w:tc>
        <w:tc>
          <w:tcPr>
            <w:tcW w:w="825" w:type="dxa"/>
            <w:gridSpan w:val="2"/>
            <w:tcBorders>
              <w:top w:val="single" w:sz="8" w:space="0" w:color="auto"/>
              <w:left w:val="nil"/>
              <w:bottom w:val="single" w:sz="8" w:space="0" w:color="auto"/>
              <w:right w:val="dotted" w:sz="4" w:space="0" w:color="auto"/>
            </w:tcBorders>
            <w:shd w:val="clear" w:color="auto" w:fill="auto"/>
          </w:tcPr>
          <w:p w14:paraId="308D0392"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2CCEB51B" w14:textId="77777777" w:rsidR="00E20807" w:rsidRPr="0094282D" w:rsidRDefault="00E20807" w:rsidP="001C4D1D">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DVBAB54</w:t>
            </w:r>
          </w:p>
        </w:tc>
        <w:tc>
          <w:tcPr>
            <w:tcW w:w="926" w:type="dxa"/>
            <w:gridSpan w:val="2"/>
            <w:tcBorders>
              <w:top w:val="single" w:sz="8" w:space="0" w:color="auto"/>
              <w:left w:val="nil"/>
              <w:bottom w:val="single" w:sz="8" w:space="0" w:color="auto"/>
              <w:right w:val="dotted" w:sz="4" w:space="0" w:color="auto"/>
            </w:tcBorders>
            <w:shd w:val="clear" w:color="auto" w:fill="auto"/>
          </w:tcPr>
          <w:p w14:paraId="1106A813" w14:textId="77777777" w:rsidR="00E20807" w:rsidRPr="0094282D" w:rsidRDefault="00E20807" w:rsidP="001C4D1D">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476A9D85" w14:textId="77777777" w:rsidR="00E20807" w:rsidRPr="000D0B5F" w:rsidRDefault="00E20807" w:rsidP="000D0B5F">
            <w:pPr>
              <w:overflowPunct/>
              <w:textAlignment w:val="auto"/>
              <w:rPr>
                <w:sz w:val="16"/>
                <w:szCs w:val="16"/>
              </w:rPr>
            </w:pPr>
            <w:r w:rsidRPr="000D0B5F">
              <w:rPr>
                <w:sz w:val="16"/>
                <w:szCs w:val="16"/>
              </w:rPr>
              <w:t>Generates an admission report, in either standard or delimited format,</w:t>
            </w:r>
          </w:p>
          <w:p w14:paraId="6029CF21"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sidRPr="000D0B5F">
              <w:rPr>
                <w:sz w:val="16"/>
                <w:szCs w:val="16"/>
              </w:rPr>
              <w:t xml:space="preserve"> for the specified date range.</w:t>
            </w:r>
          </w:p>
        </w:tc>
        <w:tc>
          <w:tcPr>
            <w:tcW w:w="1003" w:type="dxa"/>
            <w:gridSpan w:val="2"/>
            <w:tcBorders>
              <w:top w:val="single" w:sz="8" w:space="0" w:color="auto"/>
              <w:left w:val="nil"/>
              <w:bottom w:val="single" w:sz="8" w:space="0" w:color="auto"/>
              <w:right w:val="dotted" w:sz="4" w:space="0" w:color="auto"/>
            </w:tcBorders>
            <w:shd w:val="clear" w:color="auto" w:fill="auto"/>
          </w:tcPr>
          <w:p w14:paraId="3EFC20B2" w14:textId="77777777" w:rsidR="00E20807" w:rsidRDefault="00E20807" w:rsidP="00335D43">
            <w:pPr>
              <w:overflowPunct/>
              <w:autoSpaceDE/>
              <w:autoSpaceDN/>
              <w:adjustRightInd/>
              <w:jc w:val="center"/>
              <w:textAlignment w:val="auto"/>
              <w:rPr>
                <w:color w:val="000000"/>
                <w:sz w:val="16"/>
                <w:szCs w:val="16"/>
              </w:rPr>
            </w:pPr>
            <w:r>
              <w:rPr>
                <w:color w:val="000000"/>
                <w:sz w:val="16"/>
                <w:szCs w:val="16"/>
              </w:rPr>
              <w:t>BDATE</w:t>
            </w:r>
          </w:p>
          <w:p w14:paraId="697F223B" w14:textId="77777777" w:rsidR="00E20807" w:rsidRDefault="00E20807" w:rsidP="00335D43">
            <w:pPr>
              <w:overflowPunct/>
              <w:autoSpaceDE/>
              <w:autoSpaceDN/>
              <w:adjustRightInd/>
              <w:jc w:val="center"/>
              <w:textAlignment w:val="auto"/>
              <w:rPr>
                <w:color w:val="000000"/>
                <w:sz w:val="16"/>
                <w:szCs w:val="16"/>
              </w:rPr>
            </w:pPr>
            <w:r>
              <w:rPr>
                <w:color w:val="000000"/>
                <w:sz w:val="16"/>
                <w:szCs w:val="16"/>
              </w:rPr>
              <w:t>EDATE</w:t>
            </w:r>
          </w:p>
          <w:p w14:paraId="4D511BE8" w14:textId="77777777" w:rsidR="00E20807" w:rsidRPr="0094282D" w:rsidRDefault="00E20807" w:rsidP="001C4D1D">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3BA87164" w14:textId="77777777" w:rsidR="00E20807" w:rsidRPr="0094282D" w:rsidRDefault="00E20807" w:rsidP="001C4D1D">
            <w:pPr>
              <w:keepNext/>
              <w:overflowPunct/>
              <w:autoSpaceDE/>
              <w:autoSpaceDN/>
              <w:adjustRightInd/>
              <w:jc w:val="center"/>
              <w:textAlignment w:val="auto"/>
              <w:rPr>
                <w:rFonts w:ascii="Calibri" w:hAnsi="Calibri" w:cs="Calibri"/>
                <w:bCs/>
                <w:color w:val="000000"/>
                <w:sz w:val="18"/>
                <w:szCs w:val="18"/>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4812E890" w14:textId="77777777" w:rsidR="00E20807" w:rsidRPr="00C54165" w:rsidRDefault="00E20807" w:rsidP="001C4D1D">
            <w:pPr>
              <w:keepNext/>
              <w:overflowPunct/>
              <w:autoSpaceDE/>
              <w:autoSpaceDN/>
              <w:adjustRightInd/>
              <w:jc w:val="center"/>
              <w:textAlignment w:val="auto"/>
              <w:rPr>
                <w:rFonts w:ascii="Calibri" w:hAnsi="Calibri" w:cs="Calibri"/>
                <w:b/>
                <w:bCs/>
                <w:color w:val="000000"/>
                <w:sz w:val="18"/>
                <w:szCs w:val="18"/>
              </w:rPr>
            </w:pPr>
            <w:r w:rsidRPr="0094282D">
              <w:rPr>
                <w:color w:val="000000"/>
                <w:sz w:val="16"/>
                <w:szCs w:val="16"/>
              </w:rPr>
              <w:t>DVBAB REPORT ADMISSIONS</w:t>
            </w:r>
          </w:p>
        </w:tc>
        <w:tc>
          <w:tcPr>
            <w:tcW w:w="1057" w:type="dxa"/>
            <w:gridSpan w:val="4"/>
            <w:tcBorders>
              <w:top w:val="single" w:sz="8" w:space="0" w:color="auto"/>
              <w:left w:val="nil"/>
              <w:bottom w:val="single" w:sz="8" w:space="0" w:color="auto"/>
              <w:right w:val="dotted" w:sz="4" w:space="0" w:color="auto"/>
            </w:tcBorders>
            <w:shd w:val="clear" w:color="auto" w:fill="auto"/>
          </w:tcPr>
          <w:p w14:paraId="1870B0FC" w14:textId="77777777" w:rsidR="00E20807" w:rsidRPr="0066608F" w:rsidRDefault="00E20807" w:rsidP="001C4D1D">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364270C4" w14:textId="77777777" w:rsidR="00E20807" w:rsidRPr="0066608F" w:rsidRDefault="00E20807" w:rsidP="001C4D1D">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auto"/>
          </w:tcPr>
          <w:p w14:paraId="2DECD20A" w14:textId="77777777" w:rsidR="00E20807" w:rsidRPr="0066608F" w:rsidRDefault="00E20807" w:rsidP="0066608F">
            <w:pPr>
              <w:keepNext/>
              <w:overflowPunct/>
              <w:autoSpaceDE/>
              <w:autoSpaceDN/>
              <w:adjustRightInd/>
              <w:textAlignment w:val="auto"/>
              <w:rPr>
                <w:rFonts w:ascii="Calibri" w:hAnsi="Calibri" w:cs="Calibri"/>
                <w:bCs/>
                <w:color w:val="000000"/>
                <w:sz w:val="18"/>
                <w:szCs w:val="18"/>
              </w:rPr>
            </w:pPr>
            <w:r w:rsidRPr="0066608F">
              <w:rPr>
                <w:rFonts w:ascii="Calibri" w:hAnsi="Calibri" w:cs="Calibri"/>
                <w:bCs/>
                <w:color w:val="000000"/>
                <w:sz w:val="18"/>
                <w:szCs w:val="18"/>
              </w:rPr>
              <w:t xml:space="preserve">Value := </w:t>
            </w:r>
            <w:proofErr w:type="spellStart"/>
            <w:r w:rsidRPr="0066608F">
              <w:rPr>
                <w:rFonts w:ascii="Calibri" w:hAnsi="Calibri" w:cs="Calibri"/>
                <w:bCs/>
                <w:color w:val="000000"/>
                <w:sz w:val="18"/>
                <w:szCs w:val="18"/>
              </w:rPr>
              <w:t>FromDate</w:t>
            </w:r>
            <w:proofErr w:type="spellEnd"/>
          </w:p>
          <w:p w14:paraId="7142A45E" w14:textId="77777777" w:rsidR="00E20807" w:rsidRPr="0066608F" w:rsidRDefault="00E20807" w:rsidP="0066608F">
            <w:pPr>
              <w:keepNext/>
              <w:overflowPunct/>
              <w:autoSpaceDE/>
              <w:autoSpaceDN/>
              <w:adjustRightInd/>
              <w:textAlignment w:val="auto"/>
              <w:rPr>
                <w:rFonts w:ascii="Calibri" w:hAnsi="Calibri" w:cs="Calibri"/>
                <w:bCs/>
                <w:color w:val="000000"/>
                <w:sz w:val="18"/>
                <w:szCs w:val="18"/>
              </w:rPr>
            </w:pPr>
            <w:proofErr w:type="spellStart"/>
            <w:r w:rsidRPr="0066608F">
              <w:rPr>
                <w:rFonts w:ascii="Calibri" w:hAnsi="Calibri" w:cs="Calibri"/>
                <w:bCs/>
                <w:color w:val="000000"/>
                <w:sz w:val="18"/>
                <w:szCs w:val="18"/>
              </w:rPr>
              <w:t>PType</w:t>
            </w:r>
            <w:proofErr w:type="spellEnd"/>
            <w:r w:rsidRPr="0066608F">
              <w:rPr>
                <w:rFonts w:ascii="Calibri" w:hAnsi="Calibri" w:cs="Calibri"/>
                <w:bCs/>
                <w:color w:val="000000"/>
                <w:sz w:val="18"/>
                <w:szCs w:val="18"/>
              </w:rPr>
              <w:t xml:space="preserve"> := literal</w:t>
            </w:r>
          </w:p>
          <w:p w14:paraId="24A8A914"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 xml:space="preserve">       </w:t>
            </w:r>
          </w:p>
          <w:p w14:paraId="756B32B6"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r w:rsidRPr="0066608F">
              <w:rPr>
                <w:rFonts w:ascii="Calibri" w:hAnsi="Calibri" w:cs="Calibri"/>
                <w:bCs/>
                <w:color w:val="000000"/>
                <w:sz w:val="18"/>
                <w:szCs w:val="18"/>
              </w:rPr>
              <w:t xml:space="preserve">Value := </w:t>
            </w:r>
            <w:proofErr w:type="spellStart"/>
            <w:r w:rsidRPr="0066608F">
              <w:rPr>
                <w:rFonts w:ascii="Calibri" w:hAnsi="Calibri" w:cs="Calibri"/>
                <w:bCs/>
                <w:color w:val="000000"/>
                <w:sz w:val="18"/>
                <w:szCs w:val="18"/>
              </w:rPr>
              <w:t>ToDate</w:t>
            </w:r>
            <w:proofErr w:type="spellEnd"/>
          </w:p>
          <w:p w14:paraId="2C857724"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proofErr w:type="spellStart"/>
            <w:r w:rsidRPr="0066608F">
              <w:rPr>
                <w:rFonts w:ascii="Calibri" w:hAnsi="Calibri" w:cs="Calibri"/>
                <w:bCs/>
                <w:color w:val="000000"/>
                <w:sz w:val="18"/>
                <w:szCs w:val="18"/>
              </w:rPr>
              <w:t>PType</w:t>
            </w:r>
            <w:proofErr w:type="spellEnd"/>
            <w:r w:rsidRPr="0066608F">
              <w:rPr>
                <w:rFonts w:ascii="Calibri" w:hAnsi="Calibri" w:cs="Calibri"/>
                <w:bCs/>
                <w:color w:val="000000"/>
                <w:sz w:val="18"/>
                <w:szCs w:val="18"/>
              </w:rPr>
              <w:t xml:space="preserve"> := literal</w:t>
            </w:r>
          </w:p>
          <w:p w14:paraId="17385FD8" w14:textId="77777777" w:rsidR="00E20807" w:rsidRPr="0066608F" w:rsidRDefault="00E20807" w:rsidP="0066608F">
            <w:pPr>
              <w:keepNext/>
              <w:overflowPunct/>
              <w:autoSpaceDE/>
              <w:autoSpaceDN/>
              <w:adjustRightInd/>
              <w:jc w:val="center"/>
              <w:textAlignment w:val="auto"/>
              <w:rPr>
                <w:rFonts w:ascii="Calibri" w:hAnsi="Calibri" w:cs="Calibri"/>
                <w:bCs/>
                <w:color w:val="000000"/>
                <w:sz w:val="18"/>
                <w:szCs w:val="18"/>
              </w:rPr>
            </w:pPr>
          </w:p>
          <w:p w14:paraId="68C1AB0C" w14:textId="77777777" w:rsidR="00E20807" w:rsidRPr="0066608F" w:rsidRDefault="00E20807" w:rsidP="0066608F">
            <w:pPr>
              <w:keepNext/>
              <w:overflowPunct/>
              <w:autoSpaceDE/>
              <w:autoSpaceDN/>
              <w:adjustRightInd/>
              <w:textAlignment w:val="auto"/>
              <w:rPr>
                <w:rFonts w:ascii="Calibri" w:hAnsi="Calibri" w:cs="Calibri"/>
                <w:bCs/>
                <w:color w:val="000000"/>
                <w:sz w:val="18"/>
                <w:szCs w:val="18"/>
              </w:rPr>
            </w:pPr>
            <w:r w:rsidRPr="0066608F">
              <w:rPr>
                <w:rFonts w:ascii="Calibri" w:hAnsi="Calibri" w:cs="Calibri"/>
                <w:bCs/>
                <w:color w:val="000000"/>
                <w:sz w:val="18"/>
                <w:szCs w:val="18"/>
              </w:rPr>
              <w:t xml:space="preserve">Value := </w:t>
            </w:r>
            <w:proofErr w:type="spellStart"/>
            <w:r w:rsidRPr="0066608F">
              <w:rPr>
                <w:rFonts w:ascii="Calibri" w:hAnsi="Calibri" w:cs="Calibri"/>
                <w:bCs/>
                <w:color w:val="000000"/>
                <w:sz w:val="18"/>
                <w:szCs w:val="18"/>
              </w:rPr>
              <w:t>GetDelimitedParam</w:t>
            </w:r>
            <w:proofErr w:type="spellEnd"/>
            <w:r w:rsidRPr="0066608F">
              <w:rPr>
                <w:rFonts w:ascii="Calibri" w:hAnsi="Calibri" w:cs="Calibri"/>
                <w:bCs/>
                <w:color w:val="000000"/>
                <w:sz w:val="18"/>
                <w:szCs w:val="18"/>
              </w:rPr>
              <w:t>(</w:t>
            </w:r>
            <w:proofErr w:type="spellStart"/>
            <w:r w:rsidRPr="0066608F">
              <w:rPr>
                <w:rFonts w:ascii="Calibri" w:hAnsi="Calibri" w:cs="Calibri"/>
                <w:bCs/>
                <w:color w:val="000000"/>
                <w:sz w:val="18"/>
                <w:szCs w:val="18"/>
              </w:rPr>
              <w:t>IsDelimited</w:t>
            </w:r>
            <w:proofErr w:type="spellEnd"/>
            <w:r w:rsidRPr="0066608F">
              <w:rPr>
                <w:rFonts w:ascii="Calibri" w:hAnsi="Calibri" w:cs="Calibri"/>
                <w:bCs/>
                <w:color w:val="000000"/>
                <w:sz w:val="18"/>
                <w:szCs w:val="18"/>
              </w:rPr>
              <w:t>)</w:t>
            </w:r>
          </w:p>
          <w:p w14:paraId="68CBD36F" w14:textId="77777777" w:rsidR="00E20807" w:rsidRPr="00C54165" w:rsidRDefault="00E20807" w:rsidP="0066608F">
            <w:pPr>
              <w:keepNext/>
              <w:overflowPunct/>
              <w:autoSpaceDE/>
              <w:autoSpaceDN/>
              <w:adjustRightInd/>
              <w:jc w:val="center"/>
              <w:textAlignment w:val="auto"/>
              <w:rPr>
                <w:rFonts w:ascii="Calibri" w:hAnsi="Calibri" w:cs="Calibri"/>
                <w:b/>
                <w:bCs/>
                <w:color w:val="000000"/>
                <w:sz w:val="18"/>
                <w:szCs w:val="18"/>
              </w:rPr>
            </w:pPr>
            <w:proofErr w:type="spellStart"/>
            <w:r w:rsidRPr="0066608F">
              <w:rPr>
                <w:rFonts w:ascii="Calibri" w:hAnsi="Calibri" w:cs="Calibri"/>
                <w:bCs/>
                <w:color w:val="000000"/>
                <w:sz w:val="18"/>
                <w:szCs w:val="18"/>
              </w:rPr>
              <w:t>PType</w:t>
            </w:r>
            <w:proofErr w:type="spellEnd"/>
            <w:r w:rsidRPr="0066608F">
              <w:rPr>
                <w:rFonts w:ascii="Calibri" w:hAnsi="Calibri" w:cs="Calibri"/>
                <w:bCs/>
                <w:color w:val="000000"/>
                <w:sz w:val="18"/>
                <w:szCs w:val="18"/>
              </w:rPr>
              <w:t xml:space="preserve"> := literal</w:t>
            </w:r>
          </w:p>
        </w:tc>
      </w:tr>
      <w:tr w:rsidR="00F64DA3" w:rsidRPr="00335D43" w14:paraId="7A06168B" w14:textId="77777777" w:rsidTr="008562E1">
        <w:trPr>
          <w:trHeight w:val="70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hideMark/>
          </w:tcPr>
          <w:p w14:paraId="06B8A026"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CHECKLIST</w:t>
            </w:r>
          </w:p>
        </w:tc>
        <w:tc>
          <w:tcPr>
            <w:tcW w:w="825" w:type="dxa"/>
            <w:gridSpan w:val="2"/>
            <w:tcBorders>
              <w:top w:val="single" w:sz="8" w:space="0" w:color="auto"/>
              <w:left w:val="nil"/>
              <w:bottom w:val="single" w:sz="8" w:space="0" w:color="auto"/>
              <w:right w:val="dotted" w:sz="4" w:space="0" w:color="auto"/>
            </w:tcBorders>
            <w:shd w:val="clear" w:color="auto" w:fill="auto"/>
            <w:hideMark/>
          </w:tcPr>
          <w:p w14:paraId="73E47432"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REPORT1</w:t>
            </w:r>
          </w:p>
        </w:tc>
        <w:tc>
          <w:tcPr>
            <w:tcW w:w="927" w:type="dxa"/>
            <w:gridSpan w:val="2"/>
            <w:tcBorders>
              <w:top w:val="single" w:sz="8" w:space="0" w:color="auto"/>
              <w:left w:val="nil"/>
              <w:bottom w:val="single" w:sz="8" w:space="0" w:color="auto"/>
              <w:right w:val="dotted" w:sz="4" w:space="0" w:color="auto"/>
            </w:tcBorders>
            <w:shd w:val="clear" w:color="auto" w:fill="auto"/>
            <w:hideMark/>
          </w:tcPr>
          <w:p w14:paraId="1E4A8A51"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DVBAB9</w:t>
            </w:r>
          </w:p>
        </w:tc>
        <w:tc>
          <w:tcPr>
            <w:tcW w:w="926" w:type="dxa"/>
            <w:gridSpan w:val="2"/>
            <w:tcBorders>
              <w:top w:val="single" w:sz="8" w:space="0" w:color="auto"/>
              <w:left w:val="nil"/>
              <w:bottom w:val="single" w:sz="8" w:space="0" w:color="auto"/>
              <w:right w:val="dotted" w:sz="4" w:space="0" w:color="auto"/>
            </w:tcBorders>
            <w:shd w:val="clear" w:color="auto" w:fill="auto"/>
            <w:hideMark/>
          </w:tcPr>
          <w:p w14:paraId="2CA90B7C"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auto"/>
            <w:hideMark/>
          </w:tcPr>
          <w:p w14:paraId="6C2A6784" w14:textId="77777777" w:rsidR="00F64DA3" w:rsidRPr="000D0B5F" w:rsidRDefault="00F64DA3" w:rsidP="000D0B5F">
            <w:pPr>
              <w:overflowPunct/>
              <w:autoSpaceDE/>
              <w:autoSpaceDN/>
              <w:adjustRightInd/>
              <w:textAlignment w:val="auto"/>
              <w:rPr>
                <w:color w:val="000000"/>
                <w:sz w:val="16"/>
                <w:szCs w:val="16"/>
              </w:rPr>
            </w:pPr>
            <w:r w:rsidRPr="00524634">
              <w:rPr>
                <w:sz w:val="16"/>
                <w:szCs w:val="16"/>
              </w:rPr>
              <w:t>Generates an exam worksheet.</w:t>
            </w:r>
          </w:p>
        </w:tc>
        <w:tc>
          <w:tcPr>
            <w:tcW w:w="1003" w:type="dxa"/>
            <w:gridSpan w:val="2"/>
            <w:tcBorders>
              <w:top w:val="single" w:sz="8" w:space="0" w:color="auto"/>
              <w:left w:val="nil"/>
              <w:bottom w:val="single" w:sz="8" w:space="0" w:color="auto"/>
              <w:right w:val="dotted" w:sz="4" w:space="0" w:color="auto"/>
            </w:tcBorders>
            <w:shd w:val="clear" w:color="auto" w:fill="auto"/>
            <w:hideMark/>
          </w:tcPr>
          <w:p w14:paraId="31D21A21"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auto"/>
            <w:hideMark/>
          </w:tcPr>
          <w:p w14:paraId="64414279"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hideMark/>
          </w:tcPr>
          <w:p w14:paraId="369FF7AC" w14:textId="77777777" w:rsidR="00F64DA3" w:rsidRPr="00967989" w:rsidRDefault="00956FEE" w:rsidP="00335D43">
            <w:pPr>
              <w:overflowPunct/>
              <w:autoSpaceDE/>
              <w:autoSpaceDN/>
              <w:adjustRightInd/>
              <w:textAlignment w:val="auto"/>
              <w:rPr>
                <w:color w:val="000000"/>
                <w:sz w:val="16"/>
                <w:szCs w:val="16"/>
              </w:rPr>
            </w:pPr>
            <w:r w:rsidRPr="002D3D21">
              <w:rPr>
                <w:color w:val="000000"/>
                <w:sz w:val="16"/>
                <w:szCs w:val="16"/>
              </w:rPr>
              <w:t>DVBAB REPORT CHECKLIST</w:t>
            </w:r>
          </w:p>
        </w:tc>
        <w:tc>
          <w:tcPr>
            <w:tcW w:w="1057" w:type="dxa"/>
            <w:gridSpan w:val="4"/>
            <w:tcBorders>
              <w:top w:val="single" w:sz="8" w:space="0" w:color="auto"/>
              <w:left w:val="nil"/>
              <w:bottom w:val="single" w:sz="8" w:space="0" w:color="auto"/>
              <w:right w:val="dotted" w:sz="4" w:space="0" w:color="auto"/>
            </w:tcBorders>
            <w:shd w:val="clear" w:color="auto" w:fill="auto"/>
            <w:hideMark/>
          </w:tcPr>
          <w:p w14:paraId="31ED418D"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auto"/>
            <w:hideMark/>
          </w:tcPr>
          <w:p w14:paraId="75F87D4F" w14:textId="77777777" w:rsidR="00F64DA3" w:rsidRPr="00967989" w:rsidRDefault="00956FEE" w:rsidP="00335D43">
            <w:pPr>
              <w:overflowPunct/>
              <w:autoSpaceDE/>
              <w:autoSpaceDN/>
              <w:adjustRightInd/>
              <w:textAlignment w:val="auto"/>
              <w:rPr>
                <w:color w:val="000000"/>
                <w:sz w:val="16"/>
                <w:szCs w:val="16"/>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auto"/>
            <w:hideMark/>
          </w:tcPr>
          <w:p w14:paraId="58EC3DA7" w14:textId="77777777" w:rsidR="00F64DA3" w:rsidRPr="00967989" w:rsidRDefault="00956FEE" w:rsidP="0066608F">
            <w:pPr>
              <w:overflowPunct/>
              <w:autoSpaceDE/>
              <w:autoSpaceDN/>
              <w:adjustRightInd/>
              <w:textAlignment w:val="auto"/>
              <w:rPr>
                <w:color w:val="000000"/>
                <w:sz w:val="16"/>
                <w:szCs w:val="16"/>
              </w:rPr>
            </w:pPr>
            <w:r>
              <w:rPr>
                <w:color w:val="000000"/>
                <w:sz w:val="16"/>
                <w:szCs w:val="16"/>
              </w:rPr>
              <w:t>Not called in Delphi code</w:t>
            </w:r>
          </w:p>
        </w:tc>
      </w:tr>
      <w:tr w:rsidR="00F64DA3" w:rsidRPr="00335D43" w14:paraId="032B45BB" w14:textId="77777777" w:rsidTr="008562E1">
        <w:trPr>
          <w:trHeight w:val="7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569BBB65"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CPDETAILS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F70F6EC"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1BBD7E6C"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DVBAB70</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4FA7C209" w14:textId="77777777" w:rsidR="00F64DA3" w:rsidRPr="0094282D" w:rsidRDefault="00F64DA3" w:rsidP="00335D43">
            <w:pPr>
              <w:overflowPunct/>
              <w:autoSpaceDE/>
              <w:autoSpaceDN/>
              <w:adjustRightInd/>
              <w:jc w:val="center"/>
              <w:textAlignment w:val="auto"/>
              <w:rPr>
                <w:color w:val="000000"/>
                <w:sz w:val="16"/>
                <w:szCs w:val="16"/>
              </w:rPr>
            </w:pPr>
            <w:r w:rsidRPr="00524634">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71CBB413" w14:textId="77777777" w:rsidR="00F64DA3" w:rsidRPr="00524634" w:rsidRDefault="00F64DA3" w:rsidP="00335D43">
            <w:pPr>
              <w:overflowPunct/>
              <w:autoSpaceDE/>
              <w:autoSpaceDN/>
              <w:adjustRightInd/>
              <w:textAlignment w:val="auto"/>
              <w:rPr>
                <w:color w:val="000000"/>
                <w:sz w:val="16"/>
                <w:szCs w:val="16"/>
              </w:rPr>
            </w:pPr>
            <w:r w:rsidRPr="00524634">
              <w:rPr>
                <w:sz w:val="16"/>
                <w:szCs w:val="16"/>
              </w:rPr>
              <w:t>Returns a detailed summary of a specific C&amp;P request.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2EC830D1"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DFN</w:t>
            </w:r>
          </w:p>
          <w:p w14:paraId="51059BC4"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ZREQDA</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5F357FE0"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2778DC4" w14:textId="77777777" w:rsidR="00F64DA3" w:rsidRPr="00967989" w:rsidRDefault="00F64DA3" w:rsidP="00335D43">
            <w:pPr>
              <w:overflowPunct/>
              <w:autoSpaceDE/>
              <w:autoSpaceDN/>
              <w:adjustRightInd/>
              <w:textAlignment w:val="auto"/>
              <w:rPr>
                <w:color w:val="000000"/>
                <w:sz w:val="16"/>
                <w:szCs w:val="16"/>
              </w:rPr>
            </w:pPr>
            <w:r w:rsidRPr="002D3D21">
              <w:rPr>
                <w:color w:val="000000"/>
                <w:sz w:val="16"/>
                <w:szCs w:val="16"/>
              </w:rPr>
              <w:t>DVBAB REPORT CPDETAILS</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5F86666D" w14:textId="77777777" w:rsidR="00F64DA3" w:rsidRPr="00967989" w:rsidRDefault="0066608F"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421455B7" w14:textId="77777777" w:rsidR="00F64DA3" w:rsidRPr="00967989" w:rsidRDefault="0066608F"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21291976" w14:textId="77777777" w:rsidR="0066608F" w:rsidRDefault="0066608F" w:rsidP="0066608F">
            <w:pPr>
              <w:overflowPunct/>
              <w:autoSpaceDE/>
              <w:autoSpaceDN/>
              <w:adjustRightInd/>
              <w:textAlignment w:val="auto"/>
              <w:rPr>
                <w:color w:val="000000"/>
                <w:sz w:val="16"/>
                <w:szCs w:val="16"/>
              </w:rPr>
            </w:pPr>
            <w:r w:rsidRPr="0066608F">
              <w:rPr>
                <w:color w:val="000000"/>
                <w:sz w:val="16"/>
                <w:szCs w:val="16"/>
              </w:rPr>
              <w:t xml:space="preserve">Value := </w:t>
            </w:r>
            <w:proofErr w:type="spellStart"/>
            <w:r w:rsidRPr="0066608F">
              <w:rPr>
                <w:color w:val="000000"/>
                <w:sz w:val="16"/>
                <w:szCs w:val="16"/>
              </w:rPr>
              <w:t>PatientIEN</w:t>
            </w:r>
            <w:proofErr w:type="spellEnd"/>
            <w:r w:rsidRPr="0066608F">
              <w:rPr>
                <w:color w:val="000000"/>
                <w:sz w:val="16"/>
                <w:szCs w:val="16"/>
              </w:rPr>
              <w:t>;</w:t>
            </w:r>
          </w:p>
          <w:p w14:paraId="40C27E63" w14:textId="77777777" w:rsidR="0066608F" w:rsidRPr="0066608F" w:rsidRDefault="0066608F" w:rsidP="0066608F">
            <w:pPr>
              <w:overflowPunct/>
              <w:autoSpaceDE/>
              <w:autoSpaceDN/>
              <w:adjustRightInd/>
              <w:textAlignment w:val="auto"/>
              <w:rPr>
                <w:color w:val="000000"/>
                <w:sz w:val="16"/>
                <w:szCs w:val="16"/>
              </w:rPr>
            </w:pPr>
            <w:r w:rsidRPr="0066608F">
              <w:rPr>
                <w:color w:val="000000"/>
                <w:sz w:val="16"/>
                <w:szCs w:val="16"/>
              </w:rPr>
              <w:t>.</w:t>
            </w:r>
            <w:proofErr w:type="spellStart"/>
            <w:r w:rsidRPr="0066608F">
              <w:rPr>
                <w:color w:val="000000"/>
                <w:sz w:val="16"/>
                <w:szCs w:val="16"/>
              </w:rPr>
              <w:t>PType</w:t>
            </w:r>
            <w:proofErr w:type="spellEnd"/>
            <w:r w:rsidRPr="0066608F">
              <w:rPr>
                <w:color w:val="000000"/>
                <w:sz w:val="16"/>
                <w:szCs w:val="16"/>
              </w:rPr>
              <w:t xml:space="preserve"> := literal;</w:t>
            </w:r>
          </w:p>
          <w:p w14:paraId="0077707D" w14:textId="77777777" w:rsidR="0066608F" w:rsidRDefault="0066608F" w:rsidP="0066608F">
            <w:pPr>
              <w:overflowPunct/>
              <w:autoSpaceDE/>
              <w:autoSpaceDN/>
              <w:adjustRightInd/>
              <w:textAlignment w:val="auto"/>
              <w:rPr>
                <w:color w:val="000000"/>
                <w:sz w:val="16"/>
                <w:szCs w:val="16"/>
              </w:rPr>
            </w:pPr>
            <w:r w:rsidRPr="0066608F">
              <w:rPr>
                <w:color w:val="000000"/>
                <w:sz w:val="16"/>
                <w:szCs w:val="16"/>
              </w:rPr>
              <w:t xml:space="preserve">  </w:t>
            </w:r>
          </w:p>
          <w:p w14:paraId="01231AB2" w14:textId="77777777" w:rsidR="0066608F" w:rsidRPr="0066608F" w:rsidRDefault="0066608F" w:rsidP="0066608F">
            <w:pPr>
              <w:overflowPunct/>
              <w:autoSpaceDE/>
              <w:autoSpaceDN/>
              <w:adjustRightInd/>
              <w:textAlignment w:val="auto"/>
              <w:rPr>
                <w:color w:val="000000"/>
                <w:sz w:val="16"/>
                <w:szCs w:val="16"/>
              </w:rPr>
            </w:pPr>
            <w:r w:rsidRPr="0066608F">
              <w:rPr>
                <w:color w:val="000000"/>
                <w:sz w:val="16"/>
                <w:szCs w:val="16"/>
              </w:rPr>
              <w:t xml:space="preserve">Value := </w:t>
            </w:r>
            <w:proofErr w:type="spellStart"/>
            <w:r w:rsidRPr="0066608F">
              <w:rPr>
                <w:color w:val="000000"/>
                <w:sz w:val="16"/>
                <w:szCs w:val="16"/>
              </w:rPr>
              <w:t>FMExamRequestListbox.GetSelectedRecord.IEN</w:t>
            </w:r>
            <w:proofErr w:type="spellEnd"/>
            <w:r w:rsidRPr="0066608F">
              <w:rPr>
                <w:color w:val="000000"/>
                <w:sz w:val="16"/>
                <w:szCs w:val="16"/>
              </w:rPr>
              <w:t>;</w:t>
            </w:r>
          </w:p>
          <w:p w14:paraId="3AC3C361" w14:textId="77777777" w:rsidR="00F64DA3" w:rsidRPr="00967989" w:rsidRDefault="0066608F" w:rsidP="0066608F">
            <w:pPr>
              <w:overflowPunct/>
              <w:autoSpaceDE/>
              <w:autoSpaceDN/>
              <w:adjustRightInd/>
              <w:textAlignment w:val="auto"/>
              <w:rPr>
                <w:color w:val="000000"/>
                <w:sz w:val="16"/>
                <w:szCs w:val="16"/>
              </w:rPr>
            </w:pPr>
            <w:proofErr w:type="spellStart"/>
            <w:r w:rsidRPr="0066608F">
              <w:rPr>
                <w:color w:val="000000"/>
                <w:sz w:val="16"/>
                <w:szCs w:val="16"/>
              </w:rPr>
              <w:t>PType</w:t>
            </w:r>
            <w:proofErr w:type="spellEnd"/>
            <w:r w:rsidRPr="0066608F">
              <w:rPr>
                <w:color w:val="000000"/>
                <w:sz w:val="16"/>
                <w:szCs w:val="16"/>
              </w:rPr>
              <w:t xml:space="preserve"> := literal;</w:t>
            </w:r>
          </w:p>
        </w:tc>
      </w:tr>
      <w:tr w:rsidR="00F64DA3" w:rsidRPr="00335D43" w14:paraId="4B1A6D8A" w14:textId="77777777" w:rsidTr="008562E1">
        <w:trPr>
          <w:trHeight w:val="139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E1EC7DD"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DISCHARGE</w:t>
            </w:r>
          </w:p>
        </w:tc>
        <w:tc>
          <w:tcPr>
            <w:tcW w:w="825" w:type="dxa"/>
            <w:gridSpan w:val="2"/>
            <w:tcBorders>
              <w:top w:val="single" w:sz="8" w:space="0" w:color="auto"/>
              <w:left w:val="nil"/>
              <w:bottom w:val="single" w:sz="8" w:space="0" w:color="auto"/>
              <w:right w:val="dotted" w:sz="4" w:space="0" w:color="auto"/>
            </w:tcBorders>
            <w:shd w:val="clear" w:color="auto" w:fill="auto"/>
          </w:tcPr>
          <w:p w14:paraId="6DE63437"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336E0509"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DVBAB53</w:t>
            </w:r>
          </w:p>
        </w:tc>
        <w:tc>
          <w:tcPr>
            <w:tcW w:w="926" w:type="dxa"/>
            <w:gridSpan w:val="2"/>
            <w:tcBorders>
              <w:top w:val="single" w:sz="8" w:space="0" w:color="auto"/>
              <w:left w:val="nil"/>
              <w:bottom w:val="single" w:sz="8" w:space="0" w:color="auto"/>
              <w:right w:val="dotted" w:sz="4" w:space="0" w:color="auto"/>
            </w:tcBorders>
            <w:shd w:val="clear" w:color="auto" w:fill="auto"/>
          </w:tcPr>
          <w:p w14:paraId="1EC40935" w14:textId="77777777" w:rsidR="00F64DA3" w:rsidRPr="00524634" w:rsidRDefault="00F64DA3" w:rsidP="00335D43">
            <w:pPr>
              <w:overflowPunct/>
              <w:autoSpaceDE/>
              <w:autoSpaceDN/>
              <w:adjustRightInd/>
              <w:jc w:val="center"/>
              <w:textAlignment w:val="auto"/>
              <w:rPr>
                <w:color w:val="000000"/>
                <w:sz w:val="16"/>
                <w:szCs w:val="16"/>
              </w:rPr>
            </w:pPr>
            <w:r w:rsidRPr="008B7400">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61A1EF0C" w14:textId="77777777" w:rsidR="00F64DA3" w:rsidRPr="008B7400" w:rsidRDefault="00F64DA3" w:rsidP="008B7400">
            <w:pPr>
              <w:overflowPunct/>
              <w:textAlignment w:val="auto"/>
              <w:rPr>
                <w:sz w:val="16"/>
                <w:szCs w:val="16"/>
              </w:rPr>
            </w:pPr>
            <w:r w:rsidRPr="008B7400">
              <w:rPr>
                <w:sz w:val="16"/>
                <w:szCs w:val="16"/>
              </w:rPr>
              <w:t xml:space="preserve">Generates a discharge report, in either standard or delimited format, for </w:t>
            </w:r>
          </w:p>
          <w:p w14:paraId="1C5C936D" w14:textId="77777777" w:rsidR="00F64DA3" w:rsidRPr="00524634" w:rsidRDefault="00F64DA3" w:rsidP="00335D43">
            <w:pPr>
              <w:overflowPunct/>
              <w:autoSpaceDE/>
              <w:autoSpaceDN/>
              <w:adjustRightInd/>
              <w:textAlignment w:val="auto"/>
              <w:rPr>
                <w:color w:val="000000"/>
                <w:sz w:val="16"/>
                <w:szCs w:val="16"/>
              </w:rPr>
            </w:pPr>
            <w:r w:rsidRPr="008B7400">
              <w:rPr>
                <w:sz w:val="16"/>
                <w:szCs w:val="16"/>
              </w:rPr>
              <w:t xml:space="preserve"> the specified parameters.</w:t>
            </w:r>
          </w:p>
        </w:tc>
        <w:tc>
          <w:tcPr>
            <w:tcW w:w="1003" w:type="dxa"/>
            <w:gridSpan w:val="2"/>
            <w:tcBorders>
              <w:top w:val="single" w:sz="8" w:space="0" w:color="auto"/>
              <w:left w:val="nil"/>
              <w:bottom w:val="single" w:sz="8" w:space="0" w:color="auto"/>
              <w:right w:val="dotted" w:sz="4" w:space="0" w:color="auto"/>
            </w:tcBorders>
            <w:shd w:val="clear" w:color="auto" w:fill="auto"/>
          </w:tcPr>
          <w:p w14:paraId="26907DF0" w14:textId="77777777" w:rsidR="00F64DA3" w:rsidRPr="008B7400" w:rsidRDefault="00F64DA3" w:rsidP="00335D43">
            <w:pPr>
              <w:overflowPunct/>
              <w:autoSpaceDE/>
              <w:autoSpaceDN/>
              <w:adjustRightInd/>
              <w:jc w:val="center"/>
              <w:textAlignment w:val="auto"/>
              <w:rPr>
                <w:color w:val="000000"/>
                <w:sz w:val="16"/>
                <w:szCs w:val="16"/>
              </w:rPr>
            </w:pPr>
            <w:r w:rsidRPr="008B7400">
              <w:rPr>
                <w:color w:val="000000"/>
                <w:sz w:val="16"/>
                <w:szCs w:val="16"/>
              </w:rPr>
              <w:t>BDATE</w:t>
            </w:r>
          </w:p>
          <w:p w14:paraId="103C22A7" w14:textId="77777777" w:rsidR="00F64DA3" w:rsidRPr="008B7400" w:rsidRDefault="00F64DA3" w:rsidP="00335D43">
            <w:pPr>
              <w:overflowPunct/>
              <w:autoSpaceDE/>
              <w:autoSpaceDN/>
              <w:adjustRightInd/>
              <w:jc w:val="center"/>
              <w:textAlignment w:val="auto"/>
              <w:rPr>
                <w:color w:val="000000"/>
                <w:sz w:val="16"/>
                <w:szCs w:val="16"/>
              </w:rPr>
            </w:pPr>
            <w:r w:rsidRPr="008B7400">
              <w:rPr>
                <w:color w:val="000000"/>
                <w:sz w:val="16"/>
                <w:szCs w:val="16"/>
              </w:rPr>
              <w:t>EDATE</w:t>
            </w:r>
          </w:p>
          <w:p w14:paraId="6E0A1890" w14:textId="77777777" w:rsidR="00F64DA3" w:rsidRPr="008B7400" w:rsidRDefault="00F64DA3" w:rsidP="00335D43">
            <w:pPr>
              <w:overflowPunct/>
              <w:autoSpaceDE/>
              <w:autoSpaceDN/>
              <w:adjustRightInd/>
              <w:jc w:val="center"/>
              <w:textAlignment w:val="auto"/>
              <w:rPr>
                <w:color w:val="000000"/>
                <w:sz w:val="16"/>
                <w:szCs w:val="16"/>
              </w:rPr>
            </w:pPr>
            <w:r w:rsidRPr="008B7400">
              <w:rPr>
                <w:color w:val="000000"/>
                <w:sz w:val="16"/>
                <w:szCs w:val="16"/>
              </w:rPr>
              <w:t>ADTYPE</w:t>
            </w:r>
          </w:p>
          <w:p w14:paraId="145D397C" w14:textId="77777777" w:rsidR="00F64DA3" w:rsidRPr="0094282D" w:rsidRDefault="00F64DA3" w:rsidP="00335D43">
            <w:pPr>
              <w:overflowPunct/>
              <w:autoSpaceDE/>
              <w:autoSpaceDN/>
              <w:adjustRightInd/>
              <w:jc w:val="center"/>
              <w:textAlignment w:val="auto"/>
              <w:rPr>
                <w:color w:val="000000"/>
                <w:sz w:val="16"/>
                <w:szCs w:val="16"/>
              </w:rPr>
            </w:pPr>
            <w:r w:rsidRPr="008B7400">
              <w:rPr>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5773168C"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534E42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REPORT DISCHARGE</w:t>
            </w:r>
          </w:p>
        </w:tc>
        <w:tc>
          <w:tcPr>
            <w:tcW w:w="1057" w:type="dxa"/>
            <w:gridSpan w:val="4"/>
            <w:tcBorders>
              <w:top w:val="single" w:sz="8" w:space="0" w:color="auto"/>
              <w:left w:val="nil"/>
              <w:bottom w:val="single" w:sz="8" w:space="0" w:color="auto"/>
              <w:right w:val="dotted" w:sz="4" w:space="0" w:color="auto"/>
            </w:tcBorders>
            <w:shd w:val="clear" w:color="auto" w:fill="auto"/>
          </w:tcPr>
          <w:p w14:paraId="0921B09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6C7F8304"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72D21035" w14:textId="77777777" w:rsidR="00F64DA3" w:rsidRDefault="00F64DA3" w:rsidP="00E156EA">
            <w:pPr>
              <w:overflowPunct/>
              <w:autoSpaceDE/>
              <w:autoSpaceDN/>
              <w:adjustRightInd/>
              <w:textAlignment w:val="auto"/>
              <w:rPr>
                <w:color w:val="000000"/>
                <w:sz w:val="16"/>
                <w:szCs w:val="16"/>
              </w:rPr>
            </w:pPr>
            <w:r>
              <w:rPr>
                <w:color w:val="000000"/>
                <w:sz w:val="16"/>
                <w:szCs w:val="16"/>
              </w:rPr>
              <w:t xml:space="preserve">Value := </w:t>
            </w:r>
            <w:proofErr w:type="spellStart"/>
            <w:r>
              <w:rPr>
                <w:color w:val="000000"/>
                <w:sz w:val="16"/>
                <w:szCs w:val="16"/>
              </w:rPr>
              <w:t>FromDate</w:t>
            </w:r>
            <w:proofErr w:type="spellEnd"/>
            <w:r w:rsidRPr="00E156EA">
              <w:rPr>
                <w:color w:val="000000"/>
                <w:sz w:val="16"/>
                <w:szCs w:val="16"/>
              </w:rPr>
              <w:t xml:space="preserve">                  </w:t>
            </w:r>
          </w:p>
          <w:p w14:paraId="7FC4C6D9" w14:textId="77777777" w:rsidR="00F64DA3" w:rsidRDefault="00F64DA3" w:rsidP="00E156EA">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3B0D6DF1" w14:textId="77777777" w:rsidR="00F64DA3" w:rsidRDefault="00F64DA3" w:rsidP="00E156EA">
            <w:pPr>
              <w:overflowPunct/>
              <w:autoSpaceDE/>
              <w:autoSpaceDN/>
              <w:adjustRightInd/>
              <w:textAlignment w:val="auto"/>
              <w:rPr>
                <w:color w:val="000000"/>
                <w:sz w:val="16"/>
                <w:szCs w:val="16"/>
              </w:rPr>
            </w:pPr>
          </w:p>
          <w:p w14:paraId="0D3F7AD0" w14:textId="77777777" w:rsidR="00F64DA3" w:rsidRDefault="00F64DA3" w:rsidP="00E156EA">
            <w:pPr>
              <w:overflowPunct/>
              <w:autoSpaceDE/>
              <w:autoSpaceDN/>
              <w:adjustRightInd/>
              <w:textAlignment w:val="auto"/>
              <w:rPr>
                <w:color w:val="000000"/>
                <w:sz w:val="16"/>
                <w:szCs w:val="16"/>
              </w:rPr>
            </w:pPr>
            <w:r>
              <w:rPr>
                <w:color w:val="000000"/>
                <w:sz w:val="16"/>
                <w:szCs w:val="16"/>
              </w:rPr>
              <w:t xml:space="preserve">Value := </w:t>
            </w:r>
            <w:proofErr w:type="spellStart"/>
            <w:r>
              <w:rPr>
                <w:color w:val="000000"/>
                <w:sz w:val="16"/>
                <w:szCs w:val="16"/>
              </w:rPr>
              <w:t>ToDate</w:t>
            </w:r>
            <w:proofErr w:type="spellEnd"/>
          </w:p>
          <w:p w14:paraId="5757433F" w14:textId="77777777" w:rsidR="00F64DA3" w:rsidRDefault="00F64DA3" w:rsidP="00E156EA">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49BB9EE1" w14:textId="77777777" w:rsidR="00F64DA3" w:rsidRDefault="00F64DA3" w:rsidP="00E156EA">
            <w:pPr>
              <w:overflowPunct/>
              <w:autoSpaceDE/>
              <w:autoSpaceDN/>
              <w:adjustRightInd/>
              <w:textAlignment w:val="auto"/>
              <w:rPr>
                <w:color w:val="000000"/>
                <w:sz w:val="16"/>
                <w:szCs w:val="16"/>
              </w:rPr>
            </w:pPr>
          </w:p>
          <w:p w14:paraId="3DCAF328" w14:textId="77777777" w:rsidR="00F64DA3" w:rsidRDefault="00F64DA3" w:rsidP="00E156EA">
            <w:pPr>
              <w:overflowPunct/>
              <w:autoSpaceDE/>
              <w:autoSpaceDN/>
              <w:adjustRightInd/>
              <w:textAlignment w:val="auto"/>
              <w:rPr>
                <w:color w:val="000000"/>
                <w:sz w:val="16"/>
                <w:szCs w:val="16"/>
              </w:rPr>
            </w:pPr>
            <w:r>
              <w:rPr>
                <w:color w:val="000000"/>
                <w:sz w:val="16"/>
                <w:szCs w:val="16"/>
              </w:rPr>
              <w:t xml:space="preserve">Value := </w:t>
            </w:r>
            <w:proofErr w:type="spellStart"/>
            <w:r>
              <w:rPr>
                <w:color w:val="000000"/>
                <w:sz w:val="16"/>
                <w:szCs w:val="16"/>
              </w:rPr>
              <w:t>DoYouWant</w:t>
            </w:r>
            <w:proofErr w:type="spellEnd"/>
          </w:p>
          <w:p w14:paraId="2DDF2212" w14:textId="77777777" w:rsidR="00F64DA3" w:rsidRDefault="00F64DA3" w:rsidP="00E156EA">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642ACC87" w14:textId="77777777" w:rsidR="00F64DA3" w:rsidRDefault="00F64DA3" w:rsidP="00E156EA">
            <w:pPr>
              <w:overflowPunct/>
              <w:autoSpaceDE/>
              <w:autoSpaceDN/>
              <w:adjustRightInd/>
              <w:textAlignment w:val="auto"/>
              <w:rPr>
                <w:color w:val="000000"/>
                <w:sz w:val="16"/>
                <w:szCs w:val="16"/>
              </w:rPr>
            </w:pPr>
          </w:p>
          <w:p w14:paraId="58F53587" w14:textId="77777777" w:rsidR="00F64DA3" w:rsidRDefault="00F64DA3" w:rsidP="00E156EA">
            <w:pPr>
              <w:overflowPunct/>
              <w:autoSpaceDE/>
              <w:autoSpaceDN/>
              <w:adjustRightInd/>
              <w:textAlignment w:val="auto"/>
              <w:rPr>
                <w:color w:val="000000"/>
                <w:sz w:val="16"/>
                <w:szCs w:val="16"/>
              </w:rPr>
            </w:pPr>
            <w:r>
              <w:rPr>
                <w:color w:val="000000"/>
                <w:sz w:val="16"/>
                <w:szCs w:val="16"/>
              </w:rPr>
              <w:lastRenderedPageBreak/>
              <w:t xml:space="preserve">Value := </w:t>
            </w:r>
            <w:proofErr w:type="spellStart"/>
            <w:r>
              <w:rPr>
                <w:color w:val="000000"/>
                <w:sz w:val="16"/>
                <w:szCs w:val="16"/>
              </w:rPr>
              <w:t>IsDelimited</w:t>
            </w:r>
            <w:proofErr w:type="spellEnd"/>
          </w:p>
          <w:p w14:paraId="521357C1" w14:textId="77777777" w:rsidR="00F64DA3" w:rsidRPr="00967989" w:rsidRDefault="00F64DA3" w:rsidP="0066608F">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tc>
      </w:tr>
      <w:tr w:rsidR="00F64DA3" w:rsidRPr="00335D43" w14:paraId="6FE82B70" w14:textId="77777777" w:rsidTr="008562E1">
        <w:trPr>
          <w:trHeight w:val="70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4FE92C96" w14:textId="77777777" w:rsidR="00F64DA3" w:rsidRPr="002D3D21" w:rsidRDefault="00F64DA3" w:rsidP="00335D43">
            <w:pPr>
              <w:overflowPunct/>
              <w:autoSpaceDE/>
              <w:autoSpaceDN/>
              <w:adjustRightInd/>
              <w:textAlignment w:val="auto"/>
              <w:rPr>
                <w:color w:val="000000"/>
                <w:sz w:val="16"/>
                <w:szCs w:val="16"/>
              </w:rPr>
            </w:pPr>
            <w:r w:rsidRPr="0094282D">
              <w:rPr>
                <w:color w:val="000000"/>
                <w:sz w:val="16"/>
                <w:szCs w:val="16"/>
              </w:rPr>
              <w:lastRenderedPageBreak/>
              <w:t>DVBAB REPORT EXAM CHKLIST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F604E15"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6CA0626E" w14:textId="77777777" w:rsidR="00F64DA3" w:rsidRPr="0094282D" w:rsidRDefault="00F64DA3" w:rsidP="008B7400">
            <w:pPr>
              <w:overflowPunct/>
              <w:autoSpaceDE/>
              <w:autoSpaceDN/>
              <w:adjustRightInd/>
              <w:textAlignment w:val="auto"/>
              <w:rPr>
                <w:color w:val="000000"/>
                <w:sz w:val="16"/>
                <w:szCs w:val="16"/>
              </w:rPr>
            </w:pPr>
            <w:r w:rsidRPr="0094282D">
              <w:rPr>
                <w:color w:val="000000"/>
                <w:sz w:val="16"/>
                <w:szCs w:val="16"/>
              </w:rPr>
              <w:t>DVBAB4</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FECF7E4" w14:textId="77777777" w:rsidR="00F64DA3" w:rsidRPr="008B7400" w:rsidRDefault="00F64DA3" w:rsidP="00335D43">
            <w:pPr>
              <w:overflowPunct/>
              <w:autoSpaceDE/>
              <w:autoSpaceDN/>
              <w:adjustRightInd/>
              <w:jc w:val="center"/>
              <w:textAlignment w:val="auto"/>
              <w:rPr>
                <w:color w:val="000000"/>
                <w:sz w:val="16"/>
                <w:szCs w:val="16"/>
              </w:rPr>
            </w:pPr>
            <w:r w:rsidRPr="0094282D">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0EECF41" w14:textId="77777777" w:rsidR="00F64DA3" w:rsidRPr="008B7400" w:rsidRDefault="00F64DA3" w:rsidP="008B7400">
            <w:pPr>
              <w:overflowPunct/>
              <w:autoSpaceDE/>
              <w:autoSpaceDN/>
              <w:adjustRightInd/>
              <w:textAlignment w:val="auto"/>
              <w:rPr>
                <w:color w:val="000000"/>
                <w:sz w:val="16"/>
                <w:szCs w:val="16"/>
              </w:rPr>
            </w:pPr>
            <w:r w:rsidRPr="0094282D">
              <w:rPr>
                <w:color w:val="000000"/>
                <w:sz w:val="16"/>
                <w:szCs w:val="16"/>
              </w:rPr>
              <w:t>Generates an exam worksheet.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0491B9E6"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 </w:t>
            </w: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65955264"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C86BC1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EXAM CHKLIST'</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47EB930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337556D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3791D01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F64DA3" w:rsidRPr="00335D43" w14:paraId="33726423" w14:textId="77777777" w:rsidTr="008562E1">
        <w:trPr>
          <w:trHeight w:val="148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8D74CEB" w14:textId="77777777" w:rsidR="00F64DA3" w:rsidRPr="002D3D21" w:rsidRDefault="00F64DA3" w:rsidP="00335D43">
            <w:pPr>
              <w:overflowPunct/>
              <w:autoSpaceDE/>
              <w:autoSpaceDN/>
              <w:adjustRightInd/>
              <w:textAlignment w:val="auto"/>
              <w:rPr>
                <w:color w:val="000000"/>
                <w:sz w:val="16"/>
                <w:szCs w:val="16"/>
              </w:rPr>
            </w:pPr>
            <w:r w:rsidRPr="002D3D21">
              <w:rPr>
                <w:color w:val="000000"/>
                <w:sz w:val="16"/>
                <w:szCs w:val="16"/>
              </w:rPr>
              <w:t>DVBAB REPORT INCOMPVET</w:t>
            </w:r>
          </w:p>
        </w:tc>
        <w:tc>
          <w:tcPr>
            <w:tcW w:w="825" w:type="dxa"/>
            <w:gridSpan w:val="2"/>
            <w:tcBorders>
              <w:top w:val="single" w:sz="8" w:space="0" w:color="auto"/>
              <w:left w:val="nil"/>
              <w:bottom w:val="single" w:sz="8" w:space="0" w:color="auto"/>
              <w:right w:val="dotted" w:sz="4" w:space="0" w:color="auto"/>
            </w:tcBorders>
            <w:shd w:val="clear" w:color="auto" w:fill="auto"/>
          </w:tcPr>
          <w:p w14:paraId="36AE9622"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62C26A1F"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DVBAB51</w:t>
            </w:r>
          </w:p>
        </w:tc>
        <w:tc>
          <w:tcPr>
            <w:tcW w:w="926" w:type="dxa"/>
            <w:gridSpan w:val="2"/>
            <w:tcBorders>
              <w:top w:val="single" w:sz="8" w:space="0" w:color="auto"/>
              <w:left w:val="nil"/>
              <w:bottom w:val="single" w:sz="8" w:space="0" w:color="auto"/>
              <w:right w:val="dotted" w:sz="4" w:space="0" w:color="auto"/>
            </w:tcBorders>
            <w:shd w:val="clear" w:color="auto" w:fill="auto"/>
          </w:tcPr>
          <w:p w14:paraId="576E03F2" w14:textId="77777777" w:rsidR="00F64DA3" w:rsidRPr="0094282D" w:rsidRDefault="00F64DA3" w:rsidP="00335D43">
            <w:pPr>
              <w:overflowPunct/>
              <w:autoSpaceDE/>
              <w:autoSpaceDN/>
              <w:adjustRightInd/>
              <w:jc w:val="center"/>
              <w:textAlignment w:val="auto"/>
              <w:rPr>
                <w:color w:val="000000"/>
                <w:sz w:val="16"/>
                <w:szCs w:val="16"/>
              </w:rPr>
            </w:pPr>
            <w:r w:rsidRPr="00255D23">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29A4F34" w14:textId="77777777" w:rsidR="00F64DA3" w:rsidRPr="00255D23" w:rsidRDefault="00F64DA3" w:rsidP="00255D23">
            <w:pPr>
              <w:overflowPunct/>
              <w:textAlignment w:val="auto"/>
              <w:rPr>
                <w:sz w:val="16"/>
                <w:szCs w:val="16"/>
              </w:rPr>
            </w:pPr>
            <w:r w:rsidRPr="00255D23">
              <w:rPr>
                <w:sz w:val="16"/>
                <w:szCs w:val="16"/>
              </w:rPr>
              <w:t xml:space="preserve">Generates an incompetent veteran report, in either standard or delimited </w:t>
            </w:r>
          </w:p>
          <w:p w14:paraId="64DD5422" w14:textId="77777777" w:rsidR="00F64DA3" w:rsidRPr="0094282D" w:rsidRDefault="00F64DA3" w:rsidP="00335D43">
            <w:pPr>
              <w:overflowPunct/>
              <w:autoSpaceDE/>
              <w:autoSpaceDN/>
              <w:adjustRightInd/>
              <w:textAlignment w:val="auto"/>
              <w:rPr>
                <w:color w:val="000000"/>
                <w:sz w:val="16"/>
                <w:szCs w:val="16"/>
              </w:rPr>
            </w:pPr>
            <w:r>
              <w:rPr>
                <w:sz w:val="16"/>
                <w:szCs w:val="16"/>
              </w:rPr>
              <w:t xml:space="preserve"> format, for the specifi</w:t>
            </w:r>
            <w:r w:rsidRPr="00255D23">
              <w:rPr>
                <w:sz w:val="16"/>
                <w:szCs w:val="16"/>
              </w:rPr>
              <w:t>ed date range.</w:t>
            </w:r>
          </w:p>
        </w:tc>
        <w:tc>
          <w:tcPr>
            <w:tcW w:w="1003" w:type="dxa"/>
            <w:gridSpan w:val="2"/>
            <w:tcBorders>
              <w:top w:val="single" w:sz="8" w:space="0" w:color="auto"/>
              <w:left w:val="nil"/>
              <w:bottom w:val="single" w:sz="8" w:space="0" w:color="auto"/>
              <w:right w:val="dotted" w:sz="4" w:space="0" w:color="auto"/>
            </w:tcBorders>
            <w:shd w:val="clear" w:color="auto" w:fill="auto"/>
          </w:tcPr>
          <w:p w14:paraId="19F178D1"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BDATE</w:t>
            </w:r>
          </w:p>
          <w:p w14:paraId="5FB4A2F2"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EDATE</w:t>
            </w:r>
          </w:p>
          <w:p w14:paraId="2FDC0085"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260CC9A8"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53A0F59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REPORT INCOMPVET</w:t>
            </w:r>
          </w:p>
        </w:tc>
        <w:tc>
          <w:tcPr>
            <w:tcW w:w="1057" w:type="dxa"/>
            <w:gridSpan w:val="4"/>
            <w:tcBorders>
              <w:top w:val="single" w:sz="8" w:space="0" w:color="auto"/>
              <w:left w:val="nil"/>
              <w:bottom w:val="single" w:sz="8" w:space="0" w:color="auto"/>
              <w:right w:val="dotted" w:sz="4" w:space="0" w:color="auto"/>
            </w:tcBorders>
            <w:shd w:val="clear" w:color="auto" w:fill="auto"/>
          </w:tcPr>
          <w:p w14:paraId="60FB821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2BBAA87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2DCA2BC" w14:textId="77777777" w:rsidR="00F64DA3" w:rsidRDefault="00F64DA3" w:rsidP="00E156EA">
            <w:pPr>
              <w:overflowPunct/>
              <w:autoSpaceDE/>
              <w:autoSpaceDN/>
              <w:adjustRightInd/>
              <w:textAlignment w:val="auto"/>
              <w:rPr>
                <w:color w:val="000000"/>
                <w:sz w:val="16"/>
                <w:szCs w:val="16"/>
              </w:rPr>
            </w:pPr>
            <w:r>
              <w:rPr>
                <w:color w:val="000000"/>
                <w:sz w:val="16"/>
                <w:szCs w:val="16"/>
              </w:rPr>
              <w:t xml:space="preserve">Value := </w:t>
            </w:r>
            <w:proofErr w:type="spellStart"/>
            <w:r>
              <w:rPr>
                <w:color w:val="000000"/>
                <w:sz w:val="16"/>
                <w:szCs w:val="16"/>
              </w:rPr>
              <w:t>FromDate</w:t>
            </w:r>
            <w:proofErr w:type="spellEnd"/>
            <w:r w:rsidRPr="00E156EA">
              <w:rPr>
                <w:color w:val="000000"/>
                <w:sz w:val="16"/>
                <w:szCs w:val="16"/>
              </w:rPr>
              <w:t xml:space="preserve">                  </w:t>
            </w:r>
          </w:p>
          <w:p w14:paraId="555BDC2A" w14:textId="77777777" w:rsidR="00F64DA3" w:rsidRDefault="00F64DA3" w:rsidP="00E156EA">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401A173E" w14:textId="77777777" w:rsidR="00F64DA3" w:rsidRDefault="00F64DA3" w:rsidP="00E156EA">
            <w:pPr>
              <w:overflowPunct/>
              <w:autoSpaceDE/>
              <w:autoSpaceDN/>
              <w:adjustRightInd/>
              <w:textAlignment w:val="auto"/>
              <w:rPr>
                <w:color w:val="000000"/>
                <w:sz w:val="16"/>
                <w:szCs w:val="16"/>
              </w:rPr>
            </w:pPr>
          </w:p>
          <w:p w14:paraId="43FA7326" w14:textId="77777777" w:rsidR="00F64DA3" w:rsidRDefault="00F64DA3" w:rsidP="00E156EA">
            <w:pPr>
              <w:overflowPunct/>
              <w:autoSpaceDE/>
              <w:autoSpaceDN/>
              <w:adjustRightInd/>
              <w:textAlignment w:val="auto"/>
              <w:rPr>
                <w:color w:val="000000"/>
                <w:sz w:val="16"/>
                <w:szCs w:val="16"/>
              </w:rPr>
            </w:pPr>
            <w:r>
              <w:rPr>
                <w:color w:val="000000"/>
                <w:sz w:val="16"/>
                <w:szCs w:val="16"/>
              </w:rPr>
              <w:t xml:space="preserve">Value := </w:t>
            </w:r>
            <w:proofErr w:type="spellStart"/>
            <w:r>
              <w:rPr>
                <w:color w:val="000000"/>
                <w:sz w:val="16"/>
                <w:szCs w:val="16"/>
              </w:rPr>
              <w:t>ToDate</w:t>
            </w:r>
            <w:proofErr w:type="spellEnd"/>
          </w:p>
          <w:p w14:paraId="7A205989" w14:textId="77777777" w:rsidR="00F64DA3" w:rsidRDefault="00F64DA3" w:rsidP="00E156EA">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4617C9B7" w14:textId="77777777" w:rsidR="00F64DA3" w:rsidRDefault="00F64DA3" w:rsidP="00E156EA">
            <w:pPr>
              <w:overflowPunct/>
              <w:autoSpaceDE/>
              <w:autoSpaceDN/>
              <w:adjustRightInd/>
              <w:textAlignment w:val="auto"/>
              <w:rPr>
                <w:color w:val="000000"/>
                <w:sz w:val="16"/>
                <w:szCs w:val="16"/>
              </w:rPr>
            </w:pPr>
          </w:p>
          <w:p w14:paraId="19A24F85" w14:textId="77777777" w:rsidR="00F64DA3" w:rsidRDefault="00F64DA3" w:rsidP="00E156EA">
            <w:pPr>
              <w:overflowPunct/>
              <w:autoSpaceDE/>
              <w:autoSpaceDN/>
              <w:adjustRightInd/>
              <w:textAlignment w:val="auto"/>
              <w:rPr>
                <w:color w:val="000000"/>
                <w:sz w:val="16"/>
                <w:szCs w:val="16"/>
              </w:rPr>
            </w:pPr>
            <w:r>
              <w:rPr>
                <w:color w:val="000000"/>
                <w:sz w:val="16"/>
                <w:szCs w:val="16"/>
              </w:rPr>
              <w:t xml:space="preserve">Value := </w:t>
            </w:r>
            <w:proofErr w:type="spellStart"/>
            <w:r>
              <w:rPr>
                <w:color w:val="000000"/>
                <w:sz w:val="16"/>
                <w:szCs w:val="16"/>
              </w:rPr>
              <w:t>IsDelimited</w:t>
            </w:r>
            <w:proofErr w:type="spellEnd"/>
          </w:p>
          <w:p w14:paraId="02D15339" w14:textId="77777777" w:rsidR="00F64DA3" w:rsidRPr="00967989" w:rsidRDefault="00F64DA3" w:rsidP="0066608F">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tc>
      </w:tr>
      <w:tr w:rsidR="00F64DA3" w:rsidRPr="00335D43" w14:paraId="55045AE7" w14:textId="77777777" w:rsidTr="008562E1">
        <w:trPr>
          <w:trHeight w:val="250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46784F8F" w14:textId="77777777" w:rsidR="00F64DA3" w:rsidRPr="0094282D" w:rsidRDefault="00F64DA3" w:rsidP="00335D43">
            <w:pPr>
              <w:overflowPunct/>
              <w:autoSpaceDE/>
              <w:autoSpaceDN/>
              <w:adjustRightInd/>
              <w:textAlignment w:val="auto"/>
              <w:rPr>
                <w:color w:val="000000"/>
                <w:sz w:val="16"/>
                <w:szCs w:val="16"/>
              </w:rPr>
            </w:pPr>
            <w:r w:rsidRPr="002D3D21">
              <w:rPr>
                <w:color w:val="000000"/>
                <w:sz w:val="16"/>
                <w:szCs w:val="16"/>
              </w:rPr>
              <w:t>DVBAB REPORT LISTS</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1090FE50"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LIST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257902FA" w14:textId="77777777" w:rsidR="00F64DA3" w:rsidRPr="0094282D" w:rsidRDefault="00F64DA3" w:rsidP="00255D23">
            <w:pPr>
              <w:overflowPunct/>
              <w:autoSpaceDE/>
              <w:autoSpaceDN/>
              <w:adjustRightInd/>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2E740857" w14:textId="77777777" w:rsidR="00F64DA3" w:rsidRPr="00255D23" w:rsidRDefault="00F64DA3" w:rsidP="00335D43">
            <w:pPr>
              <w:overflowPunct/>
              <w:autoSpaceDE/>
              <w:autoSpaceDN/>
              <w:adjustRightInd/>
              <w:jc w:val="center"/>
              <w:textAlignment w:val="auto"/>
              <w:rPr>
                <w:color w:val="000000"/>
                <w:sz w:val="16"/>
                <w:szCs w:val="16"/>
              </w:rPr>
            </w:pPr>
            <w:r>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3470AB14" w14:textId="77777777" w:rsidR="00F64DA3" w:rsidRPr="00DB0FCE" w:rsidRDefault="00F64DA3" w:rsidP="00DB0FCE">
            <w:pPr>
              <w:overflowPunct/>
              <w:textAlignment w:val="auto"/>
              <w:rPr>
                <w:sz w:val="16"/>
                <w:szCs w:val="16"/>
              </w:rPr>
            </w:pPr>
            <w:r w:rsidRPr="00DB0FCE">
              <w:rPr>
                <w:sz w:val="16"/>
                <w:szCs w:val="16"/>
              </w:rPr>
              <w:t>This remote procedure call</w:t>
            </w:r>
            <w:r>
              <w:rPr>
                <w:rFonts w:ascii="r_ansi" w:hAnsi="r_ansi" w:cs="r_ansi"/>
                <w:sz w:val="20"/>
              </w:rPr>
              <w:t xml:space="preserve"> </w:t>
            </w:r>
            <w:r w:rsidRPr="00DB0FCE">
              <w:rPr>
                <w:sz w:val="16"/>
                <w:szCs w:val="16"/>
              </w:rPr>
              <w:t>returns a list of reports,</w:t>
            </w:r>
          </w:p>
          <w:p w14:paraId="615FDDF4" w14:textId="77777777" w:rsidR="00F64DA3" w:rsidRPr="00DB0FCE" w:rsidRDefault="00F64DA3" w:rsidP="00DB0FCE">
            <w:pPr>
              <w:overflowPunct/>
              <w:textAlignment w:val="auto"/>
              <w:rPr>
                <w:sz w:val="16"/>
                <w:szCs w:val="16"/>
              </w:rPr>
            </w:pPr>
            <w:r w:rsidRPr="00DB0FCE">
              <w:rPr>
                <w:sz w:val="16"/>
                <w:szCs w:val="16"/>
              </w:rPr>
              <w:t xml:space="preserve"> Health Summary types and date ranges that can be displayed</w:t>
            </w:r>
          </w:p>
          <w:p w14:paraId="35D2C29E" w14:textId="77777777" w:rsidR="00F64DA3" w:rsidRPr="00DB0FCE" w:rsidRDefault="00F64DA3" w:rsidP="00DB0FCE">
            <w:pPr>
              <w:overflowPunct/>
              <w:textAlignment w:val="auto"/>
              <w:rPr>
                <w:sz w:val="16"/>
                <w:szCs w:val="16"/>
              </w:rPr>
            </w:pPr>
            <w:r w:rsidRPr="00DB0FCE">
              <w:rPr>
                <w:sz w:val="16"/>
                <w:szCs w:val="16"/>
              </w:rPr>
              <w:t xml:space="preserve"> at the workstation.</w:t>
            </w:r>
          </w:p>
          <w:p w14:paraId="7180ED3B" w14:textId="77777777" w:rsidR="00F64DA3" w:rsidRPr="00DB0FCE" w:rsidRDefault="00F64DA3" w:rsidP="00DB0FCE">
            <w:pPr>
              <w:overflowPunct/>
              <w:textAlignment w:val="auto"/>
              <w:rPr>
                <w:sz w:val="16"/>
                <w:szCs w:val="16"/>
              </w:rPr>
            </w:pPr>
            <w:r w:rsidRPr="00DB0FCE">
              <w:rPr>
                <w:sz w:val="16"/>
                <w:szCs w:val="16"/>
              </w:rPr>
              <w:t xml:space="preserve">  </w:t>
            </w:r>
          </w:p>
          <w:p w14:paraId="7A19D55C" w14:textId="77777777" w:rsidR="00F64DA3" w:rsidRPr="00255D23" w:rsidRDefault="00F64DA3" w:rsidP="00255D23">
            <w:pPr>
              <w:overflowPunct/>
              <w:autoSpaceDE/>
              <w:autoSpaceDN/>
              <w:adjustRightInd/>
              <w:textAlignment w:val="auto"/>
              <w:rPr>
                <w:color w:val="000000"/>
                <w:sz w:val="16"/>
                <w:szCs w:val="16"/>
              </w:rPr>
            </w:pPr>
            <w:r w:rsidRPr="00DB0FCE">
              <w:rPr>
                <w:sz w:val="16"/>
                <w:szCs w:val="16"/>
              </w:rPr>
              <w:t xml:space="preserve"> There are no input parameters for this RPC.</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4C1B1E09"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475C2399"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34CE86BD" w14:textId="77777777" w:rsidR="00F64DA3" w:rsidRPr="00967989" w:rsidRDefault="00087C17" w:rsidP="00335D43">
            <w:pPr>
              <w:overflowPunct/>
              <w:autoSpaceDE/>
              <w:autoSpaceDN/>
              <w:adjustRightInd/>
              <w:textAlignment w:val="auto"/>
              <w:rPr>
                <w:color w:val="000000"/>
                <w:sz w:val="16"/>
                <w:szCs w:val="16"/>
              </w:rPr>
            </w:pPr>
            <w:r w:rsidRPr="002D3D21">
              <w:rPr>
                <w:color w:val="000000"/>
                <w:sz w:val="16"/>
                <w:szCs w:val="16"/>
              </w:rPr>
              <w:t>DVBAB REPORT LISTS</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hideMark/>
          </w:tcPr>
          <w:p w14:paraId="7213D88C"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7E677588"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6214DA37"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r>
      <w:tr w:rsidR="00F64DA3" w:rsidRPr="00335D43" w14:paraId="6F186E59" w14:textId="77777777" w:rsidTr="008562E1">
        <w:trPr>
          <w:trHeight w:val="130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320317A" w14:textId="77777777" w:rsidR="00F64DA3" w:rsidRPr="0094282D" w:rsidRDefault="00F64DA3" w:rsidP="00335D43">
            <w:pPr>
              <w:overflowPunct/>
              <w:autoSpaceDE/>
              <w:autoSpaceDN/>
              <w:adjustRightInd/>
              <w:textAlignment w:val="auto"/>
              <w:rPr>
                <w:color w:val="000000"/>
                <w:sz w:val="16"/>
                <w:szCs w:val="16"/>
              </w:rPr>
            </w:pPr>
            <w:r w:rsidRPr="0094282D">
              <w:rPr>
                <w:color w:val="000000"/>
                <w:sz w:val="16"/>
                <w:szCs w:val="16"/>
              </w:rPr>
              <w:t>DVBAB REPORT NEW NOTICES DC</w:t>
            </w:r>
          </w:p>
        </w:tc>
        <w:tc>
          <w:tcPr>
            <w:tcW w:w="825" w:type="dxa"/>
            <w:gridSpan w:val="2"/>
            <w:tcBorders>
              <w:top w:val="single" w:sz="8" w:space="0" w:color="auto"/>
              <w:left w:val="nil"/>
              <w:bottom w:val="single" w:sz="8" w:space="0" w:color="auto"/>
              <w:right w:val="dotted" w:sz="4" w:space="0" w:color="auto"/>
            </w:tcBorders>
            <w:shd w:val="clear" w:color="auto" w:fill="auto"/>
          </w:tcPr>
          <w:p w14:paraId="2516DBD4"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ENBROKER</w:t>
            </w:r>
          </w:p>
        </w:tc>
        <w:tc>
          <w:tcPr>
            <w:tcW w:w="927" w:type="dxa"/>
            <w:gridSpan w:val="2"/>
            <w:tcBorders>
              <w:top w:val="single" w:sz="8" w:space="0" w:color="auto"/>
              <w:left w:val="nil"/>
              <w:bottom w:val="single" w:sz="8" w:space="0" w:color="auto"/>
              <w:right w:val="dotted" w:sz="4" w:space="0" w:color="auto"/>
            </w:tcBorders>
            <w:shd w:val="clear" w:color="auto" w:fill="auto"/>
          </w:tcPr>
          <w:p w14:paraId="78FC2AEE"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DVBADSNT</w:t>
            </w:r>
          </w:p>
        </w:tc>
        <w:tc>
          <w:tcPr>
            <w:tcW w:w="926" w:type="dxa"/>
            <w:gridSpan w:val="2"/>
            <w:tcBorders>
              <w:top w:val="single" w:sz="8" w:space="0" w:color="auto"/>
              <w:left w:val="nil"/>
              <w:bottom w:val="single" w:sz="8" w:space="0" w:color="auto"/>
              <w:right w:val="dotted" w:sz="4" w:space="0" w:color="auto"/>
            </w:tcBorders>
            <w:shd w:val="clear" w:color="auto" w:fill="auto"/>
          </w:tcPr>
          <w:p w14:paraId="7D07E145"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325A1B2A" w14:textId="77777777" w:rsidR="00F64DA3" w:rsidRPr="0094282D" w:rsidRDefault="00F64DA3" w:rsidP="00DB0FCE">
            <w:pPr>
              <w:overflowPunct/>
              <w:autoSpaceDE/>
              <w:autoSpaceDN/>
              <w:adjustRightInd/>
              <w:textAlignment w:val="auto"/>
              <w:rPr>
                <w:color w:val="000000"/>
                <w:sz w:val="16"/>
                <w:szCs w:val="16"/>
              </w:rPr>
            </w:pPr>
            <w:r w:rsidRPr="0094282D">
              <w:rPr>
                <w:color w:val="000000"/>
                <w:sz w:val="16"/>
                <w:szCs w:val="16"/>
              </w:rPr>
              <w:t>Broker-enabled version of option DVBA NOTICE/DISCHARGE PRINT, Print New Notices of Discharge.</w:t>
            </w:r>
          </w:p>
        </w:tc>
        <w:tc>
          <w:tcPr>
            <w:tcW w:w="1003" w:type="dxa"/>
            <w:gridSpan w:val="2"/>
            <w:tcBorders>
              <w:top w:val="single" w:sz="8" w:space="0" w:color="auto"/>
              <w:left w:val="nil"/>
              <w:bottom w:val="single" w:sz="8" w:space="0" w:color="auto"/>
              <w:right w:val="dotted" w:sz="4" w:space="0" w:color="auto"/>
            </w:tcBorders>
            <w:shd w:val="clear" w:color="auto" w:fill="auto"/>
          </w:tcPr>
          <w:p w14:paraId="45D0E0EA"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NONE</w:t>
            </w:r>
            <w:r w:rsidRPr="0094282D">
              <w:rPr>
                <w:color w:val="000000"/>
                <w:sz w:val="16"/>
                <w:szCs w:val="16"/>
              </w:rPr>
              <w:t> </w:t>
            </w:r>
          </w:p>
        </w:tc>
        <w:tc>
          <w:tcPr>
            <w:tcW w:w="2612" w:type="dxa"/>
            <w:gridSpan w:val="4"/>
            <w:tcBorders>
              <w:top w:val="single" w:sz="8" w:space="0" w:color="auto"/>
              <w:left w:val="nil"/>
              <w:bottom w:val="single" w:sz="8" w:space="0" w:color="auto"/>
              <w:right w:val="single" w:sz="8" w:space="0" w:color="auto"/>
            </w:tcBorders>
            <w:shd w:val="clear" w:color="auto" w:fill="auto"/>
          </w:tcPr>
          <w:p w14:paraId="795155DC" w14:textId="77777777" w:rsidR="00F64DA3" w:rsidRPr="0094282D"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4057C57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NEW NOTICES DC'</w:t>
            </w:r>
          </w:p>
        </w:tc>
        <w:tc>
          <w:tcPr>
            <w:tcW w:w="1057" w:type="dxa"/>
            <w:gridSpan w:val="4"/>
            <w:tcBorders>
              <w:top w:val="single" w:sz="8" w:space="0" w:color="auto"/>
              <w:left w:val="nil"/>
              <w:bottom w:val="single" w:sz="8" w:space="0" w:color="auto"/>
              <w:right w:val="dotted" w:sz="4" w:space="0" w:color="auto"/>
            </w:tcBorders>
            <w:shd w:val="clear" w:color="auto" w:fill="auto"/>
          </w:tcPr>
          <w:p w14:paraId="0240544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78ED278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D11CDF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F64DA3" w:rsidRPr="00335D43" w14:paraId="488F4062" w14:textId="77777777" w:rsidTr="008562E1">
        <w:trPr>
          <w:trHeight w:val="76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74E4DD0" w14:textId="77777777" w:rsidR="00F64DA3" w:rsidRPr="002D3D21" w:rsidRDefault="00F64DA3" w:rsidP="00335D43">
            <w:pPr>
              <w:overflowPunct/>
              <w:autoSpaceDE/>
              <w:autoSpaceDN/>
              <w:adjustRightInd/>
              <w:textAlignment w:val="auto"/>
              <w:rPr>
                <w:color w:val="000000"/>
                <w:sz w:val="16"/>
                <w:szCs w:val="16"/>
              </w:rPr>
            </w:pPr>
            <w:r w:rsidRPr="0094282D">
              <w:rPr>
                <w:color w:val="000000"/>
                <w:sz w:val="16"/>
                <w:szCs w:val="16"/>
              </w:rPr>
              <w:lastRenderedPageBreak/>
              <w:t>DVBAB REPORT PENDING7131</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320BD33E"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0AB3D196"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DVBAB57</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2F7C15B9" w14:textId="77777777" w:rsidR="00F64DA3" w:rsidRPr="0094282D" w:rsidRDefault="00F64DA3" w:rsidP="00335D43">
            <w:pPr>
              <w:overflowPunct/>
              <w:autoSpaceDE/>
              <w:autoSpaceDN/>
              <w:adjustRightInd/>
              <w:jc w:val="center"/>
              <w:textAlignment w:val="auto"/>
              <w:rPr>
                <w:color w:val="000000"/>
                <w:sz w:val="16"/>
                <w:szCs w:val="16"/>
              </w:rPr>
            </w:pPr>
            <w:r w:rsidRPr="0094282D">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465A36D1" w14:textId="77777777" w:rsidR="00F64DA3" w:rsidRPr="0094282D" w:rsidRDefault="00F64DA3" w:rsidP="00335D43">
            <w:pPr>
              <w:overflowPunct/>
              <w:autoSpaceDE/>
              <w:autoSpaceDN/>
              <w:adjustRightInd/>
              <w:textAlignment w:val="auto"/>
              <w:rPr>
                <w:color w:val="000000"/>
                <w:sz w:val="16"/>
                <w:szCs w:val="16"/>
              </w:rPr>
            </w:pPr>
            <w:r w:rsidRPr="0094282D">
              <w:rPr>
                <w:color w:val="000000"/>
                <w:sz w:val="16"/>
                <w:szCs w:val="16"/>
              </w:rPr>
              <w:t>Generates a list of pending 7131 requests.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0DF5DD40" w14:textId="77777777" w:rsidR="00F64DA3" w:rsidRDefault="00F64DA3" w:rsidP="00927D66">
            <w:pPr>
              <w:overflowPunct/>
              <w:autoSpaceDE/>
              <w:autoSpaceDN/>
              <w:adjustRightInd/>
              <w:jc w:val="center"/>
              <w:textAlignment w:val="auto"/>
              <w:rPr>
                <w:color w:val="000000"/>
                <w:sz w:val="16"/>
                <w:szCs w:val="16"/>
              </w:rPr>
            </w:pPr>
            <w:r w:rsidRPr="0094282D">
              <w:rPr>
                <w:color w:val="000000"/>
                <w:sz w:val="16"/>
                <w:szCs w:val="16"/>
              </w:rPr>
              <w:t>SELDIV</w:t>
            </w:r>
            <w:r w:rsidRPr="0094282D">
              <w:rPr>
                <w:color w:val="000000"/>
                <w:sz w:val="16"/>
                <w:szCs w:val="16"/>
              </w:rPr>
              <w:br/>
            </w:r>
            <w:r w:rsidRPr="0094282D">
              <w:rPr>
                <w:color w:val="000000"/>
                <w:sz w:val="16"/>
                <w:szCs w:val="16"/>
              </w:rPr>
              <w:t>DIV</w:t>
            </w:r>
          </w:p>
          <w:p w14:paraId="2C359440" w14:textId="77777777" w:rsidR="00F64DA3" w:rsidRPr="0094282D" w:rsidRDefault="00F64DA3" w:rsidP="00335D43">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1E853757" w14:textId="77777777" w:rsidR="00F64DA3" w:rsidRPr="0094282D" w:rsidRDefault="00F64DA3" w:rsidP="00335D43">
            <w:pPr>
              <w:overflowPunct/>
              <w:autoSpaceDE/>
              <w:autoSpaceDN/>
              <w:adjustRightInd/>
              <w:textAlignment w:val="auto"/>
              <w:rPr>
                <w:color w:val="000000"/>
                <w:sz w:val="16"/>
                <w:szCs w:val="16"/>
              </w:rPr>
            </w:pPr>
            <w:r w:rsidRPr="0094282D">
              <w:rPr>
                <w:color w:val="000000"/>
                <w:sz w:val="16"/>
                <w:szCs w:val="16"/>
              </w:rPr>
              <w:t> </w:t>
            </w: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77A8C12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REPORT PENDING7131'</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20069FA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3927A33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40AD046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Value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 xml:space="preserve">Note: the Value param is set base on </w:t>
            </w:r>
            <w:r w:rsidR="00087C17" w:rsidRPr="00967989">
              <w:rPr>
                <w:color w:val="000000"/>
                <w:sz w:val="16"/>
                <w:szCs w:val="16"/>
              </w:rPr>
              <w:t>multiple</w:t>
            </w:r>
            <w:r w:rsidRPr="00967989">
              <w:rPr>
                <w:color w:val="000000"/>
                <w:sz w:val="16"/>
                <w:szCs w:val="16"/>
              </w:rPr>
              <w:t xml:space="preserve"> conditions. See code for conditions.</w:t>
            </w:r>
          </w:p>
        </w:tc>
      </w:tr>
      <w:tr w:rsidR="00F64DA3" w:rsidRPr="00335D43" w14:paraId="11EC4EED" w14:textId="77777777" w:rsidTr="008562E1">
        <w:trPr>
          <w:trHeight w:val="1258"/>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AA5BC54" w14:textId="77777777" w:rsidR="00F64DA3" w:rsidRPr="0094282D" w:rsidRDefault="00F64DA3" w:rsidP="00927D66">
            <w:pPr>
              <w:overflowPunct/>
              <w:autoSpaceDE/>
              <w:autoSpaceDN/>
              <w:adjustRightInd/>
              <w:textAlignment w:val="auto"/>
              <w:rPr>
                <w:color w:val="000000"/>
                <w:sz w:val="16"/>
                <w:szCs w:val="16"/>
              </w:rPr>
            </w:pPr>
            <w:r w:rsidRPr="002D3D21">
              <w:rPr>
                <w:color w:val="000000"/>
                <w:sz w:val="16"/>
                <w:szCs w:val="16"/>
              </w:rPr>
              <w:t>DVBAB REPORT READMIT</w:t>
            </w:r>
          </w:p>
        </w:tc>
        <w:tc>
          <w:tcPr>
            <w:tcW w:w="825" w:type="dxa"/>
            <w:gridSpan w:val="2"/>
            <w:tcBorders>
              <w:top w:val="single" w:sz="8" w:space="0" w:color="auto"/>
              <w:left w:val="nil"/>
              <w:bottom w:val="single" w:sz="8" w:space="0" w:color="auto"/>
              <w:right w:val="dotted" w:sz="4" w:space="0" w:color="auto"/>
            </w:tcBorders>
            <w:shd w:val="clear" w:color="auto" w:fill="auto"/>
          </w:tcPr>
          <w:p w14:paraId="0336BC5C"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STRT</w:t>
            </w:r>
          </w:p>
        </w:tc>
        <w:tc>
          <w:tcPr>
            <w:tcW w:w="927" w:type="dxa"/>
            <w:gridSpan w:val="2"/>
            <w:tcBorders>
              <w:top w:val="single" w:sz="8" w:space="0" w:color="auto"/>
              <w:left w:val="nil"/>
              <w:bottom w:val="single" w:sz="8" w:space="0" w:color="auto"/>
              <w:right w:val="dotted" w:sz="4" w:space="0" w:color="auto"/>
            </w:tcBorders>
            <w:shd w:val="clear" w:color="auto" w:fill="auto"/>
          </w:tcPr>
          <w:p w14:paraId="65E4C0BA"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DVBAB56</w:t>
            </w:r>
          </w:p>
        </w:tc>
        <w:tc>
          <w:tcPr>
            <w:tcW w:w="926" w:type="dxa"/>
            <w:gridSpan w:val="2"/>
            <w:tcBorders>
              <w:top w:val="single" w:sz="8" w:space="0" w:color="auto"/>
              <w:left w:val="nil"/>
              <w:bottom w:val="single" w:sz="8" w:space="0" w:color="auto"/>
              <w:right w:val="dotted" w:sz="4" w:space="0" w:color="auto"/>
            </w:tcBorders>
            <w:shd w:val="clear" w:color="auto" w:fill="auto"/>
          </w:tcPr>
          <w:p w14:paraId="13C29F54"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C671862" w14:textId="77777777" w:rsidR="00F64DA3" w:rsidRPr="00B97BE9" w:rsidRDefault="00F64DA3" w:rsidP="00B97BE9">
            <w:pPr>
              <w:overflowPunct/>
              <w:textAlignment w:val="auto"/>
              <w:rPr>
                <w:sz w:val="16"/>
                <w:szCs w:val="16"/>
              </w:rPr>
            </w:pPr>
            <w:r w:rsidRPr="00B97BE9">
              <w:rPr>
                <w:sz w:val="16"/>
                <w:szCs w:val="16"/>
              </w:rPr>
              <w:t xml:space="preserve">Generates a re-admission report, in either standard or delimited format, </w:t>
            </w:r>
          </w:p>
          <w:p w14:paraId="0A1F2A4B" w14:textId="77777777" w:rsidR="00F64DA3" w:rsidRPr="0094282D" w:rsidRDefault="00F64DA3" w:rsidP="00927D66">
            <w:pPr>
              <w:overflowPunct/>
              <w:autoSpaceDE/>
              <w:autoSpaceDN/>
              <w:adjustRightInd/>
              <w:textAlignment w:val="auto"/>
              <w:rPr>
                <w:color w:val="000000"/>
                <w:sz w:val="16"/>
                <w:szCs w:val="16"/>
              </w:rPr>
            </w:pPr>
            <w:r w:rsidRPr="00B97BE9">
              <w:rPr>
                <w:sz w:val="16"/>
                <w:szCs w:val="16"/>
              </w:rPr>
              <w:t xml:space="preserve"> for the specified date range.</w:t>
            </w:r>
          </w:p>
        </w:tc>
        <w:tc>
          <w:tcPr>
            <w:tcW w:w="1003" w:type="dxa"/>
            <w:gridSpan w:val="2"/>
            <w:tcBorders>
              <w:top w:val="single" w:sz="8" w:space="0" w:color="auto"/>
              <w:left w:val="nil"/>
              <w:bottom w:val="single" w:sz="8" w:space="0" w:color="auto"/>
              <w:right w:val="dotted" w:sz="4" w:space="0" w:color="auto"/>
            </w:tcBorders>
            <w:shd w:val="clear" w:color="auto" w:fill="auto"/>
          </w:tcPr>
          <w:p w14:paraId="68A625AF"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BDATE</w:t>
            </w:r>
          </w:p>
          <w:p w14:paraId="49008B62"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EDATE</w:t>
            </w:r>
          </w:p>
          <w:p w14:paraId="34EFFC27"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DVBAH</w:t>
            </w:r>
          </w:p>
          <w:p w14:paraId="75A93DEE" w14:textId="77777777" w:rsidR="00F64DA3" w:rsidRPr="0094282D" w:rsidRDefault="00F64DA3" w:rsidP="00927D66">
            <w:pPr>
              <w:overflowPunct/>
              <w:autoSpaceDE/>
              <w:autoSpaceDN/>
              <w:adjustRightInd/>
              <w:jc w:val="center"/>
              <w:textAlignment w:val="auto"/>
              <w:rPr>
                <w:color w:val="000000"/>
                <w:sz w:val="16"/>
                <w:szCs w:val="16"/>
              </w:rPr>
            </w:pPr>
            <w:r>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auto"/>
          </w:tcPr>
          <w:p w14:paraId="78B9C486" w14:textId="77777777" w:rsidR="00F64DA3" w:rsidRPr="0094282D" w:rsidRDefault="00F64DA3" w:rsidP="00927D66">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09B54CA2"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DVBAB REPORT READMIT</w:t>
            </w:r>
          </w:p>
        </w:tc>
        <w:tc>
          <w:tcPr>
            <w:tcW w:w="1057" w:type="dxa"/>
            <w:gridSpan w:val="4"/>
            <w:tcBorders>
              <w:top w:val="single" w:sz="8" w:space="0" w:color="auto"/>
              <w:left w:val="nil"/>
              <w:bottom w:val="single" w:sz="8" w:space="0" w:color="auto"/>
              <w:right w:val="dotted" w:sz="4" w:space="0" w:color="auto"/>
            </w:tcBorders>
            <w:shd w:val="clear" w:color="auto" w:fill="auto"/>
          </w:tcPr>
          <w:p w14:paraId="0B499163"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205B2EBA"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651C4C0B" w14:textId="77777777" w:rsidR="00F64DA3" w:rsidRPr="00B9593F" w:rsidRDefault="00F64DA3" w:rsidP="00B9593F">
            <w:pPr>
              <w:overflowPunct/>
              <w:autoSpaceDE/>
              <w:autoSpaceDN/>
              <w:adjustRightInd/>
              <w:textAlignment w:val="auto"/>
              <w:rPr>
                <w:color w:val="000000"/>
                <w:sz w:val="16"/>
                <w:szCs w:val="16"/>
              </w:rPr>
            </w:pPr>
            <w:r w:rsidRPr="00B9593F">
              <w:rPr>
                <w:color w:val="000000"/>
                <w:sz w:val="16"/>
                <w:szCs w:val="16"/>
              </w:rPr>
              <w:t xml:space="preserve">Value := </w:t>
            </w:r>
            <w:proofErr w:type="spellStart"/>
            <w:r w:rsidRPr="00B9593F">
              <w:rPr>
                <w:color w:val="000000"/>
                <w:sz w:val="16"/>
                <w:szCs w:val="16"/>
              </w:rPr>
              <w:t>UserDUZHomeServer</w:t>
            </w:r>
            <w:proofErr w:type="spellEnd"/>
            <w:r w:rsidRPr="00B9593F">
              <w:rPr>
                <w:color w:val="000000"/>
                <w:sz w:val="16"/>
                <w:szCs w:val="16"/>
              </w:rPr>
              <w:t>;</w:t>
            </w:r>
          </w:p>
          <w:p w14:paraId="099E1DDD" w14:textId="77777777" w:rsidR="00F64DA3" w:rsidRPr="00967989" w:rsidRDefault="00F64DA3" w:rsidP="00B9593F">
            <w:pPr>
              <w:overflowPunct/>
              <w:autoSpaceDE/>
              <w:autoSpaceDN/>
              <w:adjustRightInd/>
              <w:textAlignment w:val="auto"/>
              <w:rPr>
                <w:color w:val="000000"/>
                <w:sz w:val="16"/>
                <w:szCs w:val="16"/>
              </w:rPr>
            </w:pPr>
            <w:proofErr w:type="spellStart"/>
            <w:r w:rsidRPr="00B9593F">
              <w:rPr>
                <w:color w:val="000000"/>
                <w:sz w:val="16"/>
                <w:szCs w:val="16"/>
              </w:rPr>
              <w:t>PType</w:t>
            </w:r>
            <w:proofErr w:type="spellEnd"/>
            <w:r w:rsidRPr="00B9593F">
              <w:rPr>
                <w:color w:val="000000"/>
                <w:sz w:val="16"/>
                <w:szCs w:val="16"/>
              </w:rPr>
              <w:t xml:space="preserve"> := literal;</w:t>
            </w:r>
          </w:p>
        </w:tc>
      </w:tr>
      <w:tr w:rsidR="00F64DA3" w:rsidRPr="00335D43" w14:paraId="55EC8DDF" w14:textId="77777777" w:rsidTr="008562E1">
        <w:trPr>
          <w:trHeight w:val="1843"/>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319C90F2" w14:textId="77777777" w:rsidR="00F64DA3" w:rsidRPr="0094282D" w:rsidRDefault="00F64DA3" w:rsidP="00927D66">
            <w:pPr>
              <w:overflowPunct/>
              <w:autoSpaceDE/>
              <w:autoSpaceDN/>
              <w:adjustRightInd/>
              <w:textAlignment w:val="auto"/>
              <w:rPr>
                <w:color w:val="000000"/>
                <w:sz w:val="16"/>
                <w:szCs w:val="16"/>
              </w:rPr>
            </w:pPr>
            <w:r w:rsidRPr="0094282D">
              <w:rPr>
                <w:color w:val="000000"/>
                <w:sz w:val="16"/>
                <w:szCs w:val="16"/>
              </w:rPr>
              <w:t>DVBAB REPORT SPECIAL</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5E716C41"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SPECRPT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052D95F"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DVBASPD2</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4569F099"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0C3FE451" w14:textId="77777777" w:rsidR="00F64DA3" w:rsidRPr="00B97BE9" w:rsidRDefault="00F64DA3" w:rsidP="00B97BE9">
            <w:pPr>
              <w:overflowPunct/>
              <w:autoSpaceDE/>
              <w:autoSpaceDN/>
              <w:adjustRightInd/>
              <w:textAlignment w:val="auto"/>
              <w:rPr>
                <w:color w:val="000000"/>
                <w:sz w:val="16"/>
                <w:szCs w:val="16"/>
              </w:rPr>
            </w:pPr>
            <w:r w:rsidRPr="0094282D">
              <w:rPr>
                <w:color w:val="000000"/>
                <w:sz w:val="16"/>
                <w:szCs w:val="16"/>
              </w:rPr>
              <w:t>Generates a Special Report for Pension and Advisory &amp; Assistance (A&amp;A), in either standard or delimited format, for the specified parameters.</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0A26BCE3" w14:textId="77777777" w:rsidR="00F64DA3" w:rsidRPr="0094282D" w:rsidRDefault="00F64DA3" w:rsidP="00927D66">
            <w:pPr>
              <w:overflowPunct/>
              <w:autoSpaceDE/>
              <w:autoSpaceDN/>
              <w:adjustRightInd/>
              <w:jc w:val="center"/>
              <w:textAlignment w:val="auto"/>
              <w:rPr>
                <w:color w:val="000000"/>
                <w:sz w:val="16"/>
                <w:szCs w:val="16"/>
              </w:rPr>
            </w:pPr>
            <w:r w:rsidRPr="0094282D">
              <w:rPr>
                <w:color w:val="000000"/>
                <w:sz w:val="16"/>
                <w:szCs w:val="16"/>
              </w:rPr>
              <w:t>DCTYPES</w:t>
            </w:r>
            <w:r w:rsidRPr="0094282D">
              <w:rPr>
                <w:color w:val="000000"/>
                <w:sz w:val="16"/>
                <w:szCs w:val="16"/>
              </w:rPr>
              <w:br/>
            </w:r>
            <w:r w:rsidRPr="0094282D">
              <w:rPr>
                <w:color w:val="000000"/>
                <w:sz w:val="16"/>
                <w:szCs w:val="16"/>
              </w:rPr>
              <w:t>BDATE</w:t>
            </w:r>
            <w:r w:rsidRPr="0094282D">
              <w:rPr>
                <w:color w:val="000000"/>
                <w:sz w:val="16"/>
                <w:szCs w:val="16"/>
              </w:rPr>
              <w:br/>
            </w:r>
            <w:r w:rsidRPr="0094282D">
              <w:rPr>
                <w:color w:val="000000"/>
                <w:sz w:val="16"/>
                <w:szCs w:val="16"/>
              </w:rPr>
              <w:t>EDATE</w:t>
            </w:r>
            <w:r w:rsidRPr="0094282D">
              <w:rPr>
                <w:color w:val="000000"/>
                <w:sz w:val="16"/>
                <w:szCs w:val="16"/>
              </w:rPr>
              <w:br/>
            </w:r>
            <w:r w:rsidRPr="0094282D">
              <w:rPr>
                <w:color w:val="000000"/>
                <w:sz w:val="16"/>
                <w:szCs w:val="16"/>
              </w:rPr>
              <w:t>RONUM</w:t>
            </w:r>
            <w:r w:rsidRPr="0094282D">
              <w:rPr>
                <w:color w:val="000000"/>
                <w:sz w:val="16"/>
                <w:szCs w:val="16"/>
              </w:rPr>
              <w:br/>
            </w:r>
            <w:r w:rsidRPr="0094282D">
              <w:rPr>
                <w:color w:val="000000"/>
                <w:sz w:val="16"/>
                <w:szCs w:val="16"/>
              </w:rPr>
              <w:t>REP</w:t>
            </w:r>
            <w:r w:rsidRPr="0094282D">
              <w:rPr>
                <w:color w:val="000000"/>
                <w:sz w:val="16"/>
                <w:szCs w:val="16"/>
              </w:rPr>
              <w:br/>
            </w:r>
            <w:r w:rsidRPr="0094282D">
              <w:rPr>
                <w:color w:val="000000"/>
                <w:sz w:val="16"/>
                <w:szCs w:val="16"/>
              </w:rPr>
              <w:t>DVBADLMTR</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0B29128E" w14:textId="77777777" w:rsidR="00F64DA3" w:rsidRPr="0094282D" w:rsidRDefault="00F64DA3" w:rsidP="00927D66">
            <w:pPr>
              <w:overflowPunct/>
              <w:autoSpaceDE/>
              <w:autoSpaceDN/>
              <w:adjustRightInd/>
              <w:textAlignment w:val="auto"/>
              <w:rPr>
                <w:color w:val="000000"/>
                <w:sz w:val="16"/>
                <w:szCs w:val="16"/>
              </w:rPr>
            </w:pPr>
            <w:r w:rsidRPr="0094282D">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41B98D01"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REPORT SPECIAL'</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06633AC8" w14:textId="77777777" w:rsidR="00F64DA3" w:rsidRPr="00967989" w:rsidRDefault="00087C17" w:rsidP="00927D66">
            <w:pPr>
              <w:overflowPunct/>
              <w:autoSpaceDE/>
              <w:autoSpaceDN/>
              <w:adjustRightInd/>
              <w:textAlignment w:val="auto"/>
              <w:rPr>
                <w:color w:val="000000"/>
                <w:sz w:val="16"/>
                <w:szCs w:val="16"/>
              </w:rPr>
            </w:pPr>
            <w:proofErr w:type="spellStart"/>
            <w:r>
              <w:rPr>
                <w:color w:val="000000"/>
                <w:sz w:val="16"/>
                <w:szCs w:val="16"/>
              </w:rPr>
              <w:t>specialreport</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27D2AED9"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588A8A68"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xml:space="preserve">This RPC has 6  possible </w:t>
            </w:r>
            <w:proofErr w:type="spellStart"/>
            <w:r w:rsidRPr="00967989">
              <w:rPr>
                <w:color w:val="000000"/>
                <w:sz w:val="16"/>
                <w:szCs w:val="16"/>
              </w:rPr>
              <w:t>parms</w:t>
            </w:r>
            <w:proofErr w:type="spellEnd"/>
            <w:r w:rsidRPr="00967989">
              <w:rPr>
                <w:color w:val="000000"/>
                <w:sz w:val="16"/>
                <w:szCs w:val="16"/>
              </w:rPr>
              <w:t xml:space="preserve"> that can be set base on evaluation conditions. All of the </w:t>
            </w:r>
            <w:proofErr w:type="spellStart"/>
            <w:r w:rsidRPr="00967989">
              <w:rPr>
                <w:color w:val="000000"/>
                <w:sz w:val="16"/>
                <w:szCs w:val="16"/>
              </w:rPr>
              <w:t>Parms</w:t>
            </w:r>
            <w:proofErr w:type="spellEnd"/>
            <w:r w:rsidRPr="00967989">
              <w:rPr>
                <w:color w:val="000000"/>
                <w:sz w:val="16"/>
                <w:szCs w:val="16"/>
              </w:rPr>
              <w:t xml:space="preserve"> have a Type set to Literal.</w:t>
            </w:r>
          </w:p>
        </w:tc>
      </w:tr>
      <w:tr w:rsidR="00F64DA3" w:rsidRPr="00335D43" w14:paraId="67049E44" w14:textId="77777777" w:rsidTr="008562E1">
        <w:trPr>
          <w:trHeight w:val="373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6F0B98E6" w14:textId="77777777" w:rsidR="00F64DA3" w:rsidRPr="0094282D" w:rsidRDefault="00F64DA3" w:rsidP="00927D66">
            <w:pPr>
              <w:overflowPunct/>
              <w:autoSpaceDE/>
              <w:autoSpaceDN/>
              <w:adjustRightInd/>
              <w:textAlignment w:val="auto"/>
              <w:rPr>
                <w:color w:val="000000"/>
                <w:sz w:val="16"/>
                <w:szCs w:val="16"/>
              </w:rPr>
            </w:pPr>
            <w:r w:rsidRPr="00967989">
              <w:rPr>
                <w:color w:val="000000"/>
                <w:sz w:val="16"/>
                <w:szCs w:val="16"/>
              </w:rPr>
              <w:lastRenderedPageBreak/>
              <w:t>DVBAB REPORTS</w:t>
            </w:r>
          </w:p>
        </w:tc>
        <w:tc>
          <w:tcPr>
            <w:tcW w:w="825" w:type="dxa"/>
            <w:gridSpan w:val="2"/>
            <w:tcBorders>
              <w:top w:val="single" w:sz="8" w:space="0" w:color="auto"/>
              <w:left w:val="nil"/>
              <w:bottom w:val="single" w:sz="8" w:space="0" w:color="auto"/>
              <w:right w:val="dotted" w:sz="4" w:space="0" w:color="auto"/>
            </w:tcBorders>
            <w:shd w:val="clear" w:color="auto" w:fill="auto"/>
          </w:tcPr>
          <w:p w14:paraId="2AF5972F"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START</w:t>
            </w:r>
          </w:p>
        </w:tc>
        <w:tc>
          <w:tcPr>
            <w:tcW w:w="927" w:type="dxa"/>
            <w:gridSpan w:val="2"/>
            <w:tcBorders>
              <w:top w:val="single" w:sz="8" w:space="0" w:color="auto"/>
              <w:left w:val="nil"/>
              <w:bottom w:val="single" w:sz="8" w:space="0" w:color="auto"/>
              <w:right w:val="dotted" w:sz="4" w:space="0" w:color="auto"/>
            </w:tcBorders>
            <w:shd w:val="clear" w:color="auto" w:fill="auto"/>
          </w:tcPr>
          <w:p w14:paraId="2AB5A1A5"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DVBAB82</w:t>
            </w:r>
          </w:p>
        </w:tc>
        <w:tc>
          <w:tcPr>
            <w:tcW w:w="926" w:type="dxa"/>
            <w:gridSpan w:val="2"/>
            <w:tcBorders>
              <w:top w:val="single" w:sz="8" w:space="0" w:color="auto"/>
              <w:left w:val="nil"/>
              <w:bottom w:val="single" w:sz="8" w:space="0" w:color="auto"/>
              <w:right w:val="dotted" w:sz="4" w:space="0" w:color="auto"/>
            </w:tcBorders>
            <w:shd w:val="clear" w:color="auto" w:fill="auto"/>
          </w:tcPr>
          <w:p w14:paraId="1506F9EE"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47AEE1C6" w14:textId="77777777" w:rsidR="00F64DA3" w:rsidRPr="0094282D" w:rsidRDefault="00F64DA3" w:rsidP="00927D66">
            <w:pPr>
              <w:overflowPunct/>
              <w:autoSpaceDE/>
              <w:autoSpaceDN/>
              <w:adjustRightInd/>
              <w:textAlignment w:val="auto"/>
              <w:rPr>
                <w:color w:val="000000"/>
                <w:sz w:val="16"/>
                <w:szCs w:val="16"/>
              </w:rPr>
            </w:pPr>
            <w:r w:rsidRPr="00967989">
              <w:rPr>
                <w:color w:val="000000"/>
                <w:sz w:val="16"/>
                <w:szCs w:val="16"/>
              </w:rPr>
              <w:t>CAPRI REGIONAL OFFICE 21 DAY CERTIFICATE PRINTING</w:t>
            </w:r>
          </w:p>
        </w:tc>
        <w:tc>
          <w:tcPr>
            <w:tcW w:w="1003" w:type="dxa"/>
            <w:gridSpan w:val="2"/>
            <w:tcBorders>
              <w:top w:val="single" w:sz="8" w:space="0" w:color="auto"/>
              <w:left w:val="nil"/>
              <w:bottom w:val="single" w:sz="8" w:space="0" w:color="auto"/>
              <w:right w:val="dotted" w:sz="4" w:space="0" w:color="auto"/>
            </w:tcBorders>
            <w:shd w:val="clear" w:color="auto" w:fill="auto"/>
          </w:tcPr>
          <w:p w14:paraId="1B183941" w14:textId="77777777" w:rsidR="00F64DA3" w:rsidRPr="0094282D" w:rsidRDefault="00F64DA3" w:rsidP="00927D66">
            <w:pPr>
              <w:overflowPunct/>
              <w:autoSpaceDE/>
              <w:autoSpaceDN/>
              <w:adjustRightInd/>
              <w:jc w:val="center"/>
              <w:textAlignment w:val="auto"/>
              <w:rPr>
                <w:color w:val="000000"/>
                <w:sz w:val="16"/>
                <w:szCs w:val="16"/>
              </w:rPr>
            </w:pPr>
            <w:r w:rsidRPr="00967989">
              <w:rPr>
                <w:color w:val="000000"/>
                <w:sz w:val="16"/>
                <w:szCs w:val="16"/>
              </w:rPr>
              <w:t>REPORT TYPE</w:t>
            </w:r>
            <w:r w:rsidRPr="00967989">
              <w:rPr>
                <w:color w:val="000000"/>
                <w:sz w:val="16"/>
                <w:szCs w:val="16"/>
              </w:rPr>
              <w:br/>
            </w:r>
            <w:r w:rsidRPr="00967989">
              <w:rPr>
                <w:color w:val="000000"/>
                <w:sz w:val="16"/>
                <w:szCs w:val="16"/>
              </w:rPr>
              <w:t>REPORT STRING</w:t>
            </w:r>
          </w:p>
        </w:tc>
        <w:tc>
          <w:tcPr>
            <w:tcW w:w="2612" w:type="dxa"/>
            <w:gridSpan w:val="4"/>
            <w:tcBorders>
              <w:top w:val="single" w:sz="8" w:space="0" w:color="auto"/>
              <w:left w:val="nil"/>
              <w:bottom w:val="single" w:sz="8" w:space="0" w:color="auto"/>
              <w:right w:val="single" w:sz="8" w:space="0" w:color="auto"/>
            </w:tcBorders>
            <w:shd w:val="clear" w:color="auto" w:fill="auto"/>
          </w:tcPr>
          <w:p w14:paraId="0B5941AB" w14:textId="77777777" w:rsidR="00F64DA3" w:rsidRPr="0094282D" w:rsidRDefault="00F64DA3" w:rsidP="00927D66">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7A38E26F"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'DVBAB REPORTS'</w:t>
            </w:r>
            <w:r w:rsidRPr="00967989">
              <w:rPr>
                <w:color w:val="000000"/>
                <w:sz w:val="16"/>
                <w:szCs w:val="16"/>
              </w:rPr>
              <w:br/>
            </w:r>
            <w:r w:rsidRPr="00967989">
              <w:rPr>
                <w:color w:val="000000"/>
                <w:sz w:val="16"/>
                <w:szCs w:val="16"/>
              </w:rPr>
              <w:br/>
            </w:r>
            <w:r w:rsidRPr="00967989">
              <w:rPr>
                <w:color w:val="000000"/>
                <w:sz w:val="16"/>
                <w:szCs w:val="16"/>
              </w:rPr>
              <w:br/>
            </w:r>
          </w:p>
          <w:p w14:paraId="7353A7B2"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'DVBAB REPORTS'</w:t>
            </w:r>
            <w:r w:rsidRPr="00967989">
              <w:rPr>
                <w:color w:val="000000"/>
                <w:sz w:val="16"/>
                <w:szCs w:val="16"/>
              </w:rPr>
              <w:br/>
            </w:r>
            <w:r w:rsidRPr="00967989">
              <w:rPr>
                <w:color w:val="000000"/>
                <w:sz w:val="16"/>
                <w:szCs w:val="16"/>
              </w:rPr>
              <w:br/>
            </w:r>
          </w:p>
          <w:p w14:paraId="6B553CBD" w14:textId="77777777" w:rsidR="00F64DA3" w:rsidRDefault="00F64DA3" w:rsidP="00927D66">
            <w:pPr>
              <w:overflowPunct/>
              <w:autoSpaceDE/>
              <w:autoSpaceDN/>
              <w:adjustRightInd/>
              <w:textAlignment w:val="auto"/>
              <w:rPr>
                <w:color w:val="000000"/>
                <w:sz w:val="16"/>
                <w:szCs w:val="16"/>
              </w:rPr>
            </w:pPr>
          </w:p>
          <w:p w14:paraId="40082036" w14:textId="77777777" w:rsidR="00F64DA3" w:rsidRDefault="00F64DA3" w:rsidP="00927D66">
            <w:pPr>
              <w:overflowPunct/>
              <w:autoSpaceDE/>
              <w:autoSpaceDN/>
              <w:adjustRightInd/>
              <w:textAlignment w:val="auto"/>
              <w:rPr>
                <w:color w:val="000000"/>
                <w:sz w:val="16"/>
                <w:szCs w:val="16"/>
              </w:rPr>
            </w:pPr>
          </w:p>
          <w:p w14:paraId="12C893B5"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'DVBAB REPORTS'</w:t>
            </w:r>
          </w:p>
        </w:tc>
        <w:tc>
          <w:tcPr>
            <w:tcW w:w="1057" w:type="dxa"/>
            <w:gridSpan w:val="4"/>
            <w:tcBorders>
              <w:top w:val="single" w:sz="8" w:space="0" w:color="auto"/>
              <w:left w:val="nil"/>
              <w:bottom w:val="single" w:sz="8" w:space="0" w:color="auto"/>
              <w:right w:val="dotted" w:sz="4" w:space="0" w:color="auto"/>
            </w:tcBorders>
            <w:shd w:val="clear" w:color="auto" w:fill="auto"/>
          </w:tcPr>
          <w:p w14:paraId="33D7434C"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REPORTS</w:t>
            </w:r>
            <w:r w:rsidRPr="00967989">
              <w:rPr>
                <w:color w:val="000000"/>
                <w:sz w:val="16"/>
                <w:szCs w:val="16"/>
              </w:rPr>
              <w:br/>
            </w:r>
            <w:r w:rsidRPr="00967989">
              <w:rPr>
                <w:color w:val="000000"/>
                <w:sz w:val="16"/>
                <w:szCs w:val="16"/>
              </w:rPr>
              <w:br/>
            </w:r>
            <w:r w:rsidRPr="00967989">
              <w:rPr>
                <w:color w:val="000000"/>
                <w:sz w:val="16"/>
                <w:szCs w:val="16"/>
              </w:rPr>
              <w:br/>
            </w:r>
          </w:p>
          <w:p w14:paraId="643D8B75"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REPORTS</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281BE0F8" w14:textId="77777777" w:rsidR="00F64DA3" w:rsidRDefault="00F64DA3" w:rsidP="00927D66">
            <w:pPr>
              <w:overflowPunct/>
              <w:autoSpaceDE/>
              <w:autoSpaceDN/>
              <w:adjustRightInd/>
              <w:textAlignment w:val="auto"/>
              <w:rPr>
                <w:color w:val="000000"/>
                <w:sz w:val="16"/>
                <w:szCs w:val="16"/>
              </w:rPr>
            </w:pPr>
          </w:p>
          <w:p w14:paraId="50925F49" w14:textId="77777777" w:rsidR="00F64DA3" w:rsidRDefault="00F64DA3" w:rsidP="00927D66">
            <w:pPr>
              <w:overflowPunct/>
              <w:autoSpaceDE/>
              <w:autoSpaceDN/>
              <w:adjustRightInd/>
              <w:textAlignment w:val="auto"/>
              <w:rPr>
                <w:color w:val="000000"/>
                <w:sz w:val="16"/>
                <w:szCs w:val="16"/>
              </w:rPr>
            </w:pPr>
          </w:p>
          <w:p w14:paraId="1A5E6184"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31CFD14E"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0C9D7AB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1078E4F2" w14:textId="77777777" w:rsidR="00F64DA3" w:rsidRDefault="00F64DA3" w:rsidP="00927D66">
            <w:pPr>
              <w:overflowPunct/>
              <w:autoSpaceDE/>
              <w:autoSpaceDN/>
              <w:adjustRightInd/>
              <w:textAlignment w:val="auto"/>
              <w:rPr>
                <w:color w:val="000000"/>
                <w:sz w:val="16"/>
                <w:szCs w:val="16"/>
              </w:rPr>
            </w:pPr>
          </w:p>
          <w:p w14:paraId="08F3C912" w14:textId="77777777" w:rsidR="00F64DA3" w:rsidRDefault="00F64DA3" w:rsidP="00927D66">
            <w:pPr>
              <w:overflowPunct/>
              <w:autoSpaceDE/>
              <w:autoSpaceDN/>
              <w:adjustRightInd/>
              <w:textAlignment w:val="auto"/>
              <w:rPr>
                <w:color w:val="000000"/>
                <w:sz w:val="16"/>
                <w:szCs w:val="16"/>
              </w:rPr>
            </w:pPr>
          </w:p>
          <w:p w14:paraId="0B757103"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37D3FC8"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Value := '1'; // 21 Day Cert Print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 xml:space="preserve">Has two </w:t>
            </w:r>
            <w:proofErr w:type="spellStart"/>
            <w:r w:rsidRPr="00967989">
              <w:rPr>
                <w:color w:val="000000"/>
                <w:sz w:val="16"/>
                <w:szCs w:val="16"/>
              </w:rPr>
              <w:t>Parms</w:t>
            </w:r>
            <w:proofErr w:type="spellEnd"/>
            <w:r w:rsidRPr="00967989">
              <w:rPr>
                <w:color w:val="000000"/>
                <w:sz w:val="16"/>
                <w:szCs w:val="16"/>
              </w:rPr>
              <w:t xml:space="preserve"> with the type equal to literal. This RPC is called 4 times depending on which report is to be executed.</w:t>
            </w:r>
            <w:r w:rsidRPr="00967989">
              <w:rPr>
                <w:color w:val="000000"/>
                <w:sz w:val="16"/>
                <w:szCs w:val="16"/>
              </w:rPr>
              <w:br/>
            </w:r>
            <w:r w:rsidRPr="00967989">
              <w:rPr>
                <w:color w:val="000000"/>
                <w:sz w:val="16"/>
                <w:szCs w:val="16"/>
              </w:rPr>
              <w:br/>
            </w:r>
            <w:r w:rsidRPr="00967989">
              <w:rPr>
                <w:color w:val="000000"/>
                <w:sz w:val="16"/>
                <w:szCs w:val="16"/>
              </w:rPr>
              <w:t>Value := '3'; // C&amp;P FINAL (MANUAL)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5AAF712F" w14:textId="77777777" w:rsidTr="008562E1">
        <w:trPr>
          <w:trHeight w:val="60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373882E7" w14:textId="77777777" w:rsidR="00F64DA3" w:rsidRPr="00967989" w:rsidRDefault="00F64DA3" w:rsidP="00927D66">
            <w:pPr>
              <w:overflowPunct/>
              <w:autoSpaceDE/>
              <w:autoSpaceDN/>
              <w:adjustRightInd/>
              <w:textAlignment w:val="auto"/>
              <w:rPr>
                <w:color w:val="000000"/>
                <w:sz w:val="16"/>
                <w:szCs w:val="16"/>
              </w:rPr>
            </w:pPr>
            <w:r w:rsidRPr="008E64B5">
              <w:rPr>
                <w:color w:val="000000"/>
                <w:sz w:val="16"/>
                <w:szCs w:val="16"/>
              </w:rPr>
              <w:t>DVBAB RESTRICTED LIST PATIENTS</w:t>
            </w:r>
          </w:p>
        </w:tc>
        <w:tc>
          <w:tcPr>
            <w:tcW w:w="825" w:type="dxa"/>
            <w:gridSpan w:val="2"/>
            <w:tcBorders>
              <w:top w:val="single" w:sz="8" w:space="0" w:color="auto"/>
              <w:left w:val="nil"/>
              <w:bottom w:val="single" w:sz="8" w:space="0" w:color="auto"/>
              <w:right w:val="dotted" w:sz="4" w:space="0" w:color="auto"/>
            </w:tcBorders>
            <w:shd w:val="clear" w:color="auto" w:fill="auto"/>
          </w:tcPr>
          <w:p w14:paraId="0E02967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RSTLIST</w:t>
            </w:r>
          </w:p>
        </w:tc>
        <w:tc>
          <w:tcPr>
            <w:tcW w:w="927" w:type="dxa"/>
            <w:gridSpan w:val="2"/>
            <w:tcBorders>
              <w:top w:val="single" w:sz="8" w:space="0" w:color="auto"/>
              <w:left w:val="nil"/>
              <w:bottom w:val="single" w:sz="8" w:space="0" w:color="auto"/>
              <w:right w:val="dotted" w:sz="4" w:space="0" w:color="auto"/>
            </w:tcBorders>
            <w:shd w:val="clear" w:color="auto" w:fill="auto"/>
          </w:tcPr>
          <w:p w14:paraId="1453E03A"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70CDC7F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17E3A96" w14:textId="77777777" w:rsidR="00F64DA3" w:rsidRPr="00967989" w:rsidRDefault="00F64DA3" w:rsidP="00927D66">
            <w:pPr>
              <w:overflowPunct/>
              <w:autoSpaceDE/>
              <w:autoSpaceDN/>
              <w:adjustRightInd/>
              <w:textAlignment w:val="auto"/>
              <w:rPr>
                <w:color w:val="000000"/>
                <w:sz w:val="16"/>
                <w:szCs w:val="16"/>
              </w:rPr>
            </w:pPr>
            <w:r w:rsidRPr="00B97BE9">
              <w:rPr>
                <w:sz w:val="16"/>
                <w:szCs w:val="16"/>
              </w:rPr>
              <w:t>Returns a list of restricted patients for CAPRI when in remote mode.</w:t>
            </w:r>
          </w:p>
        </w:tc>
        <w:tc>
          <w:tcPr>
            <w:tcW w:w="1003" w:type="dxa"/>
            <w:gridSpan w:val="2"/>
            <w:tcBorders>
              <w:top w:val="single" w:sz="8" w:space="0" w:color="auto"/>
              <w:left w:val="nil"/>
              <w:bottom w:val="single" w:sz="8" w:space="0" w:color="auto"/>
              <w:right w:val="dotted" w:sz="4" w:space="0" w:color="auto"/>
            </w:tcBorders>
            <w:shd w:val="clear" w:color="auto" w:fill="auto"/>
          </w:tcPr>
          <w:p w14:paraId="029A41C5"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DUZ</w:t>
            </w:r>
          </w:p>
        </w:tc>
        <w:tc>
          <w:tcPr>
            <w:tcW w:w="2612" w:type="dxa"/>
            <w:gridSpan w:val="4"/>
            <w:tcBorders>
              <w:top w:val="single" w:sz="8" w:space="0" w:color="auto"/>
              <w:left w:val="nil"/>
              <w:bottom w:val="single" w:sz="8" w:space="0" w:color="auto"/>
              <w:right w:val="single" w:sz="8" w:space="0" w:color="auto"/>
            </w:tcBorders>
            <w:shd w:val="clear" w:color="auto" w:fill="auto"/>
          </w:tcPr>
          <w:p w14:paraId="72D9DBA9"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2ACCCBF9"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DVBAB RESTRICTED LIST PATIENTS</w:t>
            </w:r>
          </w:p>
        </w:tc>
        <w:tc>
          <w:tcPr>
            <w:tcW w:w="1057" w:type="dxa"/>
            <w:gridSpan w:val="4"/>
            <w:tcBorders>
              <w:top w:val="single" w:sz="8" w:space="0" w:color="auto"/>
              <w:left w:val="nil"/>
              <w:bottom w:val="single" w:sz="8" w:space="0" w:color="auto"/>
              <w:right w:val="dotted" w:sz="4" w:space="0" w:color="auto"/>
            </w:tcBorders>
            <w:shd w:val="clear" w:color="auto" w:fill="auto"/>
          </w:tcPr>
          <w:p w14:paraId="0DB9D751"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2D85F952"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7BA8FCA" w14:textId="77777777" w:rsidR="00F64DA3" w:rsidRPr="00B9593F" w:rsidRDefault="00F64DA3" w:rsidP="00B9593F">
            <w:pPr>
              <w:overflowPunct/>
              <w:autoSpaceDE/>
              <w:autoSpaceDN/>
              <w:adjustRightInd/>
              <w:textAlignment w:val="auto"/>
              <w:rPr>
                <w:color w:val="000000"/>
                <w:sz w:val="16"/>
                <w:szCs w:val="16"/>
              </w:rPr>
            </w:pPr>
            <w:r w:rsidRPr="00B9593F">
              <w:rPr>
                <w:color w:val="000000"/>
                <w:sz w:val="16"/>
                <w:szCs w:val="16"/>
              </w:rPr>
              <w:t xml:space="preserve">Value := </w:t>
            </w:r>
            <w:proofErr w:type="spellStart"/>
            <w:r w:rsidRPr="00B9593F">
              <w:rPr>
                <w:color w:val="000000"/>
                <w:sz w:val="16"/>
                <w:szCs w:val="16"/>
              </w:rPr>
              <w:t>UserDUZHomeServer</w:t>
            </w:r>
            <w:proofErr w:type="spellEnd"/>
            <w:r w:rsidRPr="00B9593F">
              <w:rPr>
                <w:color w:val="000000"/>
                <w:sz w:val="16"/>
                <w:szCs w:val="16"/>
              </w:rPr>
              <w:t>;</w:t>
            </w:r>
          </w:p>
          <w:p w14:paraId="1B2AF96C" w14:textId="77777777" w:rsidR="00F64DA3" w:rsidRPr="00967989" w:rsidRDefault="00F64DA3" w:rsidP="00B9593F">
            <w:pPr>
              <w:overflowPunct/>
              <w:autoSpaceDE/>
              <w:autoSpaceDN/>
              <w:adjustRightInd/>
              <w:textAlignment w:val="auto"/>
              <w:rPr>
                <w:color w:val="000000"/>
                <w:sz w:val="16"/>
                <w:szCs w:val="16"/>
              </w:rPr>
            </w:pPr>
            <w:proofErr w:type="spellStart"/>
            <w:r w:rsidRPr="00B9593F">
              <w:rPr>
                <w:color w:val="000000"/>
                <w:sz w:val="16"/>
                <w:szCs w:val="16"/>
              </w:rPr>
              <w:t>PType</w:t>
            </w:r>
            <w:proofErr w:type="spellEnd"/>
            <w:r w:rsidRPr="00B9593F">
              <w:rPr>
                <w:color w:val="000000"/>
                <w:sz w:val="16"/>
                <w:szCs w:val="16"/>
              </w:rPr>
              <w:t xml:space="preserve"> := literal;</w:t>
            </w:r>
          </w:p>
        </w:tc>
      </w:tr>
      <w:tr w:rsidR="00F64DA3" w:rsidRPr="00335D43" w14:paraId="57CAACAE" w14:textId="77777777" w:rsidTr="008562E1">
        <w:trPr>
          <w:trHeight w:val="1541"/>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179606D2" w14:textId="77777777" w:rsidR="00F64DA3" w:rsidRPr="002D3D21" w:rsidRDefault="00F64DA3" w:rsidP="00335D43">
            <w:pPr>
              <w:overflowPunct/>
              <w:autoSpaceDE/>
              <w:autoSpaceDN/>
              <w:adjustRightInd/>
              <w:textAlignment w:val="auto"/>
              <w:rPr>
                <w:color w:val="000000"/>
                <w:sz w:val="16"/>
                <w:szCs w:val="16"/>
              </w:rPr>
            </w:pPr>
            <w:r w:rsidRPr="008E64B5">
              <w:rPr>
                <w:color w:val="000000"/>
                <w:sz w:val="16"/>
                <w:szCs w:val="16"/>
              </w:rPr>
              <w:t>DVBAB SAVE FORM</w:t>
            </w:r>
          </w:p>
        </w:tc>
        <w:tc>
          <w:tcPr>
            <w:tcW w:w="825" w:type="dxa"/>
            <w:gridSpan w:val="2"/>
            <w:tcBorders>
              <w:top w:val="single" w:sz="8" w:space="0" w:color="auto"/>
              <w:left w:val="nil"/>
              <w:bottom w:val="single" w:sz="8" w:space="0" w:color="auto"/>
              <w:right w:val="dotted" w:sz="4" w:space="0" w:color="auto"/>
            </w:tcBorders>
            <w:shd w:val="clear" w:color="auto" w:fill="auto"/>
          </w:tcPr>
          <w:p w14:paraId="71906B9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SAVE</w:t>
            </w:r>
          </w:p>
        </w:tc>
        <w:tc>
          <w:tcPr>
            <w:tcW w:w="927" w:type="dxa"/>
            <w:gridSpan w:val="2"/>
            <w:tcBorders>
              <w:top w:val="single" w:sz="8" w:space="0" w:color="auto"/>
              <w:left w:val="nil"/>
              <w:bottom w:val="single" w:sz="8" w:space="0" w:color="auto"/>
              <w:right w:val="dotted" w:sz="4" w:space="0" w:color="auto"/>
            </w:tcBorders>
            <w:shd w:val="clear" w:color="auto" w:fill="auto"/>
          </w:tcPr>
          <w:p w14:paraId="4C7CA718"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auto"/>
          </w:tcPr>
          <w:p w14:paraId="65232DB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119EACB1" w14:textId="77777777" w:rsidR="00F64DA3" w:rsidRPr="00B97BE9" w:rsidRDefault="00F64DA3" w:rsidP="00B97BE9">
            <w:pPr>
              <w:overflowPunct/>
              <w:textAlignment w:val="auto"/>
              <w:rPr>
                <w:sz w:val="16"/>
                <w:szCs w:val="16"/>
              </w:rPr>
            </w:pPr>
            <w:r w:rsidRPr="00B97BE9">
              <w:rPr>
                <w:sz w:val="16"/>
                <w:szCs w:val="16"/>
              </w:rPr>
              <w:t>Set DVBIEN to the internal entry number of the form</w:t>
            </w:r>
          </w:p>
          <w:p w14:paraId="0F53AD8A" w14:textId="77777777" w:rsidR="00F64DA3" w:rsidRPr="00B97BE9" w:rsidRDefault="00F64DA3" w:rsidP="00B97BE9">
            <w:pPr>
              <w:overflowPunct/>
              <w:textAlignment w:val="auto"/>
              <w:rPr>
                <w:sz w:val="16"/>
                <w:szCs w:val="16"/>
              </w:rPr>
            </w:pPr>
            <w:r w:rsidRPr="00B97BE9">
              <w:rPr>
                <w:sz w:val="16"/>
                <w:szCs w:val="16"/>
              </w:rPr>
              <w:t xml:space="preserve">  </w:t>
            </w:r>
          </w:p>
          <w:p w14:paraId="18353332" w14:textId="77777777" w:rsidR="00F64DA3" w:rsidRPr="00B97BE9" w:rsidRDefault="00F64DA3" w:rsidP="00B97BE9">
            <w:pPr>
              <w:overflowPunct/>
              <w:textAlignment w:val="auto"/>
              <w:rPr>
                <w:sz w:val="16"/>
                <w:szCs w:val="16"/>
              </w:rPr>
            </w:pPr>
            <w:r w:rsidRPr="00B97BE9">
              <w:rPr>
                <w:sz w:val="16"/>
                <w:szCs w:val="16"/>
              </w:rPr>
              <w:t xml:space="preserve"> Set DVBLINES to the lines to be saved</w:t>
            </w:r>
          </w:p>
          <w:p w14:paraId="4BF9B126" w14:textId="77777777" w:rsidR="00F64DA3" w:rsidRPr="00B97BE9" w:rsidRDefault="00F64DA3" w:rsidP="00B97BE9">
            <w:pPr>
              <w:overflowPunct/>
              <w:textAlignment w:val="auto"/>
              <w:rPr>
                <w:sz w:val="16"/>
                <w:szCs w:val="16"/>
              </w:rPr>
            </w:pPr>
            <w:r w:rsidRPr="00B97BE9">
              <w:rPr>
                <w:sz w:val="16"/>
                <w:szCs w:val="16"/>
              </w:rPr>
              <w:t xml:space="preserve">  </w:t>
            </w:r>
          </w:p>
          <w:p w14:paraId="450DCA2F" w14:textId="77777777" w:rsidR="00F64DA3" w:rsidRPr="00B97BE9" w:rsidRDefault="00F64DA3" w:rsidP="00B97BE9">
            <w:pPr>
              <w:overflowPunct/>
              <w:textAlignment w:val="auto"/>
              <w:rPr>
                <w:sz w:val="16"/>
                <w:szCs w:val="16"/>
              </w:rPr>
            </w:pPr>
            <w:r w:rsidRPr="00B97BE9">
              <w:rPr>
                <w:sz w:val="16"/>
                <w:szCs w:val="16"/>
              </w:rPr>
              <w:t xml:space="preserve"> Set DVBLINEN to the starting line # in the global.  This allows for forms</w:t>
            </w:r>
          </w:p>
          <w:p w14:paraId="3D123C93" w14:textId="77777777" w:rsidR="00F64DA3" w:rsidRPr="00B97BE9" w:rsidRDefault="00F64DA3" w:rsidP="00335D43">
            <w:pPr>
              <w:overflowPunct/>
              <w:autoSpaceDE/>
              <w:autoSpaceDN/>
              <w:adjustRightInd/>
              <w:textAlignment w:val="auto"/>
              <w:rPr>
                <w:color w:val="000000"/>
                <w:sz w:val="16"/>
                <w:szCs w:val="16"/>
              </w:rPr>
            </w:pPr>
            <w:r w:rsidRPr="00B97BE9">
              <w:rPr>
                <w:sz w:val="16"/>
                <w:szCs w:val="16"/>
              </w:rPr>
              <w:t xml:space="preserve"> to be sent in</w:t>
            </w:r>
            <w:r>
              <w:rPr>
                <w:rFonts w:ascii="r_ansi" w:hAnsi="r_ansi" w:cs="r_ansi"/>
                <w:sz w:val="20"/>
              </w:rPr>
              <w:t xml:space="preserve"> </w:t>
            </w:r>
            <w:r w:rsidRPr="00B97BE9">
              <w:rPr>
                <w:sz w:val="16"/>
                <w:szCs w:val="16"/>
              </w:rPr>
              <w:t>chunks.</w:t>
            </w:r>
          </w:p>
        </w:tc>
        <w:tc>
          <w:tcPr>
            <w:tcW w:w="1003" w:type="dxa"/>
            <w:gridSpan w:val="2"/>
            <w:tcBorders>
              <w:top w:val="single" w:sz="8" w:space="0" w:color="auto"/>
              <w:left w:val="nil"/>
              <w:bottom w:val="single" w:sz="8" w:space="0" w:color="auto"/>
              <w:right w:val="dotted" w:sz="4" w:space="0" w:color="auto"/>
            </w:tcBorders>
            <w:shd w:val="clear" w:color="auto" w:fill="auto"/>
          </w:tcPr>
          <w:p w14:paraId="7FAAA286"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DVBIEN</w:t>
            </w:r>
          </w:p>
          <w:p w14:paraId="5029E7B0"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DVBLINES</w:t>
            </w:r>
          </w:p>
          <w:p w14:paraId="72AA3243"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DVBLINECOUNT</w:t>
            </w:r>
          </w:p>
          <w:p w14:paraId="065720B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DVBLINEN</w:t>
            </w:r>
          </w:p>
        </w:tc>
        <w:tc>
          <w:tcPr>
            <w:tcW w:w="2612" w:type="dxa"/>
            <w:gridSpan w:val="4"/>
            <w:tcBorders>
              <w:top w:val="single" w:sz="8" w:space="0" w:color="auto"/>
              <w:left w:val="nil"/>
              <w:bottom w:val="single" w:sz="8" w:space="0" w:color="auto"/>
              <w:right w:val="single" w:sz="8" w:space="0" w:color="auto"/>
            </w:tcBorders>
            <w:shd w:val="clear" w:color="auto" w:fill="auto"/>
          </w:tcPr>
          <w:p w14:paraId="578DCC9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5EE8FB9"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SAVE FORM</w:t>
            </w:r>
          </w:p>
        </w:tc>
        <w:tc>
          <w:tcPr>
            <w:tcW w:w="1057" w:type="dxa"/>
            <w:gridSpan w:val="4"/>
            <w:tcBorders>
              <w:top w:val="single" w:sz="8" w:space="0" w:color="auto"/>
              <w:left w:val="nil"/>
              <w:bottom w:val="single" w:sz="8" w:space="0" w:color="auto"/>
              <w:right w:val="dotted" w:sz="4" w:space="0" w:color="auto"/>
            </w:tcBorders>
            <w:shd w:val="clear" w:color="auto" w:fill="auto"/>
          </w:tcPr>
          <w:p w14:paraId="5C0CA85D"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PNCSMain</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6CA3D0DF"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6390FA17" w14:textId="77777777" w:rsidR="00F64DA3" w:rsidRPr="00B9593F" w:rsidRDefault="00F64DA3" w:rsidP="00B9593F">
            <w:pPr>
              <w:overflowPunct/>
              <w:autoSpaceDE/>
              <w:autoSpaceDN/>
              <w:adjustRightInd/>
              <w:textAlignment w:val="auto"/>
              <w:rPr>
                <w:color w:val="000000"/>
                <w:sz w:val="16"/>
                <w:szCs w:val="16"/>
              </w:rPr>
            </w:pPr>
            <w:r w:rsidRPr="00B9593F">
              <w:rPr>
                <w:color w:val="000000"/>
                <w:sz w:val="16"/>
                <w:szCs w:val="16"/>
              </w:rPr>
              <w:t>Value := IEN</w:t>
            </w:r>
          </w:p>
          <w:p w14:paraId="4BD72098" w14:textId="77777777" w:rsidR="00F64DA3" w:rsidRPr="00B9593F" w:rsidRDefault="00F64DA3" w:rsidP="00B9593F">
            <w:pPr>
              <w:overflowPunct/>
              <w:autoSpaceDE/>
              <w:autoSpaceDN/>
              <w:adjustRightInd/>
              <w:textAlignment w:val="auto"/>
              <w:rPr>
                <w:color w:val="000000"/>
                <w:sz w:val="16"/>
                <w:szCs w:val="16"/>
              </w:rPr>
            </w:pPr>
            <w:proofErr w:type="spellStart"/>
            <w:r w:rsidRPr="00B9593F">
              <w:rPr>
                <w:color w:val="000000"/>
                <w:sz w:val="16"/>
                <w:szCs w:val="16"/>
              </w:rPr>
              <w:t>PType</w:t>
            </w:r>
            <w:proofErr w:type="spellEnd"/>
            <w:r w:rsidRPr="00B9593F">
              <w:rPr>
                <w:color w:val="000000"/>
                <w:sz w:val="16"/>
                <w:szCs w:val="16"/>
              </w:rPr>
              <w:t xml:space="preserve"> := literal;</w:t>
            </w:r>
          </w:p>
          <w:p w14:paraId="170A31B3" w14:textId="77777777" w:rsidR="00F64DA3" w:rsidRDefault="00F64DA3" w:rsidP="00B9593F">
            <w:pPr>
              <w:overflowPunct/>
              <w:autoSpaceDE/>
              <w:autoSpaceDN/>
              <w:adjustRightInd/>
              <w:textAlignment w:val="auto"/>
              <w:rPr>
                <w:color w:val="000000"/>
                <w:sz w:val="16"/>
                <w:szCs w:val="16"/>
              </w:rPr>
            </w:pPr>
          </w:p>
          <w:p w14:paraId="7D2168A1" w14:textId="77777777" w:rsidR="00F64DA3" w:rsidRPr="00B9593F" w:rsidRDefault="00F64DA3" w:rsidP="00B9593F">
            <w:pPr>
              <w:overflowPunct/>
              <w:autoSpaceDE/>
              <w:autoSpaceDN/>
              <w:adjustRightInd/>
              <w:textAlignment w:val="auto"/>
              <w:rPr>
                <w:color w:val="000000"/>
                <w:sz w:val="16"/>
                <w:szCs w:val="16"/>
              </w:rPr>
            </w:pPr>
            <w:r w:rsidRPr="00B9593F">
              <w:rPr>
                <w:color w:val="000000"/>
                <w:sz w:val="16"/>
                <w:szCs w:val="16"/>
              </w:rPr>
              <w:t xml:space="preserve">Value := </w:t>
            </w:r>
            <w:proofErr w:type="spellStart"/>
            <w:r w:rsidRPr="00B9593F">
              <w:rPr>
                <w:color w:val="000000"/>
                <w:sz w:val="16"/>
                <w:szCs w:val="16"/>
              </w:rPr>
              <w:t>xFormDataTemp.lines</w:t>
            </w:r>
            <w:proofErr w:type="spellEnd"/>
            <w:r w:rsidRPr="00B9593F">
              <w:rPr>
                <w:color w:val="000000"/>
                <w:sz w:val="16"/>
                <w:szCs w:val="16"/>
              </w:rPr>
              <w:t>[x + y];</w:t>
            </w:r>
          </w:p>
          <w:p w14:paraId="05B7E912" w14:textId="77777777" w:rsidR="00F64DA3" w:rsidRPr="00B9593F" w:rsidRDefault="00F64DA3" w:rsidP="00B9593F">
            <w:pPr>
              <w:overflowPunct/>
              <w:autoSpaceDE/>
              <w:autoSpaceDN/>
              <w:adjustRightInd/>
              <w:textAlignment w:val="auto"/>
              <w:rPr>
                <w:color w:val="000000"/>
                <w:sz w:val="16"/>
                <w:szCs w:val="16"/>
              </w:rPr>
            </w:pPr>
            <w:proofErr w:type="spellStart"/>
            <w:r w:rsidRPr="00B9593F">
              <w:rPr>
                <w:color w:val="000000"/>
                <w:sz w:val="16"/>
                <w:szCs w:val="16"/>
              </w:rPr>
              <w:t>PType</w:t>
            </w:r>
            <w:proofErr w:type="spellEnd"/>
            <w:r w:rsidRPr="00B9593F">
              <w:rPr>
                <w:color w:val="000000"/>
                <w:sz w:val="16"/>
                <w:szCs w:val="16"/>
              </w:rPr>
              <w:t xml:space="preserve"> := list;</w:t>
            </w:r>
          </w:p>
          <w:p w14:paraId="7B74FF53" w14:textId="77777777" w:rsidR="00F64DA3" w:rsidRDefault="00F64DA3" w:rsidP="00B9593F">
            <w:pPr>
              <w:overflowPunct/>
              <w:autoSpaceDE/>
              <w:autoSpaceDN/>
              <w:adjustRightInd/>
              <w:textAlignment w:val="auto"/>
              <w:rPr>
                <w:color w:val="000000"/>
                <w:sz w:val="16"/>
                <w:szCs w:val="16"/>
              </w:rPr>
            </w:pPr>
          </w:p>
          <w:p w14:paraId="5273FE4D" w14:textId="77777777" w:rsidR="00F64DA3" w:rsidRPr="00B9593F" w:rsidRDefault="00F64DA3" w:rsidP="00B9593F">
            <w:pPr>
              <w:overflowPunct/>
              <w:autoSpaceDE/>
              <w:autoSpaceDN/>
              <w:adjustRightInd/>
              <w:textAlignment w:val="auto"/>
              <w:rPr>
                <w:color w:val="000000"/>
                <w:sz w:val="16"/>
                <w:szCs w:val="16"/>
              </w:rPr>
            </w:pPr>
            <w:r w:rsidRPr="00B9593F">
              <w:rPr>
                <w:color w:val="000000"/>
                <w:sz w:val="16"/>
                <w:szCs w:val="16"/>
              </w:rPr>
              <w:t xml:space="preserve">Value := </w:t>
            </w:r>
            <w:proofErr w:type="spellStart"/>
            <w:r w:rsidRPr="00B9593F">
              <w:rPr>
                <w:color w:val="000000"/>
                <w:sz w:val="16"/>
                <w:szCs w:val="16"/>
              </w:rPr>
              <w:t>inttostr</w:t>
            </w:r>
            <w:proofErr w:type="spellEnd"/>
            <w:r w:rsidRPr="00B9593F">
              <w:rPr>
                <w:color w:val="000000"/>
                <w:sz w:val="16"/>
                <w:szCs w:val="16"/>
              </w:rPr>
              <w:t>(y);</w:t>
            </w:r>
          </w:p>
          <w:p w14:paraId="46EFA039" w14:textId="77777777" w:rsidR="00F64DA3" w:rsidRPr="00B9593F" w:rsidRDefault="00F64DA3" w:rsidP="00B9593F">
            <w:pPr>
              <w:overflowPunct/>
              <w:autoSpaceDE/>
              <w:autoSpaceDN/>
              <w:adjustRightInd/>
              <w:textAlignment w:val="auto"/>
              <w:rPr>
                <w:color w:val="000000"/>
                <w:sz w:val="16"/>
                <w:szCs w:val="16"/>
              </w:rPr>
            </w:pPr>
            <w:proofErr w:type="spellStart"/>
            <w:r w:rsidRPr="00B9593F">
              <w:rPr>
                <w:color w:val="000000"/>
                <w:sz w:val="16"/>
                <w:szCs w:val="16"/>
              </w:rPr>
              <w:t>PType</w:t>
            </w:r>
            <w:proofErr w:type="spellEnd"/>
            <w:r w:rsidRPr="00B9593F">
              <w:rPr>
                <w:color w:val="000000"/>
                <w:sz w:val="16"/>
                <w:szCs w:val="16"/>
              </w:rPr>
              <w:t xml:space="preserve"> := literal;</w:t>
            </w:r>
          </w:p>
          <w:p w14:paraId="71E272C9" w14:textId="77777777" w:rsidR="00F64DA3" w:rsidRDefault="00F64DA3" w:rsidP="00B9593F">
            <w:pPr>
              <w:overflowPunct/>
              <w:autoSpaceDE/>
              <w:autoSpaceDN/>
              <w:adjustRightInd/>
              <w:textAlignment w:val="auto"/>
              <w:rPr>
                <w:color w:val="000000"/>
                <w:sz w:val="16"/>
                <w:szCs w:val="16"/>
              </w:rPr>
            </w:pPr>
          </w:p>
          <w:p w14:paraId="175A7F2F" w14:textId="77777777" w:rsidR="00F64DA3" w:rsidRPr="00B9593F" w:rsidRDefault="00F64DA3" w:rsidP="00B9593F">
            <w:pPr>
              <w:overflowPunct/>
              <w:autoSpaceDE/>
              <w:autoSpaceDN/>
              <w:adjustRightInd/>
              <w:textAlignment w:val="auto"/>
              <w:rPr>
                <w:color w:val="000000"/>
                <w:sz w:val="16"/>
                <w:szCs w:val="16"/>
              </w:rPr>
            </w:pPr>
            <w:r w:rsidRPr="00B9593F">
              <w:rPr>
                <w:color w:val="000000"/>
                <w:sz w:val="16"/>
                <w:szCs w:val="16"/>
              </w:rPr>
              <w:t xml:space="preserve">Value := </w:t>
            </w:r>
            <w:proofErr w:type="spellStart"/>
            <w:r w:rsidRPr="00B9593F">
              <w:rPr>
                <w:color w:val="000000"/>
                <w:sz w:val="16"/>
                <w:szCs w:val="16"/>
              </w:rPr>
              <w:t>inttostr</w:t>
            </w:r>
            <w:proofErr w:type="spellEnd"/>
            <w:r w:rsidRPr="00B9593F">
              <w:rPr>
                <w:color w:val="000000"/>
                <w:sz w:val="16"/>
                <w:szCs w:val="16"/>
              </w:rPr>
              <w:t>(x);</w:t>
            </w:r>
          </w:p>
          <w:p w14:paraId="05CDF2CA" w14:textId="77777777" w:rsidR="00F64DA3" w:rsidRPr="00B9593F" w:rsidRDefault="00F64DA3" w:rsidP="00B9593F">
            <w:pPr>
              <w:overflowPunct/>
              <w:autoSpaceDE/>
              <w:autoSpaceDN/>
              <w:adjustRightInd/>
              <w:textAlignment w:val="auto"/>
              <w:rPr>
                <w:color w:val="000000"/>
                <w:sz w:val="16"/>
                <w:szCs w:val="16"/>
              </w:rPr>
            </w:pPr>
            <w:proofErr w:type="spellStart"/>
            <w:r w:rsidRPr="00B9593F">
              <w:rPr>
                <w:color w:val="000000"/>
                <w:sz w:val="16"/>
                <w:szCs w:val="16"/>
              </w:rPr>
              <w:t>PType</w:t>
            </w:r>
            <w:proofErr w:type="spellEnd"/>
            <w:r w:rsidRPr="00B9593F">
              <w:rPr>
                <w:color w:val="000000"/>
                <w:sz w:val="16"/>
                <w:szCs w:val="16"/>
              </w:rPr>
              <w:t xml:space="preserve"> := literal;</w:t>
            </w:r>
          </w:p>
          <w:p w14:paraId="48E7D226" w14:textId="77777777" w:rsidR="00F64DA3" w:rsidRDefault="00F64DA3" w:rsidP="00B9593F">
            <w:pPr>
              <w:overflowPunct/>
              <w:autoSpaceDE/>
              <w:autoSpaceDN/>
              <w:adjustRightInd/>
              <w:textAlignment w:val="auto"/>
              <w:rPr>
                <w:color w:val="000000"/>
                <w:sz w:val="16"/>
                <w:szCs w:val="16"/>
              </w:rPr>
            </w:pPr>
          </w:p>
          <w:p w14:paraId="0075E070" w14:textId="77777777" w:rsidR="00F64DA3" w:rsidRPr="00B9593F" w:rsidRDefault="00F64DA3" w:rsidP="00B9593F">
            <w:pPr>
              <w:overflowPunct/>
              <w:autoSpaceDE/>
              <w:autoSpaceDN/>
              <w:adjustRightInd/>
              <w:textAlignment w:val="auto"/>
              <w:rPr>
                <w:color w:val="000000"/>
                <w:sz w:val="16"/>
                <w:szCs w:val="16"/>
              </w:rPr>
            </w:pPr>
            <w:r w:rsidRPr="00B9593F">
              <w:rPr>
                <w:color w:val="000000"/>
                <w:sz w:val="16"/>
                <w:szCs w:val="16"/>
              </w:rPr>
              <w:t xml:space="preserve">Value := </w:t>
            </w:r>
            <w:proofErr w:type="spellStart"/>
            <w:r w:rsidRPr="00B9593F">
              <w:rPr>
                <w:color w:val="000000"/>
                <w:sz w:val="16"/>
                <w:szCs w:val="16"/>
              </w:rPr>
              <w:t>whichglobal</w:t>
            </w:r>
            <w:proofErr w:type="spellEnd"/>
            <w:r w:rsidRPr="00B9593F">
              <w:rPr>
                <w:color w:val="000000"/>
                <w:sz w:val="16"/>
                <w:szCs w:val="16"/>
              </w:rPr>
              <w:t>;</w:t>
            </w:r>
          </w:p>
          <w:p w14:paraId="452FD9FE" w14:textId="77777777" w:rsidR="00F64DA3" w:rsidRPr="00967989" w:rsidRDefault="00F64DA3" w:rsidP="00B9593F">
            <w:pPr>
              <w:overflowPunct/>
              <w:autoSpaceDE/>
              <w:autoSpaceDN/>
              <w:adjustRightInd/>
              <w:textAlignment w:val="auto"/>
              <w:rPr>
                <w:color w:val="000000"/>
                <w:sz w:val="16"/>
                <w:szCs w:val="16"/>
              </w:rPr>
            </w:pPr>
            <w:proofErr w:type="spellStart"/>
            <w:r w:rsidRPr="00B9593F">
              <w:rPr>
                <w:color w:val="000000"/>
                <w:sz w:val="16"/>
                <w:szCs w:val="16"/>
              </w:rPr>
              <w:t>PType</w:t>
            </w:r>
            <w:proofErr w:type="spellEnd"/>
            <w:r w:rsidRPr="00B9593F">
              <w:rPr>
                <w:color w:val="000000"/>
                <w:sz w:val="16"/>
                <w:szCs w:val="16"/>
              </w:rPr>
              <w:t xml:space="preserve"> := literal;</w:t>
            </w:r>
          </w:p>
        </w:tc>
      </w:tr>
      <w:tr w:rsidR="00F64DA3" w:rsidRPr="00335D43" w14:paraId="0E0D157A" w14:textId="77777777" w:rsidTr="008562E1">
        <w:trPr>
          <w:trHeight w:val="1016"/>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154F787D" w14:textId="77777777" w:rsidR="00F64DA3" w:rsidRPr="008E64B5" w:rsidRDefault="00F64DA3" w:rsidP="00335D43">
            <w:pPr>
              <w:overflowPunct/>
              <w:autoSpaceDE/>
              <w:autoSpaceDN/>
              <w:adjustRightInd/>
              <w:textAlignment w:val="auto"/>
              <w:rPr>
                <w:color w:val="000000"/>
                <w:sz w:val="16"/>
                <w:szCs w:val="16"/>
              </w:rPr>
            </w:pPr>
            <w:r w:rsidRPr="008E64B5">
              <w:rPr>
                <w:color w:val="000000"/>
                <w:sz w:val="16"/>
                <w:szCs w:val="16"/>
              </w:rPr>
              <w:lastRenderedPageBreak/>
              <w:t>DVBAB SC VETERAN REPORT</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24CE0EC1"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EN</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1018D69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DVBAB4</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23EBFAA0" w14:textId="77777777" w:rsidR="00F64DA3" w:rsidRPr="00967989" w:rsidRDefault="00F64DA3" w:rsidP="00335D43">
            <w:pPr>
              <w:overflowPunct/>
              <w:autoSpaceDE/>
              <w:autoSpaceDN/>
              <w:adjustRightInd/>
              <w:jc w:val="center"/>
              <w:textAlignment w:val="auto"/>
              <w:rPr>
                <w:color w:val="000000"/>
                <w:sz w:val="16"/>
                <w:szCs w:val="16"/>
              </w:rPr>
            </w:pPr>
            <w:r w:rsidRPr="000B153E">
              <w:rPr>
                <w:color w:val="000000"/>
                <w:sz w:val="16"/>
                <w:szCs w:val="16"/>
              </w:rPr>
              <w:t>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2EFA9B53" w14:textId="77777777" w:rsidR="00F64DA3" w:rsidRPr="00967989" w:rsidRDefault="00F64DA3" w:rsidP="00B97BE9">
            <w:pPr>
              <w:overflowPunct/>
              <w:autoSpaceDE/>
              <w:autoSpaceDN/>
              <w:adjustRightInd/>
              <w:textAlignment w:val="auto"/>
              <w:rPr>
                <w:color w:val="000000"/>
                <w:sz w:val="16"/>
                <w:szCs w:val="16"/>
              </w:rPr>
            </w:pPr>
            <w:r w:rsidRPr="000B153E">
              <w:rPr>
                <w:sz w:val="16"/>
                <w:szCs w:val="16"/>
              </w:rPr>
              <w:t>Generates a service-connected veterans report.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5F2598C4"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INPUT1</w:t>
            </w:r>
          </w:p>
          <w:p w14:paraId="40627A55"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INPUT2</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1CFBF4A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08E4B7F5" w14:textId="77777777" w:rsidR="00F64DA3" w:rsidRPr="00967989" w:rsidRDefault="00087C17" w:rsidP="00335D43">
            <w:pPr>
              <w:overflowPunct/>
              <w:autoSpaceDE/>
              <w:autoSpaceDN/>
              <w:adjustRightInd/>
              <w:textAlignment w:val="auto"/>
              <w:rPr>
                <w:color w:val="000000"/>
                <w:sz w:val="16"/>
                <w:szCs w:val="16"/>
              </w:rPr>
            </w:pPr>
            <w:r w:rsidRPr="008E64B5">
              <w:rPr>
                <w:color w:val="000000"/>
                <w:sz w:val="16"/>
                <w:szCs w:val="16"/>
              </w:rPr>
              <w:t>DVBAB SC VETERAN REPORT</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4971E1F5"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30F6576F"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75851895" w14:textId="77777777" w:rsidR="00F64DA3" w:rsidRPr="00967989" w:rsidRDefault="00087C17" w:rsidP="00335D43">
            <w:pPr>
              <w:overflowPunct/>
              <w:autoSpaceDE/>
              <w:autoSpaceDN/>
              <w:adjustRightInd/>
              <w:textAlignment w:val="auto"/>
              <w:rPr>
                <w:color w:val="000000"/>
                <w:sz w:val="16"/>
                <w:szCs w:val="16"/>
              </w:rPr>
            </w:pPr>
            <w:r>
              <w:rPr>
                <w:color w:val="000000"/>
                <w:sz w:val="16"/>
                <w:szCs w:val="16"/>
              </w:rPr>
              <w:t>Not called in Delphi code</w:t>
            </w:r>
          </w:p>
        </w:tc>
      </w:tr>
      <w:tr w:rsidR="00F64DA3" w:rsidRPr="00335D43" w14:paraId="2B13B6A7" w14:textId="77777777" w:rsidTr="008562E1">
        <w:trPr>
          <w:trHeight w:val="199"/>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26FD9ADA" w14:textId="77777777" w:rsidR="00F64DA3" w:rsidRPr="008E64B5" w:rsidRDefault="00F64DA3" w:rsidP="00335D43">
            <w:pPr>
              <w:overflowPunct/>
              <w:autoSpaceDE/>
              <w:autoSpaceDN/>
              <w:adjustRightInd/>
              <w:textAlignment w:val="auto"/>
              <w:rPr>
                <w:color w:val="000000"/>
                <w:sz w:val="16"/>
                <w:szCs w:val="16"/>
              </w:rPr>
            </w:pPr>
            <w:r w:rsidRPr="00967989">
              <w:rPr>
                <w:color w:val="000000"/>
                <w:sz w:val="16"/>
                <w:szCs w:val="16"/>
              </w:rPr>
              <w:t>DVBAB SEND MSG</w:t>
            </w:r>
          </w:p>
        </w:tc>
        <w:tc>
          <w:tcPr>
            <w:tcW w:w="825" w:type="dxa"/>
            <w:gridSpan w:val="2"/>
            <w:tcBorders>
              <w:top w:val="single" w:sz="8" w:space="0" w:color="auto"/>
              <w:left w:val="nil"/>
              <w:bottom w:val="single" w:sz="8" w:space="0" w:color="auto"/>
              <w:right w:val="dotted" w:sz="4" w:space="0" w:color="auto"/>
            </w:tcBorders>
            <w:shd w:val="clear" w:color="auto" w:fill="auto"/>
          </w:tcPr>
          <w:p w14:paraId="6A2A5324" w14:textId="77777777" w:rsidR="00F64DA3" w:rsidRPr="00967989" w:rsidRDefault="00F64DA3" w:rsidP="000B153E">
            <w:pPr>
              <w:overflowPunct/>
              <w:autoSpaceDE/>
              <w:autoSpaceDN/>
              <w:adjustRightInd/>
              <w:textAlignment w:val="auto"/>
              <w:rPr>
                <w:color w:val="000000"/>
                <w:sz w:val="16"/>
                <w:szCs w:val="16"/>
              </w:rPr>
            </w:pPr>
            <w:r w:rsidRPr="00967989">
              <w:rPr>
                <w:color w:val="000000"/>
                <w:sz w:val="16"/>
                <w:szCs w:val="16"/>
              </w:rPr>
              <w:t>MSG</w:t>
            </w:r>
          </w:p>
        </w:tc>
        <w:tc>
          <w:tcPr>
            <w:tcW w:w="927" w:type="dxa"/>
            <w:gridSpan w:val="2"/>
            <w:tcBorders>
              <w:top w:val="single" w:sz="8" w:space="0" w:color="auto"/>
              <w:left w:val="nil"/>
              <w:bottom w:val="single" w:sz="8" w:space="0" w:color="auto"/>
              <w:right w:val="dotted" w:sz="4" w:space="0" w:color="auto"/>
            </w:tcBorders>
            <w:shd w:val="clear" w:color="auto" w:fill="auto"/>
          </w:tcPr>
          <w:p w14:paraId="74C483E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32048650" w14:textId="77777777" w:rsidR="00F64DA3" w:rsidRPr="000B153E"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72A185CC" w14:textId="77777777" w:rsidR="00F64DA3" w:rsidRPr="000B153E" w:rsidRDefault="00F64DA3" w:rsidP="00335D43">
            <w:pPr>
              <w:overflowPunct/>
              <w:autoSpaceDE/>
              <w:autoSpaceDN/>
              <w:adjustRightInd/>
              <w:textAlignment w:val="auto"/>
              <w:rPr>
                <w:color w:val="000000"/>
                <w:sz w:val="16"/>
                <w:szCs w:val="16"/>
              </w:rPr>
            </w:pPr>
            <w:r w:rsidRPr="00967989">
              <w:rPr>
                <w:color w:val="000000"/>
                <w:sz w:val="16"/>
                <w:szCs w:val="16"/>
              </w:rPr>
              <w:t>Used to generate e-mail messages for specific CAPRI actions, such as changing a C&amp;P exam request.</w:t>
            </w:r>
          </w:p>
        </w:tc>
        <w:tc>
          <w:tcPr>
            <w:tcW w:w="1003" w:type="dxa"/>
            <w:gridSpan w:val="2"/>
            <w:tcBorders>
              <w:top w:val="single" w:sz="8" w:space="0" w:color="auto"/>
              <w:left w:val="nil"/>
              <w:bottom w:val="single" w:sz="8" w:space="0" w:color="auto"/>
              <w:right w:val="dotted" w:sz="4" w:space="0" w:color="auto"/>
            </w:tcBorders>
            <w:shd w:val="clear" w:color="auto" w:fill="auto"/>
          </w:tcPr>
          <w:p w14:paraId="3996E20A"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VAL1</w:t>
            </w:r>
            <w:r w:rsidRPr="00967989">
              <w:rPr>
                <w:color w:val="000000"/>
                <w:sz w:val="16"/>
                <w:szCs w:val="16"/>
              </w:rPr>
              <w:br/>
            </w:r>
            <w:r w:rsidRPr="00967989">
              <w:rPr>
                <w:color w:val="000000"/>
                <w:sz w:val="16"/>
                <w:szCs w:val="16"/>
              </w:rPr>
              <w:t>VAL2</w:t>
            </w:r>
            <w:r w:rsidRPr="00967989">
              <w:rPr>
                <w:color w:val="000000"/>
                <w:sz w:val="16"/>
                <w:szCs w:val="16"/>
              </w:rPr>
              <w:br/>
            </w:r>
            <w:r w:rsidRPr="00967989">
              <w:rPr>
                <w:color w:val="000000"/>
                <w:sz w:val="16"/>
                <w:szCs w:val="16"/>
              </w:rPr>
              <w:t>VAL3</w:t>
            </w:r>
            <w:r w:rsidRPr="00967989">
              <w:rPr>
                <w:color w:val="000000"/>
                <w:sz w:val="16"/>
                <w:szCs w:val="16"/>
              </w:rPr>
              <w:br/>
            </w:r>
            <w:r w:rsidRPr="00967989">
              <w:rPr>
                <w:color w:val="000000"/>
                <w:sz w:val="16"/>
                <w:szCs w:val="16"/>
              </w:rPr>
              <w:t>VAL4</w:t>
            </w:r>
            <w:r w:rsidRPr="00967989">
              <w:rPr>
                <w:color w:val="000000"/>
                <w:sz w:val="16"/>
                <w:szCs w:val="16"/>
              </w:rPr>
              <w:br/>
            </w:r>
            <w:r w:rsidRPr="00967989">
              <w:rPr>
                <w:color w:val="000000"/>
                <w:sz w:val="16"/>
                <w:szCs w:val="16"/>
              </w:rPr>
              <w:t>VAL5</w:t>
            </w:r>
          </w:p>
        </w:tc>
        <w:tc>
          <w:tcPr>
            <w:tcW w:w="2612" w:type="dxa"/>
            <w:gridSpan w:val="4"/>
            <w:tcBorders>
              <w:top w:val="single" w:sz="8" w:space="0" w:color="auto"/>
              <w:left w:val="nil"/>
              <w:bottom w:val="single" w:sz="8" w:space="0" w:color="auto"/>
              <w:right w:val="single" w:sz="8" w:space="0" w:color="auto"/>
            </w:tcBorders>
            <w:shd w:val="clear" w:color="auto" w:fill="auto"/>
          </w:tcPr>
          <w:p w14:paraId="6C6A681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4927CE49"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DVBAB SEND MSG'</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1721ACA6" w14:textId="77777777" w:rsidR="00F64DA3" w:rsidRDefault="00F64DA3" w:rsidP="00927D66">
            <w:pPr>
              <w:overflowPunct/>
              <w:autoSpaceDE/>
              <w:autoSpaceDN/>
              <w:adjustRightInd/>
              <w:textAlignment w:val="auto"/>
              <w:rPr>
                <w:color w:val="000000"/>
                <w:sz w:val="16"/>
                <w:szCs w:val="16"/>
              </w:rPr>
            </w:pPr>
          </w:p>
          <w:p w14:paraId="01E925E3"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'DVBAB SEND MSG'</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685F372D" w14:textId="77777777" w:rsidR="00F64DA3" w:rsidRDefault="00F64DA3" w:rsidP="00927D66">
            <w:pPr>
              <w:overflowPunct/>
              <w:autoSpaceDE/>
              <w:autoSpaceDN/>
              <w:adjustRightInd/>
              <w:textAlignment w:val="auto"/>
              <w:rPr>
                <w:color w:val="000000"/>
                <w:sz w:val="16"/>
                <w:szCs w:val="16"/>
              </w:rPr>
            </w:pPr>
          </w:p>
          <w:p w14:paraId="27D49EA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'DVBAB SEND MSG'</w:t>
            </w:r>
          </w:p>
        </w:tc>
        <w:tc>
          <w:tcPr>
            <w:tcW w:w="1057" w:type="dxa"/>
            <w:gridSpan w:val="4"/>
            <w:tcBorders>
              <w:top w:val="single" w:sz="8" w:space="0" w:color="auto"/>
              <w:left w:val="nil"/>
              <w:bottom w:val="single" w:sz="8" w:space="0" w:color="auto"/>
              <w:right w:val="dotted" w:sz="4" w:space="0" w:color="auto"/>
            </w:tcBorders>
            <w:shd w:val="clear" w:color="auto" w:fill="auto"/>
          </w:tcPr>
          <w:p w14:paraId="22D74D54" w14:textId="77777777" w:rsidR="00F64DA3" w:rsidRDefault="00F64DA3" w:rsidP="00927D66">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38BE4F21" w14:textId="77777777" w:rsidR="00F64DA3" w:rsidRDefault="00F64DA3" w:rsidP="00927D66">
            <w:pPr>
              <w:overflowPunct/>
              <w:autoSpaceDE/>
              <w:autoSpaceDN/>
              <w:adjustRightInd/>
              <w:textAlignment w:val="auto"/>
              <w:rPr>
                <w:color w:val="000000"/>
                <w:sz w:val="16"/>
                <w:szCs w:val="16"/>
              </w:rPr>
            </w:pPr>
          </w:p>
          <w:p w14:paraId="77EE86FE" w14:textId="77777777" w:rsidR="00F64DA3" w:rsidRDefault="00F64DA3" w:rsidP="00927D66">
            <w:pPr>
              <w:overflowPunct/>
              <w:autoSpaceDE/>
              <w:autoSpaceDN/>
              <w:adjustRightInd/>
              <w:textAlignment w:val="auto"/>
              <w:rPr>
                <w:color w:val="000000"/>
                <w:sz w:val="16"/>
                <w:szCs w:val="16"/>
              </w:rPr>
            </w:pPr>
          </w:p>
          <w:p w14:paraId="14BDAE98"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proofErr w:type="spellStart"/>
            <w:r w:rsidRPr="00967989">
              <w:rPr>
                <w:color w:val="000000"/>
                <w:sz w:val="16"/>
                <w:szCs w:val="16"/>
              </w:rPr>
              <w:t>entersimple</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4BDFBB7C" w14:textId="77777777" w:rsidR="00F64DA3" w:rsidRDefault="00F64DA3" w:rsidP="00927D66">
            <w:pPr>
              <w:overflowPunct/>
              <w:autoSpaceDE/>
              <w:autoSpaceDN/>
              <w:adjustRightInd/>
              <w:textAlignment w:val="auto"/>
              <w:rPr>
                <w:color w:val="000000"/>
                <w:sz w:val="16"/>
                <w:szCs w:val="16"/>
              </w:rPr>
            </w:pPr>
          </w:p>
          <w:p w14:paraId="61285BB6" w14:textId="77777777" w:rsidR="00F64DA3" w:rsidRDefault="00F64DA3" w:rsidP="00927D66">
            <w:pPr>
              <w:overflowPunct/>
              <w:autoSpaceDE/>
              <w:autoSpaceDN/>
              <w:adjustRightInd/>
              <w:textAlignment w:val="auto"/>
              <w:rPr>
                <w:color w:val="000000"/>
                <w:sz w:val="16"/>
                <w:szCs w:val="16"/>
              </w:rPr>
            </w:pPr>
          </w:p>
          <w:p w14:paraId="645342E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viewexam</w:t>
            </w:r>
            <w:proofErr w:type="spellEnd"/>
          </w:p>
        </w:tc>
        <w:tc>
          <w:tcPr>
            <w:tcW w:w="1206" w:type="dxa"/>
            <w:gridSpan w:val="3"/>
            <w:tcBorders>
              <w:top w:val="single" w:sz="8" w:space="0" w:color="auto"/>
              <w:left w:val="nil"/>
              <w:bottom w:val="single" w:sz="8" w:space="0" w:color="auto"/>
              <w:right w:val="dotted" w:sz="4" w:space="0" w:color="auto"/>
            </w:tcBorders>
            <w:shd w:val="clear" w:color="auto" w:fill="auto"/>
          </w:tcPr>
          <w:p w14:paraId="6939DC46"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6BC45327" w14:textId="77777777" w:rsidR="00F64DA3" w:rsidRDefault="00F64DA3" w:rsidP="00927D66">
            <w:pPr>
              <w:overflowPunct/>
              <w:autoSpaceDE/>
              <w:autoSpaceDN/>
              <w:adjustRightInd/>
              <w:textAlignment w:val="auto"/>
              <w:rPr>
                <w:color w:val="000000"/>
                <w:sz w:val="16"/>
                <w:szCs w:val="16"/>
              </w:rPr>
            </w:pPr>
          </w:p>
          <w:p w14:paraId="65B6E452" w14:textId="77777777" w:rsidR="00F64DA3" w:rsidRDefault="00F64DA3" w:rsidP="00927D66">
            <w:pPr>
              <w:overflowPunct/>
              <w:autoSpaceDE/>
              <w:autoSpaceDN/>
              <w:adjustRightInd/>
              <w:textAlignment w:val="auto"/>
              <w:rPr>
                <w:color w:val="000000"/>
                <w:sz w:val="16"/>
                <w:szCs w:val="16"/>
              </w:rPr>
            </w:pPr>
          </w:p>
          <w:p w14:paraId="34620005" w14:textId="77777777" w:rsidR="00F64DA3" w:rsidRDefault="00F64DA3" w:rsidP="00927D66">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2EA79EAD" w14:textId="77777777" w:rsidR="00F64DA3" w:rsidRDefault="00F64DA3" w:rsidP="00927D66">
            <w:pPr>
              <w:overflowPunct/>
              <w:autoSpaceDE/>
              <w:autoSpaceDN/>
              <w:adjustRightInd/>
              <w:textAlignment w:val="auto"/>
              <w:rPr>
                <w:color w:val="000000"/>
                <w:sz w:val="16"/>
                <w:szCs w:val="16"/>
              </w:rPr>
            </w:pPr>
          </w:p>
          <w:p w14:paraId="6F7F2B09" w14:textId="77777777" w:rsidR="00F64DA3" w:rsidRDefault="00F64DA3" w:rsidP="00927D66">
            <w:pPr>
              <w:overflowPunct/>
              <w:autoSpaceDE/>
              <w:autoSpaceDN/>
              <w:adjustRightInd/>
              <w:textAlignment w:val="auto"/>
              <w:rPr>
                <w:color w:val="000000"/>
                <w:sz w:val="16"/>
                <w:szCs w:val="16"/>
              </w:rPr>
            </w:pPr>
          </w:p>
          <w:p w14:paraId="7CA2F07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11EF7978"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AuthorIEN</w:t>
            </w:r>
            <w:proofErr w:type="spellEnd"/>
            <w:r w:rsidRPr="00967989">
              <w:rPr>
                <w:color w:val="000000"/>
                <w:sz w:val="16"/>
                <w:szCs w:val="16"/>
              </w:rPr>
              <w:br/>
            </w:r>
            <w:r w:rsidRPr="00967989">
              <w:rPr>
                <w:color w:val="000000"/>
                <w:sz w:val="16"/>
                <w:szCs w:val="16"/>
              </w:rPr>
              <w:t>'CAPRI: New C&amp;P Veteran Added to Patient File'</w:t>
            </w:r>
            <w:r w:rsidRPr="00967989">
              <w:rPr>
                <w:color w:val="000000"/>
                <w:sz w:val="16"/>
                <w:szCs w:val="16"/>
              </w:rPr>
              <w:br/>
            </w:r>
            <w:proofErr w:type="spellStart"/>
            <w:r w:rsidRPr="00967989">
              <w:rPr>
                <w:color w:val="000000"/>
                <w:sz w:val="16"/>
                <w:szCs w:val="16"/>
              </w:rPr>
              <w:t>MailManBuffer.Lines</w:t>
            </w:r>
            <w:proofErr w:type="spellEnd"/>
            <w:r w:rsidRPr="00967989">
              <w:rPr>
                <w:color w:val="000000"/>
                <w:sz w:val="16"/>
                <w:szCs w:val="16"/>
              </w:rPr>
              <w:br/>
            </w:r>
            <w:r w:rsidRPr="00967989">
              <w:rPr>
                <w:color w:val="000000"/>
                <w:sz w:val="16"/>
                <w:szCs w:val="16"/>
              </w:rPr>
              <w:t>'DVBA C NEW C&amp;P VETERAN</w:t>
            </w:r>
            <w:r w:rsidRPr="00967989">
              <w:rPr>
                <w:color w:val="000000"/>
                <w:sz w:val="16"/>
                <w:szCs w:val="16"/>
              </w:rPr>
              <w:br/>
            </w:r>
            <w:r w:rsidRPr="00967989">
              <w:rPr>
                <w:color w:val="000000"/>
                <w:sz w:val="16"/>
                <w:szCs w:val="16"/>
              </w:rPr>
              <w:br/>
            </w:r>
            <w:proofErr w:type="spellStart"/>
            <w:r w:rsidRPr="00967989">
              <w:rPr>
                <w:color w:val="000000"/>
                <w:sz w:val="16"/>
                <w:szCs w:val="16"/>
              </w:rPr>
              <w:t>AuthorIEN</w:t>
            </w:r>
            <w:proofErr w:type="spellEnd"/>
            <w:r w:rsidRPr="00967989">
              <w:rPr>
                <w:color w:val="000000"/>
                <w:sz w:val="16"/>
                <w:szCs w:val="16"/>
              </w:rPr>
              <w:br/>
            </w:r>
            <w:r w:rsidRPr="00967989">
              <w:rPr>
                <w:color w:val="000000"/>
                <w:sz w:val="16"/>
                <w:szCs w:val="16"/>
              </w:rPr>
              <w:t>'CAPRI: New C&amp;P Veteran Added to Patient File'</w:t>
            </w:r>
            <w:r w:rsidRPr="00967989">
              <w:rPr>
                <w:color w:val="000000"/>
                <w:sz w:val="16"/>
                <w:szCs w:val="16"/>
              </w:rPr>
              <w:br/>
            </w:r>
            <w:proofErr w:type="spellStart"/>
            <w:r w:rsidRPr="00967989">
              <w:rPr>
                <w:color w:val="000000"/>
                <w:sz w:val="16"/>
                <w:szCs w:val="16"/>
              </w:rPr>
              <w:t>MailManBuffer.Lines</w:t>
            </w:r>
            <w:proofErr w:type="spellEnd"/>
            <w:r w:rsidRPr="00967989">
              <w:rPr>
                <w:color w:val="000000"/>
                <w:sz w:val="16"/>
                <w:szCs w:val="16"/>
              </w:rPr>
              <w:t>[i]</w:t>
            </w:r>
            <w:r w:rsidRPr="00967989">
              <w:rPr>
                <w:color w:val="000000"/>
                <w:sz w:val="16"/>
                <w:szCs w:val="16"/>
              </w:rPr>
              <w:br/>
            </w:r>
            <w:r w:rsidRPr="00967989">
              <w:rPr>
                <w:color w:val="000000"/>
                <w:sz w:val="16"/>
                <w:szCs w:val="16"/>
              </w:rPr>
              <w:t>'DVBA C NEW C&amp;P VETERAN'</w:t>
            </w:r>
            <w:r w:rsidRPr="00967989">
              <w:rPr>
                <w:color w:val="000000"/>
                <w:sz w:val="16"/>
                <w:szCs w:val="16"/>
              </w:rPr>
              <w:br/>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AuthorIEN</w:t>
            </w:r>
            <w:proofErr w:type="spellEnd"/>
            <w:r w:rsidRPr="00967989">
              <w:rPr>
                <w:color w:val="000000"/>
                <w:sz w:val="16"/>
                <w:szCs w:val="16"/>
              </w:rPr>
              <w:t>; //DUZ Of Author of Note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'CAPRI: Cancellation of 2507 Exams'; //Max 45 Chars</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w:t>
            </w:r>
            <w:proofErr w:type="spellStart"/>
            <w:r w:rsidRPr="00967989">
              <w:rPr>
                <w:color w:val="000000"/>
                <w:sz w:val="16"/>
                <w:szCs w:val="16"/>
              </w:rPr>
              <w:t>IntToStr</w:t>
            </w:r>
            <w:proofErr w:type="spellEnd"/>
            <w:r w:rsidRPr="00967989">
              <w:rPr>
                <w:color w:val="000000"/>
                <w:sz w:val="16"/>
                <w:szCs w:val="16"/>
              </w:rPr>
              <w:t xml:space="preserve">(i + 1)] := </w:t>
            </w:r>
            <w:proofErr w:type="spellStart"/>
            <w:r w:rsidRPr="00967989">
              <w:rPr>
                <w:color w:val="000000"/>
                <w:sz w:val="16"/>
                <w:szCs w:val="16"/>
              </w:rPr>
              <w:t>frmMain.MailManBuffer.Lines</w:t>
            </w:r>
            <w:proofErr w:type="spellEnd"/>
            <w:r w:rsidRPr="00967989">
              <w:rPr>
                <w:color w:val="000000"/>
                <w:sz w:val="16"/>
                <w:szCs w:val="16"/>
              </w:rPr>
              <w:t>[i];</w:t>
            </w:r>
            <w:r w:rsidRPr="00967989">
              <w:rPr>
                <w:color w:val="000000"/>
                <w:sz w:val="16"/>
                <w:szCs w:val="16"/>
              </w:rPr>
              <w:br/>
            </w:r>
            <w:r w:rsidRPr="00967989">
              <w:rPr>
                <w:color w:val="000000"/>
                <w:sz w:val="16"/>
                <w:szCs w:val="16"/>
              </w:rPr>
              <w:t xml:space="preserve">Value := 'DVBA C 2507 CANCELLATION'; //Mail Group </w:t>
            </w:r>
            <w:r w:rsidRPr="00967989">
              <w:rPr>
                <w:color w:val="000000"/>
                <w:sz w:val="16"/>
                <w:szCs w:val="16"/>
              </w:rPr>
              <w:lastRenderedPageBreak/>
              <w:t>Name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22877A08" w14:textId="77777777" w:rsidTr="008562E1">
        <w:trPr>
          <w:trHeight w:val="2077"/>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2E52F824" w14:textId="77777777" w:rsidR="00F64DA3" w:rsidRPr="008E64B5" w:rsidRDefault="00F64DA3" w:rsidP="00927D66">
            <w:pPr>
              <w:overflowPunct/>
              <w:autoSpaceDE/>
              <w:autoSpaceDN/>
              <w:adjustRightInd/>
              <w:textAlignment w:val="auto"/>
              <w:rPr>
                <w:color w:val="000000"/>
                <w:sz w:val="16"/>
                <w:szCs w:val="16"/>
              </w:rPr>
            </w:pPr>
            <w:r w:rsidRPr="008E64B5">
              <w:rPr>
                <w:rFonts w:ascii="Calibri" w:hAnsi="Calibri" w:cs="Calibri"/>
                <w:bCs/>
                <w:color w:val="000000"/>
                <w:sz w:val="18"/>
                <w:szCs w:val="18"/>
              </w:rPr>
              <w:lastRenderedPageBreak/>
              <w:t>DVBAB SEND MSG</w:t>
            </w:r>
            <w:r>
              <w:rPr>
                <w:rFonts w:ascii="Calibri" w:hAnsi="Calibri" w:cs="Calibri"/>
                <w:bCs/>
                <w:color w:val="000000"/>
                <w:sz w:val="18"/>
                <w:szCs w:val="18"/>
              </w:rPr>
              <w:t xml:space="preserve"> TWO</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40063DE4"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MSG2</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4A81323D"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DVBAB1A</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597122E7"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454E277" w14:textId="77777777" w:rsidR="00F64DA3" w:rsidRPr="00912A15" w:rsidRDefault="00F64DA3" w:rsidP="00912A15">
            <w:pPr>
              <w:overflowPunct/>
              <w:textAlignment w:val="auto"/>
              <w:rPr>
                <w:sz w:val="16"/>
                <w:szCs w:val="16"/>
              </w:rPr>
            </w:pPr>
            <w:r w:rsidRPr="00912A15">
              <w:rPr>
                <w:sz w:val="16"/>
                <w:szCs w:val="16"/>
              </w:rPr>
              <w:t>THIS RPC IS THE SECOND FOR THE CAPRI MSG 2507 EXAM</w:t>
            </w:r>
          </w:p>
          <w:p w14:paraId="2780D450" w14:textId="77777777" w:rsidR="00F64DA3" w:rsidRPr="00967989" w:rsidRDefault="00F64DA3" w:rsidP="00927D66">
            <w:pPr>
              <w:overflowPunct/>
              <w:autoSpaceDE/>
              <w:autoSpaceDN/>
              <w:adjustRightInd/>
              <w:textAlignment w:val="auto"/>
              <w:rPr>
                <w:color w:val="000000"/>
                <w:sz w:val="16"/>
                <w:szCs w:val="16"/>
              </w:rPr>
            </w:pPr>
            <w:r w:rsidRPr="00912A15">
              <w:rPr>
                <w:sz w:val="16"/>
                <w:szCs w:val="16"/>
              </w:rPr>
              <w:t xml:space="preserve"> THIS ONE PRODUCES A MESSAGE FOR EACH EXAM THAT IS COMPLETED</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145DB5D1"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DUZ</w:t>
            </w:r>
          </w:p>
          <w:p w14:paraId="6A14C19B" w14:textId="77777777" w:rsidR="00F64DA3" w:rsidRDefault="00F64DA3" w:rsidP="00927D66">
            <w:pPr>
              <w:overflowPunct/>
              <w:autoSpaceDE/>
              <w:autoSpaceDN/>
              <w:adjustRightInd/>
              <w:jc w:val="center"/>
              <w:textAlignment w:val="auto"/>
              <w:rPr>
                <w:color w:val="000000"/>
                <w:sz w:val="16"/>
                <w:szCs w:val="16"/>
              </w:rPr>
            </w:pPr>
            <w:r>
              <w:rPr>
                <w:color w:val="000000"/>
                <w:sz w:val="16"/>
                <w:szCs w:val="16"/>
              </w:rPr>
              <w:t>RIEN</w:t>
            </w:r>
          </w:p>
          <w:p w14:paraId="3954375E"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ELIST</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6EDCE5BD" w14:textId="77777777" w:rsidR="00F64DA3" w:rsidRPr="00967989" w:rsidRDefault="00F64DA3" w:rsidP="00927D66">
            <w:pPr>
              <w:overflowPunct/>
              <w:autoSpaceDE/>
              <w:autoSpaceDN/>
              <w:adjustRightInd/>
              <w:textAlignment w:val="auto"/>
              <w:rPr>
                <w:color w:val="000000"/>
                <w:sz w:val="16"/>
                <w:szCs w:val="16"/>
              </w:rPr>
            </w:pPr>
            <w:r w:rsidRPr="00912A15">
              <w:rPr>
                <w:sz w:val="16"/>
                <w:szCs w:val="16"/>
              </w:rPr>
              <w:t>ERR   RETURNS THE ERROR MESSAGE OR THE 'MESSAGE SENT'</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2B6686A3"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DVBAB SEND MSG TWO</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1747E22D" w14:textId="77777777" w:rsidR="00F64DA3" w:rsidRPr="00967989" w:rsidRDefault="00F64DA3" w:rsidP="00927D66">
            <w:pPr>
              <w:overflowPunct/>
              <w:autoSpaceDE/>
              <w:autoSpaceDN/>
              <w:adjustRightInd/>
              <w:textAlignment w:val="auto"/>
              <w:rPr>
                <w:color w:val="000000"/>
                <w:sz w:val="16"/>
                <w:szCs w:val="16"/>
              </w:rPr>
            </w:pPr>
            <w:proofErr w:type="spellStart"/>
            <w:r>
              <w:rPr>
                <w:color w:val="000000"/>
                <w:sz w:val="16"/>
                <w:szCs w:val="16"/>
              </w:rPr>
              <w:t>CAPRISupport</w:t>
            </w:r>
            <w:proofErr w:type="spellEnd"/>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3BBC8C59" w14:textId="77777777" w:rsidR="00F64DA3" w:rsidRPr="00967989" w:rsidRDefault="00F64DA3" w:rsidP="00927D66">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4B610E6B" w14:textId="77777777" w:rsidR="00F64DA3" w:rsidRPr="00515C8B" w:rsidRDefault="00F64DA3" w:rsidP="00515C8B">
            <w:pPr>
              <w:overflowPunct/>
              <w:autoSpaceDE/>
              <w:autoSpaceDN/>
              <w:adjustRightInd/>
              <w:textAlignment w:val="auto"/>
              <w:rPr>
                <w:color w:val="000000"/>
                <w:sz w:val="16"/>
                <w:szCs w:val="16"/>
              </w:rPr>
            </w:pPr>
            <w:r>
              <w:rPr>
                <w:color w:val="000000"/>
                <w:sz w:val="16"/>
                <w:szCs w:val="16"/>
              </w:rPr>
              <w:t xml:space="preserve">  Value := </w:t>
            </w:r>
            <w:proofErr w:type="spellStart"/>
            <w:r>
              <w:rPr>
                <w:color w:val="000000"/>
                <w:sz w:val="16"/>
                <w:szCs w:val="16"/>
              </w:rPr>
              <w:t>SenderDUZ</w:t>
            </w:r>
            <w:proofErr w:type="spellEnd"/>
            <w:r>
              <w:rPr>
                <w:color w:val="000000"/>
                <w:sz w:val="16"/>
                <w:szCs w:val="16"/>
              </w:rPr>
              <w:t>;</w:t>
            </w:r>
          </w:p>
          <w:p w14:paraId="657301C6" w14:textId="77777777" w:rsidR="00F64DA3" w:rsidRPr="00515C8B" w:rsidRDefault="00F64DA3" w:rsidP="00515C8B">
            <w:pPr>
              <w:overflowPunct/>
              <w:autoSpaceDE/>
              <w:autoSpaceDN/>
              <w:adjustRightInd/>
              <w:textAlignment w:val="auto"/>
              <w:rPr>
                <w:color w:val="000000"/>
                <w:sz w:val="16"/>
                <w:szCs w:val="16"/>
              </w:rPr>
            </w:pPr>
            <w:proofErr w:type="spellStart"/>
            <w:r w:rsidRPr="00515C8B">
              <w:rPr>
                <w:color w:val="000000"/>
                <w:sz w:val="16"/>
                <w:szCs w:val="16"/>
              </w:rPr>
              <w:t>PType</w:t>
            </w:r>
            <w:proofErr w:type="spellEnd"/>
            <w:r w:rsidRPr="00515C8B">
              <w:rPr>
                <w:color w:val="000000"/>
                <w:sz w:val="16"/>
                <w:szCs w:val="16"/>
              </w:rPr>
              <w:t xml:space="preserve"> := literal;</w:t>
            </w:r>
          </w:p>
          <w:p w14:paraId="08180025" w14:textId="77777777" w:rsidR="00F64DA3" w:rsidRDefault="00F64DA3" w:rsidP="00515C8B">
            <w:pPr>
              <w:overflowPunct/>
              <w:autoSpaceDE/>
              <w:autoSpaceDN/>
              <w:adjustRightInd/>
              <w:textAlignment w:val="auto"/>
              <w:rPr>
                <w:color w:val="000000"/>
                <w:sz w:val="16"/>
                <w:szCs w:val="16"/>
              </w:rPr>
            </w:pPr>
          </w:p>
          <w:p w14:paraId="1BCA3E8C" w14:textId="77777777" w:rsidR="00F64DA3" w:rsidRPr="00515C8B" w:rsidRDefault="00F64DA3" w:rsidP="00515C8B">
            <w:pPr>
              <w:overflowPunct/>
              <w:autoSpaceDE/>
              <w:autoSpaceDN/>
              <w:adjustRightInd/>
              <w:textAlignment w:val="auto"/>
              <w:rPr>
                <w:color w:val="000000"/>
                <w:sz w:val="16"/>
                <w:szCs w:val="16"/>
              </w:rPr>
            </w:pPr>
            <w:r w:rsidRPr="00515C8B">
              <w:rPr>
                <w:color w:val="000000"/>
                <w:sz w:val="16"/>
                <w:szCs w:val="16"/>
              </w:rPr>
              <w:t>Value :</w:t>
            </w:r>
            <w:r>
              <w:rPr>
                <w:color w:val="000000"/>
                <w:sz w:val="16"/>
                <w:szCs w:val="16"/>
              </w:rPr>
              <w:t xml:space="preserve">= </w:t>
            </w:r>
            <w:proofErr w:type="spellStart"/>
            <w:r>
              <w:rPr>
                <w:color w:val="000000"/>
                <w:sz w:val="16"/>
                <w:szCs w:val="16"/>
              </w:rPr>
              <w:t>RequestIEN</w:t>
            </w:r>
            <w:proofErr w:type="spellEnd"/>
            <w:r>
              <w:rPr>
                <w:color w:val="000000"/>
                <w:sz w:val="16"/>
                <w:szCs w:val="16"/>
              </w:rPr>
              <w:t>;</w:t>
            </w:r>
          </w:p>
          <w:p w14:paraId="38CE2FB1" w14:textId="77777777" w:rsidR="00F64DA3" w:rsidRPr="00515C8B" w:rsidRDefault="00F64DA3" w:rsidP="00515C8B">
            <w:pPr>
              <w:overflowPunct/>
              <w:autoSpaceDE/>
              <w:autoSpaceDN/>
              <w:adjustRightInd/>
              <w:textAlignment w:val="auto"/>
              <w:rPr>
                <w:color w:val="000000"/>
                <w:sz w:val="16"/>
                <w:szCs w:val="16"/>
              </w:rPr>
            </w:pPr>
            <w:proofErr w:type="spellStart"/>
            <w:r w:rsidRPr="00515C8B">
              <w:rPr>
                <w:color w:val="000000"/>
                <w:sz w:val="16"/>
                <w:szCs w:val="16"/>
              </w:rPr>
              <w:t>PType</w:t>
            </w:r>
            <w:proofErr w:type="spellEnd"/>
            <w:r w:rsidRPr="00515C8B">
              <w:rPr>
                <w:color w:val="000000"/>
                <w:sz w:val="16"/>
                <w:szCs w:val="16"/>
              </w:rPr>
              <w:t xml:space="preserve"> := literal;</w:t>
            </w:r>
          </w:p>
          <w:p w14:paraId="590860EE" w14:textId="77777777" w:rsidR="00F64DA3" w:rsidRDefault="00F64DA3" w:rsidP="00515C8B">
            <w:pPr>
              <w:overflowPunct/>
              <w:autoSpaceDE/>
              <w:autoSpaceDN/>
              <w:adjustRightInd/>
              <w:textAlignment w:val="auto"/>
              <w:rPr>
                <w:color w:val="000000"/>
                <w:sz w:val="16"/>
                <w:szCs w:val="16"/>
              </w:rPr>
            </w:pPr>
          </w:p>
          <w:p w14:paraId="317B7D2D" w14:textId="77777777" w:rsidR="00F64DA3" w:rsidRDefault="00F64DA3" w:rsidP="00515C8B">
            <w:pPr>
              <w:overflowPunct/>
              <w:autoSpaceDE/>
              <w:autoSpaceDN/>
              <w:adjustRightInd/>
              <w:textAlignment w:val="auto"/>
              <w:rPr>
                <w:color w:val="000000"/>
                <w:sz w:val="16"/>
                <w:szCs w:val="16"/>
              </w:rPr>
            </w:pPr>
            <w:proofErr w:type="spellStart"/>
            <w:r w:rsidRPr="00515C8B">
              <w:rPr>
                <w:color w:val="000000"/>
                <w:sz w:val="16"/>
                <w:szCs w:val="16"/>
              </w:rPr>
              <w:t>ExamIENs</w:t>
            </w:r>
            <w:proofErr w:type="spellEnd"/>
            <w:r w:rsidRPr="00515C8B">
              <w:rPr>
                <w:color w:val="000000"/>
                <w:sz w:val="16"/>
                <w:szCs w:val="16"/>
              </w:rPr>
              <w:t>[I]</w:t>
            </w:r>
          </w:p>
          <w:p w14:paraId="697E04B5" w14:textId="77777777" w:rsidR="00F64DA3" w:rsidRPr="00967989" w:rsidRDefault="00F64DA3" w:rsidP="00515C8B">
            <w:pPr>
              <w:overflowPunct/>
              <w:autoSpaceDE/>
              <w:autoSpaceDN/>
              <w:adjustRightInd/>
              <w:textAlignment w:val="auto"/>
              <w:rPr>
                <w:color w:val="000000"/>
                <w:sz w:val="16"/>
                <w:szCs w:val="16"/>
              </w:rPr>
            </w:pPr>
            <w:proofErr w:type="spellStart"/>
            <w:r w:rsidRPr="00515C8B">
              <w:rPr>
                <w:color w:val="000000"/>
                <w:sz w:val="16"/>
                <w:szCs w:val="16"/>
              </w:rPr>
              <w:t>PType</w:t>
            </w:r>
            <w:proofErr w:type="spellEnd"/>
            <w:r w:rsidRPr="00515C8B">
              <w:rPr>
                <w:color w:val="000000"/>
                <w:sz w:val="16"/>
                <w:szCs w:val="16"/>
              </w:rPr>
              <w:t xml:space="preserve"> := list;  </w:t>
            </w:r>
          </w:p>
        </w:tc>
      </w:tr>
      <w:tr w:rsidR="00F64DA3" w:rsidRPr="00335D43" w14:paraId="7AA39796" w14:textId="77777777" w:rsidTr="008562E1">
        <w:trPr>
          <w:trHeight w:val="1240"/>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42615C6C"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SET DIVISION</w:t>
            </w:r>
          </w:p>
        </w:tc>
        <w:tc>
          <w:tcPr>
            <w:tcW w:w="825" w:type="dxa"/>
            <w:gridSpan w:val="2"/>
            <w:tcBorders>
              <w:top w:val="single" w:sz="8" w:space="0" w:color="auto"/>
              <w:left w:val="nil"/>
              <w:bottom w:val="single" w:sz="8" w:space="0" w:color="auto"/>
              <w:right w:val="dotted" w:sz="4" w:space="0" w:color="auto"/>
            </w:tcBorders>
            <w:shd w:val="clear" w:color="auto" w:fill="auto"/>
          </w:tcPr>
          <w:p w14:paraId="2C237B12"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DUZ2</w:t>
            </w:r>
          </w:p>
        </w:tc>
        <w:tc>
          <w:tcPr>
            <w:tcW w:w="927" w:type="dxa"/>
            <w:gridSpan w:val="2"/>
            <w:tcBorders>
              <w:top w:val="single" w:sz="8" w:space="0" w:color="auto"/>
              <w:left w:val="nil"/>
              <w:bottom w:val="single" w:sz="8" w:space="0" w:color="auto"/>
              <w:right w:val="dotted" w:sz="4" w:space="0" w:color="auto"/>
            </w:tcBorders>
            <w:shd w:val="clear" w:color="auto" w:fill="auto"/>
          </w:tcPr>
          <w:p w14:paraId="6835213A"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DVBAB84</w:t>
            </w:r>
          </w:p>
        </w:tc>
        <w:tc>
          <w:tcPr>
            <w:tcW w:w="926" w:type="dxa"/>
            <w:gridSpan w:val="2"/>
            <w:tcBorders>
              <w:top w:val="single" w:sz="8" w:space="0" w:color="auto"/>
              <w:left w:val="nil"/>
              <w:bottom w:val="single" w:sz="8" w:space="0" w:color="auto"/>
              <w:right w:val="dotted" w:sz="4" w:space="0" w:color="auto"/>
            </w:tcBorders>
            <w:shd w:val="clear" w:color="auto" w:fill="auto"/>
          </w:tcPr>
          <w:p w14:paraId="5948970B"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single" w:sz="8" w:space="0" w:color="auto"/>
              <w:right w:val="dotted" w:sz="4" w:space="0" w:color="auto"/>
            </w:tcBorders>
            <w:shd w:val="clear" w:color="auto" w:fill="auto"/>
          </w:tcPr>
          <w:p w14:paraId="50D76D31" w14:textId="77777777" w:rsidR="00F64DA3" w:rsidRPr="00967989" w:rsidRDefault="00F64DA3" w:rsidP="00912A15">
            <w:pPr>
              <w:overflowPunct/>
              <w:autoSpaceDE/>
              <w:autoSpaceDN/>
              <w:adjustRightInd/>
              <w:textAlignment w:val="auto"/>
              <w:rPr>
                <w:color w:val="000000"/>
                <w:sz w:val="16"/>
                <w:szCs w:val="16"/>
              </w:rPr>
            </w:pPr>
            <w:r>
              <w:rPr>
                <w:color w:val="000000"/>
                <w:sz w:val="16"/>
                <w:szCs w:val="16"/>
              </w:rPr>
              <w:t>Set the Division</w:t>
            </w:r>
          </w:p>
        </w:tc>
        <w:tc>
          <w:tcPr>
            <w:tcW w:w="1003" w:type="dxa"/>
            <w:gridSpan w:val="2"/>
            <w:tcBorders>
              <w:top w:val="single" w:sz="8" w:space="0" w:color="auto"/>
              <w:left w:val="nil"/>
              <w:bottom w:val="single" w:sz="8" w:space="0" w:color="auto"/>
              <w:right w:val="dotted" w:sz="4" w:space="0" w:color="auto"/>
            </w:tcBorders>
            <w:shd w:val="clear" w:color="auto" w:fill="auto"/>
          </w:tcPr>
          <w:p w14:paraId="7384D5BA"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NUM</w:t>
            </w:r>
          </w:p>
        </w:tc>
        <w:tc>
          <w:tcPr>
            <w:tcW w:w="2612" w:type="dxa"/>
            <w:gridSpan w:val="4"/>
            <w:tcBorders>
              <w:top w:val="single" w:sz="8" w:space="0" w:color="auto"/>
              <w:left w:val="nil"/>
              <w:bottom w:val="single" w:sz="8" w:space="0" w:color="auto"/>
              <w:right w:val="single" w:sz="8" w:space="0" w:color="auto"/>
            </w:tcBorders>
            <w:shd w:val="clear" w:color="auto" w:fill="auto"/>
          </w:tcPr>
          <w:p w14:paraId="4A08341C" w14:textId="77777777" w:rsidR="00F64DA3" w:rsidRPr="00912A15" w:rsidRDefault="00F64DA3" w:rsidP="00912A15">
            <w:pPr>
              <w:overflowPunct/>
              <w:textAlignment w:val="auto"/>
              <w:rPr>
                <w:sz w:val="16"/>
                <w:szCs w:val="16"/>
              </w:rPr>
            </w:pPr>
            <w:r w:rsidRPr="00912A15">
              <w:rPr>
                <w:sz w:val="16"/>
                <w:szCs w:val="16"/>
              </w:rPr>
              <w:t>Return</w:t>
            </w:r>
          </w:p>
          <w:p w14:paraId="37C3F39C" w14:textId="77777777" w:rsidR="00F64DA3" w:rsidRPr="00912A15" w:rsidRDefault="00F64DA3" w:rsidP="00912A15">
            <w:pPr>
              <w:overflowPunct/>
              <w:textAlignment w:val="auto"/>
              <w:rPr>
                <w:sz w:val="16"/>
                <w:szCs w:val="16"/>
              </w:rPr>
            </w:pPr>
            <w:r w:rsidRPr="00912A15">
              <w:rPr>
                <w:sz w:val="16"/>
                <w:szCs w:val="16"/>
              </w:rPr>
              <w:t xml:space="preserve">  </w:t>
            </w:r>
          </w:p>
          <w:p w14:paraId="73656E8D" w14:textId="77777777" w:rsidR="00F64DA3" w:rsidRPr="00912A15" w:rsidRDefault="00F64DA3" w:rsidP="00912A15">
            <w:pPr>
              <w:overflowPunct/>
              <w:textAlignment w:val="auto"/>
              <w:rPr>
                <w:sz w:val="16"/>
                <w:szCs w:val="16"/>
              </w:rPr>
            </w:pPr>
            <w:r w:rsidRPr="00912A15">
              <w:rPr>
                <w:sz w:val="16"/>
                <w:szCs w:val="16"/>
              </w:rPr>
              <w:t xml:space="preserve">  O^ERR_MESSAGE (upon failure)</w:t>
            </w:r>
          </w:p>
          <w:p w14:paraId="154F10FC" w14:textId="77777777" w:rsidR="00F64DA3" w:rsidRPr="00912A15" w:rsidRDefault="00F64DA3" w:rsidP="00912A15">
            <w:pPr>
              <w:overflowPunct/>
              <w:textAlignment w:val="auto"/>
              <w:rPr>
                <w:sz w:val="16"/>
                <w:szCs w:val="16"/>
              </w:rPr>
            </w:pPr>
            <w:r w:rsidRPr="00912A15">
              <w:rPr>
                <w:sz w:val="16"/>
                <w:szCs w:val="16"/>
              </w:rPr>
              <w:t xml:space="preserve">  </w:t>
            </w:r>
          </w:p>
          <w:p w14:paraId="154B4D78" w14:textId="77777777" w:rsidR="00F64DA3" w:rsidRPr="00912A15" w:rsidRDefault="00F64DA3" w:rsidP="00927D66">
            <w:pPr>
              <w:overflowPunct/>
              <w:autoSpaceDE/>
              <w:autoSpaceDN/>
              <w:adjustRightInd/>
              <w:textAlignment w:val="auto"/>
              <w:rPr>
                <w:color w:val="000000"/>
                <w:sz w:val="16"/>
                <w:szCs w:val="16"/>
              </w:rPr>
            </w:pPr>
            <w:r w:rsidRPr="00912A15">
              <w:rPr>
                <w:sz w:val="16"/>
                <w:szCs w:val="16"/>
              </w:rPr>
              <w:t xml:space="preserve">  IEN^INSTITUTION_NAME (upon success)</w:t>
            </w:r>
          </w:p>
        </w:tc>
        <w:tc>
          <w:tcPr>
            <w:tcW w:w="1032" w:type="dxa"/>
            <w:gridSpan w:val="4"/>
            <w:tcBorders>
              <w:top w:val="single" w:sz="8" w:space="0" w:color="auto"/>
              <w:left w:val="nil"/>
              <w:bottom w:val="single" w:sz="8" w:space="0" w:color="auto"/>
              <w:right w:val="dotted" w:sz="4" w:space="0" w:color="auto"/>
            </w:tcBorders>
            <w:shd w:val="clear" w:color="auto" w:fill="auto"/>
          </w:tcPr>
          <w:p w14:paraId="04E7B7BC"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DVBAB SET DIVISION'</w:t>
            </w:r>
          </w:p>
        </w:tc>
        <w:tc>
          <w:tcPr>
            <w:tcW w:w="1057" w:type="dxa"/>
            <w:gridSpan w:val="4"/>
            <w:tcBorders>
              <w:top w:val="single" w:sz="8" w:space="0" w:color="auto"/>
              <w:left w:val="nil"/>
              <w:bottom w:val="single" w:sz="8" w:space="0" w:color="auto"/>
              <w:right w:val="dotted" w:sz="4" w:space="0" w:color="auto"/>
            </w:tcBorders>
            <w:shd w:val="clear" w:color="auto" w:fill="auto"/>
          </w:tcPr>
          <w:p w14:paraId="4880512E"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7DB74027"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7A250E54" w14:textId="77777777" w:rsidR="00F64DA3" w:rsidRPr="00967989" w:rsidRDefault="00F64DA3" w:rsidP="00927D66">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RemoteUserDivisionNumber</w:t>
            </w:r>
            <w:proofErr w:type="spellEnd"/>
            <w:r w:rsidRPr="00967989">
              <w:rPr>
                <w:color w:val="000000"/>
                <w:sz w:val="16"/>
                <w:szCs w:val="16"/>
              </w:rPr>
              <w:t xml:space="preserve">; </w:t>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E20AD23" w14:textId="77777777" w:rsidTr="008562E1">
        <w:trPr>
          <w:trHeight w:val="520"/>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tcPr>
          <w:p w14:paraId="70FB450F" w14:textId="77777777" w:rsidR="00F64DA3" w:rsidRPr="00967989" w:rsidRDefault="00F64DA3" w:rsidP="00927D66">
            <w:pPr>
              <w:overflowPunct/>
              <w:autoSpaceDE/>
              <w:autoSpaceDN/>
              <w:adjustRightInd/>
              <w:textAlignment w:val="auto"/>
              <w:rPr>
                <w:color w:val="000000"/>
                <w:sz w:val="16"/>
                <w:szCs w:val="16"/>
              </w:rPr>
            </w:pPr>
            <w:r w:rsidRPr="008E64B5">
              <w:rPr>
                <w:color w:val="000000"/>
                <w:sz w:val="16"/>
                <w:szCs w:val="16"/>
              </w:rPr>
              <w:t>DVBAB SURGERY CASE</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tcPr>
          <w:p w14:paraId="72953C1E" w14:textId="77777777" w:rsidR="00F64DA3" w:rsidRPr="00967989" w:rsidRDefault="00F64DA3" w:rsidP="00912A15">
            <w:pPr>
              <w:overflowPunct/>
              <w:autoSpaceDE/>
              <w:autoSpaceDN/>
              <w:adjustRightInd/>
              <w:textAlignment w:val="auto"/>
              <w:rPr>
                <w:color w:val="000000"/>
                <w:sz w:val="16"/>
                <w:szCs w:val="16"/>
              </w:rPr>
            </w:pPr>
            <w:r>
              <w:rPr>
                <w:rFonts w:ascii="Calibri" w:hAnsi="Calibri" w:cs="Calibri"/>
                <w:bCs/>
                <w:color w:val="000000"/>
                <w:sz w:val="18"/>
                <w:szCs w:val="18"/>
              </w:rPr>
              <w:t>START</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tcPr>
          <w:p w14:paraId="62304BD9" w14:textId="77777777" w:rsidR="00F64DA3" w:rsidRPr="00967989" w:rsidRDefault="00F64DA3" w:rsidP="00927D66">
            <w:pPr>
              <w:overflowPunct/>
              <w:autoSpaceDE/>
              <w:autoSpaceDN/>
              <w:adjustRightInd/>
              <w:jc w:val="center"/>
              <w:textAlignment w:val="auto"/>
              <w:rPr>
                <w:color w:val="000000"/>
                <w:sz w:val="16"/>
                <w:szCs w:val="16"/>
              </w:rPr>
            </w:pPr>
            <w:r w:rsidRPr="00967989">
              <w:rPr>
                <w:color w:val="000000"/>
                <w:sz w:val="16"/>
                <w:szCs w:val="16"/>
              </w:rPr>
              <w:t>DVBAB8</w:t>
            </w:r>
            <w:r>
              <w:rPr>
                <w:color w:val="000000"/>
                <w:sz w:val="16"/>
                <w:szCs w:val="16"/>
              </w:rPr>
              <w:t>9</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tcPr>
          <w:p w14:paraId="71DAB4E5"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tcPr>
          <w:p w14:paraId="6E5AB910" w14:textId="77777777" w:rsidR="00F64DA3" w:rsidRPr="00967989" w:rsidRDefault="00F64DA3" w:rsidP="00927D66">
            <w:pPr>
              <w:overflowPunct/>
              <w:autoSpaceDE/>
              <w:autoSpaceDN/>
              <w:adjustRightInd/>
              <w:textAlignment w:val="auto"/>
              <w:rPr>
                <w:color w:val="000000"/>
                <w:sz w:val="16"/>
                <w:szCs w:val="16"/>
              </w:rPr>
            </w:pPr>
            <w:r>
              <w:rPr>
                <w:rFonts w:ascii="Calibri" w:hAnsi="Calibri" w:cs="Calibri"/>
                <w:bCs/>
                <w:color w:val="000000"/>
                <w:sz w:val="18"/>
                <w:szCs w:val="18"/>
              </w:rPr>
              <w:t>NONE</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tcPr>
          <w:p w14:paraId="297A8F07" w14:textId="77777777" w:rsidR="00F64DA3" w:rsidRPr="00967989" w:rsidRDefault="00F64DA3" w:rsidP="00927D66">
            <w:pPr>
              <w:overflowPunct/>
              <w:autoSpaceDE/>
              <w:autoSpaceDN/>
              <w:adjustRightInd/>
              <w:jc w:val="center"/>
              <w:textAlignment w:val="auto"/>
              <w:rPr>
                <w:color w:val="000000"/>
                <w:sz w:val="16"/>
                <w:szCs w:val="16"/>
              </w:rPr>
            </w:pPr>
            <w:r>
              <w:rPr>
                <w:color w:val="000000"/>
                <w:sz w:val="16"/>
                <w:szCs w:val="16"/>
              </w:rPr>
              <w:t>DFN</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tcPr>
          <w:p w14:paraId="5DCDCEE4" w14:textId="77777777" w:rsidR="00F64DA3" w:rsidRPr="00967989" w:rsidRDefault="00F64DA3" w:rsidP="00912A15">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tcPr>
          <w:p w14:paraId="3B86E861" w14:textId="77777777" w:rsidR="00F64DA3" w:rsidRPr="008E64B5" w:rsidRDefault="00F64DA3" w:rsidP="006E2E67">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DVBAB SURGERY CASE</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tcPr>
          <w:p w14:paraId="418DAC20" w14:textId="77777777" w:rsidR="00F64DA3" w:rsidRPr="008E64B5" w:rsidRDefault="00F64DA3" w:rsidP="006E2E67">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FFFFFF" w:themeFill="background1"/>
          </w:tcPr>
          <w:p w14:paraId="73112E20" w14:textId="77777777" w:rsidR="00F64DA3" w:rsidRPr="008E64B5" w:rsidRDefault="00F64DA3" w:rsidP="006E2E67">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tcPr>
          <w:p w14:paraId="75236E0B" w14:textId="77777777" w:rsidR="00F64DA3" w:rsidRPr="00A2678D"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r w:rsidRPr="00A2678D">
              <w:rPr>
                <w:rFonts w:ascii="Calibri" w:hAnsi="Calibri" w:cs="Calibri"/>
                <w:bCs/>
                <w:color w:val="000000"/>
                <w:sz w:val="18"/>
                <w:szCs w:val="18"/>
              </w:rPr>
              <w:t xml:space="preserve">Value := </w:t>
            </w:r>
            <w:proofErr w:type="spellStart"/>
            <w:r w:rsidRPr="00A2678D">
              <w:rPr>
                <w:rFonts w:ascii="Calibri" w:hAnsi="Calibri" w:cs="Calibri"/>
                <w:bCs/>
                <w:color w:val="000000"/>
                <w:sz w:val="18"/>
                <w:szCs w:val="18"/>
              </w:rPr>
              <w:t>PatientIEN</w:t>
            </w:r>
            <w:proofErr w:type="spellEnd"/>
            <w:r w:rsidRPr="00A2678D">
              <w:rPr>
                <w:rFonts w:ascii="Calibri" w:hAnsi="Calibri" w:cs="Calibri"/>
                <w:bCs/>
                <w:color w:val="000000"/>
                <w:sz w:val="18"/>
                <w:szCs w:val="18"/>
              </w:rPr>
              <w:t>;</w:t>
            </w:r>
          </w:p>
          <w:p w14:paraId="6B4195E7" w14:textId="77777777" w:rsidR="00F64DA3" w:rsidRPr="008E64B5"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spellStart"/>
            <w:r w:rsidRPr="00A2678D">
              <w:rPr>
                <w:rFonts w:ascii="Calibri" w:hAnsi="Calibri" w:cs="Calibri"/>
                <w:bCs/>
                <w:color w:val="000000"/>
                <w:sz w:val="18"/>
                <w:szCs w:val="18"/>
              </w:rPr>
              <w:t>PType</w:t>
            </w:r>
            <w:proofErr w:type="spellEnd"/>
            <w:r w:rsidRPr="00A2678D">
              <w:rPr>
                <w:rFonts w:ascii="Calibri" w:hAnsi="Calibri" w:cs="Calibri"/>
                <w:bCs/>
                <w:color w:val="000000"/>
                <w:sz w:val="18"/>
                <w:szCs w:val="18"/>
              </w:rPr>
              <w:t xml:space="preserve"> := literal;</w:t>
            </w:r>
          </w:p>
        </w:tc>
      </w:tr>
      <w:tr w:rsidR="00F64DA3" w:rsidRPr="00335D43" w14:paraId="659CDC7F" w14:textId="77777777" w:rsidTr="008562E1">
        <w:trPr>
          <w:trHeight w:val="583"/>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569EF90C"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sidRPr="008E64B5">
              <w:rPr>
                <w:color w:val="000000"/>
                <w:sz w:val="16"/>
                <w:szCs w:val="16"/>
              </w:rPr>
              <w:t>DVBAB TEAM PATIENTS</w:t>
            </w:r>
          </w:p>
        </w:tc>
        <w:tc>
          <w:tcPr>
            <w:tcW w:w="825" w:type="dxa"/>
            <w:gridSpan w:val="2"/>
            <w:tcBorders>
              <w:top w:val="single" w:sz="8" w:space="0" w:color="auto"/>
              <w:left w:val="nil"/>
              <w:bottom w:val="single" w:sz="8" w:space="0" w:color="auto"/>
              <w:right w:val="dotted" w:sz="4" w:space="0" w:color="auto"/>
            </w:tcBorders>
            <w:shd w:val="clear" w:color="auto" w:fill="auto"/>
          </w:tcPr>
          <w:p w14:paraId="2BC51954"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color w:val="000000"/>
                <w:sz w:val="16"/>
                <w:szCs w:val="16"/>
              </w:rPr>
              <w:t>TEAMPTS</w:t>
            </w:r>
          </w:p>
        </w:tc>
        <w:tc>
          <w:tcPr>
            <w:tcW w:w="927" w:type="dxa"/>
            <w:gridSpan w:val="2"/>
            <w:tcBorders>
              <w:top w:val="single" w:sz="8" w:space="0" w:color="auto"/>
              <w:left w:val="nil"/>
              <w:bottom w:val="single" w:sz="8" w:space="0" w:color="auto"/>
              <w:right w:val="dotted" w:sz="4" w:space="0" w:color="auto"/>
            </w:tcBorders>
            <w:shd w:val="clear" w:color="auto" w:fill="auto"/>
          </w:tcPr>
          <w:p w14:paraId="4369686F" w14:textId="77777777" w:rsidR="00F64DA3" w:rsidRPr="008E64B5" w:rsidRDefault="00F64DA3" w:rsidP="00927D66">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DVBAB1</w:t>
            </w:r>
          </w:p>
        </w:tc>
        <w:tc>
          <w:tcPr>
            <w:tcW w:w="926" w:type="dxa"/>
            <w:gridSpan w:val="2"/>
            <w:tcBorders>
              <w:top w:val="single" w:sz="8" w:space="0" w:color="auto"/>
              <w:left w:val="nil"/>
              <w:bottom w:val="single" w:sz="8" w:space="0" w:color="auto"/>
              <w:right w:val="dotted" w:sz="4" w:space="0" w:color="auto"/>
            </w:tcBorders>
            <w:shd w:val="clear" w:color="auto" w:fill="auto"/>
          </w:tcPr>
          <w:p w14:paraId="3DD837A7" w14:textId="77777777" w:rsidR="00F64DA3" w:rsidRPr="008E64B5" w:rsidRDefault="00F64DA3" w:rsidP="00927D66">
            <w:pPr>
              <w:keepNext/>
              <w:overflowPunct/>
              <w:autoSpaceDE/>
              <w:autoSpaceDN/>
              <w:adjustRightInd/>
              <w:ind w:left="-108" w:right="-108"/>
              <w:jc w:val="center"/>
              <w:textAlignment w:val="auto"/>
              <w:rPr>
                <w:rFonts w:ascii="Calibri" w:hAnsi="Calibri" w:cs="Calibri"/>
                <w:bCs/>
                <w:color w:val="000000"/>
                <w:sz w:val="18"/>
                <w:szCs w:val="18"/>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ADBC687"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sidRPr="00ED113A">
              <w:rPr>
                <w:sz w:val="16"/>
                <w:szCs w:val="16"/>
              </w:rPr>
              <w:t>Function returns an array of patients on a team.</w:t>
            </w:r>
          </w:p>
        </w:tc>
        <w:tc>
          <w:tcPr>
            <w:tcW w:w="1003" w:type="dxa"/>
            <w:gridSpan w:val="2"/>
            <w:tcBorders>
              <w:top w:val="single" w:sz="8" w:space="0" w:color="auto"/>
              <w:left w:val="nil"/>
              <w:bottom w:val="single" w:sz="8" w:space="0" w:color="auto"/>
              <w:right w:val="dotted" w:sz="4" w:space="0" w:color="auto"/>
            </w:tcBorders>
            <w:shd w:val="clear" w:color="auto" w:fill="auto"/>
          </w:tcPr>
          <w:p w14:paraId="4C5C001C" w14:textId="77777777" w:rsidR="00F64DA3" w:rsidRPr="008E64B5" w:rsidRDefault="00F64DA3" w:rsidP="00927D66">
            <w:pPr>
              <w:keepNext/>
              <w:overflowPunct/>
              <w:autoSpaceDE/>
              <w:autoSpaceDN/>
              <w:adjustRightInd/>
              <w:ind w:left="-108" w:right="-108"/>
              <w:jc w:val="center"/>
              <w:textAlignment w:val="auto"/>
              <w:rPr>
                <w:rFonts w:ascii="Calibri" w:hAnsi="Calibri" w:cs="Calibri"/>
                <w:bCs/>
                <w:color w:val="000000"/>
                <w:sz w:val="16"/>
                <w:szCs w:val="18"/>
              </w:rPr>
            </w:pPr>
            <w:r>
              <w:rPr>
                <w:color w:val="000000"/>
                <w:sz w:val="16"/>
                <w:szCs w:val="16"/>
              </w:rPr>
              <w:t>TEAM ID</w:t>
            </w:r>
          </w:p>
        </w:tc>
        <w:tc>
          <w:tcPr>
            <w:tcW w:w="2612" w:type="dxa"/>
            <w:gridSpan w:val="4"/>
            <w:tcBorders>
              <w:top w:val="single" w:sz="8" w:space="0" w:color="auto"/>
              <w:left w:val="nil"/>
              <w:bottom w:val="single" w:sz="8" w:space="0" w:color="auto"/>
              <w:right w:val="single" w:sz="8" w:space="0" w:color="auto"/>
            </w:tcBorders>
            <w:shd w:val="clear" w:color="auto" w:fill="auto"/>
          </w:tcPr>
          <w:p w14:paraId="007D0E90" w14:textId="77777777" w:rsidR="00F64DA3" w:rsidRPr="00ED113A" w:rsidRDefault="00F64DA3" w:rsidP="00ED113A">
            <w:pPr>
              <w:overflowPunct/>
              <w:textAlignment w:val="auto"/>
              <w:rPr>
                <w:sz w:val="16"/>
                <w:szCs w:val="16"/>
              </w:rPr>
            </w:pPr>
            <w:r w:rsidRPr="00ED113A">
              <w:rPr>
                <w:sz w:val="16"/>
                <w:szCs w:val="16"/>
              </w:rPr>
              <w:t>Array of patients on a team in the format: patient id (DFN)^patient name.</w:t>
            </w:r>
          </w:p>
          <w:p w14:paraId="58A45C5D"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p>
        </w:tc>
        <w:tc>
          <w:tcPr>
            <w:tcW w:w="1032" w:type="dxa"/>
            <w:gridSpan w:val="4"/>
            <w:tcBorders>
              <w:top w:val="single" w:sz="8" w:space="0" w:color="auto"/>
              <w:left w:val="nil"/>
              <w:bottom w:val="single" w:sz="8" w:space="0" w:color="auto"/>
              <w:right w:val="dotted" w:sz="4" w:space="0" w:color="auto"/>
            </w:tcBorders>
            <w:shd w:val="clear" w:color="auto" w:fill="auto"/>
          </w:tcPr>
          <w:p w14:paraId="34784284"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DVBAB TEAM PATIENTS</w:t>
            </w:r>
          </w:p>
        </w:tc>
        <w:tc>
          <w:tcPr>
            <w:tcW w:w="1057" w:type="dxa"/>
            <w:gridSpan w:val="4"/>
            <w:tcBorders>
              <w:top w:val="single" w:sz="8" w:space="0" w:color="auto"/>
              <w:left w:val="nil"/>
              <w:bottom w:val="single" w:sz="8" w:space="0" w:color="auto"/>
              <w:right w:val="dotted" w:sz="4" w:space="0" w:color="auto"/>
            </w:tcBorders>
            <w:shd w:val="clear" w:color="auto" w:fill="auto"/>
          </w:tcPr>
          <w:p w14:paraId="049C8205"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0334B8E9" w14:textId="77777777" w:rsidR="00F64DA3" w:rsidRPr="008E64B5" w:rsidRDefault="00F64DA3" w:rsidP="00927D66">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RPCBroker1</w:t>
            </w:r>
          </w:p>
        </w:tc>
        <w:tc>
          <w:tcPr>
            <w:tcW w:w="1510" w:type="dxa"/>
            <w:tcBorders>
              <w:top w:val="single" w:sz="8" w:space="0" w:color="auto"/>
              <w:left w:val="nil"/>
              <w:bottom w:val="single" w:sz="8" w:space="0" w:color="auto"/>
              <w:right w:val="single" w:sz="8" w:space="0" w:color="auto"/>
            </w:tcBorders>
            <w:shd w:val="clear" w:color="auto" w:fill="auto"/>
          </w:tcPr>
          <w:p w14:paraId="18A673E0" w14:textId="77777777" w:rsidR="00F64DA3" w:rsidRPr="00A2678D"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r w:rsidRPr="00A2678D">
              <w:rPr>
                <w:rFonts w:ascii="Calibri" w:hAnsi="Calibri" w:cs="Calibri"/>
                <w:bCs/>
                <w:color w:val="000000"/>
                <w:sz w:val="18"/>
                <w:szCs w:val="18"/>
              </w:rPr>
              <w:t xml:space="preserve">Value := </w:t>
            </w:r>
            <w:proofErr w:type="spellStart"/>
            <w:r w:rsidRPr="00A2678D">
              <w:rPr>
                <w:rFonts w:ascii="Calibri" w:hAnsi="Calibri" w:cs="Calibri"/>
                <w:bCs/>
                <w:color w:val="000000"/>
                <w:sz w:val="18"/>
                <w:szCs w:val="18"/>
              </w:rPr>
              <w:t>PatientSelectionList</w:t>
            </w:r>
            <w:proofErr w:type="spellEnd"/>
            <w:r w:rsidRPr="00A2678D">
              <w:rPr>
                <w:rFonts w:ascii="Calibri" w:hAnsi="Calibri" w:cs="Calibri"/>
                <w:bCs/>
                <w:color w:val="000000"/>
                <w:sz w:val="18"/>
                <w:szCs w:val="18"/>
              </w:rPr>
              <w:t>;</w:t>
            </w:r>
          </w:p>
          <w:p w14:paraId="44B818D1" w14:textId="77777777" w:rsidR="00F64DA3" w:rsidRPr="008E64B5" w:rsidRDefault="00F64DA3" w:rsidP="00A2678D">
            <w:pPr>
              <w:keepNext/>
              <w:overflowPunct/>
              <w:autoSpaceDE/>
              <w:autoSpaceDN/>
              <w:adjustRightInd/>
              <w:jc w:val="center"/>
              <w:textAlignment w:val="auto"/>
              <w:rPr>
                <w:rFonts w:ascii="Calibri" w:hAnsi="Calibri" w:cs="Calibri"/>
                <w:bCs/>
                <w:color w:val="000000"/>
                <w:sz w:val="18"/>
                <w:szCs w:val="18"/>
              </w:rPr>
            </w:pPr>
            <w:r>
              <w:rPr>
                <w:rFonts w:ascii="Calibri" w:hAnsi="Calibri" w:cs="Calibri"/>
                <w:bCs/>
                <w:color w:val="000000"/>
                <w:sz w:val="18"/>
                <w:szCs w:val="18"/>
              </w:rPr>
              <w:t xml:space="preserve">  </w:t>
            </w:r>
            <w:proofErr w:type="spellStart"/>
            <w:r w:rsidRPr="00A2678D">
              <w:rPr>
                <w:rFonts w:ascii="Calibri" w:hAnsi="Calibri" w:cs="Calibri"/>
                <w:bCs/>
                <w:color w:val="000000"/>
                <w:sz w:val="18"/>
                <w:szCs w:val="18"/>
              </w:rPr>
              <w:t>PType</w:t>
            </w:r>
            <w:proofErr w:type="spellEnd"/>
            <w:r w:rsidRPr="00A2678D">
              <w:rPr>
                <w:rFonts w:ascii="Calibri" w:hAnsi="Calibri" w:cs="Calibri"/>
                <w:bCs/>
                <w:color w:val="000000"/>
                <w:sz w:val="18"/>
                <w:szCs w:val="18"/>
              </w:rPr>
              <w:t xml:space="preserve"> := literal;</w:t>
            </w:r>
          </w:p>
        </w:tc>
      </w:tr>
      <w:tr w:rsidR="00F64DA3" w:rsidRPr="00335D43" w14:paraId="0FD20EC3" w14:textId="77777777" w:rsidTr="008562E1">
        <w:trPr>
          <w:trHeight w:val="1541"/>
        </w:trPr>
        <w:tc>
          <w:tcPr>
            <w:tcW w:w="1005" w:type="dxa"/>
            <w:gridSpan w:val="2"/>
            <w:tcBorders>
              <w:top w:val="single" w:sz="8" w:space="0" w:color="auto"/>
              <w:left w:val="single" w:sz="8" w:space="0" w:color="auto"/>
              <w:bottom w:val="single" w:sz="8" w:space="0" w:color="auto"/>
              <w:right w:val="dotted" w:sz="4" w:space="0" w:color="auto"/>
            </w:tcBorders>
            <w:shd w:val="clear" w:color="auto" w:fill="FFFFFF" w:themeFill="background1"/>
            <w:hideMark/>
          </w:tcPr>
          <w:p w14:paraId="4DC3D46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TEMPLATE DEFINITION</w:t>
            </w:r>
          </w:p>
        </w:tc>
        <w:tc>
          <w:tcPr>
            <w:tcW w:w="825" w:type="dxa"/>
            <w:gridSpan w:val="2"/>
            <w:tcBorders>
              <w:top w:val="single" w:sz="8" w:space="0" w:color="auto"/>
              <w:left w:val="nil"/>
              <w:bottom w:val="single" w:sz="8" w:space="0" w:color="auto"/>
              <w:right w:val="dotted" w:sz="4" w:space="0" w:color="auto"/>
            </w:tcBorders>
            <w:shd w:val="clear" w:color="auto" w:fill="FFFFFF" w:themeFill="background1"/>
            <w:hideMark/>
          </w:tcPr>
          <w:p w14:paraId="6CB8F65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DEFINE</w:t>
            </w:r>
          </w:p>
        </w:tc>
        <w:tc>
          <w:tcPr>
            <w:tcW w:w="927" w:type="dxa"/>
            <w:gridSpan w:val="2"/>
            <w:tcBorders>
              <w:top w:val="single" w:sz="8" w:space="0" w:color="auto"/>
              <w:left w:val="nil"/>
              <w:bottom w:val="single" w:sz="8" w:space="0" w:color="auto"/>
              <w:right w:val="dotted" w:sz="4" w:space="0" w:color="auto"/>
            </w:tcBorders>
            <w:shd w:val="clear" w:color="auto" w:fill="FFFFFF" w:themeFill="background1"/>
            <w:hideMark/>
          </w:tcPr>
          <w:p w14:paraId="0ED06AC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DVBABFRM</w:t>
            </w:r>
          </w:p>
        </w:tc>
        <w:tc>
          <w:tcPr>
            <w:tcW w:w="926" w:type="dxa"/>
            <w:gridSpan w:val="2"/>
            <w:tcBorders>
              <w:top w:val="single" w:sz="8" w:space="0" w:color="auto"/>
              <w:left w:val="nil"/>
              <w:bottom w:val="single" w:sz="8" w:space="0" w:color="auto"/>
              <w:right w:val="dotted" w:sz="4" w:space="0" w:color="auto"/>
            </w:tcBorders>
            <w:shd w:val="clear" w:color="auto" w:fill="FFFFFF" w:themeFill="background1"/>
            <w:hideMark/>
          </w:tcPr>
          <w:p w14:paraId="6C9C82F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FFFFFF" w:themeFill="background1"/>
            <w:hideMark/>
          </w:tcPr>
          <w:p w14:paraId="4B5A4767" w14:textId="77777777" w:rsidR="00F64DA3" w:rsidRPr="003057CC" w:rsidRDefault="00F64DA3" w:rsidP="003057CC">
            <w:pPr>
              <w:overflowPunct/>
              <w:textAlignment w:val="auto"/>
              <w:rPr>
                <w:sz w:val="20"/>
              </w:rPr>
            </w:pPr>
            <w:r>
              <w:rPr>
                <w:sz w:val="20"/>
              </w:rPr>
              <w:t>C</w:t>
            </w:r>
            <w:r w:rsidRPr="003057CC">
              <w:rPr>
                <w:sz w:val="20"/>
              </w:rPr>
              <w:t xml:space="preserve">&amp;P Worksheet Templates are made of 3 files:  a form definition, a code </w:t>
            </w:r>
          </w:p>
          <w:p w14:paraId="61722171" w14:textId="77777777" w:rsidR="00F64DA3" w:rsidRPr="003057CC" w:rsidRDefault="00F64DA3" w:rsidP="003057CC">
            <w:pPr>
              <w:overflowPunct/>
              <w:textAlignment w:val="auto"/>
              <w:rPr>
                <w:sz w:val="16"/>
                <w:szCs w:val="16"/>
              </w:rPr>
            </w:pPr>
            <w:r w:rsidRPr="003057CC">
              <w:rPr>
                <w:sz w:val="20"/>
              </w:rPr>
              <w:t xml:space="preserve"> definition, and a script definition</w:t>
            </w:r>
            <w:r>
              <w:rPr>
                <w:rFonts w:ascii="r_ansi" w:hAnsi="r_ansi" w:cs="r_ansi"/>
                <w:sz w:val="20"/>
              </w:rPr>
              <w:t>.</w:t>
            </w:r>
          </w:p>
          <w:p w14:paraId="7279E2E2" w14:textId="77777777" w:rsidR="00F64DA3" w:rsidRPr="003057CC" w:rsidRDefault="00F64DA3" w:rsidP="003057CC">
            <w:pPr>
              <w:overflowPunct/>
              <w:textAlignment w:val="auto"/>
              <w:rPr>
                <w:sz w:val="16"/>
                <w:szCs w:val="16"/>
              </w:rPr>
            </w:pPr>
            <w:r w:rsidRPr="003057CC">
              <w:rPr>
                <w:sz w:val="16"/>
                <w:szCs w:val="16"/>
              </w:rPr>
              <w:lastRenderedPageBreak/>
              <w:t xml:space="preserve">  </w:t>
            </w:r>
          </w:p>
          <w:p w14:paraId="4901FB73" w14:textId="77777777" w:rsidR="00F64DA3" w:rsidRPr="003057CC" w:rsidRDefault="00F64DA3" w:rsidP="003057CC">
            <w:pPr>
              <w:overflowPunct/>
              <w:textAlignment w:val="auto"/>
              <w:rPr>
                <w:sz w:val="16"/>
                <w:szCs w:val="16"/>
              </w:rPr>
            </w:pPr>
            <w:r w:rsidRPr="003057CC">
              <w:rPr>
                <w:sz w:val="16"/>
                <w:szCs w:val="16"/>
              </w:rPr>
              <w:t xml:space="preserve"> Set DVBIEN to the internal entry number of the form</w:t>
            </w:r>
          </w:p>
          <w:p w14:paraId="6C1854A6" w14:textId="77777777" w:rsidR="00F64DA3" w:rsidRPr="003057CC" w:rsidRDefault="00F64DA3" w:rsidP="003057CC">
            <w:pPr>
              <w:overflowPunct/>
              <w:textAlignment w:val="auto"/>
              <w:rPr>
                <w:sz w:val="16"/>
                <w:szCs w:val="16"/>
              </w:rPr>
            </w:pPr>
            <w:r w:rsidRPr="003057CC">
              <w:rPr>
                <w:sz w:val="16"/>
                <w:szCs w:val="16"/>
              </w:rPr>
              <w:t xml:space="preserve">  </w:t>
            </w:r>
          </w:p>
          <w:p w14:paraId="7C745764" w14:textId="77777777" w:rsidR="00F64DA3" w:rsidRPr="003057CC" w:rsidRDefault="00F64DA3" w:rsidP="003057CC">
            <w:pPr>
              <w:overflowPunct/>
              <w:textAlignment w:val="auto"/>
              <w:rPr>
                <w:sz w:val="16"/>
                <w:szCs w:val="16"/>
              </w:rPr>
            </w:pPr>
            <w:r w:rsidRPr="003057CC">
              <w:rPr>
                <w:sz w:val="16"/>
                <w:szCs w:val="16"/>
              </w:rPr>
              <w:t xml:space="preserve"> Set DVBTYPE to the definition you want:</w:t>
            </w:r>
          </w:p>
          <w:p w14:paraId="16499789" w14:textId="77777777" w:rsidR="00F64DA3" w:rsidRPr="00ED113A" w:rsidRDefault="00F64DA3" w:rsidP="00335D43">
            <w:pPr>
              <w:overflowPunct/>
              <w:autoSpaceDE/>
              <w:autoSpaceDN/>
              <w:adjustRightInd/>
              <w:textAlignment w:val="auto"/>
              <w:rPr>
                <w:color w:val="000000"/>
                <w:sz w:val="16"/>
                <w:szCs w:val="16"/>
              </w:rPr>
            </w:pPr>
            <w:r w:rsidRPr="003057CC">
              <w:rPr>
                <w:sz w:val="16"/>
                <w:szCs w:val="16"/>
              </w:rPr>
              <w:t xml:space="preserve">          1= Form, 2=Script, 3=Report</w:t>
            </w:r>
          </w:p>
        </w:tc>
        <w:tc>
          <w:tcPr>
            <w:tcW w:w="1003" w:type="dxa"/>
            <w:gridSpan w:val="2"/>
            <w:tcBorders>
              <w:top w:val="single" w:sz="8" w:space="0" w:color="auto"/>
              <w:left w:val="nil"/>
              <w:bottom w:val="single" w:sz="8" w:space="0" w:color="auto"/>
              <w:right w:val="dotted" w:sz="4" w:space="0" w:color="auto"/>
            </w:tcBorders>
            <w:shd w:val="clear" w:color="auto" w:fill="FFFFFF" w:themeFill="background1"/>
            <w:hideMark/>
          </w:tcPr>
          <w:p w14:paraId="20470E28"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lastRenderedPageBreak/>
              <w:t>DVBIEN</w:t>
            </w:r>
          </w:p>
          <w:p w14:paraId="60F6CE86"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DVBTYPE</w:t>
            </w:r>
          </w:p>
        </w:tc>
        <w:tc>
          <w:tcPr>
            <w:tcW w:w="2612" w:type="dxa"/>
            <w:gridSpan w:val="4"/>
            <w:tcBorders>
              <w:top w:val="single" w:sz="8" w:space="0" w:color="auto"/>
              <w:left w:val="nil"/>
              <w:bottom w:val="single" w:sz="8" w:space="0" w:color="auto"/>
              <w:right w:val="single" w:sz="8" w:space="0" w:color="auto"/>
            </w:tcBorders>
            <w:shd w:val="clear" w:color="auto" w:fill="FFFFFF" w:themeFill="background1"/>
            <w:hideMark/>
          </w:tcPr>
          <w:p w14:paraId="775DDB25"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FFFFFF" w:themeFill="background1"/>
            <w:hideMark/>
          </w:tcPr>
          <w:p w14:paraId="66AD0CE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TEMPLATE DEFINITION</w:t>
            </w:r>
          </w:p>
        </w:tc>
        <w:tc>
          <w:tcPr>
            <w:tcW w:w="1057" w:type="dxa"/>
            <w:gridSpan w:val="4"/>
            <w:tcBorders>
              <w:top w:val="single" w:sz="8" w:space="0" w:color="auto"/>
              <w:left w:val="nil"/>
              <w:bottom w:val="single" w:sz="8" w:space="0" w:color="auto"/>
              <w:right w:val="dotted" w:sz="4" w:space="0" w:color="auto"/>
            </w:tcBorders>
            <w:shd w:val="clear" w:color="auto" w:fill="FFFFFF" w:themeFill="background1"/>
            <w:noWrap/>
            <w:hideMark/>
          </w:tcPr>
          <w:p w14:paraId="17D5F548"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Browsetemplates</w:t>
            </w:r>
            <w:proofErr w:type="spellEnd"/>
            <w:r>
              <w:rPr>
                <w:color w:val="000000"/>
                <w:sz w:val="16"/>
                <w:szCs w:val="16"/>
              </w:rPr>
              <w:t xml:space="preserve">, </w:t>
            </w:r>
          </w:p>
          <w:p w14:paraId="062F9770"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Managetemplatesdefs</w:t>
            </w:r>
            <w:proofErr w:type="spellEnd"/>
            <w:r>
              <w:rPr>
                <w:color w:val="000000"/>
                <w:sz w:val="16"/>
                <w:szCs w:val="16"/>
              </w:rPr>
              <w:t>,</w:t>
            </w:r>
          </w:p>
          <w:p w14:paraId="6AD153B7"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Pncsmain</w:t>
            </w:r>
            <w:proofErr w:type="spellEnd"/>
            <w:r>
              <w:rPr>
                <w:color w:val="000000"/>
                <w:sz w:val="16"/>
                <w:szCs w:val="16"/>
              </w:rPr>
              <w:t>,</w:t>
            </w:r>
          </w:p>
          <w:p w14:paraId="7B857DE0"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Pncsshow</w:t>
            </w:r>
            <w:proofErr w:type="spellEnd"/>
            <w:r>
              <w:rPr>
                <w:color w:val="000000"/>
                <w:sz w:val="16"/>
                <w:szCs w:val="16"/>
              </w:rPr>
              <w:t>,</w:t>
            </w:r>
          </w:p>
          <w:p w14:paraId="4B3AF7E1"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Printtemplate</w:t>
            </w:r>
            <w:proofErr w:type="spellEnd"/>
            <w:r>
              <w:rPr>
                <w:color w:val="000000"/>
                <w:sz w:val="16"/>
                <w:szCs w:val="16"/>
              </w:rPr>
              <w:t>,</w:t>
            </w:r>
          </w:p>
          <w:p w14:paraId="3044562B"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Pncspanelloader</w:t>
            </w:r>
            <w:proofErr w:type="spellEnd"/>
            <w:r>
              <w:rPr>
                <w:color w:val="000000"/>
                <w:sz w:val="16"/>
                <w:szCs w:val="16"/>
              </w:rPr>
              <w:t>,</w:t>
            </w:r>
          </w:p>
          <w:p w14:paraId="48AA8AE2" w14:textId="77777777" w:rsidR="00F64DA3" w:rsidRPr="00967989" w:rsidRDefault="00F64DA3" w:rsidP="00335D43">
            <w:pPr>
              <w:overflowPunct/>
              <w:autoSpaceDE/>
              <w:autoSpaceDN/>
              <w:adjustRightInd/>
              <w:textAlignment w:val="auto"/>
              <w:rPr>
                <w:color w:val="000000"/>
                <w:sz w:val="16"/>
                <w:szCs w:val="16"/>
              </w:rPr>
            </w:pPr>
          </w:p>
        </w:tc>
        <w:tc>
          <w:tcPr>
            <w:tcW w:w="1206" w:type="dxa"/>
            <w:gridSpan w:val="3"/>
            <w:tcBorders>
              <w:top w:val="single" w:sz="8" w:space="0" w:color="auto"/>
              <w:left w:val="nil"/>
              <w:bottom w:val="single" w:sz="8" w:space="0" w:color="auto"/>
              <w:right w:val="dotted" w:sz="4" w:space="0" w:color="auto"/>
            </w:tcBorders>
            <w:shd w:val="clear" w:color="auto" w:fill="FFFFFF" w:themeFill="background1"/>
            <w:hideMark/>
          </w:tcPr>
          <w:p w14:paraId="519EE315"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FFFFFF" w:themeFill="background1"/>
            <w:hideMark/>
          </w:tcPr>
          <w:p w14:paraId="577A747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 params</w:t>
            </w:r>
          </w:p>
        </w:tc>
      </w:tr>
      <w:tr w:rsidR="00F64DA3" w:rsidRPr="00335D43" w14:paraId="09755B04" w14:textId="77777777" w:rsidTr="008562E1">
        <w:trPr>
          <w:trHeight w:val="944"/>
        </w:trPr>
        <w:tc>
          <w:tcPr>
            <w:tcW w:w="1005" w:type="dxa"/>
            <w:gridSpan w:val="2"/>
            <w:tcBorders>
              <w:top w:val="nil"/>
              <w:left w:val="single" w:sz="8" w:space="0" w:color="auto"/>
              <w:bottom w:val="single" w:sz="8" w:space="0" w:color="auto"/>
              <w:right w:val="dotted" w:sz="4" w:space="0" w:color="auto"/>
            </w:tcBorders>
            <w:shd w:val="clear" w:color="auto" w:fill="auto"/>
          </w:tcPr>
          <w:p w14:paraId="088CFE0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TEMPLATE LIST</w:t>
            </w:r>
          </w:p>
        </w:tc>
        <w:tc>
          <w:tcPr>
            <w:tcW w:w="825" w:type="dxa"/>
            <w:gridSpan w:val="2"/>
            <w:tcBorders>
              <w:top w:val="nil"/>
              <w:left w:val="nil"/>
              <w:bottom w:val="single" w:sz="8" w:space="0" w:color="auto"/>
              <w:right w:val="dotted" w:sz="4" w:space="0" w:color="auto"/>
            </w:tcBorders>
            <w:shd w:val="clear" w:color="auto" w:fill="auto"/>
          </w:tcPr>
          <w:p w14:paraId="23FAD679"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TEMPLATE</w:t>
            </w:r>
          </w:p>
        </w:tc>
        <w:tc>
          <w:tcPr>
            <w:tcW w:w="927" w:type="dxa"/>
            <w:gridSpan w:val="2"/>
            <w:tcBorders>
              <w:top w:val="nil"/>
              <w:left w:val="nil"/>
              <w:bottom w:val="single" w:sz="8" w:space="0" w:color="auto"/>
              <w:right w:val="dotted" w:sz="4" w:space="0" w:color="auto"/>
            </w:tcBorders>
            <w:shd w:val="clear" w:color="auto" w:fill="auto"/>
          </w:tcPr>
          <w:p w14:paraId="690297B4"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nil"/>
              <w:left w:val="nil"/>
              <w:bottom w:val="single" w:sz="8" w:space="0" w:color="auto"/>
              <w:right w:val="dotted" w:sz="4" w:space="0" w:color="auto"/>
            </w:tcBorders>
            <w:shd w:val="clear" w:color="auto" w:fill="auto"/>
          </w:tcPr>
          <w:p w14:paraId="2382B3A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18" w:type="dxa"/>
            <w:gridSpan w:val="2"/>
            <w:tcBorders>
              <w:top w:val="nil"/>
              <w:left w:val="nil"/>
              <w:bottom w:val="single" w:sz="8" w:space="0" w:color="auto"/>
              <w:right w:val="dotted" w:sz="4" w:space="0" w:color="auto"/>
            </w:tcBorders>
            <w:shd w:val="clear" w:color="auto" w:fill="auto"/>
          </w:tcPr>
          <w:p w14:paraId="6831D5CB" w14:textId="77777777" w:rsidR="00F64DA3" w:rsidRPr="00967989" w:rsidRDefault="00F64DA3" w:rsidP="003057CC">
            <w:pPr>
              <w:overflowPunct/>
              <w:autoSpaceDE/>
              <w:autoSpaceDN/>
              <w:adjustRightInd/>
              <w:textAlignment w:val="auto"/>
              <w:rPr>
                <w:color w:val="000000"/>
                <w:sz w:val="16"/>
                <w:szCs w:val="16"/>
              </w:rPr>
            </w:pPr>
            <w:r w:rsidRPr="006C583C">
              <w:rPr>
                <w:sz w:val="16"/>
                <w:szCs w:val="16"/>
              </w:rPr>
              <w:t>Returns complete list of CAPRI templates.</w:t>
            </w:r>
          </w:p>
        </w:tc>
        <w:tc>
          <w:tcPr>
            <w:tcW w:w="1003" w:type="dxa"/>
            <w:gridSpan w:val="2"/>
            <w:tcBorders>
              <w:top w:val="nil"/>
              <w:left w:val="nil"/>
              <w:bottom w:val="single" w:sz="8" w:space="0" w:color="auto"/>
              <w:right w:val="dotted" w:sz="4" w:space="0" w:color="auto"/>
            </w:tcBorders>
            <w:shd w:val="clear" w:color="auto" w:fill="auto"/>
          </w:tcPr>
          <w:p w14:paraId="5AE3B053"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NONE</w:t>
            </w:r>
          </w:p>
        </w:tc>
        <w:tc>
          <w:tcPr>
            <w:tcW w:w="2612" w:type="dxa"/>
            <w:gridSpan w:val="4"/>
            <w:tcBorders>
              <w:top w:val="nil"/>
              <w:left w:val="nil"/>
              <w:bottom w:val="single" w:sz="8" w:space="0" w:color="auto"/>
              <w:right w:val="single" w:sz="8" w:space="0" w:color="auto"/>
            </w:tcBorders>
            <w:shd w:val="clear" w:color="auto" w:fill="auto"/>
          </w:tcPr>
          <w:p w14:paraId="6BF04959"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single" w:sz="8" w:space="0" w:color="auto"/>
              <w:right w:val="dotted" w:sz="4" w:space="0" w:color="auto"/>
            </w:tcBorders>
            <w:shd w:val="clear" w:color="auto" w:fill="auto"/>
          </w:tcPr>
          <w:p w14:paraId="7C3ADC6E"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TEMPLATE LIST</w:t>
            </w:r>
          </w:p>
        </w:tc>
        <w:tc>
          <w:tcPr>
            <w:tcW w:w="1057" w:type="dxa"/>
            <w:gridSpan w:val="4"/>
            <w:tcBorders>
              <w:top w:val="single" w:sz="8" w:space="0" w:color="auto"/>
              <w:left w:val="nil"/>
              <w:bottom w:val="single" w:sz="8" w:space="0" w:color="auto"/>
              <w:right w:val="dotted" w:sz="4" w:space="0" w:color="auto"/>
            </w:tcBorders>
            <w:shd w:val="clear" w:color="auto" w:fill="auto"/>
            <w:noWrap/>
          </w:tcPr>
          <w:p w14:paraId="792766F6"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single" w:sz="8" w:space="0" w:color="auto"/>
              <w:right w:val="dotted" w:sz="4" w:space="0" w:color="auto"/>
            </w:tcBorders>
            <w:shd w:val="clear" w:color="auto" w:fill="auto"/>
          </w:tcPr>
          <w:p w14:paraId="77A5E712"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329E998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r>
      <w:tr w:rsidR="00F64DA3" w:rsidRPr="00335D43" w14:paraId="70880A41" w14:textId="77777777" w:rsidTr="008562E1">
        <w:trPr>
          <w:trHeight w:val="2926"/>
        </w:trPr>
        <w:tc>
          <w:tcPr>
            <w:tcW w:w="1005" w:type="dxa"/>
            <w:gridSpan w:val="2"/>
            <w:tcBorders>
              <w:top w:val="single" w:sz="8" w:space="0" w:color="auto"/>
              <w:left w:val="single" w:sz="8" w:space="0" w:color="auto"/>
              <w:bottom w:val="single" w:sz="8" w:space="0" w:color="auto"/>
              <w:right w:val="dotted" w:sz="4" w:space="0" w:color="auto"/>
            </w:tcBorders>
            <w:shd w:val="clear" w:color="auto" w:fill="auto"/>
          </w:tcPr>
          <w:p w14:paraId="7631630B"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w:t>
            </w:r>
            <w:r w:rsidRPr="00967989">
              <w:rPr>
                <w:color w:val="000000"/>
                <w:sz w:val="16"/>
                <w:szCs w:val="16"/>
              </w:rPr>
              <w:t>VBAB TEMPLATE REPORT FULL</w:t>
            </w:r>
          </w:p>
        </w:tc>
        <w:tc>
          <w:tcPr>
            <w:tcW w:w="825" w:type="dxa"/>
            <w:gridSpan w:val="2"/>
            <w:tcBorders>
              <w:top w:val="single" w:sz="8" w:space="0" w:color="auto"/>
              <w:left w:val="nil"/>
              <w:bottom w:val="single" w:sz="8" w:space="0" w:color="auto"/>
              <w:right w:val="dotted" w:sz="4" w:space="0" w:color="auto"/>
            </w:tcBorders>
            <w:shd w:val="clear" w:color="auto" w:fill="auto"/>
          </w:tcPr>
          <w:p w14:paraId="5FB19ED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RPTSTAT</w:t>
            </w:r>
          </w:p>
        </w:tc>
        <w:tc>
          <w:tcPr>
            <w:tcW w:w="927" w:type="dxa"/>
            <w:gridSpan w:val="2"/>
            <w:tcBorders>
              <w:top w:val="single" w:sz="8" w:space="0" w:color="auto"/>
              <w:left w:val="nil"/>
              <w:bottom w:val="single" w:sz="8" w:space="0" w:color="auto"/>
              <w:right w:val="dotted" w:sz="4" w:space="0" w:color="auto"/>
            </w:tcBorders>
            <w:shd w:val="clear" w:color="auto" w:fill="auto"/>
          </w:tcPr>
          <w:p w14:paraId="3C27BC6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DVBAB85</w:t>
            </w:r>
          </w:p>
        </w:tc>
        <w:tc>
          <w:tcPr>
            <w:tcW w:w="926" w:type="dxa"/>
            <w:gridSpan w:val="2"/>
            <w:tcBorders>
              <w:top w:val="single" w:sz="8" w:space="0" w:color="auto"/>
              <w:left w:val="nil"/>
              <w:bottom w:val="single" w:sz="8" w:space="0" w:color="auto"/>
              <w:right w:val="dotted" w:sz="4" w:space="0" w:color="auto"/>
            </w:tcBorders>
            <w:shd w:val="clear" w:color="auto" w:fill="auto"/>
          </w:tcPr>
          <w:p w14:paraId="5B749A6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18" w:type="dxa"/>
            <w:gridSpan w:val="2"/>
            <w:tcBorders>
              <w:top w:val="single" w:sz="8" w:space="0" w:color="auto"/>
              <w:left w:val="nil"/>
              <w:bottom w:val="single" w:sz="8" w:space="0" w:color="auto"/>
              <w:right w:val="dotted" w:sz="4" w:space="0" w:color="auto"/>
            </w:tcBorders>
            <w:shd w:val="clear" w:color="auto" w:fill="auto"/>
          </w:tcPr>
          <w:p w14:paraId="235373F3" w14:textId="77777777" w:rsidR="00F64DA3" w:rsidRPr="006C583C" w:rsidRDefault="00F64DA3" w:rsidP="00335D43">
            <w:pPr>
              <w:overflowPunct/>
              <w:autoSpaceDE/>
              <w:autoSpaceDN/>
              <w:adjustRightInd/>
              <w:textAlignment w:val="auto"/>
              <w:rPr>
                <w:color w:val="000000"/>
                <w:sz w:val="16"/>
                <w:szCs w:val="16"/>
              </w:rPr>
            </w:pPr>
            <w:r w:rsidRPr="00967989">
              <w:rPr>
                <w:color w:val="000000"/>
                <w:sz w:val="16"/>
                <w:szCs w:val="16"/>
              </w:rPr>
              <w:t>Returns report of exam templates, including current status</w:t>
            </w:r>
          </w:p>
        </w:tc>
        <w:tc>
          <w:tcPr>
            <w:tcW w:w="1003" w:type="dxa"/>
            <w:gridSpan w:val="2"/>
            <w:tcBorders>
              <w:top w:val="single" w:sz="8" w:space="0" w:color="auto"/>
              <w:left w:val="nil"/>
              <w:bottom w:val="single" w:sz="8" w:space="0" w:color="auto"/>
              <w:right w:val="dotted" w:sz="4" w:space="0" w:color="auto"/>
            </w:tcBorders>
            <w:shd w:val="clear" w:color="auto" w:fill="auto"/>
          </w:tcPr>
          <w:p w14:paraId="5393FCA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STRTDT</w:t>
            </w:r>
            <w:r w:rsidRPr="00967989">
              <w:rPr>
                <w:color w:val="000000"/>
                <w:sz w:val="16"/>
                <w:szCs w:val="16"/>
              </w:rPr>
              <w:br/>
            </w:r>
            <w:r w:rsidRPr="00967989">
              <w:rPr>
                <w:color w:val="000000"/>
                <w:sz w:val="16"/>
                <w:szCs w:val="16"/>
              </w:rPr>
              <w:t>ENDDT</w:t>
            </w:r>
          </w:p>
        </w:tc>
        <w:tc>
          <w:tcPr>
            <w:tcW w:w="2612" w:type="dxa"/>
            <w:gridSpan w:val="4"/>
            <w:tcBorders>
              <w:top w:val="single" w:sz="8" w:space="0" w:color="auto"/>
              <w:left w:val="nil"/>
              <w:bottom w:val="single" w:sz="8" w:space="0" w:color="auto"/>
              <w:right w:val="single" w:sz="8" w:space="0" w:color="auto"/>
            </w:tcBorders>
            <w:shd w:val="clear" w:color="auto" w:fill="auto"/>
          </w:tcPr>
          <w:p w14:paraId="6F50888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32" w:type="dxa"/>
            <w:gridSpan w:val="4"/>
            <w:tcBorders>
              <w:top w:val="single" w:sz="8" w:space="0" w:color="auto"/>
              <w:left w:val="nil"/>
              <w:bottom w:val="single" w:sz="8" w:space="0" w:color="auto"/>
              <w:right w:val="dotted" w:sz="4" w:space="0" w:color="auto"/>
            </w:tcBorders>
            <w:shd w:val="clear" w:color="auto" w:fill="auto"/>
          </w:tcPr>
          <w:p w14:paraId="7F92988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DVBAB TEMPLATE REPORT FULL';</w:t>
            </w:r>
          </w:p>
        </w:tc>
        <w:tc>
          <w:tcPr>
            <w:tcW w:w="1057" w:type="dxa"/>
            <w:gridSpan w:val="4"/>
            <w:tcBorders>
              <w:top w:val="single" w:sz="8" w:space="0" w:color="auto"/>
              <w:left w:val="nil"/>
              <w:bottom w:val="single" w:sz="8" w:space="0" w:color="auto"/>
              <w:right w:val="dotted" w:sz="4" w:space="0" w:color="auto"/>
            </w:tcBorders>
            <w:shd w:val="clear" w:color="auto" w:fill="auto"/>
          </w:tcPr>
          <w:p w14:paraId="35F26C0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REPORTS</w:t>
            </w:r>
          </w:p>
        </w:tc>
        <w:tc>
          <w:tcPr>
            <w:tcW w:w="1206" w:type="dxa"/>
            <w:gridSpan w:val="3"/>
            <w:tcBorders>
              <w:top w:val="single" w:sz="8" w:space="0" w:color="auto"/>
              <w:left w:val="nil"/>
              <w:bottom w:val="single" w:sz="8" w:space="0" w:color="auto"/>
              <w:right w:val="dotted" w:sz="4" w:space="0" w:color="auto"/>
            </w:tcBorders>
            <w:shd w:val="clear" w:color="auto" w:fill="auto"/>
          </w:tcPr>
          <w:p w14:paraId="3028160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10" w:type="dxa"/>
            <w:tcBorders>
              <w:top w:val="single" w:sz="8" w:space="0" w:color="auto"/>
              <w:left w:val="nil"/>
              <w:bottom w:val="single" w:sz="8" w:space="0" w:color="auto"/>
              <w:right w:val="single" w:sz="8" w:space="0" w:color="auto"/>
            </w:tcBorders>
            <w:shd w:val="clear" w:color="auto" w:fill="auto"/>
          </w:tcPr>
          <w:p w14:paraId="0CE2B6B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DateTimePicker3.DateTime));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DateTimePicker4.DateTime));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5F72210A" w14:textId="77777777" w:rsidTr="008562E1">
        <w:trPr>
          <w:trHeight w:val="6805"/>
        </w:trPr>
        <w:tc>
          <w:tcPr>
            <w:tcW w:w="1005" w:type="dxa"/>
            <w:gridSpan w:val="2"/>
            <w:tcBorders>
              <w:top w:val="single" w:sz="8" w:space="0" w:color="auto"/>
              <w:left w:val="single" w:sz="8" w:space="0" w:color="auto"/>
              <w:bottom w:val="nil"/>
              <w:right w:val="dotted" w:sz="4" w:space="0" w:color="auto"/>
            </w:tcBorders>
            <w:shd w:val="clear" w:color="auto" w:fill="FFFFFF" w:themeFill="background1"/>
            <w:hideMark/>
          </w:tcPr>
          <w:p w14:paraId="2DFE4AE9" w14:textId="77777777" w:rsidR="00F64DA3" w:rsidRPr="00967989" w:rsidRDefault="00F64DA3" w:rsidP="00335D43">
            <w:pPr>
              <w:overflowPunct/>
              <w:autoSpaceDE/>
              <w:autoSpaceDN/>
              <w:adjustRightInd/>
              <w:textAlignment w:val="auto"/>
              <w:rPr>
                <w:color w:val="000000"/>
                <w:sz w:val="16"/>
                <w:szCs w:val="16"/>
              </w:rPr>
            </w:pPr>
            <w:r w:rsidRPr="00BB2CFC">
              <w:rPr>
                <w:color w:val="000000"/>
                <w:sz w:val="16"/>
                <w:szCs w:val="16"/>
              </w:rPr>
              <w:lastRenderedPageBreak/>
              <w:t>DVBAB VERSION</w:t>
            </w:r>
          </w:p>
        </w:tc>
        <w:tc>
          <w:tcPr>
            <w:tcW w:w="825" w:type="dxa"/>
            <w:gridSpan w:val="2"/>
            <w:tcBorders>
              <w:top w:val="single" w:sz="8" w:space="0" w:color="auto"/>
              <w:left w:val="nil"/>
              <w:bottom w:val="nil"/>
              <w:right w:val="dotted" w:sz="4" w:space="0" w:color="auto"/>
            </w:tcBorders>
            <w:shd w:val="clear" w:color="auto" w:fill="FFFFFF" w:themeFill="background1"/>
            <w:hideMark/>
          </w:tcPr>
          <w:p w14:paraId="0F8CAAAF"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VERSION</w:t>
            </w:r>
          </w:p>
        </w:tc>
        <w:tc>
          <w:tcPr>
            <w:tcW w:w="927" w:type="dxa"/>
            <w:gridSpan w:val="2"/>
            <w:tcBorders>
              <w:top w:val="single" w:sz="8" w:space="0" w:color="auto"/>
              <w:left w:val="nil"/>
              <w:bottom w:val="nil"/>
              <w:right w:val="dotted" w:sz="4" w:space="0" w:color="auto"/>
            </w:tcBorders>
            <w:shd w:val="clear" w:color="auto" w:fill="FFFFFF" w:themeFill="background1"/>
            <w:hideMark/>
          </w:tcPr>
          <w:p w14:paraId="227CAD7B"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DVBAB1</w:t>
            </w:r>
          </w:p>
        </w:tc>
        <w:tc>
          <w:tcPr>
            <w:tcW w:w="926" w:type="dxa"/>
            <w:gridSpan w:val="2"/>
            <w:tcBorders>
              <w:top w:val="single" w:sz="8" w:space="0" w:color="auto"/>
              <w:left w:val="nil"/>
              <w:bottom w:val="nil"/>
              <w:right w:val="dotted" w:sz="4" w:space="0" w:color="auto"/>
            </w:tcBorders>
            <w:shd w:val="clear" w:color="auto" w:fill="FFFFFF" w:themeFill="background1"/>
            <w:hideMark/>
          </w:tcPr>
          <w:p w14:paraId="2417FA1D"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18" w:type="dxa"/>
            <w:gridSpan w:val="2"/>
            <w:tcBorders>
              <w:top w:val="single" w:sz="8" w:space="0" w:color="auto"/>
              <w:left w:val="nil"/>
              <w:bottom w:val="nil"/>
              <w:right w:val="dotted" w:sz="4" w:space="0" w:color="auto"/>
            </w:tcBorders>
            <w:shd w:val="clear" w:color="auto" w:fill="FFFFFF" w:themeFill="background1"/>
            <w:hideMark/>
          </w:tcPr>
          <w:p w14:paraId="46E2E760" w14:textId="77777777" w:rsidR="00F64DA3" w:rsidRPr="00967989" w:rsidRDefault="00F64DA3" w:rsidP="00335D43">
            <w:pPr>
              <w:overflowPunct/>
              <w:autoSpaceDE/>
              <w:autoSpaceDN/>
              <w:adjustRightInd/>
              <w:textAlignment w:val="auto"/>
              <w:rPr>
                <w:color w:val="000000"/>
                <w:sz w:val="16"/>
                <w:szCs w:val="16"/>
              </w:rPr>
            </w:pPr>
            <w:r w:rsidRPr="006D1AF0">
              <w:rPr>
                <w:sz w:val="16"/>
                <w:szCs w:val="16"/>
              </w:rPr>
              <w:t>Used to ensure GUI and VISTA are on the same version of CAPRI.</w:t>
            </w:r>
          </w:p>
        </w:tc>
        <w:tc>
          <w:tcPr>
            <w:tcW w:w="1003" w:type="dxa"/>
            <w:gridSpan w:val="2"/>
            <w:tcBorders>
              <w:top w:val="single" w:sz="8" w:space="0" w:color="auto"/>
              <w:left w:val="nil"/>
              <w:bottom w:val="nil"/>
              <w:right w:val="dotted" w:sz="4" w:space="0" w:color="auto"/>
            </w:tcBorders>
            <w:shd w:val="clear" w:color="auto" w:fill="FFFFFF" w:themeFill="background1"/>
            <w:hideMark/>
          </w:tcPr>
          <w:p w14:paraId="09D33A99"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DVBGUIV</w:t>
            </w:r>
          </w:p>
        </w:tc>
        <w:tc>
          <w:tcPr>
            <w:tcW w:w="2612" w:type="dxa"/>
            <w:gridSpan w:val="4"/>
            <w:tcBorders>
              <w:top w:val="single" w:sz="8" w:space="0" w:color="auto"/>
              <w:left w:val="nil"/>
              <w:bottom w:val="nil"/>
              <w:right w:val="single" w:sz="8" w:space="0" w:color="auto"/>
            </w:tcBorders>
            <w:shd w:val="clear" w:color="auto" w:fill="FFFFFF" w:themeFill="background1"/>
            <w:hideMark/>
          </w:tcPr>
          <w:p w14:paraId="077BC891"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NONE</w:t>
            </w:r>
          </w:p>
        </w:tc>
        <w:tc>
          <w:tcPr>
            <w:tcW w:w="1032" w:type="dxa"/>
            <w:gridSpan w:val="4"/>
            <w:tcBorders>
              <w:top w:val="single" w:sz="8" w:space="0" w:color="auto"/>
              <w:left w:val="nil"/>
              <w:bottom w:val="nil"/>
              <w:right w:val="dotted" w:sz="4" w:space="0" w:color="auto"/>
            </w:tcBorders>
            <w:shd w:val="clear" w:color="auto" w:fill="FFFFFF" w:themeFill="background1"/>
            <w:hideMark/>
          </w:tcPr>
          <w:p w14:paraId="32CA1301"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DVBAB VERSION</w:t>
            </w:r>
          </w:p>
        </w:tc>
        <w:tc>
          <w:tcPr>
            <w:tcW w:w="1057" w:type="dxa"/>
            <w:gridSpan w:val="4"/>
            <w:tcBorders>
              <w:top w:val="single" w:sz="8" w:space="0" w:color="auto"/>
              <w:left w:val="nil"/>
              <w:bottom w:val="nil"/>
              <w:right w:val="dotted" w:sz="4" w:space="0" w:color="auto"/>
            </w:tcBorders>
            <w:shd w:val="clear" w:color="auto" w:fill="FFFFFF" w:themeFill="background1"/>
            <w:hideMark/>
          </w:tcPr>
          <w:p w14:paraId="0D47ED46"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Main</w:t>
            </w:r>
          </w:p>
        </w:tc>
        <w:tc>
          <w:tcPr>
            <w:tcW w:w="1206" w:type="dxa"/>
            <w:gridSpan w:val="3"/>
            <w:tcBorders>
              <w:top w:val="single" w:sz="8" w:space="0" w:color="auto"/>
              <w:left w:val="nil"/>
              <w:bottom w:val="nil"/>
              <w:right w:val="dotted" w:sz="4" w:space="0" w:color="auto"/>
            </w:tcBorders>
            <w:shd w:val="clear" w:color="auto" w:fill="FFFFFF" w:themeFill="background1"/>
            <w:hideMark/>
          </w:tcPr>
          <w:p w14:paraId="1B665D17"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RPCBroker1</w:t>
            </w:r>
          </w:p>
        </w:tc>
        <w:tc>
          <w:tcPr>
            <w:tcW w:w="1510" w:type="dxa"/>
            <w:tcBorders>
              <w:top w:val="single" w:sz="8" w:space="0" w:color="auto"/>
              <w:left w:val="nil"/>
              <w:bottom w:val="nil"/>
              <w:right w:val="single" w:sz="8" w:space="0" w:color="auto"/>
            </w:tcBorders>
            <w:shd w:val="clear" w:color="auto" w:fill="FFFFFF" w:themeFill="background1"/>
            <w:hideMark/>
          </w:tcPr>
          <w:p w14:paraId="410DF9D9" w14:textId="77777777" w:rsidR="00F64DA3" w:rsidRPr="00A2678D" w:rsidRDefault="00F64DA3" w:rsidP="00A2678D">
            <w:pPr>
              <w:overflowPunct/>
              <w:autoSpaceDE/>
              <w:autoSpaceDN/>
              <w:adjustRightInd/>
              <w:textAlignment w:val="auto"/>
              <w:rPr>
                <w:color w:val="000000"/>
                <w:sz w:val="16"/>
                <w:szCs w:val="16"/>
              </w:rPr>
            </w:pPr>
            <w:r>
              <w:rPr>
                <w:color w:val="000000"/>
                <w:sz w:val="16"/>
                <w:szCs w:val="16"/>
              </w:rPr>
              <w:t xml:space="preserve">     </w:t>
            </w:r>
            <w:r w:rsidRPr="00A2678D">
              <w:rPr>
                <w:color w:val="000000"/>
                <w:sz w:val="16"/>
                <w:szCs w:val="16"/>
              </w:rPr>
              <w:t xml:space="preserve">Value := </w:t>
            </w:r>
            <w:proofErr w:type="spellStart"/>
            <w:r w:rsidRPr="00A2678D">
              <w:rPr>
                <w:color w:val="000000"/>
                <w:sz w:val="16"/>
                <w:szCs w:val="16"/>
              </w:rPr>
              <w:t>VersionUser</w:t>
            </w:r>
            <w:proofErr w:type="spellEnd"/>
            <w:r w:rsidRPr="00A2678D">
              <w:rPr>
                <w:color w:val="000000"/>
                <w:sz w:val="16"/>
                <w:szCs w:val="16"/>
              </w:rPr>
              <w:t>;</w:t>
            </w:r>
          </w:p>
          <w:p w14:paraId="5036C00A" w14:textId="77777777" w:rsidR="00F64DA3" w:rsidRPr="00967989" w:rsidRDefault="00F64DA3" w:rsidP="00A2678D">
            <w:pPr>
              <w:overflowPunct/>
              <w:autoSpaceDE/>
              <w:autoSpaceDN/>
              <w:adjustRightInd/>
              <w:textAlignment w:val="auto"/>
              <w:rPr>
                <w:color w:val="000000"/>
                <w:sz w:val="16"/>
                <w:szCs w:val="16"/>
              </w:rPr>
            </w:pPr>
            <w:r>
              <w:rPr>
                <w:color w:val="000000"/>
                <w:sz w:val="16"/>
                <w:szCs w:val="16"/>
              </w:rPr>
              <w:t xml:space="preserve">   </w:t>
            </w:r>
            <w:proofErr w:type="spellStart"/>
            <w:r w:rsidRPr="00A2678D">
              <w:rPr>
                <w:color w:val="000000"/>
                <w:sz w:val="16"/>
                <w:szCs w:val="16"/>
              </w:rPr>
              <w:t>PType</w:t>
            </w:r>
            <w:proofErr w:type="spellEnd"/>
            <w:r w:rsidRPr="00A2678D">
              <w:rPr>
                <w:color w:val="000000"/>
                <w:sz w:val="16"/>
                <w:szCs w:val="16"/>
              </w:rPr>
              <w:t xml:space="preserve"> := literal;</w:t>
            </w:r>
          </w:p>
        </w:tc>
      </w:tr>
      <w:tr w:rsidR="00F64DA3" w:rsidRPr="00335D43" w14:paraId="66D95769" w14:textId="77777777" w:rsidTr="008562E1">
        <w:trPr>
          <w:trHeight w:val="80"/>
        </w:trPr>
        <w:tc>
          <w:tcPr>
            <w:tcW w:w="1005" w:type="dxa"/>
            <w:gridSpan w:val="2"/>
            <w:tcBorders>
              <w:top w:val="nil"/>
              <w:left w:val="single" w:sz="8" w:space="0" w:color="auto"/>
              <w:bottom w:val="single" w:sz="8" w:space="0" w:color="auto"/>
              <w:right w:val="dotted" w:sz="4" w:space="0" w:color="auto"/>
            </w:tcBorders>
            <w:shd w:val="clear" w:color="auto" w:fill="FFFFFF" w:themeFill="background1"/>
          </w:tcPr>
          <w:p w14:paraId="386A5B91" w14:textId="77777777" w:rsidR="00F64DA3" w:rsidRDefault="00F64DA3" w:rsidP="00335D43">
            <w:pPr>
              <w:overflowPunct/>
              <w:autoSpaceDE/>
              <w:autoSpaceDN/>
              <w:adjustRightInd/>
              <w:textAlignment w:val="auto"/>
              <w:rPr>
                <w:color w:val="000000"/>
                <w:sz w:val="16"/>
                <w:szCs w:val="16"/>
              </w:rPr>
            </w:pPr>
          </w:p>
        </w:tc>
        <w:tc>
          <w:tcPr>
            <w:tcW w:w="825" w:type="dxa"/>
            <w:gridSpan w:val="2"/>
            <w:tcBorders>
              <w:top w:val="nil"/>
              <w:left w:val="nil"/>
              <w:bottom w:val="single" w:sz="8" w:space="0" w:color="auto"/>
              <w:right w:val="dotted" w:sz="4" w:space="0" w:color="auto"/>
            </w:tcBorders>
            <w:shd w:val="clear" w:color="auto" w:fill="FFFFFF" w:themeFill="background1"/>
          </w:tcPr>
          <w:p w14:paraId="6347A8D5" w14:textId="77777777" w:rsidR="00F64DA3" w:rsidRPr="00967989" w:rsidRDefault="00F64DA3" w:rsidP="00335D43">
            <w:pPr>
              <w:overflowPunct/>
              <w:autoSpaceDE/>
              <w:autoSpaceDN/>
              <w:adjustRightInd/>
              <w:jc w:val="center"/>
              <w:textAlignment w:val="auto"/>
              <w:rPr>
                <w:color w:val="000000"/>
                <w:sz w:val="16"/>
                <w:szCs w:val="16"/>
              </w:rPr>
            </w:pPr>
          </w:p>
        </w:tc>
        <w:tc>
          <w:tcPr>
            <w:tcW w:w="927" w:type="dxa"/>
            <w:gridSpan w:val="2"/>
            <w:tcBorders>
              <w:top w:val="nil"/>
              <w:left w:val="nil"/>
              <w:bottom w:val="single" w:sz="8" w:space="0" w:color="auto"/>
              <w:right w:val="dotted" w:sz="4" w:space="0" w:color="auto"/>
            </w:tcBorders>
            <w:shd w:val="clear" w:color="auto" w:fill="FFFFFF" w:themeFill="background1"/>
          </w:tcPr>
          <w:p w14:paraId="4F24E771" w14:textId="77777777" w:rsidR="00F64DA3" w:rsidRPr="00967989" w:rsidRDefault="00F64DA3" w:rsidP="00335D43">
            <w:pPr>
              <w:overflowPunct/>
              <w:autoSpaceDE/>
              <w:autoSpaceDN/>
              <w:adjustRightInd/>
              <w:jc w:val="center"/>
              <w:textAlignment w:val="auto"/>
              <w:rPr>
                <w:color w:val="000000"/>
                <w:sz w:val="16"/>
                <w:szCs w:val="16"/>
              </w:rPr>
            </w:pPr>
          </w:p>
        </w:tc>
        <w:tc>
          <w:tcPr>
            <w:tcW w:w="926" w:type="dxa"/>
            <w:gridSpan w:val="2"/>
            <w:tcBorders>
              <w:top w:val="nil"/>
              <w:left w:val="nil"/>
              <w:bottom w:val="single" w:sz="8" w:space="0" w:color="auto"/>
              <w:right w:val="dotted" w:sz="4" w:space="0" w:color="auto"/>
            </w:tcBorders>
            <w:shd w:val="clear" w:color="auto" w:fill="FFFFFF" w:themeFill="background1"/>
          </w:tcPr>
          <w:p w14:paraId="55CFC1C0" w14:textId="77777777" w:rsidR="00F64DA3" w:rsidRPr="00967989" w:rsidRDefault="00F64DA3" w:rsidP="00335D43">
            <w:pPr>
              <w:overflowPunct/>
              <w:autoSpaceDE/>
              <w:autoSpaceDN/>
              <w:adjustRightInd/>
              <w:jc w:val="center"/>
              <w:textAlignment w:val="auto"/>
              <w:rPr>
                <w:color w:val="000000"/>
                <w:sz w:val="16"/>
                <w:szCs w:val="16"/>
              </w:rPr>
            </w:pPr>
          </w:p>
        </w:tc>
        <w:tc>
          <w:tcPr>
            <w:tcW w:w="1418" w:type="dxa"/>
            <w:gridSpan w:val="2"/>
            <w:tcBorders>
              <w:top w:val="nil"/>
              <w:left w:val="nil"/>
              <w:bottom w:val="single" w:sz="8" w:space="0" w:color="auto"/>
              <w:right w:val="dotted" w:sz="4" w:space="0" w:color="auto"/>
            </w:tcBorders>
            <w:shd w:val="clear" w:color="auto" w:fill="FFFFFF" w:themeFill="background1"/>
          </w:tcPr>
          <w:p w14:paraId="1E48CB94" w14:textId="77777777" w:rsidR="00F64DA3" w:rsidRPr="006D1AF0" w:rsidRDefault="00F64DA3" w:rsidP="00335D43">
            <w:pPr>
              <w:overflowPunct/>
              <w:autoSpaceDE/>
              <w:autoSpaceDN/>
              <w:adjustRightInd/>
              <w:textAlignment w:val="auto"/>
              <w:rPr>
                <w:color w:val="000000"/>
                <w:sz w:val="16"/>
                <w:szCs w:val="16"/>
              </w:rPr>
            </w:pPr>
          </w:p>
        </w:tc>
        <w:tc>
          <w:tcPr>
            <w:tcW w:w="1003" w:type="dxa"/>
            <w:gridSpan w:val="2"/>
            <w:tcBorders>
              <w:top w:val="nil"/>
              <w:left w:val="nil"/>
              <w:bottom w:val="single" w:sz="8" w:space="0" w:color="auto"/>
              <w:right w:val="dotted" w:sz="4" w:space="0" w:color="auto"/>
            </w:tcBorders>
            <w:shd w:val="clear" w:color="auto" w:fill="FFFFFF" w:themeFill="background1"/>
          </w:tcPr>
          <w:p w14:paraId="69B6A4A9" w14:textId="77777777" w:rsidR="00F64DA3" w:rsidRPr="00967989" w:rsidRDefault="00F64DA3" w:rsidP="00335D43">
            <w:pPr>
              <w:overflowPunct/>
              <w:autoSpaceDE/>
              <w:autoSpaceDN/>
              <w:adjustRightInd/>
              <w:jc w:val="center"/>
              <w:textAlignment w:val="auto"/>
              <w:rPr>
                <w:color w:val="000000"/>
                <w:sz w:val="16"/>
                <w:szCs w:val="16"/>
              </w:rPr>
            </w:pPr>
          </w:p>
        </w:tc>
        <w:tc>
          <w:tcPr>
            <w:tcW w:w="2612" w:type="dxa"/>
            <w:gridSpan w:val="4"/>
            <w:tcBorders>
              <w:top w:val="nil"/>
              <w:left w:val="nil"/>
              <w:bottom w:val="single" w:sz="8" w:space="0" w:color="auto"/>
              <w:right w:val="single" w:sz="8" w:space="0" w:color="auto"/>
            </w:tcBorders>
            <w:shd w:val="clear" w:color="auto" w:fill="FFFFFF" w:themeFill="background1"/>
          </w:tcPr>
          <w:p w14:paraId="1ED7D491" w14:textId="77777777" w:rsidR="00F64DA3" w:rsidRPr="00967989" w:rsidRDefault="00F64DA3" w:rsidP="00335D43">
            <w:pPr>
              <w:overflowPunct/>
              <w:autoSpaceDE/>
              <w:autoSpaceDN/>
              <w:adjustRightInd/>
              <w:textAlignment w:val="auto"/>
              <w:rPr>
                <w:color w:val="000000"/>
                <w:sz w:val="16"/>
                <w:szCs w:val="16"/>
              </w:rPr>
            </w:pPr>
          </w:p>
        </w:tc>
        <w:tc>
          <w:tcPr>
            <w:tcW w:w="1032" w:type="dxa"/>
            <w:gridSpan w:val="4"/>
            <w:tcBorders>
              <w:top w:val="nil"/>
              <w:left w:val="nil"/>
              <w:bottom w:val="single" w:sz="8" w:space="0" w:color="auto"/>
              <w:right w:val="dotted" w:sz="4" w:space="0" w:color="auto"/>
            </w:tcBorders>
            <w:shd w:val="clear" w:color="auto" w:fill="FFFFFF" w:themeFill="background1"/>
          </w:tcPr>
          <w:p w14:paraId="59028B1A" w14:textId="77777777" w:rsidR="00F64DA3" w:rsidRPr="00967989" w:rsidRDefault="00F64DA3" w:rsidP="00335D43">
            <w:pPr>
              <w:overflowPunct/>
              <w:autoSpaceDE/>
              <w:autoSpaceDN/>
              <w:adjustRightInd/>
              <w:textAlignment w:val="auto"/>
              <w:rPr>
                <w:color w:val="000000"/>
                <w:sz w:val="16"/>
                <w:szCs w:val="16"/>
              </w:rPr>
            </w:pPr>
          </w:p>
        </w:tc>
        <w:tc>
          <w:tcPr>
            <w:tcW w:w="1057" w:type="dxa"/>
            <w:gridSpan w:val="4"/>
            <w:tcBorders>
              <w:top w:val="nil"/>
              <w:left w:val="nil"/>
              <w:bottom w:val="single" w:sz="8" w:space="0" w:color="auto"/>
              <w:right w:val="dotted" w:sz="4" w:space="0" w:color="auto"/>
            </w:tcBorders>
            <w:shd w:val="clear" w:color="auto" w:fill="FFFFFF" w:themeFill="background1"/>
          </w:tcPr>
          <w:p w14:paraId="519F48C6" w14:textId="77777777" w:rsidR="00F64DA3" w:rsidRPr="00967989" w:rsidRDefault="00F64DA3" w:rsidP="00335D43">
            <w:pPr>
              <w:overflowPunct/>
              <w:autoSpaceDE/>
              <w:autoSpaceDN/>
              <w:adjustRightInd/>
              <w:textAlignment w:val="auto"/>
              <w:rPr>
                <w:color w:val="000000"/>
                <w:sz w:val="16"/>
                <w:szCs w:val="16"/>
              </w:rPr>
            </w:pPr>
          </w:p>
        </w:tc>
        <w:tc>
          <w:tcPr>
            <w:tcW w:w="1206" w:type="dxa"/>
            <w:gridSpan w:val="3"/>
            <w:tcBorders>
              <w:top w:val="nil"/>
              <w:left w:val="nil"/>
              <w:bottom w:val="single" w:sz="8" w:space="0" w:color="auto"/>
              <w:right w:val="dotted" w:sz="4" w:space="0" w:color="auto"/>
            </w:tcBorders>
            <w:shd w:val="clear" w:color="auto" w:fill="FFFFFF" w:themeFill="background1"/>
          </w:tcPr>
          <w:p w14:paraId="66B7B615" w14:textId="77777777" w:rsidR="00F64DA3" w:rsidRPr="00967989" w:rsidRDefault="00F64DA3" w:rsidP="00335D43">
            <w:pPr>
              <w:overflowPunct/>
              <w:autoSpaceDE/>
              <w:autoSpaceDN/>
              <w:adjustRightInd/>
              <w:textAlignment w:val="auto"/>
              <w:rPr>
                <w:color w:val="000000"/>
                <w:sz w:val="16"/>
                <w:szCs w:val="16"/>
              </w:rPr>
            </w:pPr>
          </w:p>
        </w:tc>
        <w:tc>
          <w:tcPr>
            <w:tcW w:w="1510" w:type="dxa"/>
            <w:tcBorders>
              <w:top w:val="nil"/>
              <w:left w:val="nil"/>
              <w:bottom w:val="single" w:sz="8" w:space="0" w:color="auto"/>
              <w:right w:val="single" w:sz="8" w:space="0" w:color="auto"/>
            </w:tcBorders>
            <w:shd w:val="clear" w:color="auto" w:fill="FFFFFF" w:themeFill="background1"/>
          </w:tcPr>
          <w:p w14:paraId="30D141E2" w14:textId="77777777" w:rsidR="00F64DA3" w:rsidRPr="00967989" w:rsidRDefault="00F64DA3" w:rsidP="00335D43">
            <w:pPr>
              <w:overflowPunct/>
              <w:autoSpaceDE/>
              <w:autoSpaceDN/>
              <w:adjustRightInd/>
              <w:textAlignment w:val="auto"/>
              <w:rPr>
                <w:color w:val="000000"/>
                <w:sz w:val="16"/>
                <w:szCs w:val="16"/>
              </w:rPr>
            </w:pPr>
          </w:p>
        </w:tc>
      </w:tr>
      <w:tr w:rsidR="00F64DA3" w:rsidRPr="00335D43" w14:paraId="1993707F" w14:textId="77777777" w:rsidTr="008562E1">
        <w:trPr>
          <w:trHeight w:val="177"/>
        </w:trPr>
        <w:tc>
          <w:tcPr>
            <w:tcW w:w="1005" w:type="dxa"/>
            <w:gridSpan w:val="2"/>
            <w:tcBorders>
              <w:top w:val="single" w:sz="8" w:space="0" w:color="auto"/>
              <w:left w:val="single" w:sz="8" w:space="0" w:color="auto"/>
              <w:right w:val="dotted" w:sz="4" w:space="0" w:color="auto"/>
            </w:tcBorders>
            <w:shd w:val="clear" w:color="auto" w:fill="auto"/>
          </w:tcPr>
          <w:p w14:paraId="3AFB4EF5"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 xml:space="preserve">DVBAB ZIP2CITY </w:t>
            </w:r>
          </w:p>
        </w:tc>
        <w:tc>
          <w:tcPr>
            <w:tcW w:w="825" w:type="dxa"/>
            <w:gridSpan w:val="2"/>
            <w:tcBorders>
              <w:top w:val="single" w:sz="8" w:space="0" w:color="auto"/>
              <w:left w:val="nil"/>
              <w:right w:val="dotted" w:sz="4" w:space="0" w:color="auto"/>
            </w:tcBorders>
            <w:shd w:val="clear" w:color="auto" w:fill="auto"/>
          </w:tcPr>
          <w:p w14:paraId="5610D17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ZIP2CITY</w:t>
            </w:r>
          </w:p>
        </w:tc>
        <w:tc>
          <w:tcPr>
            <w:tcW w:w="927" w:type="dxa"/>
            <w:gridSpan w:val="2"/>
            <w:tcBorders>
              <w:top w:val="single" w:sz="8" w:space="0" w:color="auto"/>
              <w:left w:val="nil"/>
              <w:right w:val="dotted" w:sz="4" w:space="0" w:color="auto"/>
            </w:tcBorders>
            <w:shd w:val="clear" w:color="auto" w:fill="auto"/>
          </w:tcPr>
          <w:p w14:paraId="5E4182F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DVBABADR </w:t>
            </w:r>
          </w:p>
        </w:tc>
        <w:tc>
          <w:tcPr>
            <w:tcW w:w="926" w:type="dxa"/>
            <w:gridSpan w:val="2"/>
            <w:tcBorders>
              <w:top w:val="single" w:sz="8" w:space="0" w:color="auto"/>
              <w:left w:val="nil"/>
              <w:right w:val="dotted" w:sz="4" w:space="0" w:color="auto"/>
            </w:tcBorders>
            <w:shd w:val="clear" w:color="auto" w:fill="auto"/>
          </w:tcPr>
          <w:p w14:paraId="124B61A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ARRAY </w:t>
            </w:r>
          </w:p>
        </w:tc>
        <w:tc>
          <w:tcPr>
            <w:tcW w:w="1418" w:type="dxa"/>
            <w:gridSpan w:val="2"/>
            <w:tcBorders>
              <w:top w:val="single" w:sz="8" w:space="0" w:color="auto"/>
              <w:left w:val="nil"/>
              <w:right w:val="dotted" w:sz="4" w:space="0" w:color="auto"/>
            </w:tcBorders>
            <w:shd w:val="clear" w:color="auto" w:fill="auto"/>
          </w:tcPr>
          <w:p w14:paraId="70ED340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The remote procedure returns a list containing city, county, and state for</w:t>
            </w:r>
            <w:r w:rsidRPr="00967989">
              <w:rPr>
                <w:color w:val="000000"/>
                <w:sz w:val="16"/>
                <w:szCs w:val="16"/>
              </w:rPr>
              <w:br/>
            </w:r>
            <w:r w:rsidRPr="00967989">
              <w:rPr>
                <w:color w:val="000000"/>
                <w:sz w:val="16"/>
                <w:szCs w:val="16"/>
              </w:rPr>
              <w:lastRenderedPageBreak/>
              <w:t>a given ZIP code.</w:t>
            </w:r>
            <w:r w:rsidRPr="00967989">
              <w:rPr>
                <w:color w:val="000000"/>
                <w:sz w:val="16"/>
                <w:szCs w:val="16"/>
              </w:rPr>
              <w:br/>
            </w:r>
            <w:r w:rsidRPr="00967989">
              <w:rPr>
                <w:color w:val="000000"/>
                <w:sz w:val="16"/>
                <w:szCs w:val="16"/>
              </w:rPr>
              <w:t>Results format: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ErrorMsg</w:t>
            </w:r>
            <w:proofErr w:type="spellEnd"/>
            <w:r w:rsidRPr="00967989">
              <w:rPr>
                <w:color w:val="000000"/>
                <w:sz w:val="16"/>
                <w:szCs w:val="16"/>
              </w:rPr>
              <w:br/>
            </w:r>
            <w:r w:rsidRPr="00967989">
              <w:rPr>
                <w:color w:val="000000"/>
                <w:sz w:val="16"/>
                <w:szCs w:val="16"/>
              </w:rPr>
              <w:t xml:space="preserve">                  Result(1..n)=</w:t>
            </w:r>
            <w:proofErr w:type="spellStart"/>
            <w:r w:rsidRPr="00967989">
              <w:rPr>
                <w:color w:val="000000"/>
                <w:sz w:val="16"/>
                <w:szCs w:val="16"/>
              </w:rPr>
              <w:t>City_"^"_County_"^"_State</w:t>
            </w:r>
            <w:proofErr w:type="spellEnd"/>
            <w:r w:rsidRPr="00967989">
              <w:rPr>
                <w:color w:val="000000"/>
                <w:sz w:val="16"/>
                <w:szCs w:val="16"/>
              </w:rPr>
              <w:br/>
            </w:r>
            <w:r w:rsidRPr="00967989">
              <w:rPr>
                <w:color w:val="000000"/>
                <w:sz w:val="16"/>
                <w:szCs w:val="16"/>
              </w:rPr>
              <w:t>The remote procedure returns a list containing city, county, and state for</w:t>
            </w:r>
            <w:r w:rsidRPr="00967989">
              <w:rPr>
                <w:color w:val="000000"/>
                <w:sz w:val="16"/>
                <w:szCs w:val="16"/>
              </w:rPr>
              <w:br/>
            </w:r>
            <w:r w:rsidRPr="00967989">
              <w:rPr>
                <w:color w:val="000000"/>
                <w:sz w:val="16"/>
                <w:szCs w:val="16"/>
              </w:rPr>
              <w:t>a given ZIP code.</w:t>
            </w:r>
            <w:r w:rsidRPr="00967989">
              <w:rPr>
                <w:color w:val="000000"/>
                <w:sz w:val="16"/>
                <w:szCs w:val="16"/>
              </w:rPr>
              <w:br/>
            </w:r>
            <w:r w:rsidRPr="00967989">
              <w:rPr>
                <w:color w:val="000000"/>
                <w:sz w:val="16"/>
                <w:szCs w:val="16"/>
              </w:rPr>
              <w:t>Results format: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ErrorMsg</w:t>
            </w:r>
            <w:proofErr w:type="spellEnd"/>
            <w:r w:rsidRPr="00967989">
              <w:rPr>
                <w:color w:val="000000"/>
                <w:sz w:val="16"/>
                <w:szCs w:val="16"/>
              </w:rPr>
              <w:br/>
            </w:r>
            <w:r w:rsidRPr="00967989">
              <w:rPr>
                <w:color w:val="000000"/>
                <w:sz w:val="16"/>
                <w:szCs w:val="16"/>
              </w:rPr>
              <w:t xml:space="preserve">                  Result(1..n)=</w:t>
            </w:r>
            <w:proofErr w:type="spellStart"/>
            <w:r w:rsidRPr="00967989">
              <w:rPr>
                <w:color w:val="000000"/>
                <w:sz w:val="16"/>
                <w:szCs w:val="16"/>
              </w:rPr>
              <w:t>City_"^"_County_"^"_State</w:t>
            </w:r>
            <w:proofErr w:type="spellEnd"/>
            <w:r w:rsidRPr="00967989">
              <w:rPr>
                <w:color w:val="000000"/>
                <w:sz w:val="16"/>
                <w:szCs w:val="16"/>
              </w:rPr>
              <w:br/>
            </w:r>
            <w:r w:rsidRPr="00967989">
              <w:rPr>
                <w:color w:val="000000"/>
                <w:sz w:val="16"/>
                <w:szCs w:val="16"/>
              </w:rPr>
              <w:t>The remote procedure returns a list containing city, county, and state for</w:t>
            </w:r>
            <w:r w:rsidRPr="00967989">
              <w:rPr>
                <w:color w:val="000000"/>
                <w:sz w:val="16"/>
                <w:szCs w:val="16"/>
              </w:rPr>
              <w:br/>
            </w:r>
            <w:r w:rsidRPr="00967989">
              <w:rPr>
                <w:color w:val="000000"/>
                <w:sz w:val="16"/>
                <w:szCs w:val="16"/>
              </w:rPr>
              <w:t>a given ZIP code.</w:t>
            </w:r>
            <w:r w:rsidRPr="00967989">
              <w:rPr>
                <w:color w:val="000000"/>
                <w:sz w:val="16"/>
                <w:szCs w:val="16"/>
              </w:rPr>
              <w:br/>
            </w:r>
            <w:r w:rsidRPr="00967989">
              <w:rPr>
                <w:color w:val="000000"/>
                <w:sz w:val="16"/>
                <w:szCs w:val="16"/>
              </w:rPr>
              <w:t>Results format: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ErrorMsg</w:t>
            </w:r>
            <w:proofErr w:type="spellEnd"/>
            <w:r w:rsidRPr="00967989">
              <w:rPr>
                <w:color w:val="000000"/>
                <w:sz w:val="16"/>
                <w:szCs w:val="16"/>
              </w:rPr>
              <w:br/>
            </w:r>
            <w:r w:rsidRPr="00967989">
              <w:rPr>
                <w:color w:val="000000"/>
                <w:sz w:val="16"/>
                <w:szCs w:val="16"/>
              </w:rPr>
              <w:t xml:space="preserve">                  Result(1..n)=</w:t>
            </w:r>
            <w:proofErr w:type="spellStart"/>
            <w:r w:rsidRPr="00967989">
              <w:rPr>
                <w:color w:val="000000"/>
                <w:sz w:val="16"/>
                <w:szCs w:val="16"/>
              </w:rPr>
              <w:t>City_"^"_County_"^"_State</w:t>
            </w:r>
            <w:proofErr w:type="spellEnd"/>
          </w:p>
        </w:tc>
        <w:tc>
          <w:tcPr>
            <w:tcW w:w="1003" w:type="dxa"/>
            <w:gridSpan w:val="2"/>
            <w:tcBorders>
              <w:top w:val="single" w:sz="8" w:space="0" w:color="auto"/>
              <w:left w:val="nil"/>
              <w:right w:val="dotted" w:sz="4" w:space="0" w:color="auto"/>
            </w:tcBorders>
            <w:shd w:val="clear" w:color="auto" w:fill="auto"/>
          </w:tcPr>
          <w:p w14:paraId="56F1E8E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lastRenderedPageBreak/>
              <w:t>DVBZIP</w:t>
            </w:r>
          </w:p>
        </w:tc>
        <w:tc>
          <w:tcPr>
            <w:tcW w:w="2612" w:type="dxa"/>
            <w:gridSpan w:val="4"/>
            <w:tcBorders>
              <w:top w:val="single" w:sz="8" w:space="0" w:color="auto"/>
              <w:left w:val="nil"/>
              <w:right w:val="single" w:sz="8" w:space="0" w:color="auto"/>
            </w:tcBorders>
            <w:shd w:val="clear" w:color="auto" w:fill="auto"/>
          </w:tcPr>
          <w:p w14:paraId="197FCEC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 ZIP code value in ZIP+4 format.</w:t>
            </w:r>
            <w:r w:rsidRPr="00967989">
              <w:rPr>
                <w:color w:val="000000"/>
                <w:sz w:val="16"/>
                <w:szCs w:val="16"/>
              </w:rPr>
              <w:br/>
            </w:r>
            <w:r w:rsidRPr="00967989">
              <w:rPr>
                <w:color w:val="000000"/>
                <w:sz w:val="16"/>
                <w:szCs w:val="16"/>
              </w:rPr>
              <w:t xml:space="preserve">RETURN PARAMETER DESCRIPTION:   </w:t>
            </w:r>
            <w:r w:rsidRPr="00967989">
              <w:rPr>
                <w:color w:val="000000"/>
                <w:sz w:val="16"/>
                <w:szCs w:val="16"/>
              </w:rPr>
              <w:br/>
            </w:r>
            <w:r w:rsidRPr="00967989">
              <w:rPr>
                <w:color w:val="000000"/>
                <w:sz w:val="16"/>
                <w:szCs w:val="16"/>
              </w:rPr>
              <w:t xml:space="preserve"> RESULT(0)=</w:t>
            </w:r>
            <w:proofErr w:type="spellStart"/>
            <w:r w:rsidRPr="00967989">
              <w:rPr>
                <w:color w:val="000000"/>
                <w:sz w:val="16"/>
                <w:szCs w:val="16"/>
              </w:rPr>
              <w:t>ResultCount</w:t>
            </w:r>
            <w:proofErr w:type="spellEnd"/>
            <w:r w:rsidRPr="00967989">
              <w:rPr>
                <w:color w:val="000000"/>
                <w:sz w:val="16"/>
                <w:szCs w:val="16"/>
              </w:rPr>
              <w:t>_"^"_</w:t>
            </w:r>
            <w:proofErr w:type="spellStart"/>
            <w:r w:rsidRPr="00967989">
              <w:rPr>
                <w:color w:val="000000"/>
                <w:sz w:val="16"/>
                <w:szCs w:val="16"/>
              </w:rPr>
              <w:t>Error</w:t>
            </w:r>
            <w:r w:rsidRPr="00967989">
              <w:rPr>
                <w:color w:val="000000"/>
                <w:sz w:val="16"/>
                <w:szCs w:val="16"/>
              </w:rPr>
              <w:lastRenderedPageBreak/>
              <w:t>Msg</w:t>
            </w:r>
            <w:proofErr w:type="spellEnd"/>
            <w:r w:rsidRPr="00967989">
              <w:rPr>
                <w:color w:val="000000"/>
                <w:sz w:val="16"/>
                <w:szCs w:val="16"/>
              </w:rPr>
              <w:br/>
            </w:r>
            <w:r w:rsidRPr="00967989">
              <w:rPr>
                <w:color w:val="000000"/>
                <w:sz w:val="16"/>
                <w:szCs w:val="16"/>
              </w:rPr>
              <w:t>RESULT(1)=</w:t>
            </w:r>
            <w:proofErr w:type="spellStart"/>
            <w:r w:rsidRPr="00967989">
              <w:rPr>
                <w:color w:val="000000"/>
                <w:sz w:val="16"/>
                <w:szCs w:val="16"/>
              </w:rPr>
              <w:t>City_"^"_County_"^"_State</w:t>
            </w:r>
            <w:proofErr w:type="spellEnd"/>
            <w:r w:rsidRPr="00967989">
              <w:rPr>
                <w:color w:val="000000"/>
                <w:sz w:val="16"/>
                <w:szCs w:val="16"/>
              </w:rPr>
              <w:br/>
            </w:r>
            <w:r w:rsidRPr="00967989">
              <w:rPr>
                <w:color w:val="000000"/>
                <w:sz w:val="16"/>
                <w:szCs w:val="16"/>
              </w:rPr>
              <w:t>RESULT(n)=</w:t>
            </w:r>
            <w:proofErr w:type="spellStart"/>
            <w:r w:rsidRPr="00967989">
              <w:rPr>
                <w:color w:val="000000"/>
                <w:sz w:val="16"/>
                <w:szCs w:val="16"/>
              </w:rPr>
              <w:t>City_"^"_County_"^"_State</w:t>
            </w:r>
            <w:proofErr w:type="spellEnd"/>
          </w:p>
        </w:tc>
        <w:tc>
          <w:tcPr>
            <w:tcW w:w="1032" w:type="dxa"/>
            <w:gridSpan w:val="4"/>
            <w:tcBorders>
              <w:top w:val="single" w:sz="8" w:space="0" w:color="auto"/>
              <w:left w:val="nil"/>
              <w:right w:val="dotted" w:sz="4" w:space="0" w:color="auto"/>
            </w:tcBorders>
            <w:shd w:val="clear" w:color="auto" w:fill="auto"/>
          </w:tcPr>
          <w:p w14:paraId="572CE70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DVBAB ZIP2CITY</w:t>
            </w:r>
            <w:r w:rsidRPr="00967989">
              <w:rPr>
                <w:color w:val="000000"/>
                <w:sz w:val="16"/>
                <w:szCs w:val="16"/>
              </w:rPr>
              <w:br/>
            </w:r>
            <w:r w:rsidRPr="00967989">
              <w:rPr>
                <w:color w:val="000000"/>
                <w:sz w:val="16"/>
                <w:szCs w:val="16"/>
              </w:rPr>
              <w:br/>
            </w:r>
            <w:r w:rsidRPr="00967989">
              <w:rPr>
                <w:color w:val="000000"/>
                <w:sz w:val="16"/>
                <w:szCs w:val="16"/>
              </w:rPr>
              <w:t>'DVBAB ZIP2CITY'</w:t>
            </w:r>
          </w:p>
        </w:tc>
        <w:tc>
          <w:tcPr>
            <w:tcW w:w="1057" w:type="dxa"/>
            <w:gridSpan w:val="4"/>
            <w:tcBorders>
              <w:top w:val="single" w:sz="8" w:space="0" w:color="auto"/>
              <w:left w:val="nil"/>
              <w:right w:val="dotted" w:sz="4" w:space="0" w:color="auto"/>
            </w:tcBorders>
            <w:shd w:val="clear" w:color="auto" w:fill="auto"/>
          </w:tcPr>
          <w:p w14:paraId="70A915D2"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EnterPt</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entersimple</w:t>
            </w:r>
            <w:proofErr w:type="spellEnd"/>
          </w:p>
        </w:tc>
        <w:tc>
          <w:tcPr>
            <w:tcW w:w="1206" w:type="dxa"/>
            <w:gridSpan w:val="3"/>
            <w:tcBorders>
              <w:top w:val="single" w:sz="8" w:space="0" w:color="auto"/>
              <w:left w:val="nil"/>
              <w:right w:val="dotted" w:sz="4" w:space="0" w:color="auto"/>
            </w:tcBorders>
            <w:shd w:val="clear" w:color="auto" w:fill="auto"/>
          </w:tcPr>
          <w:p w14:paraId="21B6FE4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p>
        </w:tc>
        <w:tc>
          <w:tcPr>
            <w:tcW w:w="1510" w:type="dxa"/>
            <w:tcBorders>
              <w:top w:val="single" w:sz="8" w:space="0" w:color="auto"/>
              <w:left w:val="nil"/>
              <w:right w:val="single" w:sz="8" w:space="0" w:color="auto"/>
            </w:tcBorders>
            <w:shd w:val="clear" w:color="auto" w:fill="auto"/>
          </w:tcPr>
          <w:p w14:paraId="04465765"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Zipcode</w:t>
            </w:r>
            <w:proofErr w:type="spellEnd"/>
            <w:r w:rsidRPr="00967989">
              <w:rPr>
                <w:color w:val="000000"/>
                <w:sz w:val="16"/>
                <w:szCs w:val="16"/>
              </w:rPr>
              <w:t xml:space="preserve"> as text</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aZipCode</w:t>
            </w:r>
            <w:proofErr w:type="spellEnd"/>
          </w:p>
        </w:tc>
      </w:tr>
      <w:tr w:rsidR="00F64DA3" w:rsidRPr="00335D43" w14:paraId="3290B331" w14:textId="77777777" w:rsidTr="008562E1">
        <w:trPr>
          <w:trHeight w:val="2497"/>
        </w:trPr>
        <w:tc>
          <w:tcPr>
            <w:tcW w:w="998" w:type="dxa"/>
            <w:tcBorders>
              <w:top w:val="nil"/>
              <w:left w:val="single" w:sz="8" w:space="0" w:color="auto"/>
              <w:bottom w:val="single" w:sz="8" w:space="0" w:color="auto"/>
              <w:right w:val="dotted" w:sz="4" w:space="0" w:color="auto"/>
            </w:tcBorders>
            <w:shd w:val="clear" w:color="auto" w:fill="FFFFFF" w:themeFill="background1"/>
          </w:tcPr>
          <w:p w14:paraId="484F7175" w14:textId="77777777" w:rsidR="00F64DA3" w:rsidRPr="00967989" w:rsidRDefault="00F64DA3" w:rsidP="00335D43">
            <w:pPr>
              <w:overflowPunct/>
              <w:autoSpaceDE/>
              <w:autoSpaceDN/>
              <w:adjustRightInd/>
              <w:textAlignment w:val="auto"/>
              <w:rPr>
                <w:color w:val="000000"/>
                <w:sz w:val="16"/>
                <w:szCs w:val="16"/>
              </w:rPr>
            </w:pPr>
            <w:r w:rsidRPr="00BB2CFC">
              <w:rPr>
                <w:rFonts w:ascii="Calibri" w:hAnsi="Calibri" w:cs="Calibri"/>
                <w:bCs/>
                <w:color w:val="000000"/>
                <w:sz w:val="18"/>
                <w:szCs w:val="18"/>
              </w:rPr>
              <w:lastRenderedPageBreak/>
              <w:t>DVBAD CONTRACTED EXAM CRYPTO</w:t>
            </w:r>
          </w:p>
        </w:tc>
        <w:tc>
          <w:tcPr>
            <w:tcW w:w="807" w:type="dxa"/>
            <w:gridSpan w:val="2"/>
            <w:tcBorders>
              <w:top w:val="nil"/>
              <w:left w:val="nil"/>
              <w:bottom w:val="single" w:sz="8" w:space="0" w:color="auto"/>
              <w:right w:val="dotted" w:sz="4" w:space="0" w:color="auto"/>
            </w:tcBorders>
            <w:shd w:val="clear" w:color="auto" w:fill="FFFFFF" w:themeFill="background1"/>
          </w:tcPr>
          <w:p w14:paraId="2AC06D9F"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EN</w:t>
            </w:r>
          </w:p>
        </w:tc>
        <w:tc>
          <w:tcPr>
            <w:tcW w:w="989" w:type="dxa"/>
            <w:gridSpan w:val="4"/>
            <w:tcBorders>
              <w:top w:val="nil"/>
              <w:left w:val="nil"/>
              <w:bottom w:val="single" w:sz="8" w:space="0" w:color="auto"/>
              <w:right w:val="dotted" w:sz="4" w:space="0" w:color="auto"/>
            </w:tcBorders>
            <w:shd w:val="clear" w:color="auto" w:fill="FFFFFF" w:themeFill="background1"/>
          </w:tcPr>
          <w:p w14:paraId="333A379E"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DVBACEM1</w:t>
            </w:r>
          </w:p>
        </w:tc>
        <w:tc>
          <w:tcPr>
            <w:tcW w:w="902" w:type="dxa"/>
            <w:gridSpan w:val="2"/>
            <w:tcBorders>
              <w:top w:val="nil"/>
              <w:left w:val="nil"/>
              <w:bottom w:val="single" w:sz="8" w:space="0" w:color="auto"/>
              <w:right w:val="dotted" w:sz="4" w:space="0" w:color="auto"/>
            </w:tcBorders>
            <w:shd w:val="clear" w:color="auto" w:fill="FFFFFF" w:themeFill="background1"/>
          </w:tcPr>
          <w:p w14:paraId="5B746D7B"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SINGLE VALUE</w:t>
            </w:r>
          </w:p>
        </w:tc>
        <w:tc>
          <w:tcPr>
            <w:tcW w:w="1439" w:type="dxa"/>
            <w:gridSpan w:val="2"/>
            <w:tcBorders>
              <w:top w:val="nil"/>
              <w:left w:val="nil"/>
              <w:bottom w:val="single" w:sz="8" w:space="0" w:color="auto"/>
              <w:right w:val="dotted" w:sz="4" w:space="0" w:color="auto"/>
            </w:tcBorders>
            <w:shd w:val="clear" w:color="auto" w:fill="FFFFFF" w:themeFill="background1"/>
          </w:tcPr>
          <w:p w14:paraId="1C98F3A8" w14:textId="77777777" w:rsidR="00F64DA3" w:rsidRPr="0046582E" w:rsidRDefault="00F64DA3" w:rsidP="0046582E">
            <w:pPr>
              <w:overflowPunct/>
              <w:textAlignment w:val="auto"/>
              <w:rPr>
                <w:sz w:val="16"/>
                <w:szCs w:val="16"/>
              </w:rPr>
            </w:pPr>
            <w:r w:rsidRPr="0046582E">
              <w:rPr>
                <w:sz w:val="16"/>
                <w:szCs w:val="16"/>
              </w:rPr>
              <w:t xml:space="preserve">Allows the </w:t>
            </w:r>
            <w:proofErr w:type="spellStart"/>
            <w:r w:rsidRPr="0046582E">
              <w:rPr>
                <w:sz w:val="16"/>
                <w:szCs w:val="16"/>
              </w:rPr>
              <w:t>demTRAN</w:t>
            </w:r>
            <w:proofErr w:type="spellEnd"/>
            <w:r w:rsidRPr="0046582E">
              <w:rPr>
                <w:sz w:val="16"/>
                <w:szCs w:val="16"/>
              </w:rPr>
              <w:t xml:space="preserve"> (GUI) application to Encrypt/Decrypt information for </w:t>
            </w:r>
          </w:p>
          <w:p w14:paraId="32C8440E" w14:textId="77777777" w:rsidR="00F64DA3" w:rsidRPr="00967989" w:rsidRDefault="00F64DA3" w:rsidP="00335D43">
            <w:pPr>
              <w:overflowPunct/>
              <w:autoSpaceDE/>
              <w:autoSpaceDN/>
              <w:adjustRightInd/>
              <w:textAlignment w:val="auto"/>
              <w:rPr>
                <w:color w:val="000000"/>
                <w:sz w:val="16"/>
                <w:szCs w:val="16"/>
              </w:rPr>
            </w:pPr>
            <w:r w:rsidRPr="0046582E">
              <w:rPr>
                <w:sz w:val="16"/>
                <w:szCs w:val="16"/>
              </w:rPr>
              <w:t xml:space="preserve"> storage to or retrieval from the VistA environment.</w:t>
            </w:r>
          </w:p>
        </w:tc>
        <w:tc>
          <w:tcPr>
            <w:tcW w:w="991" w:type="dxa"/>
            <w:gridSpan w:val="2"/>
            <w:tcBorders>
              <w:top w:val="nil"/>
              <w:left w:val="nil"/>
              <w:bottom w:val="single" w:sz="8" w:space="0" w:color="auto"/>
              <w:right w:val="dotted" w:sz="4" w:space="0" w:color="auto"/>
            </w:tcBorders>
            <w:shd w:val="clear" w:color="auto" w:fill="FFFFFF" w:themeFill="background1"/>
          </w:tcPr>
          <w:p w14:paraId="47E7A6A0"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DVBAETYP</w:t>
            </w:r>
          </w:p>
          <w:p w14:paraId="1CF0244A"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DVBAIVAL</w:t>
            </w:r>
          </w:p>
        </w:tc>
        <w:tc>
          <w:tcPr>
            <w:tcW w:w="2608" w:type="dxa"/>
            <w:gridSpan w:val="4"/>
            <w:tcBorders>
              <w:top w:val="nil"/>
              <w:left w:val="nil"/>
              <w:bottom w:val="single" w:sz="8" w:space="0" w:color="auto"/>
              <w:right w:val="single" w:sz="8" w:space="0" w:color="auto"/>
            </w:tcBorders>
            <w:shd w:val="clear" w:color="auto" w:fill="FFFFFF" w:themeFill="background1"/>
          </w:tcPr>
          <w:p w14:paraId="43ACEE65" w14:textId="77777777" w:rsidR="00F64DA3" w:rsidRPr="0046582E" w:rsidRDefault="00F64DA3" w:rsidP="0046582E">
            <w:pPr>
              <w:overflowPunct/>
              <w:textAlignment w:val="auto"/>
              <w:rPr>
                <w:sz w:val="16"/>
                <w:szCs w:val="16"/>
              </w:rPr>
            </w:pPr>
            <w:r w:rsidRPr="0046582E">
              <w:rPr>
                <w:sz w:val="16"/>
                <w:szCs w:val="16"/>
              </w:rPr>
              <w:t xml:space="preserve">Encrypted or Decrypted result(s) based on the cryptography action </w:t>
            </w:r>
          </w:p>
          <w:p w14:paraId="5C42656B" w14:textId="77777777" w:rsidR="00F64DA3" w:rsidRPr="0046582E" w:rsidRDefault="00F64DA3" w:rsidP="0046582E">
            <w:pPr>
              <w:overflowPunct/>
              <w:textAlignment w:val="auto"/>
              <w:rPr>
                <w:sz w:val="16"/>
                <w:szCs w:val="16"/>
              </w:rPr>
            </w:pPr>
            <w:r w:rsidRPr="0046582E">
              <w:rPr>
                <w:sz w:val="16"/>
                <w:szCs w:val="16"/>
              </w:rPr>
              <w:t xml:space="preserve"> performed. If multiple values passed ('^' </w:t>
            </w:r>
            <w:proofErr w:type="spellStart"/>
            <w:r w:rsidRPr="0046582E">
              <w:rPr>
                <w:sz w:val="16"/>
                <w:szCs w:val="16"/>
              </w:rPr>
              <w:t>delimitted</w:t>
            </w:r>
            <w:proofErr w:type="spellEnd"/>
            <w:r w:rsidRPr="0046582E">
              <w:rPr>
                <w:sz w:val="16"/>
                <w:szCs w:val="16"/>
              </w:rPr>
              <w:t xml:space="preserve">) then the results </w:t>
            </w:r>
          </w:p>
          <w:p w14:paraId="7A3993B5" w14:textId="77777777" w:rsidR="00F64DA3" w:rsidRPr="0046582E" w:rsidRDefault="00F64DA3" w:rsidP="0046582E">
            <w:pPr>
              <w:overflowPunct/>
              <w:textAlignment w:val="auto"/>
              <w:rPr>
                <w:sz w:val="16"/>
                <w:szCs w:val="16"/>
              </w:rPr>
            </w:pPr>
          </w:p>
          <w:p w14:paraId="0DE47ECB" w14:textId="77777777" w:rsidR="00F64DA3" w:rsidRPr="0046582E" w:rsidRDefault="00F64DA3" w:rsidP="0046582E">
            <w:pPr>
              <w:overflowPunct/>
              <w:textAlignment w:val="auto"/>
              <w:rPr>
                <w:sz w:val="16"/>
                <w:szCs w:val="16"/>
              </w:rPr>
            </w:pPr>
            <w:r w:rsidRPr="0046582E">
              <w:rPr>
                <w:sz w:val="16"/>
                <w:szCs w:val="16"/>
              </w:rPr>
              <w:t xml:space="preserve">Enter RETURN to continue or '^' to exit: </w:t>
            </w:r>
          </w:p>
          <w:p w14:paraId="11E0E4ED" w14:textId="77777777" w:rsidR="00F64DA3" w:rsidRPr="0046582E" w:rsidRDefault="00F64DA3" w:rsidP="0046582E">
            <w:pPr>
              <w:overflowPunct/>
              <w:textAlignment w:val="auto"/>
              <w:rPr>
                <w:sz w:val="16"/>
                <w:szCs w:val="16"/>
              </w:rPr>
            </w:pPr>
            <w:r w:rsidRPr="0046582E">
              <w:rPr>
                <w:sz w:val="16"/>
                <w:szCs w:val="16"/>
              </w:rPr>
              <w:t xml:space="preserve"> will be returned in the same position as the original value that was </w:t>
            </w:r>
          </w:p>
          <w:p w14:paraId="7BBB0DE5" w14:textId="77777777" w:rsidR="00F64DA3" w:rsidRPr="00967989" w:rsidRDefault="00F64DA3" w:rsidP="00335D43">
            <w:pPr>
              <w:overflowPunct/>
              <w:autoSpaceDE/>
              <w:autoSpaceDN/>
              <w:adjustRightInd/>
              <w:textAlignment w:val="auto"/>
              <w:rPr>
                <w:color w:val="000000"/>
                <w:sz w:val="16"/>
                <w:szCs w:val="16"/>
              </w:rPr>
            </w:pPr>
            <w:r w:rsidRPr="0046582E">
              <w:rPr>
                <w:sz w:val="16"/>
                <w:szCs w:val="16"/>
              </w:rPr>
              <w:t xml:space="preserve"> acted upon.</w:t>
            </w:r>
          </w:p>
        </w:tc>
        <w:tc>
          <w:tcPr>
            <w:tcW w:w="991" w:type="dxa"/>
            <w:tcBorders>
              <w:top w:val="nil"/>
              <w:left w:val="nil"/>
              <w:bottom w:val="single" w:sz="8" w:space="0" w:color="auto"/>
              <w:right w:val="dotted" w:sz="4" w:space="0" w:color="auto"/>
            </w:tcBorders>
            <w:shd w:val="clear" w:color="auto" w:fill="FFFFFF" w:themeFill="background1"/>
          </w:tcPr>
          <w:p w14:paraId="5210F410"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DVBAD CONTRACTED EXAM CRYPTO</w:t>
            </w:r>
          </w:p>
        </w:tc>
        <w:tc>
          <w:tcPr>
            <w:tcW w:w="1080" w:type="dxa"/>
            <w:gridSpan w:val="6"/>
            <w:tcBorders>
              <w:top w:val="nil"/>
              <w:left w:val="nil"/>
              <w:bottom w:val="single" w:sz="8" w:space="0" w:color="auto"/>
              <w:right w:val="dotted" w:sz="4" w:space="0" w:color="auto"/>
            </w:tcBorders>
            <w:shd w:val="clear" w:color="auto" w:fill="FFFFFF" w:themeFill="background1"/>
          </w:tcPr>
          <w:p w14:paraId="6F6FFCFA"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clsVendConn</w:t>
            </w:r>
            <w:proofErr w:type="spellEnd"/>
          </w:p>
        </w:tc>
        <w:tc>
          <w:tcPr>
            <w:tcW w:w="1175" w:type="dxa"/>
            <w:gridSpan w:val="2"/>
            <w:tcBorders>
              <w:top w:val="nil"/>
              <w:left w:val="nil"/>
              <w:bottom w:val="single" w:sz="8" w:space="0" w:color="auto"/>
              <w:right w:val="dotted" w:sz="4" w:space="0" w:color="auto"/>
            </w:tcBorders>
            <w:shd w:val="clear" w:color="auto" w:fill="FFFFFF" w:themeFill="background1"/>
          </w:tcPr>
          <w:p w14:paraId="3648E3A1"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ClmsSysCCOWBrkr</w:t>
            </w:r>
            <w:proofErr w:type="spellEnd"/>
          </w:p>
        </w:tc>
        <w:tc>
          <w:tcPr>
            <w:tcW w:w="1541" w:type="dxa"/>
            <w:gridSpan w:val="2"/>
            <w:tcBorders>
              <w:top w:val="nil"/>
              <w:left w:val="nil"/>
              <w:bottom w:val="single" w:sz="8" w:space="0" w:color="auto"/>
              <w:right w:val="single" w:sz="8" w:space="0" w:color="auto"/>
            </w:tcBorders>
            <w:shd w:val="clear" w:color="auto" w:fill="FFFFFF" w:themeFill="background1"/>
          </w:tcPr>
          <w:p w14:paraId="2551650B" w14:textId="77777777" w:rsidR="00F64DA3" w:rsidRPr="003925CF" w:rsidRDefault="00F64DA3" w:rsidP="003925CF">
            <w:pPr>
              <w:overflowPunct/>
              <w:autoSpaceDE/>
              <w:autoSpaceDN/>
              <w:adjustRightInd/>
              <w:textAlignment w:val="auto"/>
              <w:rPr>
                <w:color w:val="000000"/>
                <w:sz w:val="16"/>
                <w:szCs w:val="16"/>
              </w:rPr>
            </w:pPr>
            <w:r w:rsidRPr="003925CF">
              <w:rPr>
                <w:color w:val="000000"/>
                <w:sz w:val="16"/>
                <w:szCs w:val="16"/>
              </w:rPr>
              <w:t xml:space="preserve">  </w:t>
            </w:r>
            <w:r>
              <w:rPr>
                <w:color w:val="000000"/>
                <w:sz w:val="16"/>
                <w:szCs w:val="16"/>
              </w:rPr>
              <w:t xml:space="preserve">   Value := '2';</w:t>
            </w:r>
          </w:p>
          <w:p w14:paraId="3E9E0A66" w14:textId="77777777" w:rsidR="00F64DA3" w:rsidRPr="003925CF" w:rsidRDefault="00F64DA3" w:rsidP="003925CF">
            <w:pPr>
              <w:overflowPunct/>
              <w:autoSpaceDE/>
              <w:autoSpaceDN/>
              <w:adjustRightInd/>
              <w:textAlignment w:val="auto"/>
              <w:rPr>
                <w:color w:val="000000"/>
                <w:sz w:val="16"/>
                <w:szCs w:val="16"/>
              </w:rPr>
            </w:pPr>
            <w:r>
              <w:rPr>
                <w:color w:val="000000"/>
                <w:sz w:val="16"/>
                <w:szCs w:val="16"/>
              </w:rPr>
              <w:t xml:space="preserve">    </w:t>
            </w:r>
            <w:proofErr w:type="spellStart"/>
            <w:r w:rsidRPr="003925CF">
              <w:rPr>
                <w:color w:val="000000"/>
                <w:sz w:val="16"/>
                <w:szCs w:val="16"/>
              </w:rPr>
              <w:t>PType</w:t>
            </w:r>
            <w:proofErr w:type="spellEnd"/>
            <w:r w:rsidRPr="003925CF">
              <w:rPr>
                <w:color w:val="000000"/>
                <w:sz w:val="16"/>
                <w:szCs w:val="16"/>
              </w:rPr>
              <w:t xml:space="preserve"> := literal;</w:t>
            </w:r>
          </w:p>
          <w:p w14:paraId="5001B5C2" w14:textId="77777777" w:rsidR="00F64DA3" w:rsidRDefault="00F64DA3" w:rsidP="003925CF">
            <w:pPr>
              <w:overflowPunct/>
              <w:autoSpaceDE/>
              <w:autoSpaceDN/>
              <w:adjustRightInd/>
              <w:textAlignment w:val="auto"/>
              <w:rPr>
                <w:color w:val="000000"/>
                <w:sz w:val="16"/>
                <w:szCs w:val="16"/>
              </w:rPr>
            </w:pPr>
            <w:r w:rsidRPr="003925CF">
              <w:rPr>
                <w:color w:val="000000"/>
                <w:sz w:val="16"/>
                <w:szCs w:val="16"/>
              </w:rPr>
              <w:t xml:space="preserve">            </w:t>
            </w:r>
          </w:p>
          <w:p w14:paraId="6CA6B0FC" w14:textId="77777777" w:rsidR="00F64DA3" w:rsidRPr="003925CF" w:rsidRDefault="00F64DA3" w:rsidP="003925CF">
            <w:pPr>
              <w:overflowPunct/>
              <w:autoSpaceDE/>
              <w:autoSpaceDN/>
              <w:adjustRightInd/>
              <w:textAlignment w:val="auto"/>
              <w:rPr>
                <w:color w:val="000000"/>
                <w:sz w:val="16"/>
                <w:szCs w:val="16"/>
              </w:rPr>
            </w:pPr>
            <w:proofErr w:type="spellStart"/>
            <w:r w:rsidRPr="003925CF">
              <w:rPr>
                <w:color w:val="000000"/>
                <w:sz w:val="16"/>
                <w:szCs w:val="16"/>
              </w:rPr>
              <w:t>FUsername</w:t>
            </w:r>
            <w:proofErr w:type="spellEnd"/>
            <w:r w:rsidRPr="003925CF">
              <w:rPr>
                <w:color w:val="000000"/>
                <w:sz w:val="16"/>
                <w:szCs w:val="16"/>
              </w:rPr>
              <w:t xml:space="preserve"> + '^' + </w:t>
            </w:r>
            <w:proofErr w:type="spellStart"/>
            <w:r w:rsidRPr="003925CF">
              <w:rPr>
                <w:color w:val="000000"/>
                <w:sz w:val="16"/>
                <w:szCs w:val="16"/>
              </w:rPr>
              <w:t>F</w:t>
            </w:r>
            <w:r>
              <w:rPr>
                <w:color w:val="000000"/>
                <w:sz w:val="16"/>
                <w:szCs w:val="16"/>
              </w:rPr>
              <w:t>Password</w:t>
            </w:r>
            <w:proofErr w:type="spellEnd"/>
            <w:r>
              <w:rPr>
                <w:color w:val="000000"/>
                <w:sz w:val="16"/>
                <w:szCs w:val="16"/>
              </w:rPr>
              <w:t xml:space="preserve">; </w:t>
            </w:r>
          </w:p>
          <w:p w14:paraId="51E0A7C3" w14:textId="77777777" w:rsidR="00F64DA3" w:rsidRPr="00967989" w:rsidRDefault="00F64DA3" w:rsidP="00B85130">
            <w:pPr>
              <w:overflowPunct/>
              <w:autoSpaceDE/>
              <w:autoSpaceDN/>
              <w:adjustRightInd/>
              <w:textAlignment w:val="auto"/>
              <w:rPr>
                <w:color w:val="000000"/>
                <w:sz w:val="16"/>
                <w:szCs w:val="16"/>
              </w:rPr>
            </w:pPr>
            <w:r>
              <w:rPr>
                <w:color w:val="000000"/>
                <w:sz w:val="16"/>
                <w:szCs w:val="16"/>
              </w:rPr>
              <w:t xml:space="preserve">    </w:t>
            </w:r>
            <w:proofErr w:type="spellStart"/>
            <w:r>
              <w:rPr>
                <w:color w:val="000000"/>
                <w:sz w:val="16"/>
                <w:szCs w:val="16"/>
              </w:rPr>
              <w:t>P</w:t>
            </w:r>
            <w:r w:rsidRPr="003925CF">
              <w:rPr>
                <w:color w:val="000000"/>
                <w:sz w:val="16"/>
                <w:szCs w:val="16"/>
              </w:rPr>
              <w:t>Type</w:t>
            </w:r>
            <w:proofErr w:type="spellEnd"/>
            <w:r w:rsidRPr="003925CF">
              <w:rPr>
                <w:color w:val="000000"/>
                <w:sz w:val="16"/>
                <w:szCs w:val="16"/>
              </w:rPr>
              <w:t xml:space="preserve"> := literal;</w:t>
            </w:r>
          </w:p>
        </w:tc>
      </w:tr>
      <w:tr w:rsidR="00F64DA3" w:rsidRPr="00335D43" w14:paraId="485A2BE5" w14:textId="77777777" w:rsidTr="008562E1">
        <w:trPr>
          <w:trHeight w:val="1974"/>
        </w:trPr>
        <w:tc>
          <w:tcPr>
            <w:tcW w:w="998" w:type="dxa"/>
            <w:tcBorders>
              <w:top w:val="single" w:sz="8" w:space="0" w:color="auto"/>
              <w:left w:val="single" w:sz="8" w:space="0" w:color="auto"/>
              <w:bottom w:val="single" w:sz="8" w:space="0" w:color="auto"/>
              <w:right w:val="dotted" w:sz="4" w:space="0" w:color="auto"/>
            </w:tcBorders>
            <w:shd w:val="clear" w:color="auto" w:fill="auto"/>
          </w:tcPr>
          <w:p w14:paraId="74371FFC" w14:textId="77777777" w:rsidR="00F64DA3" w:rsidRPr="00967989" w:rsidRDefault="00F64DA3" w:rsidP="00335D43">
            <w:pPr>
              <w:overflowPunct/>
              <w:autoSpaceDE/>
              <w:autoSpaceDN/>
              <w:adjustRightInd/>
              <w:textAlignment w:val="auto"/>
              <w:rPr>
                <w:color w:val="000000"/>
                <w:sz w:val="16"/>
                <w:szCs w:val="16"/>
              </w:rPr>
            </w:pPr>
            <w:r w:rsidRPr="00065E9E">
              <w:rPr>
                <w:rFonts w:ascii="Calibri" w:hAnsi="Calibri" w:cs="Calibri"/>
                <w:bCs/>
                <w:color w:val="000000"/>
                <w:sz w:val="18"/>
                <w:szCs w:val="18"/>
              </w:rPr>
              <w:t>DVBAD CONTRACTED EXAM REPORTS</w:t>
            </w:r>
          </w:p>
        </w:tc>
        <w:tc>
          <w:tcPr>
            <w:tcW w:w="807" w:type="dxa"/>
            <w:gridSpan w:val="2"/>
            <w:tcBorders>
              <w:top w:val="single" w:sz="8" w:space="0" w:color="auto"/>
              <w:left w:val="nil"/>
              <w:bottom w:val="single" w:sz="8" w:space="0" w:color="auto"/>
              <w:right w:val="dotted" w:sz="4" w:space="0" w:color="auto"/>
            </w:tcBorders>
            <w:shd w:val="clear" w:color="auto" w:fill="auto"/>
          </w:tcPr>
          <w:p w14:paraId="01D307CD"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CERPTS</w:t>
            </w:r>
          </w:p>
        </w:tc>
        <w:tc>
          <w:tcPr>
            <w:tcW w:w="989" w:type="dxa"/>
            <w:gridSpan w:val="4"/>
            <w:tcBorders>
              <w:top w:val="single" w:sz="8" w:space="0" w:color="auto"/>
              <w:left w:val="nil"/>
              <w:bottom w:val="single" w:sz="8" w:space="0" w:color="auto"/>
              <w:right w:val="dotted" w:sz="4" w:space="0" w:color="auto"/>
            </w:tcBorders>
            <w:shd w:val="clear" w:color="auto" w:fill="auto"/>
          </w:tcPr>
          <w:p w14:paraId="17DF03B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DVBACER1</w:t>
            </w:r>
          </w:p>
        </w:tc>
        <w:tc>
          <w:tcPr>
            <w:tcW w:w="902" w:type="dxa"/>
            <w:gridSpan w:val="2"/>
            <w:tcBorders>
              <w:top w:val="single" w:sz="8" w:space="0" w:color="auto"/>
              <w:left w:val="nil"/>
              <w:bottom w:val="single" w:sz="8" w:space="0" w:color="auto"/>
              <w:right w:val="dotted" w:sz="4" w:space="0" w:color="auto"/>
            </w:tcBorders>
            <w:shd w:val="clear" w:color="auto" w:fill="auto"/>
          </w:tcPr>
          <w:p w14:paraId="619D43F7"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auto"/>
          </w:tcPr>
          <w:p w14:paraId="69454115" w14:textId="77777777" w:rsidR="00F64DA3" w:rsidRPr="00F91DF0" w:rsidRDefault="00F64DA3" w:rsidP="00F91DF0">
            <w:pPr>
              <w:overflowPunct/>
              <w:textAlignment w:val="auto"/>
              <w:rPr>
                <w:sz w:val="16"/>
                <w:szCs w:val="16"/>
              </w:rPr>
            </w:pPr>
            <w:r w:rsidRPr="00F91DF0">
              <w:rPr>
                <w:sz w:val="16"/>
                <w:szCs w:val="16"/>
              </w:rPr>
              <w:t xml:space="preserve">Allows </w:t>
            </w:r>
            <w:proofErr w:type="spellStart"/>
            <w:r w:rsidRPr="00F91DF0">
              <w:rPr>
                <w:sz w:val="16"/>
                <w:szCs w:val="16"/>
              </w:rPr>
              <w:t>demTRAN</w:t>
            </w:r>
            <w:proofErr w:type="spellEnd"/>
            <w:r w:rsidRPr="00F91DF0">
              <w:rPr>
                <w:sz w:val="16"/>
                <w:szCs w:val="16"/>
              </w:rPr>
              <w:t xml:space="preserve"> (GUI) to execute the Detailed, Summary and Timeliness </w:t>
            </w:r>
          </w:p>
          <w:p w14:paraId="20DEA11E" w14:textId="77777777" w:rsidR="00F64DA3" w:rsidRPr="0046582E" w:rsidRDefault="00F64DA3" w:rsidP="0046582E">
            <w:pPr>
              <w:overflowPunct/>
              <w:autoSpaceDE/>
              <w:autoSpaceDN/>
              <w:adjustRightInd/>
              <w:textAlignment w:val="auto"/>
              <w:rPr>
                <w:color w:val="000000"/>
                <w:sz w:val="16"/>
                <w:szCs w:val="16"/>
              </w:rPr>
            </w:pPr>
            <w:r w:rsidRPr="00F91DF0">
              <w:rPr>
                <w:sz w:val="16"/>
                <w:szCs w:val="16"/>
              </w:rPr>
              <w:t xml:space="preserve"> contracted exam reports.</w:t>
            </w:r>
          </w:p>
        </w:tc>
        <w:tc>
          <w:tcPr>
            <w:tcW w:w="991" w:type="dxa"/>
            <w:gridSpan w:val="2"/>
            <w:tcBorders>
              <w:top w:val="single" w:sz="8" w:space="0" w:color="auto"/>
              <w:left w:val="nil"/>
              <w:bottom w:val="single" w:sz="8" w:space="0" w:color="auto"/>
              <w:right w:val="dotted" w:sz="4" w:space="0" w:color="auto"/>
            </w:tcBorders>
            <w:shd w:val="clear" w:color="auto" w:fill="auto"/>
          </w:tcPr>
          <w:p w14:paraId="17D7B140" w14:textId="77777777" w:rsidR="00F64DA3" w:rsidRDefault="00F64DA3" w:rsidP="00335D43">
            <w:pPr>
              <w:overflowPunct/>
              <w:autoSpaceDE/>
              <w:autoSpaceDN/>
              <w:adjustRightInd/>
              <w:jc w:val="center"/>
              <w:textAlignment w:val="auto"/>
              <w:rPr>
                <w:color w:val="000000"/>
                <w:sz w:val="16"/>
                <w:szCs w:val="16"/>
              </w:rPr>
            </w:pPr>
            <w:r>
              <w:rPr>
                <w:color w:val="000000"/>
                <w:sz w:val="16"/>
                <w:szCs w:val="16"/>
              </w:rPr>
              <w:t>DVBARTYP</w:t>
            </w:r>
          </w:p>
          <w:p w14:paraId="48B7A450" w14:textId="77777777" w:rsidR="00F64DA3" w:rsidRPr="00967989" w:rsidRDefault="00F64DA3" w:rsidP="00335D43">
            <w:pPr>
              <w:overflowPunct/>
              <w:autoSpaceDE/>
              <w:autoSpaceDN/>
              <w:adjustRightInd/>
              <w:jc w:val="center"/>
              <w:textAlignment w:val="auto"/>
              <w:rPr>
                <w:color w:val="000000"/>
                <w:sz w:val="16"/>
                <w:szCs w:val="16"/>
              </w:rPr>
            </w:pPr>
            <w:r>
              <w:rPr>
                <w:color w:val="000000"/>
                <w:sz w:val="16"/>
                <w:szCs w:val="16"/>
              </w:rPr>
              <w:t>DVBAFLTRS</w:t>
            </w:r>
          </w:p>
        </w:tc>
        <w:tc>
          <w:tcPr>
            <w:tcW w:w="2608" w:type="dxa"/>
            <w:gridSpan w:val="4"/>
            <w:tcBorders>
              <w:top w:val="single" w:sz="8" w:space="0" w:color="auto"/>
              <w:left w:val="nil"/>
              <w:bottom w:val="single" w:sz="8" w:space="0" w:color="auto"/>
              <w:right w:val="single" w:sz="8" w:space="0" w:color="auto"/>
            </w:tcBorders>
            <w:shd w:val="clear" w:color="auto" w:fill="auto"/>
          </w:tcPr>
          <w:p w14:paraId="48277684" w14:textId="77777777" w:rsidR="00F64DA3" w:rsidRPr="00967989" w:rsidRDefault="00F64DA3" w:rsidP="0046582E">
            <w:pPr>
              <w:overflowPunct/>
              <w:autoSpaceDE/>
              <w:autoSpaceDN/>
              <w:adjustRightInd/>
              <w:textAlignment w:val="auto"/>
              <w:rPr>
                <w:color w:val="000000"/>
                <w:sz w:val="16"/>
                <w:szCs w:val="16"/>
              </w:rPr>
            </w:pPr>
            <w:r>
              <w:rPr>
                <w:color w:val="000000"/>
                <w:sz w:val="16"/>
                <w:szCs w:val="16"/>
              </w:rPr>
              <w:t>NONE</w:t>
            </w:r>
          </w:p>
        </w:tc>
        <w:tc>
          <w:tcPr>
            <w:tcW w:w="991" w:type="dxa"/>
            <w:tcBorders>
              <w:top w:val="single" w:sz="8" w:space="0" w:color="auto"/>
              <w:left w:val="nil"/>
              <w:bottom w:val="single" w:sz="8" w:space="0" w:color="auto"/>
              <w:right w:val="dotted" w:sz="4" w:space="0" w:color="auto"/>
            </w:tcBorders>
            <w:shd w:val="clear" w:color="auto" w:fill="auto"/>
          </w:tcPr>
          <w:p w14:paraId="2CFA7D8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DVBAD CONTRACTED EXAM REPORTS</w:t>
            </w:r>
          </w:p>
        </w:tc>
        <w:tc>
          <w:tcPr>
            <w:tcW w:w="1080" w:type="dxa"/>
            <w:gridSpan w:val="6"/>
            <w:tcBorders>
              <w:top w:val="single" w:sz="8" w:space="0" w:color="auto"/>
              <w:left w:val="nil"/>
              <w:bottom w:val="single" w:sz="8" w:space="0" w:color="auto"/>
              <w:right w:val="dotted" w:sz="4" w:space="0" w:color="auto"/>
            </w:tcBorders>
            <w:shd w:val="clear" w:color="auto" w:fill="auto"/>
          </w:tcPr>
          <w:p w14:paraId="20AF244D"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Frm508ReportRslts</w:t>
            </w:r>
          </w:p>
        </w:tc>
        <w:tc>
          <w:tcPr>
            <w:tcW w:w="1175" w:type="dxa"/>
            <w:gridSpan w:val="2"/>
            <w:tcBorders>
              <w:top w:val="single" w:sz="8" w:space="0" w:color="auto"/>
              <w:left w:val="nil"/>
              <w:bottom w:val="single" w:sz="8" w:space="0" w:color="auto"/>
              <w:right w:val="dotted" w:sz="4" w:space="0" w:color="auto"/>
            </w:tcBorders>
            <w:shd w:val="clear" w:color="auto" w:fill="auto"/>
          </w:tcPr>
          <w:p w14:paraId="7A10598A"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_</w:t>
            </w:r>
            <w:proofErr w:type="spellStart"/>
            <w:r>
              <w:rPr>
                <w:color w:val="000000"/>
                <w:sz w:val="16"/>
                <w:szCs w:val="16"/>
              </w:rPr>
              <w:t>CCOWBrkr</w:t>
            </w:r>
            <w:proofErr w:type="spellEnd"/>
          </w:p>
        </w:tc>
        <w:tc>
          <w:tcPr>
            <w:tcW w:w="1541" w:type="dxa"/>
            <w:gridSpan w:val="2"/>
            <w:tcBorders>
              <w:top w:val="single" w:sz="8" w:space="0" w:color="auto"/>
              <w:left w:val="nil"/>
              <w:bottom w:val="single" w:sz="8" w:space="0" w:color="auto"/>
              <w:right w:val="single" w:sz="8" w:space="0" w:color="auto"/>
            </w:tcBorders>
            <w:shd w:val="clear" w:color="auto" w:fill="auto"/>
          </w:tcPr>
          <w:p w14:paraId="6047EC7B" w14:textId="77777777" w:rsidR="00F64DA3" w:rsidRDefault="00F64DA3" w:rsidP="00335D43">
            <w:pPr>
              <w:overflowPunct/>
              <w:autoSpaceDE/>
              <w:autoSpaceDN/>
              <w:adjustRightInd/>
              <w:textAlignment w:val="auto"/>
              <w:rPr>
                <w:color w:val="000000"/>
                <w:sz w:val="16"/>
                <w:szCs w:val="16"/>
              </w:rPr>
            </w:pPr>
            <w:r>
              <w:rPr>
                <w:color w:val="000000"/>
                <w:sz w:val="16"/>
                <w:szCs w:val="16"/>
              </w:rPr>
              <w:t>_</w:t>
            </w:r>
            <w:proofErr w:type="spellStart"/>
            <w:r>
              <w:rPr>
                <w:color w:val="000000"/>
                <w:sz w:val="16"/>
                <w:szCs w:val="16"/>
              </w:rPr>
              <w:t>RptType</w:t>
            </w:r>
            <w:proofErr w:type="spellEnd"/>
          </w:p>
          <w:p w14:paraId="42481382" w14:textId="77777777" w:rsidR="00F64DA3" w:rsidRDefault="00F64DA3" w:rsidP="00335D43">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literal;</w:t>
            </w:r>
          </w:p>
          <w:p w14:paraId="6221407C" w14:textId="77777777" w:rsidR="00F64DA3" w:rsidRDefault="00F64DA3" w:rsidP="00335D43">
            <w:pPr>
              <w:overflowPunct/>
              <w:autoSpaceDE/>
              <w:autoSpaceDN/>
              <w:adjustRightInd/>
              <w:textAlignment w:val="auto"/>
              <w:rPr>
                <w:color w:val="000000"/>
                <w:sz w:val="16"/>
                <w:szCs w:val="16"/>
              </w:rPr>
            </w:pPr>
          </w:p>
          <w:p w14:paraId="30B3C238" w14:textId="77777777" w:rsidR="00F64DA3" w:rsidRDefault="00F64DA3" w:rsidP="00335D43">
            <w:pPr>
              <w:overflowPunct/>
              <w:autoSpaceDE/>
              <w:autoSpaceDN/>
              <w:adjustRightInd/>
              <w:textAlignment w:val="auto"/>
              <w:rPr>
                <w:color w:val="000000"/>
                <w:sz w:val="16"/>
                <w:szCs w:val="16"/>
              </w:rPr>
            </w:pPr>
            <w:r>
              <w:rPr>
                <w:color w:val="000000"/>
                <w:sz w:val="16"/>
                <w:szCs w:val="16"/>
              </w:rPr>
              <w:t>_</w:t>
            </w:r>
            <w:proofErr w:type="spellStart"/>
            <w:r>
              <w:rPr>
                <w:color w:val="000000"/>
                <w:sz w:val="16"/>
                <w:szCs w:val="16"/>
              </w:rPr>
              <w:t>RptParams.ValueFromIndex</w:t>
            </w:r>
            <w:proofErr w:type="spellEnd"/>
            <w:r>
              <w:rPr>
                <w:color w:val="000000"/>
                <w:sz w:val="16"/>
                <w:szCs w:val="16"/>
              </w:rPr>
              <w:t>[i]</w:t>
            </w:r>
          </w:p>
          <w:p w14:paraId="7B2EAAC4" w14:textId="77777777" w:rsidR="00F64DA3" w:rsidRPr="00967989" w:rsidRDefault="00F64DA3" w:rsidP="00335D43">
            <w:pPr>
              <w:overflowPunct/>
              <w:autoSpaceDE/>
              <w:autoSpaceDN/>
              <w:adjustRightInd/>
              <w:textAlignment w:val="auto"/>
              <w:rPr>
                <w:color w:val="000000"/>
                <w:sz w:val="16"/>
                <w:szCs w:val="16"/>
              </w:rPr>
            </w:pPr>
            <w:proofErr w:type="spellStart"/>
            <w:r>
              <w:rPr>
                <w:color w:val="000000"/>
                <w:sz w:val="16"/>
                <w:szCs w:val="16"/>
              </w:rPr>
              <w:t>PType</w:t>
            </w:r>
            <w:proofErr w:type="spellEnd"/>
            <w:r>
              <w:rPr>
                <w:color w:val="000000"/>
                <w:sz w:val="16"/>
                <w:szCs w:val="16"/>
              </w:rPr>
              <w:t xml:space="preserve"> := List;</w:t>
            </w:r>
          </w:p>
        </w:tc>
      </w:tr>
      <w:tr w:rsidR="00F64DA3" w:rsidRPr="00335D43" w14:paraId="6CC1E11C" w14:textId="77777777" w:rsidTr="008562E1">
        <w:trPr>
          <w:trHeight w:val="2497"/>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tcPr>
          <w:p w14:paraId="4652D26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ORPRF GETFLG </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tcPr>
          <w:p w14:paraId="725F581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GETFLG</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tcPr>
          <w:p w14:paraId="4EC368E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ORPRF</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tcPr>
          <w:p w14:paraId="399C848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ARRAY </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tcPr>
          <w:p w14:paraId="4495906D" w14:textId="77777777" w:rsidR="00F64DA3" w:rsidRPr="00967989" w:rsidRDefault="00F64DA3" w:rsidP="00F91DF0">
            <w:pPr>
              <w:overflowPunct/>
              <w:autoSpaceDE/>
              <w:autoSpaceDN/>
              <w:adjustRightInd/>
              <w:textAlignment w:val="auto"/>
              <w:rPr>
                <w:color w:val="000000"/>
                <w:sz w:val="16"/>
                <w:szCs w:val="16"/>
              </w:rPr>
            </w:pPr>
            <w:r w:rsidRPr="00967989">
              <w:rPr>
                <w:color w:val="000000"/>
                <w:sz w:val="16"/>
                <w:szCs w:val="16"/>
              </w:rPr>
              <w:t> </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tcPr>
          <w:p w14:paraId="38D28DD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tcPr>
          <w:p w14:paraId="0097A48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tcPr>
          <w:p w14:paraId="548FB6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ORPRF GETFLG'</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tcPr>
          <w:p w14:paraId="28655FB9"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FormPtRecordFlags</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tcPr>
          <w:p w14:paraId="5415FB7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tcPr>
          <w:p w14:paraId="6A5C29F1"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labelPatientDFN.Caption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Piece(</w:t>
            </w:r>
            <w:proofErr w:type="spellStart"/>
            <w:r w:rsidRPr="00967989">
              <w:rPr>
                <w:color w:val="000000"/>
                <w:sz w:val="16"/>
                <w:szCs w:val="16"/>
              </w:rPr>
              <w:t>ORListBoxFlags.Items</w:t>
            </w:r>
            <w:proofErr w:type="spellEnd"/>
            <w:r w:rsidRPr="00967989">
              <w:rPr>
                <w:color w:val="000000"/>
                <w:sz w:val="16"/>
                <w:szCs w:val="16"/>
              </w:rPr>
              <w:t>[</w:t>
            </w:r>
            <w:proofErr w:type="spellStart"/>
            <w:r w:rsidRPr="00967989">
              <w:rPr>
                <w:color w:val="000000"/>
                <w:sz w:val="16"/>
                <w:szCs w:val="16"/>
              </w:rPr>
              <w:t>ORListBoxFlags.ItemIndex</w:t>
            </w:r>
            <w:proofErr w:type="spellEnd"/>
            <w:r w:rsidRPr="00967989">
              <w:rPr>
                <w:color w:val="000000"/>
                <w:sz w:val="16"/>
                <w:szCs w:val="16"/>
              </w:rPr>
              <w:t>],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9E240DF" w14:textId="77777777" w:rsidTr="008562E1">
        <w:trPr>
          <w:trHeight w:val="714"/>
        </w:trPr>
        <w:tc>
          <w:tcPr>
            <w:tcW w:w="998" w:type="dxa"/>
            <w:tcBorders>
              <w:top w:val="single" w:sz="8" w:space="0" w:color="auto"/>
              <w:left w:val="single" w:sz="8" w:space="0" w:color="auto"/>
              <w:bottom w:val="single" w:sz="8" w:space="0" w:color="auto"/>
              <w:right w:val="dotted" w:sz="4" w:space="0" w:color="auto"/>
            </w:tcBorders>
            <w:shd w:val="clear" w:color="auto" w:fill="auto"/>
          </w:tcPr>
          <w:p w14:paraId="64E5D1DA"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xml:space="preserve">ORPRF HASFLG  </w:t>
            </w:r>
          </w:p>
        </w:tc>
        <w:tc>
          <w:tcPr>
            <w:tcW w:w="807" w:type="dxa"/>
            <w:gridSpan w:val="2"/>
            <w:tcBorders>
              <w:top w:val="single" w:sz="8" w:space="0" w:color="auto"/>
              <w:left w:val="nil"/>
              <w:bottom w:val="single" w:sz="8" w:space="0" w:color="auto"/>
              <w:right w:val="dotted" w:sz="4" w:space="0" w:color="auto"/>
            </w:tcBorders>
            <w:shd w:val="clear" w:color="auto" w:fill="auto"/>
          </w:tcPr>
          <w:p w14:paraId="5FB07A93"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xml:space="preserve">HASFLG  </w:t>
            </w:r>
          </w:p>
        </w:tc>
        <w:tc>
          <w:tcPr>
            <w:tcW w:w="989" w:type="dxa"/>
            <w:gridSpan w:val="4"/>
            <w:tcBorders>
              <w:top w:val="single" w:sz="8" w:space="0" w:color="auto"/>
              <w:left w:val="nil"/>
              <w:bottom w:val="single" w:sz="8" w:space="0" w:color="auto"/>
              <w:right w:val="dotted" w:sz="4" w:space="0" w:color="auto"/>
            </w:tcBorders>
            <w:shd w:val="clear" w:color="auto" w:fill="auto"/>
          </w:tcPr>
          <w:p w14:paraId="105B4634"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ORPRF</w:t>
            </w:r>
          </w:p>
        </w:tc>
        <w:tc>
          <w:tcPr>
            <w:tcW w:w="902" w:type="dxa"/>
            <w:gridSpan w:val="2"/>
            <w:tcBorders>
              <w:top w:val="single" w:sz="8" w:space="0" w:color="auto"/>
              <w:left w:val="nil"/>
              <w:bottom w:val="single" w:sz="8" w:space="0" w:color="auto"/>
              <w:right w:val="dotted" w:sz="4" w:space="0" w:color="auto"/>
            </w:tcBorders>
            <w:shd w:val="clear" w:color="auto" w:fill="auto"/>
          </w:tcPr>
          <w:p w14:paraId="18A0E27B"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xml:space="preserve">ARRAY </w:t>
            </w:r>
          </w:p>
        </w:tc>
        <w:tc>
          <w:tcPr>
            <w:tcW w:w="1439" w:type="dxa"/>
            <w:gridSpan w:val="2"/>
            <w:tcBorders>
              <w:top w:val="single" w:sz="8" w:space="0" w:color="auto"/>
              <w:left w:val="nil"/>
              <w:bottom w:val="single" w:sz="8" w:space="0" w:color="auto"/>
              <w:right w:val="dotted" w:sz="4" w:space="0" w:color="auto"/>
            </w:tcBorders>
            <w:shd w:val="clear" w:color="auto" w:fill="auto"/>
          </w:tcPr>
          <w:p w14:paraId="6F1D34E4"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w:t>
            </w:r>
          </w:p>
        </w:tc>
        <w:tc>
          <w:tcPr>
            <w:tcW w:w="991" w:type="dxa"/>
            <w:gridSpan w:val="2"/>
            <w:tcBorders>
              <w:top w:val="single" w:sz="8" w:space="0" w:color="auto"/>
              <w:left w:val="nil"/>
              <w:bottom w:val="single" w:sz="8" w:space="0" w:color="auto"/>
              <w:right w:val="dotted" w:sz="4" w:space="0" w:color="auto"/>
            </w:tcBorders>
            <w:shd w:val="clear" w:color="auto" w:fill="auto"/>
          </w:tcPr>
          <w:p w14:paraId="4E82EF1C"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tcPr>
          <w:p w14:paraId="101BEEC0"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tcPr>
          <w:p w14:paraId="1AA2EC9B"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'ORPRF HASFLG'</w:t>
            </w:r>
          </w:p>
        </w:tc>
        <w:tc>
          <w:tcPr>
            <w:tcW w:w="1080" w:type="dxa"/>
            <w:gridSpan w:val="6"/>
            <w:tcBorders>
              <w:top w:val="single" w:sz="8" w:space="0" w:color="auto"/>
              <w:left w:val="nil"/>
              <w:bottom w:val="single" w:sz="8" w:space="0" w:color="auto"/>
              <w:right w:val="dotted" w:sz="4" w:space="0" w:color="auto"/>
            </w:tcBorders>
            <w:shd w:val="clear" w:color="auto" w:fill="auto"/>
          </w:tcPr>
          <w:p w14:paraId="775BBA44" w14:textId="77777777" w:rsidR="00F64DA3" w:rsidRPr="00967989" w:rsidRDefault="00F64DA3" w:rsidP="00AD4CB3">
            <w:pPr>
              <w:overflowPunct/>
              <w:autoSpaceDE/>
              <w:autoSpaceDN/>
              <w:adjustRightInd/>
              <w:textAlignment w:val="auto"/>
              <w:rPr>
                <w:color w:val="000000"/>
                <w:sz w:val="16"/>
                <w:szCs w:val="16"/>
              </w:rPr>
            </w:pPr>
            <w:proofErr w:type="spellStart"/>
            <w:r w:rsidRPr="00967989">
              <w:rPr>
                <w:color w:val="000000"/>
                <w:sz w:val="16"/>
                <w:szCs w:val="16"/>
              </w:rPr>
              <w:t>patientlist</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tcPr>
          <w:p w14:paraId="1505B93E"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17A040CA" w14:textId="77777777" w:rsidR="00F64DA3" w:rsidRPr="00967989" w:rsidRDefault="00F64DA3" w:rsidP="00AD4CB3">
            <w:pPr>
              <w:overflowPunct/>
              <w:autoSpaceDE/>
              <w:autoSpaceDN/>
              <w:adjustRightInd/>
              <w:textAlignment w:val="auto"/>
              <w:rPr>
                <w:color w:val="000000"/>
                <w:sz w:val="16"/>
                <w:szCs w:val="16"/>
              </w:rPr>
            </w:pPr>
            <w:proofErr w:type="spellStart"/>
            <w:r w:rsidRPr="00967989">
              <w:rPr>
                <w:color w:val="000000"/>
                <w:sz w:val="16"/>
                <w:szCs w:val="16"/>
              </w:rPr>
              <w:t>PatientDFN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AD6B15B" w14:textId="77777777" w:rsidTr="008562E1">
        <w:trPr>
          <w:trHeight w:val="633"/>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77DFB3C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ORPRF TRIGGER POPUP</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5BFFDFF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TRIGRPOP</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02409D8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ORPRF</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03E88C8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0B64D9C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1 if popup flag display should be triggered for given patient upon patient selection. If not, returns 0. Does not require clean-up after calling it since it does not set arrays or globals.</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3702E4D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051138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1 if popup flag display should be triggered for given patient upon patient selection. If not, returns 0.</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00BD656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'ORPRF TRIGGER POPUP'</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7CE89C40"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patientlist</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02BF300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7BA317D8"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frmMain.Piece</w:t>
            </w:r>
            <w:proofErr w:type="spellEnd"/>
            <w:r w:rsidRPr="00967989">
              <w:rPr>
                <w:color w:val="000000"/>
                <w:sz w:val="16"/>
                <w:szCs w:val="16"/>
              </w:rPr>
              <w:t>(FMCvrGets1Pt.IENS,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5CF32E42" w14:textId="77777777" w:rsidTr="008562E1">
        <w:trPr>
          <w:trHeight w:val="1600"/>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595ED29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ORWCIRN FACLIST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25C1BF3A"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FACLIST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14D1DBC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ORWCIRN</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51E9349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7A94444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a list of the remote VA facilities at which the selected patient has been seen.</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250C1815"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5C04B1C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3B24D218"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ORWCIRN FACLIST'</w:t>
            </w:r>
            <w:r w:rsidRPr="00967989">
              <w:rPr>
                <w:color w:val="000000"/>
                <w:sz w:val="16"/>
                <w:szCs w:val="16"/>
              </w:rPr>
              <w:br/>
            </w:r>
            <w:r w:rsidRPr="00967989">
              <w:rPr>
                <w:color w:val="000000"/>
                <w:sz w:val="16"/>
                <w:szCs w:val="16"/>
              </w:rPr>
              <w:br/>
            </w:r>
          </w:p>
          <w:p w14:paraId="0E9CC26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'ORWCIRN FACLIST'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2EDAC189"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patientlist</w:t>
            </w:r>
            <w:proofErr w:type="spellEnd"/>
            <w:r w:rsidRPr="00967989">
              <w:rPr>
                <w:color w:val="000000"/>
                <w:sz w:val="16"/>
                <w:szCs w:val="16"/>
              </w:rPr>
              <w:br/>
            </w:r>
            <w:r w:rsidRPr="00967989">
              <w:rPr>
                <w:color w:val="000000"/>
                <w:sz w:val="16"/>
                <w:szCs w:val="16"/>
              </w:rPr>
              <w:br/>
            </w:r>
            <w:r w:rsidRPr="00967989">
              <w:rPr>
                <w:color w:val="000000"/>
                <w:sz w:val="16"/>
                <w:szCs w:val="16"/>
              </w:rPr>
              <w:br/>
            </w:r>
          </w:p>
          <w:p w14:paraId="193F6FA0"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patientlistrestricted</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31AA1236"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6489673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0649EC19"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frmMain.Piece</w:t>
            </w:r>
            <w:proofErr w:type="spellEnd"/>
            <w:r w:rsidRPr="00967989">
              <w:rPr>
                <w:color w:val="000000"/>
                <w:sz w:val="16"/>
                <w:szCs w:val="16"/>
              </w:rPr>
              <w:t>(FMCvrGets1Pt.IENS,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FMListBox1.GetSelectedRecord.IEN;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6B9D2C2" w14:textId="77777777" w:rsidTr="008562E1">
        <w:trPr>
          <w:trHeight w:val="2542"/>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7842762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ORWLRR CHART</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28BB069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CHART</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29F89BA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ORWLRR</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41785CD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418E71A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10AB13C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0E2343D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79ED601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'ORWLRR CHART'</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228B86C1"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frmLabGraph</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5DBD697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4683BB6B"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PatientIEN</w:t>
            </w:r>
            <w:proofErr w:type="spellEnd"/>
            <w:r w:rsidRPr="00967989">
              <w:rPr>
                <w:color w:val="000000"/>
                <w:sz w:val="16"/>
                <w:szCs w:val="16"/>
              </w:rPr>
              <w:t>; // Patient 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DateTimePicker2.Date)) + '.2359'; //Stop Date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FMToDateConvert</w:t>
            </w:r>
            <w:proofErr w:type="spellEnd"/>
            <w:r w:rsidRPr="00967989">
              <w:rPr>
                <w:color w:val="000000"/>
                <w:sz w:val="16"/>
                <w:szCs w:val="16"/>
              </w:rPr>
              <w:t>(</w:t>
            </w:r>
            <w:proofErr w:type="spellStart"/>
            <w:r w:rsidRPr="00967989">
              <w:rPr>
                <w:color w:val="000000"/>
                <w:sz w:val="16"/>
                <w:szCs w:val="16"/>
              </w:rPr>
              <w:t>FormatDateTime</w:t>
            </w:r>
            <w:proofErr w:type="spellEnd"/>
            <w:r w:rsidRPr="00967989">
              <w:rPr>
                <w:color w:val="000000"/>
                <w:sz w:val="16"/>
                <w:szCs w:val="16"/>
              </w:rPr>
              <w:t>('mm/dd/</w:t>
            </w:r>
            <w:proofErr w:type="spellStart"/>
            <w:r w:rsidRPr="00967989">
              <w:rPr>
                <w:color w:val="000000"/>
                <w:sz w:val="16"/>
                <w:szCs w:val="16"/>
              </w:rPr>
              <w:t>yyyy</w:t>
            </w:r>
            <w:proofErr w:type="spellEnd"/>
            <w:r w:rsidRPr="00967989">
              <w:rPr>
                <w:color w:val="000000"/>
                <w:sz w:val="16"/>
                <w:szCs w:val="16"/>
              </w:rPr>
              <w:t>', DateTimePicker1.Date)); //Start Date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'0'; // 0 for "All Specimens"</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 xml:space="preserve"> ' '</w:t>
            </w:r>
          </w:p>
        </w:tc>
      </w:tr>
      <w:tr w:rsidR="00F64DA3" w:rsidRPr="00335D43" w14:paraId="3FC181E2" w14:textId="77777777" w:rsidTr="008562E1">
        <w:trPr>
          <w:trHeight w:val="877"/>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61D742F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ORWORB FASTUSER</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A315D3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FASTUSER</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72D2E6F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ORWORB</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1FF4857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02B06B4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Function returns notifications for current user.</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50FC50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09076A2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7C80304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'ORWORB FASTUSER'</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CC848DD"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0AA02DE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E0E2580"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No Params</w:t>
            </w:r>
          </w:p>
        </w:tc>
      </w:tr>
      <w:tr w:rsidR="00F64DA3" w:rsidRPr="00335D43" w14:paraId="49C7B4A4" w14:textId="77777777" w:rsidTr="008562E1">
        <w:trPr>
          <w:trHeight w:val="101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7DA0818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ORWPT ADMITLST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19634B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ADMITLST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4A71497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ORWPT</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771D27A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ARRAY</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348763C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a list of admissions for a patient (for visit selection).</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90B73A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575FB30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0D637DE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'ORWPT ADMITLST'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3CE15AB6"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2C61CB8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EC940CC"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xPatientIENS.Caption</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0DA7C470" w14:textId="77777777" w:rsidTr="008562E1">
        <w:trPr>
          <w:trHeight w:val="120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0D69CBF3"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O</w:t>
            </w:r>
            <w:r w:rsidRPr="00967989">
              <w:rPr>
                <w:color w:val="000000"/>
                <w:sz w:val="16"/>
                <w:szCs w:val="16"/>
              </w:rPr>
              <w:t>RWU DT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2EC1F0F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DT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6146C6D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ORWU</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73480BE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2DFCEA1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Returns date in internal VA FileMan format.</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5AAE550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6D01602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68D2E493"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ORWU DT'</w:t>
            </w:r>
            <w:r>
              <w:rPr>
                <w:color w:val="000000"/>
                <w:sz w:val="16"/>
                <w:szCs w:val="16"/>
              </w:rPr>
              <w:br/>
            </w:r>
            <w:r>
              <w:rPr>
                <w:color w:val="000000"/>
                <w:sz w:val="16"/>
                <w:szCs w:val="16"/>
              </w:rPr>
              <w:br/>
            </w:r>
            <w:r>
              <w:rPr>
                <w:color w:val="000000"/>
                <w:sz w:val="16"/>
                <w:szCs w:val="16"/>
              </w:rPr>
              <w:br/>
            </w:r>
            <w:r>
              <w:rPr>
                <w:color w:val="000000"/>
                <w:sz w:val="16"/>
                <w:szCs w:val="16"/>
              </w:rPr>
              <w:t>'ORWU DT'</w:t>
            </w:r>
            <w:r>
              <w:rPr>
                <w:color w:val="000000"/>
                <w:sz w:val="16"/>
                <w:szCs w:val="16"/>
              </w:rPr>
              <w:br/>
            </w:r>
            <w:r w:rsidRPr="00967989">
              <w:rPr>
                <w:color w:val="000000"/>
                <w:sz w:val="16"/>
                <w:szCs w:val="16"/>
              </w:rPr>
              <w:br/>
            </w:r>
            <w:r w:rsidRPr="00967989">
              <w:rPr>
                <w:color w:val="000000"/>
                <w:sz w:val="16"/>
                <w:szCs w:val="16"/>
              </w:rPr>
              <w:t>'ORWU DT'</w:t>
            </w:r>
            <w:r w:rsidRPr="00967989">
              <w:rPr>
                <w:color w:val="000000"/>
                <w:sz w:val="16"/>
                <w:szCs w:val="16"/>
              </w:rPr>
              <w:br/>
            </w:r>
            <w:r w:rsidRPr="00967989">
              <w:rPr>
                <w:color w:val="000000"/>
                <w:sz w:val="16"/>
                <w:szCs w:val="16"/>
              </w:rPr>
              <w:br/>
            </w:r>
            <w:r w:rsidRPr="00967989">
              <w:rPr>
                <w:color w:val="000000"/>
                <w:sz w:val="16"/>
                <w:szCs w:val="16"/>
              </w:rPr>
              <w:t>'</w:t>
            </w:r>
            <w:r>
              <w:rPr>
                <w:color w:val="000000"/>
                <w:sz w:val="16"/>
                <w:szCs w:val="16"/>
              </w:rPr>
              <w:t>ORWU DT'</w:t>
            </w:r>
            <w:r>
              <w:rPr>
                <w:color w:val="000000"/>
                <w:sz w:val="16"/>
                <w:szCs w:val="16"/>
              </w:rPr>
              <w:br/>
            </w:r>
            <w:r>
              <w:rPr>
                <w:color w:val="000000"/>
                <w:sz w:val="16"/>
                <w:szCs w:val="16"/>
              </w:rPr>
              <w:br/>
            </w:r>
            <w:r>
              <w:rPr>
                <w:color w:val="000000"/>
                <w:sz w:val="16"/>
                <w:szCs w:val="16"/>
              </w:rPr>
              <w:t>'ORWU DT'</w:t>
            </w:r>
            <w:r>
              <w:rPr>
                <w:color w:val="000000"/>
                <w:sz w:val="16"/>
                <w:szCs w:val="16"/>
              </w:rPr>
              <w:br/>
            </w:r>
            <w:r>
              <w:rPr>
                <w:color w:val="000000"/>
                <w:sz w:val="16"/>
                <w:szCs w:val="16"/>
              </w:rPr>
              <w:br/>
            </w:r>
            <w:r>
              <w:rPr>
                <w:color w:val="000000"/>
                <w:sz w:val="16"/>
                <w:szCs w:val="16"/>
              </w:rPr>
              <w:t>'ORWU DT'</w:t>
            </w:r>
            <w:r>
              <w:rPr>
                <w:color w:val="000000"/>
                <w:sz w:val="16"/>
                <w:szCs w:val="16"/>
              </w:rPr>
              <w:br/>
            </w:r>
            <w:r>
              <w:rPr>
                <w:color w:val="000000"/>
                <w:sz w:val="16"/>
                <w:szCs w:val="16"/>
              </w:rPr>
              <w:br/>
            </w:r>
            <w:r>
              <w:rPr>
                <w:color w:val="000000"/>
                <w:sz w:val="16"/>
                <w:szCs w:val="16"/>
              </w:rPr>
              <w:t>'ORWU DT'</w:t>
            </w:r>
            <w:r>
              <w:rPr>
                <w:color w:val="000000"/>
                <w:sz w:val="16"/>
                <w:szCs w:val="16"/>
              </w:rPr>
              <w:br/>
            </w:r>
            <w:r>
              <w:rPr>
                <w:color w:val="000000"/>
                <w:sz w:val="16"/>
                <w:szCs w:val="16"/>
              </w:rPr>
              <w:br/>
            </w:r>
            <w:r>
              <w:rPr>
                <w:color w:val="000000"/>
                <w:sz w:val="16"/>
                <w:szCs w:val="16"/>
              </w:rPr>
              <w:t>'ORWU DT'</w:t>
            </w:r>
            <w:r>
              <w:rPr>
                <w:color w:val="000000"/>
                <w:sz w:val="16"/>
                <w:szCs w:val="16"/>
              </w:rPr>
              <w:br/>
            </w:r>
            <w:r>
              <w:rPr>
                <w:color w:val="000000"/>
                <w:sz w:val="16"/>
                <w:szCs w:val="16"/>
              </w:rPr>
              <w:br/>
            </w:r>
            <w:r>
              <w:rPr>
                <w:color w:val="000000"/>
                <w:sz w:val="16"/>
                <w:szCs w:val="16"/>
              </w:rPr>
              <w:t>'ORWU DT'</w:t>
            </w:r>
            <w:r>
              <w:rPr>
                <w:color w:val="000000"/>
                <w:sz w:val="16"/>
                <w:szCs w:val="16"/>
              </w:rPr>
              <w:br/>
            </w:r>
            <w:r>
              <w:rPr>
                <w:color w:val="000000"/>
                <w:sz w:val="16"/>
                <w:szCs w:val="16"/>
              </w:rPr>
              <w:br/>
            </w:r>
            <w:r>
              <w:rPr>
                <w:color w:val="000000"/>
                <w:sz w:val="16"/>
                <w:szCs w:val="16"/>
              </w:rPr>
              <w:t>'ORWU DT'</w:t>
            </w:r>
            <w:r>
              <w:rPr>
                <w:color w:val="000000"/>
                <w:sz w:val="16"/>
                <w:szCs w:val="16"/>
              </w:rPr>
              <w:br/>
            </w:r>
            <w:r>
              <w:rPr>
                <w:color w:val="000000"/>
                <w:sz w:val="16"/>
                <w:szCs w:val="16"/>
              </w:rPr>
              <w:br/>
            </w:r>
            <w:r>
              <w:rPr>
                <w:color w:val="000000"/>
                <w:sz w:val="16"/>
                <w:szCs w:val="16"/>
              </w:rPr>
              <w:t>'ORWU DT'</w:t>
            </w:r>
            <w:r w:rsidRPr="00967989">
              <w:rPr>
                <w:color w:val="000000"/>
                <w:sz w:val="16"/>
                <w:szCs w:val="16"/>
              </w:rPr>
              <w:br/>
            </w:r>
            <w:r w:rsidRPr="00967989">
              <w:rPr>
                <w:color w:val="000000"/>
                <w:sz w:val="16"/>
                <w:szCs w:val="16"/>
              </w:rPr>
              <w:lastRenderedPageBreak/>
              <w:br/>
            </w:r>
            <w:r w:rsidRPr="00967989">
              <w:rPr>
                <w:color w:val="000000"/>
                <w:sz w:val="16"/>
                <w:szCs w:val="16"/>
              </w:rPr>
              <w:t>'ORWU DT'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7D97D9F4"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lastRenderedPageBreak/>
              <w:t>MailMan</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EditPatientLists</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EnterPt</w:t>
            </w:r>
            <w:proofErr w:type="spellEnd"/>
            <w:r w:rsidRPr="00967989">
              <w:rPr>
                <w:color w:val="000000"/>
                <w:sz w:val="16"/>
                <w:szCs w:val="16"/>
              </w:rPr>
              <w:br/>
            </w:r>
          </w:p>
          <w:p w14:paraId="45915DD3"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entersimple</w:t>
            </w:r>
            <w:proofErr w:type="spellEnd"/>
            <w:r w:rsidRPr="00967989">
              <w:rPr>
                <w:color w:val="000000"/>
                <w:sz w:val="16"/>
                <w:szCs w:val="16"/>
              </w:rPr>
              <w:br/>
            </w:r>
          </w:p>
          <w:p w14:paraId="74C94EFA"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br/>
            </w:r>
            <w:proofErr w:type="spellStart"/>
            <w:r>
              <w:rPr>
                <w:color w:val="000000"/>
                <w:sz w:val="16"/>
                <w:szCs w:val="16"/>
              </w:rPr>
              <w:t>ManageReports</w:t>
            </w:r>
            <w:proofErr w:type="spellEnd"/>
            <w:r>
              <w:rPr>
                <w:color w:val="000000"/>
                <w:sz w:val="16"/>
                <w:szCs w:val="16"/>
              </w:rPr>
              <w:br/>
            </w:r>
            <w:r w:rsidRPr="00967989">
              <w:rPr>
                <w:color w:val="000000"/>
                <w:sz w:val="16"/>
                <w:szCs w:val="16"/>
              </w:rPr>
              <w:br/>
            </w:r>
            <w:proofErr w:type="spellStart"/>
            <w:r w:rsidRPr="00967989">
              <w:rPr>
                <w:color w:val="000000"/>
                <w:sz w:val="16"/>
                <w:szCs w:val="16"/>
              </w:rPr>
              <w:t>managetemplatedefs</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PNCSMain</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remoteusersiteseditor</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tiucosignatur</w:t>
            </w:r>
            <w:r>
              <w:rPr>
                <w:color w:val="000000"/>
                <w:sz w:val="16"/>
                <w:szCs w:val="16"/>
              </w:rPr>
              <w:t>e</w:t>
            </w:r>
            <w:proofErr w:type="spellEnd"/>
            <w:r>
              <w:rPr>
                <w:color w:val="000000"/>
                <w:sz w:val="16"/>
                <w:szCs w:val="16"/>
              </w:rPr>
              <w:br/>
            </w:r>
            <w:r>
              <w:rPr>
                <w:color w:val="000000"/>
                <w:sz w:val="16"/>
                <w:szCs w:val="16"/>
              </w:rPr>
              <w:br/>
            </w:r>
            <w:proofErr w:type="spellStart"/>
            <w:r>
              <w:rPr>
                <w:color w:val="000000"/>
                <w:sz w:val="16"/>
                <w:szCs w:val="16"/>
              </w:rPr>
              <w:t>uncosignedutility</w:t>
            </w:r>
            <w:proofErr w:type="spellEnd"/>
            <w:r>
              <w:rPr>
                <w:color w:val="000000"/>
                <w:sz w:val="16"/>
                <w:szCs w:val="16"/>
              </w:rPr>
              <w:br/>
            </w:r>
            <w:r w:rsidRPr="00967989">
              <w:rPr>
                <w:color w:val="000000"/>
                <w:sz w:val="16"/>
                <w:szCs w:val="16"/>
              </w:rPr>
              <w:lastRenderedPageBreak/>
              <w:br/>
            </w:r>
            <w:proofErr w:type="spellStart"/>
            <w:r w:rsidRPr="00967989">
              <w:rPr>
                <w:color w:val="000000"/>
                <w:sz w:val="16"/>
                <w:szCs w:val="16"/>
              </w:rPr>
              <w:t>viewexam</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69E7B92A"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lastRenderedPageBreak/>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p>
          <w:p w14:paraId="79B77345"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r w:rsidRPr="00967989">
              <w:rPr>
                <w:color w:val="000000"/>
                <w:sz w:val="16"/>
                <w:szCs w:val="16"/>
              </w:rPr>
              <w:br/>
            </w:r>
          </w:p>
          <w:p w14:paraId="0DCE174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r w:rsidRPr="00967989">
              <w:rPr>
                <w:color w:val="000000"/>
                <w:sz w:val="16"/>
                <w:szCs w:val="16"/>
              </w:rPr>
              <w:br/>
            </w:r>
          </w:p>
          <w:p w14:paraId="3660BAE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lastRenderedPageBreak/>
              <w:br/>
            </w:r>
            <w:proofErr w:type="spellStart"/>
            <w:r w:rsidRPr="00967989">
              <w:rPr>
                <w:color w:val="000000"/>
                <w:sz w:val="16"/>
                <w:szCs w:val="16"/>
              </w:rPr>
              <w:t>RPCBroker1</w:t>
            </w:r>
            <w:proofErr w:type="spellEnd"/>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7EF89F6"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lastRenderedPageBreak/>
              <w:t>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'NOW'</w:t>
            </w:r>
            <w:r w:rsidRPr="00967989">
              <w:rPr>
                <w:color w:val="000000"/>
                <w:sz w:val="16"/>
                <w:szCs w:val="16"/>
              </w:rPr>
              <w:br/>
            </w:r>
          </w:p>
          <w:p w14:paraId="7B8C6BD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'NOW'</w:t>
            </w:r>
            <w:r w:rsidRPr="00967989">
              <w:rPr>
                <w:color w:val="000000"/>
                <w:sz w:val="16"/>
                <w:szCs w:val="16"/>
              </w:rPr>
              <w:br/>
            </w:r>
          </w:p>
          <w:p w14:paraId="55132B1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'NOW'</w:t>
            </w:r>
            <w:r w:rsidRPr="00967989">
              <w:rPr>
                <w:color w:val="000000"/>
                <w:sz w:val="16"/>
                <w:szCs w:val="16"/>
              </w:rPr>
              <w:br/>
            </w:r>
          </w:p>
          <w:p w14:paraId="5B6A075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lastRenderedPageBreak/>
              <w:br/>
            </w:r>
            <w:r w:rsidRPr="00967989">
              <w:rPr>
                <w:color w:val="000000"/>
                <w:sz w:val="16"/>
                <w:szCs w:val="16"/>
              </w:rPr>
              <w:t>Value := 'NOW';</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9833B75" w14:textId="77777777" w:rsidTr="008562E1">
        <w:trPr>
          <w:trHeight w:val="1284"/>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7827A28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 xml:space="preserve">ORWU VALIDSIG </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2392E478"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VALIDSIG </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555397C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ORWU</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02F17785"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0482E9D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Validates a broker encrypted electronic signature.</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2D5152E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noWrap/>
            <w:hideMark/>
          </w:tcPr>
          <w:p w14:paraId="23E6D73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69DBC32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'ORWU VALIDSIG'</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2EDB2AD1"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29065C2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740A484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Value := encrypt(Edit3.Text);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F7F2F22" w14:textId="77777777" w:rsidTr="008562E1">
        <w:trPr>
          <w:trHeight w:val="102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4A8CE0E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CREATE ADDENDUM RECORD</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99DD3BE"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MAKEADD</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56D0EC3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28033C7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1F349C4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Remote Procedure allows the creation of addenda to TIU Documents.</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05CC00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413F19F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is the record number of the resulting addendum.</w:t>
            </w:r>
            <w:r w:rsidRPr="00967989">
              <w:rPr>
                <w:color w:val="000000"/>
                <w:sz w:val="16"/>
                <w:szCs w:val="16"/>
              </w:rPr>
              <w:br/>
            </w:r>
            <w:r w:rsidRPr="00967989">
              <w:rPr>
                <w:color w:val="000000"/>
                <w:sz w:val="16"/>
                <w:szCs w:val="16"/>
              </w:rPr>
              <w:t>NOTE:  If no addendum record may be created, then the return variable will look as follows:  "-1^Could not create addendum."</w:t>
            </w:r>
          </w:p>
        </w:tc>
        <w:tc>
          <w:tcPr>
            <w:tcW w:w="991" w:type="dxa"/>
            <w:tcBorders>
              <w:top w:val="single" w:sz="8" w:space="0" w:color="auto"/>
              <w:left w:val="nil"/>
              <w:bottom w:val="single" w:sz="8" w:space="0" w:color="auto"/>
              <w:right w:val="dotted" w:sz="4" w:space="0" w:color="auto"/>
            </w:tcBorders>
            <w:shd w:val="clear" w:color="auto" w:fill="auto"/>
            <w:hideMark/>
          </w:tcPr>
          <w:p w14:paraId="2CD401A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CREATE ADDENDUM RECORD'</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C4F62B7"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6C8AEF8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2914013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CoSigTIUNoteIEN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['1202']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['1301'] := </w:t>
            </w:r>
            <w:proofErr w:type="spellStart"/>
            <w:r w:rsidRPr="00967989">
              <w:rPr>
                <w:color w:val="000000"/>
                <w:sz w:val="16"/>
                <w:szCs w:val="16"/>
              </w:rPr>
              <w:t>dttm</w:t>
            </w:r>
            <w:proofErr w:type="spellEnd"/>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r>
            <w:r w:rsidRPr="00967989">
              <w:rPr>
                <w:color w:val="000000"/>
                <w:sz w:val="16"/>
                <w:szCs w:val="16"/>
              </w:rPr>
              <w:t>Value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24C66981" w14:textId="77777777" w:rsidTr="008562E1">
        <w:trPr>
          <w:trHeight w:val="3084"/>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4D40263C" w14:textId="77777777" w:rsidR="00F64DA3" w:rsidRPr="00967989" w:rsidRDefault="00F64DA3" w:rsidP="00335D43">
            <w:pPr>
              <w:overflowPunct/>
              <w:autoSpaceDE/>
              <w:autoSpaceDN/>
              <w:adjustRightInd/>
              <w:textAlignment w:val="auto"/>
              <w:rPr>
                <w:color w:val="000000"/>
                <w:sz w:val="16"/>
                <w:szCs w:val="16"/>
              </w:rPr>
            </w:pPr>
            <w:r>
              <w:rPr>
                <w:color w:val="000000"/>
                <w:sz w:val="16"/>
                <w:szCs w:val="16"/>
              </w:rPr>
              <w:t>T</w:t>
            </w:r>
            <w:r w:rsidRPr="00967989">
              <w:rPr>
                <w:color w:val="000000"/>
                <w:sz w:val="16"/>
                <w:szCs w:val="16"/>
              </w:rPr>
              <w:t xml:space="preserve">IU CREATE RECORD </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3107A17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MAKE</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0CC9372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1E54C6F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3562446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remote procedure allows the creation of TIU DOCUMENT records.</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15E8011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007F5E2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If the call is successful, this will be the record number (IEN) of the resulting entry in the TIU DOCUMENT FILE (#8925).  In the event of a filing error, the first "^"-piece will be zero, and the second "^"-piece of this scalar return variable will be a textual message describing the nature of the error (e.g., 0^Invalid TITLE Selected.").</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314B9C8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CREATE RECORD'</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3CC03D16"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35F43EC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76187ED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PNCSform.xPatientIENS.Caption</w:t>
            </w:r>
            <w:proofErr w:type="spellEnd"/>
            <w:r w:rsidRPr="00967989">
              <w:rPr>
                <w:color w:val="000000"/>
                <w:sz w:val="16"/>
                <w:szCs w:val="16"/>
              </w:rPr>
              <w:t>; // Patient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aTitleIEN</w:t>
            </w:r>
            <w:proofErr w:type="spellEnd"/>
            <w:r w:rsidRPr="00967989">
              <w:rPr>
                <w:color w:val="000000"/>
                <w:sz w:val="16"/>
                <w:szCs w:val="16"/>
              </w:rPr>
              <w:t>; // Title</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 // VDT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 // VLOC</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 xml:space="preserve">Value := ''; // </w:t>
            </w:r>
            <w:proofErr w:type="spellStart"/>
            <w:r w:rsidRPr="00967989">
              <w:rPr>
                <w:color w:val="000000"/>
                <w:sz w:val="16"/>
                <w:szCs w:val="16"/>
              </w:rPr>
              <w:t>VisitIDIEN</w:t>
            </w:r>
            <w:proofErr w:type="spellEnd"/>
            <w:r w:rsidRPr="00967989">
              <w:rPr>
                <w:color w:val="000000"/>
                <w:sz w:val="16"/>
                <w:szCs w:val="16"/>
              </w:rPr>
              <w:t>;         //VSIT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['1202']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['1301'] := Piece(</w:t>
            </w:r>
            <w:proofErr w:type="spellStart"/>
            <w:r w:rsidRPr="00967989">
              <w:rPr>
                <w:color w:val="000000"/>
                <w:sz w:val="16"/>
                <w:szCs w:val="16"/>
              </w:rPr>
              <w:t>aVisitIDIEN</w:t>
            </w:r>
            <w:proofErr w:type="spellEnd"/>
            <w:r w:rsidRPr="00967989">
              <w:rPr>
                <w:color w:val="000000"/>
                <w:sz w:val="16"/>
                <w:szCs w:val="16"/>
              </w:rPr>
              <w:t xml:space="preserve">, </w:t>
            </w:r>
            <w:r w:rsidRPr="00967989">
              <w:rPr>
                <w:color w:val="000000"/>
                <w:sz w:val="16"/>
                <w:szCs w:val="16"/>
              </w:rPr>
              <w:lastRenderedPageBreak/>
              <w:t>';', 2); // Reference Date</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['1205'] := Piece(</w:t>
            </w:r>
            <w:proofErr w:type="spellStart"/>
            <w:r w:rsidRPr="00967989">
              <w:rPr>
                <w:color w:val="000000"/>
                <w:sz w:val="16"/>
                <w:szCs w:val="16"/>
              </w:rPr>
              <w:t>aVisitIDIEN</w:t>
            </w:r>
            <w:proofErr w:type="spellEnd"/>
            <w:r w:rsidRPr="00967989">
              <w:rPr>
                <w:color w:val="000000"/>
                <w:sz w:val="16"/>
                <w:szCs w:val="16"/>
              </w:rPr>
              <w:t>, ';', 1); // Location</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['1208'] := FMEdit16.Text; // Cosigner</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['1701'] := ''; //Subject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aVisitIDIEN</w:t>
            </w:r>
            <w:proofErr w:type="spellEnd"/>
            <w:r w:rsidRPr="00967989">
              <w:rPr>
                <w:color w:val="000000"/>
                <w:sz w:val="16"/>
                <w:szCs w:val="16"/>
              </w:rPr>
              <w:t>; // Visit Location; Date/Time; Service category (Optional)</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'1'; //Suppress?</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2DDDF69" w14:textId="77777777" w:rsidTr="008562E1">
        <w:trPr>
          <w:trHeight w:val="1393"/>
        </w:trPr>
        <w:tc>
          <w:tcPr>
            <w:tcW w:w="998" w:type="dxa"/>
            <w:tcBorders>
              <w:top w:val="single" w:sz="8" w:space="0" w:color="auto"/>
              <w:left w:val="single" w:sz="8" w:space="0" w:color="auto"/>
              <w:bottom w:val="single" w:sz="8" w:space="0" w:color="auto"/>
              <w:right w:val="dotted" w:sz="4" w:space="0" w:color="auto"/>
            </w:tcBorders>
            <w:shd w:val="clear" w:color="auto" w:fill="auto"/>
          </w:tcPr>
          <w:p w14:paraId="6ACA2F49"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lastRenderedPageBreak/>
              <w:t xml:space="preserve">TIU DELETE RECORD </w:t>
            </w:r>
          </w:p>
        </w:tc>
        <w:tc>
          <w:tcPr>
            <w:tcW w:w="807" w:type="dxa"/>
            <w:gridSpan w:val="2"/>
            <w:tcBorders>
              <w:top w:val="single" w:sz="8" w:space="0" w:color="auto"/>
              <w:left w:val="nil"/>
              <w:bottom w:val="single" w:sz="8" w:space="0" w:color="auto"/>
              <w:right w:val="dotted" w:sz="4" w:space="0" w:color="auto"/>
            </w:tcBorders>
            <w:shd w:val="clear" w:color="auto" w:fill="auto"/>
          </w:tcPr>
          <w:p w14:paraId="6984F0EA"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DELETE</w:t>
            </w:r>
          </w:p>
        </w:tc>
        <w:tc>
          <w:tcPr>
            <w:tcW w:w="989" w:type="dxa"/>
            <w:gridSpan w:val="4"/>
            <w:tcBorders>
              <w:top w:val="single" w:sz="8" w:space="0" w:color="auto"/>
              <w:left w:val="nil"/>
              <w:bottom w:val="single" w:sz="8" w:space="0" w:color="auto"/>
              <w:right w:val="dotted" w:sz="4" w:space="0" w:color="auto"/>
            </w:tcBorders>
            <w:shd w:val="clear" w:color="auto" w:fill="auto"/>
          </w:tcPr>
          <w:p w14:paraId="2C1B2257"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auto"/>
          </w:tcPr>
          <w:p w14:paraId="28013B93"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tcPr>
          <w:p w14:paraId="52573351"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Deletes TIU Document records...Evaluates authorization.</w:t>
            </w:r>
          </w:p>
        </w:tc>
        <w:tc>
          <w:tcPr>
            <w:tcW w:w="991" w:type="dxa"/>
            <w:gridSpan w:val="2"/>
            <w:tcBorders>
              <w:top w:val="single" w:sz="8" w:space="0" w:color="auto"/>
              <w:left w:val="nil"/>
              <w:bottom w:val="single" w:sz="8" w:space="0" w:color="auto"/>
              <w:right w:val="dotted" w:sz="4" w:space="0" w:color="auto"/>
            </w:tcBorders>
            <w:shd w:val="clear" w:color="auto" w:fill="auto"/>
          </w:tcPr>
          <w:p w14:paraId="76589E1D" w14:textId="77777777" w:rsidR="00F64DA3" w:rsidRPr="00967989" w:rsidRDefault="00F64DA3" w:rsidP="00AD4CB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tcPr>
          <w:p w14:paraId="40B6A9C2"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Returns error message with ERR=1^Explanation text if the user is NOT authorized to delete the named record (e.g., it's his, but signed; or it's not his, and he better keep his paws off it).</w:t>
            </w:r>
          </w:p>
        </w:tc>
        <w:tc>
          <w:tcPr>
            <w:tcW w:w="991" w:type="dxa"/>
            <w:tcBorders>
              <w:top w:val="single" w:sz="8" w:space="0" w:color="auto"/>
              <w:left w:val="nil"/>
              <w:bottom w:val="single" w:sz="8" w:space="0" w:color="auto"/>
              <w:right w:val="dotted" w:sz="4" w:space="0" w:color="auto"/>
            </w:tcBorders>
            <w:shd w:val="clear" w:color="auto" w:fill="auto"/>
          </w:tcPr>
          <w:p w14:paraId="3A9B4E9E"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'TIU DELETE RECORD'</w:t>
            </w:r>
          </w:p>
        </w:tc>
        <w:tc>
          <w:tcPr>
            <w:tcW w:w="1080" w:type="dxa"/>
            <w:gridSpan w:val="6"/>
            <w:tcBorders>
              <w:top w:val="single" w:sz="8" w:space="0" w:color="auto"/>
              <w:left w:val="nil"/>
              <w:bottom w:val="single" w:sz="8" w:space="0" w:color="auto"/>
              <w:right w:val="dotted" w:sz="4" w:space="0" w:color="auto"/>
            </w:tcBorders>
            <w:shd w:val="clear" w:color="auto" w:fill="auto"/>
          </w:tcPr>
          <w:p w14:paraId="7323E6C0" w14:textId="77777777" w:rsidR="00F64DA3" w:rsidRPr="00967989" w:rsidRDefault="00F64DA3" w:rsidP="00AD4CB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tcPr>
          <w:p w14:paraId="43584E68"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2DC4D2F5" w14:textId="77777777" w:rsidR="00F64DA3" w:rsidRPr="00967989" w:rsidRDefault="00F64DA3" w:rsidP="00AD4CB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aTIUNoteIEN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Encrypt(</w:t>
            </w:r>
            <w:proofErr w:type="spellStart"/>
            <w:r w:rsidRPr="00967989">
              <w:rPr>
                <w:color w:val="000000"/>
                <w:sz w:val="16"/>
                <w:szCs w:val="16"/>
              </w:rPr>
              <w:t>aSignature</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11E28F6" w14:textId="77777777" w:rsidTr="008562E1">
        <w:trPr>
          <w:trHeight w:val="1582"/>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44D0BA40"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TIU GET ALERT INFO </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168613E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GETALRT</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30B53E0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341A9C7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7BF07077"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Given a TIU XQAID, return the patient </w:t>
            </w:r>
            <w:proofErr w:type="spellStart"/>
            <w:r w:rsidRPr="00967989">
              <w:rPr>
                <w:color w:val="000000"/>
                <w:sz w:val="16"/>
                <w:szCs w:val="16"/>
              </w:rPr>
              <w:t>anddocument</w:t>
            </w:r>
            <w:proofErr w:type="spellEnd"/>
            <w:r w:rsidRPr="00967989">
              <w:rPr>
                <w:color w:val="000000"/>
                <w:sz w:val="16"/>
                <w:szCs w:val="16"/>
              </w:rPr>
              <w:t xml:space="preserve"> type for the item being alerted.</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5217882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6BCE406A"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TIUDA^DFN^gui</w:t>
            </w:r>
            <w:proofErr w:type="spellEnd"/>
            <w:r w:rsidRPr="00967989">
              <w:rPr>
                <w:color w:val="000000"/>
                <w:sz w:val="16"/>
                <w:szCs w:val="16"/>
              </w:rPr>
              <w:t xml:space="preserve"> tab indicator   </w:t>
            </w:r>
            <w:r w:rsidRPr="00967989">
              <w:rPr>
                <w:color w:val="000000"/>
                <w:sz w:val="16"/>
                <w:szCs w:val="16"/>
              </w:rPr>
              <w:br/>
            </w:r>
            <w:r w:rsidRPr="00967989">
              <w:rPr>
                <w:color w:val="000000"/>
                <w:sz w:val="16"/>
                <w:szCs w:val="16"/>
              </w:rPr>
              <w:t>where</w:t>
            </w:r>
            <w:r w:rsidRPr="00967989">
              <w:rPr>
                <w:color w:val="000000"/>
                <w:sz w:val="16"/>
                <w:szCs w:val="16"/>
              </w:rPr>
              <w:br/>
            </w:r>
            <w:r w:rsidRPr="00967989">
              <w:rPr>
                <w:color w:val="000000"/>
                <w:sz w:val="16"/>
                <w:szCs w:val="16"/>
              </w:rPr>
              <w:t>TIUDA is the document IEN in ^TIU(8925</w:t>
            </w:r>
            <w:r w:rsidRPr="00967989">
              <w:rPr>
                <w:color w:val="000000"/>
                <w:sz w:val="16"/>
                <w:szCs w:val="16"/>
              </w:rPr>
              <w:br/>
            </w:r>
            <w:r w:rsidRPr="00967989">
              <w:rPr>
                <w:color w:val="000000"/>
                <w:sz w:val="16"/>
                <w:szCs w:val="16"/>
              </w:rPr>
              <w:t>DFN is the patient IEN</w:t>
            </w:r>
            <w:r w:rsidRPr="00967989">
              <w:rPr>
                <w:color w:val="000000"/>
                <w:sz w:val="16"/>
                <w:szCs w:val="16"/>
              </w:rPr>
              <w:br/>
            </w:r>
            <w:proofErr w:type="spellStart"/>
            <w:r w:rsidRPr="00967989">
              <w:rPr>
                <w:color w:val="000000"/>
                <w:sz w:val="16"/>
                <w:szCs w:val="16"/>
              </w:rPr>
              <w:t>gui</w:t>
            </w:r>
            <w:proofErr w:type="spellEnd"/>
            <w:r w:rsidRPr="00967989">
              <w:rPr>
                <w:color w:val="000000"/>
                <w:sz w:val="16"/>
                <w:szCs w:val="16"/>
              </w:rPr>
              <w:t xml:space="preserve"> tab indicator is an arbitrarily set constant based on the document type.</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628A07F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GET ALERT INFO'</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6460401B"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5B88408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1521148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frmMain.Piece</w:t>
            </w:r>
            <w:proofErr w:type="spellEnd"/>
            <w:r w:rsidRPr="00967989">
              <w:rPr>
                <w:color w:val="000000"/>
                <w:sz w:val="16"/>
                <w:szCs w:val="16"/>
              </w:rPr>
              <w:t>(ORListBox1.Items[ORListBox1.ItemIndex], '^', 8);</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5A0C091" w14:textId="77777777" w:rsidTr="008562E1">
        <w:trPr>
          <w:trHeight w:val="2312"/>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6D1620A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TIU GET RECORD TEXT</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04EEDAB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TGET</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5A488B3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TIUSRVR1</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2C12CCA6"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GLOBAL ARRAY </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6841D13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will get the textual portion of a TIU Document Record.</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400363A6"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5D12B42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single" w:sz="8" w:space="0" w:color="auto"/>
              <w:bottom w:val="single" w:sz="8" w:space="0" w:color="auto"/>
              <w:right w:val="dotted" w:sz="4" w:space="0" w:color="auto"/>
            </w:tcBorders>
            <w:shd w:val="clear" w:color="auto" w:fill="auto"/>
            <w:hideMark/>
          </w:tcPr>
          <w:p w14:paraId="3195A4F1"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TIU GET RECORD TEXT'</w:t>
            </w:r>
            <w:r w:rsidRPr="00967989">
              <w:rPr>
                <w:color w:val="000000"/>
                <w:sz w:val="16"/>
                <w:szCs w:val="16"/>
              </w:rPr>
              <w:br/>
            </w:r>
            <w:r w:rsidRPr="00967989">
              <w:rPr>
                <w:color w:val="000000"/>
                <w:sz w:val="16"/>
                <w:szCs w:val="16"/>
              </w:rPr>
              <w:br/>
            </w:r>
            <w:r w:rsidRPr="00967989">
              <w:rPr>
                <w:color w:val="000000"/>
                <w:sz w:val="16"/>
                <w:szCs w:val="16"/>
              </w:rPr>
              <w:t>'TIU GET RECORD TEXT'</w:t>
            </w:r>
            <w:r w:rsidRPr="00967989">
              <w:rPr>
                <w:color w:val="000000"/>
                <w:sz w:val="16"/>
                <w:szCs w:val="16"/>
              </w:rPr>
              <w:br/>
            </w:r>
          </w:p>
          <w:p w14:paraId="54E57F8D" w14:textId="77777777" w:rsidR="00F64DA3" w:rsidRDefault="00F64DA3" w:rsidP="00335D43">
            <w:pPr>
              <w:overflowPunct/>
              <w:autoSpaceDE/>
              <w:autoSpaceDN/>
              <w:adjustRightInd/>
              <w:textAlignment w:val="auto"/>
              <w:rPr>
                <w:color w:val="000000"/>
                <w:sz w:val="16"/>
                <w:szCs w:val="16"/>
              </w:rPr>
            </w:pPr>
          </w:p>
          <w:p w14:paraId="035B2170"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'TIU GET RECORD TEXT'</w:t>
            </w:r>
            <w:r w:rsidRPr="00967989">
              <w:rPr>
                <w:color w:val="000000"/>
                <w:sz w:val="16"/>
                <w:szCs w:val="16"/>
              </w:rPr>
              <w:br/>
            </w:r>
            <w:r w:rsidRPr="00967989">
              <w:rPr>
                <w:color w:val="000000"/>
                <w:sz w:val="16"/>
                <w:szCs w:val="16"/>
              </w:rPr>
              <w:br/>
            </w:r>
            <w:r w:rsidRPr="00967989">
              <w:rPr>
                <w:color w:val="000000"/>
                <w:sz w:val="16"/>
                <w:szCs w:val="16"/>
              </w:rPr>
              <w:br/>
            </w:r>
          </w:p>
          <w:p w14:paraId="5A1E77AA" w14:textId="77777777" w:rsidR="00F64DA3" w:rsidRDefault="00F64DA3" w:rsidP="00335D43">
            <w:pPr>
              <w:overflowPunct/>
              <w:autoSpaceDE/>
              <w:autoSpaceDN/>
              <w:adjustRightInd/>
              <w:textAlignment w:val="auto"/>
              <w:rPr>
                <w:color w:val="000000"/>
                <w:sz w:val="16"/>
                <w:szCs w:val="16"/>
              </w:rPr>
            </w:pPr>
          </w:p>
          <w:p w14:paraId="5DE19484" w14:textId="77777777" w:rsidR="00F64DA3" w:rsidRDefault="00F64DA3" w:rsidP="00335D43">
            <w:pPr>
              <w:overflowPunct/>
              <w:autoSpaceDE/>
              <w:autoSpaceDN/>
              <w:adjustRightInd/>
              <w:textAlignment w:val="auto"/>
              <w:rPr>
                <w:color w:val="000000"/>
                <w:sz w:val="16"/>
                <w:szCs w:val="16"/>
              </w:rPr>
            </w:pPr>
          </w:p>
          <w:p w14:paraId="320B6B0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'TIU GET RECORD TEXT'</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7B16255D"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uncosignedutility</w:t>
            </w:r>
            <w:proofErr w:type="spellEnd"/>
            <w:r w:rsidRPr="00967989">
              <w:rPr>
                <w:color w:val="000000"/>
                <w:sz w:val="16"/>
                <w:szCs w:val="16"/>
              </w:rPr>
              <w:br/>
            </w:r>
            <w:r w:rsidRPr="00967989">
              <w:rPr>
                <w:color w:val="000000"/>
                <w:sz w:val="16"/>
                <w:szCs w:val="16"/>
              </w:rPr>
              <w:br/>
            </w:r>
          </w:p>
          <w:p w14:paraId="1BA44C9C"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proofErr w:type="spellStart"/>
            <w:r w:rsidRPr="00967989">
              <w:rPr>
                <w:color w:val="000000"/>
                <w:sz w:val="16"/>
                <w:szCs w:val="16"/>
              </w:rPr>
              <w:t>tiucosignature</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091BBED6" w14:textId="77777777" w:rsidR="00F64DA3" w:rsidRDefault="00F64DA3" w:rsidP="00335D43">
            <w:pPr>
              <w:overflowPunct/>
              <w:autoSpaceDE/>
              <w:autoSpaceDN/>
              <w:adjustRightInd/>
              <w:textAlignment w:val="auto"/>
              <w:rPr>
                <w:color w:val="000000"/>
                <w:sz w:val="16"/>
                <w:szCs w:val="16"/>
              </w:rPr>
            </w:pPr>
          </w:p>
          <w:p w14:paraId="0874DA2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tiudisplayunit</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05E0FB49" w14:textId="77777777" w:rsidR="00F64DA3" w:rsidRDefault="00F64DA3" w:rsidP="00335D43">
            <w:pPr>
              <w:overflowPunct/>
              <w:autoSpaceDE/>
              <w:autoSpaceDN/>
              <w:adjustRightInd/>
              <w:textAlignment w:val="auto"/>
              <w:rPr>
                <w:color w:val="000000"/>
                <w:sz w:val="16"/>
                <w:szCs w:val="16"/>
              </w:rPr>
            </w:pPr>
            <w:r>
              <w:rPr>
                <w:color w:val="000000"/>
                <w:sz w:val="16"/>
                <w:szCs w:val="16"/>
              </w:rPr>
              <w:t>RPCBroker1</w:t>
            </w:r>
            <w:r>
              <w:rPr>
                <w:color w:val="000000"/>
                <w:sz w:val="16"/>
                <w:szCs w:val="16"/>
              </w:rPr>
              <w:br/>
            </w:r>
            <w:r>
              <w:rPr>
                <w:color w:val="000000"/>
                <w:sz w:val="16"/>
                <w:szCs w:val="16"/>
              </w:rPr>
              <w:br/>
            </w:r>
            <w:r>
              <w:rPr>
                <w:color w:val="000000"/>
                <w:sz w:val="16"/>
                <w:szCs w:val="16"/>
              </w:rPr>
              <w:br/>
            </w:r>
            <w:r>
              <w:rPr>
                <w:color w:val="000000"/>
                <w:sz w:val="16"/>
                <w:szCs w:val="16"/>
              </w:rPr>
              <w:br/>
            </w:r>
            <w:proofErr w:type="spellStart"/>
            <w:r>
              <w:rPr>
                <w:color w:val="000000"/>
                <w:sz w:val="16"/>
                <w:szCs w:val="16"/>
              </w:rPr>
              <w:t>RPCBroker1</w:t>
            </w:r>
            <w:proofErr w:type="spellEnd"/>
            <w:r>
              <w:rPr>
                <w:color w:val="000000"/>
                <w:sz w:val="16"/>
                <w:szCs w:val="16"/>
              </w:rPr>
              <w:br/>
            </w:r>
          </w:p>
          <w:p w14:paraId="2314C416" w14:textId="77777777" w:rsidR="00F64DA3" w:rsidRDefault="00F64DA3" w:rsidP="00335D43">
            <w:pPr>
              <w:overflowPunct/>
              <w:autoSpaceDE/>
              <w:autoSpaceDN/>
              <w:adjustRightInd/>
              <w:textAlignment w:val="auto"/>
              <w:rPr>
                <w:color w:val="000000"/>
                <w:sz w:val="16"/>
                <w:szCs w:val="16"/>
              </w:rPr>
            </w:pPr>
          </w:p>
          <w:p w14:paraId="6EB34C0B" w14:textId="77777777" w:rsidR="00F64DA3" w:rsidRDefault="00F64DA3" w:rsidP="00335D43">
            <w:pPr>
              <w:overflowPunct/>
              <w:autoSpaceDE/>
              <w:autoSpaceDN/>
              <w:adjustRightInd/>
              <w:textAlignment w:val="auto"/>
              <w:rPr>
                <w:color w:val="000000"/>
                <w:sz w:val="16"/>
                <w:szCs w:val="16"/>
              </w:rPr>
            </w:pPr>
          </w:p>
          <w:p w14:paraId="6F7929D8"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16473A62" w14:textId="77777777" w:rsidR="00F64DA3" w:rsidRDefault="00F64DA3" w:rsidP="00335D43">
            <w:pPr>
              <w:overflowPunct/>
              <w:autoSpaceDE/>
              <w:autoSpaceDN/>
              <w:adjustRightInd/>
              <w:textAlignment w:val="auto"/>
              <w:rPr>
                <w:color w:val="000000"/>
                <w:sz w:val="16"/>
                <w:szCs w:val="16"/>
              </w:rPr>
            </w:pPr>
          </w:p>
          <w:p w14:paraId="45977F44" w14:textId="77777777" w:rsidR="00F64DA3" w:rsidRDefault="00F64DA3" w:rsidP="00335D43">
            <w:pPr>
              <w:overflowPunct/>
              <w:autoSpaceDE/>
              <w:autoSpaceDN/>
              <w:adjustRightInd/>
              <w:textAlignment w:val="auto"/>
              <w:rPr>
                <w:color w:val="000000"/>
                <w:sz w:val="16"/>
                <w:szCs w:val="16"/>
              </w:rPr>
            </w:pPr>
          </w:p>
          <w:p w14:paraId="5FFA405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1E837EB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Pr>
                <w:color w:val="000000"/>
                <w:sz w:val="16"/>
                <w:szCs w:val="16"/>
              </w:rPr>
              <w:t>aTIUNoteIEN</w:t>
            </w:r>
            <w:proofErr w:type="spellEnd"/>
            <w:r>
              <w:rPr>
                <w:color w:val="000000"/>
                <w:sz w:val="16"/>
                <w:szCs w:val="16"/>
              </w:rPr>
              <w:t>;</w:t>
            </w:r>
            <w:r>
              <w:rPr>
                <w:color w:val="000000"/>
                <w:sz w:val="16"/>
                <w:szCs w:val="16"/>
              </w:rPr>
              <w:br/>
            </w:r>
            <w:proofErr w:type="spellStart"/>
            <w:r>
              <w:rPr>
                <w:color w:val="000000"/>
                <w:sz w:val="16"/>
                <w:szCs w:val="16"/>
              </w:rPr>
              <w:t>PType</w:t>
            </w:r>
            <w:proofErr w:type="spellEnd"/>
            <w:r>
              <w:rPr>
                <w:color w:val="000000"/>
                <w:sz w:val="16"/>
                <w:szCs w:val="16"/>
              </w:rPr>
              <w:t xml:space="preserve"> := literal;</w:t>
            </w:r>
            <w:r>
              <w:rPr>
                <w:color w:val="000000"/>
                <w:sz w:val="16"/>
                <w:szCs w:val="16"/>
              </w:rPr>
              <w:br/>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TIUNoteIEN</w:t>
            </w:r>
            <w:proofErr w:type="spellEnd"/>
            <w:r w:rsidRPr="00967989">
              <w:rPr>
                <w:color w:val="000000"/>
                <w:sz w:val="16"/>
                <w:szCs w:val="16"/>
              </w:rPr>
              <w:t>; //TIU Document number</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Value := frmMain.Piece(frmMain.Piece(frmMain.Piece(ORListBox1.Items[ORListBox1.ItemIndex], '^', 8), ';', 1), 'U', 2);</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editTIUDocumentNumber.text</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No Params</w:t>
            </w:r>
          </w:p>
        </w:tc>
      </w:tr>
      <w:tr w:rsidR="00F64DA3" w:rsidRPr="00335D43" w14:paraId="380F2DEC" w14:textId="77777777" w:rsidTr="008562E1">
        <w:trPr>
          <w:trHeight w:val="2203"/>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73085A3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LOAD BOILERPLATE TEXT</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227993CC"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BLRSHELL</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2D27CC5B"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TIUSRVD</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6AD7915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GLOBAL ARRAY</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6AEF2E4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will load the boilerplate text associated with the selected title, and execute the methods for any objects embedded in the boilerplate text.</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74CFA09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5C50238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0970FE0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LOAD BOILERPLATE TEXT'</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4ECE9E59"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PNCSMain</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679D989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23F2E38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Copy(</w:t>
            </w:r>
            <w:proofErr w:type="spellStart"/>
            <w:r w:rsidRPr="00967989">
              <w:rPr>
                <w:color w:val="000000"/>
                <w:sz w:val="16"/>
                <w:szCs w:val="16"/>
              </w:rPr>
              <w:t>PNCSForm.xFMPNTitles.Items</w:t>
            </w:r>
            <w:proofErr w:type="spellEnd"/>
            <w:r w:rsidRPr="00967989">
              <w:rPr>
                <w:color w:val="000000"/>
                <w:sz w:val="16"/>
                <w:szCs w:val="16"/>
              </w:rPr>
              <w:t>[</w:t>
            </w:r>
            <w:proofErr w:type="spellStart"/>
            <w:r w:rsidRPr="00967989">
              <w:rPr>
                <w:color w:val="000000"/>
                <w:sz w:val="16"/>
                <w:szCs w:val="16"/>
              </w:rPr>
              <w:t>xFMPNTitles.ItemIndex</w:t>
            </w:r>
            <w:proofErr w:type="spellEnd"/>
            <w:r w:rsidRPr="00967989">
              <w:rPr>
                <w:color w:val="000000"/>
                <w:sz w:val="16"/>
                <w:szCs w:val="16"/>
              </w:rPr>
              <w:t xml:space="preserve">], Pos('  IEN#', </w:t>
            </w:r>
            <w:proofErr w:type="spellStart"/>
            <w:r w:rsidRPr="00967989">
              <w:rPr>
                <w:color w:val="000000"/>
                <w:sz w:val="16"/>
                <w:szCs w:val="16"/>
              </w:rPr>
              <w:t>PNCSForm.xFMPNTitles.Items</w:t>
            </w:r>
            <w:proofErr w:type="spellEnd"/>
            <w:r w:rsidRPr="00967989">
              <w:rPr>
                <w:color w:val="000000"/>
                <w:sz w:val="16"/>
                <w:szCs w:val="16"/>
              </w:rPr>
              <w:t>[</w:t>
            </w:r>
            <w:proofErr w:type="spellStart"/>
            <w:r w:rsidRPr="00967989">
              <w:rPr>
                <w:color w:val="000000"/>
                <w:sz w:val="16"/>
                <w:szCs w:val="16"/>
              </w:rPr>
              <w:t>xFMPNTitles.ItemIndex</w:t>
            </w:r>
            <w:proofErr w:type="spellEnd"/>
            <w:r w:rsidRPr="00967989">
              <w:rPr>
                <w:color w:val="000000"/>
                <w:sz w:val="16"/>
                <w:szCs w:val="16"/>
              </w:rPr>
              <w:t>]) + 6, 99);</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xPatientIENS.Caption</w:t>
            </w:r>
            <w:proofErr w:type="spellEnd"/>
            <w:r w:rsidRPr="00967989">
              <w:rPr>
                <w:color w:val="000000"/>
                <w:sz w:val="16"/>
                <w:szCs w:val="16"/>
              </w:rPr>
              <w:t>; {Patient IEN}</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4A2C7D9E" w14:textId="77777777" w:rsidTr="008562E1">
        <w:trPr>
          <w:trHeight w:val="247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396190F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TIU REQUIRES COSIGNATURE</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6F02886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REQCOS</w:t>
            </w:r>
          </w:p>
        </w:tc>
        <w:tc>
          <w:tcPr>
            <w:tcW w:w="989" w:type="dxa"/>
            <w:gridSpan w:val="4"/>
            <w:tcBorders>
              <w:top w:val="single" w:sz="8" w:space="0" w:color="auto"/>
              <w:left w:val="nil"/>
              <w:bottom w:val="single" w:sz="8" w:space="0" w:color="auto"/>
              <w:right w:val="dotted" w:sz="4" w:space="0" w:color="auto"/>
            </w:tcBorders>
            <w:shd w:val="clear" w:color="auto" w:fill="auto"/>
            <w:hideMark/>
          </w:tcPr>
          <w:p w14:paraId="4F38A8B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 TIUSRVA</w:t>
            </w:r>
          </w:p>
        </w:tc>
        <w:tc>
          <w:tcPr>
            <w:tcW w:w="902" w:type="dxa"/>
            <w:gridSpan w:val="2"/>
            <w:tcBorders>
              <w:top w:val="single" w:sz="8" w:space="0" w:color="auto"/>
              <w:left w:val="nil"/>
              <w:bottom w:val="single" w:sz="8" w:space="0" w:color="auto"/>
              <w:right w:val="dotted" w:sz="4" w:space="0" w:color="auto"/>
            </w:tcBorders>
            <w:shd w:val="clear" w:color="auto" w:fill="auto"/>
            <w:hideMark/>
          </w:tcPr>
          <w:p w14:paraId="4BAE77A2"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7F30704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Boolean RPC simply evaluates whether the current user requires cosignature for TIU DOCUMENTS, and returns a 1 if true, or a 0 if false.</w:t>
            </w:r>
          </w:p>
        </w:tc>
        <w:tc>
          <w:tcPr>
            <w:tcW w:w="991" w:type="dxa"/>
            <w:gridSpan w:val="2"/>
            <w:tcBorders>
              <w:top w:val="single" w:sz="8" w:space="0" w:color="auto"/>
              <w:left w:val="nil"/>
              <w:bottom w:val="single" w:sz="8" w:space="0" w:color="auto"/>
              <w:right w:val="dotted" w:sz="4" w:space="0" w:color="auto"/>
            </w:tcBorders>
            <w:shd w:val="clear" w:color="auto" w:fill="auto"/>
            <w:hideMark/>
          </w:tcPr>
          <w:p w14:paraId="0050E36A"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auto"/>
            <w:hideMark/>
          </w:tcPr>
          <w:p w14:paraId="3A30F7D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Boolean result: 0 if FALSE, OR 1 if TRUE.</w:t>
            </w:r>
          </w:p>
        </w:tc>
        <w:tc>
          <w:tcPr>
            <w:tcW w:w="991" w:type="dxa"/>
            <w:tcBorders>
              <w:top w:val="single" w:sz="8" w:space="0" w:color="auto"/>
              <w:left w:val="nil"/>
              <w:bottom w:val="single" w:sz="8" w:space="0" w:color="auto"/>
              <w:right w:val="dotted" w:sz="4" w:space="0" w:color="auto"/>
            </w:tcBorders>
            <w:shd w:val="clear" w:color="auto" w:fill="auto"/>
            <w:hideMark/>
          </w:tcPr>
          <w:p w14:paraId="03A155B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REQUIRES COSIGNATURE'</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F6133F3"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2F12EA8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03BB7963"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Value := Copy(</w:t>
            </w:r>
            <w:proofErr w:type="spellStart"/>
            <w:r w:rsidRPr="00967989">
              <w:rPr>
                <w:color w:val="000000"/>
                <w:sz w:val="16"/>
                <w:szCs w:val="16"/>
              </w:rPr>
              <w:t>pncsForm.xFMPNTitles.Items</w:t>
            </w:r>
            <w:proofErr w:type="spellEnd"/>
            <w:r w:rsidRPr="00967989">
              <w:rPr>
                <w:color w:val="000000"/>
                <w:sz w:val="16"/>
                <w:szCs w:val="16"/>
              </w:rPr>
              <w:t xml:space="preserve">[x], Pos('  IEN#', </w:t>
            </w:r>
            <w:proofErr w:type="spellStart"/>
            <w:r w:rsidRPr="00967989">
              <w:rPr>
                <w:color w:val="000000"/>
                <w:sz w:val="16"/>
                <w:szCs w:val="16"/>
              </w:rPr>
              <w:t>pncsForm.xFMPNTitles.Items</w:t>
            </w:r>
            <w:proofErr w:type="spellEnd"/>
            <w:r w:rsidRPr="00967989">
              <w:rPr>
                <w:color w:val="000000"/>
                <w:sz w:val="16"/>
                <w:szCs w:val="16"/>
              </w:rPr>
              <w:t>[x]) + 6, 99);</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'0';</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C1AB50E" w14:textId="77777777" w:rsidTr="008562E1">
        <w:trPr>
          <w:trHeight w:val="2320"/>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27DBE82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SET DOCUMENT TEXT</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3A65B3C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SETTEXT</w:t>
            </w:r>
          </w:p>
        </w:tc>
        <w:tc>
          <w:tcPr>
            <w:tcW w:w="989" w:type="dxa"/>
            <w:gridSpan w:val="4"/>
            <w:tcBorders>
              <w:top w:val="single" w:sz="8" w:space="0" w:color="auto"/>
              <w:left w:val="nil"/>
              <w:bottom w:val="single" w:sz="8" w:space="0" w:color="auto"/>
              <w:right w:val="dotted" w:sz="4" w:space="0" w:color="auto"/>
            </w:tcBorders>
            <w:shd w:val="clear" w:color="auto" w:fill="FFFFFF" w:themeFill="background1"/>
            <w:hideMark/>
          </w:tcPr>
          <w:p w14:paraId="6AAF899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TIUSRVPT</w:t>
            </w:r>
          </w:p>
        </w:tc>
        <w:tc>
          <w:tcPr>
            <w:tcW w:w="902" w:type="dxa"/>
            <w:gridSpan w:val="2"/>
            <w:tcBorders>
              <w:top w:val="single" w:sz="8" w:space="0" w:color="auto"/>
              <w:left w:val="nil"/>
              <w:bottom w:val="single" w:sz="8" w:space="0" w:color="auto"/>
              <w:right w:val="dotted" w:sz="4" w:space="0" w:color="auto"/>
            </w:tcBorders>
            <w:shd w:val="clear" w:color="auto" w:fill="FFFFFF" w:themeFill="background1"/>
            <w:hideMark/>
          </w:tcPr>
          <w:p w14:paraId="6B3DBEE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3AD11FA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buffers the transmittal of text (i.e., the body of TIU Documents) from the Client to the Server. It allows documents of indefinite size to be filed, without risk of an allocate error on the M Server.</w:t>
            </w:r>
          </w:p>
        </w:tc>
        <w:tc>
          <w:tcPr>
            <w:tcW w:w="991" w:type="dxa"/>
            <w:gridSpan w:val="2"/>
            <w:tcBorders>
              <w:top w:val="single" w:sz="8" w:space="0" w:color="auto"/>
              <w:left w:val="nil"/>
              <w:bottom w:val="single" w:sz="8" w:space="0" w:color="auto"/>
              <w:right w:val="dotted" w:sz="4" w:space="0" w:color="auto"/>
            </w:tcBorders>
            <w:shd w:val="clear" w:color="auto" w:fill="FFFFFF" w:themeFill="background1"/>
            <w:hideMark/>
          </w:tcPr>
          <w:p w14:paraId="03B7EFA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608" w:type="dxa"/>
            <w:gridSpan w:val="4"/>
            <w:tcBorders>
              <w:top w:val="single" w:sz="8" w:space="0" w:color="auto"/>
              <w:left w:val="nil"/>
              <w:bottom w:val="single" w:sz="8" w:space="0" w:color="auto"/>
              <w:right w:val="single" w:sz="8" w:space="0" w:color="auto"/>
            </w:tcBorders>
            <w:shd w:val="clear" w:color="auto" w:fill="FFFFFF" w:themeFill="background1"/>
            <w:hideMark/>
          </w:tcPr>
          <w:p w14:paraId="4271DD6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Four '^'-piece scalar result formatted as follows:</w:t>
            </w:r>
            <w:r w:rsidRPr="00967989">
              <w:rPr>
                <w:color w:val="000000"/>
                <w:sz w:val="16"/>
                <w:szCs w:val="16"/>
              </w:rPr>
              <w:br/>
            </w:r>
            <w:r w:rsidRPr="00967989">
              <w:rPr>
                <w:color w:val="000000"/>
                <w:sz w:val="16"/>
                <w:szCs w:val="16"/>
              </w:rPr>
              <w:t>If successful:  &lt;IEN in TIU DOCUMENT FILE&gt;^&lt;LAST_PAGE_RECEIVED&gt;^&lt;TOTAL_PAGES_EXPECTED&gt;</w:t>
            </w:r>
            <w:r w:rsidRPr="00967989">
              <w:rPr>
                <w:color w:val="000000"/>
                <w:sz w:val="16"/>
                <w:szCs w:val="16"/>
              </w:rPr>
              <w:br/>
            </w:r>
            <w:r w:rsidRPr="00967989">
              <w:rPr>
                <w:color w:val="000000"/>
                <w:sz w:val="16"/>
                <w:szCs w:val="16"/>
              </w:rPr>
              <w:t>If unsuccessful: 0^0^0^Explanatory text</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25472B9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SET DOCUMENT TEXT';</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3660B0D3"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366C6E7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78D77119"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addendIEN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['"TEXT",' + </w:t>
            </w:r>
            <w:proofErr w:type="spellStart"/>
            <w:r w:rsidRPr="00967989">
              <w:rPr>
                <w:color w:val="000000"/>
                <w:sz w:val="16"/>
                <w:szCs w:val="16"/>
              </w:rPr>
              <w:t>inttostr</w:t>
            </w:r>
            <w:proofErr w:type="spellEnd"/>
            <w:r w:rsidRPr="00967989">
              <w:rPr>
                <w:color w:val="000000"/>
                <w:sz w:val="16"/>
                <w:szCs w:val="16"/>
              </w:rPr>
              <w:t xml:space="preserve">(x + 1) + ',0'] := </w:t>
            </w:r>
            <w:proofErr w:type="spellStart"/>
            <w:r w:rsidRPr="00967989">
              <w:rPr>
                <w:color w:val="000000"/>
                <w:sz w:val="16"/>
                <w:szCs w:val="16"/>
              </w:rPr>
              <w:t>addendumtext.lines</w:t>
            </w:r>
            <w:proofErr w:type="spellEnd"/>
            <w:r w:rsidRPr="00967989">
              <w:rPr>
                <w:color w:val="000000"/>
                <w:sz w:val="16"/>
                <w:szCs w:val="16"/>
              </w:rPr>
              <w:t>[x];</w:t>
            </w:r>
            <w:r w:rsidRPr="00967989">
              <w:rPr>
                <w:color w:val="000000"/>
                <w:sz w:val="16"/>
                <w:szCs w:val="16"/>
              </w:rPr>
              <w:br/>
            </w:r>
            <w:r w:rsidRPr="00967989">
              <w:rPr>
                <w:color w:val="000000"/>
                <w:sz w:val="16"/>
                <w:szCs w:val="16"/>
              </w:rPr>
              <w:t>or</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['"HDR"'] := '1^1';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r>
            <w:r w:rsidRPr="00967989">
              <w:rPr>
                <w:color w:val="000000"/>
                <w:sz w:val="16"/>
                <w:szCs w:val="16"/>
              </w:rPr>
              <w:t>Value := '0';</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2721C569" w14:textId="77777777" w:rsidTr="008562E1">
        <w:trPr>
          <w:trHeight w:val="2833"/>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27A0C65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SIGN RECORD</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5DE67D07"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SIGN</w:t>
            </w:r>
          </w:p>
        </w:tc>
        <w:tc>
          <w:tcPr>
            <w:tcW w:w="894" w:type="dxa"/>
            <w:gridSpan w:val="2"/>
            <w:tcBorders>
              <w:top w:val="single" w:sz="8" w:space="0" w:color="auto"/>
              <w:left w:val="nil"/>
              <w:bottom w:val="single" w:sz="8" w:space="0" w:color="auto"/>
              <w:right w:val="dotted" w:sz="4" w:space="0" w:color="auto"/>
            </w:tcBorders>
            <w:shd w:val="clear" w:color="auto" w:fill="auto"/>
            <w:hideMark/>
          </w:tcPr>
          <w:p w14:paraId="6E576BE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xml:space="preserve">TIUSRVP </w:t>
            </w:r>
          </w:p>
        </w:tc>
        <w:tc>
          <w:tcPr>
            <w:tcW w:w="997" w:type="dxa"/>
            <w:gridSpan w:val="4"/>
            <w:tcBorders>
              <w:top w:val="single" w:sz="8" w:space="0" w:color="auto"/>
              <w:left w:val="nil"/>
              <w:bottom w:val="single" w:sz="8" w:space="0" w:color="auto"/>
              <w:right w:val="dotted" w:sz="4" w:space="0" w:color="auto"/>
            </w:tcBorders>
            <w:shd w:val="clear" w:color="auto" w:fill="auto"/>
            <w:hideMark/>
          </w:tcPr>
          <w:p w14:paraId="2AD46300"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30E6D33D"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API Supports the application of the user's electronic signature to a TIU document while evaluating authorization, and validating the user's electronic signature.</w:t>
            </w:r>
          </w:p>
        </w:tc>
        <w:tc>
          <w:tcPr>
            <w:tcW w:w="1000" w:type="dxa"/>
            <w:gridSpan w:val="3"/>
            <w:tcBorders>
              <w:top w:val="single" w:sz="8" w:space="0" w:color="auto"/>
              <w:left w:val="nil"/>
              <w:bottom w:val="single" w:sz="8" w:space="0" w:color="auto"/>
              <w:right w:val="dotted" w:sz="4" w:space="0" w:color="auto"/>
            </w:tcBorders>
            <w:shd w:val="clear" w:color="auto" w:fill="auto"/>
            <w:hideMark/>
          </w:tcPr>
          <w:p w14:paraId="224295A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auto"/>
            <w:hideMark/>
          </w:tcPr>
          <w:p w14:paraId="6F737D2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is the error code which may result if the user enters an invalid code, or if the Authorization/Subscription Utility determines that the user is NOT authorized to sign (or cosign) the document, as specified by the site's business rules.</w:t>
            </w:r>
          </w:p>
        </w:tc>
        <w:tc>
          <w:tcPr>
            <w:tcW w:w="991" w:type="dxa"/>
            <w:tcBorders>
              <w:top w:val="single" w:sz="8" w:space="0" w:color="auto"/>
              <w:left w:val="nil"/>
              <w:bottom w:val="single" w:sz="8" w:space="0" w:color="auto"/>
              <w:right w:val="dotted" w:sz="4" w:space="0" w:color="auto"/>
            </w:tcBorders>
            <w:shd w:val="clear" w:color="auto" w:fill="auto"/>
            <w:hideMark/>
          </w:tcPr>
          <w:p w14:paraId="3C964E4A"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TIU SIGN RECORD'</w:t>
            </w:r>
            <w:r w:rsidRPr="00967989">
              <w:rPr>
                <w:color w:val="000000"/>
                <w:sz w:val="16"/>
                <w:szCs w:val="16"/>
              </w:rPr>
              <w:br/>
            </w:r>
            <w:r w:rsidRPr="00967989">
              <w:rPr>
                <w:color w:val="000000"/>
                <w:sz w:val="16"/>
                <w:szCs w:val="16"/>
              </w:rPr>
              <w:br/>
            </w:r>
          </w:p>
          <w:p w14:paraId="6D463B08" w14:textId="77777777" w:rsidR="00F64DA3" w:rsidRDefault="00F64DA3" w:rsidP="00335D43">
            <w:pPr>
              <w:overflowPunct/>
              <w:autoSpaceDE/>
              <w:autoSpaceDN/>
              <w:adjustRightInd/>
              <w:textAlignment w:val="auto"/>
              <w:rPr>
                <w:color w:val="000000"/>
                <w:sz w:val="16"/>
                <w:szCs w:val="16"/>
              </w:rPr>
            </w:pPr>
          </w:p>
          <w:p w14:paraId="3A538D0E" w14:textId="77777777" w:rsidR="00F64DA3" w:rsidRDefault="00F64DA3" w:rsidP="00335D43">
            <w:pPr>
              <w:overflowPunct/>
              <w:autoSpaceDE/>
              <w:autoSpaceDN/>
              <w:adjustRightInd/>
              <w:textAlignment w:val="auto"/>
              <w:rPr>
                <w:color w:val="000000"/>
                <w:sz w:val="16"/>
                <w:szCs w:val="16"/>
              </w:rPr>
            </w:pPr>
          </w:p>
          <w:p w14:paraId="32572256"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'TIU SIGN RECORD'</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53CD0553"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tiusign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
          <w:p w14:paraId="7B5210F3" w14:textId="77777777" w:rsidR="00F64DA3" w:rsidRDefault="00F64DA3" w:rsidP="00335D43">
            <w:pPr>
              <w:overflowPunct/>
              <w:autoSpaceDE/>
              <w:autoSpaceDN/>
              <w:adjustRightInd/>
              <w:textAlignment w:val="auto"/>
              <w:rPr>
                <w:color w:val="000000"/>
                <w:sz w:val="16"/>
                <w:szCs w:val="16"/>
              </w:rPr>
            </w:pPr>
          </w:p>
          <w:p w14:paraId="16612547" w14:textId="77777777" w:rsidR="00F64DA3" w:rsidRDefault="00F64DA3" w:rsidP="00335D43">
            <w:pPr>
              <w:overflowPunct/>
              <w:autoSpaceDE/>
              <w:autoSpaceDN/>
              <w:adjustRightInd/>
              <w:textAlignment w:val="auto"/>
              <w:rPr>
                <w:color w:val="000000"/>
                <w:sz w:val="16"/>
                <w:szCs w:val="16"/>
              </w:rPr>
            </w:pPr>
          </w:p>
          <w:p w14:paraId="27DFD6F5"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51463764"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0DC7CE9F" w14:textId="77777777" w:rsidR="00F64DA3" w:rsidRDefault="00F64DA3" w:rsidP="00335D43">
            <w:pPr>
              <w:overflowPunct/>
              <w:autoSpaceDE/>
              <w:autoSpaceDN/>
              <w:adjustRightInd/>
              <w:textAlignment w:val="auto"/>
              <w:rPr>
                <w:color w:val="000000"/>
                <w:sz w:val="16"/>
                <w:szCs w:val="16"/>
              </w:rPr>
            </w:pPr>
          </w:p>
          <w:p w14:paraId="454E74B1" w14:textId="77777777" w:rsidR="00F64DA3" w:rsidRDefault="00F64DA3" w:rsidP="00335D43">
            <w:pPr>
              <w:overflowPunct/>
              <w:autoSpaceDE/>
              <w:autoSpaceDN/>
              <w:adjustRightInd/>
              <w:textAlignment w:val="auto"/>
              <w:rPr>
                <w:color w:val="000000"/>
                <w:sz w:val="16"/>
                <w:szCs w:val="16"/>
              </w:rPr>
            </w:pPr>
          </w:p>
          <w:p w14:paraId="6DDF765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br/>
            </w: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30CC428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aTIUNoteIEN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Encrypt(</w:t>
            </w:r>
            <w:proofErr w:type="spellStart"/>
            <w:r w:rsidRPr="00967989">
              <w:rPr>
                <w:color w:val="000000"/>
                <w:sz w:val="16"/>
                <w:szCs w:val="16"/>
              </w:rPr>
              <w:t>aSignature</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br/>
            </w:r>
            <w:r w:rsidRPr="00967989">
              <w:rPr>
                <w:color w:val="000000"/>
                <w:sz w:val="16"/>
                <w:szCs w:val="16"/>
              </w:rPr>
              <w:t xml:space="preserve">Value := </w:t>
            </w:r>
            <w:proofErr w:type="spellStart"/>
            <w:r w:rsidRPr="00967989">
              <w:rPr>
                <w:color w:val="000000"/>
                <w:sz w:val="16"/>
                <w:szCs w:val="16"/>
              </w:rPr>
              <w:t>addendIEN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r w:rsidRPr="00967989">
              <w:rPr>
                <w:color w:val="000000"/>
                <w:sz w:val="16"/>
                <w:szCs w:val="16"/>
              </w:rPr>
              <w:t>Value := Encrypt(TIUSignForm.Edit3.Text);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7406E978" w14:textId="77777777" w:rsidTr="008562E1">
        <w:trPr>
          <w:trHeight w:val="242"/>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559F0AB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TIU UPDATE RECORD</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516BB3F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UPDATE</w:t>
            </w:r>
          </w:p>
        </w:tc>
        <w:tc>
          <w:tcPr>
            <w:tcW w:w="894" w:type="dxa"/>
            <w:gridSpan w:val="2"/>
            <w:tcBorders>
              <w:top w:val="single" w:sz="8" w:space="0" w:color="auto"/>
              <w:left w:val="nil"/>
              <w:bottom w:val="single" w:sz="8" w:space="0" w:color="auto"/>
              <w:right w:val="dotted" w:sz="4" w:space="0" w:color="auto"/>
            </w:tcBorders>
            <w:shd w:val="clear" w:color="auto" w:fill="auto"/>
            <w:hideMark/>
          </w:tcPr>
          <w:p w14:paraId="2BE443F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TIUSRVP</w:t>
            </w:r>
          </w:p>
        </w:tc>
        <w:tc>
          <w:tcPr>
            <w:tcW w:w="997" w:type="dxa"/>
            <w:gridSpan w:val="4"/>
            <w:tcBorders>
              <w:top w:val="single" w:sz="8" w:space="0" w:color="auto"/>
              <w:left w:val="nil"/>
              <w:bottom w:val="single" w:sz="8" w:space="0" w:color="auto"/>
              <w:right w:val="dotted" w:sz="4" w:space="0" w:color="auto"/>
            </w:tcBorders>
            <w:shd w:val="clear" w:color="auto" w:fill="auto"/>
            <w:hideMark/>
          </w:tcPr>
          <w:p w14:paraId="6F0FC214"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4A955C5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API updates the record named in the TIUDA parameter, with the information contained in the TIUX(Field #) array.  The body of the modified TIU document should be passed in the TIUX("TEXT",i,0) subscript, where i is the line number (i.e., the "TEXT" node should be ready to MERGE with a word processing field).  Any filing errors which may occur will be returned in the single valued ERR parameter (which is passed by reference).</w:t>
            </w:r>
          </w:p>
        </w:tc>
        <w:tc>
          <w:tcPr>
            <w:tcW w:w="1000" w:type="dxa"/>
            <w:gridSpan w:val="3"/>
            <w:tcBorders>
              <w:top w:val="single" w:sz="8" w:space="0" w:color="auto"/>
              <w:left w:val="nil"/>
              <w:bottom w:val="single" w:sz="8" w:space="0" w:color="auto"/>
              <w:right w:val="dotted" w:sz="4" w:space="0" w:color="auto"/>
            </w:tcBorders>
            <w:shd w:val="clear" w:color="auto" w:fill="auto"/>
            <w:hideMark/>
          </w:tcPr>
          <w:p w14:paraId="5F0394B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auto"/>
            <w:hideMark/>
          </w:tcPr>
          <w:p w14:paraId="276D5C5E"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297D4FDA"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'TIU UPDATE RECORD'</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476D1F88"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tiucosignature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405F8D3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2CB9EEB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Value := </w:t>
            </w:r>
            <w:proofErr w:type="spellStart"/>
            <w:r w:rsidRPr="00967989">
              <w:rPr>
                <w:color w:val="000000"/>
                <w:sz w:val="16"/>
                <w:szCs w:val="16"/>
              </w:rPr>
              <w:t>addendIEN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['1202'] := </w:t>
            </w:r>
            <w:proofErr w:type="spellStart"/>
            <w:r w:rsidRPr="00967989">
              <w:rPr>
                <w:color w:val="000000"/>
                <w:sz w:val="16"/>
                <w:szCs w:val="16"/>
              </w:rPr>
              <w:t>authorIEN</w:t>
            </w:r>
            <w:proofErr w:type="spellEnd"/>
            <w:r w:rsidRPr="00967989">
              <w:rPr>
                <w:color w:val="000000"/>
                <w:sz w:val="16"/>
                <w:szCs w:val="16"/>
              </w:rPr>
              <w:t>;</w:t>
            </w:r>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 xml:space="preserve">['1301'] := </w:t>
            </w:r>
            <w:proofErr w:type="spellStart"/>
            <w:r w:rsidRPr="00967989">
              <w:rPr>
                <w:color w:val="000000"/>
                <w:sz w:val="16"/>
                <w:szCs w:val="16"/>
              </w:rPr>
              <w:t>dttm</w:t>
            </w:r>
            <w:proofErr w:type="spellEnd"/>
            <w:r w:rsidRPr="00967989">
              <w:rPr>
                <w:color w:val="000000"/>
                <w:sz w:val="16"/>
                <w:szCs w:val="16"/>
              </w:rPr>
              <w:br/>
            </w:r>
            <w:proofErr w:type="spellStart"/>
            <w:r w:rsidRPr="00967989">
              <w:rPr>
                <w:color w:val="000000"/>
                <w:sz w:val="16"/>
                <w:szCs w:val="16"/>
              </w:rPr>
              <w:t>Mult</w:t>
            </w:r>
            <w:proofErr w:type="spellEnd"/>
            <w:r w:rsidRPr="00967989">
              <w:rPr>
                <w:color w:val="000000"/>
                <w:sz w:val="16"/>
                <w:szCs w:val="16"/>
              </w:rPr>
              <w:t>['1701'] := '';</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list;</w:t>
            </w:r>
            <w:r w:rsidRPr="00967989">
              <w:rPr>
                <w:color w:val="000000"/>
                <w:sz w:val="16"/>
                <w:szCs w:val="16"/>
              </w:rPr>
              <w:br/>
            </w:r>
            <w:r w:rsidRPr="00967989">
              <w:rPr>
                <w:color w:val="000000"/>
                <w:sz w:val="16"/>
                <w:szCs w:val="16"/>
              </w:rPr>
              <w:t>Value := '1';</w:t>
            </w:r>
            <w:r w:rsidRPr="00967989">
              <w:rPr>
                <w:color w:val="000000"/>
                <w:sz w:val="16"/>
                <w:szCs w:val="16"/>
              </w:rPr>
              <w:br/>
            </w:r>
            <w:proofErr w:type="spellStart"/>
            <w:r w:rsidRPr="00967989">
              <w:rPr>
                <w:color w:val="000000"/>
                <w:sz w:val="16"/>
                <w:szCs w:val="16"/>
              </w:rPr>
              <w:t>PType</w:t>
            </w:r>
            <w:proofErr w:type="spellEnd"/>
            <w:r w:rsidRPr="00967989">
              <w:rPr>
                <w:color w:val="000000"/>
                <w:sz w:val="16"/>
                <w:szCs w:val="16"/>
              </w:rPr>
              <w:t xml:space="preserve"> := literal;</w:t>
            </w:r>
          </w:p>
        </w:tc>
      </w:tr>
      <w:tr w:rsidR="00F64DA3" w:rsidRPr="00335D43" w14:paraId="3C2F89FF" w14:textId="77777777" w:rsidTr="008562E1">
        <w:trPr>
          <w:trHeight w:val="1168"/>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4837936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xml:space="preserve">XUS SET VISITOR </w:t>
            </w:r>
          </w:p>
        </w:tc>
        <w:tc>
          <w:tcPr>
            <w:tcW w:w="807" w:type="dxa"/>
            <w:gridSpan w:val="2"/>
            <w:tcBorders>
              <w:top w:val="single" w:sz="8" w:space="0" w:color="auto"/>
              <w:left w:val="nil"/>
              <w:bottom w:val="single" w:sz="8" w:space="0" w:color="auto"/>
              <w:right w:val="dotted" w:sz="4" w:space="0" w:color="auto"/>
            </w:tcBorders>
            <w:shd w:val="clear" w:color="auto" w:fill="auto"/>
            <w:hideMark/>
          </w:tcPr>
          <w:p w14:paraId="171DFAE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SETVISIT</w:t>
            </w:r>
          </w:p>
        </w:tc>
        <w:tc>
          <w:tcPr>
            <w:tcW w:w="894" w:type="dxa"/>
            <w:gridSpan w:val="2"/>
            <w:tcBorders>
              <w:top w:val="single" w:sz="8" w:space="0" w:color="auto"/>
              <w:left w:val="nil"/>
              <w:bottom w:val="single" w:sz="8" w:space="0" w:color="auto"/>
              <w:right w:val="dotted" w:sz="4" w:space="0" w:color="auto"/>
            </w:tcBorders>
            <w:shd w:val="clear" w:color="auto" w:fill="auto"/>
            <w:hideMark/>
          </w:tcPr>
          <w:p w14:paraId="74305E9D"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XUSBSE1</w:t>
            </w:r>
          </w:p>
        </w:tc>
        <w:tc>
          <w:tcPr>
            <w:tcW w:w="997" w:type="dxa"/>
            <w:gridSpan w:val="4"/>
            <w:tcBorders>
              <w:top w:val="single" w:sz="8" w:space="0" w:color="auto"/>
              <w:left w:val="nil"/>
              <w:bottom w:val="single" w:sz="8" w:space="0" w:color="auto"/>
              <w:right w:val="dotted" w:sz="4" w:space="0" w:color="auto"/>
            </w:tcBorders>
            <w:shd w:val="clear" w:color="auto" w:fill="auto"/>
            <w:hideMark/>
          </w:tcPr>
          <w:p w14:paraId="7EAAAB4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auto"/>
            <w:hideMark/>
          </w:tcPr>
          <w:p w14:paraId="747A1244"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1000" w:type="dxa"/>
            <w:gridSpan w:val="3"/>
            <w:tcBorders>
              <w:top w:val="single" w:sz="8" w:space="0" w:color="auto"/>
              <w:left w:val="nil"/>
              <w:bottom w:val="single" w:sz="8" w:space="0" w:color="auto"/>
              <w:right w:val="dotted" w:sz="4" w:space="0" w:color="auto"/>
            </w:tcBorders>
            <w:shd w:val="clear" w:color="auto" w:fill="auto"/>
            <w:hideMark/>
          </w:tcPr>
          <w:p w14:paraId="0A1BB98F"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auto"/>
            <w:hideMark/>
          </w:tcPr>
          <w:p w14:paraId="64AA6A5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auto"/>
            <w:hideMark/>
          </w:tcPr>
          <w:p w14:paraId="78BF02DE"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XUS SET VISITOR'</w:t>
            </w:r>
            <w:r w:rsidRPr="00967989">
              <w:rPr>
                <w:color w:val="000000"/>
                <w:sz w:val="16"/>
                <w:szCs w:val="16"/>
              </w:rPr>
              <w:br/>
            </w:r>
          </w:p>
          <w:p w14:paraId="52DDE85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'XUS SET VISITOR'</w:t>
            </w:r>
          </w:p>
        </w:tc>
        <w:tc>
          <w:tcPr>
            <w:tcW w:w="1080" w:type="dxa"/>
            <w:gridSpan w:val="6"/>
            <w:tcBorders>
              <w:top w:val="single" w:sz="8" w:space="0" w:color="auto"/>
              <w:left w:val="nil"/>
              <w:bottom w:val="single" w:sz="8" w:space="0" w:color="auto"/>
              <w:right w:val="dotted" w:sz="4" w:space="0" w:color="auto"/>
            </w:tcBorders>
            <w:shd w:val="clear" w:color="auto" w:fill="auto"/>
            <w:hideMark/>
          </w:tcPr>
          <w:p w14:paraId="262869BE" w14:textId="77777777" w:rsidR="00F64DA3" w:rsidRPr="00967989"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CheckRemoteConnections</w:t>
            </w:r>
            <w:proofErr w:type="spellEnd"/>
            <w:r w:rsidRPr="00967989">
              <w:rPr>
                <w:color w:val="000000"/>
                <w:sz w:val="16"/>
                <w:szCs w:val="16"/>
              </w:rPr>
              <w:br/>
            </w:r>
            <w:r w:rsidRPr="00967989">
              <w:rPr>
                <w:color w:val="000000"/>
                <w:sz w:val="16"/>
                <w:szCs w:val="16"/>
              </w:rPr>
              <w:br/>
            </w:r>
            <w:proofErr w:type="spellStart"/>
            <w:r w:rsidRPr="00967989">
              <w:rPr>
                <w:color w:val="000000"/>
                <w:sz w:val="16"/>
                <w:szCs w:val="16"/>
              </w:rPr>
              <w:t>FindPatientAnywhere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hideMark/>
          </w:tcPr>
          <w:p w14:paraId="776D60B5"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p>
          <w:p w14:paraId="3A23F2EB"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hideMark/>
          </w:tcPr>
          <w:p w14:paraId="102B0242"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No Params</w:t>
            </w:r>
            <w:r w:rsidRPr="00967989">
              <w:rPr>
                <w:color w:val="000000"/>
                <w:sz w:val="16"/>
                <w:szCs w:val="16"/>
              </w:rPr>
              <w:br/>
            </w:r>
            <w:r w:rsidRPr="00967989">
              <w:rPr>
                <w:color w:val="000000"/>
                <w:sz w:val="16"/>
                <w:szCs w:val="16"/>
              </w:rPr>
              <w:br/>
            </w:r>
          </w:p>
          <w:p w14:paraId="5D024C2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No Params</w:t>
            </w:r>
          </w:p>
        </w:tc>
      </w:tr>
      <w:tr w:rsidR="00F64DA3" w:rsidRPr="00335D43" w14:paraId="6DBABBD5" w14:textId="77777777" w:rsidTr="008562E1">
        <w:trPr>
          <w:trHeight w:val="3913"/>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hideMark/>
          </w:tcPr>
          <w:p w14:paraId="06CDC6B8"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lastRenderedPageBreak/>
              <w:t>XWB GET VARIABLE VALUE</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hideMark/>
          </w:tcPr>
          <w:p w14:paraId="1F4D347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VARVAL</w:t>
            </w:r>
          </w:p>
        </w:tc>
        <w:tc>
          <w:tcPr>
            <w:tcW w:w="894" w:type="dxa"/>
            <w:gridSpan w:val="2"/>
            <w:tcBorders>
              <w:top w:val="single" w:sz="8" w:space="0" w:color="auto"/>
              <w:left w:val="nil"/>
              <w:bottom w:val="single" w:sz="8" w:space="0" w:color="auto"/>
              <w:right w:val="dotted" w:sz="4" w:space="0" w:color="auto"/>
            </w:tcBorders>
            <w:shd w:val="clear" w:color="auto" w:fill="FFFFFF" w:themeFill="background1"/>
            <w:hideMark/>
          </w:tcPr>
          <w:p w14:paraId="6FE2BF33"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XWBLIB</w:t>
            </w:r>
          </w:p>
        </w:tc>
        <w:tc>
          <w:tcPr>
            <w:tcW w:w="997" w:type="dxa"/>
            <w:gridSpan w:val="4"/>
            <w:tcBorders>
              <w:top w:val="single" w:sz="8" w:space="0" w:color="auto"/>
              <w:left w:val="nil"/>
              <w:bottom w:val="single" w:sz="8" w:space="0" w:color="auto"/>
              <w:right w:val="dotted" w:sz="4" w:space="0" w:color="auto"/>
            </w:tcBorders>
            <w:shd w:val="clear" w:color="auto" w:fill="FFFFFF" w:themeFill="background1"/>
            <w:hideMark/>
          </w:tcPr>
          <w:p w14:paraId="68CDFF09"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SINGLE VALUE</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hideMark/>
          </w:tcPr>
          <w:p w14:paraId="41BDF1A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This RPC accepts the name of a variable which will be evaluated and its value returned to the server.  For example, this RPC may be called with a parameter like DUZ which will be returned as 123456.</w:t>
            </w:r>
          </w:p>
        </w:tc>
        <w:tc>
          <w:tcPr>
            <w:tcW w:w="1000" w:type="dxa"/>
            <w:gridSpan w:val="3"/>
            <w:tcBorders>
              <w:top w:val="single" w:sz="8" w:space="0" w:color="auto"/>
              <w:left w:val="nil"/>
              <w:bottom w:val="single" w:sz="8" w:space="0" w:color="auto"/>
              <w:right w:val="dotted" w:sz="4" w:space="0" w:color="auto"/>
            </w:tcBorders>
            <w:shd w:val="clear" w:color="auto" w:fill="FFFFFF" w:themeFill="background1"/>
            <w:hideMark/>
          </w:tcPr>
          <w:p w14:paraId="2EED9241" w14:textId="77777777" w:rsidR="00F64DA3" w:rsidRPr="00967989" w:rsidRDefault="00F64DA3" w:rsidP="00335D43">
            <w:pPr>
              <w:overflowPunct/>
              <w:autoSpaceDE/>
              <w:autoSpaceDN/>
              <w:adjustRightInd/>
              <w:jc w:val="center"/>
              <w:textAlignment w:val="auto"/>
              <w:rPr>
                <w:color w:val="000000"/>
                <w:sz w:val="16"/>
                <w:szCs w:val="16"/>
              </w:rPr>
            </w:pPr>
            <w:r w:rsidRPr="00967989">
              <w:rPr>
                <w:color w:val="000000"/>
                <w:sz w:val="16"/>
                <w:szCs w:val="16"/>
              </w:rPr>
              <w:t> </w:t>
            </w:r>
          </w:p>
        </w:tc>
        <w:tc>
          <w:tcPr>
            <w:tcW w:w="2599" w:type="dxa"/>
            <w:gridSpan w:val="3"/>
            <w:tcBorders>
              <w:top w:val="single" w:sz="8" w:space="0" w:color="auto"/>
              <w:left w:val="nil"/>
              <w:bottom w:val="single" w:sz="8" w:space="0" w:color="auto"/>
              <w:right w:val="single" w:sz="8" w:space="0" w:color="auto"/>
            </w:tcBorders>
            <w:shd w:val="clear" w:color="auto" w:fill="FFFFFF" w:themeFill="background1"/>
            <w:noWrap/>
            <w:hideMark/>
          </w:tcPr>
          <w:p w14:paraId="6B108C9F"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t> </w:t>
            </w:r>
          </w:p>
        </w:tc>
        <w:tc>
          <w:tcPr>
            <w:tcW w:w="991" w:type="dxa"/>
            <w:tcBorders>
              <w:top w:val="single" w:sz="8" w:space="0" w:color="auto"/>
              <w:left w:val="nil"/>
              <w:bottom w:val="single" w:sz="8" w:space="0" w:color="auto"/>
              <w:right w:val="dotted" w:sz="4" w:space="0" w:color="auto"/>
            </w:tcBorders>
            <w:shd w:val="clear" w:color="auto" w:fill="FFFFFF" w:themeFill="background1"/>
            <w:hideMark/>
          </w:tcPr>
          <w:p w14:paraId="74EF94C3"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XWB GET VARIABLE VALUE'</w:t>
            </w:r>
            <w:r w:rsidRPr="00967989">
              <w:rPr>
                <w:color w:val="000000"/>
                <w:sz w:val="16"/>
                <w:szCs w:val="16"/>
              </w:rPr>
              <w:br/>
            </w:r>
            <w:r w:rsidRPr="00967989">
              <w:rPr>
                <w:color w:val="000000"/>
                <w:sz w:val="16"/>
                <w:szCs w:val="16"/>
              </w:rPr>
              <w:br/>
            </w:r>
            <w:r w:rsidRPr="00967989">
              <w:rPr>
                <w:color w:val="000000"/>
                <w:sz w:val="16"/>
                <w:szCs w:val="16"/>
              </w:rPr>
              <w:t>'XWB GET VARIABLE V</w:t>
            </w:r>
            <w:r>
              <w:rPr>
                <w:color w:val="000000"/>
                <w:sz w:val="16"/>
                <w:szCs w:val="16"/>
              </w:rPr>
              <w:t>ALUE'</w:t>
            </w:r>
            <w:r>
              <w:rPr>
                <w:color w:val="000000"/>
                <w:sz w:val="16"/>
                <w:szCs w:val="16"/>
              </w:rPr>
              <w:br/>
            </w:r>
            <w:r>
              <w:rPr>
                <w:color w:val="000000"/>
                <w:sz w:val="16"/>
                <w:szCs w:val="16"/>
              </w:rPr>
              <w:br/>
            </w:r>
            <w:r>
              <w:rPr>
                <w:color w:val="000000"/>
                <w:sz w:val="16"/>
                <w:szCs w:val="16"/>
              </w:rPr>
              <w:t>'XWB GET VARIABLE VALUE'</w:t>
            </w:r>
          </w:p>
          <w:p w14:paraId="262AF759" w14:textId="77777777" w:rsidR="00F64DA3" w:rsidRDefault="00F64DA3" w:rsidP="00335D43">
            <w:pPr>
              <w:overflowPunct/>
              <w:autoSpaceDE/>
              <w:autoSpaceDN/>
              <w:adjustRightInd/>
              <w:textAlignment w:val="auto"/>
              <w:rPr>
                <w:color w:val="000000"/>
                <w:sz w:val="16"/>
                <w:szCs w:val="16"/>
              </w:rPr>
            </w:pPr>
          </w:p>
          <w:p w14:paraId="595FEA92"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'XWB GET VARIABLE VALUE'</w:t>
            </w:r>
            <w:r w:rsidRPr="00967989">
              <w:rPr>
                <w:color w:val="000000"/>
                <w:sz w:val="16"/>
                <w:szCs w:val="16"/>
              </w:rPr>
              <w:br/>
            </w:r>
          </w:p>
          <w:p w14:paraId="4FB6C9B1"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'XWB GET VARIABLE VALUE'</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hideMark/>
          </w:tcPr>
          <w:p w14:paraId="32645F4C" w14:textId="77777777" w:rsidR="00F64DA3" w:rsidRDefault="00F64DA3" w:rsidP="00335D43">
            <w:pPr>
              <w:overflowPunct/>
              <w:autoSpaceDE/>
              <w:autoSpaceDN/>
              <w:adjustRightInd/>
              <w:textAlignment w:val="auto"/>
              <w:rPr>
                <w:color w:val="000000"/>
                <w:sz w:val="16"/>
                <w:szCs w:val="16"/>
              </w:rPr>
            </w:pPr>
            <w:proofErr w:type="spellStart"/>
            <w:r w:rsidRPr="00967989">
              <w:rPr>
                <w:color w:val="000000"/>
                <w:sz w:val="16"/>
                <w:szCs w:val="16"/>
              </w:rPr>
              <w:t>essoselect</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PNCSMain</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t>REPORTS</w:t>
            </w:r>
            <w:r w:rsidRPr="00967989">
              <w:rPr>
                <w:color w:val="000000"/>
                <w:sz w:val="16"/>
                <w:szCs w:val="16"/>
              </w:rPr>
              <w:br/>
            </w:r>
            <w:r w:rsidRPr="00967989">
              <w:rPr>
                <w:color w:val="000000"/>
                <w:sz w:val="16"/>
                <w:szCs w:val="16"/>
              </w:rPr>
              <w:br/>
            </w:r>
            <w:r w:rsidRPr="00967989">
              <w:rPr>
                <w:color w:val="000000"/>
                <w:sz w:val="16"/>
                <w:szCs w:val="16"/>
              </w:rPr>
              <w:br/>
            </w:r>
          </w:p>
          <w:p w14:paraId="4FA8B1D6"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telnet</w:t>
            </w:r>
            <w:r w:rsidRPr="00967989">
              <w:rPr>
                <w:color w:val="000000"/>
                <w:sz w:val="16"/>
                <w:szCs w:val="16"/>
              </w:rPr>
              <w:br/>
            </w:r>
            <w:r w:rsidRPr="00967989">
              <w:rPr>
                <w:color w:val="000000"/>
                <w:sz w:val="16"/>
                <w:szCs w:val="16"/>
              </w:rPr>
              <w:br/>
            </w:r>
            <w:r w:rsidRPr="00967989">
              <w:rPr>
                <w:color w:val="000000"/>
                <w:sz w:val="16"/>
                <w:szCs w:val="16"/>
              </w:rPr>
              <w:br/>
            </w:r>
          </w:p>
          <w:p w14:paraId="15BB46AC"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proofErr w:type="spellStart"/>
            <w:r w:rsidRPr="00967989">
              <w:rPr>
                <w:color w:val="000000"/>
                <w:sz w:val="16"/>
                <w:szCs w:val="16"/>
              </w:rPr>
              <w:t>tiudisplayunit</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hideMark/>
          </w:tcPr>
          <w:p w14:paraId="4C92E57D"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r w:rsidRPr="00967989">
              <w:rPr>
                <w:color w:val="000000"/>
                <w:sz w:val="16"/>
                <w:szCs w:val="16"/>
              </w:rPr>
              <w:br/>
            </w:r>
            <w:proofErr w:type="spellStart"/>
            <w:r w:rsidRPr="00967989">
              <w:rPr>
                <w:color w:val="000000"/>
                <w:sz w:val="16"/>
                <w:szCs w:val="16"/>
              </w:rPr>
              <w:t>RPCBroker1</w:t>
            </w:r>
            <w:proofErr w:type="spellEnd"/>
            <w:r w:rsidRPr="00967989">
              <w:rPr>
                <w:color w:val="000000"/>
                <w:sz w:val="16"/>
                <w:szCs w:val="16"/>
              </w:rPr>
              <w:br/>
            </w:r>
            <w:r w:rsidRPr="00967989">
              <w:rPr>
                <w:color w:val="000000"/>
                <w:sz w:val="16"/>
                <w:szCs w:val="16"/>
              </w:rPr>
              <w:br/>
            </w:r>
            <w:r w:rsidRPr="00967989">
              <w:rPr>
                <w:color w:val="000000"/>
                <w:sz w:val="16"/>
                <w:szCs w:val="16"/>
              </w:rPr>
              <w:br/>
            </w:r>
          </w:p>
          <w:p w14:paraId="3A7ABE4F" w14:textId="77777777" w:rsidR="00F64DA3"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r w:rsidRPr="00967989">
              <w:rPr>
                <w:color w:val="000000"/>
                <w:sz w:val="16"/>
                <w:szCs w:val="16"/>
              </w:rPr>
              <w:br/>
            </w:r>
            <w:r w:rsidRPr="00967989">
              <w:rPr>
                <w:color w:val="000000"/>
                <w:sz w:val="16"/>
                <w:szCs w:val="16"/>
              </w:rPr>
              <w:br/>
            </w:r>
            <w:r w:rsidRPr="00967989">
              <w:rPr>
                <w:color w:val="000000"/>
                <w:sz w:val="16"/>
                <w:szCs w:val="16"/>
              </w:rPr>
              <w:br/>
            </w:r>
          </w:p>
          <w:p w14:paraId="11E3A4A2" w14:textId="77777777" w:rsidR="00F64DA3" w:rsidRPr="00967989" w:rsidRDefault="00F64DA3" w:rsidP="00335D43">
            <w:pPr>
              <w:overflowPunct/>
              <w:autoSpaceDE/>
              <w:autoSpaceDN/>
              <w:adjustRightInd/>
              <w:textAlignment w:val="auto"/>
              <w:rPr>
                <w:color w:val="000000"/>
                <w:sz w:val="16"/>
                <w:szCs w:val="16"/>
              </w:rPr>
            </w:pPr>
            <w:r w:rsidRPr="00967989">
              <w:rPr>
                <w:color w:val="000000"/>
                <w:sz w:val="16"/>
                <w:szCs w:val="16"/>
              </w:rPr>
              <w:br/>
            </w:r>
            <w:r w:rsidRPr="00967989">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hideMark/>
          </w:tcPr>
          <w:p w14:paraId="652F9CB6" w14:textId="77777777" w:rsidR="00F64DA3" w:rsidRDefault="00F64DA3" w:rsidP="00335D43">
            <w:pPr>
              <w:overflowPunct/>
              <w:autoSpaceDE/>
              <w:autoSpaceDN/>
              <w:adjustRightInd/>
              <w:spacing w:after="240"/>
              <w:textAlignment w:val="auto"/>
              <w:rPr>
                <w:color w:val="000000"/>
                <w:sz w:val="16"/>
                <w:szCs w:val="16"/>
              </w:rPr>
            </w:pPr>
            <w:r w:rsidRPr="00967989">
              <w:rPr>
                <w:color w:val="000000"/>
                <w:sz w:val="16"/>
                <w:szCs w:val="16"/>
              </w:rPr>
              <w:t>DUZ</w:t>
            </w:r>
            <w:r>
              <w:rPr>
                <w:color w:val="000000"/>
                <w:sz w:val="16"/>
                <w:szCs w:val="16"/>
              </w:rPr>
              <w:t>'</w:t>
            </w:r>
            <w:r>
              <w:rPr>
                <w:color w:val="000000"/>
                <w:sz w:val="16"/>
                <w:szCs w:val="16"/>
              </w:rPr>
              <w:br/>
            </w:r>
            <w:r>
              <w:rPr>
                <w:color w:val="000000"/>
                <w:sz w:val="16"/>
                <w:szCs w:val="16"/>
              </w:rPr>
              <w:br/>
            </w:r>
            <w:r>
              <w:rPr>
                <w:color w:val="000000"/>
                <w:sz w:val="16"/>
                <w:szCs w:val="16"/>
              </w:rPr>
              <w:br/>
            </w:r>
            <w:r>
              <w:rPr>
                <w:color w:val="000000"/>
                <w:sz w:val="16"/>
                <w:szCs w:val="16"/>
              </w:rPr>
              <w:br/>
            </w:r>
            <w:r>
              <w:rPr>
                <w:color w:val="000000"/>
                <w:sz w:val="16"/>
                <w:szCs w:val="16"/>
              </w:rPr>
              <w:t>'DUZ'</w:t>
            </w:r>
            <w:r>
              <w:rPr>
                <w:color w:val="000000"/>
                <w:sz w:val="16"/>
                <w:szCs w:val="16"/>
              </w:rPr>
              <w:br/>
            </w:r>
            <w:proofErr w:type="spellStart"/>
            <w:r>
              <w:rPr>
                <w:color w:val="000000"/>
                <w:sz w:val="16"/>
                <w:szCs w:val="16"/>
              </w:rPr>
              <w:t>PType</w:t>
            </w:r>
            <w:proofErr w:type="spellEnd"/>
            <w:r>
              <w:rPr>
                <w:color w:val="000000"/>
                <w:sz w:val="16"/>
                <w:szCs w:val="16"/>
              </w:rPr>
              <w:t xml:space="preserve"> := reference;</w:t>
            </w:r>
            <w:r>
              <w:rPr>
                <w:color w:val="000000"/>
                <w:sz w:val="16"/>
                <w:szCs w:val="16"/>
              </w:rPr>
              <w:br/>
            </w:r>
            <w:r w:rsidRPr="00967989">
              <w:rPr>
                <w:color w:val="000000"/>
                <w:sz w:val="16"/>
                <w:szCs w:val="16"/>
              </w:rPr>
              <w:br/>
            </w:r>
            <w:r w:rsidRPr="00967989">
              <w:rPr>
                <w:color w:val="000000"/>
                <w:sz w:val="16"/>
                <w:szCs w:val="16"/>
              </w:rPr>
              <w:t>Value :=</w:t>
            </w:r>
            <w:r>
              <w:rPr>
                <w:color w:val="000000"/>
                <w:sz w:val="16"/>
                <w:szCs w:val="16"/>
              </w:rPr>
              <w:t xml:space="preserve"> 'DUZ("2")'</w:t>
            </w:r>
            <w:r>
              <w:rPr>
                <w:color w:val="000000"/>
                <w:sz w:val="16"/>
                <w:szCs w:val="16"/>
              </w:rPr>
              <w:br/>
            </w:r>
            <w:proofErr w:type="spellStart"/>
            <w:r>
              <w:rPr>
                <w:color w:val="000000"/>
                <w:sz w:val="16"/>
                <w:szCs w:val="16"/>
              </w:rPr>
              <w:t>PType</w:t>
            </w:r>
            <w:proofErr w:type="spellEnd"/>
            <w:r>
              <w:rPr>
                <w:color w:val="000000"/>
                <w:sz w:val="16"/>
                <w:szCs w:val="16"/>
              </w:rPr>
              <w:t xml:space="preserve"> := reference</w:t>
            </w:r>
            <w:r>
              <w:rPr>
                <w:color w:val="000000"/>
                <w:sz w:val="16"/>
                <w:szCs w:val="16"/>
              </w:rPr>
              <w:br/>
            </w:r>
            <w:r w:rsidRPr="00967989">
              <w:rPr>
                <w:color w:val="000000"/>
                <w:sz w:val="16"/>
                <w:szCs w:val="16"/>
              </w:rPr>
              <w:br/>
            </w:r>
            <w:r w:rsidRPr="00967989">
              <w:rPr>
                <w:color w:val="000000"/>
                <w:sz w:val="16"/>
                <w:szCs w:val="16"/>
              </w:rPr>
              <w:t>Value := '</w:t>
            </w:r>
            <w:r>
              <w:rPr>
                <w:color w:val="000000"/>
                <w:sz w:val="16"/>
                <w:szCs w:val="16"/>
              </w:rPr>
              <w:t>DUZ("2")';</w:t>
            </w:r>
            <w:r>
              <w:rPr>
                <w:color w:val="000000"/>
                <w:sz w:val="16"/>
                <w:szCs w:val="16"/>
              </w:rPr>
              <w:br/>
            </w:r>
            <w:proofErr w:type="spellStart"/>
            <w:r>
              <w:rPr>
                <w:color w:val="000000"/>
                <w:sz w:val="16"/>
                <w:szCs w:val="16"/>
              </w:rPr>
              <w:t>PType</w:t>
            </w:r>
            <w:proofErr w:type="spellEnd"/>
            <w:r>
              <w:rPr>
                <w:color w:val="000000"/>
                <w:sz w:val="16"/>
                <w:szCs w:val="16"/>
              </w:rPr>
              <w:t xml:space="preserve"> := reference;</w:t>
            </w:r>
          </w:p>
          <w:p w14:paraId="6E9BE55B" w14:textId="77777777" w:rsidR="00F64DA3" w:rsidRPr="00967989" w:rsidRDefault="00F64DA3" w:rsidP="00335D43">
            <w:pPr>
              <w:overflowPunct/>
              <w:autoSpaceDE/>
              <w:autoSpaceDN/>
              <w:adjustRightInd/>
              <w:spacing w:after="240"/>
              <w:textAlignment w:val="auto"/>
              <w:rPr>
                <w:color w:val="000000"/>
                <w:sz w:val="16"/>
                <w:szCs w:val="16"/>
              </w:rPr>
            </w:pPr>
            <w:r w:rsidRPr="00967989">
              <w:rPr>
                <w:color w:val="000000"/>
                <w:sz w:val="16"/>
                <w:szCs w:val="16"/>
              </w:rPr>
              <w:t>Value := '</w:t>
            </w:r>
            <w:r>
              <w:rPr>
                <w:color w:val="000000"/>
                <w:sz w:val="16"/>
                <w:szCs w:val="16"/>
              </w:rPr>
              <w:t>DUZ("2")';</w:t>
            </w:r>
            <w:r>
              <w:rPr>
                <w:color w:val="000000"/>
                <w:sz w:val="16"/>
                <w:szCs w:val="16"/>
              </w:rPr>
              <w:br/>
            </w:r>
            <w:proofErr w:type="spellStart"/>
            <w:r>
              <w:rPr>
                <w:color w:val="000000"/>
                <w:sz w:val="16"/>
                <w:szCs w:val="16"/>
              </w:rPr>
              <w:t>PType</w:t>
            </w:r>
            <w:proofErr w:type="spellEnd"/>
            <w:r>
              <w:rPr>
                <w:color w:val="000000"/>
                <w:sz w:val="16"/>
                <w:szCs w:val="16"/>
              </w:rPr>
              <w:t xml:space="preserve"> := reference;</w:t>
            </w:r>
          </w:p>
        </w:tc>
      </w:tr>
      <w:tr w:rsidR="003053C4" w:rsidRPr="00967989" w14:paraId="01D29056" w14:textId="77777777" w:rsidTr="008562E1">
        <w:trPr>
          <w:trHeight w:val="1168"/>
        </w:trPr>
        <w:tc>
          <w:tcPr>
            <w:tcW w:w="998" w:type="dxa"/>
            <w:tcBorders>
              <w:top w:val="single" w:sz="8" w:space="0" w:color="auto"/>
              <w:left w:val="single" w:sz="8" w:space="0" w:color="auto"/>
              <w:bottom w:val="single" w:sz="8" w:space="0" w:color="auto"/>
              <w:right w:val="dotted" w:sz="4" w:space="0" w:color="auto"/>
            </w:tcBorders>
            <w:shd w:val="clear" w:color="auto" w:fill="auto"/>
            <w:hideMark/>
          </w:tcPr>
          <w:p w14:paraId="2FC4CA40" w14:textId="77777777" w:rsidR="003053C4" w:rsidRPr="00967989" w:rsidRDefault="003053C4" w:rsidP="00E0666C">
            <w:pPr>
              <w:overflowPunct/>
              <w:autoSpaceDE/>
              <w:autoSpaceDN/>
              <w:adjustRightInd/>
              <w:textAlignment w:val="auto"/>
              <w:rPr>
                <w:color w:val="000000"/>
                <w:sz w:val="16"/>
                <w:szCs w:val="16"/>
              </w:rPr>
            </w:pPr>
            <w:r>
              <w:rPr>
                <w:color w:val="000000"/>
                <w:sz w:val="16"/>
                <w:szCs w:val="16"/>
              </w:rPr>
              <w:t>DVBA CAPRI GETCONTREMARKS</w:t>
            </w:r>
            <w:r w:rsidRPr="00967989">
              <w:rPr>
                <w:color w:val="000000"/>
                <w:sz w:val="16"/>
                <w:szCs w:val="16"/>
              </w:rPr>
              <w:t xml:space="preserve"> </w:t>
            </w:r>
          </w:p>
        </w:tc>
        <w:tc>
          <w:tcPr>
            <w:tcW w:w="807" w:type="dxa"/>
            <w:gridSpan w:val="2"/>
            <w:tcBorders>
              <w:top w:val="single" w:sz="8" w:space="0" w:color="auto"/>
              <w:left w:val="nil"/>
              <w:bottom w:val="single" w:sz="8" w:space="0" w:color="auto"/>
              <w:right w:val="dotted" w:sz="4" w:space="0" w:color="auto"/>
            </w:tcBorders>
            <w:shd w:val="clear" w:color="auto" w:fill="auto"/>
          </w:tcPr>
          <w:p w14:paraId="2B8FB412" w14:textId="77777777" w:rsidR="003053C4" w:rsidRPr="00967989" w:rsidRDefault="00E212C8" w:rsidP="00E0666C">
            <w:pPr>
              <w:overflowPunct/>
              <w:autoSpaceDE/>
              <w:autoSpaceDN/>
              <w:adjustRightInd/>
              <w:jc w:val="center"/>
              <w:textAlignment w:val="auto"/>
              <w:rPr>
                <w:color w:val="000000"/>
                <w:sz w:val="16"/>
                <w:szCs w:val="16"/>
              </w:rPr>
            </w:pPr>
            <w:r>
              <w:rPr>
                <w:color w:val="000000"/>
                <w:sz w:val="16"/>
                <w:szCs w:val="16"/>
              </w:rPr>
              <w:t>WPGET</w:t>
            </w:r>
          </w:p>
        </w:tc>
        <w:tc>
          <w:tcPr>
            <w:tcW w:w="894" w:type="dxa"/>
            <w:gridSpan w:val="2"/>
            <w:tcBorders>
              <w:top w:val="single" w:sz="8" w:space="0" w:color="auto"/>
              <w:left w:val="nil"/>
              <w:bottom w:val="single" w:sz="8" w:space="0" w:color="auto"/>
              <w:right w:val="dotted" w:sz="4" w:space="0" w:color="auto"/>
            </w:tcBorders>
            <w:shd w:val="clear" w:color="auto" w:fill="auto"/>
          </w:tcPr>
          <w:p w14:paraId="42FBE092" w14:textId="77777777" w:rsidR="003053C4" w:rsidRPr="00967989" w:rsidRDefault="00E212C8" w:rsidP="00E0666C">
            <w:pPr>
              <w:overflowPunct/>
              <w:autoSpaceDE/>
              <w:autoSpaceDN/>
              <w:adjustRightInd/>
              <w:jc w:val="center"/>
              <w:textAlignment w:val="auto"/>
              <w:rPr>
                <w:color w:val="000000"/>
                <w:sz w:val="16"/>
                <w:szCs w:val="16"/>
              </w:rPr>
            </w:pPr>
            <w:r>
              <w:rPr>
                <w:color w:val="000000"/>
                <w:sz w:val="16"/>
                <w:szCs w:val="16"/>
              </w:rPr>
              <w:t>DVBACREM</w:t>
            </w:r>
          </w:p>
        </w:tc>
        <w:tc>
          <w:tcPr>
            <w:tcW w:w="997" w:type="dxa"/>
            <w:gridSpan w:val="4"/>
            <w:tcBorders>
              <w:top w:val="single" w:sz="8" w:space="0" w:color="auto"/>
              <w:left w:val="nil"/>
              <w:bottom w:val="single" w:sz="8" w:space="0" w:color="auto"/>
              <w:right w:val="dotted" w:sz="4" w:space="0" w:color="auto"/>
            </w:tcBorders>
            <w:shd w:val="clear" w:color="auto" w:fill="auto"/>
          </w:tcPr>
          <w:p w14:paraId="53E30632" w14:textId="77777777" w:rsidR="003053C4" w:rsidRPr="00967989" w:rsidRDefault="00E212C8" w:rsidP="00E0666C">
            <w:pPr>
              <w:overflowPunct/>
              <w:autoSpaceDE/>
              <w:autoSpaceDN/>
              <w:adjustRightInd/>
              <w:jc w:val="center"/>
              <w:textAlignment w:val="auto"/>
              <w:rPr>
                <w:color w:val="000000"/>
                <w:sz w:val="16"/>
                <w:szCs w:val="16"/>
              </w:rPr>
            </w:pPr>
            <w:r>
              <w:rPr>
                <w:color w:val="000000"/>
                <w:sz w:val="16"/>
                <w:szCs w:val="16"/>
              </w:rPr>
              <w:t>ARRAY</w:t>
            </w:r>
          </w:p>
        </w:tc>
        <w:tc>
          <w:tcPr>
            <w:tcW w:w="1439" w:type="dxa"/>
            <w:gridSpan w:val="2"/>
            <w:tcBorders>
              <w:top w:val="single" w:sz="8" w:space="0" w:color="auto"/>
              <w:left w:val="nil"/>
              <w:bottom w:val="single" w:sz="8" w:space="0" w:color="auto"/>
              <w:right w:val="dotted" w:sz="4" w:space="0" w:color="auto"/>
            </w:tcBorders>
            <w:shd w:val="clear" w:color="auto" w:fill="auto"/>
          </w:tcPr>
          <w:p w14:paraId="47719F1B" w14:textId="77777777" w:rsidR="00E212C8" w:rsidRPr="00E212C8" w:rsidRDefault="00E212C8" w:rsidP="00E212C8">
            <w:pPr>
              <w:overflowPunct/>
              <w:textAlignment w:val="auto"/>
              <w:rPr>
                <w:sz w:val="16"/>
                <w:szCs w:val="16"/>
              </w:rPr>
            </w:pPr>
            <w:r w:rsidRPr="00E212C8">
              <w:rPr>
                <w:sz w:val="16"/>
                <w:szCs w:val="16"/>
              </w:rPr>
              <w:t xml:space="preserve">This gets the remarks sent to the contractor concerning the 2507 REQUEST </w:t>
            </w:r>
          </w:p>
          <w:p w14:paraId="6CF19AB5" w14:textId="77777777" w:rsidR="00E212C8" w:rsidRPr="00E212C8" w:rsidRDefault="00E212C8" w:rsidP="00E212C8">
            <w:pPr>
              <w:overflowPunct/>
              <w:textAlignment w:val="auto"/>
              <w:rPr>
                <w:sz w:val="16"/>
                <w:szCs w:val="16"/>
              </w:rPr>
            </w:pPr>
            <w:r w:rsidRPr="00E212C8">
              <w:rPr>
                <w:sz w:val="16"/>
                <w:szCs w:val="16"/>
              </w:rPr>
              <w:t xml:space="preserve"> in file 396.3. The remarks are stored in the word processing field #103 of</w:t>
            </w:r>
          </w:p>
          <w:p w14:paraId="0BC91209" w14:textId="77777777" w:rsidR="003053C4" w:rsidRPr="00967989" w:rsidRDefault="00E212C8" w:rsidP="00E212C8">
            <w:pPr>
              <w:overflowPunct/>
              <w:autoSpaceDE/>
              <w:autoSpaceDN/>
              <w:adjustRightInd/>
              <w:textAlignment w:val="auto"/>
              <w:rPr>
                <w:color w:val="000000"/>
                <w:sz w:val="16"/>
                <w:szCs w:val="16"/>
              </w:rPr>
            </w:pPr>
            <w:r w:rsidRPr="00E212C8">
              <w:rPr>
                <w:sz w:val="16"/>
                <w:szCs w:val="16"/>
              </w:rPr>
              <w:t xml:space="preserve"> the 2507 EXAM file 396.4.</w:t>
            </w:r>
          </w:p>
        </w:tc>
        <w:tc>
          <w:tcPr>
            <w:tcW w:w="1000" w:type="dxa"/>
            <w:gridSpan w:val="3"/>
            <w:tcBorders>
              <w:top w:val="single" w:sz="8" w:space="0" w:color="auto"/>
              <w:left w:val="nil"/>
              <w:bottom w:val="single" w:sz="8" w:space="0" w:color="auto"/>
              <w:right w:val="dotted" w:sz="4" w:space="0" w:color="auto"/>
            </w:tcBorders>
            <w:shd w:val="clear" w:color="auto" w:fill="auto"/>
          </w:tcPr>
          <w:p w14:paraId="3BC5958C" w14:textId="77777777" w:rsidR="003053C4" w:rsidRPr="00967989" w:rsidRDefault="00337094" w:rsidP="00E0666C">
            <w:pPr>
              <w:overflowPunct/>
              <w:autoSpaceDE/>
              <w:autoSpaceDN/>
              <w:adjustRightInd/>
              <w:jc w:val="center"/>
              <w:textAlignment w:val="auto"/>
              <w:rPr>
                <w:color w:val="000000"/>
                <w:sz w:val="16"/>
                <w:szCs w:val="16"/>
              </w:rPr>
            </w:pPr>
            <w:r>
              <w:rPr>
                <w:color w:val="000000"/>
                <w:sz w:val="16"/>
                <w:szCs w:val="16"/>
              </w:rPr>
              <w:t>DVBEIEN</w:t>
            </w:r>
          </w:p>
        </w:tc>
        <w:tc>
          <w:tcPr>
            <w:tcW w:w="2599" w:type="dxa"/>
            <w:gridSpan w:val="3"/>
            <w:tcBorders>
              <w:top w:val="single" w:sz="8" w:space="0" w:color="auto"/>
              <w:left w:val="nil"/>
              <w:bottom w:val="single" w:sz="8" w:space="0" w:color="auto"/>
              <w:right w:val="single" w:sz="8" w:space="0" w:color="auto"/>
            </w:tcBorders>
            <w:shd w:val="clear" w:color="auto" w:fill="auto"/>
          </w:tcPr>
          <w:p w14:paraId="2606F121" w14:textId="77777777" w:rsidR="003053C4" w:rsidRPr="00967989" w:rsidRDefault="00E212C8" w:rsidP="00E0666C">
            <w:pPr>
              <w:overflowPunct/>
              <w:autoSpaceDE/>
              <w:autoSpaceDN/>
              <w:adjustRightInd/>
              <w:textAlignment w:val="auto"/>
              <w:rPr>
                <w:color w:val="000000"/>
                <w:sz w:val="16"/>
                <w:szCs w:val="16"/>
              </w:rPr>
            </w:pPr>
            <w:r>
              <w:rPr>
                <w:color w:val="000000"/>
                <w:sz w:val="16"/>
                <w:szCs w:val="16"/>
              </w:rPr>
              <w:t>Returns a 1 if remarks exist</w:t>
            </w:r>
          </w:p>
        </w:tc>
        <w:tc>
          <w:tcPr>
            <w:tcW w:w="991" w:type="dxa"/>
            <w:tcBorders>
              <w:top w:val="single" w:sz="8" w:space="0" w:color="auto"/>
              <w:left w:val="nil"/>
              <w:bottom w:val="single" w:sz="8" w:space="0" w:color="auto"/>
              <w:right w:val="dotted" w:sz="4" w:space="0" w:color="auto"/>
            </w:tcBorders>
            <w:shd w:val="clear" w:color="auto" w:fill="auto"/>
          </w:tcPr>
          <w:p w14:paraId="735D4D96" w14:textId="77777777" w:rsidR="003053C4" w:rsidRPr="00967989" w:rsidRDefault="00C80937" w:rsidP="00E0666C">
            <w:pPr>
              <w:overflowPunct/>
              <w:autoSpaceDE/>
              <w:autoSpaceDN/>
              <w:adjustRightInd/>
              <w:textAlignment w:val="auto"/>
              <w:rPr>
                <w:color w:val="000000"/>
                <w:sz w:val="16"/>
                <w:szCs w:val="16"/>
              </w:rPr>
            </w:pPr>
            <w:r>
              <w:rPr>
                <w:color w:val="000000"/>
                <w:sz w:val="16"/>
                <w:szCs w:val="16"/>
              </w:rPr>
              <w:t>DVBA CAPRI GETCONTREMARKS</w:t>
            </w:r>
          </w:p>
        </w:tc>
        <w:tc>
          <w:tcPr>
            <w:tcW w:w="1080" w:type="dxa"/>
            <w:gridSpan w:val="6"/>
            <w:tcBorders>
              <w:top w:val="single" w:sz="8" w:space="0" w:color="auto"/>
              <w:left w:val="nil"/>
              <w:bottom w:val="single" w:sz="8" w:space="0" w:color="auto"/>
              <w:right w:val="dotted" w:sz="4" w:space="0" w:color="auto"/>
            </w:tcBorders>
            <w:shd w:val="clear" w:color="auto" w:fill="auto"/>
          </w:tcPr>
          <w:p w14:paraId="5D766216" w14:textId="77777777" w:rsidR="00C80937" w:rsidRPr="00C80937" w:rsidRDefault="00C80937" w:rsidP="00C80937">
            <w:pPr>
              <w:rPr>
                <w:rFonts w:ascii="Calibri" w:eastAsia="Calibri" w:hAnsi="Calibri"/>
                <w:sz w:val="16"/>
                <w:szCs w:val="16"/>
              </w:rPr>
            </w:pPr>
            <w:proofErr w:type="spellStart"/>
            <w:r w:rsidRPr="00C80937">
              <w:rPr>
                <w:sz w:val="16"/>
                <w:szCs w:val="16"/>
              </w:rPr>
              <w:t>managereportsCCR.pas</w:t>
            </w:r>
            <w:proofErr w:type="spellEnd"/>
            <w:r w:rsidRPr="00C80937">
              <w:rPr>
                <w:sz w:val="16"/>
                <w:szCs w:val="16"/>
              </w:rPr>
              <w:t xml:space="preserve">: </w:t>
            </w:r>
          </w:p>
          <w:p w14:paraId="219DC3BB" w14:textId="77777777" w:rsidR="003053C4" w:rsidRPr="00967989" w:rsidRDefault="00C80937" w:rsidP="00C80937">
            <w:pPr>
              <w:overflowPunct/>
              <w:autoSpaceDE/>
              <w:autoSpaceDN/>
              <w:adjustRightInd/>
              <w:textAlignment w:val="auto"/>
              <w:rPr>
                <w:color w:val="000000"/>
                <w:sz w:val="16"/>
                <w:szCs w:val="16"/>
              </w:rPr>
            </w:pPr>
            <w:r w:rsidRPr="00C80937">
              <w:rPr>
                <w:sz w:val="16"/>
                <w:szCs w:val="16"/>
              </w:rPr>
              <w:t xml:space="preserve">procedure </w:t>
            </w:r>
            <w:proofErr w:type="spellStart"/>
            <w:r w:rsidRPr="00C80937">
              <w:rPr>
                <w:sz w:val="16"/>
                <w:szCs w:val="16"/>
              </w:rPr>
              <w:t>TfrmManageReportsCCR.lstExamsRequestedChange</w:t>
            </w:r>
            <w:proofErr w:type="spellEnd"/>
          </w:p>
        </w:tc>
        <w:tc>
          <w:tcPr>
            <w:tcW w:w="1175" w:type="dxa"/>
            <w:gridSpan w:val="2"/>
            <w:tcBorders>
              <w:top w:val="single" w:sz="8" w:space="0" w:color="auto"/>
              <w:left w:val="nil"/>
              <w:bottom w:val="single" w:sz="8" w:space="0" w:color="auto"/>
              <w:right w:val="dotted" w:sz="4" w:space="0" w:color="auto"/>
            </w:tcBorders>
            <w:shd w:val="clear" w:color="auto" w:fill="auto"/>
          </w:tcPr>
          <w:p w14:paraId="3C6A9954" w14:textId="77777777" w:rsidR="003053C4" w:rsidRPr="00967989" w:rsidRDefault="00C80937" w:rsidP="00E0666C">
            <w:pPr>
              <w:overflowPunct/>
              <w:autoSpaceDE/>
              <w:autoSpaceDN/>
              <w:adjustRightInd/>
              <w:textAlignment w:val="auto"/>
              <w:rPr>
                <w:color w:val="000000"/>
                <w:sz w:val="16"/>
                <w:szCs w:val="16"/>
              </w:rPr>
            </w:pPr>
            <w:r>
              <w:rPr>
                <w:color w:val="000000"/>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auto"/>
          </w:tcPr>
          <w:p w14:paraId="6088EE6D" w14:textId="77777777" w:rsidR="00C80937" w:rsidRPr="00C80937" w:rsidRDefault="00C80937" w:rsidP="00C80937">
            <w:pPr>
              <w:rPr>
                <w:sz w:val="16"/>
                <w:szCs w:val="16"/>
              </w:rPr>
            </w:pPr>
            <w:r w:rsidRPr="00C80937">
              <w:rPr>
                <w:sz w:val="16"/>
                <w:szCs w:val="16"/>
              </w:rPr>
              <w:t>[</w:t>
            </w:r>
            <w:proofErr w:type="spellStart"/>
            <w:r w:rsidRPr="00C80937">
              <w:rPr>
                <w:sz w:val="16"/>
                <w:szCs w:val="16"/>
              </w:rPr>
              <w:t>Exm</w:t>
            </w:r>
            <w:proofErr w:type="spellEnd"/>
            <w:r w:rsidRPr="00C80937">
              <w:rPr>
                <w:sz w:val="16"/>
                <w:szCs w:val="16"/>
              </w:rPr>
              <w:t>]</w:t>
            </w:r>
          </w:p>
          <w:p w14:paraId="002FAD4F" w14:textId="77777777" w:rsidR="00C80937" w:rsidRPr="00C80937" w:rsidRDefault="00C80937" w:rsidP="00C80937">
            <w:pPr>
              <w:rPr>
                <w:sz w:val="16"/>
                <w:szCs w:val="16"/>
              </w:rPr>
            </w:pPr>
          </w:p>
          <w:p w14:paraId="40185DC8" w14:textId="77777777" w:rsidR="003053C4" w:rsidRPr="00967989" w:rsidRDefault="00C80937" w:rsidP="00C80937">
            <w:pPr>
              <w:overflowPunct/>
              <w:autoSpaceDE/>
              <w:autoSpaceDN/>
              <w:adjustRightInd/>
              <w:textAlignment w:val="auto"/>
              <w:rPr>
                <w:color w:val="000000"/>
                <w:sz w:val="16"/>
                <w:szCs w:val="16"/>
              </w:rPr>
            </w:pPr>
            <w:proofErr w:type="spellStart"/>
            <w:r w:rsidRPr="00C80937">
              <w:rPr>
                <w:sz w:val="16"/>
                <w:szCs w:val="16"/>
              </w:rPr>
              <w:t>Exm</w:t>
            </w:r>
            <w:proofErr w:type="spellEnd"/>
            <w:r w:rsidRPr="00C80937">
              <w:rPr>
                <w:sz w:val="16"/>
                <w:szCs w:val="16"/>
              </w:rPr>
              <w:t xml:space="preserve"> is the IEN of one of the exams in the list of exams associated with an exam request.</w:t>
            </w:r>
          </w:p>
        </w:tc>
      </w:tr>
      <w:tr w:rsidR="003053C4" w:rsidRPr="00967989" w14:paraId="5EEEE5B8" w14:textId="77777777" w:rsidTr="008562E1">
        <w:trPr>
          <w:trHeight w:val="3913"/>
        </w:trPr>
        <w:tc>
          <w:tcPr>
            <w:tcW w:w="998" w:type="dxa"/>
            <w:tcBorders>
              <w:top w:val="single" w:sz="8" w:space="0" w:color="auto"/>
              <w:left w:val="single" w:sz="8" w:space="0" w:color="auto"/>
              <w:bottom w:val="single" w:sz="8" w:space="0" w:color="auto"/>
              <w:right w:val="dotted" w:sz="4" w:space="0" w:color="auto"/>
            </w:tcBorders>
            <w:shd w:val="clear" w:color="auto" w:fill="FFFFFF" w:themeFill="background1"/>
          </w:tcPr>
          <w:p w14:paraId="05F7EA78" w14:textId="77777777" w:rsidR="003053C4" w:rsidRPr="00C80937" w:rsidRDefault="003053C4" w:rsidP="00E0666C">
            <w:pPr>
              <w:overflowPunct/>
              <w:autoSpaceDE/>
              <w:autoSpaceDN/>
              <w:adjustRightInd/>
              <w:textAlignment w:val="auto"/>
              <w:rPr>
                <w:sz w:val="16"/>
                <w:szCs w:val="16"/>
              </w:rPr>
            </w:pPr>
            <w:r w:rsidRPr="00C80937">
              <w:rPr>
                <w:sz w:val="16"/>
                <w:szCs w:val="16"/>
              </w:rPr>
              <w:lastRenderedPageBreak/>
              <w:t>DVBA CAPRI SETCONTREMARKS</w:t>
            </w:r>
          </w:p>
        </w:tc>
        <w:tc>
          <w:tcPr>
            <w:tcW w:w="807" w:type="dxa"/>
            <w:gridSpan w:val="2"/>
            <w:tcBorders>
              <w:top w:val="single" w:sz="8" w:space="0" w:color="auto"/>
              <w:left w:val="nil"/>
              <w:bottom w:val="single" w:sz="8" w:space="0" w:color="auto"/>
              <w:right w:val="dotted" w:sz="4" w:space="0" w:color="auto"/>
            </w:tcBorders>
            <w:shd w:val="clear" w:color="auto" w:fill="FFFFFF" w:themeFill="background1"/>
          </w:tcPr>
          <w:p w14:paraId="12EAAC0E" w14:textId="77777777" w:rsidR="003053C4" w:rsidRPr="00C80937" w:rsidRDefault="00E212C8" w:rsidP="00E0666C">
            <w:pPr>
              <w:overflowPunct/>
              <w:autoSpaceDE/>
              <w:autoSpaceDN/>
              <w:adjustRightInd/>
              <w:jc w:val="center"/>
              <w:textAlignment w:val="auto"/>
              <w:rPr>
                <w:sz w:val="16"/>
                <w:szCs w:val="16"/>
              </w:rPr>
            </w:pPr>
            <w:r w:rsidRPr="00C80937">
              <w:rPr>
                <w:sz w:val="16"/>
                <w:szCs w:val="16"/>
              </w:rPr>
              <w:t>WPSET</w:t>
            </w:r>
          </w:p>
        </w:tc>
        <w:tc>
          <w:tcPr>
            <w:tcW w:w="894" w:type="dxa"/>
            <w:gridSpan w:val="2"/>
            <w:tcBorders>
              <w:top w:val="single" w:sz="8" w:space="0" w:color="auto"/>
              <w:left w:val="nil"/>
              <w:bottom w:val="single" w:sz="8" w:space="0" w:color="auto"/>
              <w:right w:val="dotted" w:sz="4" w:space="0" w:color="auto"/>
            </w:tcBorders>
            <w:shd w:val="clear" w:color="auto" w:fill="FFFFFF" w:themeFill="background1"/>
          </w:tcPr>
          <w:p w14:paraId="4FD750DE" w14:textId="77777777" w:rsidR="003053C4" w:rsidRPr="00C80937" w:rsidRDefault="00E212C8" w:rsidP="00E0666C">
            <w:pPr>
              <w:overflowPunct/>
              <w:autoSpaceDE/>
              <w:autoSpaceDN/>
              <w:adjustRightInd/>
              <w:jc w:val="center"/>
              <w:textAlignment w:val="auto"/>
              <w:rPr>
                <w:sz w:val="16"/>
                <w:szCs w:val="16"/>
              </w:rPr>
            </w:pPr>
            <w:r w:rsidRPr="00C80937">
              <w:rPr>
                <w:sz w:val="16"/>
                <w:szCs w:val="16"/>
              </w:rPr>
              <w:t>DVBACREM</w:t>
            </w:r>
          </w:p>
        </w:tc>
        <w:tc>
          <w:tcPr>
            <w:tcW w:w="997" w:type="dxa"/>
            <w:gridSpan w:val="4"/>
            <w:tcBorders>
              <w:top w:val="single" w:sz="8" w:space="0" w:color="auto"/>
              <w:left w:val="nil"/>
              <w:bottom w:val="single" w:sz="8" w:space="0" w:color="auto"/>
              <w:right w:val="dotted" w:sz="4" w:space="0" w:color="auto"/>
            </w:tcBorders>
            <w:shd w:val="clear" w:color="auto" w:fill="FFFFFF" w:themeFill="background1"/>
          </w:tcPr>
          <w:p w14:paraId="124643A8" w14:textId="77777777" w:rsidR="003053C4" w:rsidRPr="00C80937" w:rsidRDefault="00E212C8" w:rsidP="00E0666C">
            <w:pPr>
              <w:overflowPunct/>
              <w:autoSpaceDE/>
              <w:autoSpaceDN/>
              <w:adjustRightInd/>
              <w:jc w:val="center"/>
              <w:textAlignment w:val="auto"/>
              <w:rPr>
                <w:sz w:val="16"/>
                <w:szCs w:val="16"/>
              </w:rPr>
            </w:pPr>
            <w:r w:rsidRPr="00C80937">
              <w:rPr>
                <w:sz w:val="16"/>
                <w:szCs w:val="16"/>
              </w:rPr>
              <w:t>LITERAL</w:t>
            </w:r>
          </w:p>
        </w:tc>
        <w:tc>
          <w:tcPr>
            <w:tcW w:w="1439" w:type="dxa"/>
            <w:gridSpan w:val="2"/>
            <w:tcBorders>
              <w:top w:val="single" w:sz="8" w:space="0" w:color="auto"/>
              <w:left w:val="nil"/>
              <w:bottom w:val="single" w:sz="8" w:space="0" w:color="auto"/>
              <w:right w:val="dotted" w:sz="4" w:space="0" w:color="auto"/>
            </w:tcBorders>
            <w:shd w:val="clear" w:color="auto" w:fill="FFFFFF" w:themeFill="background1"/>
          </w:tcPr>
          <w:p w14:paraId="2C9E4E83" w14:textId="77777777" w:rsidR="00E212C8" w:rsidRPr="00C80937" w:rsidRDefault="00E212C8" w:rsidP="00E212C8">
            <w:pPr>
              <w:overflowPunct/>
              <w:textAlignment w:val="auto"/>
              <w:rPr>
                <w:sz w:val="16"/>
                <w:szCs w:val="16"/>
              </w:rPr>
            </w:pPr>
            <w:r w:rsidRPr="00C80937">
              <w:rPr>
                <w:sz w:val="16"/>
                <w:szCs w:val="16"/>
              </w:rPr>
              <w:t>The RPC sets remarks sent to the contractor into the new word processing</w:t>
            </w:r>
          </w:p>
          <w:p w14:paraId="5036C032" w14:textId="77777777" w:rsidR="00E212C8" w:rsidRPr="00C80937" w:rsidRDefault="00E212C8" w:rsidP="00E212C8">
            <w:pPr>
              <w:overflowPunct/>
              <w:textAlignment w:val="auto"/>
              <w:rPr>
                <w:sz w:val="16"/>
                <w:szCs w:val="16"/>
              </w:rPr>
            </w:pPr>
            <w:r w:rsidRPr="00C80937">
              <w:rPr>
                <w:sz w:val="16"/>
                <w:szCs w:val="16"/>
              </w:rPr>
              <w:t xml:space="preserve"> field #103 of the 2507 EXAM file 396.4. The 2507 EXAMs are connected to</w:t>
            </w:r>
          </w:p>
          <w:p w14:paraId="5F781860" w14:textId="77777777" w:rsidR="003053C4" w:rsidRPr="00C80937" w:rsidRDefault="00E212C8" w:rsidP="00E212C8">
            <w:pPr>
              <w:overflowPunct/>
              <w:autoSpaceDE/>
              <w:autoSpaceDN/>
              <w:adjustRightInd/>
              <w:textAlignment w:val="auto"/>
              <w:rPr>
                <w:sz w:val="16"/>
                <w:szCs w:val="16"/>
              </w:rPr>
            </w:pPr>
            <w:r w:rsidRPr="00C80937">
              <w:rPr>
                <w:sz w:val="16"/>
                <w:szCs w:val="16"/>
              </w:rPr>
              <w:t xml:space="preserve"> the 2507 REQUEST file via a pointer.</w:t>
            </w:r>
          </w:p>
        </w:tc>
        <w:tc>
          <w:tcPr>
            <w:tcW w:w="1000" w:type="dxa"/>
            <w:gridSpan w:val="3"/>
            <w:tcBorders>
              <w:top w:val="single" w:sz="8" w:space="0" w:color="auto"/>
              <w:left w:val="nil"/>
              <w:bottom w:val="single" w:sz="8" w:space="0" w:color="auto"/>
              <w:right w:val="dotted" w:sz="4" w:space="0" w:color="auto"/>
            </w:tcBorders>
            <w:shd w:val="clear" w:color="auto" w:fill="FFFFFF" w:themeFill="background1"/>
          </w:tcPr>
          <w:p w14:paraId="1D4C0F64" w14:textId="77777777" w:rsidR="003053C4" w:rsidRPr="00C80937" w:rsidRDefault="00337094" w:rsidP="00E0666C">
            <w:pPr>
              <w:overflowPunct/>
              <w:autoSpaceDE/>
              <w:autoSpaceDN/>
              <w:adjustRightInd/>
              <w:jc w:val="center"/>
              <w:textAlignment w:val="auto"/>
              <w:rPr>
                <w:sz w:val="16"/>
                <w:szCs w:val="16"/>
              </w:rPr>
            </w:pPr>
            <w:r w:rsidRPr="00C80937">
              <w:rPr>
                <w:sz w:val="16"/>
                <w:szCs w:val="16"/>
              </w:rPr>
              <w:t>EIEN</w:t>
            </w:r>
          </w:p>
        </w:tc>
        <w:tc>
          <w:tcPr>
            <w:tcW w:w="2599" w:type="dxa"/>
            <w:gridSpan w:val="3"/>
            <w:tcBorders>
              <w:top w:val="single" w:sz="8" w:space="0" w:color="auto"/>
              <w:left w:val="nil"/>
              <w:bottom w:val="single" w:sz="8" w:space="0" w:color="auto"/>
              <w:right w:val="single" w:sz="8" w:space="0" w:color="auto"/>
            </w:tcBorders>
            <w:shd w:val="clear" w:color="auto" w:fill="FFFFFF" w:themeFill="background1"/>
            <w:noWrap/>
          </w:tcPr>
          <w:p w14:paraId="09F7341E" w14:textId="77777777" w:rsidR="003053C4" w:rsidRPr="00C80937" w:rsidRDefault="00E212C8" w:rsidP="00E0666C">
            <w:pPr>
              <w:overflowPunct/>
              <w:autoSpaceDE/>
              <w:autoSpaceDN/>
              <w:adjustRightInd/>
              <w:textAlignment w:val="auto"/>
              <w:rPr>
                <w:sz w:val="16"/>
                <w:szCs w:val="16"/>
              </w:rPr>
            </w:pPr>
            <w:r w:rsidRPr="00C80937">
              <w:rPr>
                <w:sz w:val="16"/>
                <w:szCs w:val="16"/>
              </w:rPr>
              <w:t>returns a 1 when set</w:t>
            </w:r>
          </w:p>
          <w:p w14:paraId="6B970CA2" w14:textId="77777777" w:rsidR="00E212C8" w:rsidRPr="00C80937" w:rsidRDefault="00E212C8" w:rsidP="00E0666C">
            <w:pPr>
              <w:overflowPunct/>
              <w:autoSpaceDE/>
              <w:autoSpaceDN/>
              <w:adjustRightInd/>
              <w:textAlignment w:val="auto"/>
              <w:rPr>
                <w:sz w:val="16"/>
                <w:szCs w:val="16"/>
              </w:rPr>
            </w:pPr>
          </w:p>
        </w:tc>
        <w:tc>
          <w:tcPr>
            <w:tcW w:w="991" w:type="dxa"/>
            <w:tcBorders>
              <w:top w:val="single" w:sz="8" w:space="0" w:color="auto"/>
              <w:left w:val="nil"/>
              <w:bottom w:val="single" w:sz="8" w:space="0" w:color="auto"/>
              <w:right w:val="dotted" w:sz="4" w:space="0" w:color="auto"/>
            </w:tcBorders>
            <w:shd w:val="clear" w:color="auto" w:fill="FFFFFF" w:themeFill="background1"/>
          </w:tcPr>
          <w:p w14:paraId="1CCC835D" w14:textId="77777777" w:rsidR="003053C4" w:rsidRPr="00C80937" w:rsidRDefault="00C80937" w:rsidP="00E0666C">
            <w:pPr>
              <w:overflowPunct/>
              <w:autoSpaceDE/>
              <w:autoSpaceDN/>
              <w:adjustRightInd/>
              <w:textAlignment w:val="auto"/>
              <w:rPr>
                <w:sz w:val="16"/>
                <w:szCs w:val="16"/>
              </w:rPr>
            </w:pPr>
            <w:r w:rsidRPr="00C80937">
              <w:rPr>
                <w:sz w:val="16"/>
                <w:szCs w:val="16"/>
              </w:rPr>
              <w:t>DVBA CAPRI SETCONTREMARKS</w:t>
            </w:r>
          </w:p>
        </w:tc>
        <w:tc>
          <w:tcPr>
            <w:tcW w:w="1080" w:type="dxa"/>
            <w:gridSpan w:val="6"/>
            <w:tcBorders>
              <w:top w:val="single" w:sz="8" w:space="0" w:color="auto"/>
              <w:left w:val="nil"/>
              <w:bottom w:val="single" w:sz="8" w:space="0" w:color="auto"/>
              <w:right w:val="dotted" w:sz="4" w:space="0" w:color="auto"/>
            </w:tcBorders>
            <w:shd w:val="clear" w:color="auto" w:fill="FFFFFF" w:themeFill="background1"/>
          </w:tcPr>
          <w:p w14:paraId="6CD83876" w14:textId="77777777" w:rsidR="00C80937" w:rsidRPr="00C80937" w:rsidRDefault="00C80937" w:rsidP="00C80937">
            <w:pPr>
              <w:rPr>
                <w:sz w:val="16"/>
                <w:szCs w:val="16"/>
              </w:rPr>
            </w:pPr>
            <w:proofErr w:type="spellStart"/>
            <w:r w:rsidRPr="00C80937">
              <w:rPr>
                <w:sz w:val="16"/>
                <w:szCs w:val="16"/>
              </w:rPr>
              <w:t>frmContractedExamNewResend.pas</w:t>
            </w:r>
            <w:proofErr w:type="spellEnd"/>
            <w:r w:rsidRPr="00C80937">
              <w:rPr>
                <w:sz w:val="16"/>
                <w:szCs w:val="16"/>
              </w:rPr>
              <w:t xml:space="preserve">: </w:t>
            </w:r>
          </w:p>
          <w:p w14:paraId="3DFAF11E" w14:textId="77777777" w:rsidR="003053C4" w:rsidRPr="00C80937" w:rsidRDefault="00C80937" w:rsidP="00C80937">
            <w:pPr>
              <w:overflowPunct/>
              <w:autoSpaceDE/>
              <w:autoSpaceDN/>
              <w:adjustRightInd/>
              <w:textAlignment w:val="auto"/>
              <w:rPr>
                <w:sz w:val="16"/>
                <w:szCs w:val="16"/>
              </w:rPr>
            </w:pPr>
            <w:r w:rsidRPr="00C80937">
              <w:rPr>
                <w:sz w:val="16"/>
                <w:szCs w:val="16"/>
              </w:rPr>
              <w:t xml:space="preserve">function </w:t>
            </w:r>
            <w:proofErr w:type="spellStart"/>
            <w:r w:rsidRPr="00C80937">
              <w:rPr>
                <w:sz w:val="16"/>
                <w:szCs w:val="16"/>
              </w:rPr>
              <w:t>TExntdCntrctdBaseFormNewRsnd.SendCntrctrRemarksToVista</w:t>
            </w:r>
            <w:proofErr w:type="spellEnd"/>
          </w:p>
        </w:tc>
        <w:tc>
          <w:tcPr>
            <w:tcW w:w="1175" w:type="dxa"/>
            <w:gridSpan w:val="2"/>
            <w:tcBorders>
              <w:top w:val="single" w:sz="8" w:space="0" w:color="auto"/>
              <w:left w:val="nil"/>
              <w:bottom w:val="single" w:sz="8" w:space="0" w:color="auto"/>
              <w:right w:val="dotted" w:sz="4" w:space="0" w:color="auto"/>
            </w:tcBorders>
            <w:shd w:val="clear" w:color="auto" w:fill="FFFFFF" w:themeFill="background1"/>
          </w:tcPr>
          <w:p w14:paraId="5F00D540" w14:textId="77777777" w:rsidR="003053C4" w:rsidRPr="00C80937" w:rsidRDefault="00C80937" w:rsidP="00E0666C">
            <w:pPr>
              <w:overflowPunct/>
              <w:autoSpaceDE/>
              <w:autoSpaceDN/>
              <w:adjustRightInd/>
              <w:textAlignment w:val="auto"/>
              <w:rPr>
                <w:sz w:val="16"/>
                <w:szCs w:val="16"/>
              </w:rPr>
            </w:pPr>
            <w:r w:rsidRPr="00C80937">
              <w:rPr>
                <w:sz w:val="16"/>
                <w:szCs w:val="16"/>
              </w:rPr>
              <w:t>RPCBroker1</w:t>
            </w:r>
          </w:p>
        </w:tc>
        <w:tc>
          <w:tcPr>
            <w:tcW w:w="1541" w:type="dxa"/>
            <w:gridSpan w:val="2"/>
            <w:tcBorders>
              <w:top w:val="single" w:sz="8" w:space="0" w:color="auto"/>
              <w:left w:val="nil"/>
              <w:bottom w:val="single" w:sz="8" w:space="0" w:color="auto"/>
              <w:right w:val="single" w:sz="8" w:space="0" w:color="auto"/>
            </w:tcBorders>
            <w:shd w:val="clear" w:color="auto" w:fill="FFFFFF" w:themeFill="background1"/>
          </w:tcPr>
          <w:p w14:paraId="3E01F1C9" w14:textId="77777777" w:rsidR="00C80937" w:rsidRPr="00C80937" w:rsidRDefault="00C80937" w:rsidP="00C80937">
            <w:pPr>
              <w:rPr>
                <w:sz w:val="16"/>
                <w:szCs w:val="16"/>
              </w:rPr>
            </w:pPr>
            <w:r w:rsidRPr="00C80937">
              <w:rPr>
                <w:sz w:val="16"/>
                <w:szCs w:val="16"/>
              </w:rPr>
              <w:t>[</w:t>
            </w:r>
            <w:proofErr w:type="spellStart"/>
            <w:r w:rsidRPr="00C80937">
              <w:rPr>
                <w:sz w:val="16"/>
                <w:szCs w:val="16"/>
              </w:rPr>
              <w:t>reqNmbr</w:t>
            </w:r>
            <w:proofErr w:type="spellEnd"/>
            <w:r w:rsidRPr="00C80937">
              <w:rPr>
                <w:sz w:val="16"/>
                <w:szCs w:val="16"/>
              </w:rPr>
              <w:t xml:space="preserve">, </w:t>
            </w:r>
            <w:proofErr w:type="spellStart"/>
            <w:r w:rsidRPr="00C80937">
              <w:rPr>
                <w:sz w:val="16"/>
                <w:szCs w:val="16"/>
              </w:rPr>
              <w:t>ienslst</w:t>
            </w:r>
            <w:proofErr w:type="spellEnd"/>
            <w:r w:rsidRPr="00C80937">
              <w:rPr>
                <w:sz w:val="16"/>
                <w:szCs w:val="16"/>
              </w:rPr>
              <w:t>], Lines</w:t>
            </w:r>
          </w:p>
          <w:p w14:paraId="6BA57752" w14:textId="77777777" w:rsidR="00C80937" w:rsidRPr="00C80937" w:rsidRDefault="00C80937" w:rsidP="00C80937">
            <w:pPr>
              <w:rPr>
                <w:sz w:val="16"/>
                <w:szCs w:val="16"/>
              </w:rPr>
            </w:pPr>
          </w:p>
          <w:p w14:paraId="45DF73AF" w14:textId="77777777" w:rsidR="00C80937" w:rsidRPr="00C80937" w:rsidRDefault="00C80937" w:rsidP="00C80937">
            <w:pPr>
              <w:rPr>
                <w:sz w:val="16"/>
                <w:szCs w:val="16"/>
              </w:rPr>
            </w:pPr>
            <w:proofErr w:type="spellStart"/>
            <w:r w:rsidRPr="00C80937">
              <w:rPr>
                <w:sz w:val="16"/>
                <w:szCs w:val="16"/>
              </w:rPr>
              <w:t>reqNmbr</w:t>
            </w:r>
            <w:proofErr w:type="spellEnd"/>
            <w:r w:rsidRPr="00C80937">
              <w:rPr>
                <w:sz w:val="16"/>
                <w:szCs w:val="16"/>
              </w:rPr>
              <w:t xml:space="preserve"> is the IEN of exam request.</w:t>
            </w:r>
          </w:p>
          <w:p w14:paraId="2865D3D2" w14:textId="77777777" w:rsidR="00C80937" w:rsidRPr="00C80937" w:rsidRDefault="00C80937" w:rsidP="00C80937">
            <w:pPr>
              <w:rPr>
                <w:sz w:val="16"/>
                <w:szCs w:val="16"/>
              </w:rPr>
            </w:pPr>
            <w:proofErr w:type="spellStart"/>
            <w:r w:rsidRPr="00C80937">
              <w:rPr>
                <w:sz w:val="16"/>
                <w:szCs w:val="16"/>
              </w:rPr>
              <w:t>ienslst</w:t>
            </w:r>
            <w:proofErr w:type="spellEnd"/>
            <w:r w:rsidRPr="00C80937">
              <w:rPr>
                <w:sz w:val="16"/>
                <w:szCs w:val="16"/>
              </w:rPr>
              <w:t xml:space="preserve"> is a string list which contains the </w:t>
            </w:r>
            <w:proofErr w:type="spellStart"/>
            <w:r w:rsidRPr="00C80937">
              <w:rPr>
                <w:sz w:val="16"/>
                <w:szCs w:val="16"/>
              </w:rPr>
              <w:t>iens</w:t>
            </w:r>
            <w:proofErr w:type="spellEnd"/>
            <w:r w:rsidRPr="00C80937">
              <w:rPr>
                <w:sz w:val="16"/>
                <w:szCs w:val="16"/>
              </w:rPr>
              <w:t xml:space="preserve"> of the selected exams.</w:t>
            </w:r>
          </w:p>
          <w:p w14:paraId="657BF18F" w14:textId="77777777" w:rsidR="003053C4" w:rsidRPr="00C80937" w:rsidRDefault="00C80937" w:rsidP="00C80937">
            <w:pPr>
              <w:overflowPunct/>
              <w:autoSpaceDE/>
              <w:autoSpaceDN/>
              <w:adjustRightInd/>
              <w:spacing w:after="240"/>
              <w:textAlignment w:val="auto"/>
              <w:rPr>
                <w:sz w:val="16"/>
                <w:szCs w:val="16"/>
              </w:rPr>
            </w:pPr>
            <w:r w:rsidRPr="00C80937">
              <w:rPr>
                <w:sz w:val="16"/>
                <w:szCs w:val="16"/>
              </w:rPr>
              <w:t>Lines contains the contractor request remarks.</w:t>
            </w:r>
          </w:p>
        </w:tc>
      </w:tr>
    </w:tbl>
    <w:p w14:paraId="0DEFBDD5" w14:textId="77777777" w:rsidR="004B1698" w:rsidRPr="000E6EE5" w:rsidRDefault="004B1698" w:rsidP="002B6BE2">
      <w:pPr>
        <w:pStyle w:val="BodyText"/>
      </w:pPr>
    </w:p>
    <w:sectPr w:rsidR="004B1698" w:rsidRPr="000E6EE5" w:rsidSect="00AA42AC">
      <w:headerReference w:type="default" r:id="rId98"/>
      <w:footerReference w:type="even" r:id="rId99"/>
      <w:footerReference w:type="default" r:id="rId100"/>
      <w:pgSz w:w="15840" w:h="12240" w:orient="landscape"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ED5" w:rsidP="004B5BD5" w:rsidRDefault="00576ED5" w14:paraId="1E3FC195" w14:textId="77777777">
      <w:r>
        <w:separator/>
      </w:r>
    </w:p>
  </w:endnote>
  <w:endnote w:type="continuationSeparator" w:id="0">
    <w:p w:rsidR="00576ED5" w:rsidP="004B5BD5" w:rsidRDefault="00576ED5" w14:paraId="7F302967" w14:textId="77777777">
      <w:r>
        <w:continuationSeparator/>
      </w:r>
    </w:p>
  </w:endnote>
  <w:endnote w:type="continuationNotice" w:id="1">
    <w:p w:rsidR="00576ED5" w:rsidRDefault="00576ED5" w14:paraId="2D0E404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G Times (W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yriad Roman">
    <w:altName w:val="Myriad Roman"/>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r_ansi">
    <w:panose1 w:val="020B06090202020202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F5ACB" w14:textId="77777777" w:rsidR="00102DC1" w:rsidRPr="00600083" w:rsidRDefault="00102DC1" w:rsidP="00F15344">
    <w:pPr>
      <w:pStyle w:val="Footer"/>
      <w:tabs>
        <w:tab w:val="clear" w:pos="4320"/>
        <w:tab w:val="center" w:pos="4680"/>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C1133" w14:textId="77777777" w:rsidR="00102DC1" w:rsidRDefault="00102DC1" w:rsidP="00AA42AC">
    <w:pPr>
      <w:pStyle w:val="Footer"/>
      <w:pBdr>
        <w:top w:val="single" w:sz="4" w:space="1" w:color="C0C0C0"/>
      </w:pBdr>
      <w:tabs>
        <w:tab w:val="clear" w:pos="4320"/>
        <w:tab w:val="clear" w:pos="8640"/>
        <w:tab w:val="left" w:pos="0"/>
        <w:tab w:val="center" w:pos="6480"/>
        <w:tab w:val="right" w:pos="12960"/>
      </w:tabs>
    </w:pPr>
    <w:r>
      <w:t>CAPRI</w:t>
    </w:r>
  </w:p>
  <w:p w14:paraId="35ACCC7C" w14:textId="7D555DCF" w:rsidR="00102DC1" w:rsidRPr="004B1698" w:rsidRDefault="00102DC1" w:rsidP="00AA42AC">
    <w:pPr>
      <w:pStyle w:val="Footer"/>
      <w:pBdr>
        <w:top w:val="single" w:sz="4" w:space="1" w:color="C0C0C0"/>
      </w:pBdr>
      <w:tabs>
        <w:tab w:val="clear" w:pos="4320"/>
        <w:tab w:val="clear" w:pos="8640"/>
        <w:tab w:val="left" w:pos="0"/>
        <w:tab w:val="center" w:pos="6480"/>
        <w:tab w:val="right" w:pos="12960"/>
      </w:tabs>
    </w:pPr>
    <w:r>
      <w:t>Systems Administration and Technical Guide</w:t>
    </w:r>
    <w:r>
      <w:tab/>
    </w:r>
    <w:r>
      <w:fldChar w:fldCharType="begin"/>
    </w:r>
    <w:r>
      <w:instrText xml:space="preserve"> PAGE   \* MERGEFORMAT </w:instrText>
    </w:r>
    <w:r>
      <w:fldChar w:fldCharType="separate"/>
    </w:r>
    <w:r>
      <w:rPr>
        <w:noProof/>
      </w:rPr>
      <w:t>32</w:t>
    </w:r>
    <w:r>
      <w:rPr>
        <w:noProof/>
      </w:rPr>
      <w:fldChar w:fldCharType="end"/>
    </w:r>
    <w:r>
      <w:tab/>
    </w:r>
    <w:r>
      <w:t>March 2019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0535B" w14:textId="77777777" w:rsidR="00102DC1" w:rsidRDefault="00102DC1" w:rsidP="002910AA">
    <w:pPr>
      <w:pStyle w:val="Footer"/>
      <w:pBdr>
        <w:top w:val="single" w:sz="4" w:space="1" w:color="C0C0C0"/>
      </w:pBdr>
      <w:tabs>
        <w:tab w:val="clear" w:pos="4320"/>
        <w:tab w:val="clear" w:pos="8640"/>
        <w:tab w:val="left" w:pos="0"/>
        <w:tab w:val="center" w:pos="4680"/>
        <w:tab w:val="right" w:pos="9360"/>
        <w:tab w:val="right" w:pos="12960"/>
      </w:tabs>
    </w:pPr>
    <w:r>
      <w:t>CAPRI</w:t>
    </w:r>
  </w:p>
  <w:p w14:paraId="20AA7E10" w14:textId="468AE769" w:rsidR="00102DC1" w:rsidRPr="004B1698" w:rsidRDefault="00102DC1" w:rsidP="00AA42AC">
    <w:pPr>
      <w:pStyle w:val="Footer"/>
      <w:pBdr>
        <w:top w:val="single" w:sz="4" w:space="1" w:color="C0C0C0"/>
      </w:pBdr>
      <w:tabs>
        <w:tab w:val="clear" w:pos="4320"/>
        <w:tab w:val="clear" w:pos="8640"/>
        <w:tab w:val="left" w:pos="0"/>
        <w:tab w:val="center" w:pos="6480"/>
        <w:tab w:val="right" w:pos="129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r>
      <w:rPr>
        <w:rStyle w:val="PageNumber"/>
      </w:rPr>
      <w:tab/>
    </w:r>
    <w:r>
      <w:t>March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6A79" w14:textId="77777777" w:rsidR="00102DC1" w:rsidRDefault="00102DC1" w:rsidP="00622155">
    <w:pPr>
      <w:pStyle w:val="Footer"/>
      <w:pBdr>
        <w:top w:val="single" w:sz="4" w:space="1" w:color="C0C0C0"/>
      </w:pBdr>
      <w:tabs>
        <w:tab w:val="clear" w:pos="4320"/>
        <w:tab w:val="center" w:pos="4680"/>
      </w:tabs>
    </w:pPr>
    <w:r>
      <w:t>CAPRI</w:t>
    </w:r>
  </w:p>
  <w:p w14:paraId="74BCA98D" w14:textId="30EC291C" w:rsidR="00102DC1" w:rsidRPr="00622155" w:rsidRDefault="00102DC1" w:rsidP="00622155">
    <w:pPr>
      <w:pStyle w:val="Footer"/>
      <w:tabs>
        <w:tab w:val="clear" w:pos="4320"/>
        <w:tab w:val="clear" w:pos="8640"/>
        <w:tab w:val="center" w:pos="4680"/>
        <w:tab w:val="right" w:pos="93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r>
    <w:r>
      <w:t>March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B5E24" w14:textId="77777777" w:rsidR="00102DC1" w:rsidRDefault="00102DC1" w:rsidP="00B84F33">
    <w:pPr>
      <w:pStyle w:val="Footer"/>
      <w:pBdr>
        <w:top w:val="single" w:sz="4" w:space="1" w:color="C0C0C0"/>
      </w:pBdr>
      <w:tabs>
        <w:tab w:val="clear" w:pos="4320"/>
        <w:tab w:val="center" w:pos="4680"/>
      </w:tabs>
    </w:pPr>
    <w:r>
      <w:t>CAPRI</w:t>
    </w:r>
  </w:p>
  <w:p w14:paraId="13A750C4" w14:textId="290F7A08" w:rsidR="00102DC1" w:rsidRPr="00F0387D" w:rsidRDefault="00102DC1" w:rsidP="008B4E4C">
    <w:pPr>
      <w:pStyle w:val="Footer"/>
      <w:pBdr>
        <w:top w:val="single" w:sz="4" w:space="1" w:color="C0C0C0"/>
      </w:pBdr>
      <w:tabs>
        <w:tab w:val="clear" w:pos="4320"/>
        <w:tab w:val="clear" w:pos="8640"/>
        <w:tab w:val="center" w:pos="4680"/>
        <w:tab w:val="right" w:pos="93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rPr>
        <w:rStyle w:val="PageNumber"/>
      </w:rPr>
      <w:tab/>
    </w:r>
    <w:r>
      <w:t>March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3E9A5" w14:textId="77777777" w:rsidR="00102DC1" w:rsidRDefault="00102DC1" w:rsidP="00D34031">
    <w:pPr>
      <w:pStyle w:val="Footer"/>
      <w:pBdr>
        <w:top w:val="single" w:sz="4" w:space="1" w:color="C0C0C0"/>
      </w:pBdr>
      <w:tabs>
        <w:tab w:val="clear" w:pos="4320"/>
        <w:tab w:val="center" w:pos="4680"/>
      </w:tabs>
    </w:pPr>
    <w:r>
      <w:t>CAPRI</w:t>
    </w:r>
  </w:p>
  <w:p w14:paraId="57D7455E" w14:textId="0DA1278E" w:rsidR="00102DC1" w:rsidRDefault="00102DC1" w:rsidP="00D34031">
    <w:pPr>
      <w:pStyle w:val="Footer"/>
      <w:pBdr>
        <w:top w:val="single" w:sz="4" w:space="1" w:color="C0C0C0"/>
      </w:pBdr>
      <w:tabs>
        <w:tab w:val="clear" w:pos="4320"/>
        <w:tab w:val="clear" w:pos="8640"/>
        <w:tab w:val="center" w:pos="4680"/>
        <w:tab w:val="right" w:pos="927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r>
    <w:r>
      <w:t>March 2019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C2768" w14:textId="77777777" w:rsidR="00102DC1" w:rsidRDefault="00102DC1" w:rsidP="00D34031">
    <w:pPr>
      <w:pStyle w:val="Footer"/>
      <w:pBdr>
        <w:top w:val="single" w:sz="4" w:space="1" w:color="C0C0C0"/>
      </w:pBdr>
      <w:tabs>
        <w:tab w:val="clear" w:pos="4320"/>
        <w:tab w:val="center" w:pos="4680"/>
      </w:tabs>
    </w:pPr>
    <w:r>
      <w:t>CAPRI</w:t>
    </w:r>
  </w:p>
  <w:p w14:paraId="76F0A39C" w14:textId="473E4E05" w:rsidR="00102DC1" w:rsidRPr="00F0387D" w:rsidRDefault="00102DC1" w:rsidP="00D34031">
    <w:pPr>
      <w:pStyle w:val="Footer"/>
      <w:pBdr>
        <w:top w:val="single" w:sz="4" w:space="1" w:color="C0C0C0"/>
      </w:pBdr>
      <w:tabs>
        <w:tab w:val="clear" w:pos="4320"/>
        <w:tab w:val="clear" w:pos="8640"/>
        <w:tab w:val="center" w:pos="4680"/>
        <w:tab w:val="right" w:pos="93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ab/>
    </w:r>
    <w:r>
      <w:t>March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A4B92" w14:textId="77777777" w:rsidR="00102DC1" w:rsidRDefault="00102DC1" w:rsidP="00D34031">
    <w:pPr>
      <w:pStyle w:val="Footer"/>
      <w:pBdr>
        <w:top w:val="single" w:sz="4" w:space="1" w:color="C0C0C0"/>
      </w:pBdr>
      <w:tabs>
        <w:tab w:val="clear" w:pos="4320"/>
        <w:tab w:val="center" w:pos="4680"/>
      </w:tabs>
    </w:pPr>
    <w:r>
      <w:t>CAPRI</w:t>
    </w:r>
  </w:p>
  <w:p w14:paraId="1941DB63" w14:textId="50310EDC" w:rsidR="00102DC1" w:rsidRPr="00600083" w:rsidRDefault="00102DC1" w:rsidP="00D34031">
    <w:pPr>
      <w:pStyle w:val="Footer"/>
      <w:pBdr>
        <w:top w:val="single" w:sz="4" w:space="1" w:color="C0C0C0"/>
      </w:pBdr>
      <w:tabs>
        <w:tab w:val="clear" w:pos="4320"/>
        <w:tab w:val="clear" w:pos="8640"/>
        <w:tab w:val="center" w:pos="4680"/>
        <w:tab w:val="right" w:pos="93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r>
      <w:rPr>
        <w:rStyle w:val="PageNumber"/>
      </w:rPr>
      <w:tab/>
    </w:r>
    <w:r>
      <w:t>March 2019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1F1C0" w14:textId="77777777" w:rsidR="00102DC1" w:rsidRDefault="00102DC1" w:rsidP="00F904A1">
    <w:pPr>
      <w:pStyle w:val="Footer"/>
      <w:pBdr>
        <w:top w:val="single" w:sz="4" w:space="1" w:color="C0C0C0"/>
      </w:pBdr>
      <w:tabs>
        <w:tab w:val="clear" w:pos="4320"/>
        <w:tab w:val="clear" w:pos="8640"/>
        <w:tab w:val="center" w:pos="6480"/>
        <w:tab w:val="right" w:pos="14310"/>
      </w:tabs>
    </w:pPr>
    <w:r>
      <w:t>CAPRI</w:t>
    </w:r>
  </w:p>
  <w:p w14:paraId="6964362D" w14:textId="15C0CC88" w:rsidR="00102DC1" w:rsidRPr="004B1698" w:rsidRDefault="00102DC1" w:rsidP="00F904A1">
    <w:pPr>
      <w:pStyle w:val="Footer"/>
      <w:tabs>
        <w:tab w:val="clear" w:pos="4320"/>
        <w:tab w:val="clear" w:pos="8640"/>
        <w:tab w:val="center" w:pos="6480"/>
        <w:tab w:val="right" w:pos="12960"/>
      </w:tabs>
    </w:pPr>
    <w:r>
      <w:t>Systems Administration and Technical Guide</w:t>
    </w:r>
    <w:r>
      <w:tab/>
    </w:r>
    <w:r>
      <w:fldChar w:fldCharType="begin"/>
    </w:r>
    <w:r>
      <w:instrText xml:space="preserve"> PAGE   \* MERGEFORMAT </w:instrText>
    </w:r>
    <w:r>
      <w:fldChar w:fldCharType="separate"/>
    </w:r>
    <w:r>
      <w:rPr>
        <w:noProof/>
      </w:rPr>
      <w:t>6</w:t>
    </w:r>
    <w:r>
      <w:rPr>
        <w:noProof/>
      </w:rPr>
      <w:fldChar w:fldCharType="end"/>
    </w:r>
    <w:r>
      <w:tab/>
    </w:r>
    <w:r>
      <w:t>March 2019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FC6F" w14:textId="77777777" w:rsidR="00102DC1" w:rsidRDefault="00102DC1" w:rsidP="002910AA">
    <w:pPr>
      <w:pStyle w:val="Footer"/>
      <w:pBdr>
        <w:top w:val="single" w:sz="4" w:space="1" w:color="C0C0C0"/>
      </w:pBdr>
      <w:tabs>
        <w:tab w:val="clear" w:pos="4320"/>
        <w:tab w:val="clear" w:pos="8640"/>
        <w:tab w:val="left" w:pos="0"/>
        <w:tab w:val="center" w:pos="4680"/>
        <w:tab w:val="right" w:pos="9360"/>
        <w:tab w:val="right" w:pos="12960"/>
      </w:tabs>
    </w:pPr>
    <w:r>
      <w:t>CAPRI</w:t>
    </w:r>
  </w:p>
  <w:p w14:paraId="22952C81" w14:textId="0106DBBA" w:rsidR="00102DC1" w:rsidRPr="004B1698" w:rsidRDefault="00102DC1" w:rsidP="002910AA">
    <w:pPr>
      <w:pStyle w:val="Footer"/>
      <w:pBdr>
        <w:top w:val="single" w:sz="4" w:space="1" w:color="C0C0C0"/>
      </w:pBdr>
      <w:tabs>
        <w:tab w:val="clear" w:pos="4320"/>
        <w:tab w:val="clear" w:pos="8640"/>
        <w:tab w:val="left" w:pos="0"/>
        <w:tab w:val="center" w:pos="4680"/>
        <w:tab w:val="right" w:pos="9360"/>
        <w:tab w:val="right" w:pos="12960"/>
      </w:tabs>
    </w:pPr>
    <w:r>
      <w:t>Systems Administration and Technical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r>
      <w:rPr>
        <w:rStyle w:val="PageNumber"/>
      </w:rPr>
      <w:tab/>
    </w:r>
    <w:r>
      <w:t>March 2019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4FF56" w14:textId="77777777" w:rsidR="00102DC1" w:rsidRDefault="00102DC1" w:rsidP="002910AA">
    <w:pPr>
      <w:pStyle w:val="Footer"/>
      <w:pBdr>
        <w:top w:val="single" w:sz="4" w:space="1" w:color="C0C0C0"/>
      </w:pBdr>
      <w:tabs>
        <w:tab w:val="clear" w:pos="4320"/>
        <w:tab w:val="clear" w:pos="8640"/>
        <w:tab w:val="left" w:pos="0"/>
        <w:tab w:val="center" w:pos="4680"/>
        <w:tab w:val="right" w:pos="9360"/>
      </w:tabs>
    </w:pPr>
    <w:r>
      <w:t>CAPRI</w:t>
    </w:r>
  </w:p>
  <w:p w14:paraId="31644A6E" w14:textId="692C5F99" w:rsidR="00102DC1" w:rsidRPr="004B1698" w:rsidRDefault="00102DC1" w:rsidP="00D34031">
    <w:pPr>
      <w:pStyle w:val="Footer"/>
      <w:pBdr>
        <w:top w:val="single" w:sz="4" w:space="1" w:color="C0C0C0"/>
      </w:pBdr>
      <w:tabs>
        <w:tab w:val="clear" w:pos="4320"/>
        <w:tab w:val="clear" w:pos="8640"/>
        <w:tab w:val="left" w:pos="0"/>
        <w:tab w:val="center" w:pos="4680"/>
        <w:tab w:val="right" w:pos="9360"/>
        <w:tab w:val="right" w:pos="12960"/>
      </w:tabs>
    </w:pPr>
    <w:r>
      <w:t>Systems Administration and Technical Guide</w:t>
    </w:r>
    <w:r>
      <w:tab/>
    </w:r>
    <w:r>
      <w:fldChar w:fldCharType="begin"/>
    </w:r>
    <w:r>
      <w:instrText xml:space="preserve"> PAGE   \* MERGEFORMAT </w:instrText>
    </w:r>
    <w:r>
      <w:fldChar w:fldCharType="separate"/>
    </w:r>
    <w:r>
      <w:rPr>
        <w:noProof/>
      </w:rPr>
      <w:t>12</w:t>
    </w:r>
    <w:r>
      <w:rPr>
        <w:noProof/>
      </w:rPr>
      <w:fldChar w:fldCharType="end"/>
    </w:r>
    <w:r>
      <w:tab/>
    </w:r>
    <w:r>
      <w:t>March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ED5" w:rsidP="004B5BD5" w:rsidRDefault="00576ED5" w14:paraId="43927B92" w14:textId="77777777">
      <w:r>
        <w:separator/>
      </w:r>
    </w:p>
  </w:footnote>
  <w:footnote w:type="continuationSeparator" w:id="0">
    <w:p w:rsidR="00576ED5" w:rsidP="004B5BD5" w:rsidRDefault="00576ED5" w14:paraId="17C09CD3" w14:textId="77777777">
      <w:r>
        <w:continuationSeparator/>
      </w:r>
    </w:p>
  </w:footnote>
  <w:footnote w:type="continuationNotice" w:id="1">
    <w:p w:rsidR="00576ED5" w:rsidRDefault="00576ED5" w14:paraId="4DEBB09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09D36" w14:textId="77777777" w:rsidR="00102DC1" w:rsidRDefault="00102DC1" w:rsidP="00092717">
    <w:pPr>
      <w:pStyle w:val="Header"/>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B94D2" w14:textId="77777777" w:rsidR="00102DC1" w:rsidRPr="00874C00" w:rsidRDefault="00102DC1" w:rsidP="008B7EA3">
    <w:pPr>
      <w:pStyle w:val="PrefaceSubHdr"/>
      <w:rPr>
        <w:b w:val="0"/>
        <w:sz w:val="2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0E4F3" w14:textId="77777777" w:rsidR="00102DC1" w:rsidRPr="00E20807" w:rsidRDefault="00102DC1" w:rsidP="00E2080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0F3F6" w14:textId="77777777" w:rsidR="00102DC1" w:rsidRPr="00E20807" w:rsidRDefault="00102DC1" w:rsidP="00E208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420F8" w14:textId="77777777" w:rsidR="00102DC1" w:rsidRPr="00970915" w:rsidRDefault="00102DC1" w:rsidP="0097091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3370B" w14:textId="77777777" w:rsidR="00102DC1" w:rsidRDefault="00102DC1" w:rsidP="0097091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C03CC" w14:textId="77777777" w:rsidR="00102DC1" w:rsidRDefault="00102DC1" w:rsidP="00406BB1">
    <w:pPr>
      <w:pStyle w:val="PrefaceSubHdr"/>
      <w:jc w:val="center"/>
    </w:pPr>
    <w: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5F14C" w14:textId="77777777" w:rsidR="00102DC1" w:rsidRPr="004537C7" w:rsidRDefault="00102DC1" w:rsidP="004537C7">
    <w:pPr>
      <w:pStyle w:val="PrefaceSubHdr"/>
    </w:pPr>
    <w: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7F9BF" w14:textId="77777777" w:rsidR="00102DC1" w:rsidRDefault="00102DC1" w:rsidP="004537C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98208" w14:textId="77777777" w:rsidR="00102DC1" w:rsidRPr="00874C00" w:rsidRDefault="00102DC1" w:rsidP="008B7EA3">
    <w:pPr>
      <w:pStyle w:val="PrefaceSubHdr"/>
      <w:rPr>
        <w:b w:val="0"/>
        <w:sz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46F36" w14:textId="77777777" w:rsidR="00102DC1" w:rsidRPr="00874C00" w:rsidRDefault="00102DC1" w:rsidP="004537C7">
    <w:pPr>
      <w:pStyle w:val="PrefaceSubHdr"/>
      <w:rPr>
        <w:b w:val="0"/>
        <w:sz w:val="22"/>
        <w:szCs w:val="2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08F95" w14:textId="77777777" w:rsidR="00102DC1" w:rsidRPr="00874C00" w:rsidRDefault="00102DC1" w:rsidP="004537C7">
    <w:pPr>
      <w:pStyle w:val="PrefaceSubHdr"/>
      <w:rPr>
        <w:b w:val="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89E05FA"/>
    <w:lvl w:ilvl="0">
      <w:start w:val="1"/>
      <w:numFmt w:val="bullet"/>
      <w:lvlText w:val=""/>
      <w:lvlJc w:val="left"/>
      <w:pPr>
        <w:tabs>
          <w:tab w:val="num" w:pos="360"/>
        </w:tabs>
        <w:ind w:left="360" w:hanging="360"/>
      </w:pPr>
      <w:rPr>
        <w:rFonts w:hint="default" w:ascii="Symbol" w:hAnsi="Symbol"/>
      </w:rPr>
    </w:lvl>
  </w:abstractNum>
  <w:abstractNum w:abstractNumId="1" w15:restartNumberingAfterBreak="0">
    <w:nsid w:val="0E4D4ACC"/>
    <w:multiLevelType w:val="multilevel"/>
    <w:tmpl w:val="7148413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6CF3503"/>
    <w:multiLevelType w:val="hybridMultilevel"/>
    <w:tmpl w:val="D4066B0C"/>
    <w:lvl w:ilvl="0" w:tplc="F5FAF8B4">
      <w:start w:val="1"/>
      <w:numFmt w:val="upperLetter"/>
      <w:lvlText w:val="%1."/>
      <w:lvlJc w:val="left"/>
      <w:pPr>
        <w:ind w:left="540" w:hanging="45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234D6AD9"/>
    <w:multiLevelType w:val="hybridMultilevel"/>
    <w:tmpl w:val="0420A048"/>
    <w:lvl w:ilvl="0" w:tplc="795E70BC">
      <w:start w:val="1"/>
      <w:numFmt w:val="bullet"/>
      <w:pStyle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25AA2960"/>
    <w:multiLevelType w:val="hybridMultilevel"/>
    <w:tmpl w:val="A9D83F6A"/>
    <w:lvl w:ilvl="0" w:tplc="21E825A8">
      <w:start w:val="1"/>
      <w:numFmt w:val="bullet"/>
      <w:pStyle w:val="2Bulletdash"/>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9D75342"/>
    <w:multiLevelType w:val="multilevel"/>
    <w:tmpl w:val="8B12B454"/>
    <w:styleLink w:val="Style1"/>
    <w:lvl w:ilvl="0">
      <w:start w:val="1"/>
      <w:numFmt w:val="decimal"/>
      <w:lvlText w:val="%1."/>
      <w:lvlJc w:val="left"/>
      <w:pPr>
        <w:ind w:left="360" w:hanging="360"/>
      </w:p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AD6E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E60492"/>
    <w:multiLevelType w:val="multilevel"/>
    <w:tmpl w:val="80DE2A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AA14CE"/>
    <w:multiLevelType w:val="hybridMultilevel"/>
    <w:tmpl w:val="91F62184"/>
    <w:lvl w:ilvl="0" w:tplc="04090001">
      <w:start w:val="1"/>
      <w:numFmt w:val="bullet"/>
      <w:lvlText w:val=""/>
      <w:lvlJc w:val="left"/>
      <w:pPr>
        <w:ind w:left="1620" w:hanging="360"/>
      </w:pPr>
      <w:rPr>
        <w:rFonts w:hint="default" w:ascii="Symbol" w:hAnsi="Symbol"/>
      </w:rPr>
    </w:lvl>
    <w:lvl w:ilvl="1" w:tplc="04090003" w:tentative="1">
      <w:start w:val="1"/>
      <w:numFmt w:val="bullet"/>
      <w:lvlText w:val="o"/>
      <w:lvlJc w:val="left"/>
      <w:pPr>
        <w:ind w:left="2340" w:hanging="360"/>
      </w:pPr>
      <w:rPr>
        <w:rFonts w:hint="default" w:ascii="Courier New" w:hAnsi="Courier New" w:cs="Courier New"/>
      </w:rPr>
    </w:lvl>
    <w:lvl w:ilvl="2" w:tplc="04090005" w:tentative="1">
      <w:start w:val="1"/>
      <w:numFmt w:val="bullet"/>
      <w:lvlText w:val=""/>
      <w:lvlJc w:val="left"/>
      <w:pPr>
        <w:ind w:left="3060" w:hanging="360"/>
      </w:pPr>
      <w:rPr>
        <w:rFonts w:hint="default" w:ascii="Wingdings" w:hAnsi="Wingdings"/>
      </w:rPr>
    </w:lvl>
    <w:lvl w:ilvl="3" w:tplc="04090001" w:tentative="1">
      <w:start w:val="1"/>
      <w:numFmt w:val="bullet"/>
      <w:lvlText w:val=""/>
      <w:lvlJc w:val="left"/>
      <w:pPr>
        <w:ind w:left="3780" w:hanging="360"/>
      </w:pPr>
      <w:rPr>
        <w:rFonts w:hint="default" w:ascii="Symbol" w:hAnsi="Symbol"/>
      </w:rPr>
    </w:lvl>
    <w:lvl w:ilvl="4" w:tplc="04090003" w:tentative="1">
      <w:start w:val="1"/>
      <w:numFmt w:val="bullet"/>
      <w:lvlText w:val="o"/>
      <w:lvlJc w:val="left"/>
      <w:pPr>
        <w:ind w:left="4500" w:hanging="360"/>
      </w:pPr>
      <w:rPr>
        <w:rFonts w:hint="default" w:ascii="Courier New" w:hAnsi="Courier New" w:cs="Courier New"/>
      </w:rPr>
    </w:lvl>
    <w:lvl w:ilvl="5" w:tplc="04090005" w:tentative="1">
      <w:start w:val="1"/>
      <w:numFmt w:val="bullet"/>
      <w:lvlText w:val=""/>
      <w:lvlJc w:val="left"/>
      <w:pPr>
        <w:ind w:left="5220" w:hanging="360"/>
      </w:pPr>
      <w:rPr>
        <w:rFonts w:hint="default" w:ascii="Wingdings" w:hAnsi="Wingdings"/>
      </w:rPr>
    </w:lvl>
    <w:lvl w:ilvl="6" w:tplc="04090001" w:tentative="1">
      <w:start w:val="1"/>
      <w:numFmt w:val="bullet"/>
      <w:lvlText w:val=""/>
      <w:lvlJc w:val="left"/>
      <w:pPr>
        <w:ind w:left="5940" w:hanging="360"/>
      </w:pPr>
      <w:rPr>
        <w:rFonts w:hint="default" w:ascii="Symbol" w:hAnsi="Symbol"/>
      </w:rPr>
    </w:lvl>
    <w:lvl w:ilvl="7" w:tplc="04090003" w:tentative="1">
      <w:start w:val="1"/>
      <w:numFmt w:val="bullet"/>
      <w:lvlText w:val="o"/>
      <w:lvlJc w:val="left"/>
      <w:pPr>
        <w:ind w:left="6660" w:hanging="360"/>
      </w:pPr>
      <w:rPr>
        <w:rFonts w:hint="default" w:ascii="Courier New" w:hAnsi="Courier New" w:cs="Courier New"/>
      </w:rPr>
    </w:lvl>
    <w:lvl w:ilvl="8" w:tplc="04090005" w:tentative="1">
      <w:start w:val="1"/>
      <w:numFmt w:val="bullet"/>
      <w:lvlText w:val=""/>
      <w:lvlJc w:val="left"/>
      <w:pPr>
        <w:ind w:left="7380" w:hanging="360"/>
      </w:pPr>
      <w:rPr>
        <w:rFonts w:hint="default" w:ascii="Wingdings" w:hAnsi="Wingdings"/>
      </w:rPr>
    </w:lvl>
  </w:abstractNum>
  <w:abstractNum w:abstractNumId="9" w15:restartNumberingAfterBreak="0">
    <w:nsid w:val="411A4C92"/>
    <w:multiLevelType w:val="hybridMultilevel"/>
    <w:tmpl w:val="7BB69A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BFE0BB8"/>
    <w:multiLevelType w:val="hybridMultilevel"/>
    <w:tmpl w:val="1A0EFC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50D07FF2"/>
    <w:multiLevelType w:val="multilevel"/>
    <w:tmpl w:val="9334D21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55057654"/>
    <w:multiLevelType w:val="multilevel"/>
    <w:tmpl w:val="0409001F"/>
    <w:lvl w:ilvl="0">
      <w:start w:val="1"/>
      <w:numFmt w:val="decimal"/>
      <w:lvlText w:val="%1."/>
      <w:lvlJc w:val="left"/>
      <w:pPr>
        <w:ind w:left="360" w:hanging="360"/>
      </w:pPr>
      <w:rPr>
        <w:rFonts w:hint="default"/>
      </w:rPr>
    </w:lvl>
    <w:lvl w:ilvl="1">
      <w:start w:val="1"/>
      <w:numFmt w:val="decimal"/>
      <w:pStyle w:val="Heading6"/>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A566451"/>
    <w:multiLevelType w:val="multilevel"/>
    <w:tmpl w:val="2AE85F08"/>
    <w:lvl w:ilvl="0">
      <w:start w:val="1"/>
      <w:numFmt w:val="decimal"/>
      <w:pStyle w:val="Heading1"/>
      <w:lvlText w:val="%1."/>
      <w:lvlJc w:val="left"/>
      <w:pPr>
        <w:ind w:left="24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noProof w:val="0"/>
        <w:vanish w:val="0"/>
        <w:color w:val="000000"/>
        <w:spacing w:val="0"/>
        <w:kern w:val="0"/>
        <w:position w:val="0"/>
        <w:sz w:val="32"/>
        <w:szCs w:val="32"/>
        <w:u w:val="none"/>
        <w:vertAlign w:val="baseline"/>
        <w:em w:val="none"/>
      </w:rPr>
    </w:lvl>
    <w:lvl w:ilvl="2">
      <w:start w:val="1"/>
      <w:numFmt w:val="decimal"/>
      <w:pStyle w:val="Heading3"/>
      <w:lvlText w:val="%1.%2.%3."/>
      <w:lvlJc w:val="left"/>
      <w:pPr>
        <w:ind w:left="504" w:hanging="504"/>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ind w:left="828" w:hanging="648"/>
      </w:pPr>
      <w:rPr>
        <w:rFonts w:hint="default" w:ascii="Arial" w:hAnsi="Arial" w:cs="Arial"/>
      </w:rPr>
    </w:lvl>
    <w:lvl w:ilvl="4">
      <w:start w:val="1"/>
      <w:numFmt w:val="decimal"/>
      <w:lvlRestart w:val="0"/>
      <w:pStyle w:val="Heading5"/>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31150A4"/>
    <w:multiLevelType w:val="hybridMultilevel"/>
    <w:tmpl w:val="F6A497E6"/>
    <w:lvl w:ilvl="0" w:tplc="25AE062E">
      <w:start w:val="1"/>
      <w:numFmt w:val="bullet"/>
      <w:pStyle w:val="List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7CB2643"/>
    <w:multiLevelType w:val="hybridMultilevel"/>
    <w:tmpl w:val="018827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D7E4278"/>
    <w:multiLevelType w:val="hybridMultilevel"/>
    <w:tmpl w:val="BFE0A7CE"/>
    <w:lvl w:ilvl="0" w:tplc="BB02C3D8">
      <w:start w:val="1"/>
      <w:numFmt w:val="bullet"/>
      <w:pStyle w:val="textbullet"/>
      <w:lvlText w:val=""/>
      <w:lvlJc w:val="left"/>
      <w:pPr>
        <w:ind w:left="2347" w:hanging="360"/>
      </w:pPr>
      <w:rPr>
        <w:rFonts w:hint="default" w:ascii="Symbol" w:hAnsi="Symbol"/>
      </w:rPr>
    </w:lvl>
    <w:lvl w:ilvl="1" w:tplc="F0F0BC52" w:tentative="1">
      <w:start w:val="1"/>
      <w:numFmt w:val="bullet"/>
      <w:lvlText w:val="o"/>
      <w:lvlJc w:val="left"/>
      <w:pPr>
        <w:ind w:left="3067" w:hanging="360"/>
      </w:pPr>
      <w:rPr>
        <w:rFonts w:hint="default" w:ascii="Courier New" w:hAnsi="Courier New" w:cs="Courier New"/>
      </w:rPr>
    </w:lvl>
    <w:lvl w:ilvl="2" w:tplc="2C7A920E" w:tentative="1">
      <w:start w:val="1"/>
      <w:numFmt w:val="bullet"/>
      <w:lvlText w:val=""/>
      <w:lvlJc w:val="left"/>
      <w:pPr>
        <w:ind w:left="3787" w:hanging="360"/>
      </w:pPr>
      <w:rPr>
        <w:rFonts w:hint="default" w:ascii="Wingdings" w:hAnsi="Wingdings"/>
      </w:rPr>
    </w:lvl>
    <w:lvl w:ilvl="3" w:tplc="874CF662" w:tentative="1">
      <w:start w:val="1"/>
      <w:numFmt w:val="bullet"/>
      <w:lvlText w:val=""/>
      <w:lvlJc w:val="left"/>
      <w:pPr>
        <w:ind w:left="4507" w:hanging="360"/>
      </w:pPr>
      <w:rPr>
        <w:rFonts w:hint="default" w:ascii="Symbol" w:hAnsi="Symbol"/>
      </w:rPr>
    </w:lvl>
    <w:lvl w:ilvl="4" w:tplc="C63461D8" w:tentative="1">
      <w:start w:val="1"/>
      <w:numFmt w:val="bullet"/>
      <w:lvlText w:val="o"/>
      <w:lvlJc w:val="left"/>
      <w:pPr>
        <w:ind w:left="5227" w:hanging="360"/>
      </w:pPr>
      <w:rPr>
        <w:rFonts w:hint="default" w:ascii="Courier New" w:hAnsi="Courier New" w:cs="Courier New"/>
      </w:rPr>
    </w:lvl>
    <w:lvl w:ilvl="5" w:tplc="F834A9B8" w:tentative="1">
      <w:start w:val="1"/>
      <w:numFmt w:val="bullet"/>
      <w:lvlText w:val=""/>
      <w:lvlJc w:val="left"/>
      <w:pPr>
        <w:ind w:left="5947" w:hanging="360"/>
      </w:pPr>
      <w:rPr>
        <w:rFonts w:hint="default" w:ascii="Wingdings" w:hAnsi="Wingdings"/>
      </w:rPr>
    </w:lvl>
    <w:lvl w:ilvl="6" w:tplc="75B29860" w:tentative="1">
      <w:start w:val="1"/>
      <w:numFmt w:val="bullet"/>
      <w:lvlText w:val=""/>
      <w:lvlJc w:val="left"/>
      <w:pPr>
        <w:ind w:left="6667" w:hanging="360"/>
      </w:pPr>
      <w:rPr>
        <w:rFonts w:hint="default" w:ascii="Symbol" w:hAnsi="Symbol"/>
      </w:rPr>
    </w:lvl>
    <w:lvl w:ilvl="7" w:tplc="284EA1E6" w:tentative="1">
      <w:start w:val="1"/>
      <w:numFmt w:val="bullet"/>
      <w:lvlText w:val="o"/>
      <w:lvlJc w:val="left"/>
      <w:pPr>
        <w:ind w:left="7387" w:hanging="360"/>
      </w:pPr>
      <w:rPr>
        <w:rFonts w:hint="default" w:ascii="Courier New" w:hAnsi="Courier New" w:cs="Courier New"/>
      </w:rPr>
    </w:lvl>
    <w:lvl w:ilvl="8" w:tplc="8CD08298" w:tentative="1">
      <w:start w:val="1"/>
      <w:numFmt w:val="bullet"/>
      <w:lvlText w:val=""/>
      <w:lvlJc w:val="left"/>
      <w:pPr>
        <w:ind w:left="8107" w:hanging="360"/>
      </w:pPr>
      <w:rPr>
        <w:rFonts w:hint="default" w:ascii="Wingdings" w:hAnsi="Wingdings"/>
      </w:rPr>
    </w:lvl>
  </w:abstractNum>
  <w:abstractNum w:abstractNumId="17" w15:restartNumberingAfterBreak="0">
    <w:nsid w:val="6E1A35CB"/>
    <w:multiLevelType w:val="hybridMultilevel"/>
    <w:tmpl w:val="B7F4A5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F182A87"/>
    <w:multiLevelType w:val="hybridMultilevel"/>
    <w:tmpl w:val="57642176"/>
    <w:lvl w:ilvl="0" w:tplc="35C2E35E">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75367330"/>
    <w:multiLevelType w:val="hybridMultilevel"/>
    <w:tmpl w:val="2D0227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8C20D1E"/>
    <w:multiLevelType w:val="hybridMultilevel"/>
    <w:tmpl w:val="BA76DD5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7AAB3AEC"/>
    <w:multiLevelType w:val="hybridMultilevel"/>
    <w:tmpl w:val="75C2F700"/>
    <w:lvl w:ilvl="0" w:tplc="04090001">
      <w:start w:val="1"/>
      <w:numFmt w:val="bullet"/>
      <w:lvlText w:val=""/>
      <w:lvlJc w:val="left"/>
      <w:pPr>
        <w:ind w:left="774" w:hanging="360"/>
      </w:pPr>
      <w:rPr>
        <w:rFonts w:hint="default" w:ascii="Symbol" w:hAnsi="Symbol"/>
      </w:rPr>
    </w:lvl>
    <w:lvl w:ilvl="1" w:tplc="04090003" w:tentative="1">
      <w:start w:val="1"/>
      <w:numFmt w:val="bullet"/>
      <w:lvlText w:val="o"/>
      <w:lvlJc w:val="left"/>
      <w:pPr>
        <w:ind w:left="1494" w:hanging="360"/>
      </w:pPr>
      <w:rPr>
        <w:rFonts w:hint="default" w:ascii="Courier New" w:hAnsi="Courier New" w:cs="Courier New"/>
      </w:rPr>
    </w:lvl>
    <w:lvl w:ilvl="2" w:tplc="04090005" w:tentative="1">
      <w:start w:val="1"/>
      <w:numFmt w:val="bullet"/>
      <w:lvlText w:val=""/>
      <w:lvlJc w:val="left"/>
      <w:pPr>
        <w:ind w:left="2214" w:hanging="360"/>
      </w:pPr>
      <w:rPr>
        <w:rFonts w:hint="default" w:ascii="Wingdings" w:hAnsi="Wingdings"/>
      </w:rPr>
    </w:lvl>
    <w:lvl w:ilvl="3" w:tplc="04090001" w:tentative="1">
      <w:start w:val="1"/>
      <w:numFmt w:val="bullet"/>
      <w:lvlText w:val=""/>
      <w:lvlJc w:val="left"/>
      <w:pPr>
        <w:ind w:left="2934" w:hanging="360"/>
      </w:pPr>
      <w:rPr>
        <w:rFonts w:hint="default" w:ascii="Symbol" w:hAnsi="Symbol"/>
      </w:rPr>
    </w:lvl>
    <w:lvl w:ilvl="4" w:tplc="04090003" w:tentative="1">
      <w:start w:val="1"/>
      <w:numFmt w:val="bullet"/>
      <w:lvlText w:val="o"/>
      <w:lvlJc w:val="left"/>
      <w:pPr>
        <w:ind w:left="3654" w:hanging="360"/>
      </w:pPr>
      <w:rPr>
        <w:rFonts w:hint="default" w:ascii="Courier New" w:hAnsi="Courier New" w:cs="Courier New"/>
      </w:rPr>
    </w:lvl>
    <w:lvl w:ilvl="5" w:tplc="04090005" w:tentative="1">
      <w:start w:val="1"/>
      <w:numFmt w:val="bullet"/>
      <w:lvlText w:val=""/>
      <w:lvlJc w:val="left"/>
      <w:pPr>
        <w:ind w:left="4374" w:hanging="360"/>
      </w:pPr>
      <w:rPr>
        <w:rFonts w:hint="default" w:ascii="Wingdings" w:hAnsi="Wingdings"/>
      </w:rPr>
    </w:lvl>
    <w:lvl w:ilvl="6" w:tplc="04090001" w:tentative="1">
      <w:start w:val="1"/>
      <w:numFmt w:val="bullet"/>
      <w:lvlText w:val=""/>
      <w:lvlJc w:val="left"/>
      <w:pPr>
        <w:ind w:left="5094" w:hanging="360"/>
      </w:pPr>
      <w:rPr>
        <w:rFonts w:hint="default" w:ascii="Symbol" w:hAnsi="Symbol"/>
      </w:rPr>
    </w:lvl>
    <w:lvl w:ilvl="7" w:tplc="04090003" w:tentative="1">
      <w:start w:val="1"/>
      <w:numFmt w:val="bullet"/>
      <w:lvlText w:val="o"/>
      <w:lvlJc w:val="left"/>
      <w:pPr>
        <w:ind w:left="5814" w:hanging="360"/>
      </w:pPr>
      <w:rPr>
        <w:rFonts w:hint="default" w:ascii="Courier New" w:hAnsi="Courier New" w:cs="Courier New"/>
      </w:rPr>
    </w:lvl>
    <w:lvl w:ilvl="8" w:tplc="04090005" w:tentative="1">
      <w:start w:val="1"/>
      <w:numFmt w:val="bullet"/>
      <w:lvlText w:val=""/>
      <w:lvlJc w:val="left"/>
      <w:pPr>
        <w:ind w:left="6534" w:hanging="360"/>
      </w:pPr>
      <w:rPr>
        <w:rFonts w:hint="default" w:ascii="Wingdings" w:hAnsi="Wingdings"/>
      </w:rPr>
    </w:lvl>
  </w:abstractNum>
  <w:abstractNum w:abstractNumId="22" w15:restartNumberingAfterBreak="0">
    <w:nsid w:val="7F5526CF"/>
    <w:multiLevelType w:val="hybridMultilevel"/>
    <w:tmpl w:val="65084740"/>
    <w:lvl w:ilvl="0" w:tplc="3CFAC60C">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num w:numId="1">
    <w:abstractNumId w:val="18"/>
  </w:num>
  <w:num w:numId="2">
    <w:abstractNumId w:val="5"/>
  </w:num>
  <w:num w:numId="3">
    <w:abstractNumId w:val="3"/>
  </w:num>
  <w:num w:numId="4">
    <w:abstractNumId w:val="4"/>
  </w:num>
  <w:num w:numId="5">
    <w:abstractNumId w:val="13"/>
  </w:num>
  <w:num w:numId="6">
    <w:abstractNumId w:val="12"/>
  </w:num>
  <w:num w:numId="7">
    <w:abstractNumId w:val="16"/>
  </w:num>
  <w:num w:numId="8">
    <w:abstractNumId w:val="11"/>
  </w:num>
  <w:num w:numId="9">
    <w:abstractNumId w:val="1"/>
  </w:num>
  <w:num w:numId="10">
    <w:abstractNumId w:val="6"/>
  </w:num>
  <w:num w:numId="11">
    <w:abstractNumId w:val="20"/>
  </w:num>
  <w:num w:numId="12">
    <w:abstractNumId w:val="10"/>
  </w:num>
  <w:num w:numId="13">
    <w:abstractNumId w:val="8"/>
  </w:num>
  <w:num w:numId="14">
    <w:abstractNumId w:val="22"/>
  </w:num>
  <w:num w:numId="15">
    <w:abstractNumId w:val="19"/>
  </w:num>
  <w:num w:numId="16">
    <w:abstractNumId w:val="9"/>
  </w:num>
  <w:num w:numId="17">
    <w:abstractNumId w:val="17"/>
  </w:num>
  <w:num w:numId="18">
    <w:abstractNumId w:val="21"/>
  </w:num>
  <w:num w:numId="19">
    <w:abstractNumId w:val="2"/>
  </w:num>
  <w:num w:numId="20">
    <w:abstractNumId w:val="13"/>
  </w:num>
  <w:num w:numId="21">
    <w:abstractNumId w:val="7"/>
  </w:num>
  <w:num w:numId="22">
    <w:abstractNumId w:val="14"/>
  </w:num>
  <w:num w:numId="23">
    <w:abstractNumId w:val="0"/>
  </w:num>
  <w:num w:numId="24">
    <w:abstractNumId w:val="1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rnier, Canelia A. (Oxley)">
    <w15:presenceInfo w15:providerId="AD" w15:userId="S-1-5-21-1814438218-152777602-930774774-48727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printFractionalCharacterWidth/>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doNotHyphenateCaps/>
  <w:evenAndOddHeaders/>
  <w:drawingGridHorizontalSpacing w:val="120"/>
  <w:drawingGridVerticalSpacing w:val="120"/>
  <w:displayHorizontalDrawingGridEvery w:val="2"/>
  <w:displayVerticalDrawingGridEvery w:val="0"/>
  <w:doNotShadeFormData/>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099"/>
    <w:rsid w:val="00003083"/>
    <w:rsid w:val="00003C06"/>
    <w:rsid w:val="00004EB3"/>
    <w:rsid w:val="00006551"/>
    <w:rsid w:val="000101B9"/>
    <w:rsid w:val="00010A02"/>
    <w:rsid w:val="0001176B"/>
    <w:rsid w:val="00012CF5"/>
    <w:rsid w:val="0001414B"/>
    <w:rsid w:val="00014722"/>
    <w:rsid w:val="000148B9"/>
    <w:rsid w:val="00015364"/>
    <w:rsid w:val="000164BB"/>
    <w:rsid w:val="00022B2A"/>
    <w:rsid w:val="00023737"/>
    <w:rsid w:val="00024109"/>
    <w:rsid w:val="00026713"/>
    <w:rsid w:val="000274D8"/>
    <w:rsid w:val="00031B69"/>
    <w:rsid w:val="00031C96"/>
    <w:rsid w:val="000324E2"/>
    <w:rsid w:val="00032786"/>
    <w:rsid w:val="00033FC6"/>
    <w:rsid w:val="00034159"/>
    <w:rsid w:val="0003583D"/>
    <w:rsid w:val="000408C3"/>
    <w:rsid w:val="00041E97"/>
    <w:rsid w:val="00041FC3"/>
    <w:rsid w:val="00042225"/>
    <w:rsid w:val="00042B1E"/>
    <w:rsid w:val="00042D3F"/>
    <w:rsid w:val="00044262"/>
    <w:rsid w:val="00045A23"/>
    <w:rsid w:val="0004637E"/>
    <w:rsid w:val="00050E36"/>
    <w:rsid w:val="00051902"/>
    <w:rsid w:val="00051DBA"/>
    <w:rsid w:val="000528F2"/>
    <w:rsid w:val="00053682"/>
    <w:rsid w:val="00054262"/>
    <w:rsid w:val="000551B8"/>
    <w:rsid w:val="00056ECC"/>
    <w:rsid w:val="00062204"/>
    <w:rsid w:val="000645E7"/>
    <w:rsid w:val="00064848"/>
    <w:rsid w:val="00064B08"/>
    <w:rsid w:val="00065CB3"/>
    <w:rsid w:val="00065E9E"/>
    <w:rsid w:val="00066C3A"/>
    <w:rsid w:val="000672FC"/>
    <w:rsid w:val="000721C2"/>
    <w:rsid w:val="0007221E"/>
    <w:rsid w:val="000729CD"/>
    <w:rsid w:val="00072C6A"/>
    <w:rsid w:val="000734EA"/>
    <w:rsid w:val="000736C4"/>
    <w:rsid w:val="00073948"/>
    <w:rsid w:val="00074FE6"/>
    <w:rsid w:val="00076257"/>
    <w:rsid w:val="00076F98"/>
    <w:rsid w:val="00081FAA"/>
    <w:rsid w:val="0008425C"/>
    <w:rsid w:val="00085A99"/>
    <w:rsid w:val="0008636E"/>
    <w:rsid w:val="0008686C"/>
    <w:rsid w:val="00087C17"/>
    <w:rsid w:val="00090295"/>
    <w:rsid w:val="00092717"/>
    <w:rsid w:val="00093D42"/>
    <w:rsid w:val="000A11CE"/>
    <w:rsid w:val="000A136B"/>
    <w:rsid w:val="000A62F7"/>
    <w:rsid w:val="000A651A"/>
    <w:rsid w:val="000A66DD"/>
    <w:rsid w:val="000A679E"/>
    <w:rsid w:val="000A78FA"/>
    <w:rsid w:val="000B0204"/>
    <w:rsid w:val="000B0F2B"/>
    <w:rsid w:val="000B13F0"/>
    <w:rsid w:val="000B153E"/>
    <w:rsid w:val="000B2663"/>
    <w:rsid w:val="000B292F"/>
    <w:rsid w:val="000B60E1"/>
    <w:rsid w:val="000B75B5"/>
    <w:rsid w:val="000B77FF"/>
    <w:rsid w:val="000C0584"/>
    <w:rsid w:val="000C0A0C"/>
    <w:rsid w:val="000C0B40"/>
    <w:rsid w:val="000C0E36"/>
    <w:rsid w:val="000C1DA0"/>
    <w:rsid w:val="000C278C"/>
    <w:rsid w:val="000C38FC"/>
    <w:rsid w:val="000C3E9E"/>
    <w:rsid w:val="000C4639"/>
    <w:rsid w:val="000C4865"/>
    <w:rsid w:val="000C7681"/>
    <w:rsid w:val="000D0B5F"/>
    <w:rsid w:val="000D1408"/>
    <w:rsid w:val="000D2237"/>
    <w:rsid w:val="000D37FE"/>
    <w:rsid w:val="000D4BE8"/>
    <w:rsid w:val="000D5542"/>
    <w:rsid w:val="000D56C0"/>
    <w:rsid w:val="000D5AA9"/>
    <w:rsid w:val="000D60D0"/>
    <w:rsid w:val="000D6307"/>
    <w:rsid w:val="000D6919"/>
    <w:rsid w:val="000D6F36"/>
    <w:rsid w:val="000E09E4"/>
    <w:rsid w:val="000E2788"/>
    <w:rsid w:val="000E33C3"/>
    <w:rsid w:val="000E4B67"/>
    <w:rsid w:val="000E5CEC"/>
    <w:rsid w:val="000E6EE5"/>
    <w:rsid w:val="000E77EA"/>
    <w:rsid w:val="000E78A6"/>
    <w:rsid w:val="000E7C22"/>
    <w:rsid w:val="000F0BC7"/>
    <w:rsid w:val="000F3880"/>
    <w:rsid w:val="000F3ADC"/>
    <w:rsid w:val="000F4CE4"/>
    <w:rsid w:val="000F4FE5"/>
    <w:rsid w:val="000F5289"/>
    <w:rsid w:val="000F52BD"/>
    <w:rsid w:val="000F52FB"/>
    <w:rsid w:val="001004DF"/>
    <w:rsid w:val="00102DC1"/>
    <w:rsid w:val="00102FE4"/>
    <w:rsid w:val="00103414"/>
    <w:rsid w:val="001067F1"/>
    <w:rsid w:val="001070E6"/>
    <w:rsid w:val="00111DC1"/>
    <w:rsid w:val="001127DF"/>
    <w:rsid w:val="00114BCE"/>
    <w:rsid w:val="00115665"/>
    <w:rsid w:val="0011597C"/>
    <w:rsid w:val="0011643F"/>
    <w:rsid w:val="00116D19"/>
    <w:rsid w:val="00121ECA"/>
    <w:rsid w:val="00123006"/>
    <w:rsid w:val="00123468"/>
    <w:rsid w:val="00123B2C"/>
    <w:rsid w:val="00127AD3"/>
    <w:rsid w:val="001328ED"/>
    <w:rsid w:val="00133660"/>
    <w:rsid w:val="00133B01"/>
    <w:rsid w:val="00134E1C"/>
    <w:rsid w:val="001375D1"/>
    <w:rsid w:val="00137E0E"/>
    <w:rsid w:val="001403AC"/>
    <w:rsid w:val="00140B02"/>
    <w:rsid w:val="00142C8C"/>
    <w:rsid w:val="00143197"/>
    <w:rsid w:val="00144388"/>
    <w:rsid w:val="00144BD6"/>
    <w:rsid w:val="001476D7"/>
    <w:rsid w:val="00150458"/>
    <w:rsid w:val="00151C7A"/>
    <w:rsid w:val="00152808"/>
    <w:rsid w:val="001537C7"/>
    <w:rsid w:val="001574F7"/>
    <w:rsid w:val="00161803"/>
    <w:rsid w:val="00164D48"/>
    <w:rsid w:val="001655B4"/>
    <w:rsid w:val="00166729"/>
    <w:rsid w:val="00170306"/>
    <w:rsid w:val="001709CF"/>
    <w:rsid w:val="00170B80"/>
    <w:rsid w:val="00170DAD"/>
    <w:rsid w:val="001726CC"/>
    <w:rsid w:val="001732DA"/>
    <w:rsid w:val="00173DC8"/>
    <w:rsid w:val="00176506"/>
    <w:rsid w:val="00181497"/>
    <w:rsid w:val="0018181B"/>
    <w:rsid w:val="00181BF0"/>
    <w:rsid w:val="00182F25"/>
    <w:rsid w:val="0018373E"/>
    <w:rsid w:val="00183775"/>
    <w:rsid w:val="001838DF"/>
    <w:rsid w:val="00185079"/>
    <w:rsid w:val="001850C7"/>
    <w:rsid w:val="0018790C"/>
    <w:rsid w:val="00187E77"/>
    <w:rsid w:val="001925D0"/>
    <w:rsid w:val="001935CE"/>
    <w:rsid w:val="00193EE5"/>
    <w:rsid w:val="0019682D"/>
    <w:rsid w:val="001A000C"/>
    <w:rsid w:val="001A1920"/>
    <w:rsid w:val="001A2111"/>
    <w:rsid w:val="001A28E2"/>
    <w:rsid w:val="001A308D"/>
    <w:rsid w:val="001A3E55"/>
    <w:rsid w:val="001A4116"/>
    <w:rsid w:val="001B15B6"/>
    <w:rsid w:val="001B222C"/>
    <w:rsid w:val="001B246F"/>
    <w:rsid w:val="001B31E2"/>
    <w:rsid w:val="001B3C44"/>
    <w:rsid w:val="001B50BA"/>
    <w:rsid w:val="001B5D94"/>
    <w:rsid w:val="001B656B"/>
    <w:rsid w:val="001B67D2"/>
    <w:rsid w:val="001C1A1B"/>
    <w:rsid w:val="001C2202"/>
    <w:rsid w:val="001C2471"/>
    <w:rsid w:val="001C48CD"/>
    <w:rsid w:val="001C4D1D"/>
    <w:rsid w:val="001C5074"/>
    <w:rsid w:val="001C611F"/>
    <w:rsid w:val="001C66F5"/>
    <w:rsid w:val="001C6EC4"/>
    <w:rsid w:val="001C7F38"/>
    <w:rsid w:val="001D02F7"/>
    <w:rsid w:val="001D2556"/>
    <w:rsid w:val="001D2BF2"/>
    <w:rsid w:val="001D33B5"/>
    <w:rsid w:val="001D4771"/>
    <w:rsid w:val="001D5993"/>
    <w:rsid w:val="001D5AC1"/>
    <w:rsid w:val="001D61D3"/>
    <w:rsid w:val="001E04AF"/>
    <w:rsid w:val="001E2A5C"/>
    <w:rsid w:val="001E4A4E"/>
    <w:rsid w:val="001E5D6E"/>
    <w:rsid w:val="001E5E12"/>
    <w:rsid w:val="001E7839"/>
    <w:rsid w:val="001F0EA6"/>
    <w:rsid w:val="001F1830"/>
    <w:rsid w:val="001F2079"/>
    <w:rsid w:val="001F3430"/>
    <w:rsid w:val="001F34DC"/>
    <w:rsid w:val="001F3DCE"/>
    <w:rsid w:val="001F48A4"/>
    <w:rsid w:val="001F77FF"/>
    <w:rsid w:val="001F79B0"/>
    <w:rsid w:val="00200C38"/>
    <w:rsid w:val="00200E58"/>
    <w:rsid w:val="00202C00"/>
    <w:rsid w:val="00203277"/>
    <w:rsid w:val="0020428B"/>
    <w:rsid w:val="00206FE8"/>
    <w:rsid w:val="002078D5"/>
    <w:rsid w:val="002122C7"/>
    <w:rsid w:val="00212E5E"/>
    <w:rsid w:val="00213C7F"/>
    <w:rsid w:val="00214FDB"/>
    <w:rsid w:val="00215FA4"/>
    <w:rsid w:val="00216325"/>
    <w:rsid w:val="00216628"/>
    <w:rsid w:val="00220D3F"/>
    <w:rsid w:val="002214B6"/>
    <w:rsid w:val="0022523F"/>
    <w:rsid w:val="0022574E"/>
    <w:rsid w:val="002267C0"/>
    <w:rsid w:val="0023013B"/>
    <w:rsid w:val="00230EBC"/>
    <w:rsid w:val="00232BBA"/>
    <w:rsid w:val="00232CBC"/>
    <w:rsid w:val="00234CB6"/>
    <w:rsid w:val="00235D2B"/>
    <w:rsid w:val="00236C32"/>
    <w:rsid w:val="00237823"/>
    <w:rsid w:val="00241A3E"/>
    <w:rsid w:val="0024284D"/>
    <w:rsid w:val="002429A2"/>
    <w:rsid w:val="00243377"/>
    <w:rsid w:val="002447CA"/>
    <w:rsid w:val="00245E27"/>
    <w:rsid w:val="00246F51"/>
    <w:rsid w:val="002518E9"/>
    <w:rsid w:val="002542B0"/>
    <w:rsid w:val="00255001"/>
    <w:rsid w:val="0025538A"/>
    <w:rsid w:val="00255D23"/>
    <w:rsid w:val="00256E57"/>
    <w:rsid w:val="0025751F"/>
    <w:rsid w:val="00257F80"/>
    <w:rsid w:val="00260185"/>
    <w:rsid w:val="00261036"/>
    <w:rsid w:val="002622A2"/>
    <w:rsid w:val="00263F0C"/>
    <w:rsid w:val="002646B8"/>
    <w:rsid w:val="0026565E"/>
    <w:rsid w:val="00265D1C"/>
    <w:rsid w:val="00265F4C"/>
    <w:rsid w:val="00266215"/>
    <w:rsid w:val="002664D0"/>
    <w:rsid w:val="0026679D"/>
    <w:rsid w:val="002675BF"/>
    <w:rsid w:val="002718F2"/>
    <w:rsid w:val="00271EE2"/>
    <w:rsid w:val="00272177"/>
    <w:rsid w:val="002728C9"/>
    <w:rsid w:val="002734F4"/>
    <w:rsid w:val="00273B0C"/>
    <w:rsid w:val="00274648"/>
    <w:rsid w:val="0027540F"/>
    <w:rsid w:val="00275FC7"/>
    <w:rsid w:val="00276F2B"/>
    <w:rsid w:val="00277EC4"/>
    <w:rsid w:val="00280F96"/>
    <w:rsid w:val="0028322E"/>
    <w:rsid w:val="00284730"/>
    <w:rsid w:val="00285B11"/>
    <w:rsid w:val="00285B48"/>
    <w:rsid w:val="002873F9"/>
    <w:rsid w:val="0028782D"/>
    <w:rsid w:val="002910AA"/>
    <w:rsid w:val="00291AA6"/>
    <w:rsid w:val="00294FA9"/>
    <w:rsid w:val="00295A79"/>
    <w:rsid w:val="0029645B"/>
    <w:rsid w:val="002A0DF7"/>
    <w:rsid w:val="002A172C"/>
    <w:rsid w:val="002A3C57"/>
    <w:rsid w:val="002A4BC3"/>
    <w:rsid w:val="002A68CA"/>
    <w:rsid w:val="002A6C10"/>
    <w:rsid w:val="002B042E"/>
    <w:rsid w:val="002B18A3"/>
    <w:rsid w:val="002B1A4F"/>
    <w:rsid w:val="002B3918"/>
    <w:rsid w:val="002B4AB3"/>
    <w:rsid w:val="002B4CDA"/>
    <w:rsid w:val="002B4E54"/>
    <w:rsid w:val="002B619E"/>
    <w:rsid w:val="002B6BE2"/>
    <w:rsid w:val="002B7161"/>
    <w:rsid w:val="002B7360"/>
    <w:rsid w:val="002C09C9"/>
    <w:rsid w:val="002C0E4E"/>
    <w:rsid w:val="002C1989"/>
    <w:rsid w:val="002C3684"/>
    <w:rsid w:val="002C3E6B"/>
    <w:rsid w:val="002C5FED"/>
    <w:rsid w:val="002C643D"/>
    <w:rsid w:val="002D0588"/>
    <w:rsid w:val="002D24BD"/>
    <w:rsid w:val="002D2E55"/>
    <w:rsid w:val="002D3D21"/>
    <w:rsid w:val="002D4396"/>
    <w:rsid w:val="002D64A8"/>
    <w:rsid w:val="002E0846"/>
    <w:rsid w:val="002E0FF1"/>
    <w:rsid w:val="002E1D1A"/>
    <w:rsid w:val="002E2B92"/>
    <w:rsid w:val="002E6184"/>
    <w:rsid w:val="002F2FC4"/>
    <w:rsid w:val="002F3227"/>
    <w:rsid w:val="002F3BA6"/>
    <w:rsid w:val="002F3F20"/>
    <w:rsid w:val="002F4CD5"/>
    <w:rsid w:val="002F594D"/>
    <w:rsid w:val="002F5FC2"/>
    <w:rsid w:val="00301773"/>
    <w:rsid w:val="00301812"/>
    <w:rsid w:val="003019DA"/>
    <w:rsid w:val="00302CEF"/>
    <w:rsid w:val="00302D05"/>
    <w:rsid w:val="00302E32"/>
    <w:rsid w:val="0030333B"/>
    <w:rsid w:val="00303705"/>
    <w:rsid w:val="00303F65"/>
    <w:rsid w:val="003053C4"/>
    <w:rsid w:val="003057CC"/>
    <w:rsid w:val="00306D02"/>
    <w:rsid w:val="00307184"/>
    <w:rsid w:val="003118FE"/>
    <w:rsid w:val="00313FC9"/>
    <w:rsid w:val="00314314"/>
    <w:rsid w:val="00317823"/>
    <w:rsid w:val="00317FA4"/>
    <w:rsid w:val="0032187E"/>
    <w:rsid w:val="00322947"/>
    <w:rsid w:val="003229BD"/>
    <w:rsid w:val="00323A94"/>
    <w:rsid w:val="003240C3"/>
    <w:rsid w:val="00325AD2"/>
    <w:rsid w:val="00327E3A"/>
    <w:rsid w:val="00330ABF"/>
    <w:rsid w:val="0033187E"/>
    <w:rsid w:val="00332468"/>
    <w:rsid w:val="00334E5E"/>
    <w:rsid w:val="00335166"/>
    <w:rsid w:val="0033563B"/>
    <w:rsid w:val="00335D43"/>
    <w:rsid w:val="00337094"/>
    <w:rsid w:val="00340117"/>
    <w:rsid w:val="003414BD"/>
    <w:rsid w:val="00341B3F"/>
    <w:rsid w:val="00342FB7"/>
    <w:rsid w:val="00344D2C"/>
    <w:rsid w:val="00347134"/>
    <w:rsid w:val="0034719D"/>
    <w:rsid w:val="00347688"/>
    <w:rsid w:val="00347CA7"/>
    <w:rsid w:val="00347F3A"/>
    <w:rsid w:val="003521C7"/>
    <w:rsid w:val="0035258C"/>
    <w:rsid w:val="00353164"/>
    <w:rsid w:val="00353887"/>
    <w:rsid w:val="0035610F"/>
    <w:rsid w:val="00356BEC"/>
    <w:rsid w:val="00357705"/>
    <w:rsid w:val="00360FB2"/>
    <w:rsid w:val="00361351"/>
    <w:rsid w:val="003621E0"/>
    <w:rsid w:val="003621FC"/>
    <w:rsid w:val="0036419B"/>
    <w:rsid w:val="003649CC"/>
    <w:rsid w:val="00367A94"/>
    <w:rsid w:val="00370441"/>
    <w:rsid w:val="003709C3"/>
    <w:rsid w:val="00371204"/>
    <w:rsid w:val="00373530"/>
    <w:rsid w:val="003740CB"/>
    <w:rsid w:val="00374518"/>
    <w:rsid w:val="0037488A"/>
    <w:rsid w:val="003748E8"/>
    <w:rsid w:val="00374D4C"/>
    <w:rsid w:val="003762FD"/>
    <w:rsid w:val="00376886"/>
    <w:rsid w:val="00377FB0"/>
    <w:rsid w:val="0038024F"/>
    <w:rsid w:val="003804D3"/>
    <w:rsid w:val="003820C9"/>
    <w:rsid w:val="003830CE"/>
    <w:rsid w:val="003838BD"/>
    <w:rsid w:val="003844E3"/>
    <w:rsid w:val="00384BCD"/>
    <w:rsid w:val="003868EB"/>
    <w:rsid w:val="00386ADE"/>
    <w:rsid w:val="00387AB5"/>
    <w:rsid w:val="00387E0A"/>
    <w:rsid w:val="00390446"/>
    <w:rsid w:val="00390C60"/>
    <w:rsid w:val="00391711"/>
    <w:rsid w:val="00391A2A"/>
    <w:rsid w:val="00391E35"/>
    <w:rsid w:val="003925CF"/>
    <w:rsid w:val="003929A0"/>
    <w:rsid w:val="00393D08"/>
    <w:rsid w:val="003942B7"/>
    <w:rsid w:val="003942DD"/>
    <w:rsid w:val="00395D60"/>
    <w:rsid w:val="00397865"/>
    <w:rsid w:val="003A21C5"/>
    <w:rsid w:val="003A346B"/>
    <w:rsid w:val="003A70BD"/>
    <w:rsid w:val="003A7697"/>
    <w:rsid w:val="003B103F"/>
    <w:rsid w:val="003B295E"/>
    <w:rsid w:val="003B2AF1"/>
    <w:rsid w:val="003B544B"/>
    <w:rsid w:val="003B54D9"/>
    <w:rsid w:val="003B550C"/>
    <w:rsid w:val="003B580F"/>
    <w:rsid w:val="003B60C7"/>
    <w:rsid w:val="003B6FF4"/>
    <w:rsid w:val="003C0035"/>
    <w:rsid w:val="003C027E"/>
    <w:rsid w:val="003C0F5B"/>
    <w:rsid w:val="003C2215"/>
    <w:rsid w:val="003C28C8"/>
    <w:rsid w:val="003C3A0F"/>
    <w:rsid w:val="003C3D21"/>
    <w:rsid w:val="003C507E"/>
    <w:rsid w:val="003C511C"/>
    <w:rsid w:val="003C5209"/>
    <w:rsid w:val="003C5538"/>
    <w:rsid w:val="003C6F3F"/>
    <w:rsid w:val="003C7A2A"/>
    <w:rsid w:val="003D0635"/>
    <w:rsid w:val="003D0C62"/>
    <w:rsid w:val="003D2983"/>
    <w:rsid w:val="003D2DEF"/>
    <w:rsid w:val="003D367C"/>
    <w:rsid w:val="003D388A"/>
    <w:rsid w:val="003D3E2C"/>
    <w:rsid w:val="003D4443"/>
    <w:rsid w:val="003D5348"/>
    <w:rsid w:val="003D5A98"/>
    <w:rsid w:val="003D7FC9"/>
    <w:rsid w:val="003E5985"/>
    <w:rsid w:val="003F15A9"/>
    <w:rsid w:val="003F1863"/>
    <w:rsid w:val="003F25EA"/>
    <w:rsid w:val="003F41A7"/>
    <w:rsid w:val="003F5172"/>
    <w:rsid w:val="003F5696"/>
    <w:rsid w:val="003F69B9"/>
    <w:rsid w:val="003F6CDB"/>
    <w:rsid w:val="00401166"/>
    <w:rsid w:val="004015F1"/>
    <w:rsid w:val="004023BE"/>
    <w:rsid w:val="00404015"/>
    <w:rsid w:val="00404BAC"/>
    <w:rsid w:val="004055D4"/>
    <w:rsid w:val="00406BB1"/>
    <w:rsid w:val="00407A76"/>
    <w:rsid w:val="00410714"/>
    <w:rsid w:val="0041172A"/>
    <w:rsid w:val="00411E02"/>
    <w:rsid w:val="00412C3C"/>
    <w:rsid w:val="004143AE"/>
    <w:rsid w:val="00414607"/>
    <w:rsid w:val="0041461B"/>
    <w:rsid w:val="0041536A"/>
    <w:rsid w:val="00415495"/>
    <w:rsid w:val="004156D6"/>
    <w:rsid w:val="00415F03"/>
    <w:rsid w:val="004162A8"/>
    <w:rsid w:val="00416E89"/>
    <w:rsid w:val="00420BF4"/>
    <w:rsid w:val="004211C8"/>
    <w:rsid w:val="00421F48"/>
    <w:rsid w:val="00421FEA"/>
    <w:rsid w:val="004222C7"/>
    <w:rsid w:val="004235AB"/>
    <w:rsid w:val="00423AFE"/>
    <w:rsid w:val="004241C4"/>
    <w:rsid w:val="00425D8F"/>
    <w:rsid w:val="00427C9E"/>
    <w:rsid w:val="00430FD7"/>
    <w:rsid w:val="004324E2"/>
    <w:rsid w:val="00433B7A"/>
    <w:rsid w:val="00433D11"/>
    <w:rsid w:val="004346CC"/>
    <w:rsid w:val="00435308"/>
    <w:rsid w:val="004354F2"/>
    <w:rsid w:val="00436652"/>
    <w:rsid w:val="00436F12"/>
    <w:rsid w:val="004371CC"/>
    <w:rsid w:val="0043787B"/>
    <w:rsid w:val="00437C0E"/>
    <w:rsid w:val="004403FC"/>
    <w:rsid w:val="00441E4D"/>
    <w:rsid w:val="00442DFD"/>
    <w:rsid w:val="0044329C"/>
    <w:rsid w:val="00443922"/>
    <w:rsid w:val="004442AB"/>
    <w:rsid w:val="00445AFC"/>
    <w:rsid w:val="004465DB"/>
    <w:rsid w:val="00446D16"/>
    <w:rsid w:val="00446F3F"/>
    <w:rsid w:val="00447FC8"/>
    <w:rsid w:val="00451946"/>
    <w:rsid w:val="0045248D"/>
    <w:rsid w:val="004527C5"/>
    <w:rsid w:val="0045289B"/>
    <w:rsid w:val="004537C7"/>
    <w:rsid w:val="00454074"/>
    <w:rsid w:val="004577D3"/>
    <w:rsid w:val="0046062C"/>
    <w:rsid w:val="004618F1"/>
    <w:rsid w:val="00461B63"/>
    <w:rsid w:val="00463ADB"/>
    <w:rsid w:val="00465078"/>
    <w:rsid w:val="0046582E"/>
    <w:rsid w:val="00471BD2"/>
    <w:rsid w:val="00471C7F"/>
    <w:rsid w:val="004725C9"/>
    <w:rsid w:val="0047333D"/>
    <w:rsid w:val="0047363F"/>
    <w:rsid w:val="004739D6"/>
    <w:rsid w:val="00475BB4"/>
    <w:rsid w:val="00475D2F"/>
    <w:rsid w:val="0047670B"/>
    <w:rsid w:val="00476C3C"/>
    <w:rsid w:val="00480432"/>
    <w:rsid w:val="00482955"/>
    <w:rsid w:val="0048301D"/>
    <w:rsid w:val="00485CAE"/>
    <w:rsid w:val="0048614A"/>
    <w:rsid w:val="00486602"/>
    <w:rsid w:val="00487486"/>
    <w:rsid w:val="00487583"/>
    <w:rsid w:val="00487CD8"/>
    <w:rsid w:val="00490115"/>
    <w:rsid w:val="004908E0"/>
    <w:rsid w:val="00491613"/>
    <w:rsid w:val="00491732"/>
    <w:rsid w:val="004927DB"/>
    <w:rsid w:val="004962E6"/>
    <w:rsid w:val="004A05B7"/>
    <w:rsid w:val="004A182C"/>
    <w:rsid w:val="004A2467"/>
    <w:rsid w:val="004A2968"/>
    <w:rsid w:val="004A44A1"/>
    <w:rsid w:val="004B0309"/>
    <w:rsid w:val="004B1698"/>
    <w:rsid w:val="004B2631"/>
    <w:rsid w:val="004B2CDE"/>
    <w:rsid w:val="004B2EAF"/>
    <w:rsid w:val="004B51AB"/>
    <w:rsid w:val="004B5B90"/>
    <w:rsid w:val="004B5BD5"/>
    <w:rsid w:val="004B6A3A"/>
    <w:rsid w:val="004B764E"/>
    <w:rsid w:val="004C01E4"/>
    <w:rsid w:val="004C05B1"/>
    <w:rsid w:val="004C0A06"/>
    <w:rsid w:val="004C163E"/>
    <w:rsid w:val="004C1BD8"/>
    <w:rsid w:val="004C5421"/>
    <w:rsid w:val="004D0281"/>
    <w:rsid w:val="004D19BD"/>
    <w:rsid w:val="004D21F4"/>
    <w:rsid w:val="004D3010"/>
    <w:rsid w:val="004D4805"/>
    <w:rsid w:val="004D6055"/>
    <w:rsid w:val="004D6538"/>
    <w:rsid w:val="004E0FEC"/>
    <w:rsid w:val="004E1E6F"/>
    <w:rsid w:val="004E25DB"/>
    <w:rsid w:val="004E3370"/>
    <w:rsid w:val="004E3685"/>
    <w:rsid w:val="004E4ECF"/>
    <w:rsid w:val="004E76DC"/>
    <w:rsid w:val="004E7B1D"/>
    <w:rsid w:val="004F0244"/>
    <w:rsid w:val="004F072F"/>
    <w:rsid w:val="004F1355"/>
    <w:rsid w:val="004F2C08"/>
    <w:rsid w:val="004F340E"/>
    <w:rsid w:val="004F4AAB"/>
    <w:rsid w:val="004F4D6A"/>
    <w:rsid w:val="004F54C8"/>
    <w:rsid w:val="004F5657"/>
    <w:rsid w:val="004F7481"/>
    <w:rsid w:val="005008B6"/>
    <w:rsid w:val="00501070"/>
    <w:rsid w:val="00504200"/>
    <w:rsid w:val="00504A02"/>
    <w:rsid w:val="00504ACB"/>
    <w:rsid w:val="0050550D"/>
    <w:rsid w:val="005059D4"/>
    <w:rsid w:val="00506061"/>
    <w:rsid w:val="00506103"/>
    <w:rsid w:val="005100C1"/>
    <w:rsid w:val="00511831"/>
    <w:rsid w:val="00511CD9"/>
    <w:rsid w:val="00513100"/>
    <w:rsid w:val="005147F5"/>
    <w:rsid w:val="005154E7"/>
    <w:rsid w:val="00515C8B"/>
    <w:rsid w:val="00515D88"/>
    <w:rsid w:val="005164DB"/>
    <w:rsid w:val="00516636"/>
    <w:rsid w:val="005209DC"/>
    <w:rsid w:val="00520CE6"/>
    <w:rsid w:val="005224AB"/>
    <w:rsid w:val="00522669"/>
    <w:rsid w:val="005239D6"/>
    <w:rsid w:val="00524634"/>
    <w:rsid w:val="0052629B"/>
    <w:rsid w:val="00526E7A"/>
    <w:rsid w:val="005307FD"/>
    <w:rsid w:val="00530A77"/>
    <w:rsid w:val="00530DFA"/>
    <w:rsid w:val="00530F16"/>
    <w:rsid w:val="00531127"/>
    <w:rsid w:val="0053123D"/>
    <w:rsid w:val="00531BFF"/>
    <w:rsid w:val="00532723"/>
    <w:rsid w:val="00532F2E"/>
    <w:rsid w:val="005366E5"/>
    <w:rsid w:val="0053684E"/>
    <w:rsid w:val="00536E47"/>
    <w:rsid w:val="00540826"/>
    <w:rsid w:val="005413ED"/>
    <w:rsid w:val="005414CF"/>
    <w:rsid w:val="00541895"/>
    <w:rsid w:val="00542E6F"/>
    <w:rsid w:val="00545A52"/>
    <w:rsid w:val="0054663D"/>
    <w:rsid w:val="00546908"/>
    <w:rsid w:val="00546AE2"/>
    <w:rsid w:val="00547383"/>
    <w:rsid w:val="00551543"/>
    <w:rsid w:val="005516C0"/>
    <w:rsid w:val="00552506"/>
    <w:rsid w:val="0055323E"/>
    <w:rsid w:val="005539D9"/>
    <w:rsid w:val="0055483B"/>
    <w:rsid w:val="005549CC"/>
    <w:rsid w:val="0055541B"/>
    <w:rsid w:val="00555857"/>
    <w:rsid w:val="00555F00"/>
    <w:rsid w:val="00560225"/>
    <w:rsid w:val="00560F40"/>
    <w:rsid w:val="0056180E"/>
    <w:rsid w:val="0056187A"/>
    <w:rsid w:val="00561D85"/>
    <w:rsid w:val="00563213"/>
    <w:rsid w:val="005640F1"/>
    <w:rsid w:val="005646BA"/>
    <w:rsid w:val="00567AC3"/>
    <w:rsid w:val="00570490"/>
    <w:rsid w:val="00573DDB"/>
    <w:rsid w:val="0057594F"/>
    <w:rsid w:val="005768EC"/>
    <w:rsid w:val="00576934"/>
    <w:rsid w:val="00576ED5"/>
    <w:rsid w:val="005814A2"/>
    <w:rsid w:val="005815BB"/>
    <w:rsid w:val="005842A0"/>
    <w:rsid w:val="00585B0E"/>
    <w:rsid w:val="005865FD"/>
    <w:rsid w:val="0058696E"/>
    <w:rsid w:val="00592A58"/>
    <w:rsid w:val="0059473E"/>
    <w:rsid w:val="005949E2"/>
    <w:rsid w:val="00594FFE"/>
    <w:rsid w:val="0059784C"/>
    <w:rsid w:val="00597D91"/>
    <w:rsid w:val="005A014B"/>
    <w:rsid w:val="005A0BFE"/>
    <w:rsid w:val="005A1AE0"/>
    <w:rsid w:val="005A1C61"/>
    <w:rsid w:val="005A1F31"/>
    <w:rsid w:val="005A2112"/>
    <w:rsid w:val="005A4075"/>
    <w:rsid w:val="005A45FC"/>
    <w:rsid w:val="005A559E"/>
    <w:rsid w:val="005A5CED"/>
    <w:rsid w:val="005A5ED0"/>
    <w:rsid w:val="005A615B"/>
    <w:rsid w:val="005A66C6"/>
    <w:rsid w:val="005A68B8"/>
    <w:rsid w:val="005B04C0"/>
    <w:rsid w:val="005B27CD"/>
    <w:rsid w:val="005B2D2D"/>
    <w:rsid w:val="005B3423"/>
    <w:rsid w:val="005B56C3"/>
    <w:rsid w:val="005B72AE"/>
    <w:rsid w:val="005B7C0E"/>
    <w:rsid w:val="005C0739"/>
    <w:rsid w:val="005C0863"/>
    <w:rsid w:val="005C0A97"/>
    <w:rsid w:val="005C22E1"/>
    <w:rsid w:val="005C413C"/>
    <w:rsid w:val="005C5686"/>
    <w:rsid w:val="005C578C"/>
    <w:rsid w:val="005C7198"/>
    <w:rsid w:val="005D05D5"/>
    <w:rsid w:val="005D0F50"/>
    <w:rsid w:val="005D144C"/>
    <w:rsid w:val="005D1720"/>
    <w:rsid w:val="005D1E3E"/>
    <w:rsid w:val="005D2E11"/>
    <w:rsid w:val="005D2FB5"/>
    <w:rsid w:val="005D46E0"/>
    <w:rsid w:val="005D7E0B"/>
    <w:rsid w:val="005E1012"/>
    <w:rsid w:val="005E13D8"/>
    <w:rsid w:val="005E1BEB"/>
    <w:rsid w:val="005E2F7B"/>
    <w:rsid w:val="005E38B0"/>
    <w:rsid w:val="005E3F69"/>
    <w:rsid w:val="005E4E8D"/>
    <w:rsid w:val="005E6E8D"/>
    <w:rsid w:val="005E6EC6"/>
    <w:rsid w:val="005F0696"/>
    <w:rsid w:val="005F0E98"/>
    <w:rsid w:val="005F16A2"/>
    <w:rsid w:val="005F2F3F"/>
    <w:rsid w:val="005F3067"/>
    <w:rsid w:val="005F4164"/>
    <w:rsid w:val="005F5B9E"/>
    <w:rsid w:val="005F5D6F"/>
    <w:rsid w:val="005F5E8E"/>
    <w:rsid w:val="005F609F"/>
    <w:rsid w:val="005F6622"/>
    <w:rsid w:val="00600083"/>
    <w:rsid w:val="00602525"/>
    <w:rsid w:val="0060307F"/>
    <w:rsid w:val="00604A02"/>
    <w:rsid w:val="00605192"/>
    <w:rsid w:val="00605864"/>
    <w:rsid w:val="00605DB1"/>
    <w:rsid w:val="00607014"/>
    <w:rsid w:val="00610A2B"/>
    <w:rsid w:val="00610CA7"/>
    <w:rsid w:val="006113ED"/>
    <w:rsid w:val="00611FCC"/>
    <w:rsid w:val="00613745"/>
    <w:rsid w:val="00615323"/>
    <w:rsid w:val="00615603"/>
    <w:rsid w:val="006157C3"/>
    <w:rsid w:val="00615AD7"/>
    <w:rsid w:val="00616179"/>
    <w:rsid w:val="00617D42"/>
    <w:rsid w:val="00617F67"/>
    <w:rsid w:val="00622155"/>
    <w:rsid w:val="00622417"/>
    <w:rsid w:val="00622534"/>
    <w:rsid w:val="006237DC"/>
    <w:rsid w:val="00624C66"/>
    <w:rsid w:val="00625A52"/>
    <w:rsid w:val="00630056"/>
    <w:rsid w:val="00630C4F"/>
    <w:rsid w:val="00630C57"/>
    <w:rsid w:val="0063346C"/>
    <w:rsid w:val="00635E2C"/>
    <w:rsid w:val="006378C1"/>
    <w:rsid w:val="006407E9"/>
    <w:rsid w:val="00640BDC"/>
    <w:rsid w:val="00640FC5"/>
    <w:rsid w:val="006420DB"/>
    <w:rsid w:val="00645370"/>
    <w:rsid w:val="006459F0"/>
    <w:rsid w:val="006466E9"/>
    <w:rsid w:val="00647AAA"/>
    <w:rsid w:val="00647ED3"/>
    <w:rsid w:val="00650E2E"/>
    <w:rsid w:val="00652A8E"/>
    <w:rsid w:val="00654B5A"/>
    <w:rsid w:val="006558C9"/>
    <w:rsid w:val="00655928"/>
    <w:rsid w:val="00655CD5"/>
    <w:rsid w:val="006568D1"/>
    <w:rsid w:val="0065766A"/>
    <w:rsid w:val="00657B7D"/>
    <w:rsid w:val="006606E4"/>
    <w:rsid w:val="00660D3E"/>
    <w:rsid w:val="00660DD7"/>
    <w:rsid w:val="00661EC7"/>
    <w:rsid w:val="006627F7"/>
    <w:rsid w:val="0066608F"/>
    <w:rsid w:val="00667DCB"/>
    <w:rsid w:val="00670B37"/>
    <w:rsid w:val="006722A9"/>
    <w:rsid w:val="00673C7D"/>
    <w:rsid w:val="00674539"/>
    <w:rsid w:val="00674A5F"/>
    <w:rsid w:val="00676452"/>
    <w:rsid w:val="00677283"/>
    <w:rsid w:val="00677534"/>
    <w:rsid w:val="00677F50"/>
    <w:rsid w:val="00680165"/>
    <w:rsid w:val="00680743"/>
    <w:rsid w:val="00680C36"/>
    <w:rsid w:val="00680EA5"/>
    <w:rsid w:val="006832DE"/>
    <w:rsid w:val="006847F7"/>
    <w:rsid w:val="006871BA"/>
    <w:rsid w:val="006875A3"/>
    <w:rsid w:val="006877F3"/>
    <w:rsid w:val="006924F8"/>
    <w:rsid w:val="00693D50"/>
    <w:rsid w:val="006944FC"/>
    <w:rsid w:val="00694F75"/>
    <w:rsid w:val="00695306"/>
    <w:rsid w:val="00695B49"/>
    <w:rsid w:val="00697775"/>
    <w:rsid w:val="006A0A02"/>
    <w:rsid w:val="006A1361"/>
    <w:rsid w:val="006A2627"/>
    <w:rsid w:val="006A5B4A"/>
    <w:rsid w:val="006A64E3"/>
    <w:rsid w:val="006A681F"/>
    <w:rsid w:val="006B0F39"/>
    <w:rsid w:val="006B3882"/>
    <w:rsid w:val="006B794F"/>
    <w:rsid w:val="006C0431"/>
    <w:rsid w:val="006C0DF3"/>
    <w:rsid w:val="006C26EF"/>
    <w:rsid w:val="006C2AB7"/>
    <w:rsid w:val="006C2BC5"/>
    <w:rsid w:val="006C537B"/>
    <w:rsid w:val="006C583C"/>
    <w:rsid w:val="006C5F5E"/>
    <w:rsid w:val="006C5FB5"/>
    <w:rsid w:val="006C66D1"/>
    <w:rsid w:val="006C718A"/>
    <w:rsid w:val="006D1AF0"/>
    <w:rsid w:val="006D2499"/>
    <w:rsid w:val="006D2A3C"/>
    <w:rsid w:val="006D3413"/>
    <w:rsid w:val="006D349B"/>
    <w:rsid w:val="006D5A4E"/>
    <w:rsid w:val="006D5EB1"/>
    <w:rsid w:val="006D71A8"/>
    <w:rsid w:val="006E0172"/>
    <w:rsid w:val="006E18B0"/>
    <w:rsid w:val="006E1E88"/>
    <w:rsid w:val="006E27BB"/>
    <w:rsid w:val="006E2E67"/>
    <w:rsid w:val="006E34D3"/>
    <w:rsid w:val="006E4024"/>
    <w:rsid w:val="006E538E"/>
    <w:rsid w:val="006E5FF1"/>
    <w:rsid w:val="006E7A25"/>
    <w:rsid w:val="006F0A8D"/>
    <w:rsid w:val="006F1479"/>
    <w:rsid w:val="006F183A"/>
    <w:rsid w:val="006F326D"/>
    <w:rsid w:val="006F597F"/>
    <w:rsid w:val="0070067B"/>
    <w:rsid w:val="0070067D"/>
    <w:rsid w:val="0070067E"/>
    <w:rsid w:val="00700E97"/>
    <w:rsid w:val="007025BA"/>
    <w:rsid w:val="007029C0"/>
    <w:rsid w:val="0070353C"/>
    <w:rsid w:val="00704512"/>
    <w:rsid w:val="00705E18"/>
    <w:rsid w:val="007067CB"/>
    <w:rsid w:val="00706E2C"/>
    <w:rsid w:val="00706FEA"/>
    <w:rsid w:val="007072AE"/>
    <w:rsid w:val="00710CB2"/>
    <w:rsid w:val="0071343F"/>
    <w:rsid w:val="00714C6B"/>
    <w:rsid w:val="007154D5"/>
    <w:rsid w:val="00715C1F"/>
    <w:rsid w:val="00716EAE"/>
    <w:rsid w:val="00717E41"/>
    <w:rsid w:val="00721006"/>
    <w:rsid w:val="00722A9E"/>
    <w:rsid w:val="007235E0"/>
    <w:rsid w:val="00723FCE"/>
    <w:rsid w:val="007241AC"/>
    <w:rsid w:val="00725088"/>
    <w:rsid w:val="00725E20"/>
    <w:rsid w:val="00731749"/>
    <w:rsid w:val="00733616"/>
    <w:rsid w:val="007358D5"/>
    <w:rsid w:val="00736211"/>
    <w:rsid w:val="0073772A"/>
    <w:rsid w:val="00740278"/>
    <w:rsid w:val="00741754"/>
    <w:rsid w:val="00743E00"/>
    <w:rsid w:val="00744EFC"/>
    <w:rsid w:val="007510AA"/>
    <w:rsid w:val="007533C9"/>
    <w:rsid w:val="00754318"/>
    <w:rsid w:val="007554DC"/>
    <w:rsid w:val="007568BD"/>
    <w:rsid w:val="00761DC7"/>
    <w:rsid w:val="007620E0"/>
    <w:rsid w:val="00762635"/>
    <w:rsid w:val="007629C5"/>
    <w:rsid w:val="007629ED"/>
    <w:rsid w:val="00763EFC"/>
    <w:rsid w:val="00763F65"/>
    <w:rsid w:val="00767D85"/>
    <w:rsid w:val="00770090"/>
    <w:rsid w:val="00770147"/>
    <w:rsid w:val="00773713"/>
    <w:rsid w:val="007750DA"/>
    <w:rsid w:val="00775E97"/>
    <w:rsid w:val="007772B8"/>
    <w:rsid w:val="0077732C"/>
    <w:rsid w:val="00777436"/>
    <w:rsid w:val="00777848"/>
    <w:rsid w:val="007808A3"/>
    <w:rsid w:val="00781208"/>
    <w:rsid w:val="0078319D"/>
    <w:rsid w:val="0078376A"/>
    <w:rsid w:val="00783CDD"/>
    <w:rsid w:val="00784601"/>
    <w:rsid w:val="00784980"/>
    <w:rsid w:val="007870B3"/>
    <w:rsid w:val="007908FA"/>
    <w:rsid w:val="007912F2"/>
    <w:rsid w:val="00792218"/>
    <w:rsid w:val="00794B55"/>
    <w:rsid w:val="00794BF5"/>
    <w:rsid w:val="0079654F"/>
    <w:rsid w:val="0079659F"/>
    <w:rsid w:val="00797205"/>
    <w:rsid w:val="00797622"/>
    <w:rsid w:val="007A0263"/>
    <w:rsid w:val="007A0A15"/>
    <w:rsid w:val="007A1982"/>
    <w:rsid w:val="007A22C5"/>
    <w:rsid w:val="007A264A"/>
    <w:rsid w:val="007A4359"/>
    <w:rsid w:val="007B0338"/>
    <w:rsid w:val="007B1A48"/>
    <w:rsid w:val="007B1B4A"/>
    <w:rsid w:val="007B2B2D"/>
    <w:rsid w:val="007B398B"/>
    <w:rsid w:val="007B39C8"/>
    <w:rsid w:val="007B4E2E"/>
    <w:rsid w:val="007B53BC"/>
    <w:rsid w:val="007B7F23"/>
    <w:rsid w:val="007C035D"/>
    <w:rsid w:val="007C049F"/>
    <w:rsid w:val="007C171A"/>
    <w:rsid w:val="007C1EE7"/>
    <w:rsid w:val="007C2A4F"/>
    <w:rsid w:val="007C5EDD"/>
    <w:rsid w:val="007C71FD"/>
    <w:rsid w:val="007C726C"/>
    <w:rsid w:val="007C7C54"/>
    <w:rsid w:val="007C7DCA"/>
    <w:rsid w:val="007D0362"/>
    <w:rsid w:val="007D25AB"/>
    <w:rsid w:val="007D4457"/>
    <w:rsid w:val="007D477A"/>
    <w:rsid w:val="007D623E"/>
    <w:rsid w:val="007D6D0F"/>
    <w:rsid w:val="007D6DEE"/>
    <w:rsid w:val="007D78FF"/>
    <w:rsid w:val="007E34BB"/>
    <w:rsid w:val="007E5E4E"/>
    <w:rsid w:val="007E6479"/>
    <w:rsid w:val="007E70A9"/>
    <w:rsid w:val="007F0EF4"/>
    <w:rsid w:val="007F2FB0"/>
    <w:rsid w:val="007F3210"/>
    <w:rsid w:val="007F5B11"/>
    <w:rsid w:val="007F62C5"/>
    <w:rsid w:val="00801D7D"/>
    <w:rsid w:val="00804064"/>
    <w:rsid w:val="008041D6"/>
    <w:rsid w:val="00804E71"/>
    <w:rsid w:val="00806BFE"/>
    <w:rsid w:val="0080755D"/>
    <w:rsid w:val="008079DC"/>
    <w:rsid w:val="008101B4"/>
    <w:rsid w:val="008107DE"/>
    <w:rsid w:val="008113AB"/>
    <w:rsid w:val="00812FB8"/>
    <w:rsid w:val="00813474"/>
    <w:rsid w:val="008137F9"/>
    <w:rsid w:val="008146F8"/>
    <w:rsid w:val="0081773C"/>
    <w:rsid w:val="00817F8C"/>
    <w:rsid w:val="0082079D"/>
    <w:rsid w:val="00821DC9"/>
    <w:rsid w:val="0082379C"/>
    <w:rsid w:val="008237D6"/>
    <w:rsid w:val="008249A3"/>
    <w:rsid w:val="00827283"/>
    <w:rsid w:val="00830448"/>
    <w:rsid w:val="00830701"/>
    <w:rsid w:val="00832193"/>
    <w:rsid w:val="008334D7"/>
    <w:rsid w:val="008351D2"/>
    <w:rsid w:val="008359CC"/>
    <w:rsid w:val="008418E5"/>
    <w:rsid w:val="00842092"/>
    <w:rsid w:val="008420F3"/>
    <w:rsid w:val="00842C24"/>
    <w:rsid w:val="00845464"/>
    <w:rsid w:val="0084626D"/>
    <w:rsid w:val="008471BD"/>
    <w:rsid w:val="0085155A"/>
    <w:rsid w:val="008529CA"/>
    <w:rsid w:val="00852B42"/>
    <w:rsid w:val="008552BD"/>
    <w:rsid w:val="008562E1"/>
    <w:rsid w:val="00857A24"/>
    <w:rsid w:val="00857F83"/>
    <w:rsid w:val="00860C89"/>
    <w:rsid w:val="00860D8C"/>
    <w:rsid w:val="008611F5"/>
    <w:rsid w:val="00864772"/>
    <w:rsid w:val="0086725A"/>
    <w:rsid w:val="0087144E"/>
    <w:rsid w:val="00873775"/>
    <w:rsid w:val="00874C00"/>
    <w:rsid w:val="008757E9"/>
    <w:rsid w:val="008805F0"/>
    <w:rsid w:val="00880CC2"/>
    <w:rsid w:val="00881917"/>
    <w:rsid w:val="008822D1"/>
    <w:rsid w:val="00883099"/>
    <w:rsid w:val="00883767"/>
    <w:rsid w:val="008837B9"/>
    <w:rsid w:val="008838EA"/>
    <w:rsid w:val="008848DD"/>
    <w:rsid w:val="008867A6"/>
    <w:rsid w:val="0089075C"/>
    <w:rsid w:val="0089201B"/>
    <w:rsid w:val="00893902"/>
    <w:rsid w:val="00893982"/>
    <w:rsid w:val="00893BFA"/>
    <w:rsid w:val="00895037"/>
    <w:rsid w:val="008950CD"/>
    <w:rsid w:val="008A080D"/>
    <w:rsid w:val="008A2043"/>
    <w:rsid w:val="008A23E3"/>
    <w:rsid w:val="008A359B"/>
    <w:rsid w:val="008A3787"/>
    <w:rsid w:val="008A4AA8"/>
    <w:rsid w:val="008A4C36"/>
    <w:rsid w:val="008A74E1"/>
    <w:rsid w:val="008B12FC"/>
    <w:rsid w:val="008B1AE2"/>
    <w:rsid w:val="008B2CE6"/>
    <w:rsid w:val="008B4E4C"/>
    <w:rsid w:val="008B5233"/>
    <w:rsid w:val="008B5623"/>
    <w:rsid w:val="008B5753"/>
    <w:rsid w:val="008B5FD9"/>
    <w:rsid w:val="008B663F"/>
    <w:rsid w:val="008B7400"/>
    <w:rsid w:val="008B7B37"/>
    <w:rsid w:val="008B7EA3"/>
    <w:rsid w:val="008B7FB6"/>
    <w:rsid w:val="008C0A56"/>
    <w:rsid w:val="008C1767"/>
    <w:rsid w:val="008C20B1"/>
    <w:rsid w:val="008C21C0"/>
    <w:rsid w:val="008C2D30"/>
    <w:rsid w:val="008C2E26"/>
    <w:rsid w:val="008C3371"/>
    <w:rsid w:val="008C4494"/>
    <w:rsid w:val="008C641A"/>
    <w:rsid w:val="008C66BB"/>
    <w:rsid w:val="008C6F26"/>
    <w:rsid w:val="008C755A"/>
    <w:rsid w:val="008D2B50"/>
    <w:rsid w:val="008D30A4"/>
    <w:rsid w:val="008D3C68"/>
    <w:rsid w:val="008D59B5"/>
    <w:rsid w:val="008D5ADE"/>
    <w:rsid w:val="008D6B42"/>
    <w:rsid w:val="008D7625"/>
    <w:rsid w:val="008D7F3B"/>
    <w:rsid w:val="008E0896"/>
    <w:rsid w:val="008E1624"/>
    <w:rsid w:val="008E238A"/>
    <w:rsid w:val="008E2AE5"/>
    <w:rsid w:val="008E50BC"/>
    <w:rsid w:val="008E583C"/>
    <w:rsid w:val="008E5A0B"/>
    <w:rsid w:val="008E64B5"/>
    <w:rsid w:val="008E6935"/>
    <w:rsid w:val="008E6DD6"/>
    <w:rsid w:val="008F0209"/>
    <w:rsid w:val="008F10CC"/>
    <w:rsid w:val="008F1BB9"/>
    <w:rsid w:val="008F2246"/>
    <w:rsid w:val="008F538B"/>
    <w:rsid w:val="008F54EB"/>
    <w:rsid w:val="008F5ACC"/>
    <w:rsid w:val="008F6701"/>
    <w:rsid w:val="009008C8"/>
    <w:rsid w:val="00901B7C"/>
    <w:rsid w:val="00901DCD"/>
    <w:rsid w:val="009022C2"/>
    <w:rsid w:val="009049F1"/>
    <w:rsid w:val="00905DA7"/>
    <w:rsid w:val="00905F94"/>
    <w:rsid w:val="00906745"/>
    <w:rsid w:val="00906852"/>
    <w:rsid w:val="009074C9"/>
    <w:rsid w:val="00910353"/>
    <w:rsid w:val="0091061D"/>
    <w:rsid w:val="00910989"/>
    <w:rsid w:val="00911391"/>
    <w:rsid w:val="0091235D"/>
    <w:rsid w:val="009127DD"/>
    <w:rsid w:val="00912A15"/>
    <w:rsid w:val="00912BCD"/>
    <w:rsid w:val="00912D4B"/>
    <w:rsid w:val="009145FA"/>
    <w:rsid w:val="009149D8"/>
    <w:rsid w:val="0091566B"/>
    <w:rsid w:val="00915996"/>
    <w:rsid w:val="00915A2B"/>
    <w:rsid w:val="00915E07"/>
    <w:rsid w:val="00916507"/>
    <w:rsid w:val="0091674F"/>
    <w:rsid w:val="009174B7"/>
    <w:rsid w:val="00917EFD"/>
    <w:rsid w:val="00917F88"/>
    <w:rsid w:val="00921B97"/>
    <w:rsid w:val="0092356F"/>
    <w:rsid w:val="00923E74"/>
    <w:rsid w:val="00925A0D"/>
    <w:rsid w:val="00925B37"/>
    <w:rsid w:val="00926803"/>
    <w:rsid w:val="00927D66"/>
    <w:rsid w:val="0093028D"/>
    <w:rsid w:val="0093195F"/>
    <w:rsid w:val="00932483"/>
    <w:rsid w:val="00933179"/>
    <w:rsid w:val="009332C5"/>
    <w:rsid w:val="00937137"/>
    <w:rsid w:val="009371C4"/>
    <w:rsid w:val="009379A1"/>
    <w:rsid w:val="00937F7D"/>
    <w:rsid w:val="0094282D"/>
    <w:rsid w:val="00944C88"/>
    <w:rsid w:val="00944F41"/>
    <w:rsid w:val="009458C5"/>
    <w:rsid w:val="009461D3"/>
    <w:rsid w:val="0094750B"/>
    <w:rsid w:val="00951F42"/>
    <w:rsid w:val="00952D83"/>
    <w:rsid w:val="009535BA"/>
    <w:rsid w:val="00955DFE"/>
    <w:rsid w:val="009562F8"/>
    <w:rsid w:val="00956C66"/>
    <w:rsid w:val="00956FEE"/>
    <w:rsid w:val="00957271"/>
    <w:rsid w:val="00960B77"/>
    <w:rsid w:val="00961B1B"/>
    <w:rsid w:val="00962837"/>
    <w:rsid w:val="00962B73"/>
    <w:rsid w:val="00965C0C"/>
    <w:rsid w:val="00966078"/>
    <w:rsid w:val="00966534"/>
    <w:rsid w:val="009668D0"/>
    <w:rsid w:val="00967989"/>
    <w:rsid w:val="00967DA1"/>
    <w:rsid w:val="00970915"/>
    <w:rsid w:val="00970BDC"/>
    <w:rsid w:val="00970BE9"/>
    <w:rsid w:val="00971989"/>
    <w:rsid w:val="009721C8"/>
    <w:rsid w:val="00973916"/>
    <w:rsid w:val="00975B48"/>
    <w:rsid w:val="0097775B"/>
    <w:rsid w:val="009778A1"/>
    <w:rsid w:val="00981F92"/>
    <w:rsid w:val="00982296"/>
    <w:rsid w:val="00982CB8"/>
    <w:rsid w:val="00983085"/>
    <w:rsid w:val="00983276"/>
    <w:rsid w:val="00985DC0"/>
    <w:rsid w:val="009878C5"/>
    <w:rsid w:val="00987BE5"/>
    <w:rsid w:val="00990490"/>
    <w:rsid w:val="00990595"/>
    <w:rsid w:val="009910D8"/>
    <w:rsid w:val="00991201"/>
    <w:rsid w:val="009921D2"/>
    <w:rsid w:val="00992912"/>
    <w:rsid w:val="00993266"/>
    <w:rsid w:val="009934D9"/>
    <w:rsid w:val="00996167"/>
    <w:rsid w:val="00996FCC"/>
    <w:rsid w:val="00997CA6"/>
    <w:rsid w:val="009A1326"/>
    <w:rsid w:val="009A133B"/>
    <w:rsid w:val="009A193E"/>
    <w:rsid w:val="009A2060"/>
    <w:rsid w:val="009A384E"/>
    <w:rsid w:val="009A5FBB"/>
    <w:rsid w:val="009A7E2B"/>
    <w:rsid w:val="009A7EBA"/>
    <w:rsid w:val="009B05A3"/>
    <w:rsid w:val="009B0811"/>
    <w:rsid w:val="009B2CC6"/>
    <w:rsid w:val="009B3304"/>
    <w:rsid w:val="009B40B8"/>
    <w:rsid w:val="009B527C"/>
    <w:rsid w:val="009B55D7"/>
    <w:rsid w:val="009B6111"/>
    <w:rsid w:val="009B7D62"/>
    <w:rsid w:val="009B7F0B"/>
    <w:rsid w:val="009C03D0"/>
    <w:rsid w:val="009C0544"/>
    <w:rsid w:val="009C0A7B"/>
    <w:rsid w:val="009C0D8D"/>
    <w:rsid w:val="009C2F7B"/>
    <w:rsid w:val="009C4FC0"/>
    <w:rsid w:val="009C5C6D"/>
    <w:rsid w:val="009D0063"/>
    <w:rsid w:val="009D0A82"/>
    <w:rsid w:val="009D0BF8"/>
    <w:rsid w:val="009D49F8"/>
    <w:rsid w:val="009D5F89"/>
    <w:rsid w:val="009E080C"/>
    <w:rsid w:val="009E0CC8"/>
    <w:rsid w:val="009E0F4E"/>
    <w:rsid w:val="009E2E44"/>
    <w:rsid w:val="009E3C76"/>
    <w:rsid w:val="009E4432"/>
    <w:rsid w:val="009E47DA"/>
    <w:rsid w:val="009E4A63"/>
    <w:rsid w:val="009E500A"/>
    <w:rsid w:val="009E56B9"/>
    <w:rsid w:val="009E5BF5"/>
    <w:rsid w:val="009E5FA5"/>
    <w:rsid w:val="009E60EB"/>
    <w:rsid w:val="009E7092"/>
    <w:rsid w:val="009E7CC9"/>
    <w:rsid w:val="009F1D18"/>
    <w:rsid w:val="009F1FF5"/>
    <w:rsid w:val="009F4312"/>
    <w:rsid w:val="009F4C0E"/>
    <w:rsid w:val="009F6AC4"/>
    <w:rsid w:val="00A0388C"/>
    <w:rsid w:val="00A03F8C"/>
    <w:rsid w:val="00A0482E"/>
    <w:rsid w:val="00A06B23"/>
    <w:rsid w:val="00A07642"/>
    <w:rsid w:val="00A078BD"/>
    <w:rsid w:val="00A079EC"/>
    <w:rsid w:val="00A07ACA"/>
    <w:rsid w:val="00A1027C"/>
    <w:rsid w:val="00A10C1B"/>
    <w:rsid w:val="00A12C38"/>
    <w:rsid w:val="00A13B56"/>
    <w:rsid w:val="00A13CBB"/>
    <w:rsid w:val="00A14667"/>
    <w:rsid w:val="00A14912"/>
    <w:rsid w:val="00A15A80"/>
    <w:rsid w:val="00A160B7"/>
    <w:rsid w:val="00A209DE"/>
    <w:rsid w:val="00A20FBC"/>
    <w:rsid w:val="00A21D0C"/>
    <w:rsid w:val="00A22797"/>
    <w:rsid w:val="00A22B30"/>
    <w:rsid w:val="00A232E3"/>
    <w:rsid w:val="00A2656D"/>
    <w:rsid w:val="00A2678D"/>
    <w:rsid w:val="00A26820"/>
    <w:rsid w:val="00A26C16"/>
    <w:rsid w:val="00A30598"/>
    <w:rsid w:val="00A30BE3"/>
    <w:rsid w:val="00A31CAD"/>
    <w:rsid w:val="00A32218"/>
    <w:rsid w:val="00A32C44"/>
    <w:rsid w:val="00A33BCB"/>
    <w:rsid w:val="00A3406F"/>
    <w:rsid w:val="00A37EE0"/>
    <w:rsid w:val="00A407B9"/>
    <w:rsid w:val="00A437F7"/>
    <w:rsid w:val="00A4555F"/>
    <w:rsid w:val="00A456FA"/>
    <w:rsid w:val="00A457DD"/>
    <w:rsid w:val="00A464DE"/>
    <w:rsid w:val="00A479F1"/>
    <w:rsid w:val="00A500FC"/>
    <w:rsid w:val="00A50430"/>
    <w:rsid w:val="00A51B4D"/>
    <w:rsid w:val="00A56C92"/>
    <w:rsid w:val="00A579D7"/>
    <w:rsid w:val="00A60BD5"/>
    <w:rsid w:val="00A61B99"/>
    <w:rsid w:val="00A620A3"/>
    <w:rsid w:val="00A66AA8"/>
    <w:rsid w:val="00A66FAE"/>
    <w:rsid w:val="00A67983"/>
    <w:rsid w:val="00A67AF3"/>
    <w:rsid w:val="00A70E60"/>
    <w:rsid w:val="00A72090"/>
    <w:rsid w:val="00A7261C"/>
    <w:rsid w:val="00A731C5"/>
    <w:rsid w:val="00A760A2"/>
    <w:rsid w:val="00A773E3"/>
    <w:rsid w:val="00A8019A"/>
    <w:rsid w:val="00A80FE4"/>
    <w:rsid w:val="00A81152"/>
    <w:rsid w:val="00A816F0"/>
    <w:rsid w:val="00A81AA5"/>
    <w:rsid w:val="00A82067"/>
    <w:rsid w:val="00A83D51"/>
    <w:rsid w:val="00A84C1F"/>
    <w:rsid w:val="00A86C38"/>
    <w:rsid w:val="00A90B87"/>
    <w:rsid w:val="00A914A5"/>
    <w:rsid w:val="00A91B4B"/>
    <w:rsid w:val="00A92BC6"/>
    <w:rsid w:val="00A930F6"/>
    <w:rsid w:val="00A9510A"/>
    <w:rsid w:val="00A96AA6"/>
    <w:rsid w:val="00A96F98"/>
    <w:rsid w:val="00A97021"/>
    <w:rsid w:val="00AA1744"/>
    <w:rsid w:val="00AA42AC"/>
    <w:rsid w:val="00AA508A"/>
    <w:rsid w:val="00AA534D"/>
    <w:rsid w:val="00AA732D"/>
    <w:rsid w:val="00AA7569"/>
    <w:rsid w:val="00AB0A05"/>
    <w:rsid w:val="00AB0BE9"/>
    <w:rsid w:val="00AB13ED"/>
    <w:rsid w:val="00AB2E4C"/>
    <w:rsid w:val="00AB2EE7"/>
    <w:rsid w:val="00AB35B2"/>
    <w:rsid w:val="00AB383C"/>
    <w:rsid w:val="00AB53C3"/>
    <w:rsid w:val="00AB6D02"/>
    <w:rsid w:val="00AB76CC"/>
    <w:rsid w:val="00AC0B4D"/>
    <w:rsid w:val="00AC147A"/>
    <w:rsid w:val="00AC2962"/>
    <w:rsid w:val="00AC3856"/>
    <w:rsid w:val="00AC48C3"/>
    <w:rsid w:val="00AC501D"/>
    <w:rsid w:val="00AC5431"/>
    <w:rsid w:val="00AC5AEA"/>
    <w:rsid w:val="00AC5BA1"/>
    <w:rsid w:val="00AC5E21"/>
    <w:rsid w:val="00AC615D"/>
    <w:rsid w:val="00AC6186"/>
    <w:rsid w:val="00AC7450"/>
    <w:rsid w:val="00AD0284"/>
    <w:rsid w:val="00AD046E"/>
    <w:rsid w:val="00AD1509"/>
    <w:rsid w:val="00AD1946"/>
    <w:rsid w:val="00AD2FFC"/>
    <w:rsid w:val="00AD3946"/>
    <w:rsid w:val="00AD3D27"/>
    <w:rsid w:val="00AD4CB3"/>
    <w:rsid w:val="00AD4E51"/>
    <w:rsid w:val="00AD4FFA"/>
    <w:rsid w:val="00AD5D49"/>
    <w:rsid w:val="00AD66F0"/>
    <w:rsid w:val="00AD6EDE"/>
    <w:rsid w:val="00AD7206"/>
    <w:rsid w:val="00AE24DE"/>
    <w:rsid w:val="00AE3190"/>
    <w:rsid w:val="00AE3672"/>
    <w:rsid w:val="00AE70BC"/>
    <w:rsid w:val="00AE79ED"/>
    <w:rsid w:val="00AF01AD"/>
    <w:rsid w:val="00AF0249"/>
    <w:rsid w:val="00AF2368"/>
    <w:rsid w:val="00AF2413"/>
    <w:rsid w:val="00AF290D"/>
    <w:rsid w:val="00AF3757"/>
    <w:rsid w:val="00AF386A"/>
    <w:rsid w:val="00AF4A4F"/>
    <w:rsid w:val="00AF4E44"/>
    <w:rsid w:val="00AF5D54"/>
    <w:rsid w:val="00AF7C13"/>
    <w:rsid w:val="00B01F5C"/>
    <w:rsid w:val="00B022E1"/>
    <w:rsid w:val="00B02F86"/>
    <w:rsid w:val="00B033A6"/>
    <w:rsid w:val="00B04137"/>
    <w:rsid w:val="00B05243"/>
    <w:rsid w:val="00B05BFE"/>
    <w:rsid w:val="00B06DD3"/>
    <w:rsid w:val="00B070E3"/>
    <w:rsid w:val="00B079A4"/>
    <w:rsid w:val="00B07DF9"/>
    <w:rsid w:val="00B10750"/>
    <w:rsid w:val="00B1189D"/>
    <w:rsid w:val="00B152E5"/>
    <w:rsid w:val="00B15AF5"/>
    <w:rsid w:val="00B16205"/>
    <w:rsid w:val="00B16B6C"/>
    <w:rsid w:val="00B20EED"/>
    <w:rsid w:val="00B21088"/>
    <w:rsid w:val="00B21BD5"/>
    <w:rsid w:val="00B21EAB"/>
    <w:rsid w:val="00B223C5"/>
    <w:rsid w:val="00B22E41"/>
    <w:rsid w:val="00B24A6A"/>
    <w:rsid w:val="00B24D50"/>
    <w:rsid w:val="00B265E5"/>
    <w:rsid w:val="00B2749E"/>
    <w:rsid w:val="00B313D3"/>
    <w:rsid w:val="00B318EB"/>
    <w:rsid w:val="00B31BD3"/>
    <w:rsid w:val="00B324EA"/>
    <w:rsid w:val="00B33369"/>
    <w:rsid w:val="00B3628B"/>
    <w:rsid w:val="00B36AA1"/>
    <w:rsid w:val="00B373E3"/>
    <w:rsid w:val="00B4145B"/>
    <w:rsid w:val="00B41C94"/>
    <w:rsid w:val="00B42556"/>
    <w:rsid w:val="00B4324E"/>
    <w:rsid w:val="00B43309"/>
    <w:rsid w:val="00B44BCA"/>
    <w:rsid w:val="00B459FC"/>
    <w:rsid w:val="00B47116"/>
    <w:rsid w:val="00B47FCC"/>
    <w:rsid w:val="00B50454"/>
    <w:rsid w:val="00B51244"/>
    <w:rsid w:val="00B51E56"/>
    <w:rsid w:val="00B5372F"/>
    <w:rsid w:val="00B56AC6"/>
    <w:rsid w:val="00B56DDF"/>
    <w:rsid w:val="00B603A7"/>
    <w:rsid w:val="00B60955"/>
    <w:rsid w:val="00B60BF7"/>
    <w:rsid w:val="00B616C9"/>
    <w:rsid w:val="00B62CE1"/>
    <w:rsid w:val="00B66571"/>
    <w:rsid w:val="00B667A9"/>
    <w:rsid w:val="00B66BC7"/>
    <w:rsid w:val="00B671E8"/>
    <w:rsid w:val="00B70100"/>
    <w:rsid w:val="00B706A0"/>
    <w:rsid w:val="00B709DF"/>
    <w:rsid w:val="00B7441F"/>
    <w:rsid w:val="00B74E94"/>
    <w:rsid w:val="00B75530"/>
    <w:rsid w:val="00B76032"/>
    <w:rsid w:val="00B7675E"/>
    <w:rsid w:val="00B8001F"/>
    <w:rsid w:val="00B81BD9"/>
    <w:rsid w:val="00B8467A"/>
    <w:rsid w:val="00B84DEE"/>
    <w:rsid w:val="00B84F33"/>
    <w:rsid w:val="00B85130"/>
    <w:rsid w:val="00B85FFF"/>
    <w:rsid w:val="00B869A0"/>
    <w:rsid w:val="00B87322"/>
    <w:rsid w:val="00B87FBA"/>
    <w:rsid w:val="00B91826"/>
    <w:rsid w:val="00B91BEF"/>
    <w:rsid w:val="00B94C62"/>
    <w:rsid w:val="00B94DDF"/>
    <w:rsid w:val="00B95752"/>
    <w:rsid w:val="00B9593F"/>
    <w:rsid w:val="00B9676D"/>
    <w:rsid w:val="00B97BE9"/>
    <w:rsid w:val="00B97F7F"/>
    <w:rsid w:val="00BA0CF0"/>
    <w:rsid w:val="00BA1167"/>
    <w:rsid w:val="00BA276B"/>
    <w:rsid w:val="00BA3BDB"/>
    <w:rsid w:val="00BA46EC"/>
    <w:rsid w:val="00BA4724"/>
    <w:rsid w:val="00BA5CC7"/>
    <w:rsid w:val="00BA6C70"/>
    <w:rsid w:val="00BB1931"/>
    <w:rsid w:val="00BB205C"/>
    <w:rsid w:val="00BB219B"/>
    <w:rsid w:val="00BB2CFC"/>
    <w:rsid w:val="00BB3B3A"/>
    <w:rsid w:val="00BB438C"/>
    <w:rsid w:val="00BB4643"/>
    <w:rsid w:val="00BB5AAA"/>
    <w:rsid w:val="00BC0B72"/>
    <w:rsid w:val="00BC1B4B"/>
    <w:rsid w:val="00BC2582"/>
    <w:rsid w:val="00BC2AAE"/>
    <w:rsid w:val="00BC3D67"/>
    <w:rsid w:val="00BC4CBB"/>
    <w:rsid w:val="00BC5B33"/>
    <w:rsid w:val="00BC5F4C"/>
    <w:rsid w:val="00BC68F3"/>
    <w:rsid w:val="00BC78EB"/>
    <w:rsid w:val="00BD20C5"/>
    <w:rsid w:val="00BD22E5"/>
    <w:rsid w:val="00BD2447"/>
    <w:rsid w:val="00BD348E"/>
    <w:rsid w:val="00BD372E"/>
    <w:rsid w:val="00BD4F69"/>
    <w:rsid w:val="00BE2CF9"/>
    <w:rsid w:val="00BE309E"/>
    <w:rsid w:val="00BE39E9"/>
    <w:rsid w:val="00BE3C68"/>
    <w:rsid w:val="00BE442A"/>
    <w:rsid w:val="00BE4B77"/>
    <w:rsid w:val="00BE5280"/>
    <w:rsid w:val="00BE7486"/>
    <w:rsid w:val="00BF0FC8"/>
    <w:rsid w:val="00BF2FA5"/>
    <w:rsid w:val="00BF3254"/>
    <w:rsid w:val="00BF4502"/>
    <w:rsid w:val="00BF46B3"/>
    <w:rsid w:val="00BF5F91"/>
    <w:rsid w:val="00BF67BA"/>
    <w:rsid w:val="00BF6C06"/>
    <w:rsid w:val="00BF6CEF"/>
    <w:rsid w:val="00BF70EA"/>
    <w:rsid w:val="00BF720F"/>
    <w:rsid w:val="00BF77B7"/>
    <w:rsid w:val="00BF7AB5"/>
    <w:rsid w:val="00C016C5"/>
    <w:rsid w:val="00C03164"/>
    <w:rsid w:val="00C0391D"/>
    <w:rsid w:val="00C03DF2"/>
    <w:rsid w:val="00C03FE6"/>
    <w:rsid w:val="00C05598"/>
    <w:rsid w:val="00C0624C"/>
    <w:rsid w:val="00C07AB7"/>
    <w:rsid w:val="00C1005D"/>
    <w:rsid w:val="00C10218"/>
    <w:rsid w:val="00C115EF"/>
    <w:rsid w:val="00C11969"/>
    <w:rsid w:val="00C1312C"/>
    <w:rsid w:val="00C13400"/>
    <w:rsid w:val="00C13DA6"/>
    <w:rsid w:val="00C15121"/>
    <w:rsid w:val="00C166B1"/>
    <w:rsid w:val="00C17D27"/>
    <w:rsid w:val="00C202A5"/>
    <w:rsid w:val="00C2192A"/>
    <w:rsid w:val="00C2225F"/>
    <w:rsid w:val="00C23B20"/>
    <w:rsid w:val="00C275CC"/>
    <w:rsid w:val="00C27ED0"/>
    <w:rsid w:val="00C31CF9"/>
    <w:rsid w:val="00C31DF7"/>
    <w:rsid w:val="00C3279F"/>
    <w:rsid w:val="00C32AF9"/>
    <w:rsid w:val="00C3400E"/>
    <w:rsid w:val="00C3444D"/>
    <w:rsid w:val="00C40475"/>
    <w:rsid w:val="00C40816"/>
    <w:rsid w:val="00C43528"/>
    <w:rsid w:val="00C44FE7"/>
    <w:rsid w:val="00C45BC1"/>
    <w:rsid w:val="00C46929"/>
    <w:rsid w:val="00C479D3"/>
    <w:rsid w:val="00C5150F"/>
    <w:rsid w:val="00C51A3A"/>
    <w:rsid w:val="00C51B7D"/>
    <w:rsid w:val="00C52960"/>
    <w:rsid w:val="00C54165"/>
    <w:rsid w:val="00C5448C"/>
    <w:rsid w:val="00C55671"/>
    <w:rsid w:val="00C55749"/>
    <w:rsid w:val="00C57907"/>
    <w:rsid w:val="00C57AE8"/>
    <w:rsid w:val="00C57CD4"/>
    <w:rsid w:val="00C57E6A"/>
    <w:rsid w:val="00C60237"/>
    <w:rsid w:val="00C632AD"/>
    <w:rsid w:val="00C63D59"/>
    <w:rsid w:val="00C63F53"/>
    <w:rsid w:val="00C64423"/>
    <w:rsid w:val="00C66786"/>
    <w:rsid w:val="00C703E3"/>
    <w:rsid w:val="00C71281"/>
    <w:rsid w:val="00C713AB"/>
    <w:rsid w:val="00C719BD"/>
    <w:rsid w:val="00C71E64"/>
    <w:rsid w:val="00C73E55"/>
    <w:rsid w:val="00C74074"/>
    <w:rsid w:val="00C745B5"/>
    <w:rsid w:val="00C77AC6"/>
    <w:rsid w:val="00C77D3F"/>
    <w:rsid w:val="00C806C9"/>
    <w:rsid w:val="00C80937"/>
    <w:rsid w:val="00C80EB0"/>
    <w:rsid w:val="00C83532"/>
    <w:rsid w:val="00C83DE4"/>
    <w:rsid w:val="00C85126"/>
    <w:rsid w:val="00C85224"/>
    <w:rsid w:val="00C85FBD"/>
    <w:rsid w:val="00C90327"/>
    <w:rsid w:val="00C92AC7"/>
    <w:rsid w:val="00C937F6"/>
    <w:rsid w:val="00C954E6"/>
    <w:rsid w:val="00C95DE5"/>
    <w:rsid w:val="00C96009"/>
    <w:rsid w:val="00CA065E"/>
    <w:rsid w:val="00CA069A"/>
    <w:rsid w:val="00CA069C"/>
    <w:rsid w:val="00CA219D"/>
    <w:rsid w:val="00CA3072"/>
    <w:rsid w:val="00CB296A"/>
    <w:rsid w:val="00CB36CC"/>
    <w:rsid w:val="00CB699C"/>
    <w:rsid w:val="00CB6E25"/>
    <w:rsid w:val="00CB70A2"/>
    <w:rsid w:val="00CB740F"/>
    <w:rsid w:val="00CB7BF3"/>
    <w:rsid w:val="00CC1AA4"/>
    <w:rsid w:val="00CC2304"/>
    <w:rsid w:val="00CC4556"/>
    <w:rsid w:val="00CC472E"/>
    <w:rsid w:val="00CC7D8F"/>
    <w:rsid w:val="00CD2354"/>
    <w:rsid w:val="00CD43ED"/>
    <w:rsid w:val="00CD48A5"/>
    <w:rsid w:val="00CD558C"/>
    <w:rsid w:val="00CD5804"/>
    <w:rsid w:val="00CD7B6F"/>
    <w:rsid w:val="00CE01BC"/>
    <w:rsid w:val="00CE1152"/>
    <w:rsid w:val="00CE26CD"/>
    <w:rsid w:val="00CE2B8A"/>
    <w:rsid w:val="00CE2F80"/>
    <w:rsid w:val="00CE30CF"/>
    <w:rsid w:val="00CE4A4E"/>
    <w:rsid w:val="00CF021F"/>
    <w:rsid w:val="00CF0552"/>
    <w:rsid w:val="00CF0969"/>
    <w:rsid w:val="00CF10BD"/>
    <w:rsid w:val="00CF6982"/>
    <w:rsid w:val="00D015B7"/>
    <w:rsid w:val="00D03A4D"/>
    <w:rsid w:val="00D05E6C"/>
    <w:rsid w:val="00D05FA1"/>
    <w:rsid w:val="00D10892"/>
    <w:rsid w:val="00D10ECA"/>
    <w:rsid w:val="00D11055"/>
    <w:rsid w:val="00D121F1"/>
    <w:rsid w:val="00D125E5"/>
    <w:rsid w:val="00D1441E"/>
    <w:rsid w:val="00D14856"/>
    <w:rsid w:val="00D16E66"/>
    <w:rsid w:val="00D16F23"/>
    <w:rsid w:val="00D177B6"/>
    <w:rsid w:val="00D22A45"/>
    <w:rsid w:val="00D3051A"/>
    <w:rsid w:val="00D30C4D"/>
    <w:rsid w:val="00D32D38"/>
    <w:rsid w:val="00D32D6D"/>
    <w:rsid w:val="00D33B86"/>
    <w:rsid w:val="00D34031"/>
    <w:rsid w:val="00D34310"/>
    <w:rsid w:val="00D368C1"/>
    <w:rsid w:val="00D36A03"/>
    <w:rsid w:val="00D37519"/>
    <w:rsid w:val="00D40357"/>
    <w:rsid w:val="00D41B55"/>
    <w:rsid w:val="00D41FE0"/>
    <w:rsid w:val="00D42024"/>
    <w:rsid w:val="00D4235F"/>
    <w:rsid w:val="00D4316D"/>
    <w:rsid w:val="00D44423"/>
    <w:rsid w:val="00D4540A"/>
    <w:rsid w:val="00D454A6"/>
    <w:rsid w:val="00D505F9"/>
    <w:rsid w:val="00D510E5"/>
    <w:rsid w:val="00D523DC"/>
    <w:rsid w:val="00D5381C"/>
    <w:rsid w:val="00D565DA"/>
    <w:rsid w:val="00D56747"/>
    <w:rsid w:val="00D60F04"/>
    <w:rsid w:val="00D63588"/>
    <w:rsid w:val="00D63D65"/>
    <w:rsid w:val="00D64AC7"/>
    <w:rsid w:val="00D72384"/>
    <w:rsid w:val="00D740F8"/>
    <w:rsid w:val="00D7429D"/>
    <w:rsid w:val="00D74C78"/>
    <w:rsid w:val="00D74CF9"/>
    <w:rsid w:val="00D803C6"/>
    <w:rsid w:val="00D80849"/>
    <w:rsid w:val="00D809A0"/>
    <w:rsid w:val="00D81DB4"/>
    <w:rsid w:val="00D841C4"/>
    <w:rsid w:val="00D846D0"/>
    <w:rsid w:val="00D84CC2"/>
    <w:rsid w:val="00D852B3"/>
    <w:rsid w:val="00D854B7"/>
    <w:rsid w:val="00D85E87"/>
    <w:rsid w:val="00D86108"/>
    <w:rsid w:val="00D87805"/>
    <w:rsid w:val="00D91EC7"/>
    <w:rsid w:val="00D977FE"/>
    <w:rsid w:val="00D97FCB"/>
    <w:rsid w:val="00DA0379"/>
    <w:rsid w:val="00DA0806"/>
    <w:rsid w:val="00DA0E30"/>
    <w:rsid w:val="00DA12F0"/>
    <w:rsid w:val="00DA3C82"/>
    <w:rsid w:val="00DA4C50"/>
    <w:rsid w:val="00DA7501"/>
    <w:rsid w:val="00DB010D"/>
    <w:rsid w:val="00DB088A"/>
    <w:rsid w:val="00DB0FCE"/>
    <w:rsid w:val="00DB1EBC"/>
    <w:rsid w:val="00DB2662"/>
    <w:rsid w:val="00DB32A5"/>
    <w:rsid w:val="00DB47C3"/>
    <w:rsid w:val="00DB54DD"/>
    <w:rsid w:val="00DB57A4"/>
    <w:rsid w:val="00DB5A58"/>
    <w:rsid w:val="00DB5BD1"/>
    <w:rsid w:val="00DB6203"/>
    <w:rsid w:val="00DB667E"/>
    <w:rsid w:val="00DC1752"/>
    <w:rsid w:val="00DC1E21"/>
    <w:rsid w:val="00DC29C2"/>
    <w:rsid w:val="00DC33A7"/>
    <w:rsid w:val="00DC340B"/>
    <w:rsid w:val="00DC51E4"/>
    <w:rsid w:val="00DC723F"/>
    <w:rsid w:val="00DC7668"/>
    <w:rsid w:val="00DD0133"/>
    <w:rsid w:val="00DD052B"/>
    <w:rsid w:val="00DD2E41"/>
    <w:rsid w:val="00DD4B57"/>
    <w:rsid w:val="00DD63B4"/>
    <w:rsid w:val="00DD6B84"/>
    <w:rsid w:val="00DD7BFB"/>
    <w:rsid w:val="00DE0394"/>
    <w:rsid w:val="00DE21C4"/>
    <w:rsid w:val="00DE2F2F"/>
    <w:rsid w:val="00DE34AF"/>
    <w:rsid w:val="00DE76C0"/>
    <w:rsid w:val="00DF2AAB"/>
    <w:rsid w:val="00DF485D"/>
    <w:rsid w:val="00E004DB"/>
    <w:rsid w:val="00E005DD"/>
    <w:rsid w:val="00E0063E"/>
    <w:rsid w:val="00E0119D"/>
    <w:rsid w:val="00E017AB"/>
    <w:rsid w:val="00E02503"/>
    <w:rsid w:val="00E028A5"/>
    <w:rsid w:val="00E030C8"/>
    <w:rsid w:val="00E04B0D"/>
    <w:rsid w:val="00E05711"/>
    <w:rsid w:val="00E0666C"/>
    <w:rsid w:val="00E0676C"/>
    <w:rsid w:val="00E06EF1"/>
    <w:rsid w:val="00E07F3F"/>
    <w:rsid w:val="00E1376B"/>
    <w:rsid w:val="00E13D31"/>
    <w:rsid w:val="00E1433F"/>
    <w:rsid w:val="00E1539A"/>
    <w:rsid w:val="00E156EA"/>
    <w:rsid w:val="00E167FE"/>
    <w:rsid w:val="00E16C20"/>
    <w:rsid w:val="00E20807"/>
    <w:rsid w:val="00E20F57"/>
    <w:rsid w:val="00E212C8"/>
    <w:rsid w:val="00E21F56"/>
    <w:rsid w:val="00E23070"/>
    <w:rsid w:val="00E237BA"/>
    <w:rsid w:val="00E2391F"/>
    <w:rsid w:val="00E2668B"/>
    <w:rsid w:val="00E26DFC"/>
    <w:rsid w:val="00E30CFF"/>
    <w:rsid w:val="00E32411"/>
    <w:rsid w:val="00E34C65"/>
    <w:rsid w:val="00E36084"/>
    <w:rsid w:val="00E37B82"/>
    <w:rsid w:val="00E37E66"/>
    <w:rsid w:val="00E40555"/>
    <w:rsid w:val="00E41616"/>
    <w:rsid w:val="00E41B86"/>
    <w:rsid w:val="00E4262C"/>
    <w:rsid w:val="00E4494D"/>
    <w:rsid w:val="00E45D90"/>
    <w:rsid w:val="00E45E84"/>
    <w:rsid w:val="00E461C3"/>
    <w:rsid w:val="00E461C8"/>
    <w:rsid w:val="00E46EF1"/>
    <w:rsid w:val="00E4735F"/>
    <w:rsid w:val="00E477E1"/>
    <w:rsid w:val="00E47BA6"/>
    <w:rsid w:val="00E50767"/>
    <w:rsid w:val="00E522C3"/>
    <w:rsid w:val="00E537D8"/>
    <w:rsid w:val="00E53C5D"/>
    <w:rsid w:val="00E56008"/>
    <w:rsid w:val="00E56435"/>
    <w:rsid w:val="00E57255"/>
    <w:rsid w:val="00E5743D"/>
    <w:rsid w:val="00E57C2D"/>
    <w:rsid w:val="00E612D0"/>
    <w:rsid w:val="00E62646"/>
    <w:rsid w:val="00E6546B"/>
    <w:rsid w:val="00E668A4"/>
    <w:rsid w:val="00E66F3F"/>
    <w:rsid w:val="00E7050D"/>
    <w:rsid w:val="00E7100B"/>
    <w:rsid w:val="00E72493"/>
    <w:rsid w:val="00E72BF0"/>
    <w:rsid w:val="00E7383C"/>
    <w:rsid w:val="00E75B50"/>
    <w:rsid w:val="00E76BF9"/>
    <w:rsid w:val="00E80D73"/>
    <w:rsid w:val="00E80F42"/>
    <w:rsid w:val="00E81BDB"/>
    <w:rsid w:val="00E82860"/>
    <w:rsid w:val="00E854AB"/>
    <w:rsid w:val="00E866F9"/>
    <w:rsid w:val="00E87752"/>
    <w:rsid w:val="00E90169"/>
    <w:rsid w:val="00E90617"/>
    <w:rsid w:val="00E90683"/>
    <w:rsid w:val="00E907EA"/>
    <w:rsid w:val="00E90CAA"/>
    <w:rsid w:val="00E90F53"/>
    <w:rsid w:val="00E912BE"/>
    <w:rsid w:val="00E921F1"/>
    <w:rsid w:val="00E92627"/>
    <w:rsid w:val="00E94E11"/>
    <w:rsid w:val="00E954FB"/>
    <w:rsid w:val="00E9605D"/>
    <w:rsid w:val="00E961BC"/>
    <w:rsid w:val="00EA14B9"/>
    <w:rsid w:val="00EA39B9"/>
    <w:rsid w:val="00EA3DBA"/>
    <w:rsid w:val="00EA5995"/>
    <w:rsid w:val="00EA5E46"/>
    <w:rsid w:val="00EA6C13"/>
    <w:rsid w:val="00EA7119"/>
    <w:rsid w:val="00EB03F2"/>
    <w:rsid w:val="00EB0EE6"/>
    <w:rsid w:val="00EB24C8"/>
    <w:rsid w:val="00EB3A44"/>
    <w:rsid w:val="00EB4A4B"/>
    <w:rsid w:val="00EB4BA0"/>
    <w:rsid w:val="00EB4F47"/>
    <w:rsid w:val="00EB5F92"/>
    <w:rsid w:val="00EB6989"/>
    <w:rsid w:val="00EC1210"/>
    <w:rsid w:val="00EC4855"/>
    <w:rsid w:val="00EC6B6F"/>
    <w:rsid w:val="00EC7BB9"/>
    <w:rsid w:val="00ED113A"/>
    <w:rsid w:val="00ED2842"/>
    <w:rsid w:val="00ED2D8D"/>
    <w:rsid w:val="00ED300B"/>
    <w:rsid w:val="00ED334E"/>
    <w:rsid w:val="00ED4480"/>
    <w:rsid w:val="00ED4ECC"/>
    <w:rsid w:val="00ED5951"/>
    <w:rsid w:val="00ED6941"/>
    <w:rsid w:val="00EE066C"/>
    <w:rsid w:val="00EE2D1C"/>
    <w:rsid w:val="00EE62E0"/>
    <w:rsid w:val="00EE65A9"/>
    <w:rsid w:val="00EE7605"/>
    <w:rsid w:val="00EF079A"/>
    <w:rsid w:val="00EF1A29"/>
    <w:rsid w:val="00EF5C54"/>
    <w:rsid w:val="00F00086"/>
    <w:rsid w:val="00F00345"/>
    <w:rsid w:val="00F016DD"/>
    <w:rsid w:val="00F01EE8"/>
    <w:rsid w:val="00F0387D"/>
    <w:rsid w:val="00F06223"/>
    <w:rsid w:val="00F065A8"/>
    <w:rsid w:val="00F06739"/>
    <w:rsid w:val="00F1105B"/>
    <w:rsid w:val="00F14480"/>
    <w:rsid w:val="00F14FEB"/>
    <w:rsid w:val="00F15344"/>
    <w:rsid w:val="00F15B53"/>
    <w:rsid w:val="00F15DFF"/>
    <w:rsid w:val="00F170AB"/>
    <w:rsid w:val="00F1723E"/>
    <w:rsid w:val="00F17975"/>
    <w:rsid w:val="00F21B2B"/>
    <w:rsid w:val="00F21CE1"/>
    <w:rsid w:val="00F23318"/>
    <w:rsid w:val="00F25C23"/>
    <w:rsid w:val="00F2601D"/>
    <w:rsid w:val="00F262BD"/>
    <w:rsid w:val="00F26F72"/>
    <w:rsid w:val="00F30B61"/>
    <w:rsid w:val="00F31840"/>
    <w:rsid w:val="00F3249F"/>
    <w:rsid w:val="00F338FA"/>
    <w:rsid w:val="00F33CCD"/>
    <w:rsid w:val="00F343D3"/>
    <w:rsid w:val="00F36EB3"/>
    <w:rsid w:val="00F37CDE"/>
    <w:rsid w:val="00F40254"/>
    <w:rsid w:val="00F40A9C"/>
    <w:rsid w:val="00F4105E"/>
    <w:rsid w:val="00F412D0"/>
    <w:rsid w:val="00F42393"/>
    <w:rsid w:val="00F423D9"/>
    <w:rsid w:val="00F4315A"/>
    <w:rsid w:val="00F44F1B"/>
    <w:rsid w:val="00F467F0"/>
    <w:rsid w:val="00F470DE"/>
    <w:rsid w:val="00F50C37"/>
    <w:rsid w:val="00F5111C"/>
    <w:rsid w:val="00F52062"/>
    <w:rsid w:val="00F53ED0"/>
    <w:rsid w:val="00F5707D"/>
    <w:rsid w:val="00F579CA"/>
    <w:rsid w:val="00F57BAD"/>
    <w:rsid w:val="00F6036A"/>
    <w:rsid w:val="00F60DDE"/>
    <w:rsid w:val="00F62BDA"/>
    <w:rsid w:val="00F64DA3"/>
    <w:rsid w:val="00F65557"/>
    <w:rsid w:val="00F65C9F"/>
    <w:rsid w:val="00F6657C"/>
    <w:rsid w:val="00F712D7"/>
    <w:rsid w:val="00F7196F"/>
    <w:rsid w:val="00F730E8"/>
    <w:rsid w:val="00F73583"/>
    <w:rsid w:val="00F75279"/>
    <w:rsid w:val="00F76A4F"/>
    <w:rsid w:val="00F76C20"/>
    <w:rsid w:val="00F80754"/>
    <w:rsid w:val="00F80EF0"/>
    <w:rsid w:val="00F83B4B"/>
    <w:rsid w:val="00F85AAE"/>
    <w:rsid w:val="00F85D3C"/>
    <w:rsid w:val="00F85D81"/>
    <w:rsid w:val="00F868D6"/>
    <w:rsid w:val="00F86F32"/>
    <w:rsid w:val="00F870CB"/>
    <w:rsid w:val="00F90006"/>
    <w:rsid w:val="00F904A1"/>
    <w:rsid w:val="00F9093F"/>
    <w:rsid w:val="00F90E3A"/>
    <w:rsid w:val="00F91DF0"/>
    <w:rsid w:val="00F9305C"/>
    <w:rsid w:val="00F946D0"/>
    <w:rsid w:val="00F94C74"/>
    <w:rsid w:val="00F957E0"/>
    <w:rsid w:val="00F96AF1"/>
    <w:rsid w:val="00F97FFB"/>
    <w:rsid w:val="00FA19D3"/>
    <w:rsid w:val="00FA20DB"/>
    <w:rsid w:val="00FA2EBA"/>
    <w:rsid w:val="00FA37AF"/>
    <w:rsid w:val="00FA400B"/>
    <w:rsid w:val="00FA47B1"/>
    <w:rsid w:val="00FA494C"/>
    <w:rsid w:val="00FA586D"/>
    <w:rsid w:val="00FB0630"/>
    <w:rsid w:val="00FB31FE"/>
    <w:rsid w:val="00FB46E1"/>
    <w:rsid w:val="00FB4A69"/>
    <w:rsid w:val="00FB4E79"/>
    <w:rsid w:val="00FB66A1"/>
    <w:rsid w:val="00FB727D"/>
    <w:rsid w:val="00FB7C7B"/>
    <w:rsid w:val="00FC04C1"/>
    <w:rsid w:val="00FC2F25"/>
    <w:rsid w:val="00FC4CBE"/>
    <w:rsid w:val="00FC5594"/>
    <w:rsid w:val="00FC5771"/>
    <w:rsid w:val="00FC57F6"/>
    <w:rsid w:val="00FC601A"/>
    <w:rsid w:val="00FC6A90"/>
    <w:rsid w:val="00FC77D2"/>
    <w:rsid w:val="00FD0E74"/>
    <w:rsid w:val="00FD18FC"/>
    <w:rsid w:val="00FD19CF"/>
    <w:rsid w:val="00FD2E20"/>
    <w:rsid w:val="00FD3359"/>
    <w:rsid w:val="00FD340A"/>
    <w:rsid w:val="00FD3EFE"/>
    <w:rsid w:val="00FD3F0D"/>
    <w:rsid w:val="00FD433F"/>
    <w:rsid w:val="00FD4550"/>
    <w:rsid w:val="00FD4977"/>
    <w:rsid w:val="00FD4ABB"/>
    <w:rsid w:val="00FD4B88"/>
    <w:rsid w:val="00FD601D"/>
    <w:rsid w:val="00FD76D5"/>
    <w:rsid w:val="00FE2A62"/>
    <w:rsid w:val="00FE3666"/>
    <w:rsid w:val="00FE367D"/>
    <w:rsid w:val="00FE4371"/>
    <w:rsid w:val="00FE604B"/>
    <w:rsid w:val="00FE610A"/>
    <w:rsid w:val="00FE6952"/>
    <w:rsid w:val="00FE7917"/>
    <w:rsid w:val="00FE7D2C"/>
    <w:rsid w:val="00FE7ED8"/>
    <w:rsid w:val="00FE7FA9"/>
    <w:rsid w:val="00FF02EB"/>
    <w:rsid w:val="00FF1223"/>
    <w:rsid w:val="00FF23DC"/>
    <w:rsid w:val="00FF25F8"/>
    <w:rsid w:val="00FF43F0"/>
    <w:rsid w:val="00FF47AE"/>
    <w:rsid w:val="00FF50FB"/>
    <w:rsid w:val="00FF559C"/>
    <w:rsid w:val="00FF6A76"/>
    <w:rsid w:val="00FF7ACE"/>
    <w:rsid w:val="08DE3E81"/>
    <w:rsid w:val="09248523"/>
    <w:rsid w:val="17AA67F9"/>
    <w:rsid w:val="1D8266AC"/>
    <w:rsid w:val="29FB524D"/>
    <w:rsid w:val="2A16050C"/>
    <w:rsid w:val="326BC8E1"/>
    <w:rsid w:val="3CD6CDF2"/>
    <w:rsid w:val="4A5D8688"/>
    <w:rsid w:val="4A7AF970"/>
    <w:rsid w:val="4F201068"/>
    <w:rsid w:val="6014AA2D"/>
    <w:rsid w:val="653F0C95"/>
    <w:rsid w:val="6A3EBBA2"/>
    <w:rsid w:val="6DF9319D"/>
    <w:rsid w:val="753F3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00CCE20"/>
  <w15:docId w15:val="{6534EE80-37BC-4322-9051-2EC25CD8F0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uiPriority="0"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55CD5"/>
    <w:pPr>
      <w:overflowPunct w:val="0"/>
      <w:autoSpaceDE w:val="0"/>
      <w:autoSpaceDN w:val="0"/>
      <w:adjustRightInd w:val="0"/>
      <w:textAlignment w:val="baseline"/>
    </w:pPr>
    <w:rPr>
      <w:sz w:val="24"/>
    </w:rPr>
  </w:style>
  <w:style w:type="paragraph" w:styleId="Heading1">
    <w:name w:val="heading 1"/>
    <w:basedOn w:val="Normal"/>
    <w:next w:val="Normal"/>
    <w:link w:val="Heading1Char"/>
    <w:qFormat/>
    <w:rsid w:val="00530A77"/>
    <w:pPr>
      <w:keepNext/>
      <w:keepLines/>
      <w:numPr>
        <w:numId w:val="20"/>
      </w:numPr>
      <w:tabs>
        <w:tab w:val="left" w:pos="720"/>
      </w:tabs>
      <w:spacing w:before="240" w:after="120"/>
      <w:ind w:left="720" w:hanging="720"/>
      <w:outlineLvl w:val="0"/>
    </w:pPr>
    <w:rPr>
      <w:rFonts w:ascii="Arial" w:hAnsi="Arial"/>
      <w:b/>
      <w:sz w:val="36"/>
      <w:szCs w:val="32"/>
    </w:rPr>
  </w:style>
  <w:style w:type="paragraph" w:styleId="Heading2">
    <w:name w:val="heading 2"/>
    <w:basedOn w:val="Heading1"/>
    <w:next w:val="Normal"/>
    <w:link w:val="Heading2Char"/>
    <w:qFormat/>
    <w:rsid w:val="007E70A9"/>
    <w:pPr>
      <w:numPr>
        <w:ilvl w:val="1"/>
      </w:numPr>
      <w:tabs>
        <w:tab w:val="clear" w:pos="720"/>
        <w:tab w:val="left" w:pos="900"/>
      </w:tabs>
      <w:spacing w:before="180"/>
      <w:ind w:left="907" w:hanging="907"/>
      <w:outlineLvl w:val="1"/>
    </w:pPr>
    <w:rPr>
      <w:sz w:val="32"/>
      <w:szCs w:val="28"/>
    </w:rPr>
  </w:style>
  <w:style w:type="paragraph" w:styleId="Heading3">
    <w:name w:val="heading 3"/>
    <w:basedOn w:val="Normal"/>
    <w:next w:val="NormalIndent"/>
    <w:link w:val="Heading3Char"/>
    <w:qFormat/>
    <w:rsid w:val="00F904A1"/>
    <w:pPr>
      <w:keepNext/>
      <w:numPr>
        <w:ilvl w:val="2"/>
        <w:numId w:val="20"/>
      </w:numPr>
      <w:tabs>
        <w:tab w:val="left" w:pos="1080"/>
      </w:tabs>
      <w:overflowPunct/>
      <w:autoSpaceDE/>
      <w:autoSpaceDN/>
      <w:adjustRightInd/>
      <w:spacing w:before="120" w:after="120"/>
      <w:ind w:left="1080" w:hanging="1080"/>
      <w:textAlignment w:val="auto"/>
      <w:outlineLvl w:val="2"/>
    </w:pPr>
    <w:rPr>
      <w:rFonts w:ascii="Arial" w:hAnsi="Arial"/>
      <w:b/>
      <w:sz w:val="28"/>
    </w:rPr>
  </w:style>
  <w:style w:type="paragraph" w:styleId="Heading4">
    <w:name w:val="heading 4"/>
    <w:basedOn w:val="Normal"/>
    <w:link w:val="Heading4Char"/>
    <w:qFormat/>
    <w:rsid w:val="00530A77"/>
    <w:pPr>
      <w:keepNext/>
      <w:keepLines/>
      <w:numPr>
        <w:ilvl w:val="3"/>
        <w:numId w:val="20"/>
      </w:numPr>
      <w:tabs>
        <w:tab w:val="left" w:pos="1080"/>
      </w:tabs>
      <w:spacing w:before="120" w:after="60"/>
      <w:ind w:left="1080" w:hanging="1080"/>
      <w:outlineLvl w:val="3"/>
    </w:pPr>
    <w:rPr>
      <w:rFonts w:ascii="Arial" w:hAnsi="Arial"/>
      <w:b/>
    </w:rPr>
  </w:style>
  <w:style w:type="paragraph" w:styleId="Heading5">
    <w:name w:val="heading 5"/>
    <w:basedOn w:val="Heading4"/>
    <w:link w:val="Heading5Char"/>
    <w:qFormat/>
    <w:rsid w:val="001C48CD"/>
    <w:pPr>
      <w:numPr>
        <w:ilvl w:val="4"/>
      </w:numPr>
      <w:tabs>
        <w:tab w:val="clear" w:pos="1080"/>
        <w:tab w:val="left" w:pos="1440"/>
      </w:tabs>
      <w:ind w:left="1440" w:hanging="1440"/>
      <w:outlineLvl w:val="4"/>
    </w:pPr>
  </w:style>
  <w:style w:type="paragraph" w:styleId="Heading6">
    <w:name w:val="heading 6"/>
    <w:basedOn w:val="Normal"/>
    <w:link w:val="Heading6Char"/>
    <w:qFormat/>
    <w:rsid w:val="00416E89"/>
    <w:pPr>
      <w:numPr>
        <w:ilvl w:val="1"/>
        <w:numId w:val="6"/>
      </w:numPr>
      <w:tabs>
        <w:tab w:val="left" w:pos="1200"/>
        <w:tab w:val="right" w:pos="9480"/>
      </w:tabs>
      <w:spacing w:before="120"/>
      <w:outlineLvl w:val="5"/>
    </w:pPr>
    <w:rPr>
      <w:rFonts w:ascii="CG Times (WN)" w:hAnsi="CG Times (WN)"/>
      <w:b/>
      <w:sz w:val="28"/>
    </w:rPr>
  </w:style>
  <w:style w:type="paragraph" w:styleId="Heading7">
    <w:name w:val="heading 7"/>
    <w:basedOn w:val="Normal"/>
    <w:next w:val="NormalIndent"/>
    <w:link w:val="Heading7Char"/>
    <w:qFormat/>
    <w:rsid w:val="00416E89"/>
    <w:pPr>
      <w:ind w:left="720"/>
      <w:outlineLvl w:val="6"/>
    </w:pPr>
    <w:rPr>
      <w:i/>
      <w:sz w:val="20"/>
    </w:rPr>
  </w:style>
  <w:style w:type="paragraph" w:styleId="Heading8">
    <w:name w:val="heading 8"/>
    <w:basedOn w:val="Normal"/>
    <w:next w:val="NormalIndent"/>
    <w:link w:val="Heading8Char"/>
    <w:qFormat/>
    <w:rsid w:val="00416E89"/>
    <w:pPr>
      <w:ind w:left="720"/>
      <w:outlineLvl w:val="7"/>
    </w:pPr>
    <w:rPr>
      <w:i/>
      <w:sz w:val="20"/>
    </w:rPr>
  </w:style>
  <w:style w:type="paragraph" w:styleId="Heading9">
    <w:name w:val="heading 9"/>
    <w:basedOn w:val="Normal"/>
    <w:next w:val="NormalIndent"/>
    <w:link w:val="Heading9Char"/>
    <w:qFormat/>
    <w:rsid w:val="00416E89"/>
    <w:pPr>
      <w:ind w:left="720"/>
      <w:outlineLvl w:val="8"/>
    </w:pPr>
    <w:rPr>
      <w:i/>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sid w:val="00530A77"/>
    <w:rPr>
      <w:rFonts w:ascii="Arial" w:hAnsi="Arial"/>
      <w:b/>
      <w:sz w:val="36"/>
      <w:szCs w:val="32"/>
    </w:rPr>
  </w:style>
  <w:style w:type="character" w:styleId="Heading2Char" w:customStyle="1">
    <w:name w:val="Heading 2 Char"/>
    <w:link w:val="Heading2"/>
    <w:rsid w:val="007E70A9"/>
    <w:rPr>
      <w:rFonts w:ascii="Arial" w:hAnsi="Arial" w:cs="Arial"/>
      <w:b/>
      <w:sz w:val="32"/>
      <w:szCs w:val="28"/>
    </w:rPr>
  </w:style>
  <w:style w:type="paragraph" w:styleId="NormalIndent">
    <w:name w:val="Normal Indent"/>
    <w:basedOn w:val="Normal"/>
    <w:semiHidden/>
    <w:rsid w:val="008837B9"/>
    <w:pPr>
      <w:ind w:left="720"/>
    </w:pPr>
  </w:style>
  <w:style w:type="character" w:styleId="Strong">
    <w:name w:val="Strong"/>
    <w:uiPriority w:val="22"/>
    <w:qFormat/>
    <w:rsid w:val="00416E89"/>
    <w:rPr>
      <w:b/>
      <w:bCs/>
    </w:rPr>
  </w:style>
  <w:style w:type="character" w:styleId="CommentReference">
    <w:name w:val="annotation reference"/>
    <w:uiPriority w:val="99"/>
    <w:semiHidden/>
    <w:rsid w:val="008837B9"/>
    <w:rPr>
      <w:sz w:val="16"/>
    </w:rPr>
  </w:style>
  <w:style w:type="paragraph" w:styleId="CommentText">
    <w:name w:val="annotation text"/>
    <w:basedOn w:val="Normal"/>
    <w:link w:val="CommentTextChar1"/>
    <w:uiPriority w:val="99"/>
    <w:semiHidden/>
    <w:rsid w:val="008837B9"/>
    <w:rPr>
      <w:sz w:val="20"/>
    </w:rPr>
  </w:style>
  <w:style w:type="paragraph" w:styleId="TOC6">
    <w:name w:val="toc 6"/>
    <w:basedOn w:val="Normal"/>
    <w:next w:val="Normal"/>
    <w:uiPriority w:val="39"/>
    <w:rsid w:val="008837B9"/>
    <w:pPr>
      <w:ind w:left="1200"/>
    </w:pPr>
    <w:rPr>
      <w:rFonts w:ascii="Calibri" w:hAnsi="Calibri"/>
      <w:sz w:val="20"/>
    </w:rPr>
  </w:style>
  <w:style w:type="paragraph" w:styleId="TOC5">
    <w:name w:val="toc 5"/>
    <w:basedOn w:val="Normal"/>
    <w:next w:val="Normal"/>
    <w:uiPriority w:val="39"/>
    <w:rsid w:val="003A21C5"/>
    <w:pPr>
      <w:tabs>
        <w:tab w:val="right" w:leader="dot" w:pos="9350"/>
      </w:tabs>
      <w:spacing w:before="120"/>
    </w:pPr>
    <w:rPr>
      <w:rFonts w:ascii="Arial" w:hAnsi="Arial" w:cs="Arial"/>
      <w:b/>
      <w:noProof/>
      <w:szCs w:val="24"/>
    </w:rPr>
  </w:style>
  <w:style w:type="paragraph" w:styleId="TOC2">
    <w:name w:val="toc 2"/>
    <w:basedOn w:val="TOC3"/>
    <w:next w:val="Normal"/>
    <w:uiPriority w:val="39"/>
    <w:qFormat/>
    <w:rsid w:val="00B42556"/>
    <w:pPr>
      <w:tabs>
        <w:tab w:val="left" w:pos="900"/>
      </w:tabs>
      <w:ind w:left="900" w:hanging="540"/>
    </w:pPr>
    <w:rPr>
      <w:i/>
      <w:szCs w:val="24"/>
    </w:rPr>
  </w:style>
  <w:style w:type="paragraph" w:styleId="TOC4">
    <w:name w:val="toc 4"/>
    <w:basedOn w:val="TOC2"/>
    <w:next w:val="Normal"/>
    <w:uiPriority w:val="39"/>
    <w:rsid w:val="00B42556"/>
    <w:pPr>
      <w:tabs>
        <w:tab w:val="clear" w:pos="900"/>
        <w:tab w:val="clear" w:pos="1620"/>
        <w:tab w:val="left" w:pos="2520"/>
      </w:tabs>
      <w:ind w:left="2520" w:hanging="900"/>
    </w:pPr>
    <w:rPr>
      <w:szCs w:val="22"/>
    </w:rPr>
  </w:style>
  <w:style w:type="paragraph" w:styleId="TOC3">
    <w:name w:val="toc 3"/>
    <w:basedOn w:val="Normal"/>
    <w:next w:val="Normal"/>
    <w:uiPriority w:val="39"/>
    <w:qFormat/>
    <w:rsid w:val="00B42556"/>
    <w:pPr>
      <w:tabs>
        <w:tab w:val="left" w:pos="1620"/>
        <w:tab w:val="right" w:leader="dot" w:pos="9350"/>
      </w:tabs>
      <w:ind w:left="1620" w:hanging="720"/>
    </w:pPr>
    <w:rPr>
      <w:rFonts w:ascii="Arial" w:hAnsi="Arial" w:cs="Arial"/>
      <w:noProof/>
      <w:sz w:val="22"/>
      <w:szCs w:val="22"/>
    </w:rPr>
  </w:style>
  <w:style w:type="paragraph" w:styleId="TOC1">
    <w:name w:val="toc 1"/>
    <w:basedOn w:val="TOC2"/>
    <w:next w:val="Normal"/>
    <w:autoRedefine/>
    <w:uiPriority w:val="39"/>
    <w:qFormat/>
    <w:rsid w:val="00CB740F"/>
    <w:pPr>
      <w:keepNext/>
      <w:tabs>
        <w:tab w:val="clear" w:pos="900"/>
        <w:tab w:val="clear" w:pos="1620"/>
        <w:tab w:val="clear" w:pos="9350"/>
        <w:tab w:val="left" w:pos="360"/>
        <w:tab w:val="left" w:pos="1260"/>
        <w:tab w:val="right" w:leader="dot" w:pos="9360"/>
      </w:tabs>
      <w:spacing w:before="120"/>
      <w:ind w:left="0" w:firstLine="0"/>
    </w:pPr>
    <w:rPr>
      <w:b/>
      <w:i w:val="0"/>
      <w:sz w:val="24"/>
    </w:rPr>
  </w:style>
  <w:style w:type="paragraph" w:styleId="Index7">
    <w:name w:val="index 7"/>
    <w:basedOn w:val="Normal"/>
    <w:next w:val="Normal"/>
    <w:semiHidden/>
    <w:rsid w:val="008837B9"/>
    <w:pPr>
      <w:ind w:left="2160"/>
    </w:pPr>
  </w:style>
  <w:style w:type="paragraph" w:styleId="Index6">
    <w:name w:val="index 6"/>
    <w:basedOn w:val="Normal"/>
    <w:next w:val="Normal"/>
    <w:semiHidden/>
    <w:rsid w:val="008837B9"/>
    <w:pPr>
      <w:ind w:left="1800"/>
    </w:pPr>
  </w:style>
  <w:style w:type="paragraph" w:styleId="Index5">
    <w:name w:val="index 5"/>
    <w:basedOn w:val="Normal"/>
    <w:next w:val="Normal"/>
    <w:semiHidden/>
    <w:rsid w:val="008837B9"/>
    <w:pPr>
      <w:ind w:left="1440"/>
    </w:pPr>
  </w:style>
  <w:style w:type="paragraph" w:styleId="Index4">
    <w:name w:val="index 4"/>
    <w:basedOn w:val="Normal"/>
    <w:next w:val="Normal"/>
    <w:semiHidden/>
    <w:rsid w:val="008837B9"/>
    <w:pPr>
      <w:ind w:left="1080"/>
    </w:pPr>
  </w:style>
  <w:style w:type="paragraph" w:styleId="Index3">
    <w:name w:val="index 3"/>
    <w:basedOn w:val="Normal"/>
    <w:next w:val="Normal"/>
    <w:semiHidden/>
    <w:rsid w:val="008837B9"/>
    <w:pPr>
      <w:ind w:left="720"/>
    </w:pPr>
  </w:style>
  <w:style w:type="paragraph" w:styleId="Index2">
    <w:name w:val="index 2"/>
    <w:basedOn w:val="Normal"/>
    <w:next w:val="Normal"/>
    <w:semiHidden/>
    <w:rsid w:val="008837B9"/>
    <w:pPr>
      <w:ind w:left="360"/>
    </w:pPr>
  </w:style>
  <w:style w:type="paragraph" w:styleId="Index1">
    <w:name w:val="index 1"/>
    <w:basedOn w:val="Normal"/>
    <w:next w:val="Normal"/>
    <w:semiHidden/>
    <w:rsid w:val="008837B9"/>
  </w:style>
  <w:style w:type="character" w:styleId="LineNumber">
    <w:name w:val="line number"/>
    <w:basedOn w:val="DefaultParagraphFont"/>
    <w:semiHidden/>
    <w:rsid w:val="008837B9"/>
  </w:style>
  <w:style w:type="paragraph" w:styleId="IndexHeading">
    <w:name w:val="index heading"/>
    <w:basedOn w:val="Normal"/>
    <w:next w:val="Index1"/>
    <w:semiHidden/>
    <w:rsid w:val="008837B9"/>
  </w:style>
  <w:style w:type="paragraph" w:styleId="Footer">
    <w:name w:val="footer"/>
    <w:basedOn w:val="Normal"/>
    <w:uiPriority w:val="99"/>
    <w:rsid w:val="00622155"/>
    <w:pPr>
      <w:tabs>
        <w:tab w:val="center" w:pos="4320"/>
        <w:tab w:val="right" w:pos="8640"/>
      </w:tabs>
    </w:pPr>
    <w:rPr>
      <w:sz w:val="20"/>
    </w:rPr>
  </w:style>
  <w:style w:type="character" w:styleId="FootnoteReference">
    <w:name w:val="footnote reference"/>
    <w:semiHidden/>
    <w:rsid w:val="008837B9"/>
    <w:rPr>
      <w:position w:val="6"/>
      <w:sz w:val="16"/>
    </w:rPr>
  </w:style>
  <w:style w:type="paragraph" w:styleId="FootnoteText">
    <w:name w:val="footnote text"/>
    <w:basedOn w:val="Normal"/>
    <w:semiHidden/>
    <w:rsid w:val="008837B9"/>
    <w:rPr>
      <w:sz w:val="20"/>
    </w:rPr>
  </w:style>
  <w:style w:type="paragraph" w:styleId="Blueline" w:customStyle="1">
    <w:name w:val="Blueline"/>
    <w:basedOn w:val="Normal"/>
    <w:rsid w:val="008837B9"/>
    <w:pPr>
      <w:tabs>
        <w:tab w:val="left" w:pos="-720"/>
      </w:tabs>
    </w:pPr>
    <w:rPr>
      <w:rFonts w:ascii="Arial" w:hAnsi="Arial"/>
      <w:color w:val="0000FF"/>
      <w:sz w:val="20"/>
    </w:rPr>
  </w:style>
  <w:style w:type="paragraph" w:styleId="Redline" w:customStyle="1">
    <w:name w:val="Redline"/>
    <w:basedOn w:val="Normal"/>
    <w:rsid w:val="008837B9"/>
    <w:pPr>
      <w:pBdr>
        <w:top w:val="single" w:color="auto" w:sz="6" w:space="1" w:shadow="1"/>
        <w:left w:val="single" w:color="auto" w:sz="6" w:space="1" w:shadow="1"/>
        <w:bottom w:val="single" w:color="auto" w:sz="6" w:space="1" w:shadow="1"/>
        <w:right w:val="single" w:color="auto" w:sz="6" w:space="1" w:shadow="1"/>
      </w:pBdr>
      <w:tabs>
        <w:tab w:val="left" w:pos="-720"/>
      </w:tabs>
    </w:pPr>
    <w:rPr>
      <w:rFonts w:ascii="Arial" w:hAnsi="Arial"/>
      <w:color w:val="FF0000"/>
      <w:sz w:val="20"/>
    </w:rPr>
  </w:style>
  <w:style w:type="paragraph" w:styleId="Screen" w:customStyle="1">
    <w:name w:val="Screen"/>
    <w:basedOn w:val="Normal"/>
    <w:rsid w:val="008837B9"/>
    <w:pPr>
      <w:pBdr>
        <w:top w:val="double" w:color="auto" w:sz="6" w:space="1" w:shadow="1"/>
        <w:left w:val="double" w:color="auto" w:sz="6" w:space="1" w:shadow="1"/>
        <w:bottom w:val="double" w:color="auto" w:sz="6" w:space="1" w:shadow="1"/>
        <w:right w:val="double" w:color="auto" w:sz="6" w:space="1" w:shadow="1"/>
      </w:pBdr>
    </w:pPr>
    <w:rPr>
      <w:rFonts w:ascii="Courier New" w:hAnsi="Courier New"/>
      <w:b/>
      <w:sz w:val="28"/>
    </w:rPr>
  </w:style>
  <w:style w:type="paragraph" w:styleId="OUTP" w:customStyle="1">
    <w:name w:val="OUTP"/>
    <w:basedOn w:val="Normal"/>
    <w:rsid w:val="008837B9"/>
    <w:pPr>
      <w:ind w:left="864"/>
    </w:pPr>
  </w:style>
  <w:style w:type="paragraph" w:styleId="OUTP1" w:customStyle="1">
    <w:name w:val="OUTP1"/>
    <w:basedOn w:val="OUTP"/>
    <w:rsid w:val="008837B9"/>
    <w:rPr>
      <w:b/>
      <w:u w:val="words"/>
    </w:rPr>
  </w:style>
  <w:style w:type="paragraph" w:styleId="Bullet" w:customStyle="1">
    <w:name w:val="Bullet"/>
    <w:basedOn w:val="Normal"/>
    <w:rsid w:val="00912BCD"/>
    <w:pPr>
      <w:numPr>
        <w:numId w:val="3"/>
      </w:numPr>
      <w:tabs>
        <w:tab w:val="left" w:pos="720"/>
      </w:tabs>
      <w:spacing w:before="120" w:after="60"/>
    </w:pPr>
    <w:rPr>
      <w:color w:val="0000FF"/>
      <w:sz w:val="22"/>
      <w:szCs w:val="22"/>
      <w:u w:val="single"/>
    </w:rPr>
  </w:style>
  <w:style w:type="paragraph" w:styleId="TOC7">
    <w:name w:val="toc 7"/>
    <w:basedOn w:val="Normal"/>
    <w:next w:val="Normal"/>
    <w:uiPriority w:val="39"/>
    <w:rsid w:val="008837B9"/>
    <w:pPr>
      <w:ind w:left="1440"/>
    </w:pPr>
    <w:rPr>
      <w:rFonts w:ascii="Calibri" w:hAnsi="Calibri"/>
      <w:sz w:val="20"/>
    </w:rPr>
  </w:style>
  <w:style w:type="paragraph" w:styleId="TOC8">
    <w:name w:val="toc 8"/>
    <w:basedOn w:val="Normal"/>
    <w:next w:val="Normal"/>
    <w:uiPriority w:val="39"/>
    <w:rsid w:val="008837B9"/>
    <w:pPr>
      <w:ind w:left="1680"/>
    </w:pPr>
    <w:rPr>
      <w:rFonts w:ascii="Calibri" w:hAnsi="Calibri"/>
      <w:sz w:val="20"/>
    </w:rPr>
  </w:style>
  <w:style w:type="paragraph" w:styleId="TOC9">
    <w:name w:val="toc 9"/>
    <w:basedOn w:val="Normal"/>
    <w:next w:val="Normal"/>
    <w:uiPriority w:val="39"/>
    <w:rsid w:val="008837B9"/>
    <w:pPr>
      <w:ind w:left="1920"/>
    </w:pPr>
    <w:rPr>
      <w:rFonts w:ascii="Calibri" w:hAnsi="Calibri"/>
      <w:sz w:val="20"/>
    </w:rPr>
  </w:style>
  <w:style w:type="character" w:styleId="PageNumber">
    <w:name w:val="page number"/>
    <w:basedOn w:val="DefaultParagraphFont"/>
    <w:rsid w:val="008837B9"/>
  </w:style>
  <w:style w:type="paragraph" w:styleId="BodyTextIndent">
    <w:name w:val="Body Text Indent"/>
    <w:basedOn w:val="Normal"/>
    <w:semiHidden/>
    <w:rsid w:val="008837B9"/>
    <w:pPr>
      <w:numPr>
        <w:ilvl w:val="12"/>
      </w:numPr>
      <w:ind w:left="720"/>
    </w:pPr>
  </w:style>
  <w:style w:type="paragraph" w:styleId="BodyTextIndent2">
    <w:name w:val="Body Text Indent 2"/>
    <w:basedOn w:val="Normal"/>
    <w:semiHidden/>
    <w:rsid w:val="008837B9"/>
    <w:pPr>
      <w:numPr>
        <w:ilvl w:val="12"/>
      </w:numPr>
      <w:ind w:left="720" w:hanging="360"/>
    </w:pPr>
  </w:style>
  <w:style w:type="paragraph" w:styleId="BodyTextIndent3">
    <w:name w:val="Body Text Indent 3"/>
    <w:basedOn w:val="Normal"/>
    <w:semiHidden/>
    <w:rsid w:val="008837B9"/>
    <w:pPr>
      <w:ind w:left="360"/>
    </w:pPr>
  </w:style>
  <w:style w:type="character" w:styleId="Hyperlink">
    <w:name w:val="Hyperlink"/>
    <w:uiPriority w:val="99"/>
    <w:rsid w:val="008837B9"/>
    <w:rPr>
      <w:rFonts w:ascii="Times New Roman" w:hAnsi="Times New Roman"/>
      <w:color w:val="0000FF"/>
      <w:sz w:val="24"/>
      <w:u w:val="single"/>
    </w:rPr>
  </w:style>
  <w:style w:type="character" w:styleId="FollowedHyperlink">
    <w:name w:val="FollowedHyperlink"/>
    <w:uiPriority w:val="99"/>
    <w:semiHidden/>
    <w:rsid w:val="008837B9"/>
    <w:rPr>
      <w:color w:val="800080"/>
      <w:u w:val="single"/>
    </w:rPr>
  </w:style>
  <w:style w:type="paragraph" w:styleId="Computer" w:customStyle="1">
    <w:name w:val="Computer"/>
    <w:basedOn w:val="Normal"/>
    <w:rsid w:val="008837B9"/>
    <w:rPr>
      <w:rFonts w:ascii="Courier New" w:hAnsi="Courier New" w:cs="Courier New"/>
      <w:b/>
      <w:sz w:val="18"/>
    </w:rPr>
  </w:style>
  <w:style w:type="paragraph" w:styleId="Paragraph1" w:customStyle="1">
    <w:name w:val="Paragraph1"/>
    <w:basedOn w:val="Normal"/>
    <w:rsid w:val="008837B9"/>
    <w:pPr>
      <w:overflowPunct/>
      <w:autoSpaceDE/>
      <w:autoSpaceDN/>
      <w:adjustRightInd/>
      <w:spacing w:before="80"/>
      <w:jc w:val="both"/>
      <w:textAlignment w:val="auto"/>
    </w:pPr>
    <w:rPr>
      <w:sz w:val="20"/>
      <w:szCs w:val="24"/>
    </w:rPr>
  </w:style>
  <w:style w:type="paragraph" w:styleId="TableText" w:customStyle="1">
    <w:name w:val="Table Text"/>
    <w:link w:val="TableTextChar"/>
    <w:rsid w:val="008837B9"/>
    <w:pPr>
      <w:spacing w:before="40" w:after="40"/>
    </w:pPr>
  </w:style>
  <w:style w:type="paragraph" w:styleId="RevHistory" w:customStyle="1">
    <w:name w:val="RevHistory"/>
    <w:basedOn w:val="Normal"/>
    <w:rsid w:val="008837B9"/>
    <w:pPr>
      <w:pageBreakBefore/>
      <w:overflowPunct/>
      <w:autoSpaceDE/>
      <w:autoSpaceDN/>
      <w:adjustRightInd/>
      <w:spacing w:before="1280"/>
      <w:jc w:val="center"/>
      <w:textAlignment w:val="auto"/>
    </w:pPr>
    <w:rPr>
      <w:sz w:val="36"/>
      <w:szCs w:val="24"/>
    </w:rPr>
  </w:style>
  <w:style w:type="paragraph" w:styleId="BalloonText">
    <w:name w:val="Balloon Text"/>
    <w:basedOn w:val="Normal"/>
    <w:link w:val="BalloonTextChar"/>
    <w:rsid w:val="008837B9"/>
    <w:rPr>
      <w:rFonts w:ascii="Tahoma" w:hAnsi="Tahoma" w:cs="Tahoma"/>
      <w:sz w:val="16"/>
      <w:szCs w:val="16"/>
    </w:rPr>
  </w:style>
  <w:style w:type="paragraph" w:styleId="BodyText4" w:customStyle="1">
    <w:name w:val="Body Text 4"/>
    <w:basedOn w:val="BodyText3"/>
    <w:autoRedefine/>
    <w:rsid w:val="008837B9"/>
    <w:pPr>
      <w:widowControl w:val="0"/>
      <w:overflowPunct/>
      <w:autoSpaceDE/>
      <w:autoSpaceDN/>
      <w:adjustRightInd/>
      <w:ind w:left="2160"/>
      <w:textAlignment w:val="auto"/>
    </w:pPr>
    <w:rPr>
      <w:szCs w:val="22"/>
    </w:rPr>
  </w:style>
  <w:style w:type="paragraph" w:styleId="BodyText3">
    <w:name w:val="Body Text 3"/>
    <w:basedOn w:val="Normal"/>
    <w:semiHidden/>
    <w:rsid w:val="008837B9"/>
    <w:pPr>
      <w:spacing w:before="60" w:after="120"/>
      <w:ind w:left="1800"/>
    </w:pPr>
    <w:rPr>
      <w:szCs w:val="24"/>
    </w:rPr>
  </w:style>
  <w:style w:type="paragraph" w:styleId="titlepglogos" w:customStyle="1">
    <w:name w:val="title pg logos"/>
    <w:basedOn w:val="Normal"/>
    <w:next w:val="Normal"/>
    <w:rsid w:val="008837B9"/>
    <w:pPr>
      <w:overflowPunct/>
      <w:autoSpaceDE/>
      <w:autoSpaceDN/>
      <w:adjustRightInd/>
      <w:jc w:val="center"/>
      <w:textAlignment w:val="auto"/>
    </w:pPr>
    <w:rPr>
      <w:rFonts w:ascii="Arial" w:hAnsi="Arial"/>
    </w:rPr>
  </w:style>
  <w:style w:type="paragraph" w:styleId="Title">
    <w:name w:val="Title"/>
    <w:aliases w:val="VA Title"/>
    <w:basedOn w:val="Normal"/>
    <w:link w:val="TitleChar"/>
    <w:qFormat/>
    <w:rsid w:val="00416E89"/>
    <w:pPr>
      <w:overflowPunct/>
      <w:autoSpaceDE/>
      <w:autoSpaceDN/>
      <w:adjustRightInd/>
      <w:spacing w:before="1200"/>
      <w:jc w:val="center"/>
      <w:textAlignment w:val="auto"/>
      <w:outlineLvl w:val="0"/>
    </w:pPr>
    <w:rPr>
      <w:rFonts w:ascii="Arial" w:hAnsi="Arial"/>
      <w:b/>
      <w:sz w:val="48"/>
      <w:szCs w:val="24"/>
    </w:rPr>
  </w:style>
  <w:style w:type="character" w:styleId="TitleChar" w:customStyle="1">
    <w:name w:val="Title Char"/>
    <w:aliases w:val="VA Title Char"/>
    <w:link w:val="Title"/>
    <w:rsid w:val="00416E89"/>
    <w:rPr>
      <w:rFonts w:ascii="Arial" w:hAnsi="Arial" w:cs="Arial"/>
      <w:b/>
      <w:sz w:val="48"/>
      <w:szCs w:val="24"/>
    </w:rPr>
  </w:style>
  <w:style w:type="paragraph" w:styleId="ListParagraph">
    <w:name w:val="List Paragraph"/>
    <w:basedOn w:val="Normal"/>
    <w:uiPriority w:val="34"/>
    <w:qFormat/>
    <w:rsid w:val="00416E89"/>
    <w:pPr>
      <w:overflowPunct/>
      <w:autoSpaceDE/>
      <w:autoSpaceDN/>
      <w:adjustRightInd/>
      <w:ind w:left="720"/>
      <w:contextualSpacing/>
      <w:textAlignment w:val="auto"/>
    </w:pPr>
    <w:rPr>
      <w:rFonts w:eastAsia="Calibri"/>
      <w:sz w:val="22"/>
      <w:szCs w:val="22"/>
    </w:rPr>
  </w:style>
  <w:style w:type="paragraph" w:styleId="ProbSolu" w:customStyle="1">
    <w:name w:val="ProbSolu"/>
    <w:basedOn w:val="Normal"/>
    <w:qFormat/>
    <w:rsid w:val="00416E89"/>
    <w:pPr>
      <w:overflowPunct/>
      <w:autoSpaceDE/>
      <w:autoSpaceDN/>
      <w:adjustRightInd/>
      <w:spacing w:before="120" w:after="60"/>
      <w:ind w:left="907"/>
      <w:textAlignment w:val="auto"/>
    </w:pPr>
    <w:rPr>
      <w:rFonts w:eastAsia="Calibri"/>
      <w:sz w:val="22"/>
      <w:szCs w:val="22"/>
    </w:rPr>
  </w:style>
  <w:style w:type="character" w:styleId="ProbSoluChar" w:customStyle="1">
    <w:name w:val="ProbSolu Char"/>
    <w:rsid w:val="008837B9"/>
    <w:rPr>
      <w:rFonts w:eastAsia="Calibri"/>
      <w:sz w:val="24"/>
      <w:szCs w:val="22"/>
    </w:rPr>
  </w:style>
  <w:style w:type="paragraph" w:styleId="ProbSoluHdr" w:customStyle="1">
    <w:name w:val="ProbSoluHdr"/>
    <w:basedOn w:val="ProbSolu"/>
    <w:qFormat/>
    <w:rsid w:val="00416E89"/>
    <w:pPr>
      <w:keepNext/>
      <w:spacing w:before="240" w:after="0"/>
    </w:pPr>
    <w:rPr>
      <w:b/>
    </w:rPr>
  </w:style>
  <w:style w:type="character" w:styleId="ProbSoluHdrChar" w:customStyle="1">
    <w:name w:val="ProbSoluHdr Char"/>
    <w:rsid w:val="008837B9"/>
    <w:rPr>
      <w:rFonts w:eastAsia="Calibri"/>
      <w:b/>
      <w:sz w:val="24"/>
      <w:szCs w:val="22"/>
    </w:rPr>
  </w:style>
  <w:style w:type="paragraph" w:styleId="NoSpacing">
    <w:name w:val="No Spacing"/>
    <w:basedOn w:val="Normal"/>
    <w:qFormat/>
    <w:rsid w:val="00416E89"/>
    <w:pPr>
      <w:overflowPunct/>
      <w:autoSpaceDE/>
      <w:autoSpaceDN/>
      <w:adjustRightInd/>
      <w:textAlignment w:val="auto"/>
    </w:pPr>
    <w:rPr>
      <w:rFonts w:ascii="Calibri" w:hAnsi="Calibri" w:eastAsia="Calibri"/>
      <w:sz w:val="22"/>
      <w:szCs w:val="22"/>
    </w:rPr>
  </w:style>
  <w:style w:type="paragraph" w:styleId="TOCHeading">
    <w:name w:val="TOC Heading"/>
    <w:basedOn w:val="Heading1"/>
    <w:next w:val="Normal"/>
    <w:uiPriority w:val="39"/>
    <w:qFormat/>
    <w:rsid w:val="00416E89"/>
    <w:pPr>
      <w:numPr>
        <w:numId w:val="0"/>
      </w:numPr>
      <w:overflowPunct/>
      <w:autoSpaceDE/>
      <w:autoSpaceDN/>
      <w:adjustRightInd/>
      <w:spacing w:before="480" w:line="276" w:lineRule="auto"/>
      <w:textAlignment w:val="auto"/>
      <w:outlineLvl w:val="9"/>
    </w:pPr>
    <w:rPr>
      <w:rFonts w:ascii="Times New Roman" w:hAnsi="Times New Roman" w:cs="Arial"/>
      <w:bCs/>
      <w:color w:val="000000"/>
      <w:sz w:val="28"/>
      <w:szCs w:val="28"/>
    </w:rPr>
  </w:style>
  <w:style w:type="paragraph" w:styleId="BodyTextNumbered1" w:customStyle="1">
    <w:name w:val="Body Text Numbered 1"/>
    <w:rsid w:val="00D7429D"/>
    <w:pPr>
      <w:numPr>
        <w:numId w:val="1"/>
      </w:numPr>
    </w:pPr>
    <w:rPr>
      <w:sz w:val="22"/>
    </w:rPr>
  </w:style>
  <w:style w:type="character" w:styleId="FooterChar" w:customStyle="1">
    <w:name w:val="Footer Char"/>
    <w:basedOn w:val="DefaultParagraphFont"/>
    <w:uiPriority w:val="99"/>
    <w:rsid w:val="008837B9"/>
  </w:style>
  <w:style w:type="paragraph" w:styleId="Header">
    <w:name w:val="header"/>
    <w:basedOn w:val="Normal"/>
    <w:uiPriority w:val="99"/>
    <w:rsid w:val="00092717"/>
    <w:pPr>
      <w:keepNext/>
      <w:tabs>
        <w:tab w:val="center" w:pos="4680"/>
        <w:tab w:val="right" w:pos="9360"/>
      </w:tabs>
      <w:spacing w:before="240" w:after="120"/>
    </w:pPr>
    <w:rPr>
      <w:rFonts w:ascii="Arial" w:hAnsi="Arial" w:cs="Arial"/>
      <w:b/>
    </w:rPr>
  </w:style>
  <w:style w:type="character" w:styleId="HeaderChar" w:customStyle="1">
    <w:name w:val="Header Char"/>
    <w:uiPriority w:val="99"/>
    <w:rsid w:val="008837B9"/>
    <w:rPr>
      <w:sz w:val="24"/>
    </w:rPr>
  </w:style>
  <w:style w:type="paragraph" w:styleId="PrefaceHdr" w:customStyle="1">
    <w:name w:val="PrefaceHdr"/>
    <w:basedOn w:val="Normal"/>
    <w:qFormat/>
    <w:rsid w:val="00416E89"/>
    <w:pPr>
      <w:spacing w:after="240"/>
    </w:pPr>
    <w:rPr>
      <w:rFonts w:ascii="Arial" w:hAnsi="Arial" w:cs="Arial"/>
      <w:b/>
      <w:sz w:val="28"/>
      <w:szCs w:val="28"/>
    </w:rPr>
  </w:style>
  <w:style w:type="paragraph" w:styleId="PrefaceSubHdr" w:customStyle="1">
    <w:name w:val="PrefaceSubHdr"/>
    <w:basedOn w:val="Normal"/>
    <w:qFormat/>
    <w:rsid w:val="00416E89"/>
    <w:pPr>
      <w:spacing w:before="120" w:after="60"/>
    </w:pPr>
    <w:rPr>
      <w:rFonts w:ascii="Arial" w:hAnsi="Arial" w:cs="Arial"/>
      <w:b/>
    </w:rPr>
  </w:style>
  <w:style w:type="paragraph" w:styleId="BodyText">
    <w:name w:val="Body Text"/>
    <w:basedOn w:val="Normal"/>
    <w:link w:val="BodyTextChar1"/>
    <w:rsid w:val="006E7A25"/>
    <w:pPr>
      <w:spacing w:before="120" w:after="120"/>
    </w:pPr>
    <w:rPr>
      <w:sz w:val="22"/>
      <w:szCs w:val="22"/>
    </w:rPr>
  </w:style>
  <w:style w:type="character" w:styleId="BodyTextIndentChar" w:customStyle="1">
    <w:name w:val="Body Text Indent Char"/>
    <w:rsid w:val="008837B9"/>
    <w:rPr>
      <w:sz w:val="24"/>
    </w:rPr>
  </w:style>
  <w:style w:type="character" w:styleId="BodyTextChar" w:customStyle="1">
    <w:name w:val="Body Text Char"/>
    <w:basedOn w:val="DefaultParagraphFont"/>
    <w:rsid w:val="00092717"/>
  </w:style>
  <w:style w:type="paragraph" w:styleId="BodyText2">
    <w:name w:val="Body Text 2"/>
    <w:basedOn w:val="BodyText"/>
    <w:semiHidden/>
    <w:rsid w:val="008837B9"/>
    <w:pPr>
      <w:ind w:left="900"/>
    </w:pPr>
  </w:style>
  <w:style w:type="character" w:styleId="CommentTextChar" w:customStyle="1">
    <w:name w:val="Comment Text Char"/>
    <w:basedOn w:val="DefaultParagraphFont"/>
    <w:uiPriority w:val="99"/>
    <w:semiHidden/>
    <w:rsid w:val="008837B9"/>
  </w:style>
  <w:style w:type="character" w:styleId="BodyText2Char" w:customStyle="1">
    <w:name w:val="Body Text 2 Char"/>
    <w:rsid w:val="008837B9"/>
    <w:rPr>
      <w:sz w:val="24"/>
    </w:rPr>
  </w:style>
  <w:style w:type="paragraph" w:styleId="ComponentInfo" w:customStyle="1">
    <w:name w:val="ComponentInfo"/>
    <w:qFormat/>
    <w:rsid w:val="00416E89"/>
    <w:pPr>
      <w:tabs>
        <w:tab w:val="left" w:pos="3780"/>
      </w:tabs>
      <w:spacing w:after="120"/>
      <w:ind w:left="3780" w:hanging="2520"/>
      <w:contextualSpacing/>
    </w:pPr>
    <w:rPr>
      <w:sz w:val="22"/>
    </w:rPr>
  </w:style>
  <w:style w:type="paragraph" w:styleId="RPCInfo" w:customStyle="1">
    <w:name w:val="RPCInfo"/>
    <w:basedOn w:val="ComponentInfo"/>
    <w:qFormat/>
    <w:rsid w:val="00416E89"/>
    <w:pPr>
      <w:tabs>
        <w:tab w:val="clear" w:pos="3780"/>
        <w:tab w:val="left" w:pos="4680"/>
      </w:tabs>
      <w:ind w:left="4680" w:hanging="3420"/>
    </w:pPr>
  </w:style>
  <w:style w:type="paragraph" w:styleId="RoutineInfo" w:customStyle="1">
    <w:name w:val="RoutineInfo"/>
    <w:basedOn w:val="ComponentInfo"/>
    <w:qFormat/>
    <w:rsid w:val="00416E89"/>
    <w:pPr>
      <w:tabs>
        <w:tab w:val="clear" w:pos="3780"/>
        <w:tab w:val="left" w:pos="3060"/>
      </w:tabs>
      <w:ind w:left="3060" w:hanging="1800"/>
      <w:contextualSpacing w:val="0"/>
    </w:pPr>
  </w:style>
  <w:style w:type="paragraph" w:styleId="TableText0" w:customStyle="1">
    <w:name w:val="TableText"/>
    <w:basedOn w:val="Normal"/>
    <w:qFormat/>
    <w:rsid w:val="00416E89"/>
    <w:rPr>
      <w:sz w:val="22"/>
      <w:szCs w:val="22"/>
    </w:rPr>
  </w:style>
  <w:style w:type="paragraph" w:styleId="TableHdr" w:customStyle="1">
    <w:name w:val="TableHdr"/>
    <w:basedOn w:val="Normal"/>
    <w:qFormat/>
    <w:rsid w:val="00416E89"/>
    <w:rPr>
      <w:rFonts w:ascii="Arial" w:hAnsi="Arial" w:cs="Arial"/>
      <w:b/>
      <w:bCs/>
      <w:sz w:val="22"/>
      <w:szCs w:val="22"/>
    </w:rPr>
  </w:style>
  <w:style w:type="paragraph" w:styleId="DownloadSite" w:customStyle="1">
    <w:name w:val="DownloadSite"/>
    <w:basedOn w:val="BodyText3"/>
    <w:qFormat/>
    <w:rsid w:val="00416E89"/>
    <w:pPr>
      <w:spacing w:before="240" w:after="240"/>
    </w:pPr>
    <w:rPr>
      <w:b/>
      <w:sz w:val="28"/>
      <w:szCs w:val="28"/>
    </w:rPr>
  </w:style>
  <w:style w:type="paragraph" w:styleId="textbullet" w:customStyle="1">
    <w:name w:val="textbullet"/>
    <w:basedOn w:val="BodyText3"/>
    <w:qFormat/>
    <w:rsid w:val="00416E89"/>
    <w:pPr>
      <w:numPr>
        <w:numId w:val="7"/>
      </w:numPr>
      <w:tabs>
        <w:tab w:val="left" w:pos="1800"/>
      </w:tabs>
      <w:contextualSpacing/>
    </w:pPr>
  </w:style>
  <w:style w:type="paragraph" w:styleId="h3indent" w:customStyle="1">
    <w:name w:val="h3_indent"/>
    <w:basedOn w:val="Normal"/>
    <w:link w:val="h3indentChar1"/>
    <w:qFormat/>
    <w:rsid w:val="00416E89"/>
    <w:pPr>
      <w:overflowPunct/>
      <w:autoSpaceDE/>
      <w:autoSpaceDN/>
      <w:adjustRightInd/>
      <w:spacing w:after="120"/>
      <w:ind w:left="2160"/>
      <w:textAlignment w:val="auto"/>
    </w:pPr>
    <w:rPr>
      <w:rFonts w:ascii="Arial" w:hAnsi="Arial"/>
      <w:color w:val="000000"/>
      <w:sz w:val="22"/>
      <w:szCs w:val="22"/>
    </w:rPr>
  </w:style>
  <w:style w:type="character" w:styleId="h3indentChar1" w:customStyle="1">
    <w:name w:val="h3_indent Char1"/>
    <w:link w:val="h3indent"/>
    <w:rsid w:val="00416E89"/>
    <w:rPr>
      <w:rFonts w:ascii="Arial" w:hAnsi="Arial"/>
      <w:color w:val="000000"/>
      <w:sz w:val="22"/>
      <w:szCs w:val="22"/>
    </w:rPr>
  </w:style>
  <w:style w:type="paragraph" w:styleId="capturereverse" w:customStyle="1">
    <w:name w:val="capture reverse"/>
    <w:rsid w:val="007912F2"/>
    <w:pPr>
      <w:pBdr>
        <w:top w:val="single" w:color="0000FF" w:sz="4" w:space="0"/>
        <w:bottom w:val="single" w:color="0000FF" w:sz="4" w:space="0"/>
        <w:right w:val="single" w:color="000000" w:sz="4" w:space="0"/>
      </w:pBdr>
      <w:shd w:val="clear" w:color="auto" w:fill="0000FF"/>
      <w:ind w:left="720"/>
    </w:pPr>
    <w:rPr>
      <w:rFonts w:ascii="Courier" w:hAnsi="Courier" w:cs="Courier"/>
      <w:color w:val="FFFFFF"/>
      <w:sz w:val="18"/>
      <w:szCs w:val="18"/>
      <w:lang w:eastAsia="ar-SA"/>
    </w:rPr>
  </w:style>
  <w:style w:type="character" w:styleId="Heading3Char" w:customStyle="1">
    <w:name w:val="Heading 3 Char"/>
    <w:link w:val="Heading3"/>
    <w:rsid w:val="00F904A1"/>
    <w:rPr>
      <w:rFonts w:ascii="Arial" w:hAnsi="Arial" w:cs="Arial"/>
      <w:b/>
      <w:sz w:val="28"/>
    </w:rPr>
  </w:style>
  <w:style w:type="paragraph" w:styleId="PlainText">
    <w:name w:val="Plain Text"/>
    <w:basedOn w:val="Normal"/>
    <w:link w:val="PlainTextChar"/>
    <w:uiPriority w:val="99"/>
    <w:unhideWhenUsed/>
    <w:rsid w:val="00C016C5"/>
    <w:pPr>
      <w:overflowPunct/>
      <w:autoSpaceDE/>
      <w:autoSpaceDN/>
      <w:adjustRightInd/>
      <w:textAlignment w:val="auto"/>
    </w:pPr>
    <w:rPr>
      <w:rFonts w:ascii="Consolas" w:hAnsi="Consolas" w:eastAsia="Calibri"/>
      <w:sz w:val="21"/>
      <w:szCs w:val="21"/>
    </w:rPr>
  </w:style>
  <w:style w:type="character" w:styleId="PlainTextChar" w:customStyle="1">
    <w:name w:val="Plain Text Char"/>
    <w:link w:val="PlainText"/>
    <w:uiPriority w:val="99"/>
    <w:rsid w:val="00C016C5"/>
    <w:rPr>
      <w:rFonts w:ascii="Consolas" w:hAnsi="Consolas" w:eastAsia="Calibri" w:cs="Times New Roman"/>
      <w:sz w:val="21"/>
      <w:szCs w:val="21"/>
    </w:rPr>
  </w:style>
  <w:style w:type="paragraph" w:styleId="CommentSubject">
    <w:name w:val="annotation subject"/>
    <w:basedOn w:val="CommentText"/>
    <w:next w:val="CommentText"/>
    <w:link w:val="CommentSubjectChar"/>
    <w:uiPriority w:val="99"/>
    <w:semiHidden/>
    <w:unhideWhenUsed/>
    <w:rsid w:val="003F1863"/>
    <w:rPr>
      <w:b/>
      <w:bCs/>
    </w:rPr>
  </w:style>
  <w:style w:type="character" w:styleId="CommentTextChar1" w:customStyle="1">
    <w:name w:val="Comment Text Char1"/>
    <w:basedOn w:val="DefaultParagraphFont"/>
    <w:link w:val="CommentText"/>
    <w:semiHidden/>
    <w:rsid w:val="003F1863"/>
  </w:style>
  <w:style w:type="character" w:styleId="CommentSubjectChar" w:customStyle="1">
    <w:name w:val="Comment Subject Char"/>
    <w:basedOn w:val="CommentTextChar1"/>
    <w:link w:val="CommentSubject"/>
    <w:rsid w:val="003F1863"/>
  </w:style>
  <w:style w:type="paragraph" w:styleId="Default" w:customStyle="1">
    <w:name w:val="Default"/>
    <w:rsid w:val="00B07DF9"/>
    <w:pPr>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A14667"/>
    <w:pPr>
      <w:ind w:left="480" w:hanging="480"/>
    </w:pPr>
    <w:rPr>
      <w:rFonts w:asciiTheme="minorHAnsi" w:hAnsiTheme="minorHAnsi"/>
      <w:caps/>
      <w:sz w:val="20"/>
    </w:rPr>
  </w:style>
  <w:style w:type="paragraph" w:styleId="SpaceBeforeTable" w:customStyle="1">
    <w:name w:val="Space Before Table"/>
    <w:basedOn w:val="Normal"/>
    <w:autoRedefine/>
    <w:rsid w:val="00092717"/>
    <w:pPr>
      <w:keepNext/>
      <w:spacing w:before="60" w:after="60"/>
    </w:pPr>
    <w:rPr>
      <w:sz w:val="16"/>
      <w:szCs w:val="16"/>
    </w:rPr>
  </w:style>
  <w:style w:type="paragraph" w:styleId="PrefaceHeader" w:customStyle="1">
    <w:name w:val="Preface Header"/>
    <w:basedOn w:val="Header"/>
    <w:autoRedefine/>
    <w:rsid w:val="008B7EA3"/>
    <w:rPr>
      <w:sz w:val="28"/>
      <w:szCs w:val="28"/>
    </w:rPr>
  </w:style>
  <w:style w:type="numbering" w:styleId="Style1" w:customStyle="1">
    <w:name w:val="Style1"/>
    <w:uiPriority w:val="99"/>
    <w:rsid w:val="00317823"/>
    <w:pPr>
      <w:numPr>
        <w:numId w:val="2"/>
      </w:numPr>
    </w:pPr>
  </w:style>
  <w:style w:type="paragraph" w:styleId="Style3" w:customStyle="1">
    <w:name w:val="Style3"/>
    <w:basedOn w:val="Normal"/>
    <w:next w:val="BodyText"/>
    <w:autoRedefine/>
    <w:rsid w:val="00BD22E5"/>
    <w:rPr>
      <w:i/>
      <w:sz w:val="22"/>
      <w:szCs w:val="22"/>
    </w:rPr>
  </w:style>
  <w:style w:type="paragraph" w:styleId="Style2" w:customStyle="1">
    <w:name w:val="Style2"/>
    <w:basedOn w:val="Normal"/>
    <w:rsid w:val="00BD22E5"/>
    <w:rPr>
      <w:sz w:val="22"/>
      <w:szCs w:val="22"/>
    </w:rPr>
  </w:style>
  <w:style w:type="paragraph" w:styleId="2Bulletdash" w:customStyle="1">
    <w:name w:val="2 Bullet dash"/>
    <w:basedOn w:val="Bullet"/>
    <w:autoRedefine/>
    <w:rsid w:val="00A457DD"/>
    <w:pPr>
      <w:numPr>
        <w:numId w:val="4"/>
      </w:numPr>
      <w:tabs>
        <w:tab w:val="clear" w:pos="720"/>
        <w:tab w:val="left" w:pos="1260"/>
      </w:tabs>
      <w:ind w:left="1267"/>
    </w:pPr>
  </w:style>
  <w:style w:type="character" w:styleId="Heading4Char" w:customStyle="1">
    <w:name w:val="Heading 4 Char"/>
    <w:link w:val="Heading4"/>
    <w:rsid w:val="00530A77"/>
    <w:rPr>
      <w:rFonts w:ascii="Arial" w:hAnsi="Arial"/>
      <w:b/>
      <w:sz w:val="24"/>
    </w:rPr>
  </w:style>
  <w:style w:type="character" w:styleId="Heading5Char" w:customStyle="1">
    <w:name w:val="Heading 5 Char"/>
    <w:link w:val="Heading5"/>
    <w:rsid w:val="001C48CD"/>
    <w:rPr>
      <w:rFonts w:ascii="Arial" w:hAnsi="Arial"/>
      <w:b/>
      <w:sz w:val="24"/>
    </w:rPr>
  </w:style>
  <w:style w:type="character" w:styleId="Heading6Char" w:customStyle="1">
    <w:name w:val="Heading 6 Char"/>
    <w:link w:val="Heading6"/>
    <w:rsid w:val="00416E89"/>
    <w:rPr>
      <w:rFonts w:ascii="CG Times (WN)" w:hAnsi="CG Times (WN)"/>
      <w:b/>
      <w:sz w:val="28"/>
    </w:rPr>
  </w:style>
  <w:style w:type="character" w:styleId="Heading7Char" w:customStyle="1">
    <w:name w:val="Heading 7 Char"/>
    <w:link w:val="Heading7"/>
    <w:rsid w:val="00416E89"/>
    <w:rPr>
      <w:i/>
    </w:rPr>
  </w:style>
  <w:style w:type="character" w:styleId="Heading8Char" w:customStyle="1">
    <w:name w:val="Heading 8 Char"/>
    <w:link w:val="Heading8"/>
    <w:rsid w:val="00416E89"/>
    <w:rPr>
      <w:i/>
    </w:rPr>
  </w:style>
  <w:style w:type="character" w:styleId="Heading9Char" w:customStyle="1">
    <w:name w:val="Heading 9 Char"/>
    <w:link w:val="Heading9"/>
    <w:rsid w:val="00416E89"/>
    <w:rPr>
      <w:i/>
    </w:rPr>
  </w:style>
  <w:style w:type="paragraph" w:styleId="TableHeading" w:customStyle="1">
    <w:name w:val="Table Heading"/>
    <w:basedOn w:val="BodyText"/>
    <w:rsid w:val="00BF2FA5"/>
    <w:pPr>
      <w:overflowPunct/>
      <w:autoSpaceDE/>
      <w:autoSpaceDN/>
      <w:adjustRightInd/>
      <w:spacing w:before="60" w:after="60"/>
      <w:textAlignment w:val="auto"/>
    </w:pPr>
    <w:rPr>
      <w:rFonts w:ascii="Arial" w:hAnsi="Arial"/>
      <w:b/>
      <w:sz w:val="20"/>
      <w:szCs w:val="24"/>
    </w:rPr>
  </w:style>
  <w:style w:type="character" w:styleId="TableTextChar" w:customStyle="1">
    <w:name w:val="Table Text Char"/>
    <w:link w:val="TableText"/>
    <w:rsid w:val="00BF2FA5"/>
    <w:rPr>
      <w:lang w:val="en-US" w:eastAsia="en-US" w:bidi="ar-SA"/>
    </w:rPr>
  </w:style>
  <w:style w:type="character" w:styleId="Emphasis">
    <w:name w:val="Emphasis"/>
    <w:uiPriority w:val="20"/>
    <w:qFormat/>
    <w:rsid w:val="00C55671"/>
    <w:rPr>
      <w:i/>
      <w:iCs/>
    </w:rPr>
  </w:style>
  <w:style w:type="character" w:styleId="HTMLCite">
    <w:name w:val="HTML Cite"/>
    <w:uiPriority w:val="99"/>
    <w:semiHidden/>
    <w:unhideWhenUsed/>
    <w:rsid w:val="00D809A0"/>
    <w:rPr>
      <w:i w:val="0"/>
      <w:iCs w:val="0"/>
      <w:color w:val="388222"/>
    </w:rPr>
  </w:style>
  <w:style w:type="paragraph" w:styleId="xl65" w:customStyle="1">
    <w:name w:val="xl65"/>
    <w:basedOn w:val="Normal"/>
    <w:rsid w:val="002C3684"/>
    <w:pPr>
      <w:pBdr>
        <w:top w:val="single" w:color="auto" w:sz="8" w:space="0"/>
        <w:left w:val="dotted" w:color="auto" w:sz="4" w:space="0"/>
        <w:bottom w:val="single" w:color="auto" w:sz="8" w:space="0"/>
        <w:right w:val="single" w:color="auto" w:sz="8" w:space="0"/>
      </w:pBdr>
      <w:overflowPunct/>
      <w:autoSpaceDE/>
      <w:autoSpaceDN/>
      <w:adjustRightInd/>
      <w:spacing w:before="100" w:beforeAutospacing="1" w:after="100" w:afterAutospacing="1"/>
      <w:textAlignment w:val="top"/>
    </w:pPr>
    <w:rPr>
      <w:sz w:val="20"/>
    </w:rPr>
  </w:style>
  <w:style w:type="paragraph" w:styleId="xl66" w:customStyle="1">
    <w:name w:val="xl66"/>
    <w:basedOn w:val="Normal"/>
    <w:rsid w:val="002C3684"/>
    <w:pPr>
      <w:pBdr>
        <w:top w:val="single" w:color="auto" w:sz="8" w:space="0"/>
        <w:bottom w:val="single" w:color="auto" w:sz="8" w:space="0"/>
        <w:right w:val="single" w:color="auto" w:sz="8" w:space="0"/>
      </w:pBdr>
      <w:shd w:val="clear" w:color="000000" w:fill="FFFF99"/>
      <w:overflowPunct/>
      <w:autoSpaceDE/>
      <w:autoSpaceDN/>
      <w:adjustRightInd/>
      <w:spacing w:before="100" w:beforeAutospacing="1" w:after="100" w:afterAutospacing="1"/>
      <w:jc w:val="center"/>
      <w:textAlignment w:val="center"/>
    </w:pPr>
    <w:rPr>
      <w:b/>
      <w:bCs/>
      <w:sz w:val="20"/>
    </w:rPr>
  </w:style>
  <w:style w:type="paragraph" w:styleId="xl67" w:customStyle="1">
    <w:name w:val="xl67"/>
    <w:basedOn w:val="Normal"/>
    <w:rsid w:val="002C3684"/>
    <w:pPr>
      <w:pBdr>
        <w:top w:val="single" w:color="auto" w:sz="8" w:space="0"/>
        <w:bottom w:val="single" w:color="auto" w:sz="8" w:space="0"/>
        <w:right w:val="dotted" w:color="auto" w:sz="4" w:space="0"/>
      </w:pBdr>
      <w:overflowPunct/>
      <w:autoSpaceDE/>
      <w:autoSpaceDN/>
      <w:adjustRightInd/>
      <w:spacing w:before="100" w:beforeAutospacing="1" w:after="100" w:afterAutospacing="1"/>
      <w:textAlignment w:val="top"/>
    </w:pPr>
    <w:rPr>
      <w:sz w:val="20"/>
    </w:rPr>
  </w:style>
  <w:style w:type="paragraph" w:styleId="xl68" w:customStyle="1">
    <w:name w:val="xl68"/>
    <w:basedOn w:val="Normal"/>
    <w:rsid w:val="002C3684"/>
    <w:pPr>
      <w:pBdr>
        <w:top w:val="single" w:color="auto" w:sz="8"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69" w:customStyle="1">
    <w:name w:val="xl69"/>
    <w:basedOn w:val="Normal"/>
    <w:rsid w:val="002C3684"/>
    <w:pPr>
      <w:pBdr>
        <w:top w:val="single" w:color="auto" w:sz="8" w:space="0"/>
        <w:left w:val="single" w:color="auto" w:sz="8"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70" w:customStyle="1">
    <w:name w:val="xl70"/>
    <w:basedOn w:val="Normal"/>
    <w:rsid w:val="002C3684"/>
    <w:pPr>
      <w:pBdr>
        <w:top w:val="single" w:color="auto" w:sz="8" w:space="0"/>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71" w:customStyle="1">
    <w:name w:val="xl71"/>
    <w:basedOn w:val="Normal"/>
    <w:rsid w:val="002C3684"/>
    <w:pPr>
      <w:pBdr>
        <w:top w:val="single" w:color="auto" w:sz="8" w:space="0"/>
        <w:left w:val="dotted"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72" w:customStyle="1">
    <w:name w:val="xl72"/>
    <w:basedOn w:val="Normal"/>
    <w:rsid w:val="002C3684"/>
    <w:pPr>
      <w:pBdr>
        <w:top w:val="single" w:color="auto" w:sz="8" w:space="0"/>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73" w:customStyle="1">
    <w:name w:val="xl73"/>
    <w:basedOn w:val="Normal"/>
    <w:rsid w:val="002C3684"/>
    <w:pPr>
      <w:pBdr>
        <w:top w:val="single" w:color="auto" w:sz="8" w:space="0"/>
        <w:left w:val="dotted"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Cs w:val="24"/>
    </w:rPr>
  </w:style>
  <w:style w:type="paragraph" w:styleId="xl74" w:customStyle="1">
    <w:name w:val="xl74"/>
    <w:basedOn w:val="Normal"/>
    <w:rsid w:val="002C3684"/>
    <w:pPr>
      <w:pBdr>
        <w:top w:val="single" w:color="auto" w:sz="8" w:space="0"/>
        <w:left w:val="single" w:color="auto" w:sz="8" w:space="0"/>
        <w:bottom w:val="single" w:color="auto" w:sz="8" w:space="0"/>
        <w:right w:val="single" w:color="auto" w:sz="8" w:space="0"/>
      </w:pBdr>
      <w:shd w:val="clear" w:color="000000" w:fill="FFFF99"/>
      <w:overflowPunct/>
      <w:autoSpaceDE/>
      <w:autoSpaceDN/>
      <w:adjustRightInd/>
      <w:spacing w:before="100" w:beforeAutospacing="1" w:after="100" w:afterAutospacing="1"/>
      <w:jc w:val="center"/>
      <w:textAlignment w:val="center"/>
    </w:pPr>
    <w:rPr>
      <w:b/>
      <w:bCs/>
      <w:sz w:val="20"/>
    </w:rPr>
  </w:style>
  <w:style w:type="paragraph" w:styleId="xl75" w:customStyle="1">
    <w:name w:val="xl75"/>
    <w:basedOn w:val="Normal"/>
    <w:rsid w:val="002C3684"/>
    <w:pPr>
      <w:pBdr>
        <w:top w:val="single" w:color="auto" w:sz="8" w:space="0"/>
        <w:left w:val="single" w:color="auto" w:sz="8" w:space="0"/>
        <w:bottom w:val="single" w:color="auto" w:sz="8" w:space="0"/>
        <w:right w:val="dotted" w:color="auto" w:sz="4" w:space="0"/>
      </w:pBdr>
      <w:overflowPunct/>
      <w:autoSpaceDE/>
      <w:autoSpaceDN/>
      <w:adjustRightInd/>
      <w:spacing w:before="100" w:beforeAutospacing="1" w:after="100" w:afterAutospacing="1"/>
      <w:textAlignment w:val="top"/>
    </w:pPr>
    <w:rPr>
      <w:sz w:val="20"/>
    </w:rPr>
  </w:style>
  <w:style w:type="paragraph" w:styleId="xl76" w:customStyle="1">
    <w:name w:val="xl76"/>
    <w:basedOn w:val="Normal"/>
    <w:rsid w:val="002C3684"/>
    <w:pPr>
      <w:pBdr>
        <w:top w:val="single" w:color="auto" w:sz="8" w:space="0"/>
        <w:left w:val="dotted" w:color="auto" w:sz="4" w:space="0"/>
        <w:bottom w:val="single" w:color="auto" w:sz="8" w:space="0"/>
        <w:right w:val="single" w:color="auto" w:sz="8" w:space="0"/>
      </w:pBdr>
      <w:overflowPunct/>
      <w:autoSpaceDE/>
      <w:autoSpaceDN/>
      <w:adjustRightInd/>
      <w:spacing w:before="100" w:beforeAutospacing="1" w:after="100" w:afterAutospacing="1"/>
      <w:textAlignment w:val="top"/>
    </w:pPr>
    <w:rPr>
      <w:sz w:val="20"/>
    </w:rPr>
  </w:style>
  <w:style w:type="paragraph" w:styleId="xl77" w:customStyle="1">
    <w:name w:val="xl77"/>
    <w:basedOn w:val="Normal"/>
    <w:rsid w:val="002C3684"/>
    <w:pPr>
      <w:pBdr>
        <w:top w:val="single" w:color="auto" w:sz="8" w:space="0"/>
        <w:left w:val="dotted" w:color="auto" w:sz="4" w:space="0"/>
        <w:bottom w:val="single" w:color="auto" w:sz="8" w:space="0"/>
        <w:right w:val="dotted" w:color="auto" w:sz="4" w:space="0"/>
      </w:pBdr>
      <w:overflowPunct/>
      <w:autoSpaceDE/>
      <w:autoSpaceDN/>
      <w:adjustRightInd/>
      <w:spacing w:before="100" w:beforeAutospacing="1" w:after="100" w:afterAutospacing="1"/>
      <w:textAlignment w:val="top"/>
    </w:pPr>
    <w:rPr>
      <w:szCs w:val="24"/>
    </w:rPr>
  </w:style>
  <w:style w:type="paragraph" w:styleId="xl78" w:customStyle="1">
    <w:name w:val="xl78"/>
    <w:basedOn w:val="Normal"/>
    <w:rsid w:val="002C3684"/>
    <w:pPr>
      <w:pBdr>
        <w:top w:val="single" w:color="auto" w:sz="8" w:space="0"/>
        <w:left w:val="dotted" w:color="auto" w:sz="4" w:space="0"/>
        <w:bottom w:val="single" w:color="auto" w:sz="8" w:space="0"/>
        <w:right w:val="single" w:color="auto" w:sz="8" w:space="0"/>
      </w:pBdr>
      <w:overflowPunct/>
      <w:autoSpaceDE/>
      <w:autoSpaceDN/>
      <w:adjustRightInd/>
      <w:spacing w:before="100" w:beforeAutospacing="1" w:after="100" w:afterAutospacing="1"/>
      <w:textAlignment w:val="top"/>
    </w:pPr>
    <w:rPr>
      <w:szCs w:val="24"/>
    </w:rPr>
  </w:style>
  <w:style w:type="paragraph" w:styleId="xl79" w:customStyle="1">
    <w:name w:val="xl79"/>
    <w:basedOn w:val="Normal"/>
    <w:rsid w:val="002C3684"/>
    <w:pPr>
      <w:pBdr>
        <w:top w:val="single" w:color="auto" w:sz="8" w:space="0"/>
        <w:left w:val="dotted" w:color="auto" w:sz="4" w:space="0"/>
        <w:bottom w:val="single" w:color="auto" w:sz="8" w:space="0"/>
        <w:right w:val="dotted" w:color="auto" w:sz="4" w:space="0"/>
      </w:pBdr>
      <w:overflowPunct/>
      <w:autoSpaceDE/>
      <w:autoSpaceDN/>
      <w:adjustRightInd/>
      <w:spacing w:before="100" w:beforeAutospacing="1" w:after="100" w:afterAutospacing="1"/>
      <w:jc w:val="center"/>
      <w:textAlignment w:val="top"/>
    </w:pPr>
    <w:rPr>
      <w:sz w:val="20"/>
    </w:rPr>
  </w:style>
  <w:style w:type="paragraph" w:styleId="xl80" w:customStyle="1">
    <w:name w:val="xl80"/>
    <w:basedOn w:val="Normal"/>
    <w:rsid w:val="002C3684"/>
    <w:pPr>
      <w:pBdr>
        <w:top w:val="single" w:color="auto" w:sz="8" w:space="0"/>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jc w:val="center"/>
      <w:textAlignment w:val="top"/>
    </w:pPr>
    <w:rPr>
      <w:sz w:val="20"/>
    </w:rPr>
  </w:style>
  <w:style w:type="paragraph" w:styleId="xl81" w:customStyle="1">
    <w:name w:val="xl81"/>
    <w:basedOn w:val="Normal"/>
    <w:rsid w:val="002C3684"/>
    <w:pPr>
      <w:pBdr>
        <w:top w:val="single" w:color="auto" w:sz="8" w:space="0"/>
        <w:left w:val="dotted" w:color="auto" w:sz="4" w:space="0"/>
        <w:bottom w:val="single" w:color="auto" w:sz="4" w:space="0"/>
        <w:right w:val="dotted" w:color="auto" w:sz="4" w:space="0"/>
      </w:pBdr>
      <w:overflowPunct/>
      <w:autoSpaceDE/>
      <w:autoSpaceDN/>
      <w:adjustRightInd/>
      <w:spacing w:before="100" w:beforeAutospacing="1" w:after="100" w:afterAutospacing="1"/>
      <w:textAlignment w:val="top"/>
    </w:pPr>
    <w:rPr>
      <w:sz w:val="20"/>
    </w:rPr>
  </w:style>
  <w:style w:type="paragraph" w:styleId="xl82" w:customStyle="1">
    <w:name w:val="xl82"/>
    <w:basedOn w:val="Normal"/>
    <w:rsid w:val="002C3684"/>
    <w:pPr>
      <w:pBdr>
        <w:top w:val="single" w:color="auto" w:sz="8" w:space="0"/>
        <w:left w:val="dotted" w:color="auto" w:sz="4" w:space="0"/>
        <w:bottom w:val="single" w:color="auto" w:sz="4" w:space="0"/>
        <w:right w:val="single" w:color="auto" w:sz="8" w:space="0"/>
      </w:pBdr>
      <w:overflowPunct/>
      <w:autoSpaceDE/>
      <w:autoSpaceDN/>
      <w:adjustRightInd/>
      <w:spacing w:before="100" w:beforeAutospacing="1" w:after="100" w:afterAutospacing="1"/>
      <w:textAlignment w:val="top"/>
    </w:pPr>
    <w:rPr>
      <w:sz w:val="20"/>
    </w:rPr>
  </w:style>
  <w:style w:type="paragraph" w:styleId="xl83" w:customStyle="1">
    <w:name w:val="xl83"/>
    <w:basedOn w:val="Normal"/>
    <w:rsid w:val="002C3684"/>
    <w:pPr>
      <w:pBdr>
        <w:top w:val="single" w:color="auto" w:sz="4" w:space="0"/>
        <w:left w:val="dotted" w:color="auto" w:sz="4" w:space="0"/>
        <w:bottom w:val="single" w:color="auto" w:sz="8" w:space="0"/>
        <w:right w:val="dotted" w:color="auto" w:sz="4" w:space="0"/>
      </w:pBdr>
      <w:overflowPunct/>
      <w:autoSpaceDE/>
      <w:autoSpaceDN/>
      <w:adjustRightInd/>
      <w:spacing w:before="100" w:beforeAutospacing="1" w:after="100" w:afterAutospacing="1"/>
      <w:textAlignment w:val="top"/>
    </w:pPr>
    <w:rPr>
      <w:sz w:val="20"/>
    </w:rPr>
  </w:style>
  <w:style w:type="paragraph" w:styleId="xl84" w:customStyle="1">
    <w:name w:val="xl84"/>
    <w:basedOn w:val="Normal"/>
    <w:rsid w:val="002C3684"/>
    <w:pPr>
      <w:pBdr>
        <w:top w:val="single" w:color="auto" w:sz="4" w:space="0"/>
        <w:left w:val="dotted" w:color="auto" w:sz="4" w:space="0"/>
        <w:bottom w:val="single" w:color="auto" w:sz="8" w:space="0"/>
        <w:right w:val="single" w:color="auto" w:sz="8" w:space="0"/>
      </w:pBdr>
      <w:overflowPunct/>
      <w:autoSpaceDE/>
      <w:autoSpaceDN/>
      <w:adjustRightInd/>
      <w:spacing w:before="100" w:beforeAutospacing="1" w:after="100" w:afterAutospacing="1"/>
      <w:textAlignment w:val="top"/>
    </w:pPr>
    <w:rPr>
      <w:sz w:val="20"/>
    </w:rPr>
  </w:style>
  <w:style w:type="paragraph" w:styleId="xl85" w:customStyle="1">
    <w:name w:val="xl85"/>
    <w:basedOn w:val="Normal"/>
    <w:rsid w:val="002C3684"/>
    <w:pPr>
      <w:pBdr>
        <w:top w:val="single" w:color="auto" w:sz="8" w:space="0"/>
        <w:left w:val="dotted" w:color="auto" w:sz="4" w:space="0"/>
        <w:bottom w:val="single" w:color="auto" w:sz="8" w:space="0"/>
        <w:right w:val="dotted" w:color="auto" w:sz="4" w:space="0"/>
      </w:pBdr>
      <w:overflowPunct/>
      <w:autoSpaceDE/>
      <w:autoSpaceDN/>
      <w:adjustRightInd/>
      <w:spacing w:before="100" w:beforeAutospacing="1" w:after="100" w:afterAutospacing="1"/>
      <w:textAlignment w:val="top"/>
    </w:pPr>
    <w:rPr>
      <w:sz w:val="20"/>
    </w:rPr>
  </w:style>
  <w:style w:type="paragraph" w:styleId="xl86" w:customStyle="1">
    <w:name w:val="xl86"/>
    <w:basedOn w:val="Normal"/>
    <w:rsid w:val="002C3684"/>
    <w:pPr>
      <w:pBdr>
        <w:top w:val="single" w:color="auto" w:sz="8" w:space="0"/>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87" w:customStyle="1">
    <w:name w:val="xl87"/>
    <w:basedOn w:val="Normal"/>
    <w:rsid w:val="002C3684"/>
    <w:pPr>
      <w:pBdr>
        <w:top w:val="single" w:color="auto" w:sz="8" w:space="0"/>
        <w:left w:val="dotted"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88" w:customStyle="1">
    <w:name w:val="xl88"/>
    <w:basedOn w:val="Normal"/>
    <w:rsid w:val="002C3684"/>
    <w:pPr>
      <w:pBdr>
        <w:top w:val="single" w:color="auto" w:sz="4" w:space="0"/>
        <w:left w:val="dotted" w:color="auto" w:sz="4" w:space="0"/>
        <w:bottom w:val="single" w:color="auto" w:sz="4" w:space="0"/>
        <w:right w:val="dotted" w:color="auto" w:sz="4" w:space="0"/>
      </w:pBdr>
      <w:overflowPunct/>
      <w:autoSpaceDE/>
      <w:autoSpaceDN/>
      <w:adjustRightInd/>
      <w:spacing w:before="100" w:beforeAutospacing="1" w:after="100" w:afterAutospacing="1"/>
      <w:textAlignment w:val="top"/>
    </w:pPr>
    <w:rPr>
      <w:sz w:val="20"/>
    </w:rPr>
  </w:style>
  <w:style w:type="paragraph" w:styleId="xl89" w:customStyle="1">
    <w:name w:val="xl89"/>
    <w:basedOn w:val="Normal"/>
    <w:rsid w:val="002C3684"/>
    <w:pPr>
      <w:pBdr>
        <w:top w:val="single" w:color="auto" w:sz="4" w:space="0"/>
        <w:left w:val="dotted" w:color="auto" w:sz="4" w:space="0"/>
        <w:bottom w:val="single" w:color="auto" w:sz="4" w:space="0"/>
        <w:right w:val="single" w:color="auto" w:sz="8" w:space="0"/>
      </w:pBdr>
      <w:overflowPunct/>
      <w:autoSpaceDE/>
      <w:autoSpaceDN/>
      <w:adjustRightInd/>
      <w:spacing w:before="100" w:beforeAutospacing="1" w:after="100" w:afterAutospacing="1"/>
      <w:textAlignment w:val="top"/>
    </w:pPr>
    <w:rPr>
      <w:sz w:val="20"/>
    </w:rPr>
  </w:style>
  <w:style w:type="paragraph" w:styleId="xl90" w:customStyle="1">
    <w:name w:val="xl90"/>
    <w:basedOn w:val="Normal"/>
    <w:rsid w:val="002C3684"/>
    <w:pPr>
      <w:pBdr>
        <w:top w:val="single" w:color="auto" w:sz="4" w:space="0"/>
        <w:left w:val="dotted" w:color="auto" w:sz="4"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91" w:customStyle="1">
    <w:name w:val="xl91"/>
    <w:basedOn w:val="Normal"/>
    <w:rsid w:val="002C3684"/>
    <w:pPr>
      <w:pBdr>
        <w:top w:val="single" w:color="auto" w:sz="8" w:space="0"/>
        <w:left w:val="single" w:color="auto" w:sz="8"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92" w:customStyle="1">
    <w:name w:val="xl92"/>
    <w:basedOn w:val="Normal"/>
    <w:rsid w:val="002C3684"/>
    <w:pPr>
      <w:pBdr>
        <w:top w:val="single" w:color="auto" w:sz="8" w:space="0"/>
        <w:left w:val="dotted" w:color="auto" w:sz="4"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93" w:customStyle="1">
    <w:name w:val="xl93"/>
    <w:basedOn w:val="Normal"/>
    <w:rsid w:val="002C3684"/>
    <w:pPr>
      <w:pBdr>
        <w:top w:val="single" w:color="auto" w:sz="8" w:space="0"/>
        <w:left w:val="dotted" w:color="auto" w:sz="4" w:space="0"/>
        <w:bottom w:val="single" w:color="auto" w:sz="4"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94" w:customStyle="1">
    <w:name w:val="xl94"/>
    <w:basedOn w:val="Normal"/>
    <w:rsid w:val="002C3684"/>
    <w:pPr>
      <w:pBdr>
        <w:top w:val="single" w:color="auto" w:sz="4" w:space="0"/>
        <w:left w:val="single" w:color="auto" w:sz="8"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95" w:customStyle="1">
    <w:name w:val="xl95"/>
    <w:basedOn w:val="Normal"/>
    <w:rsid w:val="002C3684"/>
    <w:pPr>
      <w:pBdr>
        <w:top w:val="single" w:color="auto" w:sz="4" w:space="0"/>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96" w:customStyle="1">
    <w:name w:val="xl96"/>
    <w:basedOn w:val="Normal"/>
    <w:rsid w:val="002C3684"/>
    <w:pPr>
      <w:pBdr>
        <w:top w:val="single" w:color="auto" w:sz="4" w:space="0"/>
        <w:left w:val="dotted"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97" w:customStyle="1">
    <w:name w:val="xl97"/>
    <w:basedOn w:val="Normal"/>
    <w:rsid w:val="002C3684"/>
    <w:pPr>
      <w:pBdr>
        <w:top w:val="single" w:color="auto" w:sz="8" w:space="0"/>
        <w:bottom w:val="single" w:color="auto" w:sz="4" w:space="0"/>
        <w:right w:val="dotted" w:color="auto" w:sz="4" w:space="0"/>
      </w:pBdr>
      <w:overflowPunct/>
      <w:autoSpaceDE/>
      <w:autoSpaceDN/>
      <w:adjustRightInd/>
      <w:spacing w:before="100" w:beforeAutospacing="1" w:after="100" w:afterAutospacing="1"/>
      <w:textAlignment w:val="top"/>
    </w:pPr>
    <w:rPr>
      <w:sz w:val="20"/>
    </w:rPr>
  </w:style>
  <w:style w:type="paragraph" w:styleId="xl98" w:customStyle="1">
    <w:name w:val="xl98"/>
    <w:basedOn w:val="Normal"/>
    <w:rsid w:val="002C3684"/>
    <w:pPr>
      <w:pBdr>
        <w:top w:val="single" w:color="auto" w:sz="4" w:space="0"/>
        <w:bottom w:val="single" w:color="auto" w:sz="8" w:space="0"/>
        <w:right w:val="dotted" w:color="auto" w:sz="4" w:space="0"/>
      </w:pBdr>
      <w:overflowPunct/>
      <w:autoSpaceDE/>
      <w:autoSpaceDN/>
      <w:adjustRightInd/>
      <w:spacing w:before="100" w:beforeAutospacing="1" w:after="100" w:afterAutospacing="1"/>
      <w:textAlignment w:val="top"/>
    </w:pPr>
    <w:rPr>
      <w:sz w:val="20"/>
    </w:rPr>
  </w:style>
  <w:style w:type="paragraph" w:styleId="xl99" w:customStyle="1">
    <w:name w:val="xl99"/>
    <w:basedOn w:val="Normal"/>
    <w:rsid w:val="002C3684"/>
    <w:pPr>
      <w:overflowPunct/>
      <w:autoSpaceDE/>
      <w:autoSpaceDN/>
      <w:adjustRightInd/>
      <w:spacing w:before="100" w:beforeAutospacing="1" w:after="100" w:afterAutospacing="1"/>
      <w:jc w:val="center"/>
      <w:textAlignment w:val="top"/>
    </w:pPr>
    <w:rPr>
      <w:szCs w:val="24"/>
    </w:rPr>
  </w:style>
  <w:style w:type="paragraph" w:styleId="xl100" w:customStyle="1">
    <w:name w:val="xl100"/>
    <w:basedOn w:val="Normal"/>
    <w:rsid w:val="002C3684"/>
    <w:pPr>
      <w:pBdr>
        <w:top w:val="single" w:color="auto" w:sz="8" w:space="0"/>
        <w:left w:val="dotted" w:color="auto" w:sz="4" w:space="0"/>
        <w:bottom w:val="single" w:color="auto" w:sz="4"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101" w:customStyle="1">
    <w:name w:val="xl101"/>
    <w:basedOn w:val="Normal"/>
    <w:rsid w:val="002C3684"/>
    <w:pPr>
      <w:pBdr>
        <w:top w:val="single" w:color="auto" w:sz="8"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02" w:customStyle="1">
    <w:name w:val="xl102"/>
    <w:basedOn w:val="Normal"/>
    <w:rsid w:val="002C3684"/>
    <w:pPr>
      <w:pBdr>
        <w:top w:val="single"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03" w:customStyle="1">
    <w:name w:val="xl103"/>
    <w:basedOn w:val="Normal"/>
    <w:rsid w:val="002C3684"/>
    <w:pPr>
      <w:pBdr>
        <w:top w:val="single" w:color="auto" w:sz="4" w:space="0"/>
        <w:left w:val="dotted"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104" w:customStyle="1">
    <w:name w:val="xl104"/>
    <w:basedOn w:val="Normal"/>
    <w:rsid w:val="002C3684"/>
    <w:pPr>
      <w:pBdr>
        <w:top w:val="single" w:color="auto" w:sz="8" w:space="0"/>
        <w:bottom w:val="single" w:color="auto" w:sz="8" w:space="0"/>
        <w:right w:val="dotted" w:color="auto" w:sz="4" w:space="0"/>
      </w:pBdr>
      <w:overflowPunct/>
      <w:autoSpaceDE/>
      <w:autoSpaceDN/>
      <w:adjustRightInd/>
      <w:spacing w:before="100" w:beforeAutospacing="1" w:after="100" w:afterAutospacing="1"/>
      <w:textAlignment w:val="top"/>
    </w:pPr>
    <w:rPr>
      <w:szCs w:val="24"/>
    </w:rPr>
  </w:style>
  <w:style w:type="paragraph" w:styleId="xl105" w:customStyle="1">
    <w:name w:val="xl105"/>
    <w:basedOn w:val="Normal"/>
    <w:rsid w:val="002C3684"/>
    <w:pPr>
      <w:pBdr>
        <w:top w:val="single" w:color="auto" w:sz="8"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06" w:customStyle="1">
    <w:name w:val="xl106"/>
    <w:basedOn w:val="Normal"/>
    <w:rsid w:val="002C3684"/>
    <w:pPr>
      <w:pBdr>
        <w:top w:val="single" w:color="auto" w:sz="8"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07" w:customStyle="1">
    <w:name w:val="xl107"/>
    <w:basedOn w:val="Normal"/>
    <w:rsid w:val="002C3684"/>
    <w:pPr>
      <w:pBdr>
        <w:top w:val="single" w:color="auto" w:sz="8" w:space="0"/>
        <w:left w:val="dotted" w:color="auto" w:sz="4"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08" w:customStyle="1">
    <w:name w:val="xl108"/>
    <w:basedOn w:val="Normal"/>
    <w:rsid w:val="002C3684"/>
    <w:pPr>
      <w:pBdr>
        <w:top w:val="single" w:color="auto" w:sz="8" w:space="0"/>
        <w:left w:val="dotted" w:color="auto" w:sz="4" w:space="0"/>
        <w:bottom w:val="single" w:color="auto" w:sz="4" w:space="0"/>
        <w:right w:val="single" w:color="auto" w:sz="8" w:space="0"/>
      </w:pBdr>
      <w:shd w:val="clear" w:color="000000" w:fill="FFFF99"/>
      <w:overflowPunct/>
      <w:autoSpaceDE/>
      <w:autoSpaceDN/>
      <w:adjustRightInd/>
      <w:spacing w:before="100" w:beforeAutospacing="1" w:after="100" w:afterAutospacing="1"/>
      <w:textAlignment w:val="top"/>
    </w:pPr>
    <w:rPr>
      <w:szCs w:val="24"/>
    </w:rPr>
  </w:style>
  <w:style w:type="paragraph" w:styleId="xl109" w:customStyle="1">
    <w:name w:val="xl109"/>
    <w:basedOn w:val="Normal"/>
    <w:rsid w:val="002C3684"/>
    <w:pPr>
      <w:pBdr>
        <w:top w:val="single" w:color="auto" w:sz="4" w:space="0"/>
        <w:left w:val="dotted" w:color="auto" w:sz="4"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10" w:customStyle="1">
    <w:name w:val="xl110"/>
    <w:basedOn w:val="Normal"/>
    <w:rsid w:val="002C3684"/>
    <w:pPr>
      <w:pBdr>
        <w:top w:val="single" w:color="auto" w:sz="4" w:space="0"/>
        <w:left w:val="dotted" w:color="auto" w:sz="4" w:space="0"/>
        <w:bottom w:val="single" w:color="auto" w:sz="4" w:space="0"/>
        <w:right w:val="single" w:color="auto" w:sz="8" w:space="0"/>
      </w:pBdr>
      <w:shd w:val="clear" w:color="000000" w:fill="FFFF99"/>
      <w:overflowPunct/>
      <w:autoSpaceDE/>
      <w:autoSpaceDN/>
      <w:adjustRightInd/>
      <w:spacing w:before="100" w:beforeAutospacing="1" w:after="100" w:afterAutospacing="1"/>
      <w:textAlignment w:val="top"/>
    </w:pPr>
    <w:rPr>
      <w:szCs w:val="24"/>
    </w:rPr>
  </w:style>
  <w:style w:type="paragraph" w:styleId="xl111" w:customStyle="1">
    <w:name w:val="xl111"/>
    <w:basedOn w:val="Normal"/>
    <w:rsid w:val="002C3684"/>
    <w:pPr>
      <w:pBdr>
        <w:top w:val="single" w:color="auto" w:sz="4" w:space="0"/>
        <w:left w:val="dotted" w:color="auto" w:sz="4" w:space="0"/>
        <w:bottom w:val="single" w:color="auto" w:sz="4"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112" w:customStyle="1">
    <w:name w:val="xl112"/>
    <w:basedOn w:val="Normal"/>
    <w:rsid w:val="002C3684"/>
    <w:pPr>
      <w:pBdr>
        <w:top w:val="single" w:color="auto" w:sz="4"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13" w:customStyle="1">
    <w:name w:val="xl113"/>
    <w:basedOn w:val="Normal"/>
    <w:rsid w:val="002C3684"/>
    <w:pPr>
      <w:pBdr>
        <w:top w:val="single" w:color="auto" w:sz="4"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14" w:customStyle="1">
    <w:name w:val="xl114"/>
    <w:basedOn w:val="Normal"/>
    <w:rsid w:val="002C3684"/>
    <w:pPr>
      <w:pBdr>
        <w:top w:val="single" w:color="auto" w:sz="8" w:space="0"/>
        <w:left w:val="dotted" w:color="auto" w:sz="4" w:space="0"/>
        <w:right w:val="single" w:color="auto" w:sz="8" w:space="0"/>
      </w:pBdr>
      <w:overflowPunct/>
      <w:autoSpaceDE/>
      <w:autoSpaceDN/>
      <w:adjustRightInd/>
      <w:spacing w:before="100" w:beforeAutospacing="1" w:after="100" w:afterAutospacing="1"/>
      <w:textAlignment w:val="top"/>
    </w:pPr>
    <w:rPr>
      <w:sz w:val="20"/>
    </w:rPr>
  </w:style>
  <w:style w:type="paragraph" w:styleId="xl115" w:customStyle="1">
    <w:name w:val="xl115"/>
    <w:basedOn w:val="Normal"/>
    <w:rsid w:val="002C3684"/>
    <w:pPr>
      <w:pBdr>
        <w:top w:val="single" w:color="auto" w:sz="8" w:space="0"/>
        <w:left w:val="dotted" w:color="auto" w:sz="4" w:space="0"/>
        <w:right w:val="dotted" w:color="auto" w:sz="4" w:space="0"/>
      </w:pBdr>
      <w:overflowPunct/>
      <w:autoSpaceDE/>
      <w:autoSpaceDN/>
      <w:adjustRightInd/>
      <w:spacing w:before="100" w:beforeAutospacing="1" w:after="100" w:afterAutospacing="1"/>
      <w:textAlignment w:val="top"/>
    </w:pPr>
    <w:rPr>
      <w:szCs w:val="24"/>
    </w:rPr>
  </w:style>
  <w:style w:type="paragraph" w:styleId="xl116" w:customStyle="1">
    <w:name w:val="xl116"/>
    <w:basedOn w:val="Normal"/>
    <w:rsid w:val="002C3684"/>
    <w:pPr>
      <w:pBdr>
        <w:top w:val="single" w:color="auto" w:sz="8" w:space="0"/>
        <w:left w:val="dotted" w:color="auto" w:sz="4" w:space="0"/>
        <w:bottom w:val="single" w:color="auto" w:sz="4" w:space="0"/>
        <w:right w:val="dotted" w:color="auto" w:sz="4" w:space="0"/>
      </w:pBdr>
      <w:overflowPunct/>
      <w:autoSpaceDE/>
      <w:autoSpaceDN/>
      <w:adjustRightInd/>
      <w:spacing w:before="100" w:beforeAutospacing="1" w:after="100" w:afterAutospacing="1"/>
      <w:textAlignment w:val="top"/>
    </w:pPr>
    <w:rPr>
      <w:szCs w:val="24"/>
    </w:rPr>
  </w:style>
  <w:style w:type="paragraph" w:styleId="xl117" w:customStyle="1">
    <w:name w:val="xl117"/>
    <w:basedOn w:val="Normal"/>
    <w:rsid w:val="002C3684"/>
    <w:pPr>
      <w:pBdr>
        <w:top w:val="single" w:color="auto" w:sz="8" w:space="0"/>
        <w:left w:val="dotted" w:color="auto" w:sz="4" w:space="0"/>
        <w:bottom w:val="single" w:color="auto" w:sz="4" w:space="0"/>
        <w:right w:val="single" w:color="auto" w:sz="8" w:space="0"/>
      </w:pBdr>
      <w:overflowPunct/>
      <w:autoSpaceDE/>
      <w:autoSpaceDN/>
      <w:adjustRightInd/>
      <w:spacing w:before="100" w:beforeAutospacing="1" w:after="100" w:afterAutospacing="1"/>
      <w:textAlignment w:val="top"/>
    </w:pPr>
    <w:rPr>
      <w:szCs w:val="24"/>
    </w:rPr>
  </w:style>
  <w:style w:type="paragraph" w:styleId="xl118" w:customStyle="1">
    <w:name w:val="xl118"/>
    <w:basedOn w:val="Normal"/>
    <w:rsid w:val="002C3684"/>
    <w:pPr>
      <w:pBdr>
        <w:top w:val="single" w:color="auto" w:sz="4" w:space="0"/>
        <w:left w:val="dotted" w:color="auto" w:sz="4" w:space="0"/>
        <w:bottom w:val="single" w:color="auto" w:sz="8" w:space="0"/>
        <w:right w:val="dotted" w:color="auto" w:sz="4" w:space="0"/>
      </w:pBdr>
      <w:overflowPunct/>
      <w:autoSpaceDE/>
      <w:autoSpaceDN/>
      <w:adjustRightInd/>
      <w:spacing w:before="100" w:beforeAutospacing="1" w:after="100" w:afterAutospacing="1"/>
      <w:textAlignment w:val="top"/>
    </w:pPr>
    <w:rPr>
      <w:szCs w:val="24"/>
    </w:rPr>
  </w:style>
  <w:style w:type="paragraph" w:styleId="xl119" w:customStyle="1">
    <w:name w:val="xl119"/>
    <w:basedOn w:val="Normal"/>
    <w:rsid w:val="002C3684"/>
    <w:pPr>
      <w:pBdr>
        <w:top w:val="single" w:color="auto" w:sz="4" w:space="0"/>
        <w:left w:val="dotted" w:color="auto" w:sz="4" w:space="0"/>
        <w:bottom w:val="single" w:color="auto" w:sz="8" w:space="0"/>
        <w:right w:val="single" w:color="auto" w:sz="8" w:space="0"/>
      </w:pBdr>
      <w:overflowPunct/>
      <w:autoSpaceDE/>
      <w:autoSpaceDN/>
      <w:adjustRightInd/>
      <w:spacing w:before="100" w:beforeAutospacing="1" w:after="100" w:afterAutospacing="1"/>
      <w:textAlignment w:val="top"/>
    </w:pPr>
    <w:rPr>
      <w:szCs w:val="24"/>
    </w:rPr>
  </w:style>
  <w:style w:type="paragraph" w:styleId="xl120" w:customStyle="1">
    <w:name w:val="xl120"/>
    <w:basedOn w:val="Normal"/>
    <w:rsid w:val="002C3684"/>
    <w:pPr>
      <w:pBdr>
        <w:top w:val="single" w:color="auto" w:sz="8" w:space="0"/>
        <w:bottom w:val="single" w:color="auto" w:sz="4" w:space="0"/>
        <w:right w:val="dotted" w:color="auto" w:sz="4" w:space="0"/>
      </w:pBdr>
      <w:overflowPunct/>
      <w:autoSpaceDE/>
      <w:autoSpaceDN/>
      <w:adjustRightInd/>
      <w:spacing w:before="100" w:beforeAutospacing="1" w:after="100" w:afterAutospacing="1"/>
      <w:textAlignment w:val="top"/>
    </w:pPr>
    <w:rPr>
      <w:szCs w:val="24"/>
    </w:rPr>
  </w:style>
  <w:style w:type="paragraph" w:styleId="xl121" w:customStyle="1">
    <w:name w:val="xl121"/>
    <w:basedOn w:val="Normal"/>
    <w:rsid w:val="002C3684"/>
    <w:pPr>
      <w:pBdr>
        <w:top w:val="single" w:color="auto" w:sz="4" w:space="0"/>
        <w:bottom w:val="single" w:color="auto" w:sz="8" w:space="0"/>
        <w:right w:val="dotted" w:color="auto" w:sz="4" w:space="0"/>
      </w:pBdr>
      <w:overflowPunct/>
      <w:autoSpaceDE/>
      <w:autoSpaceDN/>
      <w:adjustRightInd/>
      <w:spacing w:before="100" w:beforeAutospacing="1" w:after="100" w:afterAutospacing="1"/>
      <w:textAlignment w:val="top"/>
    </w:pPr>
    <w:rPr>
      <w:szCs w:val="24"/>
    </w:rPr>
  </w:style>
  <w:style w:type="paragraph" w:styleId="xl122" w:customStyle="1">
    <w:name w:val="xl122"/>
    <w:basedOn w:val="Normal"/>
    <w:rsid w:val="002C3684"/>
    <w:pPr>
      <w:pBdr>
        <w:top w:val="single" w:color="auto" w:sz="4" w:space="0"/>
        <w:left w:val="dotted" w:color="auto" w:sz="4" w:space="0"/>
        <w:bottom w:val="single" w:color="auto" w:sz="4" w:space="0"/>
        <w:right w:val="dotted" w:color="auto" w:sz="4" w:space="0"/>
      </w:pBdr>
      <w:overflowPunct/>
      <w:autoSpaceDE/>
      <w:autoSpaceDN/>
      <w:adjustRightInd/>
      <w:spacing w:before="100" w:beforeAutospacing="1" w:after="100" w:afterAutospacing="1"/>
      <w:textAlignment w:val="top"/>
    </w:pPr>
    <w:rPr>
      <w:szCs w:val="24"/>
    </w:rPr>
  </w:style>
  <w:style w:type="paragraph" w:styleId="xl123" w:customStyle="1">
    <w:name w:val="xl123"/>
    <w:basedOn w:val="Normal"/>
    <w:rsid w:val="002C3684"/>
    <w:pPr>
      <w:pBdr>
        <w:top w:val="single" w:color="auto" w:sz="4" w:space="0"/>
        <w:left w:val="dotted" w:color="auto" w:sz="4" w:space="0"/>
        <w:bottom w:val="single" w:color="auto" w:sz="4" w:space="0"/>
        <w:right w:val="single" w:color="auto" w:sz="8" w:space="0"/>
      </w:pBdr>
      <w:overflowPunct/>
      <w:autoSpaceDE/>
      <w:autoSpaceDN/>
      <w:adjustRightInd/>
      <w:spacing w:before="100" w:beforeAutospacing="1" w:after="100" w:afterAutospacing="1"/>
      <w:textAlignment w:val="top"/>
    </w:pPr>
    <w:rPr>
      <w:szCs w:val="24"/>
    </w:rPr>
  </w:style>
  <w:style w:type="paragraph" w:styleId="xl124" w:customStyle="1">
    <w:name w:val="xl124"/>
    <w:basedOn w:val="Normal"/>
    <w:rsid w:val="002C3684"/>
    <w:pPr>
      <w:pBdr>
        <w:top w:val="single" w:color="auto" w:sz="4" w:space="0"/>
        <w:bottom w:val="single" w:color="auto" w:sz="4" w:space="0"/>
        <w:right w:val="dotted" w:color="auto" w:sz="4" w:space="0"/>
      </w:pBdr>
      <w:overflowPunct/>
      <w:autoSpaceDE/>
      <w:autoSpaceDN/>
      <w:adjustRightInd/>
      <w:spacing w:before="100" w:beforeAutospacing="1" w:after="100" w:afterAutospacing="1"/>
      <w:textAlignment w:val="top"/>
    </w:pPr>
    <w:rPr>
      <w:sz w:val="20"/>
    </w:rPr>
  </w:style>
  <w:style w:type="paragraph" w:styleId="xl125" w:customStyle="1">
    <w:name w:val="xl125"/>
    <w:basedOn w:val="Normal"/>
    <w:rsid w:val="002C3684"/>
    <w:pPr>
      <w:pBdr>
        <w:top w:val="single" w:color="auto" w:sz="8" w:space="0"/>
        <w:left w:val="single" w:color="auto" w:sz="8" w:space="0"/>
        <w:bottom w:val="single" w:color="auto" w:sz="8" w:space="0"/>
        <w:right w:val="dotted" w:color="auto" w:sz="4" w:space="0"/>
      </w:pBdr>
      <w:overflowPunct/>
      <w:autoSpaceDE/>
      <w:autoSpaceDN/>
      <w:adjustRightInd/>
      <w:spacing w:before="100" w:beforeAutospacing="1" w:after="100" w:afterAutospacing="1"/>
      <w:textAlignment w:val="top"/>
    </w:pPr>
    <w:rPr>
      <w:szCs w:val="24"/>
    </w:rPr>
  </w:style>
  <w:style w:type="paragraph" w:styleId="xl126" w:customStyle="1">
    <w:name w:val="xl126"/>
    <w:basedOn w:val="Normal"/>
    <w:rsid w:val="002C3684"/>
    <w:pPr>
      <w:pBdr>
        <w:top w:val="single" w:color="auto" w:sz="8" w:space="0"/>
        <w:left w:val="dotted" w:color="auto" w:sz="4" w:space="0"/>
        <w:bottom w:val="single" w:color="auto" w:sz="8" w:space="0"/>
        <w:right w:val="dotted" w:color="auto" w:sz="4" w:space="0"/>
      </w:pBdr>
      <w:overflowPunct/>
      <w:autoSpaceDE/>
      <w:autoSpaceDN/>
      <w:adjustRightInd/>
      <w:spacing w:before="100" w:beforeAutospacing="1" w:after="100" w:afterAutospacing="1"/>
      <w:jc w:val="center"/>
      <w:textAlignment w:val="top"/>
    </w:pPr>
    <w:rPr>
      <w:szCs w:val="24"/>
    </w:rPr>
  </w:style>
  <w:style w:type="paragraph" w:styleId="xl127" w:customStyle="1">
    <w:name w:val="xl127"/>
    <w:basedOn w:val="Normal"/>
    <w:rsid w:val="002C3684"/>
    <w:pPr>
      <w:pBdr>
        <w:top w:val="single" w:color="auto" w:sz="8" w:space="0"/>
        <w:left w:val="single" w:color="auto" w:sz="8"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28" w:customStyle="1">
    <w:name w:val="xl128"/>
    <w:basedOn w:val="Normal"/>
    <w:rsid w:val="002C3684"/>
    <w:pPr>
      <w:pBdr>
        <w:top w:val="single" w:color="auto" w:sz="8" w:space="0"/>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jc w:val="center"/>
      <w:textAlignment w:val="top"/>
    </w:pPr>
    <w:rPr>
      <w:szCs w:val="24"/>
    </w:rPr>
  </w:style>
  <w:style w:type="paragraph" w:styleId="xl129" w:customStyle="1">
    <w:name w:val="xl129"/>
    <w:basedOn w:val="Normal"/>
    <w:rsid w:val="002C3684"/>
    <w:pPr>
      <w:pBdr>
        <w:top w:val="single" w:color="auto" w:sz="8" w:space="0"/>
        <w:left w:val="single" w:color="auto" w:sz="8" w:space="0"/>
        <w:right w:val="dotted" w:color="auto" w:sz="4" w:space="0"/>
      </w:pBdr>
      <w:overflowPunct/>
      <w:autoSpaceDE/>
      <w:autoSpaceDN/>
      <w:adjustRightInd/>
      <w:spacing w:before="100" w:beforeAutospacing="1" w:after="100" w:afterAutospacing="1"/>
      <w:textAlignment w:val="top"/>
    </w:pPr>
    <w:rPr>
      <w:sz w:val="20"/>
    </w:rPr>
  </w:style>
  <w:style w:type="paragraph" w:styleId="xl130" w:customStyle="1">
    <w:name w:val="xl130"/>
    <w:basedOn w:val="Normal"/>
    <w:rsid w:val="002C3684"/>
    <w:pPr>
      <w:pBdr>
        <w:top w:val="single" w:color="auto" w:sz="8" w:space="0"/>
        <w:left w:val="dotted" w:color="auto" w:sz="4" w:space="0"/>
        <w:right w:val="dotted" w:color="auto" w:sz="4" w:space="0"/>
      </w:pBdr>
      <w:overflowPunct/>
      <w:autoSpaceDE/>
      <w:autoSpaceDN/>
      <w:adjustRightInd/>
      <w:spacing w:before="100" w:beforeAutospacing="1" w:after="100" w:afterAutospacing="1"/>
      <w:jc w:val="center"/>
      <w:textAlignment w:val="top"/>
    </w:pPr>
    <w:rPr>
      <w:sz w:val="20"/>
    </w:rPr>
  </w:style>
  <w:style w:type="paragraph" w:styleId="xl131" w:customStyle="1">
    <w:name w:val="xl131"/>
    <w:basedOn w:val="Normal"/>
    <w:rsid w:val="002C3684"/>
    <w:pPr>
      <w:pBdr>
        <w:top w:val="single" w:color="auto" w:sz="8" w:space="0"/>
        <w:left w:val="dotted" w:color="auto" w:sz="4" w:space="0"/>
        <w:right w:val="dotted" w:color="auto" w:sz="4" w:space="0"/>
      </w:pBdr>
      <w:overflowPunct/>
      <w:autoSpaceDE/>
      <w:autoSpaceDN/>
      <w:adjustRightInd/>
      <w:spacing w:before="100" w:beforeAutospacing="1" w:after="100" w:afterAutospacing="1"/>
      <w:textAlignment w:val="top"/>
    </w:pPr>
    <w:rPr>
      <w:sz w:val="20"/>
    </w:rPr>
  </w:style>
  <w:style w:type="paragraph" w:styleId="xl132" w:customStyle="1">
    <w:name w:val="xl132"/>
    <w:basedOn w:val="Normal"/>
    <w:rsid w:val="002C3684"/>
    <w:pPr>
      <w:pBdr>
        <w:left w:val="single" w:color="auto" w:sz="8" w:space="0"/>
        <w:bottom w:val="single" w:color="auto" w:sz="8" w:space="0"/>
        <w:right w:val="dotted" w:color="auto" w:sz="4" w:space="0"/>
      </w:pBdr>
      <w:overflowPunct/>
      <w:autoSpaceDE/>
      <w:autoSpaceDN/>
      <w:adjustRightInd/>
      <w:spacing w:before="100" w:beforeAutospacing="1" w:after="100" w:afterAutospacing="1"/>
      <w:textAlignment w:val="top"/>
    </w:pPr>
    <w:rPr>
      <w:sz w:val="20"/>
    </w:rPr>
  </w:style>
  <w:style w:type="paragraph" w:styleId="xl133" w:customStyle="1">
    <w:name w:val="xl133"/>
    <w:basedOn w:val="Normal"/>
    <w:rsid w:val="002C3684"/>
    <w:pPr>
      <w:pBdr>
        <w:left w:val="dotted" w:color="auto" w:sz="4" w:space="0"/>
        <w:bottom w:val="single" w:color="auto" w:sz="8" w:space="0"/>
        <w:right w:val="dotted" w:color="auto" w:sz="4" w:space="0"/>
      </w:pBdr>
      <w:overflowPunct/>
      <w:autoSpaceDE/>
      <w:autoSpaceDN/>
      <w:adjustRightInd/>
      <w:spacing w:before="100" w:beforeAutospacing="1" w:after="100" w:afterAutospacing="1"/>
      <w:jc w:val="center"/>
      <w:textAlignment w:val="top"/>
    </w:pPr>
    <w:rPr>
      <w:sz w:val="20"/>
    </w:rPr>
  </w:style>
  <w:style w:type="paragraph" w:styleId="xl134" w:customStyle="1">
    <w:name w:val="xl134"/>
    <w:basedOn w:val="Normal"/>
    <w:rsid w:val="002C3684"/>
    <w:pPr>
      <w:pBdr>
        <w:left w:val="dotted" w:color="auto" w:sz="4" w:space="0"/>
        <w:bottom w:val="single" w:color="auto" w:sz="8" w:space="0"/>
        <w:right w:val="dotted" w:color="auto" w:sz="4" w:space="0"/>
      </w:pBdr>
      <w:overflowPunct/>
      <w:autoSpaceDE/>
      <w:autoSpaceDN/>
      <w:adjustRightInd/>
      <w:spacing w:before="100" w:beforeAutospacing="1" w:after="100" w:afterAutospacing="1"/>
      <w:textAlignment w:val="top"/>
    </w:pPr>
    <w:rPr>
      <w:sz w:val="20"/>
    </w:rPr>
  </w:style>
  <w:style w:type="paragraph" w:styleId="xl135" w:customStyle="1">
    <w:name w:val="xl135"/>
    <w:basedOn w:val="Normal"/>
    <w:rsid w:val="002C3684"/>
    <w:pPr>
      <w:pBdr>
        <w:left w:val="dotted" w:color="auto" w:sz="4" w:space="0"/>
        <w:bottom w:val="single" w:color="auto" w:sz="8" w:space="0"/>
        <w:right w:val="single" w:color="auto" w:sz="8" w:space="0"/>
      </w:pBdr>
      <w:overflowPunct/>
      <w:autoSpaceDE/>
      <w:autoSpaceDN/>
      <w:adjustRightInd/>
      <w:spacing w:before="100" w:beforeAutospacing="1" w:after="100" w:afterAutospacing="1"/>
      <w:textAlignment w:val="top"/>
    </w:pPr>
    <w:rPr>
      <w:sz w:val="20"/>
    </w:rPr>
  </w:style>
  <w:style w:type="paragraph" w:styleId="xl136" w:customStyle="1">
    <w:name w:val="xl136"/>
    <w:basedOn w:val="Normal"/>
    <w:rsid w:val="002C3684"/>
    <w:pPr>
      <w:pBdr>
        <w:top w:val="single" w:color="auto" w:sz="8" w:space="0"/>
        <w:left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37" w:customStyle="1">
    <w:name w:val="xl137"/>
    <w:basedOn w:val="Normal"/>
    <w:rsid w:val="002C3684"/>
    <w:pPr>
      <w:pBdr>
        <w:top w:val="single" w:color="auto" w:sz="8" w:space="0"/>
        <w:left w:val="dotted" w:color="auto" w:sz="4" w:space="0"/>
        <w:right w:val="dotted" w:color="auto" w:sz="4" w:space="0"/>
      </w:pBdr>
      <w:shd w:val="clear" w:color="000000" w:fill="FFFF99"/>
      <w:overflowPunct/>
      <w:autoSpaceDE/>
      <w:autoSpaceDN/>
      <w:adjustRightInd/>
      <w:spacing w:before="100" w:beforeAutospacing="1" w:after="100" w:afterAutospacing="1"/>
      <w:jc w:val="center"/>
      <w:textAlignment w:val="top"/>
    </w:pPr>
    <w:rPr>
      <w:sz w:val="20"/>
    </w:rPr>
  </w:style>
  <w:style w:type="paragraph" w:styleId="xl138" w:customStyle="1">
    <w:name w:val="xl138"/>
    <w:basedOn w:val="Normal"/>
    <w:rsid w:val="002C3684"/>
    <w:pPr>
      <w:pBdr>
        <w:top w:val="single" w:color="auto" w:sz="8" w:space="0"/>
        <w:left w:val="dotted" w:color="auto" w:sz="4"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39" w:customStyle="1">
    <w:name w:val="xl139"/>
    <w:basedOn w:val="Normal"/>
    <w:rsid w:val="002C3684"/>
    <w:pPr>
      <w:pBdr>
        <w:top w:val="single" w:color="auto" w:sz="8" w:space="0"/>
        <w:left w:val="dotted" w:color="auto" w:sz="4"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140" w:customStyle="1">
    <w:name w:val="xl140"/>
    <w:basedOn w:val="Normal"/>
    <w:rsid w:val="002C3684"/>
    <w:pPr>
      <w:pBdr>
        <w:left w:val="single" w:color="auto" w:sz="8"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41" w:customStyle="1">
    <w:name w:val="xl141"/>
    <w:basedOn w:val="Normal"/>
    <w:rsid w:val="002C3684"/>
    <w:pPr>
      <w:pBdr>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jc w:val="center"/>
      <w:textAlignment w:val="top"/>
    </w:pPr>
    <w:rPr>
      <w:sz w:val="20"/>
    </w:rPr>
  </w:style>
  <w:style w:type="paragraph" w:styleId="xl142" w:customStyle="1">
    <w:name w:val="xl142"/>
    <w:basedOn w:val="Normal"/>
    <w:rsid w:val="002C3684"/>
    <w:pPr>
      <w:pBdr>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43" w:customStyle="1">
    <w:name w:val="xl143"/>
    <w:basedOn w:val="Normal"/>
    <w:rsid w:val="002C3684"/>
    <w:pPr>
      <w:pBdr>
        <w:left w:val="dotted"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144" w:customStyle="1">
    <w:name w:val="xl144"/>
    <w:basedOn w:val="Normal"/>
    <w:rsid w:val="002C3684"/>
    <w:pPr>
      <w:pBdr>
        <w:left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45" w:customStyle="1">
    <w:name w:val="xl145"/>
    <w:basedOn w:val="Normal"/>
    <w:rsid w:val="002C3684"/>
    <w:pPr>
      <w:pBdr>
        <w:left w:val="dotted" w:color="auto" w:sz="4" w:space="0"/>
        <w:right w:val="dotted" w:color="auto" w:sz="4" w:space="0"/>
      </w:pBdr>
      <w:shd w:val="clear" w:color="000000" w:fill="FFFF99"/>
      <w:overflowPunct/>
      <w:autoSpaceDE/>
      <w:autoSpaceDN/>
      <w:adjustRightInd/>
      <w:spacing w:before="100" w:beforeAutospacing="1" w:after="100" w:afterAutospacing="1"/>
      <w:jc w:val="center"/>
      <w:textAlignment w:val="top"/>
    </w:pPr>
    <w:rPr>
      <w:sz w:val="20"/>
    </w:rPr>
  </w:style>
  <w:style w:type="paragraph" w:styleId="xl146" w:customStyle="1">
    <w:name w:val="xl146"/>
    <w:basedOn w:val="Normal"/>
    <w:rsid w:val="002C3684"/>
    <w:pPr>
      <w:pBdr>
        <w:left w:val="dotted" w:color="auto" w:sz="4"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47" w:customStyle="1">
    <w:name w:val="xl147"/>
    <w:basedOn w:val="Normal"/>
    <w:rsid w:val="002C3684"/>
    <w:pPr>
      <w:pBdr>
        <w:left w:val="dotted" w:color="auto" w:sz="4"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148" w:customStyle="1">
    <w:name w:val="xl148"/>
    <w:basedOn w:val="Normal"/>
    <w:rsid w:val="002C3684"/>
    <w:pPr>
      <w:pBdr>
        <w:left w:val="single" w:color="auto" w:sz="8" w:space="0"/>
        <w:right w:val="dotted" w:color="auto" w:sz="4" w:space="0"/>
      </w:pBdr>
      <w:overflowPunct/>
      <w:autoSpaceDE/>
      <w:autoSpaceDN/>
      <w:adjustRightInd/>
      <w:spacing w:before="100" w:beforeAutospacing="1" w:after="100" w:afterAutospacing="1"/>
      <w:textAlignment w:val="top"/>
    </w:pPr>
    <w:rPr>
      <w:sz w:val="20"/>
    </w:rPr>
  </w:style>
  <w:style w:type="paragraph" w:styleId="xl149" w:customStyle="1">
    <w:name w:val="xl149"/>
    <w:basedOn w:val="Normal"/>
    <w:rsid w:val="002C3684"/>
    <w:pPr>
      <w:pBdr>
        <w:left w:val="dotted" w:color="auto" w:sz="4" w:space="0"/>
        <w:right w:val="dotted" w:color="auto" w:sz="4" w:space="0"/>
      </w:pBdr>
      <w:overflowPunct/>
      <w:autoSpaceDE/>
      <w:autoSpaceDN/>
      <w:adjustRightInd/>
      <w:spacing w:before="100" w:beforeAutospacing="1" w:after="100" w:afterAutospacing="1"/>
      <w:jc w:val="center"/>
      <w:textAlignment w:val="top"/>
    </w:pPr>
    <w:rPr>
      <w:sz w:val="20"/>
    </w:rPr>
  </w:style>
  <w:style w:type="paragraph" w:styleId="xl150" w:customStyle="1">
    <w:name w:val="xl150"/>
    <w:basedOn w:val="Normal"/>
    <w:rsid w:val="002C3684"/>
    <w:pPr>
      <w:pBdr>
        <w:left w:val="dotted" w:color="auto" w:sz="4" w:space="0"/>
        <w:right w:val="dotted" w:color="auto" w:sz="4" w:space="0"/>
      </w:pBdr>
      <w:overflowPunct/>
      <w:autoSpaceDE/>
      <w:autoSpaceDN/>
      <w:adjustRightInd/>
      <w:spacing w:before="100" w:beforeAutospacing="1" w:after="100" w:afterAutospacing="1"/>
      <w:textAlignment w:val="top"/>
    </w:pPr>
    <w:rPr>
      <w:sz w:val="20"/>
    </w:rPr>
  </w:style>
  <w:style w:type="paragraph" w:styleId="xl151" w:customStyle="1">
    <w:name w:val="xl151"/>
    <w:basedOn w:val="Normal"/>
    <w:rsid w:val="002C3684"/>
    <w:pPr>
      <w:pBdr>
        <w:left w:val="dotted" w:color="auto" w:sz="4" w:space="0"/>
        <w:right w:val="single" w:color="auto" w:sz="8" w:space="0"/>
      </w:pBdr>
      <w:overflowPunct/>
      <w:autoSpaceDE/>
      <w:autoSpaceDN/>
      <w:adjustRightInd/>
      <w:spacing w:before="100" w:beforeAutospacing="1" w:after="100" w:afterAutospacing="1"/>
      <w:textAlignment w:val="top"/>
    </w:pPr>
    <w:rPr>
      <w:sz w:val="20"/>
    </w:rPr>
  </w:style>
  <w:style w:type="paragraph" w:styleId="xl152" w:customStyle="1">
    <w:name w:val="xl152"/>
    <w:basedOn w:val="Normal"/>
    <w:rsid w:val="002C3684"/>
    <w:pPr>
      <w:pBdr>
        <w:top w:val="single" w:color="auto" w:sz="8" w:space="0"/>
        <w:left w:val="dotted" w:color="auto" w:sz="4" w:space="0"/>
        <w:right w:val="dotted" w:color="auto" w:sz="4" w:space="0"/>
      </w:pBdr>
      <w:shd w:val="clear" w:color="000000" w:fill="FFFF99"/>
      <w:overflowPunct/>
      <w:autoSpaceDE/>
      <w:autoSpaceDN/>
      <w:adjustRightInd/>
      <w:spacing w:before="100" w:beforeAutospacing="1" w:after="100" w:afterAutospacing="1"/>
      <w:jc w:val="center"/>
      <w:textAlignment w:val="top"/>
    </w:pPr>
    <w:rPr>
      <w:szCs w:val="24"/>
    </w:rPr>
  </w:style>
  <w:style w:type="paragraph" w:styleId="xl153" w:customStyle="1">
    <w:name w:val="xl153"/>
    <w:basedOn w:val="Normal"/>
    <w:rsid w:val="002C3684"/>
    <w:pPr>
      <w:pBdr>
        <w:top w:val="single" w:color="auto" w:sz="8" w:space="0"/>
        <w:left w:val="dotted" w:color="auto" w:sz="4"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54" w:customStyle="1">
    <w:name w:val="xl154"/>
    <w:basedOn w:val="Normal"/>
    <w:rsid w:val="002C3684"/>
    <w:pPr>
      <w:pBdr>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jc w:val="center"/>
      <w:textAlignment w:val="top"/>
    </w:pPr>
    <w:rPr>
      <w:szCs w:val="24"/>
    </w:rPr>
  </w:style>
  <w:style w:type="paragraph" w:styleId="xl155" w:customStyle="1">
    <w:name w:val="xl155"/>
    <w:basedOn w:val="Normal"/>
    <w:rsid w:val="002C3684"/>
    <w:pPr>
      <w:pBdr>
        <w:top w:val="single" w:color="auto" w:sz="8" w:space="0"/>
        <w:left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56" w:customStyle="1">
    <w:name w:val="xl156"/>
    <w:basedOn w:val="Normal"/>
    <w:rsid w:val="002C3684"/>
    <w:pPr>
      <w:pBdr>
        <w:left w:val="dotted" w:color="auto" w:sz="4" w:space="0"/>
        <w:right w:val="dotted" w:color="auto" w:sz="4" w:space="0"/>
      </w:pBdr>
      <w:shd w:val="clear" w:color="000000" w:fill="FFFF99"/>
      <w:overflowPunct/>
      <w:autoSpaceDE/>
      <w:autoSpaceDN/>
      <w:adjustRightInd/>
      <w:spacing w:before="100" w:beforeAutospacing="1" w:after="100" w:afterAutospacing="1"/>
      <w:jc w:val="center"/>
      <w:textAlignment w:val="top"/>
    </w:pPr>
    <w:rPr>
      <w:szCs w:val="24"/>
    </w:rPr>
  </w:style>
  <w:style w:type="paragraph" w:styleId="xl157" w:customStyle="1">
    <w:name w:val="xl157"/>
    <w:basedOn w:val="Normal"/>
    <w:rsid w:val="002C3684"/>
    <w:pPr>
      <w:pBdr>
        <w:top w:val="single" w:color="auto" w:sz="8" w:space="0"/>
        <w:left w:val="single" w:color="auto" w:sz="8" w:space="0"/>
        <w:right w:val="dotted" w:color="auto" w:sz="4" w:space="0"/>
      </w:pBdr>
      <w:overflowPunct/>
      <w:autoSpaceDE/>
      <w:autoSpaceDN/>
      <w:adjustRightInd/>
      <w:spacing w:before="100" w:beforeAutospacing="1" w:after="100" w:afterAutospacing="1"/>
      <w:textAlignment w:val="top"/>
    </w:pPr>
    <w:rPr>
      <w:szCs w:val="24"/>
    </w:rPr>
  </w:style>
  <w:style w:type="paragraph" w:styleId="xl158" w:customStyle="1">
    <w:name w:val="xl158"/>
    <w:basedOn w:val="Normal"/>
    <w:rsid w:val="002C3684"/>
    <w:pPr>
      <w:pBdr>
        <w:top w:val="single" w:color="auto" w:sz="8" w:space="0"/>
        <w:left w:val="dotted" w:color="auto" w:sz="4" w:space="0"/>
        <w:right w:val="dotted" w:color="auto" w:sz="4" w:space="0"/>
      </w:pBdr>
      <w:overflowPunct/>
      <w:autoSpaceDE/>
      <w:autoSpaceDN/>
      <w:adjustRightInd/>
      <w:spacing w:before="100" w:beforeAutospacing="1" w:after="100" w:afterAutospacing="1"/>
      <w:jc w:val="center"/>
      <w:textAlignment w:val="top"/>
    </w:pPr>
    <w:rPr>
      <w:szCs w:val="24"/>
    </w:rPr>
  </w:style>
  <w:style w:type="paragraph" w:styleId="xl159" w:customStyle="1">
    <w:name w:val="xl159"/>
    <w:basedOn w:val="Normal"/>
    <w:rsid w:val="002C3684"/>
    <w:pPr>
      <w:pBdr>
        <w:left w:val="dotted" w:color="auto" w:sz="4" w:space="0"/>
        <w:right w:val="dotted" w:color="auto" w:sz="4" w:space="0"/>
      </w:pBdr>
      <w:overflowPunct/>
      <w:autoSpaceDE/>
      <w:autoSpaceDN/>
      <w:adjustRightInd/>
      <w:spacing w:before="100" w:beforeAutospacing="1" w:after="100" w:afterAutospacing="1"/>
      <w:jc w:val="center"/>
      <w:textAlignment w:val="top"/>
    </w:pPr>
    <w:rPr>
      <w:szCs w:val="24"/>
    </w:rPr>
  </w:style>
  <w:style w:type="paragraph" w:styleId="xl160" w:customStyle="1">
    <w:name w:val="xl160"/>
    <w:basedOn w:val="Normal"/>
    <w:rsid w:val="002C3684"/>
    <w:pPr>
      <w:pBdr>
        <w:left w:val="dotted" w:color="auto" w:sz="4" w:space="0"/>
        <w:bottom w:val="single" w:color="auto" w:sz="8" w:space="0"/>
        <w:right w:val="dotted" w:color="auto" w:sz="4" w:space="0"/>
      </w:pBdr>
      <w:overflowPunct/>
      <w:autoSpaceDE/>
      <w:autoSpaceDN/>
      <w:adjustRightInd/>
      <w:spacing w:before="100" w:beforeAutospacing="1" w:after="100" w:afterAutospacing="1"/>
      <w:jc w:val="center"/>
      <w:textAlignment w:val="top"/>
    </w:pPr>
    <w:rPr>
      <w:szCs w:val="24"/>
    </w:rPr>
  </w:style>
  <w:style w:type="paragraph" w:styleId="xl161" w:customStyle="1">
    <w:name w:val="xl161"/>
    <w:basedOn w:val="Normal"/>
    <w:rsid w:val="002C3684"/>
    <w:pPr>
      <w:pBdr>
        <w:top w:val="single" w:color="auto" w:sz="8" w:space="0"/>
        <w:left w:val="dotted" w:color="auto" w:sz="4" w:space="0"/>
        <w:right w:val="dotted" w:color="auto" w:sz="4" w:space="0"/>
      </w:pBdr>
      <w:shd w:val="clear" w:color="000000" w:fill="FFFF99"/>
      <w:overflowPunct/>
      <w:autoSpaceDE/>
      <w:autoSpaceDN/>
      <w:adjustRightInd/>
      <w:spacing w:before="100" w:beforeAutospacing="1" w:after="100" w:afterAutospacing="1"/>
      <w:jc w:val="center"/>
      <w:textAlignment w:val="top"/>
    </w:pPr>
    <w:rPr>
      <w:szCs w:val="24"/>
    </w:rPr>
  </w:style>
  <w:style w:type="paragraph" w:styleId="xl162" w:customStyle="1">
    <w:name w:val="xl162"/>
    <w:basedOn w:val="Normal"/>
    <w:rsid w:val="002C3684"/>
    <w:pPr>
      <w:pBdr>
        <w:top w:val="single" w:color="auto" w:sz="8" w:space="0"/>
        <w:left w:val="dotted" w:color="auto" w:sz="4" w:space="0"/>
        <w:right w:val="single" w:color="auto" w:sz="8" w:space="0"/>
      </w:pBdr>
      <w:overflowPunct/>
      <w:autoSpaceDE/>
      <w:autoSpaceDN/>
      <w:adjustRightInd/>
      <w:spacing w:before="100" w:beforeAutospacing="1" w:after="100" w:afterAutospacing="1"/>
      <w:textAlignment w:val="top"/>
    </w:pPr>
    <w:rPr>
      <w:szCs w:val="24"/>
    </w:rPr>
  </w:style>
  <w:style w:type="paragraph" w:styleId="xl163" w:customStyle="1">
    <w:name w:val="xl163"/>
    <w:basedOn w:val="Normal"/>
    <w:rsid w:val="002C3684"/>
    <w:pPr>
      <w:pBdr>
        <w:top w:val="single" w:color="auto" w:sz="8" w:space="0"/>
        <w:left w:val="dotted" w:color="auto" w:sz="4" w:space="0"/>
        <w:right w:val="single" w:color="auto" w:sz="8" w:space="0"/>
      </w:pBdr>
      <w:shd w:val="clear" w:color="000000" w:fill="FFFF99"/>
      <w:overflowPunct/>
      <w:autoSpaceDE/>
      <w:autoSpaceDN/>
      <w:adjustRightInd/>
      <w:spacing w:before="100" w:beforeAutospacing="1" w:after="100" w:afterAutospacing="1"/>
      <w:textAlignment w:val="top"/>
    </w:pPr>
    <w:rPr>
      <w:szCs w:val="24"/>
    </w:rPr>
  </w:style>
  <w:style w:type="paragraph" w:styleId="xl164" w:customStyle="1">
    <w:name w:val="xl164"/>
    <w:basedOn w:val="Normal"/>
    <w:rsid w:val="002C3684"/>
    <w:pPr>
      <w:pBdr>
        <w:top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65" w:customStyle="1">
    <w:name w:val="xl165"/>
    <w:basedOn w:val="Normal"/>
    <w:rsid w:val="002C3684"/>
    <w:pPr>
      <w:pBdr>
        <w:top w:val="single" w:color="auto" w:sz="4" w:space="0"/>
        <w:left w:val="single" w:color="auto" w:sz="8" w:space="0"/>
        <w:bottom w:val="single" w:color="auto" w:sz="8" w:space="0"/>
        <w:right w:val="single"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66" w:customStyle="1">
    <w:name w:val="xl166"/>
    <w:basedOn w:val="Normal"/>
    <w:rsid w:val="002C3684"/>
    <w:pPr>
      <w:pBdr>
        <w:top w:val="single" w:color="auto" w:sz="4" w:space="0"/>
        <w:left w:val="single" w:color="auto" w:sz="4" w:space="0"/>
        <w:bottom w:val="single" w:color="auto" w:sz="8" w:space="0"/>
        <w:right w:val="single"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67" w:customStyle="1">
    <w:name w:val="xl167"/>
    <w:basedOn w:val="Normal"/>
    <w:rsid w:val="002C3684"/>
    <w:pPr>
      <w:pBdr>
        <w:top w:val="single" w:color="auto" w:sz="4" w:space="0"/>
        <w:left w:val="single"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168" w:customStyle="1">
    <w:name w:val="xl168"/>
    <w:basedOn w:val="Normal"/>
    <w:rsid w:val="002C3684"/>
    <w:pPr>
      <w:pBdr>
        <w:top w:val="single" w:color="auto" w:sz="8" w:space="0"/>
        <w:left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69" w:customStyle="1">
    <w:name w:val="xl169"/>
    <w:basedOn w:val="Normal"/>
    <w:rsid w:val="002C3684"/>
    <w:pPr>
      <w:pBdr>
        <w:top w:val="single" w:color="auto" w:sz="8" w:space="0"/>
        <w:left w:val="dotted" w:color="auto" w:sz="4"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70" w:customStyle="1">
    <w:name w:val="xl170"/>
    <w:basedOn w:val="Normal"/>
    <w:rsid w:val="002C3684"/>
    <w:pPr>
      <w:pBdr>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jc w:val="center"/>
      <w:textAlignment w:val="top"/>
    </w:pPr>
    <w:rPr>
      <w:sz w:val="20"/>
    </w:rPr>
  </w:style>
  <w:style w:type="paragraph" w:styleId="xl171" w:customStyle="1">
    <w:name w:val="xl171"/>
    <w:basedOn w:val="Normal"/>
    <w:rsid w:val="002C3684"/>
    <w:pPr>
      <w:pBdr>
        <w:top w:val="single" w:color="auto" w:sz="8" w:space="0"/>
        <w:left w:val="dotted" w:color="auto" w:sz="4" w:space="0"/>
        <w:right w:val="single" w:color="auto" w:sz="8" w:space="0"/>
      </w:pBdr>
      <w:shd w:val="clear" w:color="000000" w:fill="FFFF99"/>
      <w:overflowPunct/>
      <w:autoSpaceDE/>
      <w:autoSpaceDN/>
      <w:adjustRightInd/>
      <w:spacing w:before="100" w:beforeAutospacing="1" w:after="100" w:afterAutospacing="1"/>
      <w:textAlignment w:val="top"/>
    </w:pPr>
    <w:rPr>
      <w:szCs w:val="24"/>
    </w:rPr>
  </w:style>
  <w:style w:type="paragraph" w:styleId="xl172" w:customStyle="1">
    <w:name w:val="xl172"/>
    <w:basedOn w:val="Normal"/>
    <w:rsid w:val="002C3684"/>
    <w:pPr>
      <w:pBdr>
        <w:top w:val="single" w:color="auto" w:sz="4" w:space="0"/>
        <w:left w:val="single" w:color="auto" w:sz="8" w:space="0"/>
        <w:bottom w:val="single" w:color="auto" w:sz="4"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73" w:customStyle="1">
    <w:name w:val="xl173"/>
    <w:basedOn w:val="Normal"/>
    <w:rsid w:val="002C3684"/>
    <w:pPr>
      <w:pBdr>
        <w:left w:val="single" w:color="auto" w:sz="8"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74" w:customStyle="1">
    <w:name w:val="xl174"/>
    <w:basedOn w:val="Normal"/>
    <w:rsid w:val="002C3684"/>
    <w:pPr>
      <w:pBdr>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75" w:customStyle="1">
    <w:name w:val="xl175"/>
    <w:basedOn w:val="Normal"/>
    <w:rsid w:val="002C3684"/>
    <w:pPr>
      <w:pBdr>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jc w:val="center"/>
      <w:textAlignment w:val="top"/>
    </w:pPr>
    <w:rPr>
      <w:szCs w:val="24"/>
    </w:rPr>
  </w:style>
  <w:style w:type="paragraph" w:styleId="xl176" w:customStyle="1">
    <w:name w:val="xl176"/>
    <w:basedOn w:val="Normal"/>
    <w:rsid w:val="002C3684"/>
    <w:pPr>
      <w:pBdr>
        <w:left w:val="dotted"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Cs w:val="24"/>
    </w:rPr>
  </w:style>
  <w:style w:type="paragraph" w:styleId="xl177" w:customStyle="1">
    <w:name w:val="xl177"/>
    <w:basedOn w:val="Normal"/>
    <w:rsid w:val="002C3684"/>
    <w:pPr>
      <w:pBdr>
        <w:left w:val="single" w:color="auto" w:sz="8"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78" w:customStyle="1">
    <w:name w:val="xl178"/>
    <w:basedOn w:val="Normal"/>
    <w:rsid w:val="002C3684"/>
    <w:pPr>
      <w:pBdr>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79" w:customStyle="1">
    <w:name w:val="xl179"/>
    <w:basedOn w:val="Normal"/>
    <w:rsid w:val="002C3684"/>
    <w:pPr>
      <w:pBdr>
        <w:left w:val="dotted"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Cs w:val="24"/>
    </w:rPr>
  </w:style>
  <w:style w:type="paragraph" w:styleId="xl180" w:customStyle="1">
    <w:name w:val="xl180"/>
    <w:basedOn w:val="Normal"/>
    <w:rsid w:val="002C3684"/>
    <w:pPr>
      <w:pBdr>
        <w:left w:val="single" w:color="auto" w:sz="8"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81" w:customStyle="1">
    <w:name w:val="xl181"/>
    <w:basedOn w:val="Normal"/>
    <w:rsid w:val="002C3684"/>
    <w:pPr>
      <w:pBdr>
        <w:left w:val="dotted" w:color="auto" w:sz="4" w:space="0"/>
        <w:bottom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 w:val="20"/>
    </w:rPr>
  </w:style>
  <w:style w:type="paragraph" w:styleId="xl182" w:customStyle="1">
    <w:name w:val="xl182"/>
    <w:basedOn w:val="Normal"/>
    <w:rsid w:val="002C3684"/>
    <w:pPr>
      <w:pBdr>
        <w:left w:val="dotted" w:color="auto" w:sz="4" w:space="0"/>
        <w:bottom w:val="single" w:color="auto" w:sz="8" w:space="0"/>
        <w:right w:val="single" w:color="auto" w:sz="8" w:space="0"/>
      </w:pBdr>
      <w:shd w:val="clear" w:color="000000" w:fill="FFFF99"/>
      <w:overflowPunct/>
      <w:autoSpaceDE/>
      <w:autoSpaceDN/>
      <w:adjustRightInd/>
      <w:spacing w:before="100" w:beforeAutospacing="1" w:after="100" w:afterAutospacing="1"/>
      <w:textAlignment w:val="top"/>
    </w:pPr>
    <w:rPr>
      <w:sz w:val="20"/>
    </w:rPr>
  </w:style>
  <w:style w:type="paragraph" w:styleId="xl183" w:customStyle="1">
    <w:name w:val="xl183"/>
    <w:basedOn w:val="Normal"/>
    <w:rsid w:val="002C3684"/>
    <w:pPr>
      <w:pBdr>
        <w:left w:val="single" w:color="auto" w:sz="8"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84" w:customStyle="1">
    <w:name w:val="xl184"/>
    <w:basedOn w:val="Normal"/>
    <w:rsid w:val="002C3684"/>
    <w:pPr>
      <w:pBdr>
        <w:left w:val="dotted" w:color="auto" w:sz="4" w:space="0"/>
        <w:right w:val="dotted" w:color="auto" w:sz="4" w:space="0"/>
      </w:pBdr>
      <w:shd w:val="clear" w:color="000000" w:fill="FFFF99"/>
      <w:overflowPunct/>
      <w:autoSpaceDE/>
      <w:autoSpaceDN/>
      <w:adjustRightInd/>
      <w:spacing w:before="100" w:beforeAutospacing="1" w:after="100" w:afterAutospacing="1"/>
      <w:textAlignment w:val="top"/>
    </w:pPr>
    <w:rPr>
      <w:szCs w:val="24"/>
    </w:rPr>
  </w:style>
  <w:style w:type="paragraph" w:styleId="xl185" w:customStyle="1">
    <w:name w:val="xl185"/>
    <w:basedOn w:val="Normal"/>
    <w:rsid w:val="002C3684"/>
    <w:pPr>
      <w:pBdr>
        <w:left w:val="dotted" w:color="auto" w:sz="4" w:space="0"/>
        <w:right w:val="single" w:color="auto" w:sz="8" w:space="0"/>
      </w:pBdr>
      <w:shd w:val="clear" w:color="000000" w:fill="FFFF99"/>
      <w:overflowPunct/>
      <w:autoSpaceDE/>
      <w:autoSpaceDN/>
      <w:adjustRightInd/>
      <w:spacing w:before="100" w:beforeAutospacing="1" w:after="100" w:afterAutospacing="1"/>
      <w:textAlignment w:val="top"/>
    </w:pPr>
    <w:rPr>
      <w:szCs w:val="24"/>
    </w:rPr>
  </w:style>
  <w:style w:type="paragraph" w:styleId="xl186" w:customStyle="1">
    <w:name w:val="xl186"/>
    <w:basedOn w:val="Normal"/>
    <w:rsid w:val="002C3684"/>
    <w:pPr>
      <w:pBdr>
        <w:left w:val="single" w:color="auto" w:sz="8" w:space="0"/>
        <w:right w:val="dotted" w:color="auto" w:sz="4" w:space="0"/>
      </w:pBdr>
      <w:overflowPunct/>
      <w:autoSpaceDE/>
      <w:autoSpaceDN/>
      <w:adjustRightInd/>
      <w:spacing w:before="100" w:beforeAutospacing="1" w:after="100" w:afterAutospacing="1"/>
      <w:textAlignment w:val="top"/>
    </w:pPr>
    <w:rPr>
      <w:szCs w:val="24"/>
    </w:rPr>
  </w:style>
  <w:style w:type="paragraph" w:styleId="xl187" w:customStyle="1">
    <w:name w:val="xl187"/>
    <w:basedOn w:val="Normal"/>
    <w:rsid w:val="002C3684"/>
    <w:pPr>
      <w:pBdr>
        <w:left w:val="dotted" w:color="auto" w:sz="4" w:space="0"/>
        <w:right w:val="dotted" w:color="auto" w:sz="4" w:space="0"/>
      </w:pBdr>
      <w:overflowPunct/>
      <w:autoSpaceDE/>
      <w:autoSpaceDN/>
      <w:adjustRightInd/>
      <w:spacing w:before="100" w:beforeAutospacing="1" w:after="100" w:afterAutospacing="1"/>
      <w:textAlignment w:val="top"/>
    </w:pPr>
    <w:rPr>
      <w:szCs w:val="24"/>
    </w:rPr>
  </w:style>
  <w:style w:type="paragraph" w:styleId="xl188" w:customStyle="1">
    <w:name w:val="xl188"/>
    <w:basedOn w:val="Normal"/>
    <w:rsid w:val="002C3684"/>
    <w:pPr>
      <w:pBdr>
        <w:left w:val="dotted" w:color="auto" w:sz="4" w:space="0"/>
        <w:right w:val="single" w:color="auto" w:sz="8" w:space="0"/>
      </w:pBdr>
      <w:overflowPunct/>
      <w:autoSpaceDE/>
      <w:autoSpaceDN/>
      <w:adjustRightInd/>
      <w:spacing w:before="100" w:beforeAutospacing="1" w:after="100" w:afterAutospacing="1"/>
      <w:textAlignment w:val="top"/>
    </w:pPr>
    <w:rPr>
      <w:szCs w:val="24"/>
    </w:rPr>
  </w:style>
  <w:style w:type="paragraph" w:styleId="xl189" w:customStyle="1">
    <w:name w:val="xl189"/>
    <w:basedOn w:val="Normal"/>
    <w:rsid w:val="002C3684"/>
    <w:pPr>
      <w:pBdr>
        <w:left w:val="single" w:color="auto" w:sz="8" w:space="0"/>
        <w:bottom w:val="single" w:color="auto" w:sz="8" w:space="0"/>
        <w:right w:val="dotted" w:color="auto" w:sz="4" w:space="0"/>
      </w:pBdr>
      <w:overflowPunct/>
      <w:autoSpaceDE/>
      <w:autoSpaceDN/>
      <w:adjustRightInd/>
      <w:spacing w:before="100" w:beforeAutospacing="1" w:after="100" w:afterAutospacing="1"/>
      <w:textAlignment w:val="top"/>
    </w:pPr>
    <w:rPr>
      <w:szCs w:val="24"/>
    </w:rPr>
  </w:style>
  <w:style w:type="paragraph" w:styleId="xl190" w:customStyle="1">
    <w:name w:val="xl190"/>
    <w:basedOn w:val="Normal"/>
    <w:rsid w:val="002C3684"/>
    <w:pPr>
      <w:pBdr>
        <w:left w:val="dotted" w:color="auto" w:sz="4" w:space="0"/>
        <w:bottom w:val="single" w:color="auto" w:sz="8" w:space="0"/>
        <w:right w:val="dotted" w:color="auto" w:sz="4" w:space="0"/>
      </w:pBdr>
      <w:overflowPunct/>
      <w:autoSpaceDE/>
      <w:autoSpaceDN/>
      <w:adjustRightInd/>
      <w:spacing w:before="100" w:beforeAutospacing="1" w:after="100" w:afterAutospacing="1"/>
      <w:textAlignment w:val="top"/>
    </w:pPr>
    <w:rPr>
      <w:szCs w:val="24"/>
    </w:rPr>
  </w:style>
  <w:style w:type="paragraph" w:styleId="xl191" w:customStyle="1">
    <w:name w:val="xl191"/>
    <w:basedOn w:val="Normal"/>
    <w:rsid w:val="002C3684"/>
    <w:pPr>
      <w:pBdr>
        <w:left w:val="dotted" w:color="auto" w:sz="4" w:space="0"/>
        <w:bottom w:val="single" w:color="auto" w:sz="8" w:space="0"/>
        <w:right w:val="single" w:color="auto" w:sz="8" w:space="0"/>
      </w:pBdr>
      <w:overflowPunct/>
      <w:autoSpaceDE/>
      <w:autoSpaceDN/>
      <w:adjustRightInd/>
      <w:spacing w:before="100" w:beforeAutospacing="1" w:after="100" w:afterAutospacing="1"/>
      <w:textAlignment w:val="top"/>
    </w:pPr>
    <w:rPr>
      <w:szCs w:val="24"/>
    </w:rPr>
  </w:style>
  <w:style w:type="paragraph" w:styleId="xl192" w:customStyle="1">
    <w:name w:val="xl192"/>
    <w:basedOn w:val="Normal"/>
    <w:rsid w:val="002C3684"/>
    <w:pPr>
      <w:pBdr>
        <w:top w:val="single" w:color="auto" w:sz="8" w:space="0"/>
        <w:left w:val="dotted" w:color="auto" w:sz="4" w:space="0"/>
        <w:right w:val="dotted" w:color="auto" w:sz="4" w:space="0"/>
      </w:pBdr>
      <w:shd w:val="clear" w:color="000000" w:fill="FFFF99"/>
      <w:overflowPunct/>
      <w:autoSpaceDE/>
      <w:autoSpaceDN/>
      <w:adjustRightInd/>
      <w:spacing w:before="100" w:beforeAutospacing="1" w:after="100" w:afterAutospacing="1"/>
      <w:jc w:val="center"/>
      <w:textAlignment w:val="top"/>
    </w:pPr>
    <w:rPr>
      <w:sz w:val="20"/>
    </w:rPr>
  </w:style>
  <w:style w:type="paragraph" w:styleId="xl193" w:customStyle="1">
    <w:name w:val="xl193"/>
    <w:basedOn w:val="Normal"/>
    <w:rsid w:val="002C3684"/>
    <w:pPr>
      <w:pBdr>
        <w:top w:val="single" w:color="auto" w:sz="8" w:space="0"/>
        <w:left w:val="single" w:color="auto" w:sz="8" w:space="0"/>
        <w:bottom w:val="single" w:color="auto" w:sz="8" w:space="0"/>
      </w:pBdr>
      <w:shd w:val="clear" w:color="000000" w:fill="FFFF99"/>
      <w:overflowPunct/>
      <w:autoSpaceDE/>
      <w:autoSpaceDN/>
      <w:adjustRightInd/>
      <w:spacing w:before="100" w:beforeAutospacing="1" w:after="100" w:afterAutospacing="1"/>
      <w:jc w:val="center"/>
      <w:textAlignment w:val="auto"/>
    </w:pPr>
    <w:rPr>
      <w:b/>
      <w:bCs/>
      <w:szCs w:val="24"/>
    </w:rPr>
  </w:style>
  <w:style w:type="paragraph" w:styleId="xl194" w:customStyle="1">
    <w:name w:val="xl194"/>
    <w:basedOn w:val="Normal"/>
    <w:rsid w:val="002C3684"/>
    <w:pPr>
      <w:pBdr>
        <w:top w:val="single" w:color="auto" w:sz="8" w:space="0"/>
        <w:bottom w:val="single" w:color="auto" w:sz="8" w:space="0"/>
      </w:pBdr>
      <w:shd w:val="clear" w:color="000000" w:fill="FFFF99"/>
      <w:overflowPunct/>
      <w:autoSpaceDE/>
      <w:autoSpaceDN/>
      <w:adjustRightInd/>
      <w:spacing w:before="100" w:beforeAutospacing="1" w:after="100" w:afterAutospacing="1"/>
      <w:jc w:val="center"/>
      <w:textAlignment w:val="auto"/>
    </w:pPr>
    <w:rPr>
      <w:b/>
      <w:bCs/>
      <w:szCs w:val="24"/>
    </w:rPr>
  </w:style>
  <w:style w:type="paragraph" w:styleId="xl195" w:customStyle="1">
    <w:name w:val="xl195"/>
    <w:basedOn w:val="Normal"/>
    <w:rsid w:val="002C3684"/>
    <w:pPr>
      <w:pBdr>
        <w:top w:val="single" w:color="auto" w:sz="8" w:space="0"/>
        <w:bottom w:val="single" w:color="auto" w:sz="8" w:space="0"/>
        <w:right w:val="single" w:color="auto" w:sz="8" w:space="0"/>
      </w:pBdr>
      <w:shd w:val="clear" w:color="000000" w:fill="FFFF99"/>
      <w:overflowPunct/>
      <w:autoSpaceDE/>
      <w:autoSpaceDN/>
      <w:adjustRightInd/>
      <w:spacing w:before="100" w:beforeAutospacing="1" w:after="100" w:afterAutospacing="1"/>
      <w:jc w:val="center"/>
      <w:textAlignment w:val="auto"/>
    </w:pPr>
    <w:rPr>
      <w:b/>
      <w:bCs/>
      <w:szCs w:val="24"/>
    </w:rPr>
  </w:style>
  <w:style w:type="character" w:styleId="A3" w:customStyle="1">
    <w:name w:val="A3"/>
    <w:uiPriority w:val="99"/>
    <w:rsid w:val="00E87752"/>
    <w:rPr>
      <w:rFonts w:cs="Myriad Roman"/>
      <w:color w:val="000000"/>
      <w:sz w:val="19"/>
      <w:szCs w:val="19"/>
    </w:rPr>
  </w:style>
  <w:style w:type="table" w:styleId="TableGrid">
    <w:name w:val="Table Grid"/>
    <w:basedOn w:val="TableNormal"/>
    <w:uiPriority w:val="59"/>
    <w:rsid w:val="007C035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autoRedefine/>
    <w:uiPriority w:val="35"/>
    <w:qFormat/>
    <w:rsid w:val="002B18A3"/>
    <w:pPr>
      <w:overflowPunct/>
      <w:autoSpaceDE/>
      <w:autoSpaceDN/>
      <w:adjustRightInd/>
      <w:spacing w:after="120"/>
      <w:ind w:left="360"/>
      <w:textAlignment w:val="auto"/>
    </w:pPr>
    <w:rPr>
      <w:rFonts w:ascii="Arial" w:hAnsi="Arial" w:eastAsia="Batang" w:cs="Arial"/>
      <w:b/>
      <w:bCs/>
      <w:sz w:val="20"/>
    </w:rPr>
  </w:style>
  <w:style w:type="paragraph" w:styleId="Body3PicCaption" w:customStyle="1">
    <w:name w:val="Body 3 Pic Caption"/>
    <w:basedOn w:val="BodyText3"/>
    <w:autoRedefine/>
    <w:qFormat/>
    <w:rsid w:val="002B18A3"/>
    <w:pPr>
      <w:keepNext/>
      <w:overflowPunct/>
      <w:autoSpaceDE/>
      <w:autoSpaceDN/>
      <w:adjustRightInd/>
      <w:spacing w:before="0"/>
      <w:ind w:left="360"/>
      <w:textAlignment w:val="auto"/>
    </w:pPr>
    <w:rPr>
      <w:rFonts w:eastAsia="Batang"/>
      <w:sz w:val="22"/>
      <w:szCs w:val="22"/>
    </w:rPr>
  </w:style>
  <w:style w:type="paragraph" w:styleId="NormalWeb">
    <w:name w:val="Normal (Web)"/>
    <w:basedOn w:val="Normal"/>
    <w:uiPriority w:val="99"/>
    <w:semiHidden/>
    <w:unhideWhenUsed/>
    <w:rsid w:val="00F75279"/>
    <w:pPr>
      <w:overflowPunct/>
      <w:autoSpaceDE/>
      <w:autoSpaceDN/>
      <w:adjustRightInd/>
      <w:spacing w:before="100" w:beforeAutospacing="1" w:after="100" w:afterAutospacing="1"/>
      <w:textAlignment w:val="auto"/>
    </w:pPr>
    <w:rPr>
      <w:szCs w:val="24"/>
    </w:rPr>
  </w:style>
  <w:style w:type="paragraph" w:styleId="Note" w:customStyle="1">
    <w:name w:val="Note"/>
    <w:basedOn w:val="Body3PicCaption"/>
    <w:link w:val="NoteChar"/>
    <w:qFormat/>
    <w:rsid w:val="00966078"/>
    <w:pPr>
      <w:tabs>
        <w:tab w:val="left" w:pos="0"/>
      </w:tabs>
      <w:ind w:left="0"/>
    </w:pPr>
    <w:rPr>
      <w:b/>
      <w:i/>
      <w:noProof/>
    </w:rPr>
  </w:style>
  <w:style w:type="character" w:styleId="NoteChar" w:customStyle="1">
    <w:name w:val="Note Char"/>
    <w:link w:val="Note"/>
    <w:rsid w:val="00966078"/>
    <w:rPr>
      <w:rFonts w:eastAsia="Batang"/>
      <w:b/>
      <w:i/>
      <w:noProof/>
      <w:sz w:val="22"/>
      <w:szCs w:val="22"/>
    </w:rPr>
  </w:style>
  <w:style w:type="paragraph" w:styleId="StyleBodyTextNumbered1Left013" w:customStyle="1">
    <w:name w:val="Style Body Text Numbered 1 + Left:  0.13&quot;"/>
    <w:basedOn w:val="BodyTextNumbered1"/>
    <w:rsid w:val="00873775"/>
    <w:pPr>
      <w:ind w:left="540"/>
    </w:pPr>
  </w:style>
  <w:style w:type="paragraph" w:styleId="ListBullet">
    <w:name w:val="List Bullet"/>
    <w:basedOn w:val="Normal"/>
    <w:rsid w:val="006A1361"/>
    <w:pPr>
      <w:numPr>
        <w:numId w:val="22"/>
      </w:numPr>
      <w:overflowPunct/>
      <w:autoSpaceDE/>
      <w:autoSpaceDN/>
      <w:adjustRightInd/>
      <w:spacing w:before="120" w:after="60"/>
      <w:ind w:left="360"/>
      <w:textAlignment w:val="auto"/>
    </w:pPr>
    <w:rPr>
      <w:color w:val="000000"/>
      <w:szCs w:val="24"/>
    </w:rPr>
  </w:style>
  <w:style w:type="character" w:styleId="BodyTextChar1" w:customStyle="1">
    <w:name w:val="Body Text Char1"/>
    <w:link w:val="BodyText"/>
    <w:rsid w:val="000B0204"/>
    <w:rPr>
      <w:sz w:val="22"/>
      <w:szCs w:val="22"/>
    </w:rPr>
  </w:style>
  <w:style w:type="paragraph" w:styleId="Title2" w:customStyle="1">
    <w:name w:val="Title 2"/>
    <w:next w:val="BodyText"/>
    <w:rsid w:val="00567AC3"/>
    <w:pPr>
      <w:spacing w:after="360"/>
      <w:jc w:val="center"/>
    </w:pPr>
    <w:rPr>
      <w:rFonts w:ascii="Arial" w:hAnsi="Arial" w:cs="Arial"/>
      <w:b/>
      <w:bCs/>
      <w:color w:val="000000"/>
      <w:sz w:val="28"/>
      <w:szCs w:val="32"/>
    </w:rPr>
  </w:style>
  <w:style w:type="character" w:styleId="BalloonTextChar" w:customStyle="1">
    <w:name w:val="Balloon Text Char"/>
    <w:basedOn w:val="DefaultParagraphFont"/>
    <w:link w:val="BalloonText"/>
    <w:rsid w:val="005100C1"/>
    <w:rPr>
      <w:rFonts w:ascii="Tahoma" w:hAnsi="Tahoma" w:cs="Tahoma"/>
      <w:sz w:val="16"/>
      <w:szCs w:val="16"/>
    </w:rPr>
  </w:style>
  <w:style w:type="character" w:styleId="normaltextrun1" w:customStyle="1">
    <w:name w:val="normaltextrun1"/>
    <w:basedOn w:val="DefaultParagraphFont"/>
    <w:rsid w:val="00236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81">
      <w:bodyDiv w:val="1"/>
      <w:marLeft w:val="0"/>
      <w:marRight w:val="0"/>
      <w:marTop w:val="0"/>
      <w:marBottom w:val="0"/>
      <w:divBdr>
        <w:top w:val="none" w:sz="0" w:space="0" w:color="auto"/>
        <w:left w:val="none" w:sz="0" w:space="0" w:color="auto"/>
        <w:bottom w:val="none" w:sz="0" w:space="0" w:color="auto"/>
        <w:right w:val="none" w:sz="0" w:space="0" w:color="auto"/>
      </w:divBdr>
    </w:div>
    <w:div w:id="13578194">
      <w:bodyDiv w:val="1"/>
      <w:marLeft w:val="0"/>
      <w:marRight w:val="0"/>
      <w:marTop w:val="0"/>
      <w:marBottom w:val="0"/>
      <w:divBdr>
        <w:top w:val="none" w:sz="0" w:space="0" w:color="auto"/>
        <w:left w:val="none" w:sz="0" w:space="0" w:color="auto"/>
        <w:bottom w:val="none" w:sz="0" w:space="0" w:color="auto"/>
        <w:right w:val="none" w:sz="0" w:space="0" w:color="auto"/>
      </w:divBdr>
    </w:div>
    <w:div w:id="33118652">
      <w:bodyDiv w:val="1"/>
      <w:marLeft w:val="0"/>
      <w:marRight w:val="0"/>
      <w:marTop w:val="0"/>
      <w:marBottom w:val="0"/>
      <w:divBdr>
        <w:top w:val="none" w:sz="0" w:space="0" w:color="auto"/>
        <w:left w:val="none" w:sz="0" w:space="0" w:color="auto"/>
        <w:bottom w:val="none" w:sz="0" w:space="0" w:color="auto"/>
        <w:right w:val="none" w:sz="0" w:space="0" w:color="auto"/>
      </w:divBdr>
    </w:div>
    <w:div w:id="43870872">
      <w:bodyDiv w:val="1"/>
      <w:marLeft w:val="0"/>
      <w:marRight w:val="0"/>
      <w:marTop w:val="0"/>
      <w:marBottom w:val="0"/>
      <w:divBdr>
        <w:top w:val="none" w:sz="0" w:space="0" w:color="auto"/>
        <w:left w:val="none" w:sz="0" w:space="0" w:color="auto"/>
        <w:bottom w:val="none" w:sz="0" w:space="0" w:color="auto"/>
        <w:right w:val="none" w:sz="0" w:space="0" w:color="auto"/>
      </w:divBdr>
      <w:divsChild>
        <w:div w:id="1896350346">
          <w:marLeft w:val="0"/>
          <w:marRight w:val="0"/>
          <w:marTop w:val="0"/>
          <w:marBottom w:val="0"/>
          <w:divBdr>
            <w:top w:val="none" w:sz="0" w:space="0" w:color="auto"/>
            <w:left w:val="none" w:sz="0" w:space="0" w:color="auto"/>
            <w:bottom w:val="none" w:sz="0" w:space="0" w:color="auto"/>
            <w:right w:val="none" w:sz="0" w:space="0" w:color="auto"/>
          </w:divBdr>
          <w:divsChild>
            <w:div w:id="351687799">
              <w:marLeft w:val="0"/>
              <w:marRight w:val="0"/>
              <w:marTop w:val="0"/>
              <w:marBottom w:val="0"/>
              <w:divBdr>
                <w:top w:val="none" w:sz="0" w:space="0" w:color="auto"/>
                <w:left w:val="none" w:sz="0" w:space="0" w:color="auto"/>
                <w:bottom w:val="none" w:sz="0" w:space="0" w:color="auto"/>
                <w:right w:val="none" w:sz="0" w:space="0" w:color="auto"/>
              </w:divBdr>
              <w:divsChild>
                <w:div w:id="290744401">
                  <w:marLeft w:val="0"/>
                  <w:marRight w:val="0"/>
                  <w:marTop w:val="0"/>
                  <w:marBottom w:val="0"/>
                  <w:divBdr>
                    <w:top w:val="none" w:sz="0" w:space="0" w:color="auto"/>
                    <w:left w:val="none" w:sz="0" w:space="0" w:color="auto"/>
                    <w:bottom w:val="none" w:sz="0" w:space="0" w:color="auto"/>
                    <w:right w:val="none" w:sz="0" w:space="0" w:color="auto"/>
                  </w:divBdr>
                  <w:divsChild>
                    <w:div w:id="399641107">
                      <w:marLeft w:val="0"/>
                      <w:marRight w:val="0"/>
                      <w:marTop w:val="0"/>
                      <w:marBottom w:val="0"/>
                      <w:divBdr>
                        <w:top w:val="none" w:sz="0" w:space="0" w:color="auto"/>
                        <w:left w:val="none" w:sz="0" w:space="0" w:color="auto"/>
                        <w:bottom w:val="none" w:sz="0" w:space="0" w:color="auto"/>
                        <w:right w:val="none" w:sz="0" w:space="0" w:color="auto"/>
                      </w:divBdr>
                      <w:divsChild>
                        <w:div w:id="1431731950">
                          <w:marLeft w:val="0"/>
                          <w:marRight w:val="0"/>
                          <w:marTop w:val="0"/>
                          <w:marBottom w:val="0"/>
                          <w:divBdr>
                            <w:top w:val="none" w:sz="0" w:space="0" w:color="auto"/>
                            <w:left w:val="none" w:sz="0" w:space="0" w:color="auto"/>
                            <w:bottom w:val="none" w:sz="0" w:space="0" w:color="auto"/>
                            <w:right w:val="none" w:sz="0" w:space="0" w:color="auto"/>
                          </w:divBdr>
                          <w:divsChild>
                            <w:div w:id="38283052">
                              <w:marLeft w:val="0"/>
                              <w:marRight w:val="0"/>
                              <w:marTop w:val="0"/>
                              <w:marBottom w:val="0"/>
                              <w:divBdr>
                                <w:top w:val="none" w:sz="0" w:space="0" w:color="auto"/>
                                <w:left w:val="none" w:sz="0" w:space="0" w:color="auto"/>
                                <w:bottom w:val="none" w:sz="0" w:space="0" w:color="auto"/>
                                <w:right w:val="none" w:sz="0" w:space="0" w:color="auto"/>
                              </w:divBdr>
                              <w:divsChild>
                                <w:div w:id="1821386328">
                                  <w:marLeft w:val="0"/>
                                  <w:marRight w:val="0"/>
                                  <w:marTop w:val="0"/>
                                  <w:marBottom w:val="0"/>
                                  <w:divBdr>
                                    <w:top w:val="none" w:sz="0" w:space="0" w:color="auto"/>
                                    <w:left w:val="none" w:sz="0" w:space="0" w:color="auto"/>
                                    <w:bottom w:val="none" w:sz="0" w:space="0" w:color="auto"/>
                                    <w:right w:val="none" w:sz="0" w:space="0" w:color="auto"/>
                                  </w:divBdr>
                                  <w:divsChild>
                                    <w:div w:id="1109547084">
                                      <w:marLeft w:val="0"/>
                                      <w:marRight w:val="0"/>
                                      <w:marTop w:val="0"/>
                                      <w:marBottom w:val="0"/>
                                      <w:divBdr>
                                        <w:top w:val="none" w:sz="0" w:space="0" w:color="auto"/>
                                        <w:left w:val="none" w:sz="0" w:space="0" w:color="auto"/>
                                        <w:bottom w:val="none" w:sz="0" w:space="0" w:color="auto"/>
                                        <w:right w:val="none" w:sz="0" w:space="0" w:color="auto"/>
                                      </w:divBdr>
                                      <w:divsChild>
                                        <w:div w:id="1840458970">
                                          <w:marLeft w:val="0"/>
                                          <w:marRight w:val="0"/>
                                          <w:marTop w:val="0"/>
                                          <w:marBottom w:val="0"/>
                                          <w:divBdr>
                                            <w:top w:val="none" w:sz="0" w:space="0" w:color="auto"/>
                                            <w:left w:val="none" w:sz="0" w:space="0" w:color="auto"/>
                                            <w:bottom w:val="none" w:sz="0" w:space="0" w:color="auto"/>
                                            <w:right w:val="none" w:sz="0" w:space="0" w:color="auto"/>
                                          </w:divBdr>
                                          <w:divsChild>
                                            <w:div w:id="1177620053">
                                              <w:marLeft w:val="0"/>
                                              <w:marRight w:val="0"/>
                                              <w:marTop w:val="0"/>
                                              <w:marBottom w:val="0"/>
                                              <w:divBdr>
                                                <w:top w:val="none" w:sz="0" w:space="0" w:color="auto"/>
                                                <w:left w:val="none" w:sz="0" w:space="0" w:color="auto"/>
                                                <w:bottom w:val="none" w:sz="0" w:space="0" w:color="auto"/>
                                                <w:right w:val="none" w:sz="0" w:space="0" w:color="auto"/>
                                              </w:divBdr>
                                              <w:divsChild>
                                                <w:div w:id="1761292543">
                                                  <w:marLeft w:val="0"/>
                                                  <w:marRight w:val="0"/>
                                                  <w:marTop w:val="0"/>
                                                  <w:marBottom w:val="0"/>
                                                  <w:divBdr>
                                                    <w:top w:val="none" w:sz="0" w:space="0" w:color="auto"/>
                                                    <w:left w:val="none" w:sz="0" w:space="0" w:color="auto"/>
                                                    <w:bottom w:val="none" w:sz="0" w:space="0" w:color="auto"/>
                                                    <w:right w:val="none" w:sz="0" w:space="0" w:color="auto"/>
                                                  </w:divBdr>
                                                  <w:divsChild>
                                                    <w:div w:id="20708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08249">
      <w:bodyDiv w:val="1"/>
      <w:marLeft w:val="0"/>
      <w:marRight w:val="0"/>
      <w:marTop w:val="0"/>
      <w:marBottom w:val="0"/>
      <w:divBdr>
        <w:top w:val="none" w:sz="0" w:space="0" w:color="auto"/>
        <w:left w:val="none" w:sz="0" w:space="0" w:color="auto"/>
        <w:bottom w:val="none" w:sz="0" w:space="0" w:color="auto"/>
        <w:right w:val="none" w:sz="0" w:space="0" w:color="auto"/>
      </w:divBdr>
    </w:div>
    <w:div w:id="94175994">
      <w:bodyDiv w:val="1"/>
      <w:marLeft w:val="0"/>
      <w:marRight w:val="0"/>
      <w:marTop w:val="0"/>
      <w:marBottom w:val="0"/>
      <w:divBdr>
        <w:top w:val="none" w:sz="0" w:space="0" w:color="auto"/>
        <w:left w:val="none" w:sz="0" w:space="0" w:color="auto"/>
        <w:bottom w:val="none" w:sz="0" w:space="0" w:color="auto"/>
        <w:right w:val="none" w:sz="0" w:space="0" w:color="auto"/>
      </w:divBdr>
    </w:div>
    <w:div w:id="171190110">
      <w:bodyDiv w:val="1"/>
      <w:marLeft w:val="0"/>
      <w:marRight w:val="0"/>
      <w:marTop w:val="0"/>
      <w:marBottom w:val="0"/>
      <w:divBdr>
        <w:top w:val="none" w:sz="0" w:space="0" w:color="auto"/>
        <w:left w:val="none" w:sz="0" w:space="0" w:color="auto"/>
        <w:bottom w:val="none" w:sz="0" w:space="0" w:color="auto"/>
        <w:right w:val="none" w:sz="0" w:space="0" w:color="auto"/>
      </w:divBdr>
    </w:div>
    <w:div w:id="176578073">
      <w:bodyDiv w:val="1"/>
      <w:marLeft w:val="0"/>
      <w:marRight w:val="0"/>
      <w:marTop w:val="0"/>
      <w:marBottom w:val="0"/>
      <w:divBdr>
        <w:top w:val="none" w:sz="0" w:space="0" w:color="auto"/>
        <w:left w:val="none" w:sz="0" w:space="0" w:color="auto"/>
        <w:bottom w:val="none" w:sz="0" w:space="0" w:color="auto"/>
        <w:right w:val="none" w:sz="0" w:space="0" w:color="auto"/>
      </w:divBdr>
      <w:divsChild>
        <w:div w:id="893353066">
          <w:marLeft w:val="0"/>
          <w:marRight w:val="0"/>
          <w:marTop w:val="0"/>
          <w:marBottom w:val="0"/>
          <w:divBdr>
            <w:top w:val="none" w:sz="0" w:space="0" w:color="auto"/>
            <w:left w:val="none" w:sz="0" w:space="0" w:color="auto"/>
            <w:bottom w:val="none" w:sz="0" w:space="0" w:color="auto"/>
            <w:right w:val="none" w:sz="0" w:space="0" w:color="auto"/>
          </w:divBdr>
          <w:divsChild>
            <w:div w:id="101802065">
              <w:marLeft w:val="0"/>
              <w:marRight w:val="0"/>
              <w:marTop w:val="0"/>
              <w:marBottom w:val="0"/>
              <w:divBdr>
                <w:top w:val="none" w:sz="0" w:space="0" w:color="auto"/>
                <w:left w:val="none" w:sz="0" w:space="0" w:color="auto"/>
                <w:bottom w:val="none" w:sz="0" w:space="0" w:color="auto"/>
                <w:right w:val="none" w:sz="0" w:space="0" w:color="auto"/>
              </w:divBdr>
              <w:divsChild>
                <w:div w:id="186263375">
                  <w:marLeft w:val="0"/>
                  <w:marRight w:val="0"/>
                  <w:marTop w:val="0"/>
                  <w:marBottom w:val="0"/>
                  <w:divBdr>
                    <w:top w:val="none" w:sz="0" w:space="0" w:color="auto"/>
                    <w:left w:val="none" w:sz="0" w:space="0" w:color="auto"/>
                    <w:bottom w:val="none" w:sz="0" w:space="0" w:color="auto"/>
                    <w:right w:val="none" w:sz="0" w:space="0" w:color="auto"/>
                  </w:divBdr>
                  <w:divsChild>
                    <w:div w:id="658734673">
                      <w:marLeft w:val="0"/>
                      <w:marRight w:val="0"/>
                      <w:marTop w:val="0"/>
                      <w:marBottom w:val="0"/>
                      <w:divBdr>
                        <w:top w:val="none" w:sz="0" w:space="0" w:color="auto"/>
                        <w:left w:val="none" w:sz="0" w:space="0" w:color="auto"/>
                        <w:bottom w:val="none" w:sz="0" w:space="0" w:color="auto"/>
                        <w:right w:val="none" w:sz="0" w:space="0" w:color="auto"/>
                      </w:divBdr>
                      <w:divsChild>
                        <w:div w:id="548416976">
                          <w:marLeft w:val="0"/>
                          <w:marRight w:val="0"/>
                          <w:marTop w:val="0"/>
                          <w:marBottom w:val="0"/>
                          <w:divBdr>
                            <w:top w:val="none" w:sz="0" w:space="0" w:color="auto"/>
                            <w:left w:val="none" w:sz="0" w:space="0" w:color="auto"/>
                            <w:bottom w:val="none" w:sz="0" w:space="0" w:color="auto"/>
                            <w:right w:val="none" w:sz="0" w:space="0" w:color="auto"/>
                          </w:divBdr>
                          <w:divsChild>
                            <w:div w:id="1878228154">
                              <w:marLeft w:val="0"/>
                              <w:marRight w:val="0"/>
                              <w:marTop w:val="0"/>
                              <w:marBottom w:val="0"/>
                              <w:divBdr>
                                <w:top w:val="none" w:sz="0" w:space="0" w:color="auto"/>
                                <w:left w:val="none" w:sz="0" w:space="0" w:color="auto"/>
                                <w:bottom w:val="none" w:sz="0" w:space="0" w:color="auto"/>
                                <w:right w:val="none" w:sz="0" w:space="0" w:color="auto"/>
                              </w:divBdr>
                              <w:divsChild>
                                <w:div w:id="1079911256">
                                  <w:marLeft w:val="0"/>
                                  <w:marRight w:val="0"/>
                                  <w:marTop w:val="0"/>
                                  <w:marBottom w:val="0"/>
                                  <w:divBdr>
                                    <w:top w:val="none" w:sz="0" w:space="0" w:color="auto"/>
                                    <w:left w:val="none" w:sz="0" w:space="0" w:color="auto"/>
                                    <w:bottom w:val="none" w:sz="0" w:space="0" w:color="auto"/>
                                    <w:right w:val="none" w:sz="0" w:space="0" w:color="auto"/>
                                  </w:divBdr>
                                  <w:divsChild>
                                    <w:div w:id="1417625830">
                                      <w:marLeft w:val="0"/>
                                      <w:marRight w:val="0"/>
                                      <w:marTop w:val="0"/>
                                      <w:marBottom w:val="0"/>
                                      <w:divBdr>
                                        <w:top w:val="none" w:sz="0" w:space="0" w:color="auto"/>
                                        <w:left w:val="none" w:sz="0" w:space="0" w:color="auto"/>
                                        <w:bottom w:val="none" w:sz="0" w:space="0" w:color="auto"/>
                                        <w:right w:val="none" w:sz="0" w:space="0" w:color="auto"/>
                                      </w:divBdr>
                                      <w:divsChild>
                                        <w:div w:id="636379515">
                                          <w:marLeft w:val="0"/>
                                          <w:marRight w:val="0"/>
                                          <w:marTop w:val="0"/>
                                          <w:marBottom w:val="0"/>
                                          <w:divBdr>
                                            <w:top w:val="none" w:sz="0" w:space="0" w:color="auto"/>
                                            <w:left w:val="none" w:sz="0" w:space="0" w:color="auto"/>
                                            <w:bottom w:val="none" w:sz="0" w:space="0" w:color="auto"/>
                                            <w:right w:val="none" w:sz="0" w:space="0" w:color="auto"/>
                                          </w:divBdr>
                                          <w:divsChild>
                                            <w:div w:id="2138329708">
                                              <w:marLeft w:val="0"/>
                                              <w:marRight w:val="0"/>
                                              <w:marTop w:val="0"/>
                                              <w:marBottom w:val="0"/>
                                              <w:divBdr>
                                                <w:top w:val="none" w:sz="0" w:space="0" w:color="auto"/>
                                                <w:left w:val="none" w:sz="0" w:space="0" w:color="auto"/>
                                                <w:bottom w:val="none" w:sz="0" w:space="0" w:color="auto"/>
                                                <w:right w:val="none" w:sz="0" w:space="0" w:color="auto"/>
                                              </w:divBdr>
                                              <w:divsChild>
                                                <w:div w:id="1625235605">
                                                  <w:marLeft w:val="0"/>
                                                  <w:marRight w:val="0"/>
                                                  <w:marTop w:val="0"/>
                                                  <w:marBottom w:val="0"/>
                                                  <w:divBdr>
                                                    <w:top w:val="none" w:sz="0" w:space="0" w:color="auto"/>
                                                    <w:left w:val="none" w:sz="0" w:space="0" w:color="auto"/>
                                                    <w:bottom w:val="none" w:sz="0" w:space="0" w:color="auto"/>
                                                    <w:right w:val="none" w:sz="0" w:space="0" w:color="auto"/>
                                                  </w:divBdr>
                                                  <w:divsChild>
                                                    <w:div w:id="1198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84941">
      <w:bodyDiv w:val="1"/>
      <w:marLeft w:val="0"/>
      <w:marRight w:val="0"/>
      <w:marTop w:val="0"/>
      <w:marBottom w:val="0"/>
      <w:divBdr>
        <w:top w:val="none" w:sz="0" w:space="0" w:color="auto"/>
        <w:left w:val="none" w:sz="0" w:space="0" w:color="auto"/>
        <w:bottom w:val="none" w:sz="0" w:space="0" w:color="auto"/>
        <w:right w:val="none" w:sz="0" w:space="0" w:color="auto"/>
      </w:divBdr>
    </w:div>
    <w:div w:id="273025374">
      <w:bodyDiv w:val="1"/>
      <w:marLeft w:val="0"/>
      <w:marRight w:val="0"/>
      <w:marTop w:val="0"/>
      <w:marBottom w:val="0"/>
      <w:divBdr>
        <w:top w:val="none" w:sz="0" w:space="0" w:color="auto"/>
        <w:left w:val="none" w:sz="0" w:space="0" w:color="auto"/>
        <w:bottom w:val="none" w:sz="0" w:space="0" w:color="auto"/>
        <w:right w:val="none" w:sz="0" w:space="0" w:color="auto"/>
      </w:divBdr>
    </w:div>
    <w:div w:id="277568475">
      <w:bodyDiv w:val="1"/>
      <w:marLeft w:val="0"/>
      <w:marRight w:val="0"/>
      <w:marTop w:val="0"/>
      <w:marBottom w:val="0"/>
      <w:divBdr>
        <w:top w:val="none" w:sz="0" w:space="0" w:color="auto"/>
        <w:left w:val="none" w:sz="0" w:space="0" w:color="auto"/>
        <w:bottom w:val="none" w:sz="0" w:space="0" w:color="auto"/>
        <w:right w:val="none" w:sz="0" w:space="0" w:color="auto"/>
      </w:divBdr>
    </w:div>
    <w:div w:id="278801919">
      <w:bodyDiv w:val="1"/>
      <w:marLeft w:val="0"/>
      <w:marRight w:val="0"/>
      <w:marTop w:val="0"/>
      <w:marBottom w:val="0"/>
      <w:divBdr>
        <w:top w:val="none" w:sz="0" w:space="0" w:color="auto"/>
        <w:left w:val="none" w:sz="0" w:space="0" w:color="auto"/>
        <w:bottom w:val="none" w:sz="0" w:space="0" w:color="auto"/>
        <w:right w:val="none" w:sz="0" w:space="0" w:color="auto"/>
      </w:divBdr>
    </w:div>
    <w:div w:id="292761241">
      <w:bodyDiv w:val="1"/>
      <w:marLeft w:val="0"/>
      <w:marRight w:val="0"/>
      <w:marTop w:val="0"/>
      <w:marBottom w:val="0"/>
      <w:divBdr>
        <w:top w:val="none" w:sz="0" w:space="0" w:color="auto"/>
        <w:left w:val="none" w:sz="0" w:space="0" w:color="auto"/>
        <w:bottom w:val="none" w:sz="0" w:space="0" w:color="auto"/>
        <w:right w:val="none" w:sz="0" w:space="0" w:color="auto"/>
      </w:divBdr>
    </w:div>
    <w:div w:id="341205924">
      <w:bodyDiv w:val="1"/>
      <w:marLeft w:val="0"/>
      <w:marRight w:val="0"/>
      <w:marTop w:val="0"/>
      <w:marBottom w:val="0"/>
      <w:divBdr>
        <w:top w:val="none" w:sz="0" w:space="0" w:color="auto"/>
        <w:left w:val="none" w:sz="0" w:space="0" w:color="auto"/>
        <w:bottom w:val="none" w:sz="0" w:space="0" w:color="auto"/>
        <w:right w:val="none" w:sz="0" w:space="0" w:color="auto"/>
      </w:divBdr>
    </w:div>
    <w:div w:id="361517127">
      <w:bodyDiv w:val="1"/>
      <w:marLeft w:val="0"/>
      <w:marRight w:val="0"/>
      <w:marTop w:val="0"/>
      <w:marBottom w:val="0"/>
      <w:divBdr>
        <w:top w:val="none" w:sz="0" w:space="0" w:color="auto"/>
        <w:left w:val="none" w:sz="0" w:space="0" w:color="auto"/>
        <w:bottom w:val="none" w:sz="0" w:space="0" w:color="auto"/>
        <w:right w:val="none" w:sz="0" w:space="0" w:color="auto"/>
      </w:divBdr>
    </w:div>
    <w:div w:id="382796135">
      <w:bodyDiv w:val="1"/>
      <w:marLeft w:val="0"/>
      <w:marRight w:val="0"/>
      <w:marTop w:val="0"/>
      <w:marBottom w:val="0"/>
      <w:divBdr>
        <w:top w:val="none" w:sz="0" w:space="0" w:color="auto"/>
        <w:left w:val="none" w:sz="0" w:space="0" w:color="auto"/>
        <w:bottom w:val="none" w:sz="0" w:space="0" w:color="auto"/>
        <w:right w:val="none" w:sz="0" w:space="0" w:color="auto"/>
      </w:divBdr>
      <w:divsChild>
        <w:div w:id="1020274548">
          <w:marLeft w:val="0"/>
          <w:marRight w:val="0"/>
          <w:marTop w:val="0"/>
          <w:marBottom w:val="0"/>
          <w:divBdr>
            <w:top w:val="none" w:sz="0" w:space="0" w:color="auto"/>
            <w:left w:val="none" w:sz="0" w:space="0" w:color="auto"/>
            <w:bottom w:val="none" w:sz="0" w:space="0" w:color="auto"/>
            <w:right w:val="none" w:sz="0" w:space="0" w:color="auto"/>
          </w:divBdr>
          <w:divsChild>
            <w:div w:id="303513509">
              <w:marLeft w:val="0"/>
              <w:marRight w:val="0"/>
              <w:marTop w:val="0"/>
              <w:marBottom w:val="0"/>
              <w:divBdr>
                <w:top w:val="none" w:sz="0" w:space="0" w:color="auto"/>
                <w:left w:val="none" w:sz="0" w:space="0" w:color="auto"/>
                <w:bottom w:val="none" w:sz="0" w:space="0" w:color="auto"/>
                <w:right w:val="none" w:sz="0" w:space="0" w:color="auto"/>
              </w:divBdr>
              <w:divsChild>
                <w:div w:id="654261906">
                  <w:marLeft w:val="0"/>
                  <w:marRight w:val="0"/>
                  <w:marTop w:val="0"/>
                  <w:marBottom w:val="0"/>
                  <w:divBdr>
                    <w:top w:val="none" w:sz="0" w:space="0" w:color="auto"/>
                    <w:left w:val="none" w:sz="0" w:space="0" w:color="auto"/>
                    <w:bottom w:val="none" w:sz="0" w:space="0" w:color="auto"/>
                    <w:right w:val="none" w:sz="0" w:space="0" w:color="auto"/>
                  </w:divBdr>
                  <w:divsChild>
                    <w:div w:id="859777852">
                      <w:marLeft w:val="0"/>
                      <w:marRight w:val="0"/>
                      <w:marTop w:val="0"/>
                      <w:marBottom w:val="0"/>
                      <w:divBdr>
                        <w:top w:val="none" w:sz="0" w:space="0" w:color="auto"/>
                        <w:left w:val="none" w:sz="0" w:space="0" w:color="auto"/>
                        <w:bottom w:val="none" w:sz="0" w:space="0" w:color="auto"/>
                        <w:right w:val="none" w:sz="0" w:space="0" w:color="auto"/>
                      </w:divBdr>
                      <w:divsChild>
                        <w:div w:id="127284159">
                          <w:marLeft w:val="0"/>
                          <w:marRight w:val="0"/>
                          <w:marTop w:val="0"/>
                          <w:marBottom w:val="0"/>
                          <w:divBdr>
                            <w:top w:val="none" w:sz="0" w:space="0" w:color="auto"/>
                            <w:left w:val="none" w:sz="0" w:space="0" w:color="auto"/>
                            <w:bottom w:val="none" w:sz="0" w:space="0" w:color="auto"/>
                            <w:right w:val="none" w:sz="0" w:space="0" w:color="auto"/>
                          </w:divBdr>
                          <w:divsChild>
                            <w:div w:id="75631647">
                              <w:marLeft w:val="0"/>
                              <w:marRight w:val="0"/>
                              <w:marTop w:val="0"/>
                              <w:marBottom w:val="0"/>
                              <w:divBdr>
                                <w:top w:val="none" w:sz="0" w:space="0" w:color="auto"/>
                                <w:left w:val="none" w:sz="0" w:space="0" w:color="auto"/>
                                <w:bottom w:val="none" w:sz="0" w:space="0" w:color="auto"/>
                                <w:right w:val="none" w:sz="0" w:space="0" w:color="auto"/>
                              </w:divBdr>
                              <w:divsChild>
                                <w:div w:id="1927566659">
                                  <w:marLeft w:val="0"/>
                                  <w:marRight w:val="0"/>
                                  <w:marTop w:val="0"/>
                                  <w:marBottom w:val="0"/>
                                  <w:divBdr>
                                    <w:top w:val="none" w:sz="0" w:space="0" w:color="auto"/>
                                    <w:left w:val="none" w:sz="0" w:space="0" w:color="auto"/>
                                    <w:bottom w:val="none" w:sz="0" w:space="0" w:color="auto"/>
                                    <w:right w:val="none" w:sz="0" w:space="0" w:color="auto"/>
                                  </w:divBdr>
                                  <w:divsChild>
                                    <w:div w:id="1925456971">
                                      <w:marLeft w:val="0"/>
                                      <w:marRight w:val="0"/>
                                      <w:marTop w:val="0"/>
                                      <w:marBottom w:val="0"/>
                                      <w:divBdr>
                                        <w:top w:val="none" w:sz="0" w:space="0" w:color="auto"/>
                                        <w:left w:val="none" w:sz="0" w:space="0" w:color="auto"/>
                                        <w:bottom w:val="none" w:sz="0" w:space="0" w:color="auto"/>
                                        <w:right w:val="none" w:sz="0" w:space="0" w:color="auto"/>
                                      </w:divBdr>
                                      <w:divsChild>
                                        <w:div w:id="1827165957">
                                          <w:marLeft w:val="0"/>
                                          <w:marRight w:val="0"/>
                                          <w:marTop w:val="0"/>
                                          <w:marBottom w:val="0"/>
                                          <w:divBdr>
                                            <w:top w:val="none" w:sz="0" w:space="0" w:color="auto"/>
                                            <w:left w:val="none" w:sz="0" w:space="0" w:color="auto"/>
                                            <w:bottom w:val="none" w:sz="0" w:space="0" w:color="auto"/>
                                            <w:right w:val="none" w:sz="0" w:space="0" w:color="auto"/>
                                          </w:divBdr>
                                          <w:divsChild>
                                            <w:div w:id="126432246">
                                              <w:marLeft w:val="0"/>
                                              <w:marRight w:val="0"/>
                                              <w:marTop w:val="0"/>
                                              <w:marBottom w:val="0"/>
                                              <w:divBdr>
                                                <w:top w:val="none" w:sz="0" w:space="0" w:color="auto"/>
                                                <w:left w:val="none" w:sz="0" w:space="0" w:color="auto"/>
                                                <w:bottom w:val="none" w:sz="0" w:space="0" w:color="auto"/>
                                                <w:right w:val="none" w:sz="0" w:space="0" w:color="auto"/>
                                              </w:divBdr>
                                              <w:divsChild>
                                                <w:div w:id="1450852844">
                                                  <w:marLeft w:val="0"/>
                                                  <w:marRight w:val="0"/>
                                                  <w:marTop w:val="0"/>
                                                  <w:marBottom w:val="0"/>
                                                  <w:divBdr>
                                                    <w:top w:val="none" w:sz="0" w:space="0" w:color="auto"/>
                                                    <w:left w:val="none" w:sz="0" w:space="0" w:color="auto"/>
                                                    <w:bottom w:val="none" w:sz="0" w:space="0" w:color="auto"/>
                                                    <w:right w:val="none" w:sz="0" w:space="0" w:color="auto"/>
                                                  </w:divBdr>
                                                  <w:divsChild>
                                                    <w:div w:id="10930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8572216">
      <w:bodyDiv w:val="1"/>
      <w:marLeft w:val="0"/>
      <w:marRight w:val="0"/>
      <w:marTop w:val="0"/>
      <w:marBottom w:val="0"/>
      <w:divBdr>
        <w:top w:val="none" w:sz="0" w:space="0" w:color="auto"/>
        <w:left w:val="none" w:sz="0" w:space="0" w:color="auto"/>
        <w:bottom w:val="none" w:sz="0" w:space="0" w:color="auto"/>
        <w:right w:val="none" w:sz="0" w:space="0" w:color="auto"/>
      </w:divBdr>
      <w:divsChild>
        <w:div w:id="2007397418">
          <w:marLeft w:val="0"/>
          <w:marRight w:val="0"/>
          <w:marTop w:val="0"/>
          <w:marBottom w:val="0"/>
          <w:divBdr>
            <w:top w:val="none" w:sz="0" w:space="0" w:color="auto"/>
            <w:left w:val="none" w:sz="0" w:space="0" w:color="auto"/>
            <w:bottom w:val="none" w:sz="0" w:space="0" w:color="auto"/>
            <w:right w:val="none" w:sz="0" w:space="0" w:color="auto"/>
          </w:divBdr>
          <w:divsChild>
            <w:div w:id="268634442">
              <w:marLeft w:val="0"/>
              <w:marRight w:val="0"/>
              <w:marTop w:val="0"/>
              <w:marBottom w:val="0"/>
              <w:divBdr>
                <w:top w:val="none" w:sz="0" w:space="0" w:color="auto"/>
                <w:left w:val="none" w:sz="0" w:space="0" w:color="auto"/>
                <w:bottom w:val="none" w:sz="0" w:space="0" w:color="auto"/>
                <w:right w:val="none" w:sz="0" w:space="0" w:color="auto"/>
              </w:divBdr>
              <w:divsChild>
                <w:div w:id="688141756">
                  <w:marLeft w:val="0"/>
                  <w:marRight w:val="0"/>
                  <w:marTop w:val="0"/>
                  <w:marBottom w:val="0"/>
                  <w:divBdr>
                    <w:top w:val="none" w:sz="0" w:space="0" w:color="auto"/>
                    <w:left w:val="none" w:sz="0" w:space="0" w:color="auto"/>
                    <w:bottom w:val="none" w:sz="0" w:space="0" w:color="auto"/>
                    <w:right w:val="none" w:sz="0" w:space="0" w:color="auto"/>
                  </w:divBdr>
                  <w:divsChild>
                    <w:div w:id="294213833">
                      <w:marLeft w:val="0"/>
                      <w:marRight w:val="0"/>
                      <w:marTop w:val="0"/>
                      <w:marBottom w:val="0"/>
                      <w:divBdr>
                        <w:top w:val="none" w:sz="0" w:space="0" w:color="auto"/>
                        <w:left w:val="none" w:sz="0" w:space="0" w:color="auto"/>
                        <w:bottom w:val="none" w:sz="0" w:space="0" w:color="auto"/>
                        <w:right w:val="none" w:sz="0" w:space="0" w:color="auto"/>
                      </w:divBdr>
                      <w:divsChild>
                        <w:div w:id="358434174">
                          <w:marLeft w:val="0"/>
                          <w:marRight w:val="0"/>
                          <w:marTop w:val="0"/>
                          <w:marBottom w:val="0"/>
                          <w:divBdr>
                            <w:top w:val="none" w:sz="0" w:space="0" w:color="auto"/>
                            <w:left w:val="none" w:sz="0" w:space="0" w:color="auto"/>
                            <w:bottom w:val="none" w:sz="0" w:space="0" w:color="auto"/>
                            <w:right w:val="none" w:sz="0" w:space="0" w:color="auto"/>
                          </w:divBdr>
                          <w:divsChild>
                            <w:div w:id="905141665">
                              <w:marLeft w:val="0"/>
                              <w:marRight w:val="0"/>
                              <w:marTop w:val="0"/>
                              <w:marBottom w:val="0"/>
                              <w:divBdr>
                                <w:top w:val="none" w:sz="0" w:space="0" w:color="auto"/>
                                <w:left w:val="none" w:sz="0" w:space="0" w:color="auto"/>
                                <w:bottom w:val="none" w:sz="0" w:space="0" w:color="auto"/>
                                <w:right w:val="none" w:sz="0" w:space="0" w:color="auto"/>
                              </w:divBdr>
                              <w:divsChild>
                                <w:div w:id="1781410553">
                                  <w:marLeft w:val="0"/>
                                  <w:marRight w:val="0"/>
                                  <w:marTop w:val="0"/>
                                  <w:marBottom w:val="0"/>
                                  <w:divBdr>
                                    <w:top w:val="none" w:sz="0" w:space="0" w:color="auto"/>
                                    <w:left w:val="none" w:sz="0" w:space="0" w:color="auto"/>
                                    <w:bottom w:val="none" w:sz="0" w:space="0" w:color="auto"/>
                                    <w:right w:val="none" w:sz="0" w:space="0" w:color="auto"/>
                                  </w:divBdr>
                                  <w:divsChild>
                                    <w:div w:id="1245142606">
                                      <w:marLeft w:val="0"/>
                                      <w:marRight w:val="0"/>
                                      <w:marTop w:val="0"/>
                                      <w:marBottom w:val="0"/>
                                      <w:divBdr>
                                        <w:top w:val="none" w:sz="0" w:space="0" w:color="auto"/>
                                        <w:left w:val="none" w:sz="0" w:space="0" w:color="auto"/>
                                        <w:bottom w:val="none" w:sz="0" w:space="0" w:color="auto"/>
                                        <w:right w:val="none" w:sz="0" w:space="0" w:color="auto"/>
                                      </w:divBdr>
                                      <w:divsChild>
                                        <w:div w:id="1650941136">
                                          <w:marLeft w:val="0"/>
                                          <w:marRight w:val="0"/>
                                          <w:marTop w:val="0"/>
                                          <w:marBottom w:val="0"/>
                                          <w:divBdr>
                                            <w:top w:val="none" w:sz="0" w:space="0" w:color="auto"/>
                                            <w:left w:val="none" w:sz="0" w:space="0" w:color="auto"/>
                                            <w:bottom w:val="none" w:sz="0" w:space="0" w:color="auto"/>
                                            <w:right w:val="none" w:sz="0" w:space="0" w:color="auto"/>
                                          </w:divBdr>
                                          <w:divsChild>
                                            <w:div w:id="1592278176">
                                              <w:marLeft w:val="0"/>
                                              <w:marRight w:val="0"/>
                                              <w:marTop w:val="0"/>
                                              <w:marBottom w:val="0"/>
                                              <w:divBdr>
                                                <w:top w:val="none" w:sz="0" w:space="0" w:color="auto"/>
                                                <w:left w:val="none" w:sz="0" w:space="0" w:color="auto"/>
                                                <w:bottom w:val="none" w:sz="0" w:space="0" w:color="auto"/>
                                                <w:right w:val="none" w:sz="0" w:space="0" w:color="auto"/>
                                              </w:divBdr>
                                              <w:divsChild>
                                                <w:div w:id="1364748224">
                                                  <w:marLeft w:val="0"/>
                                                  <w:marRight w:val="0"/>
                                                  <w:marTop w:val="0"/>
                                                  <w:marBottom w:val="0"/>
                                                  <w:divBdr>
                                                    <w:top w:val="none" w:sz="0" w:space="0" w:color="auto"/>
                                                    <w:left w:val="none" w:sz="0" w:space="0" w:color="auto"/>
                                                    <w:bottom w:val="none" w:sz="0" w:space="0" w:color="auto"/>
                                                    <w:right w:val="none" w:sz="0" w:space="0" w:color="auto"/>
                                                  </w:divBdr>
                                                  <w:divsChild>
                                                    <w:div w:id="18223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2621024">
      <w:bodyDiv w:val="1"/>
      <w:marLeft w:val="0"/>
      <w:marRight w:val="0"/>
      <w:marTop w:val="0"/>
      <w:marBottom w:val="0"/>
      <w:divBdr>
        <w:top w:val="none" w:sz="0" w:space="0" w:color="auto"/>
        <w:left w:val="none" w:sz="0" w:space="0" w:color="auto"/>
        <w:bottom w:val="none" w:sz="0" w:space="0" w:color="auto"/>
        <w:right w:val="none" w:sz="0" w:space="0" w:color="auto"/>
      </w:divBdr>
      <w:divsChild>
        <w:div w:id="956529216">
          <w:marLeft w:val="0"/>
          <w:marRight w:val="0"/>
          <w:marTop w:val="0"/>
          <w:marBottom w:val="0"/>
          <w:divBdr>
            <w:top w:val="none" w:sz="0" w:space="0" w:color="auto"/>
            <w:left w:val="none" w:sz="0" w:space="0" w:color="auto"/>
            <w:bottom w:val="none" w:sz="0" w:space="0" w:color="auto"/>
            <w:right w:val="none" w:sz="0" w:space="0" w:color="auto"/>
          </w:divBdr>
          <w:divsChild>
            <w:div w:id="449320019">
              <w:marLeft w:val="0"/>
              <w:marRight w:val="0"/>
              <w:marTop w:val="0"/>
              <w:marBottom w:val="0"/>
              <w:divBdr>
                <w:top w:val="none" w:sz="0" w:space="0" w:color="auto"/>
                <w:left w:val="none" w:sz="0" w:space="0" w:color="auto"/>
                <w:bottom w:val="none" w:sz="0" w:space="0" w:color="auto"/>
                <w:right w:val="none" w:sz="0" w:space="0" w:color="auto"/>
              </w:divBdr>
              <w:divsChild>
                <w:div w:id="68383703">
                  <w:marLeft w:val="0"/>
                  <w:marRight w:val="0"/>
                  <w:marTop w:val="0"/>
                  <w:marBottom w:val="0"/>
                  <w:divBdr>
                    <w:top w:val="none" w:sz="0" w:space="0" w:color="auto"/>
                    <w:left w:val="none" w:sz="0" w:space="0" w:color="auto"/>
                    <w:bottom w:val="none" w:sz="0" w:space="0" w:color="auto"/>
                    <w:right w:val="none" w:sz="0" w:space="0" w:color="auto"/>
                  </w:divBdr>
                  <w:divsChild>
                    <w:div w:id="342781656">
                      <w:marLeft w:val="0"/>
                      <w:marRight w:val="0"/>
                      <w:marTop w:val="0"/>
                      <w:marBottom w:val="0"/>
                      <w:divBdr>
                        <w:top w:val="none" w:sz="0" w:space="0" w:color="auto"/>
                        <w:left w:val="none" w:sz="0" w:space="0" w:color="auto"/>
                        <w:bottom w:val="none" w:sz="0" w:space="0" w:color="auto"/>
                        <w:right w:val="none" w:sz="0" w:space="0" w:color="auto"/>
                      </w:divBdr>
                      <w:divsChild>
                        <w:div w:id="1347058550">
                          <w:marLeft w:val="0"/>
                          <w:marRight w:val="0"/>
                          <w:marTop w:val="0"/>
                          <w:marBottom w:val="0"/>
                          <w:divBdr>
                            <w:top w:val="none" w:sz="0" w:space="0" w:color="auto"/>
                            <w:left w:val="none" w:sz="0" w:space="0" w:color="auto"/>
                            <w:bottom w:val="none" w:sz="0" w:space="0" w:color="auto"/>
                            <w:right w:val="none" w:sz="0" w:space="0" w:color="auto"/>
                          </w:divBdr>
                          <w:divsChild>
                            <w:div w:id="469174608">
                              <w:marLeft w:val="0"/>
                              <w:marRight w:val="0"/>
                              <w:marTop w:val="0"/>
                              <w:marBottom w:val="0"/>
                              <w:divBdr>
                                <w:top w:val="none" w:sz="0" w:space="0" w:color="auto"/>
                                <w:left w:val="none" w:sz="0" w:space="0" w:color="auto"/>
                                <w:bottom w:val="none" w:sz="0" w:space="0" w:color="auto"/>
                                <w:right w:val="none" w:sz="0" w:space="0" w:color="auto"/>
                              </w:divBdr>
                              <w:divsChild>
                                <w:div w:id="54209736">
                                  <w:marLeft w:val="0"/>
                                  <w:marRight w:val="0"/>
                                  <w:marTop w:val="0"/>
                                  <w:marBottom w:val="0"/>
                                  <w:divBdr>
                                    <w:top w:val="none" w:sz="0" w:space="0" w:color="auto"/>
                                    <w:left w:val="none" w:sz="0" w:space="0" w:color="auto"/>
                                    <w:bottom w:val="none" w:sz="0" w:space="0" w:color="auto"/>
                                    <w:right w:val="none" w:sz="0" w:space="0" w:color="auto"/>
                                  </w:divBdr>
                                  <w:divsChild>
                                    <w:div w:id="590628642">
                                      <w:marLeft w:val="0"/>
                                      <w:marRight w:val="0"/>
                                      <w:marTop w:val="0"/>
                                      <w:marBottom w:val="0"/>
                                      <w:divBdr>
                                        <w:top w:val="none" w:sz="0" w:space="0" w:color="auto"/>
                                        <w:left w:val="none" w:sz="0" w:space="0" w:color="auto"/>
                                        <w:bottom w:val="none" w:sz="0" w:space="0" w:color="auto"/>
                                        <w:right w:val="none" w:sz="0" w:space="0" w:color="auto"/>
                                      </w:divBdr>
                                      <w:divsChild>
                                        <w:div w:id="824783546">
                                          <w:marLeft w:val="0"/>
                                          <w:marRight w:val="0"/>
                                          <w:marTop w:val="0"/>
                                          <w:marBottom w:val="0"/>
                                          <w:divBdr>
                                            <w:top w:val="none" w:sz="0" w:space="0" w:color="auto"/>
                                            <w:left w:val="none" w:sz="0" w:space="0" w:color="auto"/>
                                            <w:bottom w:val="none" w:sz="0" w:space="0" w:color="auto"/>
                                            <w:right w:val="none" w:sz="0" w:space="0" w:color="auto"/>
                                          </w:divBdr>
                                          <w:divsChild>
                                            <w:div w:id="1561206714">
                                              <w:marLeft w:val="0"/>
                                              <w:marRight w:val="0"/>
                                              <w:marTop w:val="0"/>
                                              <w:marBottom w:val="0"/>
                                              <w:divBdr>
                                                <w:top w:val="none" w:sz="0" w:space="0" w:color="auto"/>
                                                <w:left w:val="none" w:sz="0" w:space="0" w:color="auto"/>
                                                <w:bottom w:val="none" w:sz="0" w:space="0" w:color="auto"/>
                                                <w:right w:val="none" w:sz="0" w:space="0" w:color="auto"/>
                                              </w:divBdr>
                                              <w:divsChild>
                                                <w:div w:id="1603565886">
                                                  <w:marLeft w:val="0"/>
                                                  <w:marRight w:val="0"/>
                                                  <w:marTop w:val="0"/>
                                                  <w:marBottom w:val="0"/>
                                                  <w:divBdr>
                                                    <w:top w:val="none" w:sz="0" w:space="0" w:color="auto"/>
                                                    <w:left w:val="none" w:sz="0" w:space="0" w:color="auto"/>
                                                    <w:bottom w:val="none" w:sz="0" w:space="0" w:color="auto"/>
                                                    <w:right w:val="none" w:sz="0" w:space="0" w:color="auto"/>
                                                  </w:divBdr>
                                                  <w:divsChild>
                                                    <w:div w:id="9000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171207">
      <w:bodyDiv w:val="1"/>
      <w:marLeft w:val="0"/>
      <w:marRight w:val="0"/>
      <w:marTop w:val="0"/>
      <w:marBottom w:val="0"/>
      <w:divBdr>
        <w:top w:val="none" w:sz="0" w:space="0" w:color="auto"/>
        <w:left w:val="none" w:sz="0" w:space="0" w:color="auto"/>
        <w:bottom w:val="none" w:sz="0" w:space="0" w:color="auto"/>
        <w:right w:val="none" w:sz="0" w:space="0" w:color="auto"/>
      </w:divBdr>
      <w:divsChild>
        <w:div w:id="888423796">
          <w:marLeft w:val="0"/>
          <w:marRight w:val="0"/>
          <w:marTop w:val="0"/>
          <w:marBottom w:val="0"/>
          <w:divBdr>
            <w:top w:val="none" w:sz="0" w:space="0" w:color="auto"/>
            <w:left w:val="none" w:sz="0" w:space="0" w:color="auto"/>
            <w:bottom w:val="none" w:sz="0" w:space="0" w:color="auto"/>
            <w:right w:val="none" w:sz="0" w:space="0" w:color="auto"/>
          </w:divBdr>
          <w:divsChild>
            <w:div w:id="139618516">
              <w:marLeft w:val="0"/>
              <w:marRight w:val="0"/>
              <w:marTop w:val="0"/>
              <w:marBottom w:val="0"/>
              <w:divBdr>
                <w:top w:val="none" w:sz="0" w:space="0" w:color="auto"/>
                <w:left w:val="none" w:sz="0" w:space="0" w:color="auto"/>
                <w:bottom w:val="none" w:sz="0" w:space="0" w:color="auto"/>
                <w:right w:val="none" w:sz="0" w:space="0" w:color="auto"/>
              </w:divBdr>
              <w:divsChild>
                <w:div w:id="1871918110">
                  <w:marLeft w:val="0"/>
                  <w:marRight w:val="0"/>
                  <w:marTop w:val="0"/>
                  <w:marBottom w:val="0"/>
                  <w:divBdr>
                    <w:top w:val="none" w:sz="0" w:space="0" w:color="auto"/>
                    <w:left w:val="none" w:sz="0" w:space="0" w:color="auto"/>
                    <w:bottom w:val="none" w:sz="0" w:space="0" w:color="auto"/>
                    <w:right w:val="none" w:sz="0" w:space="0" w:color="auto"/>
                  </w:divBdr>
                  <w:divsChild>
                    <w:div w:id="1597055498">
                      <w:marLeft w:val="0"/>
                      <w:marRight w:val="0"/>
                      <w:marTop w:val="0"/>
                      <w:marBottom w:val="0"/>
                      <w:divBdr>
                        <w:top w:val="none" w:sz="0" w:space="0" w:color="auto"/>
                        <w:left w:val="none" w:sz="0" w:space="0" w:color="auto"/>
                        <w:bottom w:val="none" w:sz="0" w:space="0" w:color="auto"/>
                        <w:right w:val="none" w:sz="0" w:space="0" w:color="auto"/>
                      </w:divBdr>
                      <w:divsChild>
                        <w:div w:id="366294636">
                          <w:marLeft w:val="0"/>
                          <w:marRight w:val="0"/>
                          <w:marTop w:val="0"/>
                          <w:marBottom w:val="0"/>
                          <w:divBdr>
                            <w:top w:val="none" w:sz="0" w:space="0" w:color="auto"/>
                            <w:left w:val="none" w:sz="0" w:space="0" w:color="auto"/>
                            <w:bottom w:val="none" w:sz="0" w:space="0" w:color="auto"/>
                            <w:right w:val="none" w:sz="0" w:space="0" w:color="auto"/>
                          </w:divBdr>
                          <w:divsChild>
                            <w:div w:id="483931584">
                              <w:marLeft w:val="0"/>
                              <w:marRight w:val="0"/>
                              <w:marTop w:val="0"/>
                              <w:marBottom w:val="0"/>
                              <w:divBdr>
                                <w:top w:val="none" w:sz="0" w:space="0" w:color="auto"/>
                                <w:left w:val="none" w:sz="0" w:space="0" w:color="auto"/>
                                <w:bottom w:val="none" w:sz="0" w:space="0" w:color="auto"/>
                                <w:right w:val="none" w:sz="0" w:space="0" w:color="auto"/>
                              </w:divBdr>
                              <w:divsChild>
                                <w:div w:id="401365900">
                                  <w:marLeft w:val="0"/>
                                  <w:marRight w:val="0"/>
                                  <w:marTop w:val="0"/>
                                  <w:marBottom w:val="0"/>
                                  <w:divBdr>
                                    <w:top w:val="none" w:sz="0" w:space="0" w:color="auto"/>
                                    <w:left w:val="none" w:sz="0" w:space="0" w:color="auto"/>
                                    <w:bottom w:val="none" w:sz="0" w:space="0" w:color="auto"/>
                                    <w:right w:val="none" w:sz="0" w:space="0" w:color="auto"/>
                                  </w:divBdr>
                                  <w:divsChild>
                                    <w:div w:id="1673531771">
                                      <w:marLeft w:val="0"/>
                                      <w:marRight w:val="0"/>
                                      <w:marTop w:val="0"/>
                                      <w:marBottom w:val="0"/>
                                      <w:divBdr>
                                        <w:top w:val="none" w:sz="0" w:space="0" w:color="auto"/>
                                        <w:left w:val="none" w:sz="0" w:space="0" w:color="auto"/>
                                        <w:bottom w:val="none" w:sz="0" w:space="0" w:color="auto"/>
                                        <w:right w:val="none" w:sz="0" w:space="0" w:color="auto"/>
                                      </w:divBdr>
                                      <w:divsChild>
                                        <w:div w:id="329529727">
                                          <w:marLeft w:val="0"/>
                                          <w:marRight w:val="0"/>
                                          <w:marTop w:val="0"/>
                                          <w:marBottom w:val="0"/>
                                          <w:divBdr>
                                            <w:top w:val="none" w:sz="0" w:space="0" w:color="auto"/>
                                            <w:left w:val="none" w:sz="0" w:space="0" w:color="auto"/>
                                            <w:bottom w:val="none" w:sz="0" w:space="0" w:color="auto"/>
                                            <w:right w:val="none" w:sz="0" w:space="0" w:color="auto"/>
                                          </w:divBdr>
                                          <w:divsChild>
                                            <w:div w:id="1175220249">
                                              <w:marLeft w:val="0"/>
                                              <w:marRight w:val="0"/>
                                              <w:marTop w:val="0"/>
                                              <w:marBottom w:val="0"/>
                                              <w:divBdr>
                                                <w:top w:val="none" w:sz="0" w:space="0" w:color="auto"/>
                                                <w:left w:val="none" w:sz="0" w:space="0" w:color="auto"/>
                                                <w:bottom w:val="none" w:sz="0" w:space="0" w:color="auto"/>
                                                <w:right w:val="none" w:sz="0" w:space="0" w:color="auto"/>
                                              </w:divBdr>
                                              <w:divsChild>
                                                <w:div w:id="1174807519">
                                                  <w:marLeft w:val="0"/>
                                                  <w:marRight w:val="0"/>
                                                  <w:marTop w:val="0"/>
                                                  <w:marBottom w:val="0"/>
                                                  <w:divBdr>
                                                    <w:top w:val="none" w:sz="0" w:space="0" w:color="auto"/>
                                                    <w:left w:val="none" w:sz="0" w:space="0" w:color="auto"/>
                                                    <w:bottom w:val="none" w:sz="0" w:space="0" w:color="auto"/>
                                                    <w:right w:val="none" w:sz="0" w:space="0" w:color="auto"/>
                                                  </w:divBdr>
                                                  <w:divsChild>
                                                    <w:div w:id="1492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3641568">
      <w:bodyDiv w:val="1"/>
      <w:marLeft w:val="0"/>
      <w:marRight w:val="0"/>
      <w:marTop w:val="0"/>
      <w:marBottom w:val="0"/>
      <w:divBdr>
        <w:top w:val="none" w:sz="0" w:space="0" w:color="auto"/>
        <w:left w:val="none" w:sz="0" w:space="0" w:color="auto"/>
        <w:bottom w:val="none" w:sz="0" w:space="0" w:color="auto"/>
        <w:right w:val="none" w:sz="0" w:space="0" w:color="auto"/>
      </w:divBdr>
    </w:div>
    <w:div w:id="495147861">
      <w:bodyDiv w:val="1"/>
      <w:marLeft w:val="0"/>
      <w:marRight w:val="0"/>
      <w:marTop w:val="0"/>
      <w:marBottom w:val="0"/>
      <w:divBdr>
        <w:top w:val="none" w:sz="0" w:space="0" w:color="auto"/>
        <w:left w:val="none" w:sz="0" w:space="0" w:color="auto"/>
        <w:bottom w:val="none" w:sz="0" w:space="0" w:color="auto"/>
        <w:right w:val="none" w:sz="0" w:space="0" w:color="auto"/>
      </w:divBdr>
    </w:div>
    <w:div w:id="501119562">
      <w:bodyDiv w:val="1"/>
      <w:marLeft w:val="0"/>
      <w:marRight w:val="0"/>
      <w:marTop w:val="0"/>
      <w:marBottom w:val="0"/>
      <w:divBdr>
        <w:top w:val="none" w:sz="0" w:space="0" w:color="auto"/>
        <w:left w:val="none" w:sz="0" w:space="0" w:color="auto"/>
        <w:bottom w:val="none" w:sz="0" w:space="0" w:color="auto"/>
        <w:right w:val="none" w:sz="0" w:space="0" w:color="auto"/>
      </w:divBdr>
      <w:divsChild>
        <w:div w:id="783038505">
          <w:marLeft w:val="0"/>
          <w:marRight w:val="0"/>
          <w:marTop w:val="0"/>
          <w:marBottom w:val="0"/>
          <w:divBdr>
            <w:top w:val="none" w:sz="0" w:space="0" w:color="auto"/>
            <w:left w:val="none" w:sz="0" w:space="0" w:color="auto"/>
            <w:bottom w:val="none" w:sz="0" w:space="0" w:color="auto"/>
            <w:right w:val="none" w:sz="0" w:space="0" w:color="auto"/>
          </w:divBdr>
          <w:divsChild>
            <w:div w:id="2087143540">
              <w:marLeft w:val="0"/>
              <w:marRight w:val="0"/>
              <w:marTop w:val="0"/>
              <w:marBottom w:val="0"/>
              <w:divBdr>
                <w:top w:val="none" w:sz="0" w:space="0" w:color="auto"/>
                <w:left w:val="none" w:sz="0" w:space="0" w:color="auto"/>
                <w:bottom w:val="none" w:sz="0" w:space="0" w:color="auto"/>
                <w:right w:val="none" w:sz="0" w:space="0" w:color="auto"/>
              </w:divBdr>
              <w:divsChild>
                <w:div w:id="938831716">
                  <w:marLeft w:val="0"/>
                  <w:marRight w:val="0"/>
                  <w:marTop w:val="0"/>
                  <w:marBottom w:val="0"/>
                  <w:divBdr>
                    <w:top w:val="none" w:sz="0" w:space="0" w:color="auto"/>
                    <w:left w:val="none" w:sz="0" w:space="0" w:color="auto"/>
                    <w:bottom w:val="none" w:sz="0" w:space="0" w:color="auto"/>
                    <w:right w:val="none" w:sz="0" w:space="0" w:color="auto"/>
                  </w:divBdr>
                  <w:divsChild>
                    <w:div w:id="1641880236">
                      <w:marLeft w:val="0"/>
                      <w:marRight w:val="0"/>
                      <w:marTop w:val="0"/>
                      <w:marBottom w:val="0"/>
                      <w:divBdr>
                        <w:top w:val="none" w:sz="0" w:space="0" w:color="auto"/>
                        <w:left w:val="none" w:sz="0" w:space="0" w:color="auto"/>
                        <w:bottom w:val="none" w:sz="0" w:space="0" w:color="auto"/>
                        <w:right w:val="none" w:sz="0" w:space="0" w:color="auto"/>
                      </w:divBdr>
                      <w:divsChild>
                        <w:div w:id="1005594262">
                          <w:marLeft w:val="0"/>
                          <w:marRight w:val="0"/>
                          <w:marTop w:val="0"/>
                          <w:marBottom w:val="0"/>
                          <w:divBdr>
                            <w:top w:val="none" w:sz="0" w:space="0" w:color="auto"/>
                            <w:left w:val="none" w:sz="0" w:space="0" w:color="auto"/>
                            <w:bottom w:val="none" w:sz="0" w:space="0" w:color="auto"/>
                            <w:right w:val="none" w:sz="0" w:space="0" w:color="auto"/>
                          </w:divBdr>
                          <w:divsChild>
                            <w:div w:id="1751611061">
                              <w:marLeft w:val="0"/>
                              <w:marRight w:val="0"/>
                              <w:marTop w:val="0"/>
                              <w:marBottom w:val="0"/>
                              <w:divBdr>
                                <w:top w:val="none" w:sz="0" w:space="0" w:color="auto"/>
                                <w:left w:val="none" w:sz="0" w:space="0" w:color="auto"/>
                                <w:bottom w:val="none" w:sz="0" w:space="0" w:color="auto"/>
                                <w:right w:val="none" w:sz="0" w:space="0" w:color="auto"/>
                              </w:divBdr>
                              <w:divsChild>
                                <w:div w:id="105933714">
                                  <w:marLeft w:val="0"/>
                                  <w:marRight w:val="0"/>
                                  <w:marTop w:val="0"/>
                                  <w:marBottom w:val="0"/>
                                  <w:divBdr>
                                    <w:top w:val="none" w:sz="0" w:space="0" w:color="auto"/>
                                    <w:left w:val="none" w:sz="0" w:space="0" w:color="auto"/>
                                    <w:bottom w:val="none" w:sz="0" w:space="0" w:color="auto"/>
                                    <w:right w:val="none" w:sz="0" w:space="0" w:color="auto"/>
                                  </w:divBdr>
                                  <w:divsChild>
                                    <w:div w:id="2062513027">
                                      <w:marLeft w:val="0"/>
                                      <w:marRight w:val="0"/>
                                      <w:marTop w:val="0"/>
                                      <w:marBottom w:val="0"/>
                                      <w:divBdr>
                                        <w:top w:val="none" w:sz="0" w:space="0" w:color="auto"/>
                                        <w:left w:val="none" w:sz="0" w:space="0" w:color="auto"/>
                                        <w:bottom w:val="none" w:sz="0" w:space="0" w:color="auto"/>
                                        <w:right w:val="none" w:sz="0" w:space="0" w:color="auto"/>
                                      </w:divBdr>
                                      <w:divsChild>
                                        <w:div w:id="1476676169">
                                          <w:marLeft w:val="0"/>
                                          <w:marRight w:val="0"/>
                                          <w:marTop w:val="0"/>
                                          <w:marBottom w:val="0"/>
                                          <w:divBdr>
                                            <w:top w:val="none" w:sz="0" w:space="0" w:color="auto"/>
                                            <w:left w:val="none" w:sz="0" w:space="0" w:color="auto"/>
                                            <w:bottom w:val="none" w:sz="0" w:space="0" w:color="auto"/>
                                            <w:right w:val="none" w:sz="0" w:space="0" w:color="auto"/>
                                          </w:divBdr>
                                          <w:divsChild>
                                            <w:div w:id="727194091">
                                              <w:marLeft w:val="0"/>
                                              <w:marRight w:val="0"/>
                                              <w:marTop w:val="0"/>
                                              <w:marBottom w:val="0"/>
                                              <w:divBdr>
                                                <w:top w:val="none" w:sz="0" w:space="0" w:color="auto"/>
                                                <w:left w:val="none" w:sz="0" w:space="0" w:color="auto"/>
                                                <w:bottom w:val="none" w:sz="0" w:space="0" w:color="auto"/>
                                                <w:right w:val="none" w:sz="0" w:space="0" w:color="auto"/>
                                              </w:divBdr>
                                              <w:divsChild>
                                                <w:div w:id="434445942">
                                                  <w:marLeft w:val="0"/>
                                                  <w:marRight w:val="0"/>
                                                  <w:marTop w:val="0"/>
                                                  <w:marBottom w:val="0"/>
                                                  <w:divBdr>
                                                    <w:top w:val="none" w:sz="0" w:space="0" w:color="auto"/>
                                                    <w:left w:val="none" w:sz="0" w:space="0" w:color="auto"/>
                                                    <w:bottom w:val="none" w:sz="0" w:space="0" w:color="auto"/>
                                                    <w:right w:val="none" w:sz="0" w:space="0" w:color="auto"/>
                                                  </w:divBdr>
                                                  <w:divsChild>
                                                    <w:div w:id="29414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4825338">
      <w:bodyDiv w:val="1"/>
      <w:marLeft w:val="0"/>
      <w:marRight w:val="0"/>
      <w:marTop w:val="0"/>
      <w:marBottom w:val="0"/>
      <w:divBdr>
        <w:top w:val="none" w:sz="0" w:space="0" w:color="auto"/>
        <w:left w:val="none" w:sz="0" w:space="0" w:color="auto"/>
        <w:bottom w:val="none" w:sz="0" w:space="0" w:color="auto"/>
        <w:right w:val="none" w:sz="0" w:space="0" w:color="auto"/>
      </w:divBdr>
    </w:div>
    <w:div w:id="569734288">
      <w:bodyDiv w:val="1"/>
      <w:marLeft w:val="0"/>
      <w:marRight w:val="0"/>
      <w:marTop w:val="0"/>
      <w:marBottom w:val="0"/>
      <w:divBdr>
        <w:top w:val="none" w:sz="0" w:space="0" w:color="auto"/>
        <w:left w:val="none" w:sz="0" w:space="0" w:color="auto"/>
        <w:bottom w:val="none" w:sz="0" w:space="0" w:color="auto"/>
        <w:right w:val="none" w:sz="0" w:space="0" w:color="auto"/>
      </w:divBdr>
    </w:div>
    <w:div w:id="604315159">
      <w:bodyDiv w:val="1"/>
      <w:marLeft w:val="0"/>
      <w:marRight w:val="0"/>
      <w:marTop w:val="0"/>
      <w:marBottom w:val="0"/>
      <w:divBdr>
        <w:top w:val="none" w:sz="0" w:space="0" w:color="auto"/>
        <w:left w:val="none" w:sz="0" w:space="0" w:color="auto"/>
        <w:bottom w:val="none" w:sz="0" w:space="0" w:color="auto"/>
        <w:right w:val="none" w:sz="0" w:space="0" w:color="auto"/>
      </w:divBdr>
    </w:div>
    <w:div w:id="622076631">
      <w:bodyDiv w:val="1"/>
      <w:marLeft w:val="0"/>
      <w:marRight w:val="0"/>
      <w:marTop w:val="0"/>
      <w:marBottom w:val="0"/>
      <w:divBdr>
        <w:top w:val="none" w:sz="0" w:space="0" w:color="auto"/>
        <w:left w:val="none" w:sz="0" w:space="0" w:color="auto"/>
        <w:bottom w:val="none" w:sz="0" w:space="0" w:color="auto"/>
        <w:right w:val="none" w:sz="0" w:space="0" w:color="auto"/>
      </w:divBdr>
      <w:divsChild>
        <w:div w:id="1850674865">
          <w:marLeft w:val="0"/>
          <w:marRight w:val="0"/>
          <w:marTop w:val="0"/>
          <w:marBottom w:val="0"/>
          <w:divBdr>
            <w:top w:val="none" w:sz="0" w:space="0" w:color="auto"/>
            <w:left w:val="none" w:sz="0" w:space="0" w:color="auto"/>
            <w:bottom w:val="none" w:sz="0" w:space="0" w:color="auto"/>
            <w:right w:val="none" w:sz="0" w:space="0" w:color="auto"/>
          </w:divBdr>
          <w:divsChild>
            <w:div w:id="700664330">
              <w:marLeft w:val="0"/>
              <w:marRight w:val="0"/>
              <w:marTop w:val="0"/>
              <w:marBottom w:val="0"/>
              <w:divBdr>
                <w:top w:val="none" w:sz="0" w:space="0" w:color="auto"/>
                <w:left w:val="none" w:sz="0" w:space="0" w:color="auto"/>
                <w:bottom w:val="none" w:sz="0" w:space="0" w:color="auto"/>
                <w:right w:val="none" w:sz="0" w:space="0" w:color="auto"/>
              </w:divBdr>
              <w:divsChild>
                <w:div w:id="1855071936">
                  <w:marLeft w:val="0"/>
                  <w:marRight w:val="0"/>
                  <w:marTop w:val="0"/>
                  <w:marBottom w:val="0"/>
                  <w:divBdr>
                    <w:top w:val="none" w:sz="0" w:space="0" w:color="auto"/>
                    <w:left w:val="none" w:sz="0" w:space="0" w:color="auto"/>
                    <w:bottom w:val="none" w:sz="0" w:space="0" w:color="auto"/>
                    <w:right w:val="none" w:sz="0" w:space="0" w:color="auto"/>
                  </w:divBdr>
                  <w:divsChild>
                    <w:div w:id="1096637212">
                      <w:marLeft w:val="0"/>
                      <w:marRight w:val="0"/>
                      <w:marTop w:val="0"/>
                      <w:marBottom w:val="0"/>
                      <w:divBdr>
                        <w:top w:val="none" w:sz="0" w:space="0" w:color="auto"/>
                        <w:left w:val="none" w:sz="0" w:space="0" w:color="auto"/>
                        <w:bottom w:val="none" w:sz="0" w:space="0" w:color="auto"/>
                        <w:right w:val="none" w:sz="0" w:space="0" w:color="auto"/>
                      </w:divBdr>
                      <w:divsChild>
                        <w:div w:id="1322124860">
                          <w:marLeft w:val="0"/>
                          <w:marRight w:val="0"/>
                          <w:marTop w:val="0"/>
                          <w:marBottom w:val="0"/>
                          <w:divBdr>
                            <w:top w:val="none" w:sz="0" w:space="0" w:color="auto"/>
                            <w:left w:val="none" w:sz="0" w:space="0" w:color="auto"/>
                            <w:bottom w:val="none" w:sz="0" w:space="0" w:color="auto"/>
                            <w:right w:val="none" w:sz="0" w:space="0" w:color="auto"/>
                          </w:divBdr>
                          <w:divsChild>
                            <w:div w:id="841507408">
                              <w:marLeft w:val="0"/>
                              <w:marRight w:val="0"/>
                              <w:marTop w:val="0"/>
                              <w:marBottom w:val="0"/>
                              <w:divBdr>
                                <w:top w:val="none" w:sz="0" w:space="0" w:color="auto"/>
                                <w:left w:val="none" w:sz="0" w:space="0" w:color="auto"/>
                                <w:bottom w:val="none" w:sz="0" w:space="0" w:color="auto"/>
                                <w:right w:val="none" w:sz="0" w:space="0" w:color="auto"/>
                              </w:divBdr>
                              <w:divsChild>
                                <w:div w:id="475222630">
                                  <w:marLeft w:val="0"/>
                                  <w:marRight w:val="0"/>
                                  <w:marTop w:val="0"/>
                                  <w:marBottom w:val="0"/>
                                  <w:divBdr>
                                    <w:top w:val="none" w:sz="0" w:space="0" w:color="auto"/>
                                    <w:left w:val="none" w:sz="0" w:space="0" w:color="auto"/>
                                    <w:bottom w:val="none" w:sz="0" w:space="0" w:color="auto"/>
                                    <w:right w:val="none" w:sz="0" w:space="0" w:color="auto"/>
                                  </w:divBdr>
                                  <w:divsChild>
                                    <w:div w:id="931936451">
                                      <w:marLeft w:val="0"/>
                                      <w:marRight w:val="0"/>
                                      <w:marTop w:val="0"/>
                                      <w:marBottom w:val="0"/>
                                      <w:divBdr>
                                        <w:top w:val="none" w:sz="0" w:space="0" w:color="auto"/>
                                        <w:left w:val="none" w:sz="0" w:space="0" w:color="auto"/>
                                        <w:bottom w:val="none" w:sz="0" w:space="0" w:color="auto"/>
                                        <w:right w:val="none" w:sz="0" w:space="0" w:color="auto"/>
                                      </w:divBdr>
                                      <w:divsChild>
                                        <w:div w:id="504563404">
                                          <w:marLeft w:val="0"/>
                                          <w:marRight w:val="0"/>
                                          <w:marTop w:val="0"/>
                                          <w:marBottom w:val="0"/>
                                          <w:divBdr>
                                            <w:top w:val="none" w:sz="0" w:space="0" w:color="auto"/>
                                            <w:left w:val="none" w:sz="0" w:space="0" w:color="auto"/>
                                            <w:bottom w:val="none" w:sz="0" w:space="0" w:color="auto"/>
                                            <w:right w:val="none" w:sz="0" w:space="0" w:color="auto"/>
                                          </w:divBdr>
                                          <w:divsChild>
                                            <w:div w:id="828059569">
                                              <w:marLeft w:val="0"/>
                                              <w:marRight w:val="0"/>
                                              <w:marTop w:val="0"/>
                                              <w:marBottom w:val="0"/>
                                              <w:divBdr>
                                                <w:top w:val="none" w:sz="0" w:space="0" w:color="auto"/>
                                                <w:left w:val="none" w:sz="0" w:space="0" w:color="auto"/>
                                                <w:bottom w:val="none" w:sz="0" w:space="0" w:color="auto"/>
                                                <w:right w:val="none" w:sz="0" w:space="0" w:color="auto"/>
                                              </w:divBdr>
                                              <w:divsChild>
                                                <w:div w:id="93092220">
                                                  <w:marLeft w:val="0"/>
                                                  <w:marRight w:val="0"/>
                                                  <w:marTop w:val="0"/>
                                                  <w:marBottom w:val="0"/>
                                                  <w:divBdr>
                                                    <w:top w:val="none" w:sz="0" w:space="0" w:color="auto"/>
                                                    <w:left w:val="none" w:sz="0" w:space="0" w:color="auto"/>
                                                    <w:bottom w:val="none" w:sz="0" w:space="0" w:color="auto"/>
                                                    <w:right w:val="none" w:sz="0" w:space="0" w:color="auto"/>
                                                  </w:divBdr>
                                                  <w:divsChild>
                                                    <w:div w:id="7097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7878041">
      <w:bodyDiv w:val="1"/>
      <w:marLeft w:val="0"/>
      <w:marRight w:val="0"/>
      <w:marTop w:val="0"/>
      <w:marBottom w:val="0"/>
      <w:divBdr>
        <w:top w:val="none" w:sz="0" w:space="0" w:color="auto"/>
        <w:left w:val="none" w:sz="0" w:space="0" w:color="auto"/>
        <w:bottom w:val="none" w:sz="0" w:space="0" w:color="auto"/>
        <w:right w:val="none" w:sz="0" w:space="0" w:color="auto"/>
      </w:divBdr>
      <w:divsChild>
        <w:div w:id="740519297">
          <w:marLeft w:val="0"/>
          <w:marRight w:val="0"/>
          <w:marTop w:val="0"/>
          <w:marBottom w:val="0"/>
          <w:divBdr>
            <w:top w:val="none" w:sz="0" w:space="0" w:color="auto"/>
            <w:left w:val="none" w:sz="0" w:space="0" w:color="auto"/>
            <w:bottom w:val="none" w:sz="0" w:space="0" w:color="auto"/>
            <w:right w:val="none" w:sz="0" w:space="0" w:color="auto"/>
          </w:divBdr>
          <w:divsChild>
            <w:div w:id="1760172168">
              <w:marLeft w:val="0"/>
              <w:marRight w:val="0"/>
              <w:marTop w:val="0"/>
              <w:marBottom w:val="0"/>
              <w:divBdr>
                <w:top w:val="none" w:sz="0" w:space="0" w:color="auto"/>
                <w:left w:val="none" w:sz="0" w:space="0" w:color="auto"/>
                <w:bottom w:val="none" w:sz="0" w:space="0" w:color="auto"/>
                <w:right w:val="none" w:sz="0" w:space="0" w:color="auto"/>
              </w:divBdr>
              <w:divsChild>
                <w:div w:id="1314336580">
                  <w:marLeft w:val="0"/>
                  <w:marRight w:val="0"/>
                  <w:marTop w:val="0"/>
                  <w:marBottom w:val="0"/>
                  <w:divBdr>
                    <w:top w:val="none" w:sz="0" w:space="0" w:color="auto"/>
                    <w:left w:val="none" w:sz="0" w:space="0" w:color="auto"/>
                    <w:bottom w:val="none" w:sz="0" w:space="0" w:color="auto"/>
                    <w:right w:val="none" w:sz="0" w:space="0" w:color="auto"/>
                  </w:divBdr>
                  <w:divsChild>
                    <w:div w:id="1813479301">
                      <w:marLeft w:val="0"/>
                      <w:marRight w:val="0"/>
                      <w:marTop w:val="0"/>
                      <w:marBottom w:val="0"/>
                      <w:divBdr>
                        <w:top w:val="none" w:sz="0" w:space="0" w:color="auto"/>
                        <w:left w:val="none" w:sz="0" w:space="0" w:color="auto"/>
                        <w:bottom w:val="none" w:sz="0" w:space="0" w:color="auto"/>
                        <w:right w:val="none" w:sz="0" w:space="0" w:color="auto"/>
                      </w:divBdr>
                      <w:divsChild>
                        <w:div w:id="1440947932">
                          <w:marLeft w:val="0"/>
                          <w:marRight w:val="0"/>
                          <w:marTop w:val="0"/>
                          <w:marBottom w:val="0"/>
                          <w:divBdr>
                            <w:top w:val="none" w:sz="0" w:space="0" w:color="auto"/>
                            <w:left w:val="none" w:sz="0" w:space="0" w:color="auto"/>
                            <w:bottom w:val="none" w:sz="0" w:space="0" w:color="auto"/>
                            <w:right w:val="none" w:sz="0" w:space="0" w:color="auto"/>
                          </w:divBdr>
                          <w:divsChild>
                            <w:div w:id="78524278">
                              <w:marLeft w:val="0"/>
                              <w:marRight w:val="0"/>
                              <w:marTop w:val="0"/>
                              <w:marBottom w:val="0"/>
                              <w:divBdr>
                                <w:top w:val="none" w:sz="0" w:space="0" w:color="auto"/>
                                <w:left w:val="none" w:sz="0" w:space="0" w:color="auto"/>
                                <w:bottom w:val="none" w:sz="0" w:space="0" w:color="auto"/>
                                <w:right w:val="none" w:sz="0" w:space="0" w:color="auto"/>
                              </w:divBdr>
                              <w:divsChild>
                                <w:div w:id="1070806273">
                                  <w:marLeft w:val="0"/>
                                  <w:marRight w:val="0"/>
                                  <w:marTop w:val="0"/>
                                  <w:marBottom w:val="0"/>
                                  <w:divBdr>
                                    <w:top w:val="none" w:sz="0" w:space="0" w:color="auto"/>
                                    <w:left w:val="none" w:sz="0" w:space="0" w:color="auto"/>
                                    <w:bottom w:val="none" w:sz="0" w:space="0" w:color="auto"/>
                                    <w:right w:val="none" w:sz="0" w:space="0" w:color="auto"/>
                                  </w:divBdr>
                                  <w:divsChild>
                                    <w:div w:id="406005004">
                                      <w:marLeft w:val="0"/>
                                      <w:marRight w:val="0"/>
                                      <w:marTop w:val="0"/>
                                      <w:marBottom w:val="0"/>
                                      <w:divBdr>
                                        <w:top w:val="none" w:sz="0" w:space="0" w:color="auto"/>
                                        <w:left w:val="none" w:sz="0" w:space="0" w:color="auto"/>
                                        <w:bottom w:val="none" w:sz="0" w:space="0" w:color="auto"/>
                                        <w:right w:val="none" w:sz="0" w:space="0" w:color="auto"/>
                                      </w:divBdr>
                                      <w:divsChild>
                                        <w:div w:id="1584728902">
                                          <w:marLeft w:val="0"/>
                                          <w:marRight w:val="0"/>
                                          <w:marTop w:val="0"/>
                                          <w:marBottom w:val="0"/>
                                          <w:divBdr>
                                            <w:top w:val="none" w:sz="0" w:space="0" w:color="auto"/>
                                            <w:left w:val="none" w:sz="0" w:space="0" w:color="auto"/>
                                            <w:bottom w:val="none" w:sz="0" w:space="0" w:color="auto"/>
                                            <w:right w:val="none" w:sz="0" w:space="0" w:color="auto"/>
                                          </w:divBdr>
                                          <w:divsChild>
                                            <w:div w:id="1424574575">
                                              <w:marLeft w:val="0"/>
                                              <w:marRight w:val="0"/>
                                              <w:marTop w:val="0"/>
                                              <w:marBottom w:val="0"/>
                                              <w:divBdr>
                                                <w:top w:val="none" w:sz="0" w:space="0" w:color="auto"/>
                                                <w:left w:val="none" w:sz="0" w:space="0" w:color="auto"/>
                                                <w:bottom w:val="none" w:sz="0" w:space="0" w:color="auto"/>
                                                <w:right w:val="none" w:sz="0" w:space="0" w:color="auto"/>
                                              </w:divBdr>
                                              <w:divsChild>
                                                <w:div w:id="972060476">
                                                  <w:marLeft w:val="0"/>
                                                  <w:marRight w:val="0"/>
                                                  <w:marTop w:val="0"/>
                                                  <w:marBottom w:val="0"/>
                                                  <w:divBdr>
                                                    <w:top w:val="none" w:sz="0" w:space="0" w:color="auto"/>
                                                    <w:left w:val="none" w:sz="0" w:space="0" w:color="auto"/>
                                                    <w:bottom w:val="none" w:sz="0" w:space="0" w:color="auto"/>
                                                    <w:right w:val="none" w:sz="0" w:space="0" w:color="auto"/>
                                                  </w:divBdr>
                                                  <w:divsChild>
                                                    <w:div w:id="12444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9357845">
      <w:bodyDiv w:val="1"/>
      <w:marLeft w:val="0"/>
      <w:marRight w:val="0"/>
      <w:marTop w:val="0"/>
      <w:marBottom w:val="0"/>
      <w:divBdr>
        <w:top w:val="none" w:sz="0" w:space="0" w:color="auto"/>
        <w:left w:val="none" w:sz="0" w:space="0" w:color="auto"/>
        <w:bottom w:val="none" w:sz="0" w:space="0" w:color="auto"/>
        <w:right w:val="none" w:sz="0" w:space="0" w:color="auto"/>
      </w:divBdr>
      <w:divsChild>
        <w:div w:id="704871607">
          <w:marLeft w:val="0"/>
          <w:marRight w:val="0"/>
          <w:marTop w:val="0"/>
          <w:marBottom w:val="0"/>
          <w:divBdr>
            <w:top w:val="none" w:sz="0" w:space="0" w:color="auto"/>
            <w:left w:val="none" w:sz="0" w:space="0" w:color="auto"/>
            <w:bottom w:val="none" w:sz="0" w:space="0" w:color="auto"/>
            <w:right w:val="none" w:sz="0" w:space="0" w:color="auto"/>
          </w:divBdr>
          <w:divsChild>
            <w:div w:id="1071390383">
              <w:marLeft w:val="0"/>
              <w:marRight w:val="0"/>
              <w:marTop w:val="0"/>
              <w:marBottom w:val="0"/>
              <w:divBdr>
                <w:top w:val="none" w:sz="0" w:space="0" w:color="auto"/>
                <w:left w:val="none" w:sz="0" w:space="0" w:color="auto"/>
                <w:bottom w:val="none" w:sz="0" w:space="0" w:color="auto"/>
                <w:right w:val="none" w:sz="0" w:space="0" w:color="auto"/>
              </w:divBdr>
              <w:divsChild>
                <w:div w:id="471677497">
                  <w:marLeft w:val="0"/>
                  <w:marRight w:val="0"/>
                  <w:marTop w:val="0"/>
                  <w:marBottom w:val="0"/>
                  <w:divBdr>
                    <w:top w:val="none" w:sz="0" w:space="0" w:color="auto"/>
                    <w:left w:val="none" w:sz="0" w:space="0" w:color="auto"/>
                    <w:bottom w:val="none" w:sz="0" w:space="0" w:color="auto"/>
                    <w:right w:val="none" w:sz="0" w:space="0" w:color="auto"/>
                  </w:divBdr>
                  <w:divsChild>
                    <w:div w:id="1058281184">
                      <w:marLeft w:val="0"/>
                      <w:marRight w:val="0"/>
                      <w:marTop w:val="0"/>
                      <w:marBottom w:val="0"/>
                      <w:divBdr>
                        <w:top w:val="none" w:sz="0" w:space="0" w:color="auto"/>
                        <w:left w:val="none" w:sz="0" w:space="0" w:color="auto"/>
                        <w:bottom w:val="none" w:sz="0" w:space="0" w:color="auto"/>
                        <w:right w:val="none" w:sz="0" w:space="0" w:color="auto"/>
                      </w:divBdr>
                      <w:divsChild>
                        <w:div w:id="638341134">
                          <w:marLeft w:val="0"/>
                          <w:marRight w:val="0"/>
                          <w:marTop w:val="0"/>
                          <w:marBottom w:val="0"/>
                          <w:divBdr>
                            <w:top w:val="none" w:sz="0" w:space="0" w:color="auto"/>
                            <w:left w:val="none" w:sz="0" w:space="0" w:color="auto"/>
                            <w:bottom w:val="none" w:sz="0" w:space="0" w:color="auto"/>
                            <w:right w:val="none" w:sz="0" w:space="0" w:color="auto"/>
                          </w:divBdr>
                          <w:divsChild>
                            <w:div w:id="377094672">
                              <w:marLeft w:val="0"/>
                              <w:marRight w:val="0"/>
                              <w:marTop w:val="0"/>
                              <w:marBottom w:val="0"/>
                              <w:divBdr>
                                <w:top w:val="none" w:sz="0" w:space="0" w:color="auto"/>
                                <w:left w:val="none" w:sz="0" w:space="0" w:color="auto"/>
                                <w:bottom w:val="none" w:sz="0" w:space="0" w:color="auto"/>
                                <w:right w:val="none" w:sz="0" w:space="0" w:color="auto"/>
                              </w:divBdr>
                              <w:divsChild>
                                <w:div w:id="751467326">
                                  <w:marLeft w:val="0"/>
                                  <w:marRight w:val="0"/>
                                  <w:marTop w:val="0"/>
                                  <w:marBottom w:val="0"/>
                                  <w:divBdr>
                                    <w:top w:val="none" w:sz="0" w:space="0" w:color="auto"/>
                                    <w:left w:val="none" w:sz="0" w:space="0" w:color="auto"/>
                                    <w:bottom w:val="none" w:sz="0" w:space="0" w:color="auto"/>
                                    <w:right w:val="none" w:sz="0" w:space="0" w:color="auto"/>
                                  </w:divBdr>
                                  <w:divsChild>
                                    <w:div w:id="130829195">
                                      <w:marLeft w:val="0"/>
                                      <w:marRight w:val="0"/>
                                      <w:marTop w:val="0"/>
                                      <w:marBottom w:val="0"/>
                                      <w:divBdr>
                                        <w:top w:val="none" w:sz="0" w:space="0" w:color="auto"/>
                                        <w:left w:val="none" w:sz="0" w:space="0" w:color="auto"/>
                                        <w:bottom w:val="none" w:sz="0" w:space="0" w:color="auto"/>
                                        <w:right w:val="none" w:sz="0" w:space="0" w:color="auto"/>
                                      </w:divBdr>
                                      <w:divsChild>
                                        <w:div w:id="973489344">
                                          <w:marLeft w:val="0"/>
                                          <w:marRight w:val="0"/>
                                          <w:marTop w:val="0"/>
                                          <w:marBottom w:val="0"/>
                                          <w:divBdr>
                                            <w:top w:val="none" w:sz="0" w:space="0" w:color="auto"/>
                                            <w:left w:val="none" w:sz="0" w:space="0" w:color="auto"/>
                                            <w:bottom w:val="none" w:sz="0" w:space="0" w:color="auto"/>
                                            <w:right w:val="none" w:sz="0" w:space="0" w:color="auto"/>
                                          </w:divBdr>
                                          <w:divsChild>
                                            <w:div w:id="1177497982">
                                              <w:marLeft w:val="0"/>
                                              <w:marRight w:val="0"/>
                                              <w:marTop w:val="0"/>
                                              <w:marBottom w:val="0"/>
                                              <w:divBdr>
                                                <w:top w:val="none" w:sz="0" w:space="0" w:color="auto"/>
                                                <w:left w:val="none" w:sz="0" w:space="0" w:color="auto"/>
                                                <w:bottom w:val="none" w:sz="0" w:space="0" w:color="auto"/>
                                                <w:right w:val="none" w:sz="0" w:space="0" w:color="auto"/>
                                              </w:divBdr>
                                              <w:divsChild>
                                                <w:div w:id="999388880">
                                                  <w:marLeft w:val="0"/>
                                                  <w:marRight w:val="0"/>
                                                  <w:marTop w:val="0"/>
                                                  <w:marBottom w:val="0"/>
                                                  <w:divBdr>
                                                    <w:top w:val="none" w:sz="0" w:space="0" w:color="auto"/>
                                                    <w:left w:val="none" w:sz="0" w:space="0" w:color="auto"/>
                                                    <w:bottom w:val="none" w:sz="0" w:space="0" w:color="auto"/>
                                                    <w:right w:val="none" w:sz="0" w:space="0" w:color="auto"/>
                                                  </w:divBdr>
                                                  <w:divsChild>
                                                    <w:div w:id="11824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8431245">
      <w:bodyDiv w:val="1"/>
      <w:marLeft w:val="0"/>
      <w:marRight w:val="0"/>
      <w:marTop w:val="0"/>
      <w:marBottom w:val="0"/>
      <w:divBdr>
        <w:top w:val="none" w:sz="0" w:space="0" w:color="auto"/>
        <w:left w:val="none" w:sz="0" w:space="0" w:color="auto"/>
        <w:bottom w:val="none" w:sz="0" w:space="0" w:color="auto"/>
        <w:right w:val="none" w:sz="0" w:space="0" w:color="auto"/>
      </w:divBdr>
    </w:div>
    <w:div w:id="748818091">
      <w:bodyDiv w:val="1"/>
      <w:marLeft w:val="0"/>
      <w:marRight w:val="0"/>
      <w:marTop w:val="0"/>
      <w:marBottom w:val="0"/>
      <w:divBdr>
        <w:top w:val="none" w:sz="0" w:space="0" w:color="auto"/>
        <w:left w:val="none" w:sz="0" w:space="0" w:color="auto"/>
        <w:bottom w:val="none" w:sz="0" w:space="0" w:color="auto"/>
        <w:right w:val="none" w:sz="0" w:space="0" w:color="auto"/>
      </w:divBdr>
    </w:div>
    <w:div w:id="751633031">
      <w:bodyDiv w:val="1"/>
      <w:marLeft w:val="0"/>
      <w:marRight w:val="0"/>
      <w:marTop w:val="0"/>
      <w:marBottom w:val="0"/>
      <w:divBdr>
        <w:top w:val="none" w:sz="0" w:space="0" w:color="auto"/>
        <w:left w:val="none" w:sz="0" w:space="0" w:color="auto"/>
        <w:bottom w:val="none" w:sz="0" w:space="0" w:color="auto"/>
        <w:right w:val="none" w:sz="0" w:space="0" w:color="auto"/>
      </w:divBdr>
    </w:div>
    <w:div w:id="783619848">
      <w:bodyDiv w:val="1"/>
      <w:marLeft w:val="0"/>
      <w:marRight w:val="0"/>
      <w:marTop w:val="0"/>
      <w:marBottom w:val="0"/>
      <w:divBdr>
        <w:top w:val="none" w:sz="0" w:space="0" w:color="auto"/>
        <w:left w:val="none" w:sz="0" w:space="0" w:color="auto"/>
        <w:bottom w:val="none" w:sz="0" w:space="0" w:color="auto"/>
        <w:right w:val="none" w:sz="0" w:space="0" w:color="auto"/>
      </w:divBdr>
    </w:div>
    <w:div w:id="803936538">
      <w:bodyDiv w:val="1"/>
      <w:marLeft w:val="0"/>
      <w:marRight w:val="0"/>
      <w:marTop w:val="0"/>
      <w:marBottom w:val="0"/>
      <w:divBdr>
        <w:top w:val="none" w:sz="0" w:space="0" w:color="auto"/>
        <w:left w:val="none" w:sz="0" w:space="0" w:color="auto"/>
        <w:bottom w:val="none" w:sz="0" w:space="0" w:color="auto"/>
        <w:right w:val="none" w:sz="0" w:space="0" w:color="auto"/>
      </w:divBdr>
    </w:div>
    <w:div w:id="828323373">
      <w:bodyDiv w:val="1"/>
      <w:marLeft w:val="0"/>
      <w:marRight w:val="0"/>
      <w:marTop w:val="0"/>
      <w:marBottom w:val="0"/>
      <w:divBdr>
        <w:top w:val="none" w:sz="0" w:space="0" w:color="auto"/>
        <w:left w:val="none" w:sz="0" w:space="0" w:color="auto"/>
        <w:bottom w:val="none" w:sz="0" w:space="0" w:color="auto"/>
        <w:right w:val="none" w:sz="0" w:space="0" w:color="auto"/>
      </w:divBdr>
    </w:div>
    <w:div w:id="840315764">
      <w:bodyDiv w:val="1"/>
      <w:marLeft w:val="0"/>
      <w:marRight w:val="0"/>
      <w:marTop w:val="0"/>
      <w:marBottom w:val="0"/>
      <w:divBdr>
        <w:top w:val="none" w:sz="0" w:space="0" w:color="auto"/>
        <w:left w:val="none" w:sz="0" w:space="0" w:color="auto"/>
        <w:bottom w:val="none" w:sz="0" w:space="0" w:color="auto"/>
        <w:right w:val="none" w:sz="0" w:space="0" w:color="auto"/>
      </w:divBdr>
    </w:div>
    <w:div w:id="897319986">
      <w:bodyDiv w:val="1"/>
      <w:marLeft w:val="0"/>
      <w:marRight w:val="0"/>
      <w:marTop w:val="0"/>
      <w:marBottom w:val="0"/>
      <w:divBdr>
        <w:top w:val="none" w:sz="0" w:space="0" w:color="auto"/>
        <w:left w:val="none" w:sz="0" w:space="0" w:color="auto"/>
        <w:bottom w:val="none" w:sz="0" w:space="0" w:color="auto"/>
        <w:right w:val="none" w:sz="0" w:space="0" w:color="auto"/>
      </w:divBdr>
      <w:divsChild>
        <w:div w:id="127211500">
          <w:marLeft w:val="0"/>
          <w:marRight w:val="0"/>
          <w:marTop w:val="0"/>
          <w:marBottom w:val="0"/>
          <w:divBdr>
            <w:top w:val="none" w:sz="0" w:space="0" w:color="auto"/>
            <w:left w:val="none" w:sz="0" w:space="0" w:color="auto"/>
            <w:bottom w:val="none" w:sz="0" w:space="0" w:color="auto"/>
            <w:right w:val="none" w:sz="0" w:space="0" w:color="auto"/>
          </w:divBdr>
          <w:divsChild>
            <w:div w:id="1136949727">
              <w:marLeft w:val="0"/>
              <w:marRight w:val="0"/>
              <w:marTop w:val="0"/>
              <w:marBottom w:val="0"/>
              <w:divBdr>
                <w:top w:val="none" w:sz="0" w:space="0" w:color="auto"/>
                <w:left w:val="none" w:sz="0" w:space="0" w:color="auto"/>
                <w:bottom w:val="none" w:sz="0" w:space="0" w:color="auto"/>
                <w:right w:val="none" w:sz="0" w:space="0" w:color="auto"/>
              </w:divBdr>
              <w:divsChild>
                <w:div w:id="1932618314">
                  <w:marLeft w:val="0"/>
                  <w:marRight w:val="0"/>
                  <w:marTop w:val="0"/>
                  <w:marBottom w:val="0"/>
                  <w:divBdr>
                    <w:top w:val="none" w:sz="0" w:space="0" w:color="auto"/>
                    <w:left w:val="none" w:sz="0" w:space="0" w:color="auto"/>
                    <w:bottom w:val="none" w:sz="0" w:space="0" w:color="auto"/>
                    <w:right w:val="none" w:sz="0" w:space="0" w:color="auto"/>
                  </w:divBdr>
                  <w:divsChild>
                    <w:div w:id="923418244">
                      <w:marLeft w:val="0"/>
                      <w:marRight w:val="0"/>
                      <w:marTop w:val="0"/>
                      <w:marBottom w:val="0"/>
                      <w:divBdr>
                        <w:top w:val="none" w:sz="0" w:space="0" w:color="auto"/>
                        <w:left w:val="none" w:sz="0" w:space="0" w:color="auto"/>
                        <w:bottom w:val="none" w:sz="0" w:space="0" w:color="auto"/>
                        <w:right w:val="none" w:sz="0" w:space="0" w:color="auto"/>
                      </w:divBdr>
                      <w:divsChild>
                        <w:div w:id="19403115">
                          <w:marLeft w:val="0"/>
                          <w:marRight w:val="0"/>
                          <w:marTop w:val="0"/>
                          <w:marBottom w:val="0"/>
                          <w:divBdr>
                            <w:top w:val="none" w:sz="0" w:space="0" w:color="auto"/>
                            <w:left w:val="none" w:sz="0" w:space="0" w:color="auto"/>
                            <w:bottom w:val="none" w:sz="0" w:space="0" w:color="auto"/>
                            <w:right w:val="none" w:sz="0" w:space="0" w:color="auto"/>
                          </w:divBdr>
                          <w:divsChild>
                            <w:div w:id="2041469138">
                              <w:marLeft w:val="0"/>
                              <w:marRight w:val="0"/>
                              <w:marTop w:val="0"/>
                              <w:marBottom w:val="0"/>
                              <w:divBdr>
                                <w:top w:val="none" w:sz="0" w:space="0" w:color="auto"/>
                                <w:left w:val="none" w:sz="0" w:space="0" w:color="auto"/>
                                <w:bottom w:val="none" w:sz="0" w:space="0" w:color="auto"/>
                                <w:right w:val="none" w:sz="0" w:space="0" w:color="auto"/>
                              </w:divBdr>
                              <w:divsChild>
                                <w:div w:id="1380201595">
                                  <w:marLeft w:val="0"/>
                                  <w:marRight w:val="0"/>
                                  <w:marTop w:val="0"/>
                                  <w:marBottom w:val="0"/>
                                  <w:divBdr>
                                    <w:top w:val="none" w:sz="0" w:space="0" w:color="auto"/>
                                    <w:left w:val="none" w:sz="0" w:space="0" w:color="auto"/>
                                    <w:bottom w:val="none" w:sz="0" w:space="0" w:color="auto"/>
                                    <w:right w:val="none" w:sz="0" w:space="0" w:color="auto"/>
                                  </w:divBdr>
                                  <w:divsChild>
                                    <w:div w:id="1821339121">
                                      <w:marLeft w:val="0"/>
                                      <w:marRight w:val="0"/>
                                      <w:marTop w:val="0"/>
                                      <w:marBottom w:val="0"/>
                                      <w:divBdr>
                                        <w:top w:val="none" w:sz="0" w:space="0" w:color="auto"/>
                                        <w:left w:val="none" w:sz="0" w:space="0" w:color="auto"/>
                                        <w:bottom w:val="none" w:sz="0" w:space="0" w:color="auto"/>
                                        <w:right w:val="none" w:sz="0" w:space="0" w:color="auto"/>
                                      </w:divBdr>
                                      <w:divsChild>
                                        <w:div w:id="481431522">
                                          <w:marLeft w:val="0"/>
                                          <w:marRight w:val="0"/>
                                          <w:marTop w:val="0"/>
                                          <w:marBottom w:val="0"/>
                                          <w:divBdr>
                                            <w:top w:val="none" w:sz="0" w:space="0" w:color="auto"/>
                                            <w:left w:val="none" w:sz="0" w:space="0" w:color="auto"/>
                                            <w:bottom w:val="none" w:sz="0" w:space="0" w:color="auto"/>
                                            <w:right w:val="none" w:sz="0" w:space="0" w:color="auto"/>
                                          </w:divBdr>
                                          <w:divsChild>
                                            <w:div w:id="556936806">
                                              <w:marLeft w:val="0"/>
                                              <w:marRight w:val="0"/>
                                              <w:marTop w:val="0"/>
                                              <w:marBottom w:val="0"/>
                                              <w:divBdr>
                                                <w:top w:val="none" w:sz="0" w:space="0" w:color="auto"/>
                                                <w:left w:val="none" w:sz="0" w:space="0" w:color="auto"/>
                                                <w:bottom w:val="none" w:sz="0" w:space="0" w:color="auto"/>
                                                <w:right w:val="none" w:sz="0" w:space="0" w:color="auto"/>
                                              </w:divBdr>
                                              <w:divsChild>
                                                <w:div w:id="306009395">
                                                  <w:marLeft w:val="0"/>
                                                  <w:marRight w:val="0"/>
                                                  <w:marTop w:val="0"/>
                                                  <w:marBottom w:val="0"/>
                                                  <w:divBdr>
                                                    <w:top w:val="none" w:sz="0" w:space="0" w:color="auto"/>
                                                    <w:left w:val="none" w:sz="0" w:space="0" w:color="auto"/>
                                                    <w:bottom w:val="none" w:sz="0" w:space="0" w:color="auto"/>
                                                    <w:right w:val="none" w:sz="0" w:space="0" w:color="auto"/>
                                                  </w:divBdr>
                                                  <w:divsChild>
                                                    <w:div w:id="1244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5552997">
      <w:bodyDiv w:val="1"/>
      <w:marLeft w:val="0"/>
      <w:marRight w:val="0"/>
      <w:marTop w:val="0"/>
      <w:marBottom w:val="0"/>
      <w:divBdr>
        <w:top w:val="none" w:sz="0" w:space="0" w:color="auto"/>
        <w:left w:val="none" w:sz="0" w:space="0" w:color="auto"/>
        <w:bottom w:val="none" w:sz="0" w:space="0" w:color="auto"/>
        <w:right w:val="none" w:sz="0" w:space="0" w:color="auto"/>
      </w:divBdr>
    </w:div>
    <w:div w:id="927807760">
      <w:bodyDiv w:val="1"/>
      <w:marLeft w:val="0"/>
      <w:marRight w:val="0"/>
      <w:marTop w:val="0"/>
      <w:marBottom w:val="0"/>
      <w:divBdr>
        <w:top w:val="none" w:sz="0" w:space="0" w:color="auto"/>
        <w:left w:val="none" w:sz="0" w:space="0" w:color="auto"/>
        <w:bottom w:val="none" w:sz="0" w:space="0" w:color="auto"/>
        <w:right w:val="none" w:sz="0" w:space="0" w:color="auto"/>
      </w:divBdr>
    </w:div>
    <w:div w:id="929041209">
      <w:bodyDiv w:val="1"/>
      <w:marLeft w:val="0"/>
      <w:marRight w:val="0"/>
      <w:marTop w:val="0"/>
      <w:marBottom w:val="0"/>
      <w:divBdr>
        <w:top w:val="none" w:sz="0" w:space="0" w:color="auto"/>
        <w:left w:val="none" w:sz="0" w:space="0" w:color="auto"/>
        <w:bottom w:val="none" w:sz="0" w:space="0" w:color="auto"/>
        <w:right w:val="none" w:sz="0" w:space="0" w:color="auto"/>
      </w:divBdr>
    </w:div>
    <w:div w:id="1034772809">
      <w:bodyDiv w:val="1"/>
      <w:marLeft w:val="0"/>
      <w:marRight w:val="0"/>
      <w:marTop w:val="0"/>
      <w:marBottom w:val="0"/>
      <w:divBdr>
        <w:top w:val="none" w:sz="0" w:space="0" w:color="auto"/>
        <w:left w:val="none" w:sz="0" w:space="0" w:color="auto"/>
        <w:bottom w:val="none" w:sz="0" w:space="0" w:color="auto"/>
        <w:right w:val="none" w:sz="0" w:space="0" w:color="auto"/>
      </w:divBdr>
    </w:div>
    <w:div w:id="1081097725">
      <w:bodyDiv w:val="1"/>
      <w:marLeft w:val="0"/>
      <w:marRight w:val="0"/>
      <w:marTop w:val="0"/>
      <w:marBottom w:val="0"/>
      <w:divBdr>
        <w:top w:val="none" w:sz="0" w:space="0" w:color="auto"/>
        <w:left w:val="none" w:sz="0" w:space="0" w:color="auto"/>
        <w:bottom w:val="none" w:sz="0" w:space="0" w:color="auto"/>
        <w:right w:val="none" w:sz="0" w:space="0" w:color="auto"/>
      </w:divBdr>
    </w:div>
    <w:div w:id="1100564745">
      <w:bodyDiv w:val="1"/>
      <w:marLeft w:val="0"/>
      <w:marRight w:val="0"/>
      <w:marTop w:val="0"/>
      <w:marBottom w:val="0"/>
      <w:divBdr>
        <w:top w:val="none" w:sz="0" w:space="0" w:color="auto"/>
        <w:left w:val="none" w:sz="0" w:space="0" w:color="auto"/>
        <w:bottom w:val="none" w:sz="0" w:space="0" w:color="auto"/>
        <w:right w:val="none" w:sz="0" w:space="0" w:color="auto"/>
      </w:divBdr>
    </w:div>
    <w:div w:id="1165247235">
      <w:bodyDiv w:val="1"/>
      <w:marLeft w:val="0"/>
      <w:marRight w:val="0"/>
      <w:marTop w:val="0"/>
      <w:marBottom w:val="0"/>
      <w:divBdr>
        <w:top w:val="none" w:sz="0" w:space="0" w:color="auto"/>
        <w:left w:val="none" w:sz="0" w:space="0" w:color="auto"/>
        <w:bottom w:val="none" w:sz="0" w:space="0" w:color="auto"/>
        <w:right w:val="none" w:sz="0" w:space="0" w:color="auto"/>
      </w:divBdr>
    </w:div>
    <w:div w:id="1178735624">
      <w:bodyDiv w:val="1"/>
      <w:marLeft w:val="0"/>
      <w:marRight w:val="0"/>
      <w:marTop w:val="0"/>
      <w:marBottom w:val="0"/>
      <w:divBdr>
        <w:top w:val="none" w:sz="0" w:space="0" w:color="auto"/>
        <w:left w:val="none" w:sz="0" w:space="0" w:color="auto"/>
        <w:bottom w:val="none" w:sz="0" w:space="0" w:color="auto"/>
        <w:right w:val="none" w:sz="0" w:space="0" w:color="auto"/>
      </w:divBdr>
    </w:div>
    <w:div w:id="1189955152">
      <w:bodyDiv w:val="1"/>
      <w:marLeft w:val="0"/>
      <w:marRight w:val="0"/>
      <w:marTop w:val="0"/>
      <w:marBottom w:val="0"/>
      <w:divBdr>
        <w:top w:val="none" w:sz="0" w:space="0" w:color="auto"/>
        <w:left w:val="none" w:sz="0" w:space="0" w:color="auto"/>
        <w:bottom w:val="none" w:sz="0" w:space="0" w:color="auto"/>
        <w:right w:val="none" w:sz="0" w:space="0" w:color="auto"/>
      </w:divBdr>
    </w:div>
    <w:div w:id="1195924518">
      <w:bodyDiv w:val="1"/>
      <w:marLeft w:val="0"/>
      <w:marRight w:val="0"/>
      <w:marTop w:val="0"/>
      <w:marBottom w:val="0"/>
      <w:divBdr>
        <w:top w:val="none" w:sz="0" w:space="0" w:color="auto"/>
        <w:left w:val="none" w:sz="0" w:space="0" w:color="auto"/>
        <w:bottom w:val="none" w:sz="0" w:space="0" w:color="auto"/>
        <w:right w:val="none" w:sz="0" w:space="0" w:color="auto"/>
      </w:divBdr>
    </w:div>
    <w:div w:id="1210191601">
      <w:bodyDiv w:val="1"/>
      <w:marLeft w:val="0"/>
      <w:marRight w:val="0"/>
      <w:marTop w:val="0"/>
      <w:marBottom w:val="0"/>
      <w:divBdr>
        <w:top w:val="none" w:sz="0" w:space="0" w:color="auto"/>
        <w:left w:val="none" w:sz="0" w:space="0" w:color="auto"/>
        <w:bottom w:val="none" w:sz="0" w:space="0" w:color="auto"/>
        <w:right w:val="none" w:sz="0" w:space="0" w:color="auto"/>
      </w:divBdr>
    </w:div>
    <w:div w:id="1211645375">
      <w:bodyDiv w:val="1"/>
      <w:marLeft w:val="0"/>
      <w:marRight w:val="0"/>
      <w:marTop w:val="0"/>
      <w:marBottom w:val="0"/>
      <w:divBdr>
        <w:top w:val="none" w:sz="0" w:space="0" w:color="auto"/>
        <w:left w:val="none" w:sz="0" w:space="0" w:color="auto"/>
        <w:bottom w:val="none" w:sz="0" w:space="0" w:color="auto"/>
        <w:right w:val="none" w:sz="0" w:space="0" w:color="auto"/>
      </w:divBdr>
      <w:divsChild>
        <w:div w:id="981424817">
          <w:marLeft w:val="0"/>
          <w:marRight w:val="0"/>
          <w:marTop w:val="0"/>
          <w:marBottom w:val="0"/>
          <w:divBdr>
            <w:top w:val="none" w:sz="0" w:space="0" w:color="auto"/>
            <w:left w:val="none" w:sz="0" w:space="0" w:color="auto"/>
            <w:bottom w:val="none" w:sz="0" w:space="0" w:color="auto"/>
            <w:right w:val="none" w:sz="0" w:space="0" w:color="auto"/>
          </w:divBdr>
          <w:divsChild>
            <w:div w:id="1625040119">
              <w:marLeft w:val="0"/>
              <w:marRight w:val="0"/>
              <w:marTop w:val="0"/>
              <w:marBottom w:val="0"/>
              <w:divBdr>
                <w:top w:val="none" w:sz="0" w:space="0" w:color="auto"/>
                <w:left w:val="none" w:sz="0" w:space="0" w:color="auto"/>
                <w:bottom w:val="none" w:sz="0" w:space="0" w:color="auto"/>
                <w:right w:val="none" w:sz="0" w:space="0" w:color="auto"/>
              </w:divBdr>
              <w:divsChild>
                <w:div w:id="1143889008">
                  <w:marLeft w:val="0"/>
                  <w:marRight w:val="0"/>
                  <w:marTop w:val="0"/>
                  <w:marBottom w:val="0"/>
                  <w:divBdr>
                    <w:top w:val="none" w:sz="0" w:space="0" w:color="auto"/>
                    <w:left w:val="none" w:sz="0" w:space="0" w:color="auto"/>
                    <w:bottom w:val="none" w:sz="0" w:space="0" w:color="auto"/>
                    <w:right w:val="none" w:sz="0" w:space="0" w:color="auto"/>
                  </w:divBdr>
                  <w:divsChild>
                    <w:div w:id="1762950912">
                      <w:marLeft w:val="0"/>
                      <w:marRight w:val="0"/>
                      <w:marTop w:val="0"/>
                      <w:marBottom w:val="0"/>
                      <w:divBdr>
                        <w:top w:val="none" w:sz="0" w:space="0" w:color="auto"/>
                        <w:left w:val="none" w:sz="0" w:space="0" w:color="auto"/>
                        <w:bottom w:val="none" w:sz="0" w:space="0" w:color="auto"/>
                        <w:right w:val="none" w:sz="0" w:space="0" w:color="auto"/>
                      </w:divBdr>
                      <w:divsChild>
                        <w:div w:id="2123180418">
                          <w:marLeft w:val="0"/>
                          <w:marRight w:val="0"/>
                          <w:marTop w:val="0"/>
                          <w:marBottom w:val="0"/>
                          <w:divBdr>
                            <w:top w:val="none" w:sz="0" w:space="0" w:color="auto"/>
                            <w:left w:val="none" w:sz="0" w:space="0" w:color="auto"/>
                            <w:bottom w:val="none" w:sz="0" w:space="0" w:color="auto"/>
                            <w:right w:val="none" w:sz="0" w:space="0" w:color="auto"/>
                          </w:divBdr>
                          <w:divsChild>
                            <w:div w:id="1638223310">
                              <w:marLeft w:val="0"/>
                              <w:marRight w:val="0"/>
                              <w:marTop w:val="0"/>
                              <w:marBottom w:val="0"/>
                              <w:divBdr>
                                <w:top w:val="none" w:sz="0" w:space="0" w:color="auto"/>
                                <w:left w:val="none" w:sz="0" w:space="0" w:color="auto"/>
                                <w:bottom w:val="none" w:sz="0" w:space="0" w:color="auto"/>
                                <w:right w:val="none" w:sz="0" w:space="0" w:color="auto"/>
                              </w:divBdr>
                              <w:divsChild>
                                <w:div w:id="345327427">
                                  <w:marLeft w:val="0"/>
                                  <w:marRight w:val="0"/>
                                  <w:marTop w:val="0"/>
                                  <w:marBottom w:val="0"/>
                                  <w:divBdr>
                                    <w:top w:val="none" w:sz="0" w:space="0" w:color="auto"/>
                                    <w:left w:val="none" w:sz="0" w:space="0" w:color="auto"/>
                                    <w:bottom w:val="none" w:sz="0" w:space="0" w:color="auto"/>
                                    <w:right w:val="none" w:sz="0" w:space="0" w:color="auto"/>
                                  </w:divBdr>
                                  <w:divsChild>
                                    <w:div w:id="1933203709">
                                      <w:marLeft w:val="0"/>
                                      <w:marRight w:val="0"/>
                                      <w:marTop w:val="0"/>
                                      <w:marBottom w:val="0"/>
                                      <w:divBdr>
                                        <w:top w:val="none" w:sz="0" w:space="0" w:color="auto"/>
                                        <w:left w:val="none" w:sz="0" w:space="0" w:color="auto"/>
                                        <w:bottom w:val="none" w:sz="0" w:space="0" w:color="auto"/>
                                        <w:right w:val="none" w:sz="0" w:space="0" w:color="auto"/>
                                      </w:divBdr>
                                      <w:divsChild>
                                        <w:div w:id="1976258088">
                                          <w:marLeft w:val="0"/>
                                          <w:marRight w:val="0"/>
                                          <w:marTop w:val="0"/>
                                          <w:marBottom w:val="0"/>
                                          <w:divBdr>
                                            <w:top w:val="none" w:sz="0" w:space="0" w:color="auto"/>
                                            <w:left w:val="none" w:sz="0" w:space="0" w:color="auto"/>
                                            <w:bottom w:val="none" w:sz="0" w:space="0" w:color="auto"/>
                                            <w:right w:val="none" w:sz="0" w:space="0" w:color="auto"/>
                                          </w:divBdr>
                                          <w:divsChild>
                                            <w:div w:id="272590872">
                                              <w:marLeft w:val="0"/>
                                              <w:marRight w:val="0"/>
                                              <w:marTop w:val="0"/>
                                              <w:marBottom w:val="0"/>
                                              <w:divBdr>
                                                <w:top w:val="none" w:sz="0" w:space="0" w:color="auto"/>
                                                <w:left w:val="none" w:sz="0" w:space="0" w:color="auto"/>
                                                <w:bottom w:val="none" w:sz="0" w:space="0" w:color="auto"/>
                                                <w:right w:val="none" w:sz="0" w:space="0" w:color="auto"/>
                                              </w:divBdr>
                                              <w:divsChild>
                                                <w:div w:id="1570461652">
                                                  <w:marLeft w:val="0"/>
                                                  <w:marRight w:val="0"/>
                                                  <w:marTop w:val="0"/>
                                                  <w:marBottom w:val="0"/>
                                                  <w:divBdr>
                                                    <w:top w:val="none" w:sz="0" w:space="0" w:color="auto"/>
                                                    <w:left w:val="none" w:sz="0" w:space="0" w:color="auto"/>
                                                    <w:bottom w:val="none" w:sz="0" w:space="0" w:color="auto"/>
                                                    <w:right w:val="none" w:sz="0" w:space="0" w:color="auto"/>
                                                  </w:divBdr>
                                                  <w:divsChild>
                                                    <w:div w:id="8988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5111664">
      <w:bodyDiv w:val="1"/>
      <w:marLeft w:val="0"/>
      <w:marRight w:val="0"/>
      <w:marTop w:val="0"/>
      <w:marBottom w:val="0"/>
      <w:divBdr>
        <w:top w:val="none" w:sz="0" w:space="0" w:color="auto"/>
        <w:left w:val="none" w:sz="0" w:space="0" w:color="auto"/>
        <w:bottom w:val="none" w:sz="0" w:space="0" w:color="auto"/>
        <w:right w:val="none" w:sz="0" w:space="0" w:color="auto"/>
      </w:divBdr>
      <w:divsChild>
        <w:div w:id="440952914">
          <w:marLeft w:val="0"/>
          <w:marRight w:val="0"/>
          <w:marTop w:val="0"/>
          <w:marBottom w:val="0"/>
          <w:divBdr>
            <w:top w:val="none" w:sz="0" w:space="0" w:color="auto"/>
            <w:left w:val="none" w:sz="0" w:space="0" w:color="auto"/>
            <w:bottom w:val="none" w:sz="0" w:space="0" w:color="auto"/>
            <w:right w:val="none" w:sz="0" w:space="0" w:color="auto"/>
          </w:divBdr>
          <w:divsChild>
            <w:div w:id="860633089">
              <w:marLeft w:val="0"/>
              <w:marRight w:val="0"/>
              <w:marTop w:val="0"/>
              <w:marBottom w:val="0"/>
              <w:divBdr>
                <w:top w:val="none" w:sz="0" w:space="0" w:color="auto"/>
                <w:left w:val="none" w:sz="0" w:space="0" w:color="auto"/>
                <w:bottom w:val="none" w:sz="0" w:space="0" w:color="auto"/>
                <w:right w:val="none" w:sz="0" w:space="0" w:color="auto"/>
              </w:divBdr>
              <w:divsChild>
                <w:div w:id="123085627">
                  <w:marLeft w:val="0"/>
                  <w:marRight w:val="0"/>
                  <w:marTop w:val="0"/>
                  <w:marBottom w:val="0"/>
                  <w:divBdr>
                    <w:top w:val="none" w:sz="0" w:space="0" w:color="auto"/>
                    <w:left w:val="none" w:sz="0" w:space="0" w:color="auto"/>
                    <w:bottom w:val="none" w:sz="0" w:space="0" w:color="auto"/>
                    <w:right w:val="none" w:sz="0" w:space="0" w:color="auto"/>
                  </w:divBdr>
                  <w:divsChild>
                    <w:div w:id="705637903">
                      <w:marLeft w:val="0"/>
                      <w:marRight w:val="0"/>
                      <w:marTop w:val="0"/>
                      <w:marBottom w:val="0"/>
                      <w:divBdr>
                        <w:top w:val="none" w:sz="0" w:space="0" w:color="auto"/>
                        <w:left w:val="none" w:sz="0" w:space="0" w:color="auto"/>
                        <w:bottom w:val="none" w:sz="0" w:space="0" w:color="auto"/>
                        <w:right w:val="none" w:sz="0" w:space="0" w:color="auto"/>
                      </w:divBdr>
                      <w:divsChild>
                        <w:div w:id="354042445">
                          <w:marLeft w:val="0"/>
                          <w:marRight w:val="0"/>
                          <w:marTop w:val="0"/>
                          <w:marBottom w:val="0"/>
                          <w:divBdr>
                            <w:top w:val="none" w:sz="0" w:space="0" w:color="auto"/>
                            <w:left w:val="none" w:sz="0" w:space="0" w:color="auto"/>
                            <w:bottom w:val="none" w:sz="0" w:space="0" w:color="auto"/>
                            <w:right w:val="none" w:sz="0" w:space="0" w:color="auto"/>
                          </w:divBdr>
                          <w:divsChild>
                            <w:div w:id="1819572913">
                              <w:marLeft w:val="0"/>
                              <w:marRight w:val="0"/>
                              <w:marTop w:val="0"/>
                              <w:marBottom w:val="0"/>
                              <w:divBdr>
                                <w:top w:val="none" w:sz="0" w:space="0" w:color="auto"/>
                                <w:left w:val="none" w:sz="0" w:space="0" w:color="auto"/>
                                <w:bottom w:val="none" w:sz="0" w:space="0" w:color="auto"/>
                                <w:right w:val="none" w:sz="0" w:space="0" w:color="auto"/>
                              </w:divBdr>
                              <w:divsChild>
                                <w:div w:id="1648128311">
                                  <w:marLeft w:val="0"/>
                                  <w:marRight w:val="0"/>
                                  <w:marTop w:val="0"/>
                                  <w:marBottom w:val="0"/>
                                  <w:divBdr>
                                    <w:top w:val="none" w:sz="0" w:space="0" w:color="auto"/>
                                    <w:left w:val="none" w:sz="0" w:space="0" w:color="auto"/>
                                    <w:bottom w:val="none" w:sz="0" w:space="0" w:color="auto"/>
                                    <w:right w:val="none" w:sz="0" w:space="0" w:color="auto"/>
                                  </w:divBdr>
                                  <w:divsChild>
                                    <w:div w:id="736900396">
                                      <w:marLeft w:val="0"/>
                                      <w:marRight w:val="0"/>
                                      <w:marTop w:val="0"/>
                                      <w:marBottom w:val="0"/>
                                      <w:divBdr>
                                        <w:top w:val="none" w:sz="0" w:space="0" w:color="auto"/>
                                        <w:left w:val="none" w:sz="0" w:space="0" w:color="auto"/>
                                        <w:bottom w:val="none" w:sz="0" w:space="0" w:color="auto"/>
                                        <w:right w:val="none" w:sz="0" w:space="0" w:color="auto"/>
                                      </w:divBdr>
                                      <w:divsChild>
                                        <w:div w:id="742534515">
                                          <w:marLeft w:val="0"/>
                                          <w:marRight w:val="0"/>
                                          <w:marTop w:val="0"/>
                                          <w:marBottom w:val="0"/>
                                          <w:divBdr>
                                            <w:top w:val="none" w:sz="0" w:space="0" w:color="auto"/>
                                            <w:left w:val="none" w:sz="0" w:space="0" w:color="auto"/>
                                            <w:bottom w:val="none" w:sz="0" w:space="0" w:color="auto"/>
                                            <w:right w:val="none" w:sz="0" w:space="0" w:color="auto"/>
                                          </w:divBdr>
                                          <w:divsChild>
                                            <w:div w:id="1796825866">
                                              <w:marLeft w:val="0"/>
                                              <w:marRight w:val="0"/>
                                              <w:marTop w:val="0"/>
                                              <w:marBottom w:val="0"/>
                                              <w:divBdr>
                                                <w:top w:val="none" w:sz="0" w:space="0" w:color="auto"/>
                                                <w:left w:val="none" w:sz="0" w:space="0" w:color="auto"/>
                                                <w:bottom w:val="none" w:sz="0" w:space="0" w:color="auto"/>
                                                <w:right w:val="none" w:sz="0" w:space="0" w:color="auto"/>
                                              </w:divBdr>
                                              <w:divsChild>
                                                <w:div w:id="1876187242">
                                                  <w:marLeft w:val="0"/>
                                                  <w:marRight w:val="0"/>
                                                  <w:marTop w:val="0"/>
                                                  <w:marBottom w:val="0"/>
                                                  <w:divBdr>
                                                    <w:top w:val="none" w:sz="0" w:space="0" w:color="auto"/>
                                                    <w:left w:val="none" w:sz="0" w:space="0" w:color="auto"/>
                                                    <w:bottom w:val="none" w:sz="0" w:space="0" w:color="auto"/>
                                                    <w:right w:val="none" w:sz="0" w:space="0" w:color="auto"/>
                                                  </w:divBdr>
                                                  <w:divsChild>
                                                    <w:div w:id="13395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0239404">
      <w:bodyDiv w:val="1"/>
      <w:marLeft w:val="0"/>
      <w:marRight w:val="0"/>
      <w:marTop w:val="0"/>
      <w:marBottom w:val="0"/>
      <w:divBdr>
        <w:top w:val="none" w:sz="0" w:space="0" w:color="auto"/>
        <w:left w:val="none" w:sz="0" w:space="0" w:color="auto"/>
        <w:bottom w:val="none" w:sz="0" w:space="0" w:color="auto"/>
        <w:right w:val="none" w:sz="0" w:space="0" w:color="auto"/>
      </w:divBdr>
      <w:divsChild>
        <w:div w:id="866798239">
          <w:marLeft w:val="0"/>
          <w:marRight w:val="0"/>
          <w:marTop w:val="0"/>
          <w:marBottom w:val="0"/>
          <w:divBdr>
            <w:top w:val="none" w:sz="0" w:space="0" w:color="auto"/>
            <w:left w:val="none" w:sz="0" w:space="0" w:color="auto"/>
            <w:bottom w:val="none" w:sz="0" w:space="0" w:color="auto"/>
            <w:right w:val="none" w:sz="0" w:space="0" w:color="auto"/>
          </w:divBdr>
          <w:divsChild>
            <w:div w:id="472455084">
              <w:marLeft w:val="0"/>
              <w:marRight w:val="0"/>
              <w:marTop w:val="0"/>
              <w:marBottom w:val="0"/>
              <w:divBdr>
                <w:top w:val="none" w:sz="0" w:space="0" w:color="auto"/>
                <w:left w:val="none" w:sz="0" w:space="0" w:color="auto"/>
                <w:bottom w:val="none" w:sz="0" w:space="0" w:color="auto"/>
                <w:right w:val="none" w:sz="0" w:space="0" w:color="auto"/>
              </w:divBdr>
              <w:divsChild>
                <w:div w:id="157695051">
                  <w:marLeft w:val="0"/>
                  <w:marRight w:val="0"/>
                  <w:marTop w:val="0"/>
                  <w:marBottom w:val="0"/>
                  <w:divBdr>
                    <w:top w:val="none" w:sz="0" w:space="0" w:color="auto"/>
                    <w:left w:val="none" w:sz="0" w:space="0" w:color="auto"/>
                    <w:bottom w:val="none" w:sz="0" w:space="0" w:color="auto"/>
                    <w:right w:val="none" w:sz="0" w:space="0" w:color="auto"/>
                  </w:divBdr>
                  <w:divsChild>
                    <w:div w:id="117914765">
                      <w:marLeft w:val="0"/>
                      <w:marRight w:val="0"/>
                      <w:marTop w:val="0"/>
                      <w:marBottom w:val="0"/>
                      <w:divBdr>
                        <w:top w:val="none" w:sz="0" w:space="0" w:color="auto"/>
                        <w:left w:val="none" w:sz="0" w:space="0" w:color="auto"/>
                        <w:bottom w:val="none" w:sz="0" w:space="0" w:color="auto"/>
                        <w:right w:val="none" w:sz="0" w:space="0" w:color="auto"/>
                      </w:divBdr>
                      <w:divsChild>
                        <w:div w:id="814689083">
                          <w:marLeft w:val="0"/>
                          <w:marRight w:val="0"/>
                          <w:marTop w:val="0"/>
                          <w:marBottom w:val="0"/>
                          <w:divBdr>
                            <w:top w:val="none" w:sz="0" w:space="0" w:color="auto"/>
                            <w:left w:val="none" w:sz="0" w:space="0" w:color="auto"/>
                            <w:bottom w:val="none" w:sz="0" w:space="0" w:color="auto"/>
                            <w:right w:val="none" w:sz="0" w:space="0" w:color="auto"/>
                          </w:divBdr>
                          <w:divsChild>
                            <w:div w:id="88547161">
                              <w:marLeft w:val="0"/>
                              <w:marRight w:val="0"/>
                              <w:marTop w:val="0"/>
                              <w:marBottom w:val="0"/>
                              <w:divBdr>
                                <w:top w:val="none" w:sz="0" w:space="0" w:color="auto"/>
                                <w:left w:val="none" w:sz="0" w:space="0" w:color="auto"/>
                                <w:bottom w:val="none" w:sz="0" w:space="0" w:color="auto"/>
                                <w:right w:val="none" w:sz="0" w:space="0" w:color="auto"/>
                              </w:divBdr>
                              <w:divsChild>
                                <w:div w:id="467404817">
                                  <w:marLeft w:val="0"/>
                                  <w:marRight w:val="0"/>
                                  <w:marTop w:val="0"/>
                                  <w:marBottom w:val="0"/>
                                  <w:divBdr>
                                    <w:top w:val="none" w:sz="0" w:space="0" w:color="auto"/>
                                    <w:left w:val="none" w:sz="0" w:space="0" w:color="auto"/>
                                    <w:bottom w:val="none" w:sz="0" w:space="0" w:color="auto"/>
                                    <w:right w:val="none" w:sz="0" w:space="0" w:color="auto"/>
                                  </w:divBdr>
                                  <w:divsChild>
                                    <w:div w:id="455760783">
                                      <w:marLeft w:val="0"/>
                                      <w:marRight w:val="0"/>
                                      <w:marTop w:val="0"/>
                                      <w:marBottom w:val="0"/>
                                      <w:divBdr>
                                        <w:top w:val="none" w:sz="0" w:space="0" w:color="auto"/>
                                        <w:left w:val="none" w:sz="0" w:space="0" w:color="auto"/>
                                        <w:bottom w:val="none" w:sz="0" w:space="0" w:color="auto"/>
                                        <w:right w:val="none" w:sz="0" w:space="0" w:color="auto"/>
                                      </w:divBdr>
                                      <w:divsChild>
                                        <w:div w:id="920680637">
                                          <w:marLeft w:val="0"/>
                                          <w:marRight w:val="0"/>
                                          <w:marTop w:val="0"/>
                                          <w:marBottom w:val="0"/>
                                          <w:divBdr>
                                            <w:top w:val="none" w:sz="0" w:space="0" w:color="auto"/>
                                            <w:left w:val="none" w:sz="0" w:space="0" w:color="auto"/>
                                            <w:bottom w:val="none" w:sz="0" w:space="0" w:color="auto"/>
                                            <w:right w:val="none" w:sz="0" w:space="0" w:color="auto"/>
                                          </w:divBdr>
                                          <w:divsChild>
                                            <w:div w:id="782187449">
                                              <w:marLeft w:val="0"/>
                                              <w:marRight w:val="0"/>
                                              <w:marTop w:val="0"/>
                                              <w:marBottom w:val="0"/>
                                              <w:divBdr>
                                                <w:top w:val="none" w:sz="0" w:space="0" w:color="auto"/>
                                                <w:left w:val="none" w:sz="0" w:space="0" w:color="auto"/>
                                                <w:bottom w:val="none" w:sz="0" w:space="0" w:color="auto"/>
                                                <w:right w:val="none" w:sz="0" w:space="0" w:color="auto"/>
                                              </w:divBdr>
                                              <w:divsChild>
                                                <w:div w:id="405955432">
                                                  <w:marLeft w:val="0"/>
                                                  <w:marRight w:val="0"/>
                                                  <w:marTop w:val="0"/>
                                                  <w:marBottom w:val="0"/>
                                                  <w:divBdr>
                                                    <w:top w:val="none" w:sz="0" w:space="0" w:color="auto"/>
                                                    <w:left w:val="none" w:sz="0" w:space="0" w:color="auto"/>
                                                    <w:bottom w:val="none" w:sz="0" w:space="0" w:color="auto"/>
                                                    <w:right w:val="none" w:sz="0" w:space="0" w:color="auto"/>
                                                  </w:divBdr>
                                                  <w:divsChild>
                                                    <w:div w:id="6633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6055806">
      <w:bodyDiv w:val="1"/>
      <w:marLeft w:val="0"/>
      <w:marRight w:val="0"/>
      <w:marTop w:val="0"/>
      <w:marBottom w:val="0"/>
      <w:divBdr>
        <w:top w:val="none" w:sz="0" w:space="0" w:color="auto"/>
        <w:left w:val="none" w:sz="0" w:space="0" w:color="auto"/>
        <w:bottom w:val="none" w:sz="0" w:space="0" w:color="auto"/>
        <w:right w:val="none" w:sz="0" w:space="0" w:color="auto"/>
      </w:divBdr>
      <w:divsChild>
        <w:div w:id="1712462521">
          <w:marLeft w:val="0"/>
          <w:marRight w:val="0"/>
          <w:marTop w:val="0"/>
          <w:marBottom w:val="0"/>
          <w:divBdr>
            <w:top w:val="none" w:sz="0" w:space="0" w:color="auto"/>
            <w:left w:val="none" w:sz="0" w:space="0" w:color="auto"/>
            <w:bottom w:val="none" w:sz="0" w:space="0" w:color="auto"/>
            <w:right w:val="none" w:sz="0" w:space="0" w:color="auto"/>
          </w:divBdr>
          <w:divsChild>
            <w:div w:id="998653685">
              <w:marLeft w:val="0"/>
              <w:marRight w:val="0"/>
              <w:marTop w:val="0"/>
              <w:marBottom w:val="0"/>
              <w:divBdr>
                <w:top w:val="none" w:sz="0" w:space="0" w:color="auto"/>
                <w:left w:val="none" w:sz="0" w:space="0" w:color="auto"/>
                <w:bottom w:val="none" w:sz="0" w:space="0" w:color="auto"/>
                <w:right w:val="none" w:sz="0" w:space="0" w:color="auto"/>
              </w:divBdr>
              <w:divsChild>
                <w:div w:id="2074428082">
                  <w:marLeft w:val="0"/>
                  <w:marRight w:val="0"/>
                  <w:marTop w:val="0"/>
                  <w:marBottom w:val="0"/>
                  <w:divBdr>
                    <w:top w:val="none" w:sz="0" w:space="0" w:color="auto"/>
                    <w:left w:val="none" w:sz="0" w:space="0" w:color="auto"/>
                    <w:bottom w:val="none" w:sz="0" w:space="0" w:color="auto"/>
                    <w:right w:val="none" w:sz="0" w:space="0" w:color="auto"/>
                  </w:divBdr>
                  <w:divsChild>
                    <w:div w:id="2035424798">
                      <w:marLeft w:val="0"/>
                      <w:marRight w:val="0"/>
                      <w:marTop w:val="0"/>
                      <w:marBottom w:val="0"/>
                      <w:divBdr>
                        <w:top w:val="none" w:sz="0" w:space="0" w:color="auto"/>
                        <w:left w:val="none" w:sz="0" w:space="0" w:color="auto"/>
                        <w:bottom w:val="none" w:sz="0" w:space="0" w:color="auto"/>
                        <w:right w:val="none" w:sz="0" w:space="0" w:color="auto"/>
                      </w:divBdr>
                      <w:divsChild>
                        <w:div w:id="113211887">
                          <w:marLeft w:val="0"/>
                          <w:marRight w:val="0"/>
                          <w:marTop w:val="0"/>
                          <w:marBottom w:val="0"/>
                          <w:divBdr>
                            <w:top w:val="none" w:sz="0" w:space="0" w:color="auto"/>
                            <w:left w:val="none" w:sz="0" w:space="0" w:color="auto"/>
                            <w:bottom w:val="none" w:sz="0" w:space="0" w:color="auto"/>
                            <w:right w:val="none" w:sz="0" w:space="0" w:color="auto"/>
                          </w:divBdr>
                          <w:divsChild>
                            <w:div w:id="1714965806">
                              <w:marLeft w:val="0"/>
                              <w:marRight w:val="0"/>
                              <w:marTop w:val="0"/>
                              <w:marBottom w:val="0"/>
                              <w:divBdr>
                                <w:top w:val="none" w:sz="0" w:space="0" w:color="auto"/>
                                <w:left w:val="none" w:sz="0" w:space="0" w:color="auto"/>
                                <w:bottom w:val="none" w:sz="0" w:space="0" w:color="auto"/>
                                <w:right w:val="none" w:sz="0" w:space="0" w:color="auto"/>
                              </w:divBdr>
                              <w:divsChild>
                                <w:div w:id="595090958">
                                  <w:marLeft w:val="0"/>
                                  <w:marRight w:val="0"/>
                                  <w:marTop w:val="0"/>
                                  <w:marBottom w:val="0"/>
                                  <w:divBdr>
                                    <w:top w:val="none" w:sz="0" w:space="0" w:color="auto"/>
                                    <w:left w:val="none" w:sz="0" w:space="0" w:color="auto"/>
                                    <w:bottom w:val="none" w:sz="0" w:space="0" w:color="auto"/>
                                    <w:right w:val="none" w:sz="0" w:space="0" w:color="auto"/>
                                  </w:divBdr>
                                  <w:divsChild>
                                    <w:div w:id="671638576">
                                      <w:marLeft w:val="0"/>
                                      <w:marRight w:val="0"/>
                                      <w:marTop w:val="0"/>
                                      <w:marBottom w:val="0"/>
                                      <w:divBdr>
                                        <w:top w:val="none" w:sz="0" w:space="0" w:color="auto"/>
                                        <w:left w:val="none" w:sz="0" w:space="0" w:color="auto"/>
                                        <w:bottom w:val="none" w:sz="0" w:space="0" w:color="auto"/>
                                        <w:right w:val="none" w:sz="0" w:space="0" w:color="auto"/>
                                      </w:divBdr>
                                      <w:divsChild>
                                        <w:div w:id="1619876438">
                                          <w:marLeft w:val="0"/>
                                          <w:marRight w:val="0"/>
                                          <w:marTop w:val="0"/>
                                          <w:marBottom w:val="0"/>
                                          <w:divBdr>
                                            <w:top w:val="none" w:sz="0" w:space="0" w:color="auto"/>
                                            <w:left w:val="none" w:sz="0" w:space="0" w:color="auto"/>
                                            <w:bottom w:val="none" w:sz="0" w:space="0" w:color="auto"/>
                                            <w:right w:val="none" w:sz="0" w:space="0" w:color="auto"/>
                                          </w:divBdr>
                                          <w:divsChild>
                                            <w:div w:id="901018067">
                                              <w:marLeft w:val="0"/>
                                              <w:marRight w:val="0"/>
                                              <w:marTop w:val="0"/>
                                              <w:marBottom w:val="0"/>
                                              <w:divBdr>
                                                <w:top w:val="none" w:sz="0" w:space="0" w:color="auto"/>
                                                <w:left w:val="none" w:sz="0" w:space="0" w:color="auto"/>
                                                <w:bottom w:val="none" w:sz="0" w:space="0" w:color="auto"/>
                                                <w:right w:val="none" w:sz="0" w:space="0" w:color="auto"/>
                                              </w:divBdr>
                                              <w:divsChild>
                                                <w:div w:id="1594585771">
                                                  <w:marLeft w:val="0"/>
                                                  <w:marRight w:val="0"/>
                                                  <w:marTop w:val="0"/>
                                                  <w:marBottom w:val="0"/>
                                                  <w:divBdr>
                                                    <w:top w:val="none" w:sz="0" w:space="0" w:color="auto"/>
                                                    <w:left w:val="none" w:sz="0" w:space="0" w:color="auto"/>
                                                    <w:bottom w:val="none" w:sz="0" w:space="0" w:color="auto"/>
                                                    <w:right w:val="none" w:sz="0" w:space="0" w:color="auto"/>
                                                  </w:divBdr>
                                                  <w:divsChild>
                                                    <w:div w:id="20223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8927404">
      <w:bodyDiv w:val="1"/>
      <w:marLeft w:val="0"/>
      <w:marRight w:val="0"/>
      <w:marTop w:val="0"/>
      <w:marBottom w:val="0"/>
      <w:divBdr>
        <w:top w:val="none" w:sz="0" w:space="0" w:color="auto"/>
        <w:left w:val="none" w:sz="0" w:space="0" w:color="auto"/>
        <w:bottom w:val="none" w:sz="0" w:space="0" w:color="auto"/>
        <w:right w:val="none" w:sz="0" w:space="0" w:color="auto"/>
      </w:divBdr>
    </w:div>
    <w:div w:id="1317883705">
      <w:bodyDiv w:val="1"/>
      <w:marLeft w:val="0"/>
      <w:marRight w:val="0"/>
      <w:marTop w:val="0"/>
      <w:marBottom w:val="0"/>
      <w:divBdr>
        <w:top w:val="none" w:sz="0" w:space="0" w:color="auto"/>
        <w:left w:val="none" w:sz="0" w:space="0" w:color="auto"/>
        <w:bottom w:val="none" w:sz="0" w:space="0" w:color="auto"/>
        <w:right w:val="none" w:sz="0" w:space="0" w:color="auto"/>
      </w:divBdr>
    </w:div>
    <w:div w:id="1354962603">
      <w:bodyDiv w:val="1"/>
      <w:marLeft w:val="0"/>
      <w:marRight w:val="0"/>
      <w:marTop w:val="0"/>
      <w:marBottom w:val="0"/>
      <w:divBdr>
        <w:top w:val="none" w:sz="0" w:space="0" w:color="auto"/>
        <w:left w:val="none" w:sz="0" w:space="0" w:color="auto"/>
        <w:bottom w:val="none" w:sz="0" w:space="0" w:color="auto"/>
        <w:right w:val="none" w:sz="0" w:space="0" w:color="auto"/>
      </w:divBdr>
    </w:div>
    <w:div w:id="1357081242">
      <w:bodyDiv w:val="1"/>
      <w:marLeft w:val="0"/>
      <w:marRight w:val="0"/>
      <w:marTop w:val="0"/>
      <w:marBottom w:val="0"/>
      <w:divBdr>
        <w:top w:val="none" w:sz="0" w:space="0" w:color="auto"/>
        <w:left w:val="none" w:sz="0" w:space="0" w:color="auto"/>
        <w:bottom w:val="none" w:sz="0" w:space="0" w:color="auto"/>
        <w:right w:val="none" w:sz="0" w:space="0" w:color="auto"/>
      </w:divBdr>
      <w:divsChild>
        <w:div w:id="1576818966">
          <w:marLeft w:val="0"/>
          <w:marRight w:val="0"/>
          <w:marTop w:val="0"/>
          <w:marBottom w:val="0"/>
          <w:divBdr>
            <w:top w:val="none" w:sz="0" w:space="0" w:color="auto"/>
            <w:left w:val="none" w:sz="0" w:space="0" w:color="auto"/>
            <w:bottom w:val="none" w:sz="0" w:space="0" w:color="auto"/>
            <w:right w:val="none" w:sz="0" w:space="0" w:color="auto"/>
          </w:divBdr>
          <w:divsChild>
            <w:div w:id="1287466967">
              <w:marLeft w:val="0"/>
              <w:marRight w:val="0"/>
              <w:marTop w:val="0"/>
              <w:marBottom w:val="0"/>
              <w:divBdr>
                <w:top w:val="none" w:sz="0" w:space="0" w:color="auto"/>
                <w:left w:val="none" w:sz="0" w:space="0" w:color="auto"/>
                <w:bottom w:val="none" w:sz="0" w:space="0" w:color="auto"/>
                <w:right w:val="none" w:sz="0" w:space="0" w:color="auto"/>
              </w:divBdr>
              <w:divsChild>
                <w:div w:id="888036257">
                  <w:marLeft w:val="0"/>
                  <w:marRight w:val="0"/>
                  <w:marTop w:val="0"/>
                  <w:marBottom w:val="0"/>
                  <w:divBdr>
                    <w:top w:val="none" w:sz="0" w:space="0" w:color="auto"/>
                    <w:left w:val="none" w:sz="0" w:space="0" w:color="auto"/>
                    <w:bottom w:val="none" w:sz="0" w:space="0" w:color="auto"/>
                    <w:right w:val="none" w:sz="0" w:space="0" w:color="auto"/>
                  </w:divBdr>
                  <w:divsChild>
                    <w:div w:id="773356340">
                      <w:marLeft w:val="0"/>
                      <w:marRight w:val="0"/>
                      <w:marTop w:val="0"/>
                      <w:marBottom w:val="0"/>
                      <w:divBdr>
                        <w:top w:val="none" w:sz="0" w:space="0" w:color="auto"/>
                        <w:left w:val="none" w:sz="0" w:space="0" w:color="auto"/>
                        <w:bottom w:val="none" w:sz="0" w:space="0" w:color="auto"/>
                        <w:right w:val="none" w:sz="0" w:space="0" w:color="auto"/>
                      </w:divBdr>
                      <w:divsChild>
                        <w:div w:id="373309025">
                          <w:marLeft w:val="0"/>
                          <w:marRight w:val="0"/>
                          <w:marTop w:val="0"/>
                          <w:marBottom w:val="0"/>
                          <w:divBdr>
                            <w:top w:val="none" w:sz="0" w:space="0" w:color="auto"/>
                            <w:left w:val="none" w:sz="0" w:space="0" w:color="auto"/>
                            <w:bottom w:val="none" w:sz="0" w:space="0" w:color="auto"/>
                            <w:right w:val="none" w:sz="0" w:space="0" w:color="auto"/>
                          </w:divBdr>
                          <w:divsChild>
                            <w:div w:id="1018040752">
                              <w:marLeft w:val="0"/>
                              <w:marRight w:val="0"/>
                              <w:marTop w:val="0"/>
                              <w:marBottom w:val="0"/>
                              <w:divBdr>
                                <w:top w:val="none" w:sz="0" w:space="0" w:color="auto"/>
                                <w:left w:val="none" w:sz="0" w:space="0" w:color="auto"/>
                                <w:bottom w:val="none" w:sz="0" w:space="0" w:color="auto"/>
                                <w:right w:val="none" w:sz="0" w:space="0" w:color="auto"/>
                              </w:divBdr>
                              <w:divsChild>
                                <w:div w:id="468865445">
                                  <w:marLeft w:val="0"/>
                                  <w:marRight w:val="0"/>
                                  <w:marTop w:val="0"/>
                                  <w:marBottom w:val="0"/>
                                  <w:divBdr>
                                    <w:top w:val="none" w:sz="0" w:space="0" w:color="auto"/>
                                    <w:left w:val="none" w:sz="0" w:space="0" w:color="auto"/>
                                    <w:bottom w:val="none" w:sz="0" w:space="0" w:color="auto"/>
                                    <w:right w:val="none" w:sz="0" w:space="0" w:color="auto"/>
                                  </w:divBdr>
                                  <w:divsChild>
                                    <w:div w:id="330914419">
                                      <w:marLeft w:val="0"/>
                                      <w:marRight w:val="0"/>
                                      <w:marTop w:val="0"/>
                                      <w:marBottom w:val="0"/>
                                      <w:divBdr>
                                        <w:top w:val="none" w:sz="0" w:space="0" w:color="auto"/>
                                        <w:left w:val="none" w:sz="0" w:space="0" w:color="auto"/>
                                        <w:bottom w:val="none" w:sz="0" w:space="0" w:color="auto"/>
                                        <w:right w:val="none" w:sz="0" w:space="0" w:color="auto"/>
                                      </w:divBdr>
                                      <w:divsChild>
                                        <w:div w:id="2046327000">
                                          <w:marLeft w:val="0"/>
                                          <w:marRight w:val="0"/>
                                          <w:marTop w:val="0"/>
                                          <w:marBottom w:val="0"/>
                                          <w:divBdr>
                                            <w:top w:val="none" w:sz="0" w:space="0" w:color="auto"/>
                                            <w:left w:val="none" w:sz="0" w:space="0" w:color="auto"/>
                                            <w:bottom w:val="none" w:sz="0" w:space="0" w:color="auto"/>
                                            <w:right w:val="none" w:sz="0" w:space="0" w:color="auto"/>
                                          </w:divBdr>
                                          <w:divsChild>
                                            <w:div w:id="265162312">
                                              <w:marLeft w:val="0"/>
                                              <w:marRight w:val="0"/>
                                              <w:marTop w:val="0"/>
                                              <w:marBottom w:val="0"/>
                                              <w:divBdr>
                                                <w:top w:val="none" w:sz="0" w:space="0" w:color="auto"/>
                                                <w:left w:val="none" w:sz="0" w:space="0" w:color="auto"/>
                                                <w:bottom w:val="none" w:sz="0" w:space="0" w:color="auto"/>
                                                <w:right w:val="none" w:sz="0" w:space="0" w:color="auto"/>
                                              </w:divBdr>
                                              <w:divsChild>
                                                <w:div w:id="1445690951">
                                                  <w:marLeft w:val="0"/>
                                                  <w:marRight w:val="0"/>
                                                  <w:marTop w:val="0"/>
                                                  <w:marBottom w:val="0"/>
                                                  <w:divBdr>
                                                    <w:top w:val="none" w:sz="0" w:space="0" w:color="auto"/>
                                                    <w:left w:val="none" w:sz="0" w:space="0" w:color="auto"/>
                                                    <w:bottom w:val="none" w:sz="0" w:space="0" w:color="auto"/>
                                                    <w:right w:val="none" w:sz="0" w:space="0" w:color="auto"/>
                                                  </w:divBdr>
                                                  <w:divsChild>
                                                    <w:div w:id="176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2941925">
      <w:bodyDiv w:val="1"/>
      <w:marLeft w:val="0"/>
      <w:marRight w:val="0"/>
      <w:marTop w:val="0"/>
      <w:marBottom w:val="0"/>
      <w:divBdr>
        <w:top w:val="none" w:sz="0" w:space="0" w:color="auto"/>
        <w:left w:val="none" w:sz="0" w:space="0" w:color="auto"/>
        <w:bottom w:val="none" w:sz="0" w:space="0" w:color="auto"/>
        <w:right w:val="none" w:sz="0" w:space="0" w:color="auto"/>
      </w:divBdr>
    </w:div>
    <w:div w:id="1435321101">
      <w:bodyDiv w:val="1"/>
      <w:marLeft w:val="0"/>
      <w:marRight w:val="0"/>
      <w:marTop w:val="0"/>
      <w:marBottom w:val="0"/>
      <w:divBdr>
        <w:top w:val="none" w:sz="0" w:space="0" w:color="auto"/>
        <w:left w:val="none" w:sz="0" w:space="0" w:color="auto"/>
        <w:bottom w:val="none" w:sz="0" w:space="0" w:color="auto"/>
        <w:right w:val="none" w:sz="0" w:space="0" w:color="auto"/>
      </w:divBdr>
      <w:divsChild>
        <w:div w:id="1657799272">
          <w:marLeft w:val="0"/>
          <w:marRight w:val="0"/>
          <w:marTop w:val="0"/>
          <w:marBottom w:val="0"/>
          <w:divBdr>
            <w:top w:val="none" w:sz="0" w:space="0" w:color="auto"/>
            <w:left w:val="none" w:sz="0" w:space="0" w:color="auto"/>
            <w:bottom w:val="none" w:sz="0" w:space="0" w:color="auto"/>
            <w:right w:val="none" w:sz="0" w:space="0" w:color="auto"/>
          </w:divBdr>
          <w:divsChild>
            <w:div w:id="224340590">
              <w:marLeft w:val="0"/>
              <w:marRight w:val="0"/>
              <w:marTop w:val="0"/>
              <w:marBottom w:val="0"/>
              <w:divBdr>
                <w:top w:val="none" w:sz="0" w:space="0" w:color="auto"/>
                <w:left w:val="none" w:sz="0" w:space="0" w:color="auto"/>
                <w:bottom w:val="none" w:sz="0" w:space="0" w:color="auto"/>
                <w:right w:val="none" w:sz="0" w:space="0" w:color="auto"/>
              </w:divBdr>
              <w:divsChild>
                <w:div w:id="1146825207">
                  <w:marLeft w:val="0"/>
                  <w:marRight w:val="0"/>
                  <w:marTop w:val="0"/>
                  <w:marBottom w:val="0"/>
                  <w:divBdr>
                    <w:top w:val="none" w:sz="0" w:space="0" w:color="auto"/>
                    <w:left w:val="none" w:sz="0" w:space="0" w:color="auto"/>
                    <w:bottom w:val="none" w:sz="0" w:space="0" w:color="auto"/>
                    <w:right w:val="none" w:sz="0" w:space="0" w:color="auto"/>
                  </w:divBdr>
                  <w:divsChild>
                    <w:div w:id="774322398">
                      <w:marLeft w:val="0"/>
                      <w:marRight w:val="0"/>
                      <w:marTop w:val="0"/>
                      <w:marBottom w:val="0"/>
                      <w:divBdr>
                        <w:top w:val="none" w:sz="0" w:space="0" w:color="auto"/>
                        <w:left w:val="none" w:sz="0" w:space="0" w:color="auto"/>
                        <w:bottom w:val="none" w:sz="0" w:space="0" w:color="auto"/>
                        <w:right w:val="none" w:sz="0" w:space="0" w:color="auto"/>
                      </w:divBdr>
                      <w:divsChild>
                        <w:div w:id="539245486">
                          <w:marLeft w:val="0"/>
                          <w:marRight w:val="0"/>
                          <w:marTop w:val="0"/>
                          <w:marBottom w:val="0"/>
                          <w:divBdr>
                            <w:top w:val="none" w:sz="0" w:space="0" w:color="auto"/>
                            <w:left w:val="none" w:sz="0" w:space="0" w:color="auto"/>
                            <w:bottom w:val="none" w:sz="0" w:space="0" w:color="auto"/>
                            <w:right w:val="none" w:sz="0" w:space="0" w:color="auto"/>
                          </w:divBdr>
                          <w:divsChild>
                            <w:div w:id="1140466534">
                              <w:marLeft w:val="0"/>
                              <w:marRight w:val="0"/>
                              <w:marTop w:val="0"/>
                              <w:marBottom w:val="0"/>
                              <w:divBdr>
                                <w:top w:val="none" w:sz="0" w:space="0" w:color="auto"/>
                                <w:left w:val="none" w:sz="0" w:space="0" w:color="auto"/>
                                <w:bottom w:val="none" w:sz="0" w:space="0" w:color="auto"/>
                                <w:right w:val="none" w:sz="0" w:space="0" w:color="auto"/>
                              </w:divBdr>
                              <w:divsChild>
                                <w:div w:id="1663238386">
                                  <w:marLeft w:val="0"/>
                                  <w:marRight w:val="0"/>
                                  <w:marTop w:val="0"/>
                                  <w:marBottom w:val="0"/>
                                  <w:divBdr>
                                    <w:top w:val="none" w:sz="0" w:space="0" w:color="auto"/>
                                    <w:left w:val="none" w:sz="0" w:space="0" w:color="auto"/>
                                    <w:bottom w:val="none" w:sz="0" w:space="0" w:color="auto"/>
                                    <w:right w:val="none" w:sz="0" w:space="0" w:color="auto"/>
                                  </w:divBdr>
                                  <w:divsChild>
                                    <w:div w:id="1990013908">
                                      <w:marLeft w:val="0"/>
                                      <w:marRight w:val="0"/>
                                      <w:marTop w:val="0"/>
                                      <w:marBottom w:val="0"/>
                                      <w:divBdr>
                                        <w:top w:val="none" w:sz="0" w:space="0" w:color="auto"/>
                                        <w:left w:val="none" w:sz="0" w:space="0" w:color="auto"/>
                                        <w:bottom w:val="none" w:sz="0" w:space="0" w:color="auto"/>
                                        <w:right w:val="none" w:sz="0" w:space="0" w:color="auto"/>
                                      </w:divBdr>
                                      <w:divsChild>
                                        <w:div w:id="1381133099">
                                          <w:marLeft w:val="0"/>
                                          <w:marRight w:val="0"/>
                                          <w:marTop w:val="0"/>
                                          <w:marBottom w:val="0"/>
                                          <w:divBdr>
                                            <w:top w:val="none" w:sz="0" w:space="0" w:color="auto"/>
                                            <w:left w:val="none" w:sz="0" w:space="0" w:color="auto"/>
                                            <w:bottom w:val="none" w:sz="0" w:space="0" w:color="auto"/>
                                            <w:right w:val="none" w:sz="0" w:space="0" w:color="auto"/>
                                          </w:divBdr>
                                          <w:divsChild>
                                            <w:div w:id="81293579">
                                              <w:marLeft w:val="0"/>
                                              <w:marRight w:val="0"/>
                                              <w:marTop w:val="0"/>
                                              <w:marBottom w:val="0"/>
                                              <w:divBdr>
                                                <w:top w:val="none" w:sz="0" w:space="0" w:color="auto"/>
                                                <w:left w:val="none" w:sz="0" w:space="0" w:color="auto"/>
                                                <w:bottom w:val="none" w:sz="0" w:space="0" w:color="auto"/>
                                                <w:right w:val="none" w:sz="0" w:space="0" w:color="auto"/>
                                              </w:divBdr>
                                              <w:divsChild>
                                                <w:div w:id="910964256">
                                                  <w:marLeft w:val="0"/>
                                                  <w:marRight w:val="0"/>
                                                  <w:marTop w:val="0"/>
                                                  <w:marBottom w:val="0"/>
                                                  <w:divBdr>
                                                    <w:top w:val="none" w:sz="0" w:space="0" w:color="auto"/>
                                                    <w:left w:val="none" w:sz="0" w:space="0" w:color="auto"/>
                                                    <w:bottom w:val="none" w:sz="0" w:space="0" w:color="auto"/>
                                                    <w:right w:val="none" w:sz="0" w:space="0" w:color="auto"/>
                                                  </w:divBdr>
                                                  <w:divsChild>
                                                    <w:div w:id="9548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2918250">
      <w:bodyDiv w:val="1"/>
      <w:marLeft w:val="0"/>
      <w:marRight w:val="0"/>
      <w:marTop w:val="0"/>
      <w:marBottom w:val="0"/>
      <w:divBdr>
        <w:top w:val="none" w:sz="0" w:space="0" w:color="auto"/>
        <w:left w:val="none" w:sz="0" w:space="0" w:color="auto"/>
        <w:bottom w:val="none" w:sz="0" w:space="0" w:color="auto"/>
        <w:right w:val="none" w:sz="0" w:space="0" w:color="auto"/>
      </w:divBdr>
    </w:div>
    <w:div w:id="1466391735">
      <w:bodyDiv w:val="1"/>
      <w:marLeft w:val="0"/>
      <w:marRight w:val="0"/>
      <w:marTop w:val="0"/>
      <w:marBottom w:val="0"/>
      <w:divBdr>
        <w:top w:val="none" w:sz="0" w:space="0" w:color="auto"/>
        <w:left w:val="none" w:sz="0" w:space="0" w:color="auto"/>
        <w:bottom w:val="none" w:sz="0" w:space="0" w:color="auto"/>
        <w:right w:val="none" w:sz="0" w:space="0" w:color="auto"/>
      </w:divBdr>
    </w:div>
    <w:div w:id="1483545568">
      <w:bodyDiv w:val="1"/>
      <w:marLeft w:val="0"/>
      <w:marRight w:val="0"/>
      <w:marTop w:val="0"/>
      <w:marBottom w:val="0"/>
      <w:divBdr>
        <w:top w:val="none" w:sz="0" w:space="0" w:color="auto"/>
        <w:left w:val="none" w:sz="0" w:space="0" w:color="auto"/>
        <w:bottom w:val="none" w:sz="0" w:space="0" w:color="auto"/>
        <w:right w:val="none" w:sz="0" w:space="0" w:color="auto"/>
      </w:divBdr>
      <w:divsChild>
        <w:div w:id="953945415">
          <w:marLeft w:val="0"/>
          <w:marRight w:val="0"/>
          <w:marTop w:val="0"/>
          <w:marBottom w:val="0"/>
          <w:divBdr>
            <w:top w:val="none" w:sz="0" w:space="0" w:color="auto"/>
            <w:left w:val="none" w:sz="0" w:space="0" w:color="auto"/>
            <w:bottom w:val="none" w:sz="0" w:space="0" w:color="auto"/>
            <w:right w:val="none" w:sz="0" w:space="0" w:color="auto"/>
          </w:divBdr>
          <w:divsChild>
            <w:div w:id="1302539098">
              <w:marLeft w:val="0"/>
              <w:marRight w:val="0"/>
              <w:marTop w:val="0"/>
              <w:marBottom w:val="0"/>
              <w:divBdr>
                <w:top w:val="none" w:sz="0" w:space="0" w:color="auto"/>
                <w:left w:val="none" w:sz="0" w:space="0" w:color="auto"/>
                <w:bottom w:val="none" w:sz="0" w:space="0" w:color="auto"/>
                <w:right w:val="none" w:sz="0" w:space="0" w:color="auto"/>
              </w:divBdr>
              <w:divsChild>
                <w:div w:id="610161428">
                  <w:marLeft w:val="0"/>
                  <w:marRight w:val="0"/>
                  <w:marTop w:val="0"/>
                  <w:marBottom w:val="0"/>
                  <w:divBdr>
                    <w:top w:val="none" w:sz="0" w:space="0" w:color="auto"/>
                    <w:left w:val="none" w:sz="0" w:space="0" w:color="auto"/>
                    <w:bottom w:val="none" w:sz="0" w:space="0" w:color="auto"/>
                    <w:right w:val="none" w:sz="0" w:space="0" w:color="auto"/>
                  </w:divBdr>
                  <w:divsChild>
                    <w:div w:id="122774376">
                      <w:marLeft w:val="0"/>
                      <w:marRight w:val="0"/>
                      <w:marTop w:val="0"/>
                      <w:marBottom w:val="0"/>
                      <w:divBdr>
                        <w:top w:val="none" w:sz="0" w:space="0" w:color="auto"/>
                        <w:left w:val="none" w:sz="0" w:space="0" w:color="auto"/>
                        <w:bottom w:val="none" w:sz="0" w:space="0" w:color="auto"/>
                        <w:right w:val="none" w:sz="0" w:space="0" w:color="auto"/>
                      </w:divBdr>
                      <w:divsChild>
                        <w:div w:id="1584678653">
                          <w:marLeft w:val="0"/>
                          <w:marRight w:val="0"/>
                          <w:marTop w:val="0"/>
                          <w:marBottom w:val="0"/>
                          <w:divBdr>
                            <w:top w:val="none" w:sz="0" w:space="0" w:color="auto"/>
                            <w:left w:val="none" w:sz="0" w:space="0" w:color="auto"/>
                            <w:bottom w:val="none" w:sz="0" w:space="0" w:color="auto"/>
                            <w:right w:val="none" w:sz="0" w:space="0" w:color="auto"/>
                          </w:divBdr>
                          <w:divsChild>
                            <w:div w:id="1451389842">
                              <w:marLeft w:val="0"/>
                              <w:marRight w:val="0"/>
                              <w:marTop w:val="0"/>
                              <w:marBottom w:val="0"/>
                              <w:divBdr>
                                <w:top w:val="none" w:sz="0" w:space="0" w:color="auto"/>
                                <w:left w:val="none" w:sz="0" w:space="0" w:color="auto"/>
                                <w:bottom w:val="none" w:sz="0" w:space="0" w:color="auto"/>
                                <w:right w:val="none" w:sz="0" w:space="0" w:color="auto"/>
                              </w:divBdr>
                              <w:divsChild>
                                <w:div w:id="1072656607">
                                  <w:marLeft w:val="0"/>
                                  <w:marRight w:val="0"/>
                                  <w:marTop w:val="0"/>
                                  <w:marBottom w:val="0"/>
                                  <w:divBdr>
                                    <w:top w:val="none" w:sz="0" w:space="0" w:color="auto"/>
                                    <w:left w:val="none" w:sz="0" w:space="0" w:color="auto"/>
                                    <w:bottom w:val="none" w:sz="0" w:space="0" w:color="auto"/>
                                    <w:right w:val="none" w:sz="0" w:space="0" w:color="auto"/>
                                  </w:divBdr>
                                  <w:divsChild>
                                    <w:div w:id="4095890">
                                      <w:marLeft w:val="0"/>
                                      <w:marRight w:val="0"/>
                                      <w:marTop w:val="0"/>
                                      <w:marBottom w:val="0"/>
                                      <w:divBdr>
                                        <w:top w:val="none" w:sz="0" w:space="0" w:color="auto"/>
                                        <w:left w:val="none" w:sz="0" w:space="0" w:color="auto"/>
                                        <w:bottom w:val="none" w:sz="0" w:space="0" w:color="auto"/>
                                        <w:right w:val="none" w:sz="0" w:space="0" w:color="auto"/>
                                      </w:divBdr>
                                      <w:divsChild>
                                        <w:div w:id="115369054">
                                          <w:marLeft w:val="0"/>
                                          <w:marRight w:val="0"/>
                                          <w:marTop w:val="0"/>
                                          <w:marBottom w:val="0"/>
                                          <w:divBdr>
                                            <w:top w:val="none" w:sz="0" w:space="0" w:color="auto"/>
                                            <w:left w:val="none" w:sz="0" w:space="0" w:color="auto"/>
                                            <w:bottom w:val="none" w:sz="0" w:space="0" w:color="auto"/>
                                            <w:right w:val="none" w:sz="0" w:space="0" w:color="auto"/>
                                          </w:divBdr>
                                          <w:divsChild>
                                            <w:div w:id="351683372">
                                              <w:marLeft w:val="0"/>
                                              <w:marRight w:val="0"/>
                                              <w:marTop w:val="0"/>
                                              <w:marBottom w:val="0"/>
                                              <w:divBdr>
                                                <w:top w:val="none" w:sz="0" w:space="0" w:color="auto"/>
                                                <w:left w:val="none" w:sz="0" w:space="0" w:color="auto"/>
                                                <w:bottom w:val="none" w:sz="0" w:space="0" w:color="auto"/>
                                                <w:right w:val="none" w:sz="0" w:space="0" w:color="auto"/>
                                              </w:divBdr>
                                              <w:divsChild>
                                                <w:div w:id="1253245949">
                                                  <w:marLeft w:val="0"/>
                                                  <w:marRight w:val="0"/>
                                                  <w:marTop w:val="0"/>
                                                  <w:marBottom w:val="0"/>
                                                  <w:divBdr>
                                                    <w:top w:val="none" w:sz="0" w:space="0" w:color="auto"/>
                                                    <w:left w:val="none" w:sz="0" w:space="0" w:color="auto"/>
                                                    <w:bottom w:val="none" w:sz="0" w:space="0" w:color="auto"/>
                                                    <w:right w:val="none" w:sz="0" w:space="0" w:color="auto"/>
                                                  </w:divBdr>
                                                  <w:divsChild>
                                                    <w:div w:id="12493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7017961">
      <w:bodyDiv w:val="1"/>
      <w:marLeft w:val="0"/>
      <w:marRight w:val="0"/>
      <w:marTop w:val="0"/>
      <w:marBottom w:val="0"/>
      <w:divBdr>
        <w:top w:val="none" w:sz="0" w:space="0" w:color="auto"/>
        <w:left w:val="none" w:sz="0" w:space="0" w:color="auto"/>
        <w:bottom w:val="none" w:sz="0" w:space="0" w:color="auto"/>
        <w:right w:val="none" w:sz="0" w:space="0" w:color="auto"/>
      </w:divBdr>
    </w:div>
    <w:div w:id="1508251878">
      <w:bodyDiv w:val="1"/>
      <w:marLeft w:val="0"/>
      <w:marRight w:val="0"/>
      <w:marTop w:val="0"/>
      <w:marBottom w:val="0"/>
      <w:divBdr>
        <w:top w:val="none" w:sz="0" w:space="0" w:color="auto"/>
        <w:left w:val="none" w:sz="0" w:space="0" w:color="auto"/>
        <w:bottom w:val="none" w:sz="0" w:space="0" w:color="auto"/>
        <w:right w:val="none" w:sz="0" w:space="0" w:color="auto"/>
      </w:divBdr>
      <w:divsChild>
        <w:div w:id="376667991">
          <w:marLeft w:val="0"/>
          <w:marRight w:val="0"/>
          <w:marTop w:val="0"/>
          <w:marBottom w:val="0"/>
          <w:divBdr>
            <w:top w:val="none" w:sz="0" w:space="0" w:color="auto"/>
            <w:left w:val="none" w:sz="0" w:space="0" w:color="auto"/>
            <w:bottom w:val="none" w:sz="0" w:space="0" w:color="auto"/>
            <w:right w:val="none" w:sz="0" w:space="0" w:color="auto"/>
          </w:divBdr>
          <w:divsChild>
            <w:div w:id="713191716">
              <w:marLeft w:val="0"/>
              <w:marRight w:val="0"/>
              <w:marTop w:val="0"/>
              <w:marBottom w:val="0"/>
              <w:divBdr>
                <w:top w:val="none" w:sz="0" w:space="0" w:color="auto"/>
                <w:left w:val="none" w:sz="0" w:space="0" w:color="auto"/>
                <w:bottom w:val="none" w:sz="0" w:space="0" w:color="auto"/>
                <w:right w:val="none" w:sz="0" w:space="0" w:color="auto"/>
              </w:divBdr>
              <w:divsChild>
                <w:div w:id="826365332">
                  <w:marLeft w:val="0"/>
                  <w:marRight w:val="0"/>
                  <w:marTop w:val="0"/>
                  <w:marBottom w:val="0"/>
                  <w:divBdr>
                    <w:top w:val="none" w:sz="0" w:space="0" w:color="auto"/>
                    <w:left w:val="none" w:sz="0" w:space="0" w:color="auto"/>
                    <w:bottom w:val="none" w:sz="0" w:space="0" w:color="auto"/>
                    <w:right w:val="none" w:sz="0" w:space="0" w:color="auto"/>
                  </w:divBdr>
                  <w:divsChild>
                    <w:div w:id="1091701075">
                      <w:marLeft w:val="0"/>
                      <w:marRight w:val="0"/>
                      <w:marTop w:val="0"/>
                      <w:marBottom w:val="0"/>
                      <w:divBdr>
                        <w:top w:val="none" w:sz="0" w:space="0" w:color="auto"/>
                        <w:left w:val="none" w:sz="0" w:space="0" w:color="auto"/>
                        <w:bottom w:val="none" w:sz="0" w:space="0" w:color="auto"/>
                        <w:right w:val="none" w:sz="0" w:space="0" w:color="auto"/>
                      </w:divBdr>
                      <w:divsChild>
                        <w:div w:id="1476415202">
                          <w:marLeft w:val="0"/>
                          <w:marRight w:val="0"/>
                          <w:marTop w:val="0"/>
                          <w:marBottom w:val="0"/>
                          <w:divBdr>
                            <w:top w:val="none" w:sz="0" w:space="0" w:color="auto"/>
                            <w:left w:val="none" w:sz="0" w:space="0" w:color="auto"/>
                            <w:bottom w:val="none" w:sz="0" w:space="0" w:color="auto"/>
                            <w:right w:val="none" w:sz="0" w:space="0" w:color="auto"/>
                          </w:divBdr>
                          <w:divsChild>
                            <w:div w:id="1897276527">
                              <w:marLeft w:val="0"/>
                              <w:marRight w:val="0"/>
                              <w:marTop w:val="0"/>
                              <w:marBottom w:val="0"/>
                              <w:divBdr>
                                <w:top w:val="none" w:sz="0" w:space="0" w:color="auto"/>
                                <w:left w:val="none" w:sz="0" w:space="0" w:color="auto"/>
                                <w:bottom w:val="none" w:sz="0" w:space="0" w:color="auto"/>
                                <w:right w:val="none" w:sz="0" w:space="0" w:color="auto"/>
                              </w:divBdr>
                              <w:divsChild>
                                <w:div w:id="876427101">
                                  <w:marLeft w:val="0"/>
                                  <w:marRight w:val="0"/>
                                  <w:marTop w:val="0"/>
                                  <w:marBottom w:val="0"/>
                                  <w:divBdr>
                                    <w:top w:val="none" w:sz="0" w:space="0" w:color="auto"/>
                                    <w:left w:val="none" w:sz="0" w:space="0" w:color="auto"/>
                                    <w:bottom w:val="none" w:sz="0" w:space="0" w:color="auto"/>
                                    <w:right w:val="none" w:sz="0" w:space="0" w:color="auto"/>
                                  </w:divBdr>
                                  <w:divsChild>
                                    <w:div w:id="192617642">
                                      <w:marLeft w:val="0"/>
                                      <w:marRight w:val="0"/>
                                      <w:marTop w:val="0"/>
                                      <w:marBottom w:val="0"/>
                                      <w:divBdr>
                                        <w:top w:val="none" w:sz="0" w:space="0" w:color="auto"/>
                                        <w:left w:val="none" w:sz="0" w:space="0" w:color="auto"/>
                                        <w:bottom w:val="none" w:sz="0" w:space="0" w:color="auto"/>
                                        <w:right w:val="none" w:sz="0" w:space="0" w:color="auto"/>
                                      </w:divBdr>
                                      <w:divsChild>
                                        <w:div w:id="110563463">
                                          <w:marLeft w:val="0"/>
                                          <w:marRight w:val="0"/>
                                          <w:marTop w:val="0"/>
                                          <w:marBottom w:val="0"/>
                                          <w:divBdr>
                                            <w:top w:val="none" w:sz="0" w:space="0" w:color="auto"/>
                                            <w:left w:val="none" w:sz="0" w:space="0" w:color="auto"/>
                                            <w:bottom w:val="none" w:sz="0" w:space="0" w:color="auto"/>
                                            <w:right w:val="none" w:sz="0" w:space="0" w:color="auto"/>
                                          </w:divBdr>
                                          <w:divsChild>
                                            <w:div w:id="245043638">
                                              <w:marLeft w:val="0"/>
                                              <w:marRight w:val="0"/>
                                              <w:marTop w:val="0"/>
                                              <w:marBottom w:val="0"/>
                                              <w:divBdr>
                                                <w:top w:val="none" w:sz="0" w:space="0" w:color="auto"/>
                                                <w:left w:val="none" w:sz="0" w:space="0" w:color="auto"/>
                                                <w:bottom w:val="none" w:sz="0" w:space="0" w:color="auto"/>
                                                <w:right w:val="none" w:sz="0" w:space="0" w:color="auto"/>
                                              </w:divBdr>
                                              <w:divsChild>
                                                <w:div w:id="1338270340">
                                                  <w:marLeft w:val="0"/>
                                                  <w:marRight w:val="0"/>
                                                  <w:marTop w:val="0"/>
                                                  <w:marBottom w:val="0"/>
                                                  <w:divBdr>
                                                    <w:top w:val="none" w:sz="0" w:space="0" w:color="auto"/>
                                                    <w:left w:val="none" w:sz="0" w:space="0" w:color="auto"/>
                                                    <w:bottom w:val="none" w:sz="0" w:space="0" w:color="auto"/>
                                                    <w:right w:val="none" w:sz="0" w:space="0" w:color="auto"/>
                                                  </w:divBdr>
                                                  <w:divsChild>
                                                    <w:div w:id="14173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3300663">
      <w:bodyDiv w:val="1"/>
      <w:marLeft w:val="0"/>
      <w:marRight w:val="0"/>
      <w:marTop w:val="0"/>
      <w:marBottom w:val="0"/>
      <w:divBdr>
        <w:top w:val="none" w:sz="0" w:space="0" w:color="auto"/>
        <w:left w:val="none" w:sz="0" w:space="0" w:color="auto"/>
        <w:bottom w:val="none" w:sz="0" w:space="0" w:color="auto"/>
        <w:right w:val="none" w:sz="0" w:space="0" w:color="auto"/>
      </w:divBdr>
    </w:div>
    <w:div w:id="1550998857">
      <w:bodyDiv w:val="1"/>
      <w:marLeft w:val="0"/>
      <w:marRight w:val="0"/>
      <w:marTop w:val="0"/>
      <w:marBottom w:val="0"/>
      <w:divBdr>
        <w:top w:val="none" w:sz="0" w:space="0" w:color="auto"/>
        <w:left w:val="none" w:sz="0" w:space="0" w:color="auto"/>
        <w:bottom w:val="none" w:sz="0" w:space="0" w:color="auto"/>
        <w:right w:val="none" w:sz="0" w:space="0" w:color="auto"/>
      </w:divBdr>
    </w:div>
    <w:div w:id="1559051440">
      <w:bodyDiv w:val="1"/>
      <w:marLeft w:val="0"/>
      <w:marRight w:val="0"/>
      <w:marTop w:val="0"/>
      <w:marBottom w:val="0"/>
      <w:divBdr>
        <w:top w:val="none" w:sz="0" w:space="0" w:color="auto"/>
        <w:left w:val="none" w:sz="0" w:space="0" w:color="auto"/>
        <w:bottom w:val="none" w:sz="0" w:space="0" w:color="auto"/>
        <w:right w:val="none" w:sz="0" w:space="0" w:color="auto"/>
      </w:divBdr>
    </w:div>
    <w:div w:id="1584217250">
      <w:bodyDiv w:val="1"/>
      <w:marLeft w:val="0"/>
      <w:marRight w:val="0"/>
      <w:marTop w:val="0"/>
      <w:marBottom w:val="0"/>
      <w:divBdr>
        <w:top w:val="none" w:sz="0" w:space="0" w:color="auto"/>
        <w:left w:val="none" w:sz="0" w:space="0" w:color="auto"/>
        <w:bottom w:val="none" w:sz="0" w:space="0" w:color="auto"/>
        <w:right w:val="none" w:sz="0" w:space="0" w:color="auto"/>
      </w:divBdr>
    </w:div>
    <w:div w:id="1586183397">
      <w:bodyDiv w:val="1"/>
      <w:marLeft w:val="0"/>
      <w:marRight w:val="0"/>
      <w:marTop w:val="0"/>
      <w:marBottom w:val="0"/>
      <w:divBdr>
        <w:top w:val="none" w:sz="0" w:space="0" w:color="auto"/>
        <w:left w:val="none" w:sz="0" w:space="0" w:color="auto"/>
        <w:bottom w:val="none" w:sz="0" w:space="0" w:color="auto"/>
        <w:right w:val="none" w:sz="0" w:space="0" w:color="auto"/>
      </w:divBdr>
      <w:divsChild>
        <w:div w:id="1473980071">
          <w:marLeft w:val="0"/>
          <w:marRight w:val="0"/>
          <w:marTop w:val="0"/>
          <w:marBottom w:val="0"/>
          <w:divBdr>
            <w:top w:val="none" w:sz="0" w:space="0" w:color="auto"/>
            <w:left w:val="none" w:sz="0" w:space="0" w:color="auto"/>
            <w:bottom w:val="none" w:sz="0" w:space="0" w:color="auto"/>
            <w:right w:val="none" w:sz="0" w:space="0" w:color="auto"/>
          </w:divBdr>
          <w:divsChild>
            <w:div w:id="2020232573">
              <w:marLeft w:val="0"/>
              <w:marRight w:val="0"/>
              <w:marTop w:val="0"/>
              <w:marBottom w:val="0"/>
              <w:divBdr>
                <w:top w:val="none" w:sz="0" w:space="0" w:color="auto"/>
                <w:left w:val="none" w:sz="0" w:space="0" w:color="auto"/>
                <w:bottom w:val="none" w:sz="0" w:space="0" w:color="auto"/>
                <w:right w:val="none" w:sz="0" w:space="0" w:color="auto"/>
              </w:divBdr>
              <w:divsChild>
                <w:div w:id="1744638733">
                  <w:marLeft w:val="0"/>
                  <w:marRight w:val="0"/>
                  <w:marTop w:val="0"/>
                  <w:marBottom w:val="0"/>
                  <w:divBdr>
                    <w:top w:val="none" w:sz="0" w:space="0" w:color="auto"/>
                    <w:left w:val="none" w:sz="0" w:space="0" w:color="auto"/>
                    <w:bottom w:val="none" w:sz="0" w:space="0" w:color="auto"/>
                    <w:right w:val="none" w:sz="0" w:space="0" w:color="auto"/>
                  </w:divBdr>
                  <w:divsChild>
                    <w:div w:id="918251860">
                      <w:marLeft w:val="0"/>
                      <w:marRight w:val="0"/>
                      <w:marTop w:val="0"/>
                      <w:marBottom w:val="0"/>
                      <w:divBdr>
                        <w:top w:val="none" w:sz="0" w:space="0" w:color="auto"/>
                        <w:left w:val="none" w:sz="0" w:space="0" w:color="auto"/>
                        <w:bottom w:val="none" w:sz="0" w:space="0" w:color="auto"/>
                        <w:right w:val="none" w:sz="0" w:space="0" w:color="auto"/>
                      </w:divBdr>
                      <w:divsChild>
                        <w:div w:id="352726771">
                          <w:marLeft w:val="0"/>
                          <w:marRight w:val="0"/>
                          <w:marTop w:val="0"/>
                          <w:marBottom w:val="0"/>
                          <w:divBdr>
                            <w:top w:val="none" w:sz="0" w:space="0" w:color="auto"/>
                            <w:left w:val="none" w:sz="0" w:space="0" w:color="auto"/>
                            <w:bottom w:val="none" w:sz="0" w:space="0" w:color="auto"/>
                            <w:right w:val="none" w:sz="0" w:space="0" w:color="auto"/>
                          </w:divBdr>
                          <w:divsChild>
                            <w:div w:id="926693487">
                              <w:marLeft w:val="0"/>
                              <w:marRight w:val="0"/>
                              <w:marTop w:val="0"/>
                              <w:marBottom w:val="0"/>
                              <w:divBdr>
                                <w:top w:val="none" w:sz="0" w:space="0" w:color="auto"/>
                                <w:left w:val="none" w:sz="0" w:space="0" w:color="auto"/>
                                <w:bottom w:val="none" w:sz="0" w:space="0" w:color="auto"/>
                                <w:right w:val="none" w:sz="0" w:space="0" w:color="auto"/>
                              </w:divBdr>
                              <w:divsChild>
                                <w:div w:id="1770854340">
                                  <w:marLeft w:val="0"/>
                                  <w:marRight w:val="0"/>
                                  <w:marTop w:val="0"/>
                                  <w:marBottom w:val="0"/>
                                  <w:divBdr>
                                    <w:top w:val="none" w:sz="0" w:space="0" w:color="auto"/>
                                    <w:left w:val="none" w:sz="0" w:space="0" w:color="auto"/>
                                    <w:bottom w:val="none" w:sz="0" w:space="0" w:color="auto"/>
                                    <w:right w:val="none" w:sz="0" w:space="0" w:color="auto"/>
                                  </w:divBdr>
                                  <w:divsChild>
                                    <w:div w:id="1964723678">
                                      <w:marLeft w:val="0"/>
                                      <w:marRight w:val="0"/>
                                      <w:marTop w:val="0"/>
                                      <w:marBottom w:val="0"/>
                                      <w:divBdr>
                                        <w:top w:val="none" w:sz="0" w:space="0" w:color="auto"/>
                                        <w:left w:val="none" w:sz="0" w:space="0" w:color="auto"/>
                                        <w:bottom w:val="none" w:sz="0" w:space="0" w:color="auto"/>
                                        <w:right w:val="none" w:sz="0" w:space="0" w:color="auto"/>
                                      </w:divBdr>
                                      <w:divsChild>
                                        <w:div w:id="1614509681">
                                          <w:marLeft w:val="0"/>
                                          <w:marRight w:val="0"/>
                                          <w:marTop w:val="0"/>
                                          <w:marBottom w:val="0"/>
                                          <w:divBdr>
                                            <w:top w:val="none" w:sz="0" w:space="0" w:color="auto"/>
                                            <w:left w:val="none" w:sz="0" w:space="0" w:color="auto"/>
                                            <w:bottom w:val="none" w:sz="0" w:space="0" w:color="auto"/>
                                            <w:right w:val="none" w:sz="0" w:space="0" w:color="auto"/>
                                          </w:divBdr>
                                          <w:divsChild>
                                            <w:div w:id="1307777248">
                                              <w:marLeft w:val="0"/>
                                              <w:marRight w:val="0"/>
                                              <w:marTop w:val="0"/>
                                              <w:marBottom w:val="0"/>
                                              <w:divBdr>
                                                <w:top w:val="none" w:sz="0" w:space="0" w:color="auto"/>
                                                <w:left w:val="none" w:sz="0" w:space="0" w:color="auto"/>
                                                <w:bottom w:val="none" w:sz="0" w:space="0" w:color="auto"/>
                                                <w:right w:val="none" w:sz="0" w:space="0" w:color="auto"/>
                                              </w:divBdr>
                                              <w:divsChild>
                                                <w:div w:id="1420177917">
                                                  <w:marLeft w:val="0"/>
                                                  <w:marRight w:val="0"/>
                                                  <w:marTop w:val="0"/>
                                                  <w:marBottom w:val="0"/>
                                                  <w:divBdr>
                                                    <w:top w:val="none" w:sz="0" w:space="0" w:color="auto"/>
                                                    <w:left w:val="none" w:sz="0" w:space="0" w:color="auto"/>
                                                    <w:bottom w:val="none" w:sz="0" w:space="0" w:color="auto"/>
                                                    <w:right w:val="none" w:sz="0" w:space="0" w:color="auto"/>
                                                  </w:divBdr>
                                                  <w:divsChild>
                                                    <w:div w:id="4222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462018">
      <w:bodyDiv w:val="1"/>
      <w:marLeft w:val="0"/>
      <w:marRight w:val="0"/>
      <w:marTop w:val="0"/>
      <w:marBottom w:val="0"/>
      <w:divBdr>
        <w:top w:val="none" w:sz="0" w:space="0" w:color="auto"/>
        <w:left w:val="none" w:sz="0" w:space="0" w:color="auto"/>
        <w:bottom w:val="none" w:sz="0" w:space="0" w:color="auto"/>
        <w:right w:val="none" w:sz="0" w:space="0" w:color="auto"/>
      </w:divBdr>
    </w:div>
    <w:div w:id="1593471067">
      <w:bodyDiv w:val="1"/>
      <w:marLeft w:val="0"/>
      <w:marRight w:val="0"/>
      <w:marTop w:val="0"/>
      <w:marBottom w:val="0"/>
      <w:divBdr>
        <w:top w:val="none" w:sz="0" w:space="0" w:color="auto"/>
        <w:left w:val="none" w:sz="0" w:space="0" w:color="auto"/>
        <w:bottom w:val="none" w:sz="0" w:space="0" w:color="auto"/>
        <w:right w:val="none" w:sz="0" w:space="0" w:color="auto"/>
      </w:divBdr>
    </w:div>
    <w:div w:id="1612711678">
      <w:bodyDiv w:val="1"/>
      <w:marLeft w:val="0"/>
      <w:marRight w:val="0"/>
      <w:marTop w:val="0"/>
      <w:marBottom w:val="0"/>
      <w:divBdr>
        <w:top w:val="none" w:sz="0" w:space="0" w:color="auto"/>
        <w:left w:val="none" w:sz="0" w:space="0" w:color="auto"/>
        <w:bottom w:val="none" w:sz="0" w:space="0" w:color="auto"/>
        <w:right w:val="none" w:sz="0" w:space="0" w:color="auto"/>
      </w:divBdr>
      <w:divsChild>
        <w:div w:id="1079057876">
          <w:marLeft w:val="0"/>
          <w:marRight w:val="0"/>
          <w:marTop w:val="0"/>
          <w:marBottom w:val="0"/>
          <w:divBdr>
            <w:top w:val="none" w:sz="0" w:space="0" w:color="auto"/>
            <w:left w:val="none" w:sz="0" w:space="0" w:color="auto"/>
            <w:bottom w:val="none" w:sz="0" w:space="0" w:color="auto"/>
            <w:right w:val="none" w:sz="0" w:space="0" w:color="auto"/>
          </w:divBdr>
          <w:divsChild>
            <w:div w:id="2085909690">
              <w:marLeft w:val="0"/>
              <w:marRight w:val="0"/>
              <w:marTop w:val="0"/>
              <w:marBottom w:val="0"/>
              <w:divBdr>
                <w:top w:val="none" w:sz="0" w:space="0" w:color="auto"/>
                <w:left w:val="none" w:sz="0" w:space="0" w:color="auto"/>
                <w:bottom w:val="none" w:sz="0" w:space="0" w:color="auto"/>
                <w:right w:val="none" w:sz="0" w:space="0" w:color="auto"/>
              </w:divBdr>
              <w:divsChild>
                <w:div w:id="793869561">
                  <w:marLeft w:val="0"/>
                  <w:marRight w:val="0"/>
                  <w:marTop w:val="0"/>
                  <w:marBottom w:val="0"/>
                  <w:divBdr>
                    <w:top w:val="none" w:sz="0" w:space="0" w:color="auto"/>
                    <w:left w:val="none" w:sz="0" w:space="0" w:color="auto"/>
                    <w:bottom w:val="none" w:sz="0" w:space="0" w:color="auto"/>
                    <w:right w:val="none" w:sz="0" w:space="0" w:color="auto"/>
                  </w:divBdr>
                  <w:divsChild>
                    <w:div w:id="1540974610">
                      <w:marLeft w:val="0"/>
                      <w:marRight w:val="0"/>
                      <w:marTop w:val="0"/>
                      <w:marBottom w:val="0"/>
                      <w:divBdr>
                        <w:top w:val="none" w:sz="0" w:space="0" w:color="auto"/>
                        <w:left w:val="none" w:sz="0" w:space="0" w:color="auto"/>
                        <w:bottom w:val="none" w:sz="0" w:space="0" w:color="auto"/>
                        <w:right w:val="none" w:sz="0" w:space="0" w:color="auto"/>
                      </w:divBdr>
                      <w:divsChild>
                        <w:div w:id="424158940">
                          <w:marLeft w:val="0"/>
                          <w:marRight w:val="0"/>
                          <w:marTop w:val="0"/>
                          <w:marBottom w:val="0"/>
                          <w:divBdr>
                            <w:top w:val="none" w:sz="0" w:space="0" w:color="auto"/>
                            <w:left w:val="none" w:sz="0" w:space="0" w:color="auto"/>
                            <w:bottom w:val="none" w:sz="0" w:space="0" w:color="auto"/>
                            <w:right w:val="none" w:sz="0" w:space="0" w:color="auto"/>
                          </w:divBdr>
                          <w:divsChild>
                            <w:div w:id="706225539">
                              <w:marLeft w:val="0"/>
                              <w:marRight w:val="0"/>
                              <w:marTop w:val="0"/>
                              <w:marBottom w:val="0"/>
                              <w:divBdr>
                                <w:top w:val="none" w:sz="0" w:space="0" w:color="auto"/>
                                <w:left w:val="none" w:sz="0" w:space="0" w:color="auto"/>
                                <w:bottom w:val="none" w:sz="0" w:space="0" w:color="auto"/>
                                <w:right w:val="none" w:sz="0" w:space="0" w:color="auto"/>
                              </w:divBdr>
                              <w:divsChild>
                                <w:div w:id="631249649">
                                  <w:marLeft w:val="0"/>
                                  <w:marRight w:val="0"/>
                                  <w:marTop w:val="0"/>
                                  <w:marBottom w:val="0"/>
                                  <w:divBdr>
                                    <w:top w:val="none" w:sz="0" w:space="0" w:color="auto"/>
                                    <w:left w:val="none" w:sz="0" w:space="0" w:color="auto"/>
                                    <w:bottom w:val="none" w:sz="0" w:space="0" w:color="auto"/>
                                    <w:right w:val="none" w:sz="0" w:space="0" w:color="auto"/>
                                  </w:divBdr>
                                  <w:divsChild>
                                    <w:div w:id="277301911">
                                      <w:marLeft w:val="0"/>
                                      <w:marRight w:val="0"/>
                                      <w:marTop w:val="0"/>
                                      <w:marBottom w:val="0"/>
                                      <w:divBdr>
                                        <w:top w:val="none" w:sz="0" w:space="0" w:color="auto"/>
                                        <w:left w:val="none" w:sz="0" w:space="0" w:color="auto"/>
                                        <w:bottom w:val="none" w:sz="0" w:space="0" w:color="auto"/>
                                        <w:right w:val="none" w:sz="0" w:space="0" w:color="auto"/>
                                      </w:divBdr>
                                      <w:divsChild>
                                        <w:div w:id="1389961739">
                                          <w:marLeft w:val="0"/>
                                          <w:marRight w:val="0"/>
                                          <w:marTop w:val="0"/>
                                          <w:marBottom w:val="0"/>
                                          <w:divBdr>
                                            <w:top w:val="none" w:sz="0" w:space="0" w:color="auto"/>
                                            <w:left w:val="none" w:sz="0" w:space="0" w:color="auto"/>
                                            <w:bottom w:val="none" w:sz="0" w:space="0" w:color="auto"/>
                                            <w:right w:val="none" w:sz="0" w:space="0" w:color="auto"/>
                                          </w:divBdr>
                                          <w:divsChild>
                                            <w:div w:id="1226065050">
                                              <w:marLeft w:val="0"/>
                                              <w:marRight w:val="0"/>
                                              <w:marTop w:val="0"/>
                                              <w:marBottom w:val="0"/>
                                              <w:divBdr>
                                                <w:top w:val="none" w:sz="0" w:space="0" w:color="auto"/>
                                                <w:left w:val="none" w:sz="0" w:space="0" w:color="auto"/>
                                                <w:bottom w:val="none" w:sz="0" w:space="0" w:color="auto"/>
                                                <w:right w:val="none" w:sz="0" w:space="0" w:color="auto"/>
                                              </w:divBdr>
                                              <w:divsChild>
                                                <w:div w:id="932281404">
                                                  <w:marLeft w:val="0"/>
                                                  <w:marRight w:val="0"/>
                                                  <w:marTop w:val="0"/>
                                                  <w:marBottom w:val="0"/>
                                                  <w:divBdr>
                                                    <w:top w:val="none" w:sz="0" w:space="0" w:color="auto"/>
                                                    <w:left w:val="none" w:sz="0" w:space="0" w:color="auto"/>
                                                    <w:bottom w:val="none" w:sz="0" w:space="0" w:color="auto"/>
                                                    <w:right w:val="none" w:sz="0" w:space="0" w:color="auto"/>
                                                  </w:divBdr>
                                                  <w:divsChild>
                                                    <w:div w:id="19705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964792">
      <w:bodyDiv w:val="1"/>
      <w:marLeft w:val="0"/>
      <w:marRight w:val="0"/>
      <w:marTop w:val="0"/>
      <w:marBottom w:val="0"/>
      <w:divBdr>
        <w:top w:val="none" w:sz="0" w:space="0" w:color="auto"/>
        <w:left w:val="none" w:sz="0" w:space="0" w:color="auto"/>
        <w:bottom w:val="none" w:sz="0" w:space="0" w:color="auto"/>
        <w:right w:val="none" w:sz="0" w:space="0" w:color="auto"/>
      </w:divBdr>
    </w:div>
    <w:div w:id="1647322528">
      <w:bodyDiv w:val="1"/>
      <w:marLeft w:val="0"/>
      <w:marRight w:val="0"/>
      <w:marTop w:val="0"/>
      <w:marBottom w:val="0"/>
      <w:divBdr>
        <w:top w:val="none" w:sz="0" w:space="0" w:color="auto"/>
        <w:left w:val="none" w:sz="0" w:space="0" w:color="auto"/>
        <w:bottom w:val="none" w:sz="0" w:space="0" w:color="auto"/>
        <w:right w:val="none" w:sz="0" w:space="0" w:color="auto"/>
      </w:divBdr>
    </w:div>
    <w:div w:id="1661613215">
      <w:bodyDiv w:val="1"/>
      <w:marLeft w:val="0"/>
      <w:marRight w:val="0"/>
      <w:marTop w:val="0"/>
      <w:marBottom w:val="0"/>
      <w:divBdr>
        <w:top w:val="none" w:sz="0" w:space="0" w:color="auto"/>
        <w:left w:val="none" w:sz="0" w:space="0" w:color="auto"/>
        <w:bottom w:val="none" w:sz="0" w:space="0" w:color="auto"/>
        <w:right w:val="none" w:sz="0" w:space="0" w:color="auto"/>
      </w:divBdr>
    </w:div>
    <w:div w:id="1664315622">
      <w:bodyDiv w:val="1"/>
      <w:marLeft w:val="0"/>
      <w:marRight w:val="0"/>
      <w:marTop w:val="0"/>
      <w:marBottom w:val="0"/>
      <w:divBdr>
        <w:top w:val="none" w:sz="0" w:space="0" w:color="auto"/>
        <w:left w:val="none" w:sz="0" w:space="0" w:color="auto"/>
        <w:bottom w:val="none" w:sz="0" w:space="0" w:color="auto"/>
        <w:right w:val="none" w:sz="0" w:space="0" w:color="auto"/>
      </w:divBdr>
    </w:div>
    <w:div w:id="1667706541">
      <w:bodyDiv w:val="1"/>
      <w:marLeft w:val="0"/>
      <w:marRight w:val="0"/>
      <w:marTop w:val="0"/>
      <w:marBottom w:val="0"/>
      <w:divBdr>
        <w:top w:val="none" w:sz="0" w:space="0" w:color="auto"/>
        <w:left w:val="none" w:sz="0" w:space="0" w:color="auto"/>
        <w:bottom w:val="none" w:sz="0" w:space="0" w:color="auto"/>
        <w:right w:val="none" w:sz="0" w:space="0" w:color="auto"/>
      </w:divBdr>
    </w:div>
    <w:div w:id="1678539080">
      <w:bodyDiv w:val="1"/>
      <w:marLeft w:val="0"/>
      <w:marRight w:val="0"/>
      <w:marTop w:val="0"/>
      <w:marBottom w:val="0"/>
      <w:divBdr>
        <w:top w:val="none" w:sz="0" w:space="0" w:color="auto"/>
        <w:left w:val="none" w:sz="0" w:space="0" w:color="auto"/>
        <w:bottom w:val="none" w:sz="0" w:space="0" w:color="auto"/>
        <w:right w:val="none" w:sz="0" w:space="0" w:color="auto"/>
      </w:divBdr>
      <w:divsChild>
        <w:div w:id="1412845609">
          <w:marLeft w:val="0"/>
          <w:marRight w:val="0"/>
          <w:marTop w:val="0"/>
          <w:marBottom w:val="0"/>
          <w:divBdr>
            <w:top w:val="none" w:sz="0" w:space="0" w:color="auto"/>
            <w:left w:val="none" w:sz="0" w:space="0" w:color="auto"/>
            <w:bottom w:val="none" w:sz="0" w:space="0" w:color="auto"/>
            <w:right w:val="none" w:sz="0" w:space="0" w:color="auto"/>
          </w:divBdr>
          <w:divsChild>
            <w:div w:id="999117572">
              <w:marLeft w:val="0"/>
              <w:marRight w:val="0"/>
              <w:marTop w:val="0"/>
              <w:marBottom w:val="0"/>
              <w:divBdr>
                <w:top w:val="none" w:sz="0" w:space="0" w:color="auto"/>
                <w:left w:val="none" w:sz="0" w:space="0" w:color="auto"/>
                <w:bottom w:val="none" w:sz="0" w:space="0" w:color="auto"/>
                <w:right w:val="none" w:sz="0" w:space="0" w:color="auto"/>
              </w:divBdr>
              <w:divsChild>
                <w:div w:id="993265779">
                  <w:marLeft w:val="0"/>
                  <w:marRight w:val="0"/>
                  <w:marTop w:val="0"/>
                  <w:marBottom w:val="0"/>
                  <w:divBdr>
                    <w:top w:val="none" w:sz="0" w:space="0" w:color="auto"/>
                    <w:left w:val="none" w:sz="0" w:space="0" w:color="auto"/>
                    <w:bottom w:val="none" w:sz="0" w:space="0" w:color="auto"/>
                    <w:right w:val="none" w:sz="0" w:space="0" w:color="auto"/>
                  </w:divBdr>
                  <w:divsChild>
                    <w:div w:id="1656564604">
                      <w:marLeft w:val="0"/>
                      <w:marRight w:val="0"/>
                      <w:marTop w:val="0"/>
                      <w:marBottom w:val="0"/>
                      <w:divBdr>
                        <w:top w:val="none" w:sz="0" w:space="0" w:color="auto"/>
                        <w:left w:val="none" w:sz="0" w:space="0" w:color="auto"/>
                        <w:bottom w:val="none" w:sz="0" w:space="0" w:color="auto"/>
                        <w:right w:val="none" w:sz="0" w:space="0" w:color="auto"/>
                      </w:divBdr>
                      <w:divsChild>
                        <w:div w:id="860515505">
                          <w:marLeft w:val="0"/>
                          <w:marRight w:val="0"/>
                          <w:marTop w:val="0"/>
                          <w:marBottom w:val="0"/>
                          <w:divBdr>
                            <w:top w:val="none" w:sz="0" w:space="0" w:color="auto"/>
                            <w:left w:val="none" w:sz="0" w:space="0" w:color="auto"/>
                            <w:bottom w:val="none" w:sz="0" w:space="0" w:color="auto"/>
                            <w:right w:val="none" w:sz="0" w:space="0" w:color="auto"/>
                          </w:divBdr>
                          <w:divsChild>
                            <w:div w:id="839467771">
                              <w:marLeft w:val="0"/>
                              <w:marRight w:val="0"/>
                              <w:marTop w:val="0"/>
                              <w:marBottom w:val="0"/>
                              <w:divBdr>
                                <w:top w:val="none" w:sz="0" w:space="0" w:color="auto"/>
                                <w:left w:val="none" w:sz="0" w:space="0" w:color="auto"/>
                                <w:bottom w:val="none" w:sz="0" w:space="0" w:color="auto"/>
                                <w:right w:val="none" w:sz="0" w:space="0" w:color="auto"/>
                              </w:divBdr>
                              <w:divsChild>
                                <w:div w:id="1433012683">
                                  <w:marLeft w:val="0"/>
                                  <w:marRight w:val="0"/>
                                  <w:marTop w:val="0"/>
                                  <w:marBottom w:val="0"/>
                                  <w:divBdr>
                                    <w:top w:val="none" w:sz="0" w:space="0" w:color="auto"/>
                                    <w:left w:val="none" w:sz="0" w:space="0" w:color="auto"/>
                                    <w:bottom w:val="none" w:sz="0" w:space="0" w:color="auto"/>
                                    <w:right w:val="none" w:sz="0" w:space="0" w:color="auto"/>
                                  </w:divBdr>
                                  <w:divsChild>
                                    <w:div w:id="732969336">
                                      <w:marLeft w:val="0"/>
                                      <w:marRight w:val="0"/>
                                      <w:marTop w:val="0"/>
                                      <w:marBottom w:val="0"/>
                                      <w:divBdr>
                                        <w:top w:val="none" w:sz="0" w:space="0" w:color="auto"/>
                                        <w:left w:val="none" w:sz="0" w:space="0" w:color="auto"/>
                                        <w:bottom w:val="none" w:sz="0" w:space="0" w:color="auto"/>
                                        <w:right w:val="none" w:sz="0" w:space="0" w:color="auto"/>
                                      </w:divBdr>
                                      <w:divsChild>
                                        <w:div w:id="275217508">
                                          <w:marLeft w:val="0"/>
                                          <w:marRight w:val="0"/>
                                          <w:marTop w:val="0"/>
                                          <w:marBottom w:val="0"/>
                                          <w:divBdr>
                                            <w:top w:val="none" w:sz="0" w:space="0" w:color="auto"/>
                                            <w:left w:val="none" w:sz="0" w:space="0" w:color="auto"/>
                                            <w:bottom w:val="none" w:sz="0" w:space="0" w:color="auto"/>
                                            <w:right w:val="none" w:sz="0" w:space="0" w:color="auto"/>
                                          </w:divBdr>
                                          <w:divsChild>
                                            <w:div w:id="999424881">
                                              <w:marLeft w:val="0"/>
                                              <w:marRight w:val="0"/>
                                              <w:marTop w:val="0"/>
                                              <w:marBottom w:val="0"/>
                                              <w:divBdr>
                                                <w:top w:val="none" w:sz="0" w:space="0" w:color="auto"/>
                                                <w:left w:val="none" w:sz="0" w:space="0" w:color="auto"/>
                                                <w:bottom w:val="none" w:sz="0" w:space="0" w:color="auto"/>
                                                <w:right w:val="none" w:sz="0" w:space="0" w:color="auto"/>
                                              </w:divBdr>
                                              <w:divsChild>
                                                <w:div w:id="956981993">
                                                  <w:marLeft w:val="0"/>
                                                  <w:marRight w:val="0"/>
                                                  <w:marTop w:val="0"/>
                                                  <w:marBottom w:val="0"/>
                                                  <w:divBdr>
                                                    <w:top w:val="none" w:sz="0" w:space="0" w:color="auto"/>
                                                    <w:left w:val="none" w:sz="0" w:space="0" w:color="auto"/>
                                                    <w:bottom w:val="none" w:sz="0" w:space="0" w:color="auto"/>
                                                    <w:right w:val="none" w:sz="0" w:space="0" w:color="auto"/>
                                                  </w:divBdr>
                                                  <w:divsChild>
                                                    <w:div w:id="1924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2707056">
      <w:bodyDiv w:val="1"/>
      <w:marLeft w:val="0"/>
      <w:marRight w:val="0"/>
      <w:marTop w:val="0"/>
      <w:marBottom w:val="0"/>
      <w:divBdr>
        <w:top w:val="none" w:sz="0" w:space="0" w:color="auto"/>
        <w:left w:val="none" w:sz="0" w:space="0" w:color="auto"/>
        <w:bottom w:val="none" w:sz="0" w:space="0" w:color="auto"/>
        <w:right w:val="none" w:sz="0" w:space="0" w:color="auto"/>
      </w:divBdr>
      <w:divsChild>
        <w:div w:id="536740818">
          <w:marLeft w:val="360"/>
          <w:marRight w:val="0"/>
          <w:marTop w:val="31"/>
          <w:marBottom w:val="31"/>
          <w:divBdr>
            <w:top w:val="none" w:sz="0" w:space="0" w:color="auto"/>
            <w:left w:val="none" w:sz="0" w:space="0" w:color="auto"/>
            <w:bottom w:val="none" w:sz="0" w:space="0" w:color="auto"/>
            <w:right w:val="none" w:sz="0" w:space="0" w:color="auto"/>
          </w:divBdr>
        </w:div>
        <w:div w:id="1081490989">
          <w:marLeft w:val="360"/>
          <w:marRight w:val="0"/>
          <w:marTop w:val="31"/>
          <w:marBottom w:val="31"/>
          <w:divBdr>
            <w:top w:val="none" w:sz="0" w:space="0" w:color="auto"/>
            <w:left w:val="none" w:sz="0" w:space="0" w:color="auto"/>
            <w:bottom w:val="none" w:sz="0" w:space="0" w:color="auto"/>
            <w:right w:val="none" w:sz="0" w:space="0" w:color="auto"/>
          </w:divBdr>
        </w:div>
        <w:div w:id="1200629528">
          <w:marLeft w:val="360"/>
          <w:marRight w:val="0"/>
          <w:marTop w:val="31"/>
          <w:marBottom w:val="31"/>
          <w:divBdr>
            <w:top w:val="none" w:sz="0" w:space="0" w:color="auto"/>
            <w:left w:val="none" w:sz="0" w:space="0" w:color="auto"/>
            <w:bottom w:val="none" w:sz="0" w:space="0" w:color="auto"/>
            <w:right w:val="none" w:sz="0" w:space="0" w:color="auto"/>
          </w:divBdr>
        </w:div>
        <w:div w:id="1327636299">
          <w:marLeft w:val="360"/>
          <w:marRight w:val="0"/>
          <w:marTop w:val="31"/>
          <w:marBottom w:val="31"/>
          <w:divBdr>
            <w:top w:val="none" w:sz="0" w:space="0" w:color="auto"/>
            <w:left w:val="none" w:sz="0" w:space="0" w:color="auto"/>
            <w:bottom w:val="none" w:sz="0" w:space="0" w:color="auto"/>
            <w:right w:val="none" w:sz="0" w:space="0" w:color="auto"/>
          </w:divBdr>
        </w:div>
        <w:div w:id="1464276109">
          <w:marLeft w:val="360"/>
          <w:marRight w:val="0"/>
          <w:marTop w:val="31"/>
          <w:marBottom w:val="31"/>
          <w:divBdr>
            <w:top w:val="none" w:sz="0" w:space="0" w:color="auto"/>
            <w:left w:val="none" w:sz="0" w:space="0" w:color="auto"/>
            <w:bottom w:val="none" w:sz="0" w:space="0" w:color="auto"/>
            <w:right w:val="none" w:sz="0" w:space="0" w:color="auto"/>
          </w:divBdr>
        </w:div>
        <w:div w:id="1532837594">
          <w:marLeft w:val="360"/>
          <w:marRight w:val="0"/>
          <w:marTop w:val="31"/>
          <w:marBottom w:val="31"/>
          <w:divBdr>
            <w:top w:val="none" w:sz="0" w:space="0" w:color="auto"/>
            <w:left w:val="none" w:sz="0" w:space="0" w:color="auto"/>
            <w:bottom w:val="none" w:sz="0" w:space="0" w:color="auto"/>
            <w:right w:val="none" w:sz="0" w:space="0" w:color="auto"/>
          </w:divBdr>
        </w:div>
      </w:divsChild>
    </w:div>
    <w:div w:id="1733698937">
      <w:bodyDiv w:val="1"/>
      <w:marLeft w:val="0"/>
      <w:marRight w:val="0"/>
      <w:marTop w:val="0"/>
      <w:marBottom w:val="0"/>
      <w:divBdr>
        <w:top w:val="none" w:sz="0" w:space="0" w:color="auto"/>
        <w:left w:val="none" w:sz="0" w:space="0" w:color="auto"/>
        <w:bottom w:val="none" w:sz="0" w:space="0" w:color="auto"/>
        <w:right w:val="none" w:sz="0" w:space="0" w:color="auto"/>
      </w:divBdr>
    </w:div>
    <w:div w:id="1744134952">
      <w:bodyDiv w:val="1"/>
      <w:marLeft w:val="0"/>
      <w:marRight w:val="0"/>
      <w:marTop w:val="0"/>
      <w:marBottom w:val="0"/>
      <w:divBdr>
        <w:top w:val="none" w:sz="0" w:space="0" w:color="auto"/>
        <w:left w:val="none" w:sz="0" w:space="0" w:color="auto"/>
        <w:bottom w:val="none" w:sz="0" w:space="0" w:color="auto"/>
        <w:right w:val="none" w:sz="0" w:space="0" w:color="auto"/>
      </w:divBdr>
    </w:div>
    <w:div w:id="1744375840">
      <w:bodyDiv w:val="1"/>
      <w:marLeft w:val="0"/>
      <w:marRight w:val="0"/>
      <w:marTop w:val="0"/>
      <w:marBottom w:val="0"/>
      <w:divBdr>
        <w:top w:val="none" w:sz="0" w:space="0" w:color="auto"/>
        <w:left w:val="none" w:sz="0" w:space="0" w:color="auto"/>
        <w:bottom w:val="none" w:sz="0" w:space="0" w:color="auto"/>
        <w:right w:val="none" w:sz="0" w:space="0" w:color="auto"/>
      </w:divBdr>
    </w:div>
    <w:div w:id="1767533092">
      <w:bodyDiv w:val="1"/>
      <w:marLeft w:val="0"/>
      <w:marRight w:val="0"/>
      <w:marTop w:val="0"/>
      <w:marBottom w:val="0"/>
      <w:divBdr>
        <w:top w:val="none" w:sz="0" w:space="0" w:color="auto"/>
        <w:left w:val="none" w:sz="0" w:space="0" w:color="auto"/>
        <w:bottom w:val="none" w:sz="0" w:space="0" w:color="auto"/>
        <w:right w:val="none" w:sz="0" w:space="0" w:color="auto"/>
      </w:divBdr>
    </w:div>
    <w:div w:id="1785029715">
      <w:bodyDiv w:val="1"/>
      <w:marLeft w:val="0"/>
      <w:marRight w:val="0"/>
      <w:marTop w:val="0"/>
      <w:marBottom w:val="0"/>
      <w:divBdr>
        <w:top w:val="none" w:sz="0" w:space="0" w:color="auto"/>
        <w:left w:val="none" w:sz="0" w:space="0" w:color="auto"/>
        <w:bottom w:val="none" w:sz="0" w:space="0" w:color="auto"/>
        <w:right w:val="none" w:sz="0" w:space="0" w:color="auto"/>
      </w:divBdr>
      <w:divsChild>
        <w:div w:id="1781997042">
          <w:marLeft w:val="0"/>
          <w:marRight w:val="0"/>
          <w:marTop w:val="0"/>
          <w:marBottom w:val="0"/>
          <w:divBdr>
            <w:top w:val="none" w:sz="0" w:space="0" w:color="auto"/>
            <w:left w:val="none" w:sz="0" w:space="0" w:color="auto"/>
            <w:bottom w:val="none" w:sz="0" w:space="0" w:color="auto"/>
            <w:right w:val="none" w:sz="0" w:space="0" w:color="auto"/>
          </w:divBdr>
          <w:divsChild>
            <w:div w:id="438644662">
              <w:marLeft w:val="0"/>
              <w:marRight w:val="0"/>
              <w:marTop w:val="0"/>
              <w:marBottom w:val="0"/>
              <w:divBdr>
                <w:top w:val="none" w:sz="0" w:space="0" w:color="auto"/>
                <w:left w:val="none" w:sz="0" w:space="0" w:color="auto"/>
                <w:bottom w:val="none" w:sz="0" w:space="0" w:color="auto"/>
                <w:right w:val="none" w:sz="0" w:space="0" w:color="auto"/>
              </w:divBdr>
              <w:divsChild>
                <w:div w:id="1227647084">
                  <w:marLeft w:val="0"/>
                  <w:marRight w:val="0"/>
                  <w:marTop w:val="0"/>
                  <w:marBottom w:val="0"/>
                  <w:divBdr>
                    <w:top w:val="none" w:sz="0" w:space="0" w:color="auto"/>
                    <w:left w:val="none" w:sz="0" w:space="0" w:color="auto"/>
                    <w:bottom w:val="none" w:sz="0" w:space="0" w:color="auto"/>
                    <w:right w:val="none" w:sz="0" w:space="0" w:color="auto"/>
                  </w:divBdr>
                  <w:divsChild>
                    <w:div w:id="278807455">
                      <w:marLeft w:val="0"/>
                      <w:marRight w:val="0"/>
                      <w:marTop w:val="0"/>
                      <w:marBottom w:val="0"/>
                      <w:divBdr>
                        <w:top w:val="none" w:sz="0" w:space="0" w:color="auto"/>
                        <w:left w:val="none" w:sz="0" w:space="0" w:color="auto"/>
                        <w:bottom w:val="none" w:sz="0" w:space="0" w:color="auto"/>
                        <w:right w:val="none" w:sz="0" w:space="0" w:color="auto"/>
                      </w:divBdr>
                      <w:divsChild>
                        <w:div w:id="215971025">
                          <w:marLeft w:val="0"/>
                          <w:marRight w:val="0"/>
                          <w:marTop w:val="0"/>
                          <w:marBottom w:val="0"/>
                          <w:divBdr>
                            <w:top w:val="none" w:sz="0" w:space="0" w:color="auto"/>
                            <w:left w:val="none" w:sz="0" w:space="0" w:color="auto"/>
                            <w:bottom w:val="none" w:sz="0" w:space="0" w:color="auto"/>
                            <w:right w:val="none" w:sz="0" w:space="0" w:color="auto"/>
                          </w:divBdr>
                          <w:divsChild>
                            <w:div w:id="498622341">
                              <w:marLeft w:val="0"/>
                              <w:marRight w:val="0"/>
                              <w:marTop w:val="0"/>
                              <w:marBottom w:val="0"/>
                              <w:divBdr>
                                <w:top w:val="none" w:sz="0" w:space="0" w:color="auto"/>
                                <w:left w:val="none" w:sz="0" w:space="0" w:color="auto"/>
                                <w:bottom w:val="none" w:sz="0" w:space="0" w:color="auto"/>
                                <w:right w:val="none" w:sz="0" w:space="0" w:color="auto"/>
                              </w:divBdr>
                              <w:divsChild>
                                <w:div w:id="331955705">
                                  <w:marLeft w:val="0"/>
                                  <w:marRight w:val="0"/>
                                  <w:marTop w:val="0"/>
                                  <w:marBottom w:val="0"/>
                                  <w:divBdr>
                                    <w:top w:val="none" w:sz="0" w:space="0" w:color="auto"/>
                                    <w:left w:val="none" w:sz="0" w:space="0" w:color="auto"/>
                                    <w:bottom w:val="none" w:sz="0" w:space="0" w:color="auto"/>
                                    <w:right w:val="none" w:sz="0" w:space="0" w:color="auto"/>
                                  </w:divBdr>
                                  <w:divsChild>
                                    <w:div w:id="127628240">
                                      <w:marLeft w:val="0"/>
                                      <w:marRight w:val="0"/>
                                      <w:marTop w:val="0"/>
                                      <w:marBottom w:val="0"/>
                                      <w:divBdr>
                                        <w:top w:val="none" w:sz="0" w:space="0" w:color="auto"/>
                                        <w:left w:val="none" w:sz="0" w:space="0" w:color="auto"/>
                                        <w:bottom w:val="none" w:sz="0" w:space="0" w:color="auto"/>
                                        <w:right w:val="none" w:sz="0" w:space="0" w:color="auto"/>
                                      </w:divBdr>
                                      <w:divsChild>
                                        <w:div w:id="754593552">
                                          <w:marLeft w:val="0"/>
                                          <w:marRight w:val="0"/>
                                          <w:marTop w:val="0"/>
                                          <w:marBottom w:val="0"/>
                                          <w:divBdr>
                                            <w:top w:val="none" w:sz="0" w:space="0" w:color="auto"/>
                                            <w:left w:val="none" w:sz="0" w:space="0" w:color="auto"/>
                                            <w:bottom w:val="none" w:sz="0" w:space="0" w:color="auto"/>
                                            <w:right w:val="none" w:sz="0" w:space="0" w:color="auto"/>
                                          </w:divBdr>
                                          <w:divsChild>
                                            <w:div w:id="1902056877">
                                              <w:marLeft w:val="0"/>
                                              <w:marRight w:val="0"/>
                                              <w:marTop w:val="0"/>
                                              <w:marBottom w:val="0"/>
                                              <w:divBdr>
                                                <w:top w:val="none" w:sz="0" w:space="0" w:color="auto"/>
                                                <w:left w:val="none" w:sz="0" w:space="0" w:color="auto"/>
                                                <w:bottom w:val="none" w:sz="0" w:space="0" w:color="auto"/>
                                                <w:right w:val="none" w:sz="0" w:space="0" w:color="auto"/>
                                              </w:divBdr>
                                              <w:divsChild>
                                                <w:div w:id="72628554">
                                                  <w:marLeft w:val="0"/>
                                                  <w:marRight w:val="0"/>
                                                  <w:marTop w:val="0"/>
                                                  <w:marBottom w:val="0"/>
                                                  <w:divBdr>
                                                    <w:top w:val="none" w:sz="0" w:space="0" w:color="auto"/>
                                                    <w:left w:val="none" w:sz="0" w:space="0" w:color="auto"/>
                                                    <w:bottom w:val="none" w:sz="0" w:space="0" w:color="auto"/>
                                                    <w:right w:val="none" w:sz="0" w:space="0" w:color="auto"/>
                                                  </w:divBdr>
                                                  <w:divsChild>
                                                    <w:div w:id="95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5878497">
      <w:bodyDiv w:val="1"/>
      <w:marLeft w:val="0"/>
      <w:marRight w:val="0"/>
      <w:marTop w:val="0"/>
      <w:marBottom w:val="0"/>
      <w:divBdr>
        <w:top w:val="none" w:sz="0" w:space="0" w:color="auto"/>
        <w:left w:val="none" w:sz="0" w:space="0" w:color="auto"/>
        <w:bottom w:val="none" w:sz="0" w:space="0" w:color="auto"/>
        <w:right w:val="none" w:sz="0" w:space="0" w:color="auto"/>
      </w:divBdr>
    </w:div>
    <w:div w:id="1794976101">
      <w:bodyDiv w:val="1"/>
      <w:marLeft w:val="0"/>
      <w:marRight w:val="0"/>
      <w:marTop w:val="0"/>
      <w:marBottom w:val="0"/>
      <w:divBdr>
        <w:top w:val="none" w:sz="0" w:space="0" w:color="auto"/>
        <w:left w:val="none" w:sz="0" w:space="0" w:color="auto"/>
        <w:bottom w:val="none" w:sz="0" w:space="0" w:color="auto"/>
        <w:right w:val="none" w:sz="0" w:space="0" w:color="auto"/>
      </w:divBdr>
    </w:div>
    <w:div w:id="1798183653">
      <w:bodyDiv w:val="1"/>
      <w:marLeft w:val="0"/>
      <w:marRight w:val="0"/>
      <w:marTop w:val="0"/>
      <w:marBottom w:val="0"/>
      <w:divBdr>
        <w:top w:val="none" w:sz="0" w:space="0" w:color="auto"/>
        <w:left w:val="none" w:sz="0" w:space="0" w:color="auto"/>
        <w:bottom w:val="none" w:sz="0" w:space="0" w:color="auto"/>
        <w:right w:val="none" w:sz="0" w:space="0" w:color="auto"/>
      </w:divBdr>
    </w:div>
    <w:div w:id="1830904640">
      <w:bodyDiv w:val="1"/>
      <w:marLeft w:val="0"/>
      <w:marRight w:val="0"/>
      <w:marTop w:val="0"/>
      <w:marBottom w:val="0"/>
      <w:divBdr>
        <w:top w:val="none" w:sz="0" w:space="0" w:color="auto"/>
        <w:left w:val="none" w:sz="0" w:space="0" w:color="auto"/>
        <w:bottom w:val="none" w:sz="0" w:space="0" w:color="auto"/>
        <w:right w:val="none" w:sz="0" w:space="0" w:color="auto"/>
      </w:divBdr>
    </w:div>
    <w:div w:id="1835798945">
      <w:bodyDiv w:val="1"/>
      <w:marLeft w:val="0"/>
      <w:marRight w:val="0"/>
      <w:marTop w:val="0"/>
      <w:marBottom w:val="0"/>
      <w:divBdr>
        <w:top w:val="none" w:sz="0" w:space="0" w:color="auto"/>
        <w:left w:val="none" w:sz="0" w:space="0" w:color="auto"/>
        <w:bottom w:val="none" w:sz="0" w:space="0" w:color="auto"/>
        <w:right w:val="none" w:sz="0" w:space="0" w:color="auto"/>
      </w:divBdr>
    </w:div>
    <w:div w:id="1835878653">
      <w:bodyDiv w:val="1"/>
      <w:marLeft w:val="0"/>
      <w:marRight w:val="0"/>
      <w:marTop w:val="0"/>
      <w:marBottom w:val="0"/>
      <w:divBdr>
        <w:top w:val="none" w:sz="0" w:space="0" w:color="auto"/>
        <w:left w:val="none" w:sz="0" w:space="0" w:color="auto"/>
        <w:bottom w:val="none" w:sz="0" w:space="0" w:color="auto"/>
        <w:right w:val="none" w:sz="0" w:space="0" w:color="auto"/>
      </w:divBdr>
    </w:div>
    <w:div w:id="1850368711">
      <w:bodyDiv w:val="1"/>
      <w:marLeft w:val="0"/>
      <w:marRight w:val="0"/>
      <w:marTop w:val="0"/>
      <w:marBottom w:val="0"/>
      <w:divBdr>
        <w:top w:val="none" w:sz="0" w:space="0" w:color="auto"/>
        <w:left w:val="none" w:sz="0" w:space="0" w:color="auto"/>
        <w:bottom w:val="none" w:sz="0" w:space="0" w:color="auto"/>
        <w:right w:val="none" w:sz="0" w:space="0" w:color="auto"/>
      </w:divBdr>
    </w:div>
    <w:div w:id="1857422117">
      <w:bodyDiv w:val="1"/>
      <w:marLeft w:val="0"/>
      <w:marRight w:val="0"/>
      <w:marTop w:val="0"/>
      <w:marBottom w:val="0"/>
      <w:divBdr>
        <w:top w:val="none" w:sz="0" w:space="0" w:color="auto"/>
        <w:left w:val="none" w:sz="0" w:space="0" w:color="auto"/>
        <w:bottom w:val="none" w:sz="0" w:space="0" w:color="auto"/>
        <w:right w:val="none" w:sz="0" w:space="0" w:color="auto"/>
      </w:divBdr>
    </w:div>
    <w:div w:id="1874686905">
      <w:bodyDiv w:val="1"/>
      <w:marLeft w:val="0"/>
      <w:marRight w:val="0"/>
      <w:marTop w:val="0"/>
      <w:marBottom w:val="0"/>
      <w:divBdr>
        <w:top w:val="none" w:sz="0" w:space="0" w:color="auto"/>
        <w:left w:val="none" w:sz="0" w:space="0" w:color="auto"/>
        <w:bottom w:val="none" w:sz="0" w:space="0" w:color="auto"/>
        <w:right w:val="none" w:sz="0" w:space="0" w:color="auto"/>
      </w:divBdr>
    </w:div>
    <w:div w:id="1874805386">
      <w:bodyDiv w:val="1"/>
      <w:marLeft w:val="0"/>
      <w:marRight w:val="0"/>
      <w:marTop w:val="0"/>
      <w:marBottom w:val="0"/>
      <w:divBdr>
        <w:top w:val="none" w:sz="0" w:space="0" w:color="auto"/>
        <w:left w:val="none" w:sz="0" w:space="0" w:color="auto"/>
        <w:bottom w:val="none" w:sz="0" w:space="0" w:color="auto"/>
        <w:right w:val="none" w:sz="0" w:space="0" w:color="auto"/>
      </w:divBdr>
      <w:divsChild>
        <w:div w:id="208348219">
          <w:marLeft w:val="0"/>
          <w:marRight w:val="0"/>
          <w:marTop w:val="0"/>
          <w:marBottom w:val="0"/>
          <w:divBdr>
            <w:top w:val="none" w:sz="0" w:space="0" w:color="auto"/>
            <w:left w:val="none" w:sz="0" w:space="0" w:color="auto"/>
            <w:bottom w:val="none" w:sz="0" w:space="0" w:color="auto"/>
            <w:right w:val="none" w:sz="0" w:space="0" w:color="auto"/>
          </w:divBdr>
          <w:divsChild>
            <w:div w:id="1548031968">
              <w:marLeft w:val="0"/>
              <w:marRight w:val="0"/>
              <w:marTop w:val="0"/>
              <w:marBottom w:val="0"/>
              <w:divBdr>
                <w:top w:val="none" w:sz="0" w:space="0" w:color="auto"/>
                <w:left w:val="none" w:sz="0" w:space="0" w:color="auto"/>
                <w:bottom w:val="none" w:sz="0" w:space="0" w:color="auto"/>
                <w:right w:val="none" w:sz="0" w:space="0" w:color="auto"/>
              </w:divBdr>
              <w:divsChild>
                <w:div w:id="1667590721">
                  <w:marLeft w:val="0"/>
                  <w:marRight w:val="0"/>
                  <w:marTop w:val="0"/>
                  <w:marBottom w:val="0"/>
                  <w:divBdr>
                    <w:top w:val="none" w:sz="0" w:space="0" w:color="auto"/>
                    <w:left w:val="none" w:sz="0" w:space="0" w:color="auto"/>
                    <w:bottom w:val="none" w:sz="0" w:space="0" w:color="auto"/>
                    <w:right w:val="none" w:sz="0" w:space="0" w:color="auto"/>
                  </w:divBdr>
                  <w:divsChild>
                    <w:div w:id="1935016876">
                      <w:marLeft w:val="0"/>
                      <w:marRight w:val="0"/>
                      <w:marTop w:val="0"/>
                      <w:marBottom w:val="0"/>
                      <w:divBdr>
                        <w:top w:val="none" w:sz="0" w:space="0" w:color="auto"/>
                        <w:left w:val="none" w:sz="0" w:space="0" w:color="auto"/>
                        <w:bottom w:val="none" w:sz="0" w:space="0" w:color="auto"/>
                        <w:right w:val="none" w:sz="0" w:space="0" w:color="auto"/>
                      </w:divBdr>
                      <w:divsChild>
                        <w:div w:id="1484929825">
                          <w:marLeft w:val="0"/>
                          <w:marRight w:val="0"/>
                          <w:marTop w:val="0"/>
                          <w:marBottom w:val="0"/>
                          <w:divBdr>
                            <w:top w:val="none" w:sz="0" w:space="0" w:color="auto"/>
                            <w:left w:val="none" w:sz="0" w:space="0" w:color="auto"/>
                            <w:bottom w:val="none" w:sz="0" w:space="0" w:color="auto"/>
                            <w:right w:val="none" w:sz="0" w:space="0" w:color="auto"/>
                          </w:divBdr>
                          <w:divsChild>
                            <w:div w:id="1214347972">
                              <w:marLeft w:val="0"/>
                              <w:marRight w:val="0"/>
                              <w:marTop w:val="0"/>
                              <w:marBottom w:val="0"/>
                              <w:divBdr>
                                <w:top w:val="none" w:sz="0" w:space="0" w:color="auto"/>
                                <w:left w:val="none" w:sz="0" w:space="0" w:color="auto"/>
                                <w:bottom w:val="none" w:sz="0" w:space="0" w:color="auto"/>
                                <w:right w:val="none" w:sz="0" w:space="0" w:color="auto"/>
                              </w:divBdr>
                              <w:divsChild>
                                <w:div w:id="752118396">
                                  <w:marLeft w:val="0"/>
                                  <w:marRight w:val="0"/>
                                  <w:marTop w:val="0"/>
                                  <w:marBottom w:val="0"/>
                                  <w:divBdr>
                                    <w:top w:val="none" w:sz="0" w:space="0" w:color="auto"/>
                                    <w:left w:val="none" w:sz="0" w:space="0" w:color="auto"/>
                                    <w:bottom w:val="none" w:sz="0" w:space="0" w:color="auto"/>
                                    <w:right w:val="none" w:sz="0" w:space="0" w:color="auto"/>
                                  </w:divBdr>
                                  <w:divsChild>
                                    <w:div w:id="1344935745">
                                      <w:marLeft w:val="0"/>
                                      <w:marRight w:val="0"/>
                                      <w:marTop w:val="0"/>
                                      <w:marBottom w:val="0"/>
                                      <w:divBdr>
                                        <w:top w:val="none" w:sz="0" w:space="0" w:color="auto"/>
                                        <w:left w:val="none" w:sz="0" w:space="0" w:color="auto"/>
                                        <w:bottom w:val="none" w:sz="0" w:space="0" w:color="auto"/>
                                        <w:right w:val="none" w:sz="0" w:space="0" w:color="auto"/>
                                      </w:divBdr>
                                      <w:divsChild>
                                        <w:div w:id="1983348036">
                                          <w:marLeft w:val="0"/>
                                          <w:marRight w:val="0"/>
                                          <w:marTop w:val="0"/>
                                          <w:marBottom w:val="0"/>
                                          <w:divBdr>
                                            <w:top w:val="none" w:sz="0" w:space="0" w:color="auto"/>
                                            <w:left w:val="none" w:sz="0" w:space="0" w:color="auto"/>
                                            <w:bottom w:val="none" w:sz="0" w:space="0" w:color="auto"/>
                                            <w:right w:val="none" w:sz="0" w:space="0" w:color="auto"/>
                                          </w:divBdr>
                                          <w:divsChild>
                                            <w:div w:id="231743780">
                                              <w:marLeft w:val="0"/>
                                              <w:marRight w:val="0"/>
                                              <w:marTop w:val="0"/>
                                              <w:marBottom w:val="0"/>
                                              <w:divBdr>
                                                <w:top w:val="none" w:sz="0" w:space="0" w:color="auto"/>
                                                <w:left w:val="none" w:sz="0" w:space="0" w:color="auto"/>
                                                <w:bottom w:val="none" w:sz="0" w:space="0" w:color="auto"/>
                                                <w:right w:val="none" w:sz="0" w:space="0" w:color="auto"/>
                                              </w:divBdr>
                                              <w:divsChild>
                                                <w:div w:id="1803499794">
                                                  <w:marLeft w:val="0"/>
                                                  <w:marRight w:val="0"/>
                                                  <w:marTop w:val="0"/>
                                                  <w:marBottom w:val="0"/>
                                                  <w:divBdr>
                                                    <w:top w:val="none" w:sz="0" w:space="0" w:color="auto"/>
                                                    <w:left w:val="none" w:sz="0" w:space="0" w:color="auto"/>
                                                    <w:bottom w:val="none" w:sz="0" w:space="0" w:color="auto"/>
                                                    <w:right w:val="none" w:sz="0" w:space="0" w:color="auto"/>
                                                  </w:divBdr>
                                                  <w:divsChild>
                                                    <w:div w:id="6679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9974621">
      <w:bodyDiv w:val="1"/>
      <w:marLeft w:val="0"/>
      <w:marRight w:val="0"/>
      <w:marTop w:val="0"/>
      <w:marBottom w:val="0"/>
      <w:divBdr>
        <w:top w:val="none" w:sz="0" w:space="0" w:color="auto"/>
        <w:left w:val="none" w:sz="0" w:space="0" w:color="auto"/>
        <w:bottom w:val="none" w:sz="0" w:space="0" w:color="auto"/>
        <w:right w:val="none" w:sz="0" w:space="0" w:color="auto"/>
      </w:divBdr>
    </w:div>
    <w:div w:id="1919754319">
      <w:bodyDiv w:val="1"/>
      <w:marLeft w:val="0"/>
      <w:marRight w:val="0"/>
      <w:marTop w:val="0"/>
      <w:marBottom w:val="0"/>
      <w:divBdr>
        <w:top w:val="none" w:sz="0" w:space="0" w:color="auto"/>
        <w:left w:val="none" w:sz="0" w:space="0" w:color="auto"/>
        <w:bottom w:val="none" w:sz="0" w:space="0" w:color="auto"/>
        <w:right w:val="none" w:sz="0" w:space="0" w:color="auto"/>
      </w:divBdr>
      <w:divsChild>
        <w:div w:id="951478989">
          <w:marLeft w:val="0"/>
          <w:marRight w:val="0"/>
          <w:marTop w:val="0"/>
          <w:marBottom w:val="0"/>
          <w:divBdr>
            <w:top w:val="none" w:sz="0" w:space="0" w:color="auto"/>
            <w:left w:val="none" w:sz="0" w:space="0" w:color="auto"/>
            <w:bottom w:val="none" w:sz="0" w:space="0" w:color="auto"/>
            <w:right w:val="none" w:sz="0" w:space="0" w:color="auto"/>
          </w:divBdr>
          <w:divsChild>
            <w:div w:id="882868194">
              <w:marLeft w:val="0"/>
              <w:marRight w:val="0"/>
              <w:marTop w:val="0"/>
              <w:marBottom w:val="0"/>
              <w:divBdr>
                <w:top w:val="none" w:sz="0" w:space="0" w:color="auto"/>
                <w:left w:val="none" w:sz="0" w:space="0" w:color="auto"/>
                <w:bottom w:val="none" w:sz="0" w:space="0" w:color="auto"/>
                <w:right w:val="none" w:sz="0" w:space="0" w:color="auto"/>
              </w:divBdr>
              <w:divsChild>
                <w:div w:id="755829642">
                  <w:marLeft w:val="0"/>
                  <w:marRight w:val="0"/>
                  <w:marTop w:val="0"/>
                  <w:marBottom w:val="0"/>
                  <w:divBdr>
                    <w:top w:val="none" w:sz="0" w:space="0" w:color="auto"/>
                    <w:left w:val="none" w:sz="0" w:space="0" w:color="auto"/>
                    <w:bottom w:val="none" w:sz="0" w:space="0" w:color="auto"/>
                    <w:right w:val="none" w:sz="0" w:space="0" w:color="auto"/>
                  </w:divBdr>
                  <w:divsChild>
                    <w:div w:id="152532451">
                      <w:marLeft w:val="0"/>
                      <w:marRight w:val="0"/>
                      <w:marTop w:val="0"/>
                      <w:marBottom w:val="0"/>
                      <w:divBdr>
                        <w:top w:val="none" w:sz="0" w:space="0" w:color="auto"/>
                        <w:left w:val="none" w:sz="0" w:space="0" w:color="auto"/>
                        <w:bottom w:val="none" w:sz="0" w:space="0" w:color="auto"/>
                        <w:right w:val="none" w:sz="0" w:space="0" w:color="auto"/>
                      </w:divBdr>
                      <w:divsChild>
                        <w:div w:id="1741901316">
                          <w:marLeft w:val="0"/>
                          <w:marRight w:val="0"/>
                          <w:marTop w:val="0"/>
                          <w:marBottom w:val="0"/>
                          <w:divBdr>
                            <w:top w:val="none" w:sz="0" w:space="0" w:color="auto"/>
                            <w:left w:val="none" w:sz="0" w:space="0" w:color="auto"/>
                            <w:bottom w:val="none" w:sz="0" w:space="0" w:color="auto"/>
                            <w:right w:val="none" w:sz="0" w:space="0" w:color="auto"/>
                          </w:divBdr>
                          <w:divsChild>
                            <w:div w:id="17123809">
                              <w:marLeft w:val="0"/>
                              <w:marRight w:val="0"/>
                              <w:marTop w:val="0"/>
                              <w:marBottom w:val="0"/>
                              <w:divBdr>
                                <w:top w:val="none" w:sz="0" w:space="0" w:color="auto"/>
                                <w:left w:val="none" w:sz="0" w:space="0" w:color="auto"/>
                                <w:bottom w:val="none" w:sz="0" w:space="0" w:color="auto"/>
                                <w:right w:val="none" w:sz="0" w:space="0" w:color="auto"/>
                              </w:divBdr>
                              <w:divsChild>
                                <w:div w:id="1513253502">
                                  <w:marLeft w:val="0"/>
                                  <w:marRight w:val="0"/>
                                  <w:marTop w:val="0"/>
                                  <w:marBottom w:val="0"/>
                                  <w:divBdr>
                                    <w:top w:val="none" w:sz="0" w:space="0" w:color="auto"/>
                                    <w:left w:val="none" w:sz="0" w:space="0" w:color="auto"/>
                                    <w:bottom w:val="none" w:sz="0" w:space="0" w:color="auto"/>
                                    <w:right w:val="none" w:sz="0" w:space="0" w:color="auto"/>
                                  </w:divBdr>
                                  <w:divsChild>
                                    <w:div w:id="1279291706">
                                      <w:marLeft w:val="0"/>
                                      <w:marRight w:val="0"/>
                                      <w:marTop w:val="0"/>
                                      <w:marBottom w:val="0"/>
                                      <w:divBdr>
                                        <w:top w:val="none" w:sz="0" w:space="0" w:color="auto"/>
                                        <w:left w:val="none" w:sz="0" w:space="0" w:color="auto"/>
                                        <w:bottom w:val="none" w:sz="0" w:space="0" w:color="auto"/>
                                        <w:right w:val="none" w:sz="0" w:space="0" w:color="auto"/>
                                      </w:divBdr>
                                      <w:divsChild>
                                        <w:div w:id="983510898">
                                          <w:marLeft w:val="0"/>
                                          <w:marRight w:val="0"/>
                                          <w:marTop w:val="0"/>
                                          <w:marBottom w:val="0"/>
                                          <w:divBdr>
                                            <w:top w:val="none" w:sz="0" w:space="0" w:color="auto"/>
                                            <w:left w:val="none" w:sz="0" w:space="0" w:color="auto"/>
                                            <w:bottom w:val="none" w:sz="0" w:space="0" w:color="auto"/>
                                            <w:right w:val="none" w:sz="0" w:space="0" w:color="auto"/>
                                          </w:divBdr>
                                          <w:divsChild>
                                            <w:div w:id="1999262263">
                                              <w:marLeft w:val="0"/>
                                              <w:marRight w:val="0"/>
                                              <w:marTop w:val="0"/>
                                              <w:marBottom w:val="0"/>
                                              <w:divBdr>
                                                <w:top w:val="none" w:sz="0" w:space="0" w:color="auto"/>
                                                <w:left w:val="none" w:sz="0" w:space="0" w:color="auto"/>
                                                <w:bottom w:val="none" w:sz="0" w:space="0" w:color="auto"/>
                                                <w:right w:val="none" w:sz="0" w:space="0" w:color="auto"/>
                                              </w:divBdr>
                                              <w:divsChild>
                                                <w:div w:id="1936745749">
                                                  <w:marLeft w:val="0"/>
                                                  <w:marRight w:val="0"/>
                                                  <w:marTop w:val="0"/>
                                                  <w:marBottom w:val="0"/>
                                                  <w:divBdr>
                                                    <w:top w:val="none" w:sz="0" w:space="0" w:color="auto"/>
                                                    <w:left w:val="none" w:sz="0" w:space="0" w:color="auto"/>
                                                    <w:bottom w:val="none" w:sz="0" w:space="0" w:color="auto"/>
                                                    <w:right w:val="none" w:sz="0" w:space="0" w:color="auto"/>
                                                  </w:divBdr>
                                                  <w:divsChild>
                                                    <w:div w:id="4622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1691455">
      <w:bodyDiv w:val="1"/>
      <w:marLeft w:val="0"/>
      <w:marRight w:val="0"/>
      <w:marTop w:val="0"/>
      <w:marBottom w:val="0"/>
      <w:divBdr>
        <w:top w:val="none" w:sz="0" w:space="0" w:color="auto"/>
        <w:left w:val="none" w:sz="0" w:space="0" w:color="auto"/>
        <w:bottom w:val="none" w:sz="0" w:space="0" w:color="auto"/>
        <w:right w:val="none" w:sz="0" w:space="0" w:color="auto"/>
      </w:divBdr>
    </w:div>
    <w:div w:id="2000572925">
      <w:bodyDiv w:val="1"/>
      <w:marLeft w:val="0"/>
      <w:marRight w:val="0"/>
      <w:marTop w:val="0"/>
      <w:marBottom w:val="0"/>
      <w:divBdr>
        <w:top w:val="none" w:sz="0" w:space="0" w:color="auto"/>
        <w:left w:val="none" w:sz="0" w:space="0" w:color="auto"/>
        <w:bottom w:val="none" w:sz="0" w:space="0" w:color="auto"/>
        <w:right w:val="none" w:sz="0" w:space="0" w:color="auto"/>
      </w:divBdr>
      <w:divsChild>
        <w:div w:id="596444277">
          <w:marLeft w:val="0"/>
          <w:marRight w:val="0"/>
          <w:marTop w:val="0"/>
          <w:marBottom w:val="0"/>
          <w:divBdr>
            <w:top w:val="none" w:sz="0" w:space="0" w:color="auto"/>
            <w:left w:val="none" w:sz="0" w:space="0" w:color="auto"/>
            <w:bottom w:val="none" w:sz="0" w:space="0" w:color="auto"/>
            <w:right w:val="none" w:sz="0" w:space="0" w:color="auto"/>
          </w:divBdr>
          <w:divsChild>
            <w:div w:id="2140757790">
              <w:marLeft w:val="0"/>
              <w:marRight w:val="0"/>
              <w:marTop w:val="0"/>
              <w:marBottom w:val="0"/>
              <w:divBdr>
                <w:top w:val="none" w:sz="0" w:space="0" w:color="auto"/>
                <w:left w:val="none" w:sz="0" w:space="0" w:color="auto"/>
                <w:bottom w:val="none" w:sz="0" w:space="0" w:color="auto"/>
                <w:right w:val="none" w:sz="0" w:space="0" w:color="auto"/>
              </w:divBdr>
              <w:divsChild>
                <w:div w:id="615798463">
                  <w:marLeft w:val="0"/>
                  <w:marRight w:val="0"/>
                  <w:marTop w:val="0"/>
                  <w:marBottom w:val="0"/>
                  <w:divBdr>
                    <w:top w:val="none" w:sz="0" w:space="0" w:color="auto"/>
                    <w:left w:val="none" w:sz="0" w:space="0" w:color="auto"/>
                    <w:bottom w:val="none" w:sz="0" w:space="0" w:color="auto"/>
                    <w:right w:val="none" w:sz="0" w:space="0" w:color="auto"/>
                  </w:divBdr>
                  <w:divsChild>
                    <w:div w:id="1200975253">
                      <w:marLeft w:val="0"/>
                      <w:marRight w:val="0"/>
                      <w:marTop w:val="0"/>
                      <w:marBottom w:val="0"/>
                      <w:divBdr>
                        <w:top w:val="none" w:sz="0" w:space="0" w:color="auto"/>
                        <w:left w:val="none" w:sz="0" w:space="0" w:color="auto"/>
                        <w:bottom w:val="none" w:sz="0" w:space="0" w:color="auto"/>
                        <w:right w:val="none" w:sz="0" w:space="0" w:color="auto"/>
                      </w:divBdr>
                      <w:divsChild>
                        <w:div w:id="347877391">
                          <w:marLeft w:val="0"/>
                          <w:marRight w:val="0"/>
                          <w:marTop w:val="0"/>
                          <w:marBottom w:val="0"/>
                          <w:divBdr>
                            <w:top w:val="none" w:sz="0" w:space="0" w:color="auto"/>
                            <w:left w:val="none" w:sz="0" w:space="0" w:color="auto"/>
                            <w:bottom w:val="none" w:sz="0" w:space="0" w:color="auto"/>
                            <w:right w:val="none" w:sz="0" w:space="0" w:color="auto"/>
                          </w:divBdr>
                          <w:divsChild>
                            <w:div w:id="1052463844">
                              <w:marLeft w:val="0"/>
                              <w:marRight w:val="0"/>
                              <w:marTop w:val="0"/>
                              <w:marBottom w:val="0"/>
                              <w:divBdr>
                                <w:top w:val="none" w:sz="0" w:space="0" w:color="auto"/>
                                <w:left w:val="none" w:sz="0" w:space="0" w:color="auto"/>
                                <w:bottom w:val="none" w:sz="0" w:space="0" w:color="auto"/>
                                <w:right w:val="none" w:sz="0" w:space="0" w:color="auto"/>
                              </w:divBdr>
                              <w:divsChild>
                                <w:div w:id="1092554448">
                                  <w:marLeft w:val="0"/>
                                  <w:marRight w:val="0"/>
                                  <w:marTop w:val="0"/>
                                  <w:marBottom w:val="0"/>
                                  <w:divBdr>
                                    <w:top w:val="none" w:sz="0" w:space="0" w:color="auto"/>
                                    <w:left w:val="none" w:sz="0" w:space="0" w:color="auto"/>
                                    <w:bottom w:val="none" w:sz="0" w:space="0" w:color="auto"/>
                                    <w:right w:val="none" w:sz="0" w:space="0" w:color="auto"/>
                                  </w:divBdr>
                                  <w:divsChild>
                                    <w:div w:id="1760590658">
                                      <w:marLeft w:val="0"/>
                                      <w:marRight w:val="0"/>
                                      <w:marTop w:val="0"/>
                                      <w:marBottom w:val="0"/>
                                      <w:divBdr>
                                        <w:top w:val="none" w:sz="0" w:space="0" w:color="auto"/>
                                        <w:left w:val="none" w:sz="0" w:space="0" w:color="auto"/>
                                        <w:bottom w:val="none" w:sz="0" w:space="0" w:color="auto"/>
                                        <w:right w:val="none" w:sz="0" w:space="0" w:color="auto"/>
                                      </w:divBdr>
                                      <w:divsChild>
                                        <w:div w:id="1115174034">
                                          <w:marLeft w:val="0"/>
                                          <w:marRight w:val="0"/>
                                          <w:marTop w:val="0"/>
                                          <w:marBottom w:val="0"/>
                                          <w:divBdr>
                                            <w:top w:val="none" w:sz="0" w:space="0" w:color="auto"/>
                                            <w:left w:val="none" w:sz="0" w:space="0" w:color="auto"/>
                                            <w:bottom w:val="none" w:sz="0" w:space="0" w:color="auto"/>
                                            <w:right w:val="none" w:sz="0" w:space="0" w:color="auto"/>
                                          </w:divBdr>
                                          <w:divsChild>
                                            <w:div w:id="1001784986">
                                              <w:marLeft w:val="0"/>
                                              <w:marRight w:val="0"/>
                                              <w:marTop w:val="0"/>
                                              <w:marBottom w:val="0"/>
                                              <w:divBdr>
                                                <w:top w:val="none" w:sz="0" w:space="0" w:color="auto"/>
                                                <w:left w:val="none" w:sz="0" w:space="0" w:color="auto"/>
                                                <w:bottom w:val="none" w:sz="0" w:space="0" w:color="auto"/>
                                                <w:right w:val="none" w:sz="0" w:space="0" w:color="auto"/>
                                              </w:divBdr>
                                              <w:divsChild>
                                                <w:div w:id="1761873102">
                                                  <w:marLeft w:val="0"/>
                                                  <w:marRight w:val="0"/>
                                                  <w:marTop w:val="0"/>
                                                  <w:marBottom w:val="0"/>
                                                  <w:divBdr>
                                                    <w:top w:val="none" w:sz="0" w:space="0" w:color="auto"/>
                                                    <w:left w:val="none" w:sz="0" w:space="0" w:color="auto"/>
                                                    <w:bottom w:val="none" w:sz="0" w:space="0" w:color="auto"/>
                                                    <w:right w:val="none" w:sz="0" w:space="0" w:color="auto"/>
                                                  </w:divBdr>
                                                  <w:divsChild>
                                                    <w:div w:id="159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3459556">
      <w:bodyDiv w:val="1"/>
      <w:marLeft w:val="0"/>
      <w:marRight w:val="0"/>
      <w:marTop w:val="0"/>
      <w:marBottom w:val="0"/>
      <w:divBdr>
        <w:top w:val="none" w:sz="0" w:space="0" w:color="auto"/>
        <w:left w:val="none" w:sz="0" w:space="0" w:color="auto"/>
        <w:bottom w:val="none" w:sz="0" w:space="0" w:color="auto"/>
        <w:right w:val="none" w:sz="0" w:space="0" w:color="auto"/>
      </w:divBdr>
      <w:divsChild>
        <w:div w:id="971204498">
          <w:marLeft w:val="0"/>
          <w:marRight w:val="0"/>
          <w:marTop w:val="0"/>
          <w:marBottom w:val="0"/>
          <w:divBdr>
            <w:top w:val="none" w:sz="0" w:space="0" w:color="auto"/>
            <w:left w:val="none" w:sz="0" w:space="0" w:color="auto"/>
            <w:bottom w:val="none" w:sz="0" w:space="0" w:color="auto"/>
            <w:right w:val="none" w:sz="0" w:space="0" w:color="auto"/>
          </w:divBdr>
          <w:divsChild>
            <w:div w:id="1468667023">
              <w:marLeft w:val="0"/>
              <w:marRight w:val="0"/>
              <w:marTop w:val="0"/>
              <w:marBottom w:val="0"/>
              <w:divBdr>
                <w:top w:val="none" w:sz="0" w:space="0" w:color="auto"/>
                <w:left w:val="none" w:sz="0" w:space="0" w:color="auto"/>
                <w:bottom w:val="none" w:sz="0" w:space="0" w:color="auto"/>
                <w:right w:val="none" w:sz="0" w:space="0" w:color="auto"/>
              </w:divBdr>
              <w:divsChild>
                <w:div w:id="720981190">
                  <w:marLeft w:val="0"/>
                  <w:marRight w:val="0"/>
                  <w:marTop w:val="0"/>
                  <w:marBottom w:val="0"/>
                  <w:divBdr>
                    <w:top w:val="none" w:sz="0" w:space="0" w:color="auto"/>
                    <w:left w:val="none" w:sz="0" w:space="0" w:color="auto"/>
                    <w:bottom w:val="none" w:sz="0" w:space="0" w:color="auto"/>
                    <w:right w:val="none" w:sz="0" w:space="0" w:color="auto"/>
                  </w:divBdr>
                  <w:divsChild>
                    <w:div w:id="1553694633">
                      <w:marLeft w:val="0"/>
                      <w:marRight w:val="0"/>
                      <w:marTop w:val="0"/>
                      <w:marBottom w:val="0"/>
                      <w:divBdr>
                        <w:top w:val="none" w:sz="0" w:space="0" w:color="auto"/>
                        <w:left w:val="none" w:sz="0" w:space="0" w:color="auto"/>
                        <w:bottom w:val="none" w:sz="0" w:space="0" w:color="auto"/>
                        <w:right w:val="none" w:sz="0" w:space="0" w:color="auto"/>
                      </w:divBdr>
                      <w:divsChild>
                        <w:div w:id="965241098">
                          <w:marLeft w:val="0"/>
                          <w:marRight w:val="0"/>
                          <w:marTop w:val="0"/>
                          <w:marBottom w:val="0"/>
                          <w:divBdr>
                            <w:top w:val="none" w:sz="0" w:space="0" w:color="auto"/>
                            <w:left w:val="none" w:sz="0" w:space="0" w:color="auto"/>
                            <w:bottom w:val="none" w:sz="0" w:space="0" w:color="auto"/>
                            <w:right w:val="none" w:sz="0" w:space="0" w:color="auto"/>
                          </w:divBdr>
                          <w:divsChild>
                            <w:div w:id="748649265">
                              <w:marLeft w:val="0"/>
                              <w:marRight w:val="0"/>
                              <w:marTop w:val="0"/>
                              <w:marBottom w:val="0"/>
                              <w:divBdr>
                                <w:top w:val="none" w:sz="0" w:space="0" w:color="auto"/>
                                <w:left w:val="none" w:sz="0" w:space="0" w:color="auto"/>
                                <w:bottom w:val="none" w:sz="0" w:space="0" w:color="auto"/>
                                <w:right w:val="none" w:sz="0" w:space="0" w:color="auto"/>
                              </w:divBdr>
                              <w:divsChild>
                                <w:div w:id="1543325879">
                                  <w:marLeft w:val="0"/>
                                  <w:marRight w:val="0"/>
                                  <w:marTop w:val="0"/>
                                  <w:marBottom w:val="0"/>
                                  <w:divBdr>
                                    <w:top w:val="none" w:sz="0" w:space="0" w:color="auto"/>
                                    <w:left w:val="none" w:sz="0" w:space="0" w:color="auto"/>
                                    <w:bottom w:val="none" w:sz="0" w:space="0" w:color="auto"/>
                                    <w:right w:val="none" w:sz="0" w:space="0" w:color="auto"/>
                                  </w:divBdr>
                                  <w:divsChild>
                                    <w:div w:id="368914071">
                                      <w:marLeft w:val="0"/>
                                      <w:marRight w:val="0"/>
                                      <w:marTop w:val="0"/>
                                      <w:marBottom w:val="0"/>
                                      <w:divBdr>
                                        <w:top w:val="none" w:sz="0" w:space="0" w:color="auto"/>
                                        <w:left w:val="none" w:sz="0" w:space="0" w:color="auto"/>
                                        <w:bottom w:val="none" w:sz="0" w:space="0" w:color="auto"/>
                                        <w:right w:val="none" w:sz="0" w:space="0" w:color="auto"/>
                                      </w:divBdr>
                                      <w:divsChild>
                                        <w:div w:id="1407455057">
                                          <w:marLeft w:val="0"/>
                                          <w:marRight w:val="0"/>
                                          <w:marTop w:val="0"/>
                                          <w:marBottom w:val="0"/>
                                          <w:divBdr>
                                            <w:top w:val="none" w:sz="0" w:space="0" w:color="auto"/>
                                            <w:left w:val="none" w:sz="0" w:space="0" w:color="auto"/>
                                            <w:bottom w:val="none" w:sz="0" w:space="0" w:color="auto"/>
                                            <w:right w:val="none" w:sz="0" w:space="0" w:color="auto"/>
                                          </w:divBdr>
                                          <w:divsChild>
                                            <w:div w:id="571549901">
                                              <w:marLeft w:val="0"/>
                                              <w:marRight w:val="0"/>
                                              <w:marTop w:val="0"/>
                                              <w:marBottom w:val="0"/>
                                              <w:divBdr>
                                                <w:top w:val="none" w:sz="0" w:space="0" w:color="auto"/>
                                                <w:left w:val="none" w:sz="0" w:space="0" w:color="auto"/>
                                                <w:bottom w:val="none" w:sz="0" w:space="0" w:color="auto"/>
                                                <w:right w:val="none" w:sz="0" w:space="0" w:color="auto"/>
                                              </w:divBdr>
                                              <w:divsChild>
                                                <w:div w:id="1826319205">
                                                  <w:marLeft w:val="0"/>
                                                  <w:marRight w:val="0"/>
                                                  <w:marTop w:val="0"/>
                                                  <w:marBottom w:val="0"/>
                                                  <w:divBdr>
                                                    <w:top w:val="none" w:sz="0" w:space="0" w:color="auto"/>
                                                    <w:left w:val="none" w:sz="0" w:space="0" w:color="auto"/>
                                                    <w:bottom w:val="none" w:sz="0" w:space="0" w:color="auto"/>
                                                    <w:right w:val="none" w:sz="0" w:space="0" w:color="auto"/>
                                                  </w:divBdr>
                                                  <w:divsChild>
                                                    <w:div w:id="953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9139246">
      <w:bodyDiv w:val="1"/>
      <w:marLeft w:val="0"/>
      <w:marRight w:val="0"/>
      <w:marTop w:val="0"/>
      <w:marBottom w:val="0"/>
      <w:divBdr>
        <w:top w:val="none" w:sz="0" w:space="0" w:color="auto"/>
        <w:left w:val="none" w:sz="0" w:space="0" w:color="auto"/>
        <w:bottom w:val="none" w:sz="0" w:space="0" w:color="auto"/>
        <w:right w:val="none" w:sz="0" w:space="0" w:color="auto"/>
      </w:divBdr>
    </w:div>
    <w:div w:id="2067333385">
      <w:bodyDiv w:val="1"/>
      <w:marLeft w:val="0"/>
      <w:marRight w:val="0"/>
      <w:marTop w:val="0"/>
      <w:marBottom w:val="0"/>
      <w:divBdr>
        <w:top w:val="none" w:sz="0" w:space="0" w:color="auto"/>
        <w:left w:val="none" w:sz="0" w:space="0" w:color="auto"/>
        <w:bottom w:val="none" w:sz="0" w:space="0" w:color="auto"/>
        <w:right w:val="none" w:sz="0" w:space="0" w:color="auto"/>
      </w:divBdr>
    </w:div>
    <w:div w:id="2085567407">
      <w:bodyDiv w:val="1"/>
      <w:marLeft w:val="0"/>
      <w:marRight w:val="0"/>
      <w:marTop w:val="0"/>
      <w:marBottom w:val="0"/>
      <w:divBdr>
        <w:top w:val="none" w:sz="0" w:space="0" w:color="auto"/>
        <w:left w:val="none" w:sz="0" w:space="0" w:color="auto"/>
        <w:bottom w:val="none" w:sz="0" w:space="0" w:color="auto"/>
        <w:right w:val="none" w:sz="0" w:space="0" w:color="auto"/>
      </w:divBdr>
    </w:div>
    <w:div w:id="2096784828">
      <w:bodyDiv w:val="1"/>
      <w:marLeft w:val="0"/>
      <w:marRight w:val="0"/>
      <w:marTop w:val="0"/>
      <w:marBottom w:val="0"/>
      <w:divBdr>
        <w:top w:val="none" w:sz="0" w:space="0" w:color="auto"/>
        <w:left w:val="none" w:sz="0" w:space="0" w:color="auto"/>
        <w:bottom w:val="none" w:sz="0" w:space="0" w:color="auto"/>
        <w:right w:val="none" w:sz="0" w:space="0" w:color="auto"/>
      </w:divBdr>
      <w:divsChild>
        <w:div w:id="607322612">
          <w:marLeft w:val="0"/>
          <w:marRight w:val="0"/>
          <w:marTop w:val="0"/>
          <w:marBottom w:val="0"/>
          <w:divBdr>
            <w:top w:val="none" w:sz="0" w:space="0" w:color="auto"/>
            <w:left w:val="none" w:sz="0" w:space="0" w:color="auto"/>
            <w:bottom w:val="none" w:sz="0" w:space="0" w:color="auto"/>
            <w:right w:val="none" w:sz="0" w:space="0" w:color="auto"/>
          </w:divBdr>
          <w:divsChild>
            <w:div w:id="1410693146">
              <w:marLeft w:val="0"/>
              <w:marRight w:val="0"/>
              <w:marTop w:val="0"/>
              <w:marBottom w:val="0"/>
              <w:divBdr>
                <w:top w:val="none" w:sz="0" w:space="0" w:color="auto"/>
                <w:left w:val="none" w:sz="0" w:space="0" w:color="auto"/>
                <w:bottom w:val="none" w:sz="0" w:space="0" w:color="auto"/>
                <w:right w:val="none" w:sz="0" w:space="0" w:color="auto"/>
              </w:divBdr>
              <w:divsChild>
                <w:div w:id="1105421027">
                  <w:marLeft w:val="0"/>
                  <w:marRight w:val="0"/>
                  <w:marTop w:val="0"/>
                  <w:marBottom w:val="0"/>
                  <w:divBdr>
                    <w:top w:val="none" w:sz="0" w:space="0" w:color="auto"/>
                    <w:left w:val="none" w:sz="0" w:space="0" w:color="auto"/>
                    <w:bottom w:val="none" w:sz="0" w:space="0" w:color="auto"/>
                    <w:right w:val="none" w:sz="0" w:space="0" w:color="auto"/>
                  </w:divBdr>
                  <w:divsChild>
                    <w:div w:id="2070303588">
                      <w:marLeft w:val="0"/>
                      <w:marRight w:val="0"/>
                      <w:marTop w:val="0"/>
                      <w:marBottom w:val="0"/>
                      <w:divBdr>
                        <w:top w:val="none" w:sz="0" w:space="0" w:color="auto"/>
                        <w:left w:val="none" w:sz="0" w:space="0" w:color="auto"/>
                        <w:bottom w:val="none" w:sz="0" w:space="0" w:color="auto"/>
                        <w:right w:val="none" w:sz="0" w:space="0" w:color="auto"/>
                      </w:divBdr>
                      <w:divsChild>
                        <w:div w:id="891623505">
                          <w:marLeft w:val="0"/>
                          <w:marRight w:val="0"/>
                          <w:marTop w:val="0"/>
                          <w:marBottom w:val="0"/>
                          <w:divBdr>
                            <w:top w:val="none" w:sz="0" w:space="0" w:color="auto"/>
                            <w:left w:val="none" w:sz="0" w:space="0" w:color="auto"/>
                            <w:bottom w:val="none" w:sz="0" w:space="0" w:color="auto"/>
                            <w:right w:val="none" w:sz="0" w:space="0" w:color="auto"/>
                          </w:divBdr>
                          <w:divsChild>
                            <w:div w:id="1463042351">
                              <w:marLeft w:val="0"/>
                              <w:marRight w:val="0"/>
                              <w:marTop w:val="0"/>
                              <w:marBottom w:val="0"/>
                              <w:divBdr>
                                <w:top w:val="none" w:sz="0" w:space="0" w:color="auto"/>
                                <w:left w:val="none" w:sz="0" w:space="0" w:color="auto"/>
                                <w:bottom w:val="none" w:sz="0" w:space="0" w:color="auto"/>
                                <w:right w:val="none" w:sz="0" w:space="0" w:color="auto"/>
                              </w:divBdr>
                              <w:divsChild>
                                <w:div w:id="752554511">
                                  <w:marLeft w:val="0"/>
                                  <w:marRight w:val="0"/>
                                  <w:marTop w:val="0"/>
                                  <w:marBottom w:val="0"/>
                                  <w:divBdr>
                                    <w:top w:val="none" w:sz="0" w:space="0" w:color="auto"/>
                                    <w:left w:val="none" w:sz="0" w:space="0" w:color="auto"/>
                                    <w:bottom w:val="none" w:sz="0" w:space="0" w:color="auto"/>
                                    <w:right w:val="none" w:sz="0" w:space="0" w:color="auto"/>
                                  </w:divBdr>
                                  <w:divsChild>
                                    <w:div w:id="674460041">
                                      <w:marLeft w:val="0"/>
                                      <w:marRight w:val="0"/>
                                      <w:marTop w:val="0"/>
                                      <w:marBottom w:val="0"/>
                                      <w:divBdr>
                                        <w:top w:val="none" w:sz="0" w:space="0" w:color="auto"/>
                                        <w:left w:val="none" w:sz="0" w:space="0" w:color="auto"/>
                                        <w:bottom w:val="none" w:sz="0" w:space="0" w:color="auto"/>
                                        <w:right w:val="none" w:sz="0" w:space="0" w:color="auto"/>
                                      </w:divBdr>
                                      <w:divsChild>
                                        <w:div w:id="1032146186">
                                          <w:marLeft w:val="0"/>
                                          <w:marRight w:val="0"/>
                                          <w:marTop w:val="0"/>
                                          <w:marBottom w:val="0"/>
                                          <w:divBdr>
                                            <w:top w:val="none" w:sz="0" w:space="0" w:color="auto"/>
                                            <w:left w:val="none" w:sz="0" w:space="0" w:color="auto"/>
                                            <w:bottom w:val="none" w:sz="0" w:space="0" w:color="auto"/>
                                            <w:right w:val="none" w:sz="0" w:space="0" w:color="auto"/>
                                          </w:divBdr>
                                          <w:divsChild>
                                            <w:div w:id="887842635">
                                              <w:marLeft w:val="0"/>
                                              <w:marRight w:val="0"/>
                                              <w:marTop w:val="0"/>
                                              <w:marBottom w:val="0"/>
                                              <w:divBdr>
                                                <w:top w:val="none" w:sz="0" w:space="0" w:color="auto"/>
                                                <w:left w:val="none" w:sz="0" w:space="0" w:color="auto"/>
                                                <w:bottom w:val="none" w:sz="0" w:space="0" w:color="auto"/>
                                                <w:right w:val="none" w:sz="0" w:space="0" w:color="auto"/>
                                              </w:divBdr>
                                              <w:divsChild>
                                                <w:div w:id="1348632409">
                                                  <w:marLeft w:val="0"/>
                                                  <w:marRight w:val="0"/>
                                                  <w:marTop w:val="0"/>
                                                  <w:marBottom w:val="0"/>
                                                  <w:divBdr>
                                                    <w:top w:val="none" w:sz="0" w:space="0" w:color="auto"/>
                                                    <w:left w:val="none" w:sz="0" w:space="0" w:color="auto"/>
                                                    <w:bottom w:val="none" w:sz="0" w:space="0" w:color="auto"/>
                                                    <w:right w:val="none" w:sz="0" w:space="0" w:color="auto"/>
                                                  </w:divBdr>
                                                  <w:divsChild>
                                                    <w:div w:id="12328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1586348">
      <w:bodyDiv w:val="1"/>
      <w:marLeft w:val="0"/>
      <w:marRight w:val="0"/>
      <w:marTop w:val="0"/>
      <w:marBottom w:val="0"/>
      <w:divBdr>
        <w:top w:val="none" w:sz="0" w:space="0" w:color="auto"/>
        <w:left w:val="none" w:sz="0" w:space="0" w:color="auto"/>
        <w:bottom w:val="none" w:sz="0" w:space="0" w:color="auto"/>
        <w:right w:val="none" w:sz="0" w:space="0" w:color="auto"/>
      </w:divBdr>
      <w:divsChild>
        <w:div w:id="1457409660">
          <w:marLeft w:val="0"/>
          <w:marRight w:val="0"/>
          <w:marTop w:val="0"/>
          <w:marBottom w:val="0"/>
          <w:divBdr>
            <w:top w:val="none" w:sz="0" w:space="0" w:color="auto"/>
            <w:left w:val="none" w:sz="0" w:space="0" w:color="auto"/>
            <w:bottom w:val="none" w:sz="0" w:space="0" w:color="auto"/>
            <w:right w:val="none" w:sz="0" w:space="0" w:color="auto"/>
          </w:divBdr>
          <w:divsChild>
            <w:div w:id="897597623">
              <w:marLeft w:val="0"/>
              <w:marRight w:val="0"/>
              <w:marTop w:val="0"/>
              <w:marBottom w:val="0"/>
              <w:divBdr>
                <w:top w:val="none" w:sz="0" w:space="0" w:color="auto"/>
                <w:left w:val="none" w:sz="0" w:space="0" w:color="auto"/>
                <w:bottom w:val="none" w:sz="0" w:space="0" w:color="auto"/>
                <w:right w:val="none" w:sz="0" w:space="0" w:color="auto"/>
              </w:divBdr>
              <w:divsChild>
                <w:div w:id="660237868">
                  <w:marLeft w:val="0"/>
                  <w:marRight w:val="0"/>
                  <w:marTop w:val="0"/>
                  <w:marBottom w:val="0"/>
                  <w:divBdr>
                    <w:top w:val="none" w:sz="0" w:space="0" w:color="auto"/>
                    <w:left w:val="none" w:sz="0" w:space="0" w:color="auto"/>
                    <w:bottom w:val="none" w:sz="0" w:space="0" w:color="auto"/>
                    <w:right w:val="none" w:sz="0" w:space="0" w:color="auto"/>
                  </w:divBdr>
                  <w:divsChild>
                    <w:div w:id="1365060535">
                      <w:marLeft w:val="0"/>
                      <w:marRight w:val="0"/>
                      <w:marTop w:val="0"/>
                      <w:marBottom w:val="0"/>
                      <w:divBdr>
                        <w:top w:val="none" w:sz="0" w:space="0" w:color="auto"/>
                        <w:left w:val="none" w:sz="0" w:space="0" w:color="auto"/>
                        <w:bottom w:val="none" w:sz="0" w:space="0" w:color="auto"/>
                        <w:right w:val="none" w:sz="0" w:space="0" w:color="auto"/>
                      </w:divBdr>
                      <w:divsChild>
                        <w:div w:id="313418704">
                          <w:marLeft w:val="0"/>
                          <w:marRight w:val="0"/>
                          <w:marTop w:val="0"/>
                          <w:marBottom w:val="0"/>
                          <w:divBdr>
                            <w:top w:val="none" w:sz="0" w:space="0" w:color="auto"/>
                            <w:left w:val="none" w:sz="0" w:space="0" w:color="auto"/>
                            <w:bottom w:val="none" w:sz="0" w:space="0" w:color="auto"/>
                            <w:right w:val="none" w:sz="0" w:space="0" w:color="auto"/>
                          </w:divBdr>
                          <w:divsChild>
                            <w:div w:id="1899854400">
                              <w:marLeft w:val="0"/>
                              <w:marRight w:val="0"/>
                              <w:marTop w:val="0"/>
                              <w:marBottom w:val="0"/>
                              <w:divBdr>
                                <w:top w:val="none" w:sz="0" w:space="0" w:color="auto"/>
                                <w:left w:val="none" w:sz="0" w:space="0" w:color="auto"/>
                                <w:bottom w:val="none" w:sz="0" w:space="0" w:color="auto"/>
                                <w:right w:val="none" w:sz="0" w:space="0" w:color="auto"/>
                              </w:divBdr>
                              <w:divsChild>
                                <w:div w:id="1055545850">
                                  <w:marLeft w:val="0"/>
                                  <w:marRight w:val="0"/>
                                  <w:marTop w:val="0"/>
                                  <w:marBottom w:val="0"/>
                                  <w:divBdr>
                                    <w:top w:val="none" w:sz="0" w:space="0" w:color="auto"/>
                                    <w:left w:val="none" w:sz="0" w:space="0" w:color="auto"/>
                                    <w:bottom w:val="none" w:sz="0" w:space="0" w:color="auto"/>
                                    <w:right w:val="none" w:sz="0" w:space="0" w:color="auto"/>
                                  </w:divBdr>
                                  <w:divsChild>
                                    <w:div w:id="1049958383">
                                      <w:marLeft w:val="0"/>
                                      <w:marRight w:val="0"/>
                                      <w:marTop w:val="0"/>
                                      <w:marBottom w:val="0"/>
                                      <w:divBdr>
                                        <w:top w:val="none" w:sz="0" w:space="0" w:color="auto"/>
                                        <w:left w:val="none" w:sz="0" w:space="0" w:color="auto"/>
                                        <w:bottom w:val="none" w:sz="0" w:space="0" w:color="auto"/>
                                        <w:right w:val="none" w:sz="0" w:space="0" w:color="auto"/>
                                      </w:divBdr>
                                      <w:divsChild>
                                        <w:div w:id="601114100">
                                          <w:marLeft w:val="0"/>
                                          <w:marRight w:val="0"/>
                                          <w:marTop w:val="0"/>
                                          <w:marBottom w:val="0"/>
                                          <w:divBdr>
                                            <w:top w:val="none" w:sz="0" w:space="0" w:color="auto"/>
                                            <w:left w:val="none" w:sz="0" w:space="0" w:color="auto"/>
                                            <w:bottom w:val="none" w:sz="0" w:space="0" w:color="auto"/>
                                            <w:right w:val="none" w:sz="0" w:space="0" w:color="auto"/>
                                          </w:divBdr>
                                          <w:divsChild>
                                            <w:div w:id="373385504">
                                              <w:marLeft w:val="0"/>
                                              <w:marRight w:val="0"/>
                                              <w:marTop w:val="0"/>
                                              <w:marBottom w:val="0"/>
                                              <w:divBdr>
                                                <w:top w:val="none" w:sz="0" w:space="0" w:color="auto"/>
                                                <w:left w:val="none" w:sz="0" w:space="0" w:color="auto"/>
                                                <w:bottom w:val="none" w:sz="0" w:space="0" w:color="auto"/>
                                                <w:right w:val="none" w:sz="0" w:space="0" w:color="auto"/>
                                              </w:divBdr>
                                              <w:divsChild>
                                                <w:div w:id="639193771">
                                                  <w:marLeft w:val="0"/>
                                                  <w:marRight w:val="0"/>
                                                  <w:marTop w:val="0"/>
                                                  <w:marBottom w:val="0"/>
                                                  <w:divBdr>
                                                    <w:top w:val="none" w:sz="0" w:space="0" w:color="auto"/>
                                                    <w:left w:val="none" w:sz="0" w:space="0" w:color="auto"/>
                                                    <w:bottom w:val="none" w:sz="0" w:space="0" w:color="auto"/>
                                                    <w:right w:val="none" w:sz="0" w:space="0" w:color="auto"/>
                                                  </w:divBdr>
                                                  <w:divsChild>
                                                    <w:div w:id="1273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5149650">
      <w:bodyDiv w:val="1"/>
      <w:marLeft w:val="0"/>
      <w:marRight w:val="0"/>
      <w:marTop w:val="0"/>
      <w:marBottom w:val="0"/>
      <w:divBdr>
        <w:top w:val="none" w:sz="0" w:space="0" w:color="auto"/>
        <w:left w:val="none" w:sz="0" w:space="0" w:color="auto"/>
        <w:bottom w:val="none" w:sz="0" w:space="0" w:color="auto"/>
        <w:right w:val="none" w:sz="0" w:space="0" w:color="auto"/>
      </w:divBdr>
    </w:div>
    <w:div w:id="2140146261">
      <w:bodyDiv w:val="1"/>
      <w:marLeft w:val="0"/>
      <w:marRight w:val="0"/>
      <w:marTop w:val="0"/>
      <w:marBottom w:val="0"/>
      <w:divBdr>
        <w:top w:val="none" w:sz="0" w:space="0" w:color="auto"/>
        <w:left w:val="none" w:sz="0" w:space="0" w:color="auto"/>
        <w:bottom w:val="none" w:sz="0" w:space="0" w:color="auto"/>
        <w:right w:val="none" w:sz="0" w:space="0" w:color="auto"/>
      </w:divBdr>
      <w:divsChild>
        <w:div w:id="126049697">
          <w:marLeft w:val="0"/>
          <w:marRight w:val="0"/>
          <w:marTop w:val="0"/>
          <w:marBottom w:val="0"/>
          <w:divBdr>
            <w:top w:val="none" w:sz="0" w:space="0" w:color="auto"/>
            <w:left w:val="none" w:sz="0" w:space="0" w:color="auto"/>
            <w:bottom w:val="none" w:sz="0" w:space="0" w:color="auto"/>
            <w:right w:val="none" w:sz="0" w:space="0" w:color="auto"/>
          </w:divBdr>
          <w:divsChild>
            <w:div w:id="983783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14711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aww.vhadataportal.med.va.gov/" TargetMode="External"/><Relationship Id="rId21" Type="http://schemas.openxmlformats.org/officeDocument/2006/relationships/footer" Target="footer5.xml"/><Relationship Id="rId42" Type="http://schemas.openxmlformats.org/officeDocument/2006/relationships/footer" Target="footer7.xml"/><Relationship Id="rId47" Type="http://schemas.openxmlformats.org/officeDocument/2006/relationships/hyperlink" Target="http://www.va.gov/vdl/application.asp?appid=133" TargetMode="External"/><Relationship Id="rId63" Type="http://schemas.openxmlformats.org/officeDocument/2006/relationships/hyperlink" Target="http://www.va.gov/vdl/application.asp?appid=133" TargetMode="External"/><Relationship Id="rId68" Type="http://schemas.openxmlformats.org/officeDocument/2006/relationships/hyperlink" Target="http://www.va.gov/vdl/application.asp?appid=133" TargetMode="External"/><Relationship Id="rId84" Type="http://schemas.openxmlformats.org/officeDocument/2006/relationships/hyperlink" Target="http://www.va.gov/vdl/application.asp?appid=133" TargetMode="External"/><Relationship Id="rId89" Type="http://schemas.openxmlformats.org/officeDocument/2006/relationships/image" Target="media/image18.png"/><Relationship Id="rId7" Type="http://schemas.openxmlformats.org/officeDocument/2006/relationships/settings" Target="settings.xml"/><Relationship Id="rId71" Type="http://schemas.openxmlformats.org/officeDocument/2006/relationships/hyperlink" Target="http://www.va.gov/vdl/application.asp?appid=133" TargetMode="External"/><Relationship Id="rId92"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www.va.gov/oig/54/reports/VAOIG-08-03299-217.pdf" TargetMode="External"/><Relationship Id="rId11" Type="http://schemas.openxmlformats.org/officeDocument/2006/relationships/image" Target="media/image1.png"/><Relationship Id="rId24" Type="http://schemas.openxmlformats.org/officeDocument/2006/relationships/hyperlink" Target="http://en.wikipedia.org/wiki/Massachusetts_General_Hospital" TargetMode="External"/><Relationship Id="rId32" Type="http://schemas.openxmlformats.org/officeDocument/2006/relationships/hyperlink" Target="http://www.va.gov/vdl/application.asp?appid=133" TargetMode="External"/><Relationship Id="rId37" Type="http://schemas.openxmlformats.org/officeDocument/2006/relationships/hyperlink" Target="https://www.benefits.va.gov/benefits/" TargetMode="External"/><Relationship Id="rId40" Type="http://schemas.openxmlformats.org/officeDocument/2006/relationships/image" Target="media/image2.jpeg"/><Relationship Id="rId45" Type="http://schemas.openxmlformats.org/officeDocument/2006/relationships/hyperlink" Target="https://www.va.gov/vdl/application.asp?appid=133" TargetMode="External"/><Relationship Id="rId53" Type="http://schemas.openxmlformats.org/officeDocument/2006/relationships/hyperlink" Target="http://www.va.gov/vdl/application.asp?appid=133" TargetMode="External"/><Relationship Id="rId58" Type="http://schemas.openxmlformats.org/officeDocument/2006/relationships/image" Target="media/image6.png"/><Relationship Id="rId66" Type="http://schemas.openxmlformats.org/officeDocument/2006/relationships/image" Target="media/image12.png"/><Relationship Id="rId74" Type="http://schemas.openxmlformats.org/officeDocument/2006/relationships/hyperlink" Target="http://www.hardhats.org/index.html" TargetMode="External"/><Relationship Id="rId79" Type="http://schemas.openxmlformats.org/officeDocument/2006/relationships/hyperlink" Target="https://www.va.gov/vdl/application.asp?appid=5" TargetMode="External"/><Relationship Id="rId87" Type="http://schemas.openxmlformats.org/officeDocument/2006/relationships/image" Target="media/image16.png"/><Relationship Id="rId102"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9.png"/><Relationship Id="rId82" Type="http://schemas.openxmlformats.org/officeDocument/2006/relationships/hyperlink" Target="http://www.va.gov/vdl/application.asp?appid=31" TargetMode="External"/><Relationship Id="rId90" Type="http://schemas.openxmlformats.org/officeDocument/2006/relationships/image" Target="media/image19.png"/><Relationship Id="rId95" Type="http://schemas.openxmlformats.org/officeDocument/2006/relationships/header" Target="header10.xml"/><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yperlink" Target="http://www.hardhats.org/index.html" TargetMode="External"/><Relationship Id="rId30" Type="http://schemas.openxmlformats.org/officeDocument/2006/relationships/hyperlink" Target="http://www.va.gov/TRM/ToolPage.asp?tid=39" TargetMode="External"/><Relationship Id="rId35" Type="http://schemas.openxmlformats.org/officeDocument/2006/relationships/hyperlink" Target="http://www.va.gov/vdl/application.asp?appid=163" TargetMode="External"/><Relationship Id="rId43" Type="http://schemas.openxmlformats.org/officeDocument/2006/relationships/footer" Target="footer8.xml"/><Relationship Id="rId48" Type="http://schemas.openxmlformats.org/officeDocument/2006/relationships/image" Target="media/image3.png"/><Relationship Id="rId56" Type="http://schemas.openxmlformats.org/officeDocument/2006/relationships/image" Target="media/image4.png"/><Relationship Id="rId64" Type="http://schemas.openxmlformats.org/officeDocument/2006/relationships/image" Target="media/image11.png"/><Relationship Id="rId69" Type="http://schemas.openxmlformats.org/officeDocument/2006/relationships/hyperlink" Target="http://www.va.gov/vdl/application.asp?appid=133" TargetMode="External"/><Relationship Id="rId77" Type="http://schemas.openxmlformats.org/officeDocument/2006/relationships/hyperlink" Target="https://www.va.gov/vdl/application.asp?appid=5" TargetMode="External"/><Relationship Id="rId100" Type="http://schemas.openxmlformats.org/officeDocument/2006/relationships/footer" Target="footer11.xml"/><Relationship Id="rId8" Type="http://schemas.openxmlformats.org/officeDocument/2006/relationships/webSettings" Target="webSettings.xml"/><Relationship Id="rId51" Type="http://schemas.openxmlformats.org/officeDocument/2006/relationships/hyperlink" Target="ftp://ftp.fo-hines.med.va.gov" TargetMode="External"/><Relationship Id="rId72" Type="http://schemas.openxmlformats.org/officeDocument/2006/relationships/image" Target="media/image14.emf"/><Relationship Id="rId80" Type="http://schemas.openxmlformats.org/officeDocument/2006/relationships/hyperlink" Target="https://www.va.gov/vdl/application.asp?appid=5" TargetMode="External"/><Relationship Id="rId85" Type="http://schemas.openxmlformats.org/officeDocument/2006/relationships/hyperlink" Target="http://www.va.gov/vdl/application.asp?appid=133" TargetMode="External"/><Relationship Id="rId93" Type="http://schemas.openxmlformats.org/officeDocument/2006/relationships/image" Target="media/image22.png"/><Relationship Id="rId98" Type="http://schemas.openxmlformats.org/officeDocument/2006/relationships/header" Target="header1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vbaw.vba.va.gov/bl/21/Systems/capamie.htm" TargetMode="External"/><Relationship Id="rId33" Type="http://schemas.openxmlformats.org/officeDocument/2006/relationships/hyperlink" Target="http://www.va.gov/vdl/application.asp?appid=31" TargetMode="External"/><Relationship Id="rId38" Type="http://schemas.openxmlformats.org/officeDocument/2006/relationships/header" Target="header7.xml"/><Relationship Id="rId46" Type="http://schemas.openxmlformats.org/officeDocument/2006/relationships/hyperlink" Target="http://www.va.gov/vdl/application.asp?appid=31" TargetMode="External"/><Relationship Id="rId59" Type="http://schemas.openxmlformats.org/officeDocument/2006/relationships/image" Target="media/image7.png"/><Relationship Id="rId67" Type="http://schemas.openxmlformats.org/officeDocument/2006/relationships/image" Target="media/image13.png"/><Relationship Id="rId103"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header" Target="header9.xml"/><Relationship Id="rId54" Type="http://schemas.openxmlformats.org/officeDocument/2006/relationships/hyperlink" Target="http://www.va.gov/vdl/application.asp?appid=133" TargetMode="External"/><Relationship Id="rId62" Type="http://schemas.openxmlformats.org/officeDocument/2006/relationships/image" Target="media/image10.png"/><Relationship Id="rId70" Type="http://schemas.openxmlformats.org/officeDocument/2006/relationships/hyperlink" Target="http://www.va.gov/TRM/ToolPage.asp?tid=39" TargetMode="External"/><Relationship Id="rId75" Type="http://schemas.openxmlformats.org/officeDocument/2006/relationships/hyperlink" Target="http://www.va.gov/vdl/application.asp?appid=5" TargetMode="External"/><Relationship Id="rId83" Type="http://schemas.openxmlformats.org/officeDocument/2006/relationships/hyperlink" Target="http://www.va.gov/vdl/application.asp?appid=133" TargetMode="External"/><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yperlink" Target="http://www.va.gov/oig/52/reports/2007/VAOIG-05-01143-71.pdf" TargetMode="External"/><Relationship Id="rId36" Type="http://schemas.openxmlformats.org/officeDocument/2006/relationships/hyperlink" Target="http://vbaw.vba.va.gov/bl/21/DEMO/capri.htm" TargetMode="External"/><Relationship Id="rId49" Type="http://schemas.openxmlformats.org/officeDocument/2006/relationships/hyperlink" Target="ftp://download.vista.med.va.gov/" TargetMode="External"/><Relationship Id="rId57" Type="http://schemas.openxmlformats.org/officeDocument/2006/relationships/image" Target="media/image5.png"/><Relationship Id="rId10" Type="http://schemas.openxmlformats.org/officeDocument/2006/relationships/endnotes" Target="endnotes.xml"/><Relationship Id="rId31" Type="http://schemas.openxmlformats.org/officeDocument/2006/relationships/hyperlink" Target="http://www.va.gov/vdl/" TargetMode="External"/><Relationship Id="rId44" Type="http://schemas.openxmlformats.org/officeDocument/2006/relationships/hyperlink" Target="mailto:hia.vso@va.gov" TargetMode="External"/><Relationship Id="rId52" Type="http://schemas.openxmlformats.org/officeDocument/2006/relationships/hyperlink" Target="ftp://ftp.fo-slc.med.va.gov" TargetMode="External"/><Relationship Id="rId60" Type="http://schemas.openxmlformats.org/officeDocument/2006/relationships/image" Target="media/image8.png"/><Relationship Id="rId65" Type="http://schemas.openxmlformats.org/officeDocument/2006/relationships/hyperlink" Target="http://www.va.gov/vdl/application.asp?appid=133" TargetMode="External"/><Relationship Id="rId73" Type="http://schemas.openxmlformats.org/officeDocument/2006/relationships/hyperlink" Target="http://www.va.gov/vdl/application.asp?appid=5" TargetMode="External"/><Relationship Id="rId78" Type="http://schemas.openxmlformats.org/officeDocument/2006/relationships/hyperlink" Target="https://www.va.gov/vdl/application.asp?appid=5" TargetMode="External"/><Relationship Id="rId81" Type="http://schemas.openxmlformats.org/officeDocument/2006/relationships/hyperlink" Target="http://www.va.gov/vdl/application.asp?appid=31" TargetMode="External"/><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footer" Target="footer10.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eader" Target="header8.xml"/><Relationship Id="rId34" Type="http://schemas.openxmlformats.org/officeDocument/2006/relationships/hyperlink" Target="http://www.va.gov/vdl/application.asp?appid=5" TargetMode="External"/><Relationship Id="rId50" Type="http://schemas.openxmlformats.org/officeDocument/2006/relationships/hyperlink" Target="ftp://ftp.fo-albany.med.va.gov" TargetMode="External"/><Relationship Id="rId55" Type="http://schemas.openxmlformats.org/officeDocument/2006/relationships/hyperlink" Target="http://www.va.gov/vdl/application.asp?appid=133" TargetMode="External"/><Relationship Id="rId76" Type="http://schemas.openxmlformats.org/officeDocument/2006/relationships/hyperlink" Target="https://www.va.gov/vdl/application.asp?appid=5" TargetMode="External"/><Relationship Id="rId97"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7A7692D877D3B4BAA2AEE0E9188B8A2" ma:contentTypeVersion="12" ma:contentTypeDescription="Create a new document." ma:contentTypeScope="" ma:versionID="a53d5fd3b3db4f2a3e87126a6b720073">
  <xsd:schema xmlns:xsd="http://www.w3.org/2001/XMLSchema" xmlns:xs="http://www.w3.org/2001/XMLSchema" xmlns:p="http://schemas.microsoft.com/office/2006/metadata/properties" xmlns:ns2="1b156359-53d6-41d5-8267-3af2817001ea" xmlns:ns3="dba5b78d-15d2-43ab-9250-f867e69c79ec" targetNamespace="http://schemas.microsoft.com/office/2006/metadata/properties" ma:root="true" ma:fieldsID="37b5522e01d45652f623d56a35096c00" ns2:_="" ns3:_="">
    <xsd:import namespace="1b156359-53d6-41d5-8267-3af2817001ea"/>
    <xsd:import namespace="dba5b78d-15d2-43ab-9250-f867e69c79ec"/>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AutoTags" minOccurs="0"/>
                <xsd:element ref="ns2:MediaServiceOCR"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156359-53d6-41d5-8267-3af2817001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a5b78d-15d2-43ab-9250-f867e69c79e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EBD19-D3FA-4702-B0B9-08E0B1670B2C}">
  <ds:schemaRefs>
    <ds:schemaRef ds:uri="http://purl.org/dc/elements/1.1/"/>
    <ds:schemaRef ds:uri="dba5b78d-15d2-43ab-9250-f867e69c79ec"/>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schemas.microsoft.com/office/2006/metadata/properties"/>
    <ds:schemaRef ds:uri="1b156359-53d6-41d5-8267-3af2817001ea"/>
    <ds:schemaRef ds:uri="http://www.w3.org/XML/1998/namespace"/>
    <ds:schemaRef ds:uri="http://purl.org/dc/dcmitype/"/>
  </ds:schemaRefs>
</ds:datastoreItem>
</file>

<file path=customXml/itemProps2.xml><?xml version="1.0" encoding="utf-8"?>
<ds:datastoreItem xmlns:ds="http://schemas.openxmlformats.org/officeDocument/2006/customXml" ds:itemID="{EBC2362E-CB52-4602-A87A-CB846618FC1B}">
  <ds:schemaRefs>
    <ds:schemaRef ds:uri="http://schemas.microsoft.com/sharepoint/v3/contenttype/forms"/>
  </ds:schemaRefs>
</ds:datastoreItem>
</file>

<file path=customXml/itemProps3.xml><?xml version="1.0" encoding="utf-8"?>
<ds:datastoreItem xmlns:ds="http://schemas.openxmlformats.org/officeDocument/2006/customXml" ds:itemID="{55FF0A47-25BD-4C30-B223-8E4CB5AFF2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156359-53d6-41d5-8267-3af2817001ea"/>
    <ds:schemaRef ds:uri="dba5b78d-15d2-43ab-9250-f867e69c79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63B8F5-09BB-481D-8A16-11E49D486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78</Pages>
  <Words>14874</Words>
  <Characters>95333</Characters>
  <Application>Microsoft Office Word</Application>
  <DocSecurity>0</DocSecurity>
  <Lines>794</Lines>
  <Paragraphs>219</Paragraphs>
  <ScaleCrop>false</ScaleCrop>
  <Company>Veteran Affairs</Company>
  <LinksUpToDate>false</LinksUpToDate>
  <CharactersWithSpaces>109988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Compensation and Pension Record Interchange (CAPRI) GUI Release Notes</dc:title>
  <dc:subject>Patch DVBA*2.7*149</dc:subject>
  <dc:creator>Chris Males</dc:creator>
  <cp:lastModifiedBy>Bernier, Canelia A. (Oxley)</cp:lastModifiedBy>
  <cp:revision>49</cp:revision>
  <cp:lastPrinted>2015-10-01T16:16:00Z</cp:lastPrinted>
  <dcterms:created xsi:type="dcterms:W3CDTF">2019-02-19T16:11:00Z</dcterms:created>
  <dcterms:modified xsi:type="dcterms:W3CDTF">2019-04-02T19:29:00Z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
    <vt:lpwstr>Document</vt:lpwstr>
  </property>
  <property fmtid="{D5CDD505-2E9C-101B-9397-08002B2CF9AE}" pid="4" name="ContentTypeId">
    <vt:lpwstr>0x01010067A7692D877D3B4BAA2AEE0E9188B8A2</vt:lpwstr>
  </property>
  <property fmtid="{D5CDD505-2E9C-101B-9397-08002B2CF9AE}" pid="5" name="_dlc_DocIdItemGuid">
    <vt:lpwstr>a6bdcd8c-09db-4cf6-bb9b-4871c2179b5f</vt:lpwstr>
  </property>
  <property fmtid="{D5CDD505-2E9C-101B-9397-08002B2CF9AE}" pid="6" name="AuthorIds_UIVersion_6144">
    <vt:lpwstr>1168</vt:lpwstr>
  </property>
</Properties>
</file>