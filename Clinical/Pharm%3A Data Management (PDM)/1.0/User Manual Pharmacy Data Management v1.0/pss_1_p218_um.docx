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E6A0D5" w14:textId="77777777" w:rsidR="00B85436" w:rsidRDefault="00B85436" w:rsidP="00791A90">
      <w:pPr>
        <w:jc w:val="center"/>
        <w:rPr>
          <w:rFonts w:ascii="Arial" w:hAnsi="Arial" w:cs="Arial"/>
          <w:b/>
          <w:sz w:val="36"/>
        </w:rPr>
      </w:pPr>
      <w:bookmarkStart w:id="0" w:name="_GoBack"/>
      <w:bookmarkEnd w:id="0"/>
    </w:p>
    <w:p w14:paraId="60E6A0D6" w14:textId="77777777" w:rsidR="00B85436" w:rsidRDefault="00B85436" w:rsidP="00791A90">
      <w:pPr>
        <w:jc w:val="center"/>
        <w:rPr>
          <w:rFonts w:ascii="Arial" w:hAnsi="Arial" w:cs="Arial"/>
          <w:b/>
          <w:sz w:val="36"/>
        </w:rPr>
      </w:pPr>
    </w:p>
    <w:p w14:paraId="60E6A0D7" w14:textId="77777777" w:rsidR="00D9305E" w:rsidRDefault="00D9305E" w:rsidP="00791A90">
      <w:pPr>
        <w:jc w:val="center"/>
        <w:rPr>
          <w:rFonts w:ascii="Arial" w:hAnsi="Arial" w:cs="Arial"/>
          <w:b/>
          <w:sz w:val="36"/>
        </w:rPr>
      </w:pPr>
    </w:p>
    <w:p w14:paraId="60E6A0D8" w14:textId="77777777" w:rsidR="00FC2E74" w:rsidRDefault="00791A90" w:rsidP="00791A90">
      <w:pPr>
        <w:jc w:val="center"/>
        <w:rPr>
          <w:rFonts w:ascii="Arial" w:hAnsi="Arial" w:cs="Arial"/>
          <w:b/>
          <w:sz w:val="36"/>
        </w:rPr>
      </w:pPr>
      <w:r>
        <w:rPr>
          <w:rFonts w:ascii="Arial" w:hAnsi="Arial" w:cs="Arial"/>
          <w:b/>
          <w:sz w:val="36"/>
        </w:rPr>
        <w:t xml:space="preserve">Pharmacy Data Management </w:t>
      </w:r>
    </w:p>
    <w:p w14:paraId="60E6A0D9" w14:textId="77777777" w:rsidR="00791A90" w:rsidRDefault="00D9305E" w:rsidP="00D9305E">
      <w:pPr>
        <w:spacing w:after="60"/>
        <w:jc w:val="center"/>
        <w:rPr>
          <w:rFonts w:ascii="Arial" w:hAnsi="Arial" w:cs="Arial"/>
          <w:b/>
          <w:bCs/>
          <w:color w:val="000000"/>
          <w:sz w:val="36"/>
          <w:szCs w:val="32"/>
          <w:lang w:eastAsia="x-none"/>
        </w:rPr>
      </w:pPr>
      <w:r>
        <w:rPr>
          <w:rFonts w:ascii="Arial" w:hAnsi="Arial" w:cs="Arial"/>
          <w:b/>
          <w:bCs/>
          <w:color w:val="000000"/>
          <w:sz w:val="36"/>
          <w:szCs w:val="32"/>
          <w:lang w:eastAsia="x-none"/>
        </w:rPr>
        <w:t>User Manual</w:t>
      </w:r>
    </w:p>
    <w:p w14:paraId="60E6A0DA" w14:textId="77777777" w:rsidR="00791A90" w:rsidRDefault="00791A90" w:rsidP="00791A90">
      <w:pPr>
        <w:jc w:val="center"/>
        <w:rPr>
          <w:rFonts w:ascii="Arial" w:hAnsi="Arial" w:cs="Arial"/>
          <w:b/>
          <w:bCs/>
          <w:color w:val="000000"/>
          <w:sz w:val="36"/>
          <w:szCs w:val="36"/>
        </w:rPr>
      </w:pPr>
    </w:p>
    <w:p w14:paraId="60E6A0DB" w14:textId="77777777" w:rsidR="00D9305E" w:rsidRDefault="00D9305E" w:rsidP="00791A90">
      <w:pPr>
        <w:jc w:val="center"/>
        <w:rPr>
          <w:rFonts w:ascii="Arial" w:hAnsi="Arial" w:cs="Arial"/>
          <w:b/>
          <w:bCs/>
          <w:color w:val="000000"/>
          <w:sz w:val="36"/>
          <w:szCs w:val="36"/>
        </w:rPr>
      </w:pPr>
    </w:p>
    <w:p w14:paraId="60E6A0DC" w14:textId="77777777" w:rsidR="00791A90" w:rsidRDefault="00791A90" w:rsidP="00791A90">
      <w:pPr>
        <w:jc w:val="center"/>
        <w:rPr>
          <w:rFonts w:ascii="Arial" w:hAnsi="Arial" w:cs="Arial"/>
          <w:b/>
          <w:bCs/>
          <w:color w:val="000000"/>
          <w:sz w:val="36"/>
          <w:szCs w:val="36"/>
        </w:rPr>
      </w:pPr>
    </w:p>
    <w:p w14:paraId="60E6A0DD" w14:textId="77777777" w:rsidR="00791A90" w:rsidRDefault="0076180B" w:rsidP="00791A90">
      <w:pPr>
        <w:jc w:val="center"/>
        <w:rPr>
          <w:rFonts w:ascii="Arial" w:hAnsi="Arial" w:cs="Arial"/>
          <w:b/>
          <w:bCs/>
          <w:color w:val="000000"/>
          <w:sz w:val="36"/>
          <w:szCs w:val="36"/>
        </w:rPr>
      </w:pPr>
      <w:r>
        <w:rPr>
          <w:noProof/>
        </w:rPr>
        <w:drawing>
          <wp:inline distT="0" distB="0" distL="0" distR="0" wp14:anchorId="60E6DD15" wp14:editId="60E6DD16">
            <wp:extent cx="2120900" cy="2057400"/>
            <wp:effectExtent l="0" t="0" r="0" b="0"/>
            <wp:docPr id="1" name="Picture 1" descr="Title: Department of Veterans Affairs official seal - Description: 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Department of Veterans Affairs official seal - Description: Department of Veterans Affairs official sea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120900" cy="2057400"/>
                    </a:xfrm>
                    <a:prstGeom prst="rect">
                      <a:avLst/>
                    </a:prstGeom>
                    <a:noFill/>
                    <a:ln>
                      <a:noFill/>
                    </a:ln>
                  </pic:spPr>
                </pic:pic>
              </a:graphicData>
            </a:graphic>
          </wp:inline>
        </w:drawing>
      </w:r>
    </w:p>
    <w:p w14:paraId="60E6A0DE" w14:textId="77777777" w:rsidR="00791A90" w:rsidRDefault="00791A90" w:rsidP="00791A90">
      <w:pPr>
        <w:jc w:val="center"/>
        <w:rPr>
          <w:rFonts w:ascii="Arial" w:hAnsi="Arial" w:cs="Arial"/>
          <w:b/>
          <w:bCs/>
          <w:color w:val="000000"/>
          <w:sz w:val="36"/>
          <w:szCs w:val="36"/>
        </w:rPr>
      </w:pPr>
    </w:p>
    <w:p w14:paraId="60E6A0DF" w14:textId="77777777" w:rsidR="00791A90" w:rsidRDefault="00791A90" w:rsidP="00791A90">
      <w:pPr>
        <w:jc w:val="center"/>
        <w:rPr>
          <w:rFonts w:ascii="Arial" w:hAnsi="Arial" w:cs="Arial"/>
          <w:b/>
          <w:bCs/>
          <w:color w:val="000000"/>
          <w:sz w:val="36"/>
          <w:szCs w:val="36"/>
        </w:rPr>
      </w:pPr>
    </w:p>
    <w:p w14:paraId="60E6A0E0" w14:textId="77777777" w:rsidR="00791A90" w:rsidRDefault="00791A90" w:rsidP="00791A90">
      <w:pPr>
        <w:jc w:val="center"/>
        <w:rPr>
          <w:rFonts w:ascii="Arial" w:hAnsi="Arial" w:cs="Arial"/>
          <w:b/>
          <w:bCs/>
          <w:color w:val="000000"/>
          <w:sz w:val="36"/>
          <w:szCs w:val="36"/>
        </w:rPr>
      </w:pPr>
    </w:p>
    <w:p w14:paraId="60E6A0E1" w14:textId="77777777"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Version 1.0</w:t>
      </w:r>
    </w:p>
    <w:p w14:paraId="60E6A0E2" w14:textId="77777777" w:rsidR="00FB1696" w:rsidRPr="00EA77BC" w:rsidRDefault="00FB1696" w:rsidP="00FB1696">
      <w:pPr>
        <w:pStyle w:val="RevHistory"/>
        <w:pageBreakBefore w:val="0"/>
        <w:widowControl/>
        <w:spacing w:before="0"/>
        <w:rPr>
          <w:rFonts w:ascii="Arial" w:hAnsi="Arial"/>
          <w:bCs/>
          <w:szCs w:val="24"/>
        </w:rPr>
      </w:pPr>
      <w:r w:rsidRPr="00EA77BC">
        <w:rPr>
          <w:rFonts w:ascii="Arial" w:hAnsi="Arial"/>
          <w:bCs/>
          <w:szCs w:val="24"/>
        </w:rPr>
        <w:t>September 1997</w:t>
      </w:r>
    </w:p>
    <w:p w14:paraId="60E6A0E3" w14:textId="77777777" w:rsidR="00FB1696" w:rsidRPr="00EA77BC" w:rsidRDefault="00FB1696" w:rsidP="00FB1696">
      <w:pPr>
        <w:jc w:val="center"/>
        <w:rPr>
          <w:rFonts w:ascii="Arial" w:hAnsi="Arial"/>
          <w:bCs/>
          <w:sz w:val="36"/>
        </w:rPr>
      </w:pPr>
      <w:r w:rsidRPr="00EA77BC">
        <w:rPr>
          <w:rFonts w:ascii="Arial" w:hAnsi="Arial"/>
          <w:bCs/>
          <w:sz w:val="36"/>
        </w:rPr>
        <w:t xml:space="preserve"> </w:t>
      </w:r>
    </w:p>
    <w:p w14:paraId="60E6A0E4" w14:textId="014126CC" w:rsidR="00FB1696" w:rsidRPr="00EA77BC" w:rsidRDefault="00FB1696" w:rsidP="00FB1696">
      <w:pPr>
        <w:pStyle w:val="RevHistory"/>
        <w:pageBreakBefore w:val="0"/>
        <w:widowControl/>
        <w:spacing w:before="0"/>
        <w:rPr>
          <w:rFonts w:ascii="Arial" w:hAnsi="Arial"/>
          <w:bCs/>
          <w:sz w:val="24"/>
          <w:szCs w:val="24"/>
        </w:rPr>
      </w:pPr>
      <w:bookmarkStart w:id="1" w:name="TitlePage"/>
      <w:bookmarkEnd w:id="1"/>
      <w:r w:rsidRPr="008F69DF">
        <w:rPr>
          <w:rFonts w:ascii="Arial" w:hAnsi="Arial"/>
          <w:bCs/>
          <w:sz w:val="24"/>
          <w:szCs w:val="24"/>
        </w:rPr>
        <w:t>(</w:t>
      </w:r>
      <w:bookmarkStart w:id="2" w:name="TitlePage_2_18"/>
      <w:bookmarkEnd w:id="2"/>
      <w:r w:rsidRPr="008F69DF">
        <w:rPr>
          <w:rFonts w:ascii="Arial" w:hAnsi="Arial"/>
          <w:bCs/>
          <w:sz w:val="24"/>
          <w:szCs w:val="24"/>
        </w:rPr>
        <w:t xml:space="preserve">Revised </w:t>
      </w:r>
      <w:r w:rsidR="0066536A">
        <w:rPr>
          <w:rFonts w:ascii="Arial" w:hAnsi="Arial"/>
          <w:bCs/>
          <w:sz w:val="24"/>
          <w:szCs w:val="24"/>
        </w:rPr>
        <w:t>October</w:t>
      </w:r>
      <w:r w:rsidR="00E02180" w:rsidRPr="008F69DF">
        <w:rPr>
          <w:rFonts w:ascii="Arial" w:hAnsi="Arial"/>
          <w:bCs/>
          <w:sz w:val="24"/>
          <w:szCs w:val="24"/>
        </w:rPr>
        <w:t xml:space="preserve"> 2018</w:t>
      </w:r>
      <w:r w:rsidR="005420F0" w:rsidRPr="008F69DF">
        <w:rPr>
          <w:rFonts w:ascii="Arial" w:hAnsi="Arial"/>
          <w:bCs/>
          <w:sz w:val="24"/>
          <w:szCs w:val="24"/>
        </w:rPr>
        <w:t>)</w:t>
      </w:r>
    </w:p>
    <w:p w14:paraId="60E6A0E5" w14:textId="77777777" w:rsidR="00791A90" w:rsidRPr="00791A90" w:rsidRDefault="00791A90" w:rsidP="00791A90">
      <w:pPr>
        <w:jc w:val="center"/>
        <w:rPr>
          <w:rFonts w:ascii="Arial" w:hAnsi="Arial" w:cs="Arial"/>
          <w:b/>
          <w:bCs/>
          <w:color w:val="000000"/>
          <w:sz w:val="28"/>
          <w:szCs w:val="28"/>
        </w:rPr>
      </w:pPr>
    </w:p>
    <w:p w14:paraId="60E6A0E6" w14:textId="77777777" w:rsidR="00791A90" w:rsidRPr="00791A90" w:rsidRDefault="00791A90" w:rsidP="00791A90">
      <w:pPr>
        <w:jc w:val="center"/>
        <w:rPr>
          <w:rFonts w:ascii="Arial" w:hAnsi="Arial" w:cs="Arial"/>
          <w:b/>
          <w:bCs/>
          <w:color w:val="000000"/>
          <w:sz w:val="28"/>
          <w:szCs w:val="28"/>
        </w:rPr>
      </w:pPr>
    </w:p>
    <w:p w14:paraId="60E6A0E7" w14:textId="77777777" w:rsidR="00791A90" w:rsidRPr="00C0174A" w:rsidRDefault="00791A90" w:rsidP="00791A90">
      <w:pPr>
        <w:jc w:val="center"/>
        <w:rPr>
          <w:rFonts w:ascii="Arial" w:hAnsi="Arial" w:cs="Arial"/>
          <w:b/>
          <w:bCs/>
          <w:color w:val="000000"/>
          <w:sz w:val="28"/>
          <w:szCs w:val="28"/>
        </w:rPr>
      </w:pPr>
    </w:p>
    <w:p w14:paraId="60E6A0E8" w14:textId="77777777" w:rsidR="00791A90" w:rsidRPr="00C0174A" w:rsidRDefault="00791A90" w:rsidP="00791A90">
      <w:pPr>
        <w:jc w:val="center"/>
        <w:rPr>
          <w:rFonts w:ascii="Arial" w:hAnsi="Arial" w:cs="Arial"/>
          <w:b/>
          <w:bCs/>
          <w:color w:val="000000"/>
          <w:sz w:val="28"/>
          <w:szCs w:val="28"/>
        </w:rPr>
      </w:pPr>
    </w:p>
    <w:p w14:paraId="60E6A0E9" w14:textId="77777777" w:rsidR="00791A90" w:rsidRPr="002B454D" w:rsidRDefault="00791A90" w:rsidP="00791A90">
      <w:pPr>
        <w:rPr>
          <w:rFonts w:ascii="Arial" w:hAnsi="Arial" w:cs="Arial"/>
          <w:color w:val="1F497D"/>
          <w:sz w:val="28"/>
          <w:szCs w:val="28"/>
        </w:rPr>
      </w:pPr>
    </w:p>
    <w:p w14:paraId="60E6A0EA" w14:textId="77777777" w:rsidR="00791A90" w:rsidRPr="00791A90" w:rsidRDefault="00791A90" w:rsidP="00791A90">
      <w:pPr>
        <w:pStyle w:val="Title2"/>
        <w:rPr>
          <w:szCs w:val="28"/>
        </w:rPr>
      </w:pPr>
      <w:r w:rsidRPr="00791A90">
        <w:rPr>
          <w:szCs w:val="28"/>
        </w:rPr>
        <w:t>Department of Veterans Affairs</w:t>
      </w:r>
    </w:p>
    <w:p w14:paraId="60E6A0EB" w14:textId="77777777" w:rsidR="00857BC4" w:rsidRPr="002B454D" w:rsidRDefault="00791A90" w:rsidP="002B454D">
      <w:pPr>
        <w:jc w:val="center"/>
        <w:rPr>
          <w:rFonts w:ascii="Arial" w:hAnsi="Arial" w:cs="Arial"/>
          <w:bCs/>
          <w:sz w:val="28"/>
          <w:szCs w:val="28"/>
        </w:rPr>
        <w:sectPr w:rsidR="00857BC4" w:rsidRPr="002B454D" w:rsidSect="00F15396">
          <w:headerReference w:type="even" r:id="rId16"/>
          <w:headerReference w:type="default" r:id="rId17"/>
          <w:footerReference w:type="even"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docGrid w:linePitch="326"/>
        </w:sectPr>
      </w:pPr>
      <w:r w:rsidRPr="002B454D">
        <w:rPr>
          <w:rFonts w:ascii="Arial" w:hAnsi="Arial" w:cs="Arial"/>
          <w:b/>
          <w:sz w:val="28"/>
          <w:szCs w:val="28"/>
        </w:rPr>
        <w:t>Office of Information and Technology (OI&amp;T)</w:t>
      </w:r>
    </w:p>
    <w:p w14:paraId="60E6A0EC" w14:textId="77777777" w:rsidR="00B256B2" w:rsidRPr="00EA77BC" w:rsidRDefault="00B256B2" w:rsidP="000C5921">
      <w:pPr>
        <w:rPr>
          <w:rFonts w:ascii="Arial" w:hAnsi="Arial"/>
          <w:bCs/>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9540"/>
      </w:tblGrid>
      <w:tr w:rsidR="00595E65" w:rsidRPr="00EA77BC" w14:paraId="60E6A0EE" w14:textId="77777777" w:rsidTr="00E746D9">
        <w:trPr>
          <w:trHeight w:val="720"/>
        </w:trPr>
        <w:tc>
          <w:tcPr>
            <w:tcW w:w="9540" w:type="dxa"/>
            <w:shd w:val="clear" w:color="auto" w:fill="000000"/>
          </w:tcPr>
          <w:p w14:paraId="60E6A0ED" w14:textId="77777777" w:rsidR="00595E65" w:rsidRPr="00EA77BC" w:rsidRDefault="00595E65" w:rsidP="000C5921">
            <w:pPr>
              <w:pStyle w:val="RevHistoryHeading"/>
            </w:pPr>
            <w:r w:rsidRPr="00EA77BC">
              <w:br w:type="page"/>
            </w:r>
            <w:bookmarkStart w:id="3" w:name="revhis_i"/>
            <w:bookmarkEnd w:id="3"/>
            <w:r w:rsidRPr="00EA77BC">
              <w:t>Revision History</w:t>
            </w:r>
            <w:r w:rsidRPr="00EA77BC">
              <w:fldChar w:fldCharType="begin"/>
            </w:r>
            <w:r w:rsidRPr="00EA77BC">
              <w:instrText xml:space="preserve"> XE "Revision History" \b </w:instrText>
            </w:r>
            <w:r w:rsidRPr="00EA77BC">
              <w:fldChar w:fldCharType="end"/>
            </w:r>
          </w:p>
        </w:tc>
      </w:tr>
    </w:tbl>
    <w:p w14:paraId="60E6A0EF" w14:textId="77777777" w:rsidR="00595E65" w:rsidRPr="00EA77BC" w:rsidRDefault="00595E65" w:rsidP="000128D8"/>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3"/>
        <w:gridCol w:w="1837"/>
        <w:gridCol w:w="1403"/>
        <w:gridCol w:w="5437"/>
      </w:tblGrid>
      <w:tr w:rsidR="00595E65" w:rsidRPr="00EA77BC" w14:paraId="60E6A0F4" w14:textId="77777777" w:rsidTr="00FF4AAC">
        <w:trPr>
          <w:tblHeader/>
        </w:trPr>
        <w:tc>
          <w:tcPr>
            <w:tcW w:w="863"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0" w14:textId="77777777"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Date</w:t>
            </w:r>
          </w:p>
        </w:tc>
        <w:tc>
          <w:tcPr>
            <w:tcW w:w="1837"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1" w14:textId="77777777"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Revised Pages</w:t>
            </w:r>
          </w:p>
        </w:tc>
        <w:tc>
          <w:tcPr>
            <w:tcW w:w="1403"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2" w14:textId="77777777" w:rsidR="00595E65" w:rsidRPr="00EA77BC" w:rsidRDefault="00595E65" w:rsidP="00E20947">
            <w:pPr>
              <w:pStyle w:val="TableText"/>
              <w:jc w:val="center"/>
              <w:rPr>
                <w:rFonts w:ascii="Arial" w:hAnsi="Arial" w:cs="Arial"/>
                <w:b/>
                <w:sz w:val="22"/>
                <w:szCs w:val="22"/>
              </w:rPr>
            </w:pPr>
            <w:r w:rsidRPr="00EA77BC">
              <w:rPr>
                <w:rFonts w:ascii="Arial" w:hAnsi="Arial" w:cs="Arial"/>
                <w:b/>
                <w:sz w:val="22"/>
                <w:szCs w:val="22"/>
              </w:rPr>
              <w:t>Patch Number</w:t>
            </w:r>
          </w:p>
        </w:tc>
        <w:tc>
          <w:tcPr>
            <w:tcW w:w="5437" w:type="dxa"/>
            <w:tcBorders>
              <w:top w:val="single" w:sz="6" w:space="0" w:color="auto"/>
              <w:left w:val="single" w:sz="6" w:space="0" w:color="auto"/>
              <w:bottom w:val="single" w:sz="6" w:space="0" w:color="auto"/>
              <w:right w:val="single" w:sz="6" w:space="0" w:color="auto"/>
            </w:tcBorders>
            <w:shd w:val="clear" w:color="auto" w:fill="D9D9D9"/>
            <w:vAlign w:val="center"/>
          </w:tcPr>
          <w:p w14:paraId="60E6A0F3" w14:textId="77777777" w:rsidR="00595E65" w:rsidRPr="00EA77BC" w:rsidRDefault="00595E65" w:rsidP="00E20947">
            <w:pPr>
              <w:pStyle w:val="TableText"/>
              <w:rPr>
                <w:rFonts w:ascii="Arial" w:hAnsi="Arial" w:cs="Arial"/>
                <w:b/>
                <w:sz w:val="22"/>
                <w:szCs w:val="22"/>
                <w:u w:val="single"/>
              </w:rPr>
            </w:pPr>
            <w:r w:rsidRPr="00EA77BC">
              <w:rPr>
                <w:rFonts w:ascii="Arial" w:hAnsi="Arial" w:cs="Arial"/>
                <w:b/>
                <w:sz w:val="22"/>
                <w:szCs w:val="22"/>
              </w:rPr>
              <w:t>Description</w:t>
            </w:r>
          </w:p>
        </w:tc>
      </w:tr>
      <w:tr w:rsidR="008F5094" w:rsidRPr="00EA77BC" w14:paraId="6666E930" w14:textId="77777777" w:rsidTr="00EA12BD">
        <w:tc>
          <w:tcPr>
            <w:tcW w:w="863" w:type="dxa"/>
          </w:tcPr>
          <w:p w14:paraId="58025069" w14:textId="7D52CEA9" w:rsidR="008F5094" w:rsidRPr="008F69DF" w:rsidRDefault="008F5094" w:rsidP="00EA12BD">
            <w:pPr>
              <w:spacing w:before="40" w:after="40"/>
              <w:rPr>
                <w:sz w:val="22"/>
                <w:szCs w:val="22"/>
              </w:rPr>
            </w:pPr>
            <w:r>
              <w:rPr>
                <w:sz w:val="22"/>
                <w:szCs w:val="22"/>
              </w:rPr>
              <w:t>10/18</w:t>
            </w:r>
          </w:p>
        </w:tc>
        <w:tc>
          <w:tcPr>
            <w:tcW w:w="1837" w:type="dxa"/>
          </w:tcPr>
          <w:p w14:paraId="6BD3A5E8" w14:textId="6CCF1703" w:rsidR="008F5094" w:rsidRDefault="009A3550" w:rsidP="00EA12BD">
            <w:pPr>
              <w:pStyle w:val="TableText"/>
              <w:jc w:val="center"/>
            </w:pPr>
            <w:hyperlink w:anchor="TitlePage" w:history="1">
              <w:r w:rsidR="008F5094" w:rsidRPr="00867D2D">
                <w:rPr>
                  <w:rStyle w:val="Hyperlink"/>
                  <w:sz w:val="22"/>
                  <w:szCs w:val="22"/>
                </w:rPr>
                <w:t>i-vii, Title Page</w:t>
              </w:r>
            </w:hyperlink>
            <w:r w:rsidR="008F5094">
              <w:rPr>
                <w:color w:val="3D24F4"/>
                <w:sz w:val="22"/>
                <w:szCs w:val="22"/>
                <w:u w:val="single"/>
              </w:rPr>
              <w:t xml:space="preserve">, </w:t>
            </w:r>
            <w:hyperlink w:anchor="p034" w:history="1">
              <w:r w:rsidR="008F5094" w:rsidRPr="007A607E">
                <w:rPr>
                  <w:rStyle w:val="Hyperlink"/>
                  <w:sz w:val="22"/>
                  <w:szCs w:val="22"/>
                </w:rPr>
                <w:t>34</w:t>
              </w:r>
            </w:hyperlink>
          </w:p>
        </w:tc>
        <w:tc>
          <w:tcPr>
            <w:tcW w:w="1403" w:type="dxa"/>
          </w:tcPr>
          <w:p w14:paraId="3190A659" w14:textId="5FB2C466" w:rsidR="008F5094" w:rsidRPr="008F69DF" w:rsidRDefault="008F5094" w:rsidP="00EA12BD">
            <w:pPr>
              <w:pStyle w:val="TableText"/>
              <w:jc w:val="center"/>
              <w:rPr>
                <w:sz w:val="22"/>
                <w:szCs w:val="22"/>
              </w:rPr>
            </w:pPr>
            <w:r>
              <w:rPr>
                <w:sz w:val="22"/>
                <w:szCs w:val="22"/>
              </w:rPr>
              <w:t>PSS*1*218</w:t>
            </w:r>
          </w:p>
        </w:tc>
        <w:tc>
          <w:tcPr>
            <w:tcW w:w="5437" w:type="dxa"/>
          </w:tcPr>
          <w:p w14:paraId="68257610" w14:textId="77777777" w:rsidR="008F5094" w:rsidRPr="00F11955" w:rsidRDefault="008F5094" w:rsidP="008F5094">
            <w:pPr>
              <w:tabs>
                <w:tab w:val="left" w:pos="289"/>
              </w:tabs>
              <w:rPr>
                <w:sz w:val="22"/>
                <w:szCs w:val="22"/>
              </w:rPr>
            </w:pPr>
            <w:r w:rsidRPr="00F11955">
              <w:rPr>
                <w:sz w:val="22"/>
                <w:szCs w:val="22"/>
              </w:rPr>
              <w:t>•</w:t>
            </w:r>
            <w:r w:rsidRPr="00F11955">
              <w:rPr>
                <w:sz w:val="22"/>
                <w:szCs w:val="22"/>
              </w:rPr>
              <w:tab/>
              <w:t>Updated title page to reflect month of release</w:t>
            </w:r>
          </w:p>
          <w:p w14:paraId="2C93EA31" w14:textId="1DB7FFE3" w:rsidR="008F5094" w:rsidRDefault="008F5094" w:rsidP="008F5094">
            <w:pPr>
              <w:tabs>
                <w:tab w:val="left" w:pos="289"/>
              </w:tabs>
              <w:rPr>
                <w:sz w:val="22"/>
                <w:szCs w:val="22"/>
              </w:rPr>
            </w:pPr>
            <w:r w:rsidRPr="00F11955">
              <w:rPr>
                <w:sz w:val="22"/>
                <w:szCs w:val="22"/>
              </w:rPr>
              <w:t>•</w:t>
            </w:r>
            <w:r w:rsidRPr="00F11955">
              <w:rPr>
                <w:sz w:val="22"/>
                <w:szCs w:val="22"/>
              </w:rPr>
              <w:tab/>
              <w:t xml:space="preserve">Description of added DEA, SPECIAL HDLG field </w:t>
            </w:r>
            <w:r>
              <w:rPr>
                <w:sz w:val="22"/>
                <w:szCs w:val="22"/>
              </w:rPr>
              <w:t xml:space="preserve">      </w:t>
            </w:r>
            <w:r w:rsidRPr="00F11955">
              <w:rPr>
                <w:sz w:val="22"/>
                <w:szCs w:val="22"/>
              </w:rPr>
              <w:t>value “K”</w:t>
            </w:r>
            <w:r w:rsidR="007D657D">
              <w:rPr>
                <w:sz w:val="22"/>
                <w:szCs w:val="22"/>
              </w:rPr>
              <w:t xml:space="preserve">.  </w:t>
            </w:r>
            <w:r w:rsidRPr="00F11955">
              <w:rPr>
                <w:sz w:val="22"/>
                <w:szCs w:val="22"/>
              </w:rPr>
              <w:t>Updated figure for PSS DRUG ENTER/EDIT help screen for the DEA,SPECIAL HDLG field</w:t>
            </w:r>
          </w:p>
          <w:p w14:paraId="154A81EC" w14:textId="5D014830" w:rsidR="008F5094" w:rsidRPr="008F69DF" w:rsidRDefault="008F5094" w:rsidP="00EA12BD">
            <w:pPr>
              <w:tabs>
                <w:tab w:val="left" w:pos="289"/>
              </w:tabs>
              <w:spacing w:before="40" w:after="40"/>
              <w:rPr>
                <w:sz w:val="22"/>
                <w:szCs w:val="22"/>
              </w:rPr>
            </w:pPr>
            <w:r>
              <w:rPr>
                <w:sz w:val="22"/>
                <w:szCs w:val="22"/>
              </w:rPr>
              <w:t>(</w:t>
            </w:r>
            <w:r w:rsidR="009F65D0">
              <w:rPr>
                <w:sz w:val="22"/>
                <w:szCs w:val="22"/>
              </w:rPr>
              <w:t>G. Nap</w:t>
            </w:r>
            <w:r w:rsidR="00094CCF">
              <w:rPr>
                <w:sz w:val="22"/>
                <w:szCs w:val="22"/>
              </w:rPr>
              <w:t>o</w:t>
            </w:r>
            <w:r w:rsidR="009F65D0">
              <w:rPr>
                <w:sz w:val="22"/>
                <w:szCs w:val="22"/>
              </w:rPr>
              <w:t>liello</w:t>
            </w:r>
            <w:r>
              <w:rPr>
                <w:sz w:val="22"/>
                <w:szCs w:val="22"/>
              </w:rPr>
              <w:t xml:space="preserve"> – Dev, E. Cook – TW)</w:t>
            </w:r>
          </w:p>
        </w:tc>
      </w:tr>
      <w:tr w:rsidR="00EA12BD" w:rsidRPr="00EA77BC" w14:paraId="60E6A101" w14:textId="77777777" w:rsidTr="00EA12BD">
        <w:tc>
          <w:tcPr>
            <w:tcW w:w="863" w:type="dxa"/>
          </w:tcPr>
          <w:p w14:paraId="60E6A0F5" w14:textId="77777777" w:rsidR="00EA12BD" w:rsidRPr="008F69DF" w:rsidRDefault="00EA12BD" w:rsidP="00EA12BD">
            <w:pPr>
              <w:spacing w:before="40" w:after="40"/>
              <w:rPr>
                <w:sz w:val="22"/>
                <w:szCs w:val="22"/>
              </w:rPr>
            </w:pPr>
            <w:r w:rsidRPr="008F69DF">
              <w:rPr>
                <w:sz w:val="22"/>
                <w:szCs w:val="22"/>
              </w:rPr>
              <w:t>08/18</w:t>
            </w:r>
          </w:p>
          <w:p w14:paraId="60E6A0F6" w14:textId="77777777" w:rsidR="00EA12BD" w:rsidRPr="008F69DF" w:rsidRDefault="00EA12BD" w:rsidP="00EA12BD">
            <w:pPr>
              <w:spacing w:before="40"/>
              <w:rPr>
                <w:sz w:val="22"/>
                <w:szCs w:val="22"/>
              </w:rPr>
            </w:pPr>
          </w:p>
        </w:tc>
        <w:tc>
          <w:tcPr>
            <w:tcW w:w="1837" w:type="dxa"/>
          </w:tcPr>
          <w:p w14:paraId="60E6A0F7" w14:textId="77777777" w:rsidR="00EA12BD" w:rsidRPr="008F5094" w:rsidRDefault="009A3550" w:rsidP="00EA12BD">
            <w:pPr>
              <w:pStyle w:val="TableText"/>
              <w:jc w:val="center"/>
              <w:rPr>
                <w:sz w:val="22"/>
                <w:szCs w:val="22"/>
              </w:rPr>
            </w:pPr>
            <w:hyperlink w:anchor="PSS_1_227a" w:history="1">
              <w:r w:rsidR="00851FCA" w:rsidRPr="008F5094">
                <w:rPr>
                  <w:rStyle w:val="Hyperlink"/>
                  <w:color w:val="auto"/>
                  <w:sz w:val="22"/>
                  <w:szCs w:val="22"/>
                  <w:u w:val="none"/>
                </w:rPr>
                <w:t>68-71</w:t>
              </w:r>
            </w:hyperlink>
            <w:r w:rsidR="00EA12BD" w:rsidRPr="008F5094">
              <w:rPr>
                <w:sz w:val="22"/>
                <w:szCs w:val="22"/>
              </w:rPr>
              <w:br/>
            </w:r>
          </w:p>
          <w:p w14:paraId="60E6A0F8" w14:textId="77777777" w:rsidR="00EA12BD" w:rsidRPr="008F5094" w:rsidRDefault="00EA12BD" w:rsidP="00EA12BD">
            <w:pPr>
              <w:pStyle w:val="TableText"/>
              <w:jc w:val="center"/>
              <w:rPr>
                <w:sz w:val="22"/>
                <w:szCs w:val="22"/>
              </w:rPr>
            </w:pPr>
          </w:p>
          <w:p w14:paraId="60E6A0F9" w14:textId="77777777" w:rsidR="00EA12BD" w:rsidRPr="008F5094" w:rsidRDefault="009A3550" w:rsidP="00EA12BD">
            <w:pPr>
              <w:pStyle w:val="TableText"/>
              <w:jc w:val="center"/>
              <w:rPr>
                <w:sz w:val="22"/>
                <w:szCs w:val="22"/>
              </w:rPr>
            </w:pPr>
            <w:hyperlink w:anchor="PSS_1_227b" w:history="1">
              <w:r w:rsidR="00851FCA" w:rsidRPr="008F5094">
                <w:rPr>
                  <w:rStyle w:val="Hyperlink"/>
                  <w:color w:val="auto"/>
                  <w:sz w:val="22"/>
                  <w:szCs w:val="22"/>
                  <w:u w:val="none"/>
                </w:rPr>
                <w:t>77-78</w:t>
              </w:r>
            </w:hyperlink>
          </w:p>
          <w:p w14:paraId="60E6A0FA" w14:textId="77777777" w:rsidR="00EA12BD" w:rsidRPr="008F69DF" w:rsidRDefault="00EA12BD" w:rsidP="00EA12BD">
            <w:pPr>
              <w:pStyle w:val="TableText"/>
              <w:jc w:val="center"/>
              <w:rPr>
                <w:sz w:val="22"/>
                <w:szCs w:val="22"/>
              </w:rPr>
            </w:pPr>
          </w:p>
        </w:tc>
        <w:tc>
          <w:tcPr>
            <w:tcW w:w="1403" w:type="dxa"/>
          </w:tcPr>
          <w:p w14:paraId="60E6A0FB" w14:textId="77777777" w:rsidR="00EA12BD" w:rsidRPr="008F69DF" w:rsidRDefault="00EA12BD" w:rsidP="00EA12BD">
            <w:pPr>
              <w:pStyle w:val="TableText"/>
              <w:jc w:val="center"/>
              <w:rPr>
                <w:sz w:val="22"/>
                <w:szCs w:val="22"/>
              </w:rPr>
            </w:pPr>
            <w:r w:rsidRPr="008F69DF">
              <w:rPr>
                <w:sz w:val="22"/>
                <w:szCs w:val="22"/>
              </w:rPr>
              <w:t>PSS*1*227</w:t>
            </w:r>
          </w:p>
        </w:tc>
        <w:tc>
          <w:tcPr>
            <w:tcW w:w="5437" w:type="dxa"/>
          </w:tcPr>
          <w:p w14:paraId="60E6A0FC" w14:textId="48E72DD6" w:rsidR="00EA12BD" w:rsidRPr="008F69DF" w:rsidRDefault="00EA12BD" w:rsidP="00EA12BD">
            <w:pPr>
              <w:tabs>
                <w:tab w:val="left" w:pos="289"/>
              </w:tabs>
              <w:spacing w:before="40" w:after="40"/>
              <w:rPr>
                <w:sz w:val="22"/>
                <w:szCs w:val="22"/>
              </w:rPr>
            </w:pPr>
            <w:r w:rsidRPr="008F69DF">
              <w:rPr>
                <w:sz w:val="22"/>
                <w:szCs w:val="22"/>
              </w:rPr>
              <w:t>Added section</w:t>
            </w:r>
            <w:r w:rsidR="00890910" w:rsidRPr="008F69DF">
              <w:rPr>
                <w:sz w:val="22"/>
                <w:szCs w:val="22"/>
              </w:rPr>
              <w:t>s</w:t>
            </w:r>
            <w:r w:rsidRPr="008F69DF">
              <w:rPr>
                <w:sz w:val="22"/>
                <w:szCs w:val="22"/>
              </w:rPr>
              <w:t xml:space="preserve"> to describe DRUG file (#50) audit notifications and price change history.</w:t>
            </w:r>
          </w:p>
          <w:p w14:paraId="60E6A0FD" w14:textId="77777777" w:rsidR="00EA12BD" w:rsidRPr="008F69DF" w:rsidRDefault="00EA12BD" w:rsidP="00EA12BD">
            <w:pPr>
              <w:tabs>
                <w:tab w:val="left" w:pos="289"/>
              </w:tabs>
              <w:spacing w:before="40" w:after="40"/>
              <w:rPr>
                <w:sz w:val="22"/>
                <w:szCs w:val="22"/>
              </w:rPr>
            </w:pPr>
          </w:p>
          <w:p w14:paraId="60E6A0FE" w14:textId="2530F5DA" w:rsidR="00EA12BD" w:rsidRPr="008F69DF" w:rsidRDefault="00EA12BD" w:rsidP="00EA12BD">
            <w:pPr>
              <w:tabs>
                <w:tab w:val="left" w:pos="289"/>
              </w:tabs>
              <w:spacing w:before="40" w:after="40"/>
              <w:rPr>
                <w:sz w:val="22"/>
                <w:szCs w:val="22"/>
              </w:rPr>
            </w:pPr>
            <w:r w:rsidRPr="008F69DF">
              <w:rPr>
                <w:sz w:val="22"/>
                <w:szCs w:val="22"/>
              </w:rPr>
              <w:t>Described changes to</w:t>
            </w:r>
            <w:r w:rsidR="002D66E2" w:rsidRPr="008F69DF">
              <w:rPr>
                <w:sz w:val="22"/>
                <w:szCs w:val="22"/>
              </w:rPr>
              <w:t xml:space="preserve"> </w:t>
            </w:r>
            <w:r w:rsidR="00890910" w:rsidRPr="008F69DF">
              <w:rPr>
                <w:sz w:val="22"/>
                <w:szCs w:val="22"/>
              </w:rPr>
              <w:t xml:space="preserve">the </w:t>
            </w:r>
            <w:r w:rsidRPr="008F69DF">
              <w:rPr>
                <w:sz w:val="22"/>
                <w:szCs w:val="22"/>
              </w:rPr>
              <w:t>[PSS LOOK] option resulting from DRUG file price changes.</w:t>
            </w:r>
          </w:p>
          <w:p w14:paraId="60E6A0FF" w14:textId="77777777" w:rsidR="00EA12BD" w:rsidRPr="008F69DF" w:rsidRDefault="00EA12BD" w:rsidP="00EA12BD">
            <w:pPr>
              <w:tabs>
                <w:tab w:val="left" w:pos="289"/>
              </w:tabs>
              <w:spacing w:before="40" w:after="40"/>
              <w:rPr>
                <w:sz w:val="22"/>
                <w:szCs w:val="22"/>
              </w:rPr>
            </w:pPr>
          </w:p>
          <w:p w14:paraId="60E6A100" w14:textId="77777777" w:rsidR="00EA12BD" w:rsidRPr="00EF471E" w:rsidRDefault="00EA12BD" w:rsidP="00EA12BD">
            <w:pPr>
              <w:tabs>
                <w:tab w:val="left" w:pos="289"/>
              </w:tabs>
              <w:spacing w:before="40" w:after="40"/>
              <w:rPr>
                <w:sz w:val="22"/>
                <w:szCs w:val="22"/>
              </w:rPr>
            </w:pPr>
            <w:r w:rsidRPr="008F69DF">
              <w:rPr>
                <w:sz w:val="22"/>
                <w:szCs w:val="22"/>
              </w:rPr>
              <w:t xml:space="preserve"> (R. Beltran-West, PM; E. Weaver, Tech Writer)</w:t>
            </w:r>
          </w:p>
        </w:tc>
      </w:tr>
      <w:tr w:rsidR="00E02180" w:rsidRPr="00EA77BC" w14:paraId="60E6A106" w14:textId="77777777" w:rsidTr="0074345F">
        <w:tc>
          <w:tcPr>
            <w:tcW w:w="863" w:type="dxa"/>
          </w:tcPr>
          <w:p w14:paraId="60E6A102" w14:textId="77777777" w:rsidR="00E02180" w:rsidRDefault="00E02180" w:rsidP="00A34ECE">
            <w:pPr>
              <w:spacing w:before="40"/>
              <w:rPr>
                <w:sz w:val="22"/>
                <w:szCs w:val="22"/>
              </w:rPr>
            </w:pPr>
            <w:r>
              <w:rPr>
                <w:sz w:val="22"/>
                <w:szCs w:val="22"/>
              </w:rPr>
              <w:t>08/18</w:t>
            </w:r>
          </w:p>
        </w:tc>
        <w:tc>
          <w:tcPr>
            <w:tcW w:w="1837" w:type="dxa"/>
          </w:tcPr>
          <w:p w14:paraId="60E6A103" w14:textId="77777777" w:rsidR="00E02180" w:rsidRDefault="00E02180" w:rsidP="00E330D7">
            <w:pPr>
              <w:pStyle w:val="TableText"/>
              <w:jc w:val="center"/>
              <w:rPr>
                <w:color w:val="3D24F4"/>
                <w:sz w:val="22"/>
                <w:szCs w:val="22"/>
                <w:u w:val="single"/>
              </w:rPr>
            </w:pPr>
            <w:r w:rsidRPr="00EA12BD">
              <w:rPr>
                <w:sz w:val="22"/>
                <w:szCs w:val="22"/>
              </w:rPr>
              <w:t>30-31</w:t>
            </w:r>
          </w:p>
        </w:tc>
        <w:tc>
          <w:tcPr>
            <w:tcW w:w="1403" w:type="dxa"/>
          </w:tcPr>
          <w:p w14:paraId="60E6A104" w14:textId="77777777" w:rsidR="00E02180" w:rsidRDefault="00E02180" w:rsidP="0074345F">
            <w:pPr>
              <w:pStyle w:val="TableText"/>
              <w:jc w:val="center"/>
              <w:rPr>
                <w:sz w:val="22"/>
                <w:szCs w:val="22"/>
              </w:rPr>
            </w:pPr>
            <w:r>
              <w:rPr>
                <w:sz w:val="22"/>
                <w:szCs w:val="22"/>
              </w:rPr>
              <w:t>PSS*1*219</w:t>
            </w:r>
          </w:p>
        </w:tc>
        <w:tc>
          <w:tcPr>
            <w:tcW w:w="5437" w:type="dxa"/>
          </w:tcPr>
          <w:p w14:paraId="60E6A105" w14:textId="77777777" w:rsidR="00E02180" w:rsidRDefault="00E02180" w:rsidP="00484DEB">
            <w:pPr>
              <w:tabs>
                <w:tab w:val="left" w:pos="289"/>
              </w:tabs>
              <w:rPr>
                <w:sz w:val="22"/>
                <w:szCs w:val="22"/>
              </w:rPr>
            </w:pPr>
            <w:r>
              <w:rPr>
                <w:sz w:val="22"/>
                <w:szCs w:val="22"/>
              </w:rPr>
              <w:t>Added Information related to the new option ‘Manage Buprenorphine Tx of Pain Dosage Forms’ [PSS BUPRENORPHINE DOSAGE FORMS].</w:t>
            </w:r>
          </w:p>
        </w:tc>
      </w:tr>
      <w:tr w:rsidR="00E330D7" w:rsidRPr="00EA77BC" w14:paraId="60E6A10C" w14:textId="77777777" w:rsidTr="0074345F">
        <w:tc>
          <w:tcPr>
            <w:tcW w:w="863" w:type="dxa"/>
          </w:tcPr>
          <w:p w14:paraId="60E6A107" w14:textId="77777777" w:rsidR="00E330D7" w:rsidRDefault="00E330D7" w:rsidP="00A34ECE">
            <w:pPr>
              <w:spacing w:before="40"/>
              <w:rPr>
                <w:sz w:val="22"/>
                <w:szCs w:val="22"/>
              </w:rPr>
            </w:pPr>
            <w:r>
              <w:rPr>
                <w:sz w:val="22"/>
                <w:szCs w:val="22"/>
              </w:rPr>
              <w:t>03/18</w:t>
            </w:r>
          </w:p>
        </w:tc>
        <w:tc>
          <w:tcPr>
            <w:tcW w:w="1837" w:type="dxa"/>
          </w:tcPr>
          <w:p w14:paraId="60E6A108" w14:textId="77777777" w:rsidR="00E330D7" w:rsidRDefault="008D74F7" w:rsidP="00E330D7">
            <w:pPr>
              <w:pStyle w:val="TableText"/>
              <w:jc w:val="center"/>
              <w:rPr>
                <w:sz w:val="22"/>
                <w:szCs w:val="22"/>
              </w:rPr>
            </w:pPr>
            <w:r w:rsidRPr="008D74F7">
              <w:rPr>
                <w:sz w:val="22"/>
                <w:szCs w:val="22"/>
              </w:rPr>
              <w:t>20</w:t>
            </w:r>
            <w:r w:rsidR="00E330D7">
              <w:rPr>
                <w:color w:val="3D24F4"/>
                <w:sz w:val="22"/>
                <w:szCs w:val="22"/>
                <w:u w:val="single"/>
              </w:rPr>
              <w:t xml:space="preserve">, </w:t>
            </w:r>
            <w:r w:rsidR="00E330D7" w:rsidRPr="008D74F7">
              <w:rPr>
                <w:sz w:val="22"/>
                <w:szCs w:val="22"/>
              </w:rPr>
              <w:t>21</w:t>
            </w:r>
          </w:p>
        </w:tc>
        <w:tc>
          <w:tcPr>
            <w:tcW w:w="1403" w:type="dxa"/>
          </w:tcPr>
          <w:p w14:paraId="60E6A109" w14:textId="77777777" w:rsidR="00E330D7" w:rsidRDefault="00E330D7" w:rsidP="0074345F">
            <w:pPr>
              <w:pStyle w:val="TableText"/>
              <w:jc w:val="center"/>
              <w:rPr>
                <w:sz w:val="22"/>
                <w:szCs w:val="22"/>
              </w:rPr>
            </w:pPr>
            <w:r>
              <w:rPr>
                <w:sz w:val="22"/>
                <w:szCs w:val="22"/>
              </w:rPr>
              <w:t>PSS*1*211</w:t>
            </w:r>
          </w:p>
        </w:tc>
        <w:tc>
          <w:tcPr>
            <w:tcW w:w="5437" w:type="dxa"/>
          </w:tcPr>
          <w:p w14:paraId="60E6A10A" w14:textId="77777777" w:rsidR="00E330D7" w:rsidRDefault="00E330D7" w:rsidP="00484DEB">
            <w:pPr>
              <w:tabs>
                <w:tab w:val="left" w:pos="289"/>
              </w:tabs>
              <w:rPr>
                <w:sz w:val="22"/>
                <w:szCs w:val="22"/>
              </w:rPr>
            </w:pPr>
            <w:r>
              <w:rPr>
                <w:sz w:val="22"/>
                <w:szCs w:val="22"/>
              </w:rPr>
              <w:t xml:space="preserve">Modified the example for the noun/dosage report in section1.2.5. </w:t>
            </w:r>
          </w:p>
          <w:p w14:paraId="60E6A10B" w14:textId="77777777" w:rsidR="00E330D7" w:rsidRDefault="00E330D7" w:rsidP="0051065C">
            <w:pPr>
              <w:tabs>
                <w:tab w:val="left" w:pos="289"/>
              </w:tabs>
            </w:pPr>
            <w:r>
              <w:rPr>
                <w:sz w:val="22"/>
                <w:szCs w:val="22"/>
              </w:rPr>
              <w:t>(N. Boston Analyst  CTT &amp; DM NDS Medications Dosage Form)</w:t>
            </w:r>
          </w:p>
        </w:tc>
      </w:tr>
      <w:tr w:rsidR="00E330D7" w:rsidRPr="00EA77BC" w14:paraId="60E6A11F" w14:textId="77777777" w:rsidTr="0074345F">
        <w:tc>
          <w:tcPr>
            <w:tcW w:w="863" w:type="dxa"/>
          </w:tcPr>
          <w:p w14:paraId="60E6A10D" w14:textId="77777777" w:rsidR="00E330D7" w:rsidRDefault="00E330D7" w:rsidP="00E330D7">
            <w:pPr>
              <w:spacing w:before="40"/>
              <w:rPr>
                <w:sz w:val="22"/>
                <w:szCs w:val="22"/>
              </w:rPr>
            </w:pPr>
            <w:r>
              <w:rPr>
                <w:sz w:val="22"/>
                <w:szCs w:val="22"/>
              </w:rPr>
              <w:t>03/18</w:t>
            </w:r>
          </w:p>
        </w:tc>
        <w:tc>
          <w:tcPr>
            <w:tcW w:w="1837" w:type="dxa"/>
          </w:tcPr>
          <w:p w14:paraId="60E6A10E" w14:textId="77777777" w:rsidR="00E330D7" w:rsidRDefault="00E330D7" w:rsidP="00665C64">
            <w:pPr>
              <w:pStyle w:val="TableText"/>
              <w:jc w:val="center"/>
              <w:rPr>
                <w:sz w:val="22"/>
                <w:szCs w:val="22"/>
              </w:rPr>
            </w:pPr>
            <w:r w:rsidRPr="008D74F7">
              <w:rPr>
                <w:sz w:val="22"/>
                <w:szCs w:val="22"/>
              </w:rPr>
              <w:t>Title Page</w:t>
            </w:r>
            <w:r>
              <w:rPr>
                <w:sz w:val="22"/>
                <w:szCs w:val="22"/>
              </w:rPr>
              <w:t xml:space="preserve">, </w:t>
            </w:r>
            <w:r w:rsidRPr="008D74F7">
              <w:rPr>
                <w:sz w:val="22"/>
                <w:szCs w:val="22"/>
              </w:rPr>
              <w:t>Revision History</w:t>
            </w:r>
            <w:r>
              <w:rPr>
                <w:sz w:val="22"/>
                <w:szCs w:val="22"/>
              </w:rPr>
              <w:t xml:space="preserve">, </w:t>
            </w:r>
            <w:r w:rsidRPr="008D74F7">
              <w:rPr>
                <w:sz w:val="22"/>
                <w:szCs w:val="22"/>
              </w:rPr>
              <w:t>TOC</w:t>
            </w:r>
            <w:r>
              <w:rPr>
                <w:sz w:val="22"/>
                <w:szCs w:val="22"/>
              </w:rPr>
              <w:t>,</w:t>
            </w:r>
          </w:p>
          <w:p w14:paraId="60E6A10F" w14:textId="77777777" w:rsidR="00E330D7" w:rsidRDefault="00E330D7" w:rsidP="00665C64">
            <w:pPr>
              <w:pStyle w:val="TableText"/>
              <w:jc w:val="center"/>
              <w:rPr>
                <w:sz w:val="22"/>
                <w:szCs w:val="22"/>
              </w:rPr>
            </w:pPr>
          </w:p>
          <w:p w14:paraId="60E6A110" w14:textId="77777777" w:rsidR="00E330D7" w:rsidRDefault="004C3A8E" w:rsidP="00665C64">
            <w:pPr>
              <w:pStyle w:val="TableText"/>
              <w:jc w:val="center"/>
              <w:rPr>
                <w:sz w:val="22"/>
                <w:szCs w:val="22"/>
              </w:rPr>
            </w:pPr>
            <w:r w:rsidRPr="008D74F7">
              <w:rPr>
                <w:sz w:val="22"/>
                <w:szCs w:val="22"/>
              </w:rPr>
              <w:t>45</w:t>
            </w:r>
            <w:r w:rsidR="00E330D7">
              <w:rPr>
                <w:sz w:val="22"/>
                <w:szCs w:val="22"/>
              </w:rPr>
              <w:t xml:space="preserve">, </w:t>
            </w:r>
            <w:r w:rsidR="00451DE6" w:rsidRPr="008D74F7">
              <w:rPr>
                <w:sz w:val="22"/>
                <w:szCs w:val="22"/>
              </w:rPr>
              <w:t>99</w:t>
            </w:r>
            <w:r w:rsidR="00E330D7">
              <w:rPr>
                <w:sz w:val="22"/>
                <w:szCs w:val="22"/>
              </w:rPr>
              <w:t xml:space="preserve">, </w:t>
            </w:r>
            <w:r w:rsidR="00D679BD" w:rsidRPr="008D74F7">
              <w:rPr>
                <w:sz w:val="22"/>
                <w:szCs w:val="22"/>
              </w:rPr>
              <w:t>100</w:t>
            </w:r>
            <w:r w:rsidR="00E330D7">
              <w:rPr>
                <w:sz w:val="22"/>
                <w:szCs w:val="22"/>
              </w:rPr>
              <w:t xml:space="preserve">, </w:t>
            </w:r>
            <w:r w:rsidR="00D679BD" w:rsidRPr="008D74F7">
              <w:rPr>
                <w:sz w:val="22"/>
                <w:szCs w:val="22"/>
              </w:rPr>
              <w:t>103</w:t>
            </w:r>
            <w:r w:rsidR="00E330D7">
              <w:rPr>
                <w:sz w:val="22"/>
                <w:szCs w:val="22"/>
              </w:rPr>
              <w:t xml:space="preserve">, </w:t>
            </w:r>
            <w:r w:rsidR="00D679BD" w:rsidRPr="008D74F7">
              <w:rPr>
                <w:sz w:val="22"/>
                <w:szCs w:val="22"/>
              </w:rPr>
              <w:t>105</w:t>
            </w:r>
            <w:r w:rsidR="00E330D7">
              <w:rPr>
                <w:sz w:val="22"/>
                <w:szCs w:val="22"/>
              </w:rPr>
              <w:t>,</w:t>
            </w:r>
            <w:r w:rsidR="008D7FF8">
              <w:rPr>
                <w:sz w:val="22"/>
                <w:szCs w:val="22"/>
              </w:rPr>
              <w:t xml:space="preserve"> and</w:t>
            </w:r>
            <w:r w:rsidR="00E330D7">
              <w:rPr>
                <w:sz w:val="22"/>
                <w:szCs w:val="22"/>
              </w:rPr>
              <w:t xml:space="preserve"> </w:t>
            </w:r>
            <w:r w:rsidR="00D679BD" w:rsidRPr="008D74F7">
              <w:rPr>
                <w:sz w:val="22"/>
                <w:szCs w:val="22"/>
              </w:rPr>
              <w:t>107</w:t>
            </w:r>
            <w:r w:rsidR="008D7FF8">
              <w:rPr>
                <w:sz w:val="22"/>
                <w:szCs w:val="22"/>
              </w:rPr>
              <w:t>-</w:t>
            </w:r>
            <w:r w:rsidR="008D7FF8" w:rsidRPr="008D74F7">
              <w:rPr>
                <w:sz w:val="22"/>
                <w:szCs w:val="22"/>
              </w:rPr>
              <w:t>110</w:t>
            </w:r>
          </w:p>
          <w:p w14:paraId="60E6A111" w14:textId="77777777" w:rsidR="00E330D7" w:rsidRDefault="00E330D7" w:rsidP="00665C64">
            <w:pPr>
              <w:pStyle w:val="TableText"/>
              <w:jc w:val="center"/>
              <w:rPr>
                <w:sz w:val="22"/>
                <w:szCs w:val="22"/>
              </w:rPr>
            </w:pPr>
          </w:p>
          <w:p w14:paraId="60E6A112" w14:textId="77777777" w:rsidR="00E330D7" w:rsidRDefault="00E330D7" w:rsidP="00665C64">
            <w:pPr>
              <w:pStyle w:val="TableText"/>
              <w:jc w:val="center"/>
              <w:rPr>
                <w:sz w:val="22"/>
                <w:szCs w:val="22"/>
              </w:rPr>
            </w:pPr>
          </w:p>
          <w:p w14:paraId="60E6A113" w14:textId="77777777" w:rsidR="00E330D7" w:rsidRDefault="00E330D7" w:rsidP="00665C64">
            <w:pPr>
              <w:pStyle w:val="TableText"/>
              <w:jc w:val="center"/>
              <w:rPr>
                <w:sz w:val="22"/>
                <w:szCs w:val="22"/>
              </w:rPr>
            </w:pPr>
          </w:p>
          <w:p w14:paraId="60E6A114" w14:textId="77777777" w:rsidR="00E330D7" w:rsidRDefault="00E330D7" w:rsidP="00665C64">
            <w:pPr>
              <w:pStyle w:val="TableText"/>
              <w:jc w:val="center"/>
              <w:rPr>
                <w:sz w:val="22"/>
                <w:szCs w:val="22"/>
              </w:rPr>
            </w:pPr>
          </w:p>
          <w:p w14:paraId="60E6A115" w14:textId="77777777" w:rsidR="00E330D7" w:rsidRDefault="00E330D7" w:rsidP="00665C64">
            <w:pPr>
              <w:pStyle w:val="TableText"/>
              <w:jc w:val="center"/>
              <w:rPr>
                <w:sz w:val="22"/>
                <w:szCs w:val="22"/>
              </w:rPr>
            </w:pPr>
            <w:r w:rsidRPr="008D74F7">
              <w:rPr>
                <w:color w:val="1F497D"/>
              </w:rPr>
              <w:t>7-10</w:t>
            </w:r>
            <w:r>
              <w:rPr>
                <w:color w:val="1F497D"/>
              </w:rPr>
              <w:t xml:space="preserve">, </w:t>
            </w:r>
            <w:r w:rsidRPr="008D74F7">
              <w:t>34</w:t>
            </w:r>
            <w:r>
              <w:rPr>
                <w:color w:val="1F497D"/>
              </w:rPr>
              <w:t xml:space="preserve">, </w:t>
            </w:r>
            <w:r w:rsidRPr="008D74F7">
              <w:t>35</w:t>
            </w:r>
            <w:r>
              <w:rPr>
                <w:color w:val="1F497D"/>
              </w:rPr>
              <w:t xml:space="preserve">, </w:t>
            </w:r>
            <w:r w:rsidRPr="008D74F7">
              <w:t>37</w:t>
            </w:r>
            <w:r>
              <w:rPr>
                <w:color w:val="1F497D"/>
              </w:rPr>
              <w:t xml:space="preserve">, </w:t>
            </w:r>
            <w:r w:rsidRPr="008D74F7">
              <w:t>40</w:t>
            </w:r>
            <w:r>
              <w:rPr>
                <w:color w:val="1F497D"/>
              </w:rPr>
              <w:t xml:space="preserve">, </w:t>
            </w:r>
            <w:r w:rsidRPr="008D74F7">
              <w:t>41</w:t>
            </w:r>
            <w:r>
              <w:rPr>
                <w:color w:val="1F497D"/>
              </w:rPr>
              <w:t>,</w:t>
            </w:r>
            <w:r w:rsidRPr="008D74F7">
              <w:t>46</w:t>
            </w:r>
            <w:r>
              <w:rPr>
                <w:color w:val="1F497D"/>
              </w:rPr>
              <w:t xml:space="preserve">, </w:t>
            </w:r>
            <w:r w:rsidRPr="008D74F7">
              <w:t>59</w:t>
            </w:r>
            <w:r>
              <w:rPr>
                <w:color w:val="1F497D"/>
              </w:rPr>
              <w:t xml:space="preserve">, </w:t>
            </w:r>
            <w:r w:rsidRPr="008D74F7">
              <w:t>63</w:t>
            </w:r>
            <w:r>
              <w:rPr>
                <w:color w:val="1F497D"/>
              </w:rPr>
              <w:t xml:space="preserve">, </w:t>
            </w:r>
            <w:r w:rsidRPr="008D74F7">
              <w:t>65</w:t>
            </w:r>
            <w:r>
              <w:rPr>
                <w:color w:val="1F497D"/>
              </w:rPr>
              <w:t xml:space="preserve">, </w:t>
            </w:r>
            <w:r w:rsidRPr="008D74F7">
              <w:t>67-70</w:t>
            </w:r>
            <w:r>
              <w:rPr>
                <w:color w:val="1F497D"/>
              </w:rPr>
              <w:t xml:space="preserve">, </w:t>
            </w:r>
            <w:r w:rsidRPr="008D74F7">
              <w:t>72</w:t>
            </w:r>
            <w:r>
              <w:rPr>
                <w:color w:val="1F497D"/>
              </w:rPr>
              <w:t xml:space="preserve">, </w:t>
            </w:r>
            <w:r w:rsidRPr="008D74F7">
              <w:t>76</w:t>
            </w:r>
            <w:r>
              <w:rPr>
                <w:color w:val="1F497D"/>
              </w:rPr>
              <w:t xml:space="preserve">, </w:t>
            </w:r>
            <w:r w:rsidRPr="008D74F7">
              <w:t>77</w:t>
            </w:r>
            <w:r>
              <w:rPr>
                <w:color w:val="1F497D"/>
              </w:rPr>
              <w:t xml:space="preserve">, </w:t>
            </w:r>
            <w:r w:rsidRPr="008D74F7">
              <w:t>85</w:t>
            </w:r>
            <w:r>
              <w:rPr>
                <w:color w:val="1F497D"/>
              </w:rPr>
              <w:t xml:space="preserve">, </w:t>
            </w:r>
            <w:r w:rsidRPr="008D74F7">
              <w:t>88</w:t>
            </w:r>
            <w:r>
              <w:rPr>
                <w:color w:val="1F497D"/>
              </w:rPr>
              <w:t xml:space="preserve">, </w:t>
            </w:r>
            <w:r w:rsidRPr="008D74F7">
              <w:t>90-92</w:t>
            </w:r>
            <w:r>
              <w:rPr>
                <w:color w:val="1F497D"/>
              </w:rPr>
              <w:t xml:space="preserve">, </w:t>
            </w:r>
            <w:r w:rsidRPr="008D74F7">
              <w:t>96</w:t>
            </w:r>
            <w:r>
              <w:rPr>
                <w:color w:val="1F497D"/>
              </w:rPr>
              <w:t xml:space="preserve">, </w:t>
            </w:r>
            <w:r w:rsidRPr="008D74F7">
              <w:t>102</w:t>
            </w:r>
            <w:r>
              <w:rPr>
                <w:color w:val="1F497D"/>
              </w:rPr>
              <w:t xml:space="preserve">, </w:t>
            </w:r>
            <w:r w:rsidRPr="008D74F7">
              <w:t>107</w:t>
            </w:r>
            <w:r>
              <w:rPr>
                <w:color w:val="1F497D"/>
              </w:rPr>
              <w:t xml:space="preserve">, </w:t>
            </w:r>
            <w:r w:rsidRPr="008D74F7">
              <w:t>108</w:t>
            </w:r>
            <w:r>
              <w:rPr>
                <w:color w:val="1F497D"/>
              </w:rPr>
              <w:t xml:space="preserve">, </w:t>
            </w:r>
            <w:r w:rsidRPr="008D74F7">
              <w:t>110</w:t>
            </w:r>
            <w:r>
              <w:rPr>
                <w:color w:val="1F497D"/>
              </w:rPr>
              <w:t xml:space="preserve">, </w:t>
            </w:r>
            <w:r w:rsidRPr="008D74F7">
              <w:t>114</w:t>
            </w:r>
            <w:r>
              <w:rPr>
                <w:color w:val="1F497D"/>
              </w:rPr>
              <w:t xml:space="preserve">, </w:t>
            </w:r>
            <w:r w:rsidRPr="008D74F7">
              <w:t>115</w:t>
            </w:r>
            <w:r>
              <w:rPr>
                <w:color w:val="1F497D"/>
              </w:rPr>
              <w:t xml:space="preserve">, </w:t>
            </w:r>
            <w:r w:rsidRPr="008D74F7">
              <w:t>118-122</w:t>
            </w:r>
            <w:r>
              <w:rPr>
                <w:color w:val="1F497D"/>
              </w:rPr>
              <w:t xml:space="preserve">, </w:t>
            </w:r>
            <w:r w:rsidRPr="008D74F7">
              <w:t>124</w:t>
            </w:r>
            <w:r>
              <w:rPr>
                <w:color w:val="1F497D"/>
              </w:rPr>
              <w:t xml:space="preserve">, </w:t>
            </w:r>
            <w:r w:rsidRPr="008D74F7">
              <w:t>126</w:t>
            </w:r>
            <w:r>
              <w:rPr>
                <w:color w:val="1F497D"/>
              </w:rPr>
              <w:t xml:space="preserve">, </w:t>
            </w:r>
            <w:r w:rsidRPr="008D74F7">
              <w:t>127</w:t>
            </w:r>
            <w:r>
              <w:rPr>
                <w:color w:val="1F497D"/>
              </w:rPr>
              <w:t xml:space="preserve">, </w:t>
            </w:r>
            <w:r w:rsidRPr="008D74F7">
              <w:t>136</w:t>
            </w:r>
            <w:r>
              <w:rPr>
                <w:color w:val="1F497D"/>
              </w:rPr>
              <w:t xml:space="preserve">, </w:t>
            </w:r>
            <w:r w:rsidRPr="008D74F7">
              <w:t>138-140</w:t>
            </w:r>
            <w:r>
              <w:rPr>
                <w:color w:val="1F497D"/>
              </w:rPr>
              <w:t xml:space="preserve">, </w:t>
            </w:r>
            <w:r w:rsidRPr="008D74F7">
              <w:t>143-145</w:t>
            </w:r>
            <w:r>
              <w:rPr>
                <w:color w:val="1F497D"/>
              </w:rPr>
              <w:t xml:space="preserve">, </w:t>
            </w:r>
            <w:r w:rsidRPr="008D74F7">
              <w:t>150-152</w:t>
            </w:r>
            <w:r>
              <w:rPr>
                <w:color w:val="1F497D"/>
              </w:rPr>
              <w:t xml:space="preserve">, </w:t>
            </w:r>
            <w:r w:rsidRPr="008D74F7">
              <w:t>154-157</w:t>
            </w:r>
            <w:r>
              <w:rPr>
                <w:color w:val="1F497D"/>
              </w:rPr>
              <w:t xml:space="preserve">, </w:t>
            </w:r>
            <w:r w:rsidRPr="008D74F7">
              <w:t>159</w:t>
            </w:r>
            <w:r>
              <w:rPr>
                <w:color w:val="1F497D"/>
              </w:rPr>
              <w:t xml:space="preserve">, </w:t>
            </w:r>
            <w:r w:rsidRPr="008D74F7">
              <w:t>161</w:t>
            </w:r>
            <w:r>
              <w:rPr>
                <w:color w:val="1F497D"/>
              </w:rPr>
              <w:t xml:space="preserve">, </w:t>
            </w:r>
            <w:r w:rsidRPr="008D74F7">
              <w:t>164-166</w:t>
            </w:r>
            <w:r>
              <w:rPr>
                <w:color w:val="1F497D"/>
              </w:rPr>
              <w:t xml:space="preserve">, </w:t>
            </w:r>
            <w:r w:rsidRPr="008D74F7">
              <w:t>169</w:t>
            </w:r>
            <w:r>
              <w:rPr>
                <w:color w:val="1F497D"/>
              </w:rPr>
              <w:t xml:space="preserve">, and </w:t>
            </w:r>
            <w:r w:rsidRPr="008D74F7">
              <w:t>171</w:t>
            </w:r>
          </w:p>
        </w:tc>
        <w:tc>
          <w:tcPr>
            <w:tcW w:w="1403" w:type="dxa"/>
          </w:tcPr>
          <w:p w14:paraId="60E6A116" w14:textId="77777777" w:rsidR="00E330D7" w:rsidRDefault="00E330D7" w:rsidP="008D7FF8">
            <w:pPr>
              <w:pStyle w:val="TableText"/>
              <w:jc w:val="center"/>
              <w:rPr>
                <w:sz w:val="22"/>
                <w:szCs w:val="22"/>
              </w:rPr>
            </w:pPr>
            <w:r>
              <w:rPr>
                <w:sz w:val="22"/>
                <w:szCs w:val="22"/>
              </w:rPr>
              <w:t>PSS*1*204</w:t>
            </w:r>
          </w:p>
        </w:tc>
        <w:tc>
          <w:tcPr>
            <w:tcW w:w="5437" w:type="dxa"/>
          </w:tcPr>
          <w:p w14:paraId="60E6A117" w14:textId="77777777" w:rsidR="00E330D7" w:rsidRDefault="00E330D7" w:rsidP="0051065C">
            <w:pPr>
              <w:tabs>
                <w:tab w:val="left" w:pos="289"/>
              </w:tabs>
              <w:rPr>
                <w:sz w:val="20"/>
              </w:rPr>
            </w:pPr>
            <w:r>
              <w:t>Updated the Title Page, Revision History, and Table of Contents.</w:t>
            </w:r>
          </w:p>
          <w:p w14:paraId="60E6A118" w14:textId="77777777" w:rsidR="00E330D7" w:rsidRDefault="00E330D7" w:rsidP="0051065C">
            <w:pPr>
              <w:tabs>
                <w:tab w:val="left" w:pos="289"/>
              </w:tabs>
              <w:rPr>
                <w:sz w:val="20"/>
              </w:rPr>
            </w:pPr>
          </w:p>
          <w:p w14:paraId="60E6A119" w14:textId="77777777" w:rsidR="00E330D7" w:rsidRDefault="00E330D7" w:rsidP="0051065C">
            <w:pPr>
              <w:tabs>
                <w:tab w:val="left" w:pos="289"/>
              </w:tabs>
              <w:rPr>
                <w:sz w:val="20"/>
              </w:rPr>
            </w:pPr>
          </w:p>
          <w:p w14:paraId="60E6A11A" w14:textId="77777777" w:rsidR="00E330D7" w:rsidRPr="00EB4F14" w:rsidRDefault="00E330D7" w:rsidP="0051065C">
            <w:pPr>
              <w:tabs>
                <w:tab w:val="left" w:pos="289"/>
              </w:tabs>
            </w:pPr>
            <w:r w:rsidRPr="00AA2C31">
              <w:rPr>
                <w:sz w:val="20"/>
              </w:rPr>
              <w:t xml:space="preserve">Modified PDM </w:t>
            </w:r>
            <w:r>
              <w:rPr>
                <w:sz w:val="20"/>
              </w:rPr>
              <w:t>adding two new fields: MOST COMMON INDICATION FOR USE (#14) and INDICATIONS FOR USE (#13</w:t>
            </w:r>
            <w:r w:rsidRPr="00EB4F14">
              <w:rPr>
                <w:sz w:val="20"/>
              </w:rPr>
              <w:t>)</w:t>
            </w:r>
            <w:r>
              <w:rPr>
                <w:sz w:val="20"/>
              </w:rPr>
              <w:t xml:space="preserve"> to the PHARMACY ORDERABLE ITEM (#50.7) file</w:t>
            </w:r>
            <w:r w:rsidRPr="00EB4F14">
              <w:rPr>
                <w:sz w:val="20"/>
              </w:rPr>
              <w:t xml:space="preserve">. </w:t>
            </w:r>
            <w:r w:rsidRPr="00EB4F14">
              <w:t xml:space="preserve">These fields are </w:t>
            </w:r>
            <w:r>
              <w:t xml:space="preserve">displayed as </w:t>
            </w:r>
            <w:r w:rsidRPr="00EB4F14">
              <w:t>part of the Edit Orderable Items [PSS EDIT ORDERABLE ITEMS] option.</w:t>
            </w:r>
          </w:p>
          <w:p w14:paraId="60E6A11B" w14:textId="77777777" w:rsidR="00E330D7" w:rsidRDefault="00E330D7" w:rsidP="0051065C">
            <w:pPr>
              <w:tabs>
                <w:tab w:val="left" w:pos="289"/>
              </w:tabs>
            </w:pPr>
          </w:p>
          <w:p w14:paraId="60E6A11C" w14:textId="77777777" w:rsidR="00E330D7" w:rsidRPr="00EB4F14" w:rsidRDefault="00E330D7" w:rsidP="0051065C">
            <w:pPr>
              <w:tabs>
                <w:tab w:val="left" w:pos="289"/>
              </w:tabs>
            </w:pPr>
          </w:p>
          <w:p w14:paraId="60E6A11D" w14:textId="77777777" w:rsidR="00E330D7" w:rsidRDefault="00E330D7" w:rsidP="0051065C">
            <w:pPr>
              <w:tabs>
                <w:tab w:val="left" w:pos="289"/>
              </w:tabs>
            </w:pPr>
            <w:r w:rsidRPr="00EB4F14">
              <w:t>Made formatting changes throughout the document.</w:t>
            </w:r>
          </w:p>
          <w:p w14:paraId="60E6A11E" w14:textId="77777777" w:rsidR="00E330D7" w:rsidRDefault="00E330D7" w:rsidP="0051065C">
            <w:pPr>
              <w:tabs>
                <w:tab w:val="left" w:pos="289"/>
              </w:tabs>
              <w:rPr>
                <w:sz w:val="22"/>
                <w:szCs w:val="22"/>
              </w:rPr>
            </w:pPr>
            <w:r>
              <w:t>(Craig Hinton, PM; Blair Sanders, TW)</w:t>
            </w:r>
          </w:p>
        </w:tc>
      </w:tr>
      <w:tr w:rsidR="00E330D7" w:rsidRPr="00EA77BC" w14:paraId="60E6A126" w14:textId="77777777" w:rsidTr="0074345F">
        <w:tc>
          <w:tcPr>
            <w:tcW w:w="863" w:type="dxa"/>
          </w:tcPr>
          <w:p w14:paraId="60E6A120" w14:textId="77777777" w:rsidR="00E330D7" w:rsidRDefault="00E330D7" w:rsidP="00A34ECE">
            <w:pPr>
              <w:spacing w:before="40"/>
              <w:rPr>
                <w:sz w:val="22"/>
                <w:szCs w:val="22"/>
              </w:rPr>
            </w:pPr>
            <w:r>
              <w:rPr>
                <w:sz w:val="22"/>
                <w:szCs w:val="22"/>
              </w:rPr>
              <w:t>02/18</w:t>
            </w:r>
          </w:p>
        </w:tc>
        <w:tc>
          <w:tcPr>
            <w:tcW w:w="1837" w:type="dxa"/>
          </w:tcPr>
          <w:p w14:paraId="60E6A121" w14:textId="77777777" w:rsidR="00E330D7" w:rsidRPr="0047592B" w:rsidRDefault="00E330D7" w:rsidP="00DA2E3C">
            <w:pPr>
              <w:pStyle w:val="TableText"/>
              <w:jc w:val="center"/>
              <w:rPr>
                <w:sz w:val="22"/>
                <w:szCs w:val="22"/>
              </w:rPr>
            </w:pPr>
            <w:r w:rsidRPr="0047592B">
              <w:rPr>
                <w:sz w:val="22"/>
                <w:szCs w:val="22"/>
              </w:rPr>
              <w:t>Title page</w:t>
            </w:r>
          </w:p>
          <w:p w14:paraId="60E6A122" w14:textId="77777777" w:rsidR="00E330D7" w:rsidRDefault="00E330D7" w:rsidP="008F02DF">
            <w:pPr>
              <w:pStyle w:val="TableText"/>
              <w:spacing w:before="0" w:after="0"/>
              <w:jc w:val="center"/>
              <w:rPr>
                <w:color w:val="244061"/>
                <w:sz w:val="22"/>
                <w:szCs w:val="22"/>
                <w:u w:val="single"/>
              </w:rPr>
            </w:pPr>
            <w:r w:rsidRPr="0047592B">
              <w:rPr>
                <w:sz w:val="22"/>
                <w:szCs w:val="22"/>
              </w:rPr>
              <w:lastRenderedPageBreak/>
              <w:t>153-154</w:t>
            </w:r>
          </w:p>
        </w:tc>
        <w:tc>
          <w:tcPr>
            <w:tcW w:w="1403" w:type="dxa"/>
          </w:tcPr>
          <w:p w14:paraId="60E6A123" w14:textId="77777777" w:rsidR="00E330D7" w:rsidRDefault="00E330D7" w:rsidP="0074345F">
            <w:pPr>
              <w:pStyle w:val="TableText"/>
              <w:jc w:val="center"/>
              <w:rPr>
                <w:sz w:val="22"/>
                <w:szCs w:val="22"/>
              </w:rPr>
            </w:pPr>
            <w:r>
              <w:rPr>
                <w:sz w:val="22"/>
                <w:szCs w:val="22"/>
              </w:rPr>
              <w:lastRenderedPageBreak/>
              <w:t>PSS*1*178</w:t>
            </w:r>
          </w:p>
        </w:tc>
        <w:tc>
          <w:tcPr>
            <w:tcW w:w="5437" w:type="dxa"/>
          </w:tcPr>
          <w:p w14:paraId="60E6A124" w14:textId="77777777" w:rsidR="00E330D7" w:rsidRDefault="00E330D7" w:rsidP="00867270">
            <w:pPr>
              <w:tabs>
                <w:tab w:val="left" w:pos="289"/>
              </w:tabs>
              <w:rPr>
                <w:sz w:val="22"/>
                <w:szCs w:val="22"/>
              </w:rPr>
            </w:pPr>
            <w:r>
              <w:rPr>
                <w:sz w:val="22"/>
                <w:szCs w:val="22"/>
              </w:rPr>
              <w:t>Updated title page to reflect month of release</w:t>
            </w:r>
          </w:p>
          <w:p w14:paraId="60E6A125" w14:textId="77777777" w:rsidR="00E330D7" w:rsidRPr="00DA2E3C" w:rsidRDefault="00E330D7" w:rsidP="00867270">
            <w:pPr>
              <w:tabs>
                <w:tab w:val="left" w:pos="289"/>
              </w:tabs>
              <w:rPr>
                <w:sz w:val="22"/>
                <w:szCs w:val="22"/>
              </w:rPr>
            </w:pPr>
            <w:r>
              <w:rPr>
                <w:sz w:val="22"/>
                <w:szCs w:val="22"/>
              </w:rPr>
              <w:lastRenderedPageBreak/>
              <w:t xml:space="preserve">Updated display for </w:t>
            </w:r>
            <w:r w:rsidRPr="00F46D83">
              <w:rPr>
                <w:i/>
                <w:sz w:val="22"/>
                <w:szCs w:val="22"/>
              </w:rPr>
              <w:t>Check PEPS Service Setup</w:t>
            </w:r>
            <w:r>
              <w:rPr>
                <w:sz w:val="22"/>
                <w:szCs w:val="22"/>
              </w:rPr>
              <w:t xml:space="preserve"> option </w:t>
            </w:r>
            <w:r w:rsidRPr="00DA2E3C">
              <w:rPr>
                <w:sz w:val="22"/>
                <w:szCs w:val="22"/>
              </w:rPr>
              <w:t>(S. Soldan PM, L. Bertuzis, BA</w:t>
            </w:r>
            <w:r>
              <w:rPr>
                <w:sz w:val="22"/>
                <w:szCs w:val="22"/>
              </w:rPr>
              <w:t>; B. Hyde, TW</w:t>
            </w:r>
            <w:r w:rsidRPr="00DA2E3C">
              <w:rPr>
                <w:sz w:val="22"/>
                <w:szCs w:val="22"/>
              </w:rPr>
              <w:t>)</w:t>
            </w:r>
          </w:p>
        </w:tc>
      </w:tr>
      <w:tr w:rsidR="00E330D7" w:rsidRPr="00EA77BC" w14:paraId="60E6A12B" w14:textId="77777777" w:rsidTr="0074345F">
        <w:tc>
          <w:tcPr>
            <w:tcW w:w="863" w:type="dxa"/>
          </w:tcPr>
          <w:p w14:paraId="60E6A127" w14:textId="77777777" w:rsidR="00E330D7" w:rsidRDefault="00E330D7" w:rsidP="00A34ECE">
            <w:pPr>
              <w:spacing w:before="40"/>
              <w:rPr>
                <w:sz w:val="22"/>
                <w:szCs w:val="22"/>
              </w:rPr>
            </w:pPr>
            <w:r>
              <w:rPr>
                <w:sz w:val="22"/>
                <w:szCs w:val="22"/>
              </w:rPr>
              <w:lastRenderedPageBreak/>
              <w:t>01/18</w:t>
            </w:r>
          </w:p>
        </w:tc>
        <w:tc>
          <w:tcPr>
            <w:tcW w:w="1837" w:type="dxa"/>
          </w:tcPr>
          <w:p w14:paraId="60E6A128" w14:textId="77777777" w:rsidR="00E330D7" w:rsidRDefault="00E330D7" w:rsidP="000C7478">
            <w:pPr>
              <w:pStyle w:val="TableText"/>
              <w:spacing w:before="0" w:after="0"/>
              <w:jc w:val="center"/>
              <w:rPr>
                <w:color w:val="244061"/>
                <w:sz w:val="22"/>
                <w:szCs w:val="22"/>
                <w:u w:val="single"/>
              </w:rPr>
            </w:pPr>
            <w:r w:rsidRPr="00D75DBD">
              <w:rPr>
                <w:color w:val="244061"/>
                <w:sz w:val="22"/>
                <w:szCs w:val="22"/>
                <w:u w:val="single"/>
              </w:rPr>
              <w:t>127</w:t>
            </w:r>
          </w:p>
        </w:tc>
        <w:tc>
          <w:tcPr>
            <w:tcW w:w="1403" w:type="dxa"/>
          </w:tcPr>
          <w:p w14:paraId="60E6A129" w14:textId="77777777" w:rsidR="00E330D7" w:rsidRDefault="00E330D7" w:rsidP="0074345F">
            <w:pPr>
              <w:pStyle w:val="TableText"/>
              <w:jc w:val="center"/>
              <w:rPr>
                <w:sz w:val="22"/>
                <w:szCs w:val="22"/>
              </w:rPr>
            </w:pPr>
            <w:r>
              <w:rPr>
                <w:sz w:val="22"/>
                <w:szCs w:val="22"/>
              </w:rPr>
              <w:t>PSS*1*212</w:t>
            </w:r>
          </w:p>
        </w:tc>
        <w:tc>
          <w:tcPr>
            <w:tcW w:w="5437" w:type="dxa"/>
          </w:tcPr>
          <w:p w14:paraId="60E6A12A" w14:textId="77777777" w:rsidR="00E330D7" w:rsidRDefault="00E330D7" w:rsidP="00867270">
            <w:pPr>
              <w:ind w:left="19"/>
              <w:rPr>
                <w:sz w:val="22"/>
                <w:szCs w:val="22"/>
              </w:rPr>
            </w:pPr>
            <w:r>
              <w:rPr>
                <w:sz w:val="22"/>
                <w:szCs w:val="22"/>
              </w:rPr>
              <w:t>Updated Pharmacy System Parameters Edit option</w:t>
            </w:r>
          </w:p>
        </w:tc>
      </w:tr>
      <w:tr w:rsidR="00E330D7" w:rsidRPr="00EA77BC" w14:paraId="60E6A13E" w14:textId="77777777" w:rsidTr="0074345F">
        <w:tc>
          <w:tcPr>
            <w:tcW w:w="863" w:type="dxa"/>
          </w:tcPr>
          <w:p w14:paraId="60E6A12C" w14:textId="77777777" w:rsidR="00E330D7" w:rsidRDefault="00E330D7" w:rsidP="00A34ECE">
            <w:pPr>
              <w:spacing w:before="40"/>
              <w:rPr>
                <w:sz w:val="22"/>
                <w:szCs w:val="22"/>
              </w:rPr>
            </w:pPr>
            <w:r>
              <w:rPr>
                <w:sz w:val="22"/>
                <w:szCs w:val="22"/>
              </w:rPr>
              <w:t>05/17</w:t>
            </w:r>
          </w:p>
        </w:tc>
        <w:tc>
          <w:tcPr>
            <w:tcW w:w="1837" w:type="dxa"/>
          </w:tcPr>
          <w:p w14:paraId="60E6A12D" w14:textId="77777777" w:rsidR="00E330D7"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page_4 \h </w:instrText>
            </w:r>
            <w:r>
              <w:rPr>
                <w:color w:val="244061"/>
                <w:sz w:val="22"/>
                <w:szCs w:val="22"/>
                <w:u w:val="single"/>
              </w:rPr>
            </w:r>
            <w:r>
              <w:rPr>
                <w:color w:val="244061"/>
                <w:sz w:val="22"/>
                <w:szCs w:val="22"/>
                <w:u w:val="single"/>
              </w:rPr>
              <w:fldChar w:fldCharType="separate"/>
            </w:r>
            <w:r w:rsidR="00A62D31">
              <w:rPr>
                <w:noProof/>
                <w:color w:val="244061"/>
                <w:sz w:val="22"/>
                <w:szCs w:val="22"/>
                <w:u w:val="single"/>
              </w:rPr>
              <w:t>4</w:t>
            </w:r>
            <w:r>
              <w:rPr>
                <w:color w:val="244061"/>
                <w:sz w:val="22"/>
                <w:szCs w:val="22"/>
                <w:u w:val="single"/>
              </w:rPr>
              <w:fldChar w:fldCharType="end"/>
            </w:r>
          </w:p>
          <w:p w14:paraId="60E6A12E" w14:textId="6E8F624D" w:rsidR="00E330D7" w:rsidRPr="0009258C" w:rsidRDefault="00E330D7" w:rsidP="000C7478">
            <w:pPr>
              <w:pStyle w:val="TableText"/>
              <w:spacing w:before="0" w:after="0"/>
              <w:jc w:val="center"/>
              <w:rPr>
                <w:color w:val="244061"/>
                <w:sz w:val="22"/>
                <w:szCs w:val="22"/>
                <w:u w:val="single"/>
              </w:rPr>
            </w:pPr>
            <w:r>
              <w:rPr>
                <w:color w:val="244061"/>
                <w:sz w:val="22"/>
                <w:szCs w:val="22"/>
                <w:u w:val="single"/>
              </w:rPr>
              <w:fldChar w:fldCharType="begin"/>
            </w:r>
            <w:r>
              <w:rPr>
                <w:color w:val="244061"/>
                <w:sz w:val="22"/>
                <w:szCs w:val="22"/>
                <w:u w:val="single"/>
              </w:rPr>
              <w:instrText xml:space="preserve"> PAGEREF Page_76 \h </w:instrText>
            </w:r>
            <w:r>
              <w:rPr>
                <w:color w:val="244061"/>
                <w:sz w:val="22"/>
                <w:szCs w:val="22"/>
                <w:u w:val="single"/>
              </w:rPr>
            </w:r>
            <w:r>
              <w:rPr>
                <w:color w:val="244061"/>
                <w:sz w:val="22"/>
                <w:szCs w:val="22"/>
                <w:u w:val="single"/>
              </w:rPr>
              <w:fldChar w:fldCharType="separate"/>
            </w:r>
            <w:r w:rsidR="00A62D31">
              <w:rPr>
                <w:noProof/>
                <w:color w:val="244061"/>
                <w:sz w:val="22"/>
                <w:szCs w:val="22"/>
                <w:u w:val="single"/>
              </w:rPr>
              <w:t>80</w:t>
            </w:r>
            <w:r>
              <w:rPr>
                <w:color w:val="244061"/>
                <w:sz w:val="22"/>
                <w:szCs w:val="22"/>
                <w:u w:val="single"/>
              </w:rPr>
              <w:fldChar w:fldCharType="end"/>
            </w:r>
            <w:r>
              <w:rPr>
                <w:color w:val="244061"/>
                <w:sz w:val="22"/>
                <w:szCs w:val="22"/>
                <w:u w:val="single"/>
              </w:rPr>
              <w:t>-81</w:t>
            </w:r>
          </w:p>
          <w:p w14:paraId="60E6A12F" w14:textId="77777777" w:rsidR="00E330D7" w:rsidRDefault="00E330D7" w:rsidP="000C7478">
            <w:pPr>
              <w:pStyle w:val="TableText"/>
              <w:spacing w:before="0" w:after="0"/>
              <w:jc w:val="center"/>
              <w:rPr>
                <w:color w:val="244061"/>
                <w:sz w:val="22"/>
                <w:szCs w:val="22"/>
                <w:u w:val="single"/>
              </w:rPr>
            </w:pPr>
          </w:p>
          <w:p w14:paraId="60E6A130" w14:textId="77777777" w:rsidR="00E330D7" w:rsidRPr="002E3973" w:rsidRDefault="00E330D7" w:rsidP="000C7478">
            <w:pPr>
              <w:pStyle w:val="TableText"/>
              <w:spacing w:before="0" w:after="0"/>
              <w:jc w:val="center"/>
              <w:rPr>
                <w:sz w:val="22"/>
                <w:szCs w:val="22"/>
              </w:rPr>
            </w:pPr>
            <w:r w:rsidRPr="002E3973">
              <w:rPr>
                <w:sz w:val="22"/>
                <w:szCs w:val="22"/>
              </w:rPr>
              <w:t>82-85</w:t>
            </w:r>
          </w:p>
          <w:p w14:paraId="60E6A131" w14:textId="77777777" w:rsidR="00E330D7" w:rsidRDefault="00E330D7" w:rsidP="000C7478">
            <w:pPr>
              <w:pStyle w:val="TableText"/>
              <w:spacing w:before="0" w:after="0"/>
              <w:jc w:val="center"/>
              <w:rPr>
                <w:sz w:val="22"/>
                <w:szCs w:val="22"/>
              </w:rPr>
            </w:pPr>
          </w:p>
          <w:p w14:paraId="60E6A132" w14:textId="77777777" w:rsidR="00E330D7" w:rsidRPr="002E3973" w:rsidRDefault="00E330D7" w:rsidP="000C7478">
            <w:pPr>
              <w:pStyle w:val="TableText"/>
              <w:spacing w:before="0" w:after="0"/>
              <w:jc w:val="center"/>
              <w:rPr>
                <w:sz w:val="22"/>
                <w:szCs w:val="22"/>
              </w:rPr>
            </w:pPr>
            <w:r w:rsidRPr="002E3973">
              <w:rPr>
                <w:sz w:val="22"/>
                <w:szCs w:val="22"/>
              </w:rPr>
              <w:t>129-134</w:t>
            </w:r>
          </w:p>
          <w:p w14:paraId="60E6A133" w14:textId="77777777" w:rsidR="00E330D7" w:rsidRPr="002E3973" w:rsidRDefault="00E330D7" w:rsidP="000C7478">
            <w:pPr>
              <w:pStyle w:val="TableText"/>
              <w:spacing w:before="0" w:after="0"/>
              <w:jc w:val="center"/>
              <w:rPr>
                <w:sz w:val="22"/>
                <w:szCs w:val="22"/>
              </w:rPr>
            </w:pPr>
            <w:r w:rsidRPr="002E3973">
              <w:rPr>
                <w:sz w:val="22"/>
                <w:szCs w:val="22"/>
              </w:rPr>
              <w:t>136-137</w:t>
            </w:r>
          </w:p>
          <w:p w14:paraId="60E6A134" w14:textId="77777777" w:rsidR="00E330D7" w:rsidRDefault="00E330D7" w:rsidP="000C7478">
            <w:pPr>
              <w:pStyle w:val="TableText"/>
              <w:spacing w:before="0" w:after="0"/>
              <w:jc w:val="center"/>
              <w:rPr>
                <w:sz w:val="22"/>
                <w:szCs w:val="22"/>
              </w:rPr>
            </w:pPr>
          </w:p>
          <w:p w14:paraId="60E6A135" w14:textId="77777777" w:rsidR="00E330D7" w:rsidRDefault="00E330D7" w:rsidP="003B55E3">
            <w:pPr>
              <w:pStyle w:val="TableText"/>
              <w:spacing w:before="0" w:after="0"/>
              <w:jc w:val="center"/>
              <w:rPr>
                <w:sz w:val="22"/>
                <w:szCs w:val="22"/>
              </w:rPr>
            </w:pPr>
            <w:r w:rsidRPr="002E3973">
              <w:rPr>
                <w:sz w:val="22"/>
                <w:szCs w:val="22"/>
              </w:rPr>
              <w:t>197</w:t>
            </w:r>
          </w:p>
        </w:tc>
        <w:tc>
          <w:tcPr>
            <w:tcW w:w="1403" w:type="dxa"/>
          </w:tcPr>
          <w:p w14:paraId="60E6A136" w14:textId="77777777" w:rsidR="00E330D7" w:rsidRDefault="00E330D7" w:rsidP="0074345F">
            <w:pPr>
              <w:pStyle w:val="TableText"/>
              <w:jc w:val="center"/>
              <w:rPr>
                <w:sz w:val="22"/>
                <w:szCs w:val="22"/>
              </w:rPr>
            </w:pPr>
            <w:r>
              <w:rPr>
                <w:sz w:val="22"/>
                <w:szCs w:val="22"/>
              </w:rPr>
              <w:t>PSS*1*201</w:t>
            </w:r>
          </w:p>
          <w:p w14:paraId="60E6A137" w14:textId="77777777" w:rsidR="00E330D7" w:rsidRDefault="00E330D7" w:rsidP="0074345F">
            <w:pPr>
              <w:pStyle w:val="TableText"/>
              <w:jc w:val="center"/>
              <w:rPr>
                <w:sz w:val="22"/>
                <w:szCs w:val="22"/>
              </w:rPr>
            </w:pPr>
          </w:p>
        </w:tc>
        <w:tc>
          <w:tcPr>
            <w:tcW w:w="5437" w:type="dxa"/>
          </w:tcPr>
          <w:p w14:paraId="60E6A138" w14:textId="77777777" w:rsidR="00E330D7" w:rsidRDefault="00E330D7" w:rsidP="00867270">
            <w:pPr>
              <w:ind w:left="19"/>
              <w:rPr>
                <w:sz w:val="22"/>
                <w:szCs w:val="22"/>
              </w:rPr>
            </w:pPr>
            <w:r>
              <w:rPr>
                <w:sz w:val="22"/>
                <w:szCs w:val="22"/>
              </w:rPr>
              <w:t>Updated Pharmacy Data Management options</w:t>
            </w:r>
          </w:p>
          <w:p w14:paraId="60E6A139" w14:textId="77777777" w:rsidR="00E330D7" w:rsidRDefault="00E330D7" w:rsidP="00867270">
            <w:pPr>
              <w:ind w:left="19"/>
              <w:rPr>
                <w:sz w:val="22"/>
                <w:szCs w:val="22"/>
              </w:rPr>
            </w:pPr>
            <w:r>
              <w:rPr>
                <w:sz w:val="22"/>
                <w:szCs w:val="22"/>
              </w:rPr>
              <w:t>Updated Section 1.7.1 Medication Instruction File Add/Edit</w:t>
            </w:r>
          </w:p>
          <w:p w14:paraId="60E6A13A" w14:textId="77777777" w:rsidR="00E330D7" w:rsidRDefault="00E330D7" w:rsidP="00867270">
            <w:pPr>
              <w:ind w:left="19"/>
              <w:rPr>
                <w:sz w:val="22"/>
                <w:szCs w:val="22"/>
              </w:rPr>
            </w:pPr>
            <w:r>
              <w:rPr>
                <w:sz w:val="22"/>
                <w:szCs w:val="22"/>
              </w:rPr>
              <w:t>Updated Section 1.7.2 Medication Instruction File Report</w:t>
            </w:r>
          </w:p>
          <w:p w14:paraId="60E6A13B" w14:textId="77777777" w:rsidR="00E330D7" w:rsidRDefault="00E330D7" w:rsidP="00867270">
            <w:pPr>
              <w:ind w:left="19"/>
              <w:rPr>
                <w:sz w:val="22"/>
                <w:szCs w:val="22"/>
              </w:rPr>
            </w:pPr>
            <w:r>
              <w:rPr>
                <w:sz w:val="22"/>
                <w:szCs w:val="22"/>
              </w:rPr>
              <w:t>Updated Section 1.13.1 Standard Schedule Edit</w:t>
            </w:r>
          </w:p>
          <w:p w14:paraId="60E6A13C" w14:textId="77777777" w:rsidR="00E330D7" w:rsidRDefault="00E330D7" w:rsidP="00867270">
            <w:pPr>
              <w:ind w:left="19"/>
              <w:rPr>
                <w:sz w:val="22"/>
                <w:szCs w:val="22"/>
              </w:rPr>
            </w:pPr>
            <w:r>
              <w:rPr>
                <w:sz w:val="22"/>
                <w:szCs w:val="22"/>
              </w:rPr>
              <w:t>Updated Section 1.13.2 Administration Schedule File Report</w:t>
            </w:r>
          </w:p>
          <w:p w14:paraId="60E6A13D" w14:textId="77777777" w:rsidR="00E330D7" w:rsidRDefault="00E330D7" w:rsidP="00867270">
            <w:pPr>
              <w:ind w:left="19"/>
              <w:rPr>
                <w:sz w:val="22"/>
                <w:szCs w:val="22"/>
              </w:rPr>
            </w:pPr>
            <w:r>
              <w:rPr>
                <w:sz w:val="22"/>
                <w:szCs w:val="22"/>
              </w:rPr>
              <w:t>Added/Modified Glossary Terms</w:t>
            </w:r>
          </w:p>
        </w:tc>
      </w:tr>
      <w:tr w:rsidR="00E330D7" w:rsidRPr="00EA77BC" w14:paraId="60E6A14E" w14:textId="77777777" w:rsidTr="0074345F">
        <w:tc>
          <w:tcPr>
            <w:tcW w:w="863" w:type="dxa"/>
          </w:tcPr>
          <w:p w14:paraId="60E6A13F" w14:textId="77777777" w:rsidR="00E330D7" w:rsidRDefault="00E330D7" w:rsidP="00A533A2">
            <w:pPr>
              <w:spacing w:before="40"/>
              <w:rPr>
                <w:sz w:val="22"/>
                <w:szCs w:val="22"/>
              </w:rPr>
            </w:pPr>
            <w:r>
              <w:rPr>
                <w:sz w:val="22"/>
                <w:szCs w:val="22"/>
              </w:rPr>
              <w:t>11/16</w:t>
            </w:r>
          </w:p>
        </w:tc>
        <w:tc>
          <w:tcPr>
            <w:tcW w:w="1837" w:type="dxa"/>
          </w:tcPr>
          <w:p w14:paraId="60E6A140" w14:textId="77777777" w:rsidR="00E330D7" w:rsidRDefault="00E330D7" w:rsidP="00A95C76">
            <w:pPr>
              <w:pStyle w:val="TableText"/>
              <w:jc w:val="center"/>
              <w:rPr>
                <w:sz w:val="22"/>
                <w:szCs w:val="22"/>
              </w:rPr>
            </w:pPr>
            <w:r w:rsidRPr="00B353FE">
              <w:rPr>
                <w:sz w:val="22"/>
                <w:szCs w:val="22"/>
              </w:rPr>
              <w:t>37</w:t>
            </w:r>
            <w:r>
              <w:rPr>
                <w:sz w:val="22"/>
                <w:szCs w:val="22"/>
              </w:rPr>
              <w:t>-</w:t>
            </w:r>
            <w:r w:rsidRPr="00B353FE">
              <w:rPr>
                <w:sz w:val="22"/>
                <w:szCs w:val="22"/>
              </w:rPr>
              <w:t>38</w:t>
            </w:r>
            <w:r>
              <w:rPr>
                <w:sz w:val="22"/>
                <w:szCs w:val="22"/>
              </w:rPr>
              <w:t xml:space="preserve">, </w:t>
            </w:r>
            <w:r w:rsidRPr="00B353FE">
              <w:rPr>
                <w:sz w:val="22"/>
                <w:szCs w:val="22"/>
              </w:rPr>
              <w:t>41</w:t>
            </w:r>
            <w:r>
              <w:rPr>
                <w:sz w:val="22"/>
                <w:szCs w:val="22"/>
              </w:rPr>
              <w:t xml:space="preserve">, </w:t>
            </w:r>
            <w:r w:rsidRPr="00B353FE">
              <w:rPr>
                <w:sz w:val="22"/>
                <w:szCs w:val="22"/>
              </w:rPr>
              <w:t>43</w:t>
            </w:r>
            <w:r>
              <w:rPr>
                <w:sz w:val="22"/>
                <w:szCs w:val="22"/>
              </w:rPr>
              <w:t>-</w:t>
            </w:r>
            <w:r w:rsidRPr="00B353FE">
              <w:rPr>
                <w:sz w:val="22"/>
                <w:szCs w:val="22"/>
              </w:rPr>
              <w:t>44</w:t>
            </w:r>
            <w:r>
              <w:rPr>
                <w:sz w:val="22"/>
                <w:szCs w:val="22"/>
              </w:rPr>
              <w:t xml:space="preserve">, </w:t>
            </w:r>
            <w:r w:rsidRPr="00B353FE">
              <w:rPr>
                <w:sz w:val="22"/>
                <w:szCs w:val="22"/>
              </w:rPr>
              <w:t>49</w:t>
            </w:r>
            <w:r>
              <w:rPr>
                <w:sz w:val="22"/>
                <w:szCs w:val="22"/>
              </w:rPr>
              <w:t>,</w:t>
            </w:r>
            <w:r w:rsidDel="00AA31A4">
              <w:rPr>
                <w:sz w:val="22"/>
                <w:szCs w:val="22"/>
              </w:rPr>
              <w:t xml:space="preserve"> </w:t>
            </w:r>
            <w:r w:rsidRPr="00B353FE">
              <w:rPr>
                <w:sz w:val="22"/>
                <w:szCs w:val="22"/>
              </w:rPr>
              <w:t>52</w:t>
            </w:r>
            <w:r>
              <w:rPr>
                <w:sz w:val="22"/>
                <w:szCs w:val="22"/>
              </w:rPr>
              <w:t xml:space="preserve">, </w:t>
            </w:r>
            <w:r w:rsidRPr="00B353FE">
              <w:rPr>
                <w:sz w:val="22"/>
                <w:szCs w:val="22"/>
              </w:rPr>
              <w:t>55</w:t>
            </w:r>
            <w:r>
              <w:rPr>
                <w:sz w:val="22"/>
                <w:szCs w:val="22"/>
              </w:rPr>
              <w:t>-</w:t>
            </w:r>
            <w:r w:rsidRPr="00B353FE">
              <w:rPr>
                <w:sz w:val="22"/>
                <w:szCs w:val="22"/>
              </w:rPr>
              <w:t>56</w:t>
            </w:r>
            <w:r>
              <w:rPr>
                <w:sz w:val="22"/>
                <w:szCs w:val="22"/>
              </w:rPr>
              <w:t xml:space="preserve">, </w:t>
            </w:r>
            <w:r w:rsidRPr="00B353FE">
              <w:rPr>
                <w:sz w:val="22"/>
                <w:szCs w:val="22"/>
              </w:rPr>
              <w:t>58</w:t>
            </w:r>
            <w:r>
              <w:rPr>
                <w:sz w:val="22"/>
                <w:szCs w:val="22"/>
              </w:rPr>
              <w:t xml:space="preserve">, </w:t>
            </w:r>
            <w:r w:rsidRPr="00B353FE">
              <w:rPr>
                <w:sz w:val="22"/>
                <w:szCs w:val="22"/>
              </w:rPr>
              <w:t>66</w:t>
            </w:r>
            <w:r>
              <w:rPr>
                <w:sz w:val="22"/>
                <w:szCs w:val="22"/>
              </w:rPr>
              <w:t>-</w:t>
            </w:r>
            <w:r w:rsidRPr="00B353FE">
              <w:rPr>
                <w:sz w:val="22"/>
                <w:szCs w:val="22"/>
              </w:rPr>
              <w:t>67</w:t>
            </w:r>
          </w:p>
          <w:p w14:paraId="60E6A141" w14:textId="77777777" w:rsidR="00E330D7" w:rsidRDefault="00E330D7" w:rsidP="00A95C76">
            <w:pPr>
              <w:pStyle w:val="TableText"/>
              <w:jc w:val="center"/>
              <w:rPr>
                <w:sz w:val="22"/>
                <w:szCs w:val="22"/>
              </w:rPr>
            </w:pPr>
          </w:p>
          <w:p w14:paraId="60E6A142" w14:textId="77777777" w:rsidR="00E330D7" w:rsidRDefault="00E330D7" w:rsidP="00A95C76">
            <w:pPr>
              <w:pStyle w:val="TableText"/>
              <w:jc w:val="center"/>
              <w:rPr>
                <w:sz w:val="22"/>
                <w:szCs w:val="22"/>
              </w:rPr>
            </w:pPr>
            <w:r w:rsidRPr="00B353FE">
              <w:rPr>
                <w:sz w:val="22"/>
                <w:szCs w:val="22"/>
              </w:rPr>
              <w:t>73</w:t>
            </w:r>
            <w:r>
              <w:rPr>
                <w:sz w:val="22"/>
                <w:szCs w:val="22"/>
              </w:rPr>
              <w:t>-</w:t>
            </w:r>
            <w:r w:rsidRPr="00B353FE">
              <w:rPr>
                <w:sz w:val="22"/>
                <w:szCs w:val="22"/>
              </w:rPr>
              <w:t>75</w:t>
            </w:r>
          </w:p>
          <w:p w14:paraId="60E6A143" w14:textId="77777777" w:rsidR="00E330D7" w:rsidRDefault="00E330D7" w:rsidP="00A95C76">
            <w:pPr>
              <w:pStyle w:val="TableText"/>
              <w:jc w:val="center"/>
              <w:rPr>
                <w:sz w:val="22"/>
                <w:szCs w:val="22"/>
              </w:rPr>
            </w:pPr>
            <w:r w:rsidRPr="00B353FE">
              <w:rPr>
                <w:sz w:val="22"/>
                <w:szCs w:val="22"/>
              </w:rPr>
              <w:t>75</w:t>
            </w:r>
          </w:p>
          <w:p w14:paraId="60E6A144" w14:textId="77777777" w:rsidR="00E330D7" w:rsidRPr="00FB1696" w:rsidRDefault="00E330D7" w:rsidP="00A95C76">
            <w:pPr>
              <w:pStyle w:val="TableText"/>
              <w:jc w:val="center"/>
              <w:rPr>
                <w:sz w:val="22"/>
                <w:szCs w:val="22"/>
              </w:rPr>
            </w:pPr>
            <w:r w:rsidRPr="00B353FE">
              <w:rPr>
                <w:sz w:val="22"/>
                <w:szCs w:val="22"/>
              </w:rPr>
              <w:t>77</w:t>
            </w:r>
          </w:p>
        </w:tc>
        <w:tc>
          <w:tcPr>
            <w:tcW w:w="1403" w:type="dxa"/>
          </w:tcPr>
          <w:p w14:paraId="60E6A145" w14:textId="77777777" w:rsidR="00E330D7" w:rsidRPr="00FB1696" w:rsidRDefault="00E330D7" w:rsidP="0074345F">
            <w:pPr>
              <w:pStyle w:val="TableText"/>
              <w:jc w:val="center"/>
              <w:rPr>
                <w:sz w:val="22"/>
                <w:szCs w:val="22"/>
              </w:rPr>
            </w:pPr>
            <w:r>
              <w:rPr>
                <w:sz w:val="22"/>
                <w:szCs w:val="22"/>
              </w:rPr>
              <w:t>PSS*1*200</w:t>
            </w:r>
          </w:p>
        </w:tc>
        <w:tc>
          <w:tcPr>
            <w:tcW w:w="5437" w:type="dxa"/>
          </w:tcPr>
          <w:p w14:paraId="60E6A146" w14:textId="77777777" w:rsidR="00E330D7" w:rsidRDefault="00E330D7" w:rsidP="00867270">
            <w:pPr>
              <w:ind w:left="19"/>
              <w:rPr>
                <w:sz w:val="22"/>
                <w:szCs w:val="22"/>
              </w:rPr>
            </w:pPr>
            <w:r>
              <w:rPr>
                <w:sz w:val="22"/>
                <w:szCs w:val="22"/>
              </w:rPr>
              <w:t>Updated Section 1.3 – Drug Enter/Edit</w:t>
            </w:r>
          </w:p>
          <w:p w14:paraId="60E6A147" w14:textId="77777777" w:rsidR="00E330D7" w:rsidRDefault="00E330D7" w:rsidP="00867270">
            <w:pPr>
              <w:ind w:left="19"/>
              <w:rPr>
                <w:sz w:val="22"/>
                <w:szCs w:val="22"/>
              </w:rPr>
            </w:pPr>
          </w:p>
          <w:p w14:paraId="60E6A148" w14:textId="77777777" w:rsidR="00E330D7" w:rsidRDefault="00E330D7" w:rsidP="00867270">
            <w:pPr>
              <w:ind w:left="19"/>
              <w:rPr>
                <w:sz w:val="22"/>
                <w:szCs w:val="22"/>
              </w:rPr>
            </w:pPr>
          </w:p>
          <w:p w14:paraId="60E6A149" w14:textId="77777777" w:rsidR="00E330D7" w:rsidRDefault="00E330D7" w:rsidP="00867270">
            <w:pPr>
              <w:pStyle w:val="ListParagraph"/>
              <w:ind w:left="19"/>
              <w:rPr>
                <w:sz w:val="22"/>
                <w:szCs w:val="22"/>
              </w:rPr>
            </w:pPr>
          </w:p>
          <w:p w14:paraId="60E6A14A" w14:textId="77777777" w:rsidR="00E330D7" w:rsidRDefault="00E330D7" w:rsidP="00867270">
            <w:pPr>
              <w:ind w:left="19"/>
              <w:rPr>
                <w:sz w:val="22"/>
                <w:szCs w:val="22"/>
              </w:rPr>
            </w:pPr>
            <w:r>
              <w:rPr>
                <w:sz w:val="22"/>
                <w:szCs w:val="22"/>
              </w:rPr>
              <w:t>Updated Section 1.6 – PSSLOOK</w:t>
            </w:r>
          </w:p>
          <w:p w14:paraId="60E6A14B" w14:textId="77777777" w:rsidR="00E330D7" w:rsidRDefault="00E330D7" w:rsidP="00867270">
            <w:pPr>
              <w:ind w:left="19"/>
              <w:rPr>
                <w:sz w:val="22"/>
                <w:szCs w:val="22"/>
              </w:rPr>
            </w:pPr>
            <w:r>
              <w:rPr>
                <w:sz w:val="22"/>
                <w:szCs w:val="22"/>
              </w:rPr>
              <w:t>Updated Section 1.6 – PSNLOOK</w:t>
            </w:r>
          </w:p>
          <w:p w14:paraId="60E6A14C" w14:textId="77777777" w:rsidR="00E330D7" w:rsidRDefault="00E330D7" w:rsidP="00867270">
            <w:pPr>
              <w:ind w:left="19"/>
              <w:rPr>
                <w:sz w:val="22"/>
                <w:szCs w:val="22"/>
              </w:rPr>
            </w:pPr>
            <w:r>
              <w:rPr>
                <w:sz w:val="22"/>
                <w:szCs w:val="22"/>
              </w:rPr>
              <w:t>Updated Section 1.6 – PSNACT</w:t>
            </w:r>
          </w:p>
          <w:p w14:paraId="60E6A14D" w14:textId="77777777" w:rsidR="00E330D7" w:rsidRPr="00C667E5" w:rsidRDefault="00E330D7" w:rsidP="00867270">
            <w:pPr>
              <w:ind w:left="19"/>
              <w:rPr>
                <w:sz w:val="22"/>
                <w:szCs w:val="22"/>
              </w:rPr>
            </w:pPr>
            <w:r>
              <w:rPr>
                <w:szCs w:val="22"/>
              </w:rPr>
              <w:t>(S. Pelchar PM; P. Crossman, Developer)</w:t>
            </w:r>
          </w:p>
        </w:tc>
      </w:tr>
      <w:tr w:rsidR="00E330D7" w:rsidRPr="00EA77BC" w14:paraId="60E6A154" w14:textId="77777777" w:rsidTr="0074345F">
        <w:tc>
          <w:tcPr>
            <w:tcW w:w="863" w:type="dxa"/>
          </w:tcPr>
          <w:p w14:paraId="60E6A14F" w14:textId="77777777" w:rsidR="00E330D7" w:rsidRDefault="00E330D7" w:rsidP="00A533A2">
            <w:pPr>
              <w:spacing w:before="40"/>
              <w:rPr>
                <w:sz w:val="22"/>
                <w:szCs w:val="22"/>
              </w:rPr>
            </w:pPr>
            <w:r>
              <w:rPr>
                <w:sz w:val="22"/>
                <w:szCs w:val="22"/>
              </w:rPr>
              <w:t>10/16</w:t>
            </w:r>
          </w:p>
        </w:tc>
        <w:tc>
          <w:tcPr>
            <w:tcW w:w="1837" w:type="dxa"/>
          </w:tcPr>
          <w:p w14:paraId="60E6A150" w14:textId="77777777" w:rsidR="00E330D7" w:rsidRPr="00FB1696" w:rsidRDefault="00E330D7" w:rsidP="00A95C76">
            <w:pPr>
              <w:pStyle w:val="TableText"/>
              <w:jc w:val="center"/>
              <w:rPr>
                <w:sz w:val="22"/>
                <w:szCs w:val="22"/>
              </w:rPr>
            </w:pPr>
            <w:r w:rsidRPr="00594A78">
              <w:rPr>
                <w:sz w:val="22"/>
                <w:szCs w:val="22"/>
              </w:rPr>
              <w:t>65</w:t>
            </w:r>
            <w:r w:rsidRPr="00FB1696">
              <w:rPr>
                <w:sz w:val="22"/>
                <w:szCs w:val="22"/>
              </w:rPr>
              <w:t xml:space="preserve">, </w:t>
            </w:r>
            <w:r w:rsidRPr="00594A78">
              <w:rPr>
                <w:sz w:val="22"/>
                <w:szCs w:val="22"/>
              </w:rPr>
              <w:t>66</w:t>
            </w:r>
          </w:p>
        </w:tc>
        <w:tc>
          <w:tcPr>
            <w:tcW w:w="1403" w:type="dxa"/>
          </w:tcPr>
          <w:p w14:paraId="60E6A151" w14:textId="77777777" w:rsidR="00E330D7" w:rsidRPr="00FB1696" w:rsidRDefault="00E330D7" w:rsidP="0074345F">
            <w:pPr>
              <w:pStyle w:val="TableText"/>
              <w:jc w:val="center"/>
              <w:rPr>
                <w:sz w:val="22"/>
                <w:szCs w:val="22"/>
              </w:rPr>
            </w:pPr>
            <w:r w:rsidRPr="00FB1696">
              <w:rPr>
                <w:sz w:val="22"/>
                <w:szCs w:val="22"/>
              </w:rPr>
              <w:t>PSS*1*193</w:t>
            </w:r>
          </w:p>
        </w:tc>
        <w:tc>
          <w:tcPr>
            <w:tcW w:w="5437" w:type="dxa"/>
          </w:tcPr>
          <w:p w14:paraId="60E6A152" w14:textId="77777777" w:rsidR="00E330D7" w:rsidRPr="00FB1696" w:rsidRDefault="00E330D7" w:rsidP="00867270">
            <w:pPr>
              <w:tabs>
                <w:tab w:val="left" w:pos="289"/>
              </w:tabs>
              <w:rPr>
                <w:sz w:val="22"/>
                <w:szCs w:val="22"/>
              </w:rPr>
            </w:pPr>
            <w:r w:rsidRPr="00FB1696">
              <w:rPr>
                <w:sz w:val="22"/>
                <w:szCs w:val="22"/>
              </w:rPr>
              <w:t>Updated Section 1.3 – Drug Enter/Edit.</w:t>
            </w:r>
          </w:p>
          <w:p w14:paraId="60E6A153" w14:textId="77777777" w:rsidR="00E330D7" w:rsidRPr="00FB1696" w:rsidRDefault="00E330D7" w:rsidP="00867270">
            <w:pPr>
              <w:tabs>
                <w:tab w:val="left" w:pos="289"/>
              </w:tabs>
              <w:rPr>
                <w:sz w:val="22"/>
                <w:szCs w:val="22"/>
              </w:rPr>
            </w:pPr>
            <w:r w:rsidRPr="00FB1696">
              <w:rPr>
                <w:sz w:val="22"/>
                <w:szCs w:val="22"/>
              </w:rPr>
              <w:t>(S. Soldan PM; R.Walters, Tech Writer)</w:t>
            </w:r>
          </w:p>
        </w:tc>
      </w:tr>
      <w:tr w:rsidR="00E330D7" w:rsidRPr="00EA77BC" w14:paraId="60E6A15C" w14:textId="77777777" w:rsidTr="0074345F">
        <w:tc>
          <w:tcPr>
            <w:tcW w:w="863" w:type="dxa"/>
          </w:tcPr>
          <w:p w14:paraId="60E6A155" w14:textId="77777777" w:rsidR="00E330D7" w:rsidRPr="00EA77BC" w:rsidRDefault="00E330D7" w:rsidP="00A533A2">
            <w:pPr>
              <w:spacing w:before="40"/>
              <w:rPr>
                <w:sz w:val="22"/>
                <w:szCs w:val="22"/>
              </w:rPr>
            </w:pPr>
            <w:r>
              <w:rPr>
                <w:sz w:val="22"/>
                <w:szCs w:val="22"/>
              </w:rPr>
              <w:t>08/16</w:t>
            </w:r>
          </w:p>
        </w:tc>
        <w:tc>
          <w:tcPr>
            <w:tcW w:w="1837" w:type="dxa"/>
          </w:tcPr>
          <w:p w14:paraId="60E6A156" w14:textId="77777777" w:rsidR="00E330D7" w:rsidRPr="00EA77BC" w:rsidRDefault="00E330D7" w:rsidP="00A95C76">
            <w:pPr>
              <w:pStyle w:val="TableText"/>
              <w:jc w:val="center"/>
              <w:rPr>
                <w:sz w:val="22"/>
                <w:szCs w:val="22"/>
              </w:rPr>
            </w:pPr>
            <w:r w:rsidRPr="000C16F6">
              <w:rPr>
                <w:sz w:val="22"/>
                <w:szCs w:val="22"/>
              </w:rPr>
              <w:t>32-34</w:t>
            </w:r>
            <w:r>
              <w:rPr>
                <w:sz w:val="22"/>
                <w:szCs w:val="22"/>
              </w:rPr>
              <w:t xml:space="preserve">, </w:t>
            </w:r>
            <w:r w:rsidRPr="000C16F6">
              <w:rPr>
                <w:sz w:val="22"/>
                <w:szCs w:val="22"/>
              </w:rPr>
              <w:t>38-40</w:t>
            </w:r>
            <w:r>
              <w:rPr>
                <w:sz w:val="22"/>
                <w:szCs w:val="22"/>
              </w:rPr>
              <w:t xml:space="preserve">, </w:t>
            </w:r>
            <w:r w:rsidRPr="000C16F6">
              <w:rPr>
                <w:sz w:val="22"/>
                <w:szCs w:val="22"/>
              </w:rPr>
              <w:t>49</w:t>
            </w:r>
            <w:r>
              <w:rPr>
                <w:sz w:val="22"/>
                <w:szCs w:val="22"/>
              </w:rPr>
              <w:t xml:space="preserve">, </w:t>
            </w:r>
            <w:r w:rsidRPr="000C16F6">
              <w:rPr>
                <w:sz w:val="22"/>
                <w:szCs w:val="22"/>
              </w:rPr>
              <w:t>51</w:t>
            </w:r>
            <w:r>
              <w:rPr>
                <w:sz w:val="22"/>
                <w:szCs w:val="22"/>
              </w:rPr>
              <w:t xml:space="preserve">, </w:t>
            </w:r>
            <w:r w:rsidRPr="00594A78">
              <w:rPr>
                <w:sz w:val="22"/>
                <w:szCs w:val="22"/>
              </w:rPr>
              <w:t>53</w:t>
            </w:r>
            <w:r>
              <w:rPr>
                <w:sz w:val="22"/>
                <w:szCs w:val="22"/>
              </w:rPr>
              <w:t xml:space="preserve">, </w:t>
            </w:r>
            <w:r w:rsidRPr="000C16F6">
              <w:rPr>
                <w:sz w:val="22"/>
                <w:szCs w:val="22"/>
              </w:rPr>
              <w:t>70-72</w:t>
            </w:r>
            <w:r>
              <w:rPr>
                <w:sz w:val="22"/>
                <w:szCs w:val="22"/>
              </w:rPr>
              <w:t xml:space="preserve">, </w:t>
            </w:r>
            <w:r w:rsidRPr="000C16F6">
              <w:rPr>
                <w:sz w:val="22"/>
                <w:szCs w:val="22"/>
              </w:rPr>
              <w:t>100</w:t>
            </w:r>
          </w:p>
        </w:tc>
        <w:tc>
          <w:tcPr>
            <w:tcW w:w="1403" w:type="dxa"/>
          </w:tcPr>
          <w:p w14:paraId="60E6A157" w14:textId="77777777" w:rsidR="00E330D7" w:rsidRPr="00EA77BC" w:rsidRDefault="00E330D7" w:rsidP="0074345F">
            <w:pPr>
              <w:pStyle w:val="TableText"/>
              <w:jc w:val="center"/>
              <w:rPr>
                <w:sz w:val="22"/>
                <w:szCs w:val="22"/>
              </w:rPr>
            </w:pPr>
            <w:r>
              <w:rPr>
                <w:sz w:val="22"/>
                <w:szCs w:val="22"/>
              </w:rPr>
              <w:t>PSS*1*192</w:t>
            </w:r>
          </w:p>
        </w:tc>
        <w:tc>
          <w:tcPr>
            <w:tcW w:w="5437" w:type="dxa"/>
          </w:tcPr>
          <w:p w14:paraId="60E6A158" w14:textId="77777777" w:rsidR="00E330D7" w:rsidRDefault="00E330D7" w:rsidP="00867270">
            <w:pPr>
              <w:tabs>
                <w:tab w:val="left" w:pos="289"/>
              </w:tabs>
              <w:rPr>
                <w:sz w:val="22"/>
                <w:szCs w:val="22"/>
              </w:rPr>
            </w:pPr>
            <w:r>
              <w:rPr>
                <w:sz w:val="22"/>
                <w:szCs w:val="22"/>
              </w:rPr>
              <w:t>Updated Title Page to current OI&amp;T standards</w:t>
            </w:r>
          </w:p>
          <w:p w14:paraId="60E6A159" w14:textId="77777777" w:rsidR="00E330D7" w:rsidRDefault="00E330D7" w:rsidP="00867270">
            <w:pPr>
              <w:tabs>
                <w:tab w:val="left" w:pos="289"/>
              </w:tabs>
              <w:rPr>
                <w:sz w:val="22"/>
                <w:szCs w:val="22"/>
              </w:rPr>
            </w:pPr>
            <w:r>
              <w:rPr>
                <w:sz w:val="22"/>
                <w:szCs w:val="22"/>
              </w:rPr>
              <w:t>Add fields to drug file for electronic billable determination</w:t>
            </w:r>
          </w:p>
          <w:p w14:paraId="60E6A15A" w14:textId="77777777" w:rsidR="00E330D7" w:rsidRDefault="00E330D7" w:rsidP="00867270">
            <w:pPr>
              <w:tabs>
                <w:tab w:val="left" w:pos="289"/>
              </w:tabs>
              <w:rPr>
                <w:sz w:val="22"/>
                <w:szCs w:val="22"/>
              </w:rPr>
            </w:pPr>
            <w:r>
              <w:rPr>
                <w:sz w:val="22"/>
                <w:szCs w:val="22"/>
              </w:rPr>
              <w:t>Add field to drug file for sensitive diagnosis drug</w:t>
            </w:r>
          </w:p>
          <w:p w14:paraId="60E6A15B" w14:textId="77777777" w:rsidR="00E330D7" w:rsidRPr="00EA77BC" w:rsidRDefault="00E330D7" w:rsidP="00867270">
            <w:pPr>
              <w:tabs>
                <w:tab w:val="left" w:pos="289"/>
              </w:tabs>
              <w:rPr>
                <w:sz w:val="22"/>
                <w:szCs w:val="22"/>
              </w:rPr>
            </w:pPr>
            <w:r w:rsidRPr="00EA77BC">
              <w:rPr>
                <w:sz w:val="22"/>
                <w:szCs w:val="22"/>
              </w:rPr>
              <w:t>(</w:t>
            </w:r>
            <w:r>
              <w:rPr>
                <w:sz w:val="22"/>
                <w:szCs w:val="22"/>
              </w:rPr>
              <w:t>S</w:t>
            </w:r>
            <w:r w:rsidRPr="00EA77BC">
              <w:rPr>
                <w:sz w:val="22"/>
                <w:szCs w:val="22"/>
              </w:rPr>
              <w:t xml:space="preserve">. </w:t>
            </w:r>
            <w:r>
              <w:rPr>
                <w:sz w:val="22"/>
                <w:szCs w:val="22"/>
              </w:rPr>
              <w:t>Taubenfeld</w:t>
            </w:r>
            <w:r w:rsidRPr="00EA77BC">
              <w:rPr>
                <w:sz w:val="22"/>
                <w:szCs w:val="22"/>
              </w:rPr>
              <w:t xml:space="preserve">, PM; </w:t>
            </w:r>
            <w:r>
              <w:rPr>
                <w:sz w:val="22"/>
                <w:szCs w:val="22"/>
              </w:rPr>
              <w:t>T. Rollins</w:t>
            </w:r>
            <w:r w:rsidRPr="00EA77BC">
              <w:rPr>
                <w:sz w:val="22"/>
                <w:szCs w:val="22"/>
              </w:rPr>
              <w:t>, Tech Writer)</w:t>
            </w:r>
          </w:p>
        </w:tc>
      </w:tr>
      <w:tr w:rsidR="00E330D7" w:rsidRPr="00707BC0" w14:paraId="60E6A189" w14:textId="77777777" w:rsidTr="00987AE8">
        <w:tc>
          <w:tcPr>
            <w:tcW w:w="863" w:type="dxa"/>
          </w:tcPr>
          <w:p w14:paraId="60E6A15D" w14:textId="77777777" w:rsidR="00E330D7" w:rsidRPr="00BD5AD6" w:rsidRDefault="00E330D7" w:rsidP="00987AE8">
            <w:pPr>
              <w:spacing w:before="40"/>
              <w:rPr>
                <w:sz w:val="22"/>
                <w:szCs w:val="22"/>
              </w:rPr>
            </w:pPr>
            <w:r w:rsidRPr="00BD5AD6">
              <w:rPr>
                <w:sz w:val="22"/>
                <w:szCs w:val="22"/>
              </w:rPr>
              <w:t>06/16</w:t>
            </w:r>
          </w:p>
        </w:tc>
        <w:tc>
          <w:tcPr>
            <w:tcW w:w="1837" w:type="dxa"/>
          </w:tcPr>
          <w:p w14:paraId="60E6A15E" w14:textId="77777777" w:rsidR="00E330D7" w:rsidRPr="00BD5AD6" w:rsidRDefault="00E330D7" w:rsidP="00987AE8">
            <w:pPr>
              <w:pStyle w:val="TableText"/>
              <w:jc w:val="center"/>
              <w:rPr>
                <w:sz w:val="22"/>
                <w:szCs w:val="22"/>
              </w:rPr>
            </w:pPr>
            <w:r w:rsidRPr="000C16F6">
              <w:rPr>
                <w:sz w:val="22"/>
                <w:szCs w:val="22"/>
              </w:rPr>
              <w:t>i</w:t>
            </w:r>
            <w:r w:rsidRPr="00BD5AD6">
              <w:rPr>
                <w:sz w:val="22"/>
                <w:szCs w:val="22"/>
              </w:rPr>
              <w:t>-</w:t>
            </w:r>
            <w:r w:rsidRPr="000C16F6">
              <w:rPr>
                <w:sz w:val="22"/>
                <w:szCs w:val="22"/>
              </w:rPr>
              <w:t>ix</w:t>
            </w:r>
          </w:p>
          <w:p w14:paraId="60E6A15F" w14:textId="77777777" w:rsidR="00E330D7" w:rsidRPr="000C16F6" w:rsidRDefault="00E330D7" w:rsidP="00987AE8">
            <w:pPr>
              <w:pStyle w:val="TableText"/>
              <w:jc w:val="center"/>
              <w:rPr>
                <w:sz w:val="22"/>
                <w:szCs w:val="22"/>
              </w:rPr>
            </w:pPr>
            <w:r w:rsidRPr="000C16F6">
              <w:rPr>
                <w:sz w:val="22"/>
                <w:szCs w:val="22"/>
              </w:rPr>
              <w:t>11</w:t>
            </w:r>
          </w:p>
          <w:p w14:paraId="60E6A160" w14:textId="77777777" w:rsidR="00E330D7" w:rsidRPr="000C16F6" w:rsidRDefault="00E330D7" w:rsidP="00987AE8">
            <w:pPr>
              <w:pStyle w:val="TableText"/>
              <w:jc w:val="center"/>
              <w:rPr>
                <w:sz w:val="22"/>
                <w:szCs w:val="22"/>
              </w:rPr>
            </w:pPr>
            <w:r w:rsidRPr="000C16F6">
              <w:rPr>
                <w:sz w:val="22"/>
                <w:szCs w:val="22"/>
              </w:rPr>
              <w:t>40-41</w:t>
            </w:r>
          </w:p>
          <w:p w14:paraId="60E6A161" w14:textId="77777777" w:rsidR="00E330D7" w:rsidRPr="00BD5AD6" w:rsidRDefault="00E330D7" w:rsidP="00987AE8">
            <w:pPr>
              <w:pStyle w:val="TableText"/>
              <w:jc w:val="center"/>
              <w:rPr>
                <w:sz w:val="22"/>
                <w:szCs w:val="22"/>
              </w:rPr>
            </w:pPr>
          </w:p>
          <w:p w14:paraId="60E6A162" w14:textId="77777777" w:rsidR="00E330D7" w:rsidRPr="00BD5AD6" w:rsidRDefault="00E330D7" w:rsidP="00987AE8">
            <w:pPr>
              <w:pStyle w:val="TableText"/>
              <w:jc w:val="center"/>
              <w:rPr>
                <w:sz w:val="22"/>
                <w:szCs w:val="22"/>
              </w:rPr>
            </w:pPr>
          </w:p>
          <w:p w14:paraId="60E6A163" w14:textId="77777777" w:rsidR="00E330D7" w:rsidRPr="00BD5AD6" w:rsidRDefault="00E330D7" w:rsidP="00987AE8">
            <w:pPr>
              <w:pStyle w:val="TableText"/>
              <w:jc w:val="center"/>
              <w:rPr>
                <w:sz w:val="22"/>
                <w:szCs w:val="22"/>
              </w:rPr>
            </w:pPr>
          </w:p>
          <w:p w14:paraId="60E6A164" w14:textId="77777777" w:rsidR="00E330D7" w:rsidRPr="000C16F6" w:rsidRDefault="00E330D7" w:rsidP="00987AE8">
            <w:pPr>
              <w:pStyle w:val="TableText"/>
              <w:jc w:val="center"/>
              <w:rPr>
                <w:sz w:val="22"/>
                <w:szCs w:val="22"/>
              </w:rPr>
            </w:pPr>
            <w:r w:rsidRPr="000C16F6">
              <w:rPr>
                <w:sz w:val="22"/>
                <w:szCs w:val="22"/>
              </w:rPr>
              <w:t>43</w:t>
            </w:r>
          </w:p>
          <w:p w14:paraId="60E6A165" w14:textId="77777777" w:rsidR="00E330D7" w:rsidRPr="000C16F6" w:rsidRDefault="00E330D7" w:rsidP="00987AE8">
            <w:pPr>
              <w:pStyle w:val="TableText"/>
              <w:jc w:val="center"/>
              <w:rPr>
                <w:sz w:val="22"/>
                <w:szCs w:val="22"/>
              </w:rPr>
            </w:pPr>
            <w:r w:rsidRPr="000C16F6">
              <w:rPr>
                <w:sz w:val="22"/>
                <w:szCs w:val="22"/>
              </w:rPr>
              <w:t>49</w:t>
            </w:r>
          </w:p>
          <w:p w14:paraId="60E6A166" w14:textId="77777777" w:rsidR="00E330D7" w:rsidRPr="000C16F6" w:rsidRDefault="00E330D7" w:rsidP="00987AE8">
            <w:pPr>
              <w:pStyle w:val="TableText"/>
              <w:ind w:left="720" w:hanging="161"/>
              <w:rPr>
                <w:sz w:val="22"/>
                <w:szCs w:val="22"/>
              </w:rPr>
            </w:pPr>
            <w:r w:rsidRPr="000C16F6">
              <w:rPr>
                <w:sz w:val="22"/>
                <w:szCs w:val="22"/>
              </w:rPr>
              <w:t>72-73</w:t>
            </w:r>
          </w:p>
          <w:p w14:paraId="60E6A167" w14:textId="77777777" w:rsidR="00E330D7" w:rsidRPr="00BD5AD6" w:rsidRDefault="00E330D7" w:rsidP="00987AE8">
            <w:pPr>
              <w:pStyle w:val="TableText"/>
              <w:jc w:val="center"/>
              <w:rPr>
                <w:sz w:val="22"/>
                <w:szCs w:val="22"/>
              </w:rPr>
            </w:pPr>
          </w:p>
          <w:p w14:paraId="60E6A168" w14:textId="77777777" w:rsidR="00E330D7" w:rsidRPr="00BD5AD6" w:rsidRDefault="00E330D7" w:rsidP="00987AE8">
            <w:pPr>
              <w:pStyle w:val="TableText"/>
              <w:jc w:val="center"/>
              <w:rPr>
                <w:sz w:val="22"/>
                <w:szCs w:val="22"/>
              </w:rPr>
            </w:pPr>
          </w:p>
          <w:p w14:paraId="60E6A169" w14:textId="77777777" w:rsidR="00E330D7" w:rsidRPr="00BD5AD6" w:rsidRDefault="00E330D7" w:rsidP="00987AE8">
            <w:pPr>
              <w:pStyle w:val="TableText"/>
              <w:jc w:val="center"/>
              <w:rPr>
                <w:sz w:val="22"/>
                <w:szCs w:val="22"/>
              </w:rPr>
            </w:pPr>
          </w:p>
          <w:p w14:paraId="60E6A16A" w14:textId="77777777" w:rsidR="00E330D7" w:rsidRPr="00BD5AD6" w:rsidRDefault="00E330D7" w:rsidP="00987AE8">
            <w:pPr>
              <w:pStyle w:val="TableText"/>
              <w:jc w:val="center"/>
              <w:rPr>
                <w:sz w:val="22"/>
                <w:szCs w:val="22"/>
              </w:rPr>
            </w:pPr>
          </w:p>
          <w:p w14:paraId="60E6A16B" w14:textId="77777777" w:rsidR="00E330D7" w:rsidRPr="00BD5AD6" w:rsidRDefault="00E330D7" w:rsidP="00987AE8">
            <w:pPr>
              <w:pStyle w:val="TableText"/>
              <w:jc w:val="center"/>
              <w:rPr>
                <w:sz w:val="22"/>
                <w:szCs w:val="22"/>
              </w:rPr>
            </w:pPr>
          </w:p>
          <w:p w14:paraId="60E6A16C" w14:textId="77777777" w:rsidR="00E330D7" w:rsidRPr="00BD5AD6" w:rsidRDefault="00E330D7" w:rsidP="00987AE8">
            <w:pPr>
              <w:pStyle w:val="TableText"/>
              <w:jc w:val="center"/>
              <w:rPr>
                <w:sz w:val="22"/>
                <w:szCs w:val="22"/>
              </w:rPr>
            </w:pPr>
          </w:p>
          <w:p w14:paraId="60E6A16D" w14:textId="77777777" w:rsidR="00E330D7" w:rsidRPr="000C16F6" w:rsidRDefault="00E330D7" w:rsidP="00987AE8">
            <w:pPr>
              <w:pStyle w:val="TableText"/>
              <w:jc w:val="center"/>
              <w:rPr>
                <w:sz w:val="22"/>
                <w:szCs w:val="22"/>
              </w:rPr>
            </w:pPr>
            <w:r w:rsidRPr="000C16F6">
              <w:rPr>
                <w:sz w:val="22"/>
                <w:szCs w:val="22"/>
              </w:rPr>
              <w:t>121-122</w:t>
            </w:r>
          </w:p>
          <w:p w14:paraId="60E6A16E" w14:textId="77777777" w:rsidR="00E330D7" w:rsidRPr="00BD5AD6" w:rsidRDefault="00E330D7" w:rsidP="00987AE8">
            <w:pPr>
              <w:pStyle w:val="TableText"/>
              <w:jc w:val="center"/>
              <w:rPr>
                <w:sz w:val="22"/>
                <w:szCs w:val="22"/>
              </w:rPr>
            </w:pPr>
          </w:p>
          <w:p w14:paraId="60E6A16F" w14:textId="77777777" w:rsidR="00E330D7" w:rsidRPr="00BD5AD6" w:rsidRDefault="00E330D7" w:rsidP="00987AE8">
            <w:pPr>
              <w:pStyle w:val="TableText"/>
              <w:jc w:val="center"/>
              <w:rPr>
                <w:sz w:val="22"/>
                <w:szCs w:val="22"/>
              </w:rPr>
            </w:pPr>
          </w:p>
          <w:p w14:paraId="60E6A170" w14:textId="77777777" w:rsidR="00E330D7" w:rsidRPr="000C16F6" w:rsidRDefault="00E330D7" w:rsidP="00987AE8">
            <w:pPr>
              <w:pStyle w:val="TableText"/>
              <w:jc w:val="center"/>
              <w:rPr>
                <w:sz w:val="22"/>
                <w:szCs w:val="22"/>
              </w:rPr>
            </w:pPr>
            <w:r w:rsidRPr="000C16F6">
              <w:rPr>
                <w:sz w:val="22"/>
                <w:szCs w:val="22"/>
              </w:rPr>
              <w:lastRenderedPageBreak/>
              <w:t>123</w:t>
            </w:r>
          </w:p>
          <w:p w14:paraId="60E6A171" w14:textId="77777777" w:rsidR="00E330D7" w:rsidRPr="00BD5AD6" w:rsidRDefault="00E330D7" w:rsidP="00987AE8">
            <w:pPr>
              <w:pStyle w:val="TableText"/>
              <w:jc w:val="center"/>
              <w:rPr>
                <w:sz w:val="22"/>
                <w:szCs w:val="22"/>
              </w:rPr>
            </w:pPr>
          </w:p>
          <w:p w14:paraId="60E6A172" w14:textId="77777777" w:rsidR="00E330D7" w:rsidRPr="000C16F6" w:rsidRDefault="00E330D7" w:rsidP="00987AE8">
            <w:pPr>
              <w:pStyle w:val="TableText"/>
              <w:jc w:val="center"/>
              <w:rPr>
                <w:sz w:val="22"/>
                <w:szCs w:val="22"/>
              </w:rPr>
            </w:pPr>
            <w:r w:rsidRPr="000C16F6">
              <w:rPr>
                <w:sz w:val="22"/>
                <w:szCs w:val="22"/>
              </w:rPr>
              <w:t>144</w:t>
            </w:r>
          </w:p>
          <w:p w14:paraId="60E6A173" w14:textId="77777777" w:rsidR="00E330D7" w:rsidRPr="00BD5AD6" w:rsidRDefault="00E330D7" w:rsidP="00987AE8">
            <w:pPr>
              <w:pStyle w:val="TableText"/>
              <w:jc w:val="center"/>
              <w:rPr>
                <w:sz w:val="22"/>
                <w:szCs w:val="22"/>
              </w:rPr>
            </w:pPr>
          </w:p>
          <w:p w14:paraId="60E6A174" w14:textId="77777777" w:rsidR="00E330D7" w:rsidRPr="00BD5AD6" w:rsidRDefault="00E330D7" w:rsidP="00DB7440">
            <w:pPr>
              <w:pStyle w:val="TableText"/>
              <w:jc w:val="center"/>
              <w:rPr>
                <w:sz w:val="22"/>
                <w:szCs w:val="22"/>
              </w:rPr>
            </w:pPr>
            <w:r w:rsidRPr="000C16F6">
              <w:rPr>
                <w:sz w:val="22"/>
                <w:szCs w:val="22"/>
              </w:rPr>
              <w:t>146-147</w:t>
            </w:r>
          </w:p>
        </w:tc>
        <w:tc>
          <w:tcPr>
            <w:tcW w:w="1403" w:type="dxa"/>
          </w:tcPr>
          <w:p w14:paraId="60E6A175" w14:textId="77777777" w:rsidR="00E330D7" w:rsidRPr="00BD5AD6" w:rsidRDefault="00E330D7" w:rsidP="00987AE8">
            <w:pPr>
              <w:pStyle w:val="TableText"/>
              <w:jc w:val="center"/>
              <w:rPr>
                <w:sz w:val="22"/>
                <w:szCs w:val="22"/>
              </w:rPr>
            </w:pPr>
            <w:r w:rsidRPr="00BD5AD6">
              <w:rPr>
                <w:sz w:val="22"/>
                <w:szCs w:val="22"/>
              </w:rPr>
              <w:lastRenderedPageBreak/>
              <w:t>PSS*1*189</w:t>
            </w:r>
          </w:p>
        </w:tc>
        <w:tc>
          <w:tcPr>
            <w:tcW w:w="5437" w:type="dxa"/>
          </w:tcPr>
          <w:p w14:paraId="60E6A176" w14:textId="77777777" w:rsidR="00E330D7" w:rsidRPr="00BD5AD6" w:rsidRDefault="00E330D7" w:rsidP="00867270">
            <w:pPr>
              <w:tabs>
                <w:tab w:val="left" w:pos="289"/>
              </w:tabs>
              <w:rPr>
                <w:sz w:val="22"/>
                <w:szCs w:val="22"/>
              </w:rPr>
            </w:pPr>
            <w:r w:rsidRPr="00BD5AD6">
              <w:rPr>
                <w:sz w:val="22"/>
                <w:szCs w:val="22"/>
              </w:rPr>
              <w:t>Updated Revision History and Table of Contents.</w:t>
            </w:r>
          </w:p>
          <w:p w14:paraId="60E6A177" w14:textId="77777777" w:rsidR="00E330D7" w:rsidRPr="00BD5AD6" w:rsidRDefault="00E330D7" w:rsidP="00867270">
            <w:pPr>
              <w:tabs>
                <w:tab w:val="left" w:pos="289"/>
              </w:tabs>
              <w:rPr>
                <w:sz w:val="22"/>
                <w:szCs w:val="22"/>
              </w:rPr>
            </w:pPr>
            <w:r w:rsidRPr="00BD5AD6">
              <w:rPr>
                <w:sz w:val="22"/>
                <w:szCs w:val="22"/>
              </w:rPr>
              <w:t>Added MAXIMUM DAYS SUPPLY to example</w:t>
            </w:r>
          </w:p>
          <w:p w14:paraId="60E6A178" w14:textId="77777777" w:rsidR="00E330D7" w:rsidRPr="00BD5AD6" w:rsidRDefault="00E330D7" w:rsidP="00867270">
            <w:pPr>
              <w:tabs>
                <w:tab w:val="left" w:pos="289"/>
              </w:tabs>
              <w:rPr>
                <w:sz w:val="22"/>
                <w:szCs w:val="22"/>
              </w:rPr>
            </w:pPr>
            <w:r w:rsidRPr="00BD5AD6">
              <w:rPr>
                <w:sz w:val="22"/>
                <w:szCs w:val="22"/>
              </w:rPr>
              <w:t>Revised Section 1.3 - Drug Enter Edit Option</w:t>
            </w:r>
          </w:p>
          <w:p w14:paraId="60E6A179" w14:textId="77777777" w:rsidR="00E330D7" w:rsidRPr="00BD5AD6" w:rsidRDefault="00E330D7" w:rsidP="00867270">
            <w:pPr>
              <w:tabs>
                <w:tab w:val="left" w:pos="289"/>
              </w:tabs>
              <w:rPr>
                <w:sz w:val="22"/>
                <w:szCs w:val="22"/>
              </w:rPr>
            </w:pPr>
            <w:r w:rsidRPr="00BD5AD6">
              <w:rPr>
                <w:sz w:val="22"/>
                <w:szCs w:val="22"/>
              </w:rPr>
              <w:t xml:space="preserve">Added paragraph on Max days supply </w:t>
            </w:r>
          </w:p>
          <w:p w14:paraId="60E6A17A" w14:textId="77777777" w:rsidR="00E330D7" w:rsidRPr="00BD5AD6" w:rsidRDefault="00E330D7" w:rsidP="00867270">
            <w:pPr>
              <w:tabs>
                <w:tab w:val="left" w:pos="289"/>
              </w:tabs>
              <w:rPr>
                <w:sz w:val="22"/>
                <w:szCs w:val="22"/>
              </w:rPr>
            </w:pPr>
            <w:r w:rsidRPr="00BD5AD6">
              <w:rPr>
                <w:sz w:val="22"/>
                <w:szCs w:val="22"/>
              </w:rPr>
              <w:t xml:space="preserve">Added Example 2: </w:t>
            </w:r>
            <w:r w:rsidRPr="00BD5AD6">
              <w:rPr>
                <w:i/>
                <w:sz w:val="22"/>
                <w:szCs w:val="22"/>
              </w:rPr>
              <w:t>Drug Enter/Edit</w:t>
            </w:r>
            <w:r w:rsidRPr="00BD5AD6">
              <w:rPr>
                <w:sz w:val="22"/>
                <w:szCs w:val="22"/>
              </w:rPr>
              <w:t xml:space="preserve"> [PSS DRUG ENTER/EDIT] Option (showing a maximum days supply of 365)</w:t>
            </w:r>
          </w:p>
          <w:p w14:paraId="60E6A17B" w14:textId="77777777" w:rsidR="00E330D7" w:rsidRPr="00BD5AD6" w:rsidRDefault="00E330D7" w:rsidP="00867270">
            <w:pPr>
              <w:tabs>
                <w:tab w:val="left" w:pos="289"/>
              </w:tabs>
              <w:rPr>
                <w:sz w:val="22"/>
                <w:szCs w:val="22"/>
              </w:rPr>
            </w:pPr>
            <w:r w:rsidRPr="00BD5AD6">
              <w:rPr>
                <w:sz w:val="22"/>
                <w:szCs w:val="22"/>
              </w:rPr>
              <w:t xml:space="preserve">Added MAXIMUM DAYS SUPPLY field in example </w:t>
            </w:r>
          </w:p>
          <w:p w14:paraId="60E6A17C" w14:textId="77777777" w:rsidR="00E330D7" w:rsidRPr="00BD5AD6" w:rsidRDefault="00E330D7" w:rsidP="00867270">
            <w:pPr>
              <w:tabs>
                <w:tab w:val="left" w:pos="289"/>
              </w:tabs>
              <w:rPr>
                <w:sz w:val="22"/>
                <w:szCs w:val="22"/>
              </w:rPr>
            </w:pPr>
            <w:r w:rsidRPr="00BD5AD6">
              <w:rPr>
                <w:sz w:val="22"/>
                <w:szCs w:val="22"/>
              </w:rPr>
              <w:t>Added MAXIMUM DAYS Supply field in example</w:t>
            </w:r>
          </w:p>
          <w:p w14:paraId="60E6A17D" w14:textId="77777777" w:rsidR="00E330D7" w:rsidRPr="00BD5AD6" w:rsidRDefault="00E330D7" w:rsidP="00867270">
            <w:pPr>
              <w:tabs>
                <w:tab w:val="left" w:pos="289"/>
              </w:tabs>
              <w:rPr>
                <w:sz w:val="22"/>
                <w:szCs w:val="22"/>
              </w:rPr>
            </w:pPr>
            <w:r w:rsidRPr="00BD5AD6">
              <w:rPr>
                <w:sz w:val="22"/>
                <w:szCs w:val="22"/>
              </w:rPr>
              <w:t>Added MAXIMUM DAYS SUPPLY field in example for [PSS LOOK]  option</w:t>
            </w:r>
          </w:p>
          <w:p w14:paraId="60E6A17E" w14:textId="77777777" w:rsidR="00E330D7" w:rsidRPr="00BD5AD6" w:rsidRDefault="00E330D7" w:rsidP="00867270">
            <w:pPr>
              <w:tabs>
                <w:tab w:val="left" w:pos="289"/>
              </w:tabs>
              <w:rPr>
                <w:sz w:val="22"/>
                <w:szCs w:val="22"/>
              </w:rPr>
            </w:pPr>
            <w:r w:rsidRPr="00BD5AD6">
              <w:rPr>
                <w:sz w:val="22"/>
                <w:szCs w:val="22"/>
              </w:rPr>
              <w:t xml:space="preserve">Added example 4 for </w:t>
            </w:r>
            <w:r w:rsidRPr="00BD5AD6">
              <w:rPr>
                <w:kern w:val="28"/>
                <w:sz w:val="22"/>
                <w:szCs w:val="22"/>
              </w:rPr>
              <w:t>PSNLOOK</w:t>
            </w:r>
            <w:r w:rsidRPr="00BD5AD6">
              <w:rPr>
                <w:sz w:val="22"/>
                <w:szCs w:val="22"/>
              </w:rPr>
              <w:t xml:space="preserve"> option.  This option will display the MAXIMUM DAYS SUPPLY field</w:t>
            </w:r>
          </w:p>
          <w:p w14:paraId="60E6A17F" w14:textId="77777777" w:rsidR="00E330D7" w:rsidRPr="00BD5AD6" w:rsidRDefault="00E330D7" w:rsidP="00867270">
            <w:pPr>
              <w:tabs>
                <w:tab w:val="left" w:pos="289"/>
              </w:tabs>
              <w:rPr>
                <w:sz w:val="22"/>
                <w:szCs w:val="22"/>
              </w:rPr>
            </w:pPr>
            <w:r w:rsidRPr="00BD5AD6">
              <w:rPr>
                <w:sz w:val="22"/>
                <w:szCs w:val="22"/>
              </w:rPr>
              <w:t>Added example 5 for PSNACT option.  This option will display the MAXIMUM DAYS SUPPLY field</w:t>
            </w:r>
          </w:p>
          <w:p w14:paraId="60E6A180" w14:textId="77777777" w:rsidR="00E330D7" w:rsidRPr="00BD5AD6" w:rsidRDefault="00E330D7" w:rsidP="00867270">
            <w:pPr>
              <w:tabs>
                <w:tab w:val="left" w:pos="289"/>
              </w:tabs>
              <w:rPr>
                <w:sz w:val="22"/>
                <w:szCs w:val="22"/>
              </w:rPr>
            </w:pPr>
            <w:r w:rsidRPr="00BD5AD6">
              <w:rPr>
                <w:sz w:val="22"/>
                <w:szCs w:val="22"/>
              </w:rPr>
              <w:t xml:space="preserve">Updated Section 1.9.2 </w:t>
            </w:r>
            <w:r w:rsidRPr="00BD5AD6">
              <w:rPr>
                <w:bCs/>
                <w:sz w:val="22"/>
                <w:szCs w:val="22"/>
              </w:rPr>
              <w:t>Dispense Drug/Orderable Item Maintenance</w:t>
            </w:r>
          </w:p>
          <w:p w14:paraId="60E6A181" w14:textId="77777777" w:rsidR="00E330D7" w:rsidRPr="00BD5AD6" w:rsidRDefault="00E330D7" w:rsidP="00867270">
            <w:pPr>
              <w:tabs>
                <w:tab w:val="left" w:pos="289"/>
              </w:tabs>
              <w:rPr>
                <w:sz w:val="22"/>
                <w:szCs w:val="22"/>
              </w:rPr>
            </w:pPr>
            <w:r w:rsidRPr="00BD5AD6">
              <w:rPr>
                <w:sz w:val="22"/>
                <w:szCs w:val="22"/>
              </w:rPr>
              <w:t xml:space="preserve">Added documentation to Section 1.13, </w:t>
            </w:r>
            <w:r w:rsidRPr="00BD5AD6">
              <w:rPr>
                <w:bCs/>
                <w:sz w:val="22"/>
                <w:szCs w:val="22"/>
              </w:rPr>
              <w:t>Standard Schedule Edit</w:t>
            </w:r>
            <w:r w:rsidRPr="00BD5AD6">
              <w:rPr>
                <w:b/>
                <w:bCs/>
                <w:sz w:val="22"/>
                <w:szCs w:val="22"/>
              </w:rPr>
              <w:t xml:space="preserve">; </w:t>
            </w:r>
            <w:r w:rsidRPr="00BD5AD6">
              <w:rPr>
                <w:sz w:val="22"/>
                <w:szCs w:val="22"/>
              </w:rPr>
              <w:t>Schedule Edit – Inactivate. Added Example: Inactive Administration Schedule</w:t>
            </w:r>
          </w:p>
          <w:p w14:paraId="60E6A182" w14:textId="77777777" w:rsidR="00E330D7" w:rsidRPr="00BD5AD6" w:rsidRDefault="00E330D7" w:rsidP="00867270">
            <w:pPr>
              <w:tabs>
                <w:tab w:val="left" w:pos="289"/>
              </w:tabs>
              <w:rPr>
                <w:sz w:val="22"/>
                <w:szCs w:val="22"/>
              </w:rPr>
            </w:pPr>
            <w:r w:rsidRPr="00BD5AD6">
              <w:rPr>
                <w:sz w:val="22"/>
                <w:szCs w:val="22"/>
              </w:rPr>
              <w:t xml:space="preserve">Added documentation to Section 1.13.2 - </w:t>
            </w:r>
            <w:r w:rsidRPr="00BD5AD6">
              <w:rPr>
                <w:bCs/>
                <w:sz w:val="22"/>
                <w:szCs w:val="22"/>
              </w:rPr>
              <w:t xml:space="preserve">Administration </w:t>
            </w:r>
            <w:r w:rsidRPr="00BD5AD6">
              <w:rPr>
                <w:bCs/>
                <w:sz w:val="22"/>
                <w:szCs w:val="22"/>
              </w:rPr>
              <w:lastRenderedPageBreak/>
              <w:t xml:space="preserve">Schedule File Report. </w:t>
            </w:r>
            <w:r w:rsidRPr="00BD5AD6">
              <w:rPr>
                <w:sz w:val="22"/>
                <w:szCs w:val="22"/>
              </w:rPr>
              <w:t>Added Example: Administration Schedule File Report</w:t>
            </w:r>
          </w:p>
          <w:p w14:paraId="60E6A183" w14:textId="77777777" w:rsidR="00E330D7" w:rsidRPr="00BD5AD6" w:rsidRDefault="00E330D7" w:rsidP="00867270">
            <w:pPr>
              <w:tabs>
                <w:tab w:val="left" w:pos="289"/>
              </w:tabs>
              <w:rPr>
                <w:sz w:val="22"/>
                <w:szCs w:val="22"/>
              </w:rPr>
            </w:pPr>
            <w:r w:rsidRPr="00BD5AD6">
              <w:rPr>
                <w:sz w:val="22"/>
                <w:szCs w:val="22"/>
              </w:rPr>
              <w:t>Added inactivation date for IV Additive</w:t>
            </w:r>
          </w:p>
          <w:p w14:paraId="60E6A184" w14:textId="77777777" w:rsidR="00E330D7" w:rsidRPr="00BD5AD6" w:rsidRDefault="00E330D7" w:rsidP="00867270">
            <w:pPr>
              <w:tabs>
                <w:tab w:val="left" w:pos="289"/>
              </w:tabs>
              <w:rPr>
                <w:sz w:val="22"/>
                <w:szCs w:val="22"/>
              </w:rPr>
            </w:pPr>
            <w:r w:rsidRPr="00BD5AD6">
              <w:rPr>
                <w:sz w:val="22"/>
                <w:szCs w:val="22"/>
              </w:rPr>
              <w:t>Added inactivation date for IV Solutions</w:t>
            </w:r>
          </w:p>
          <w:p w14:paraId="60E6A185" w14:textId="77777777" w:rsidR="00E330D7" w:rsidRPr="00BD5AD6" w:rsidRDefault="00E330D7" w:rsidP="00867270">
            <w:pPr>
              <w:tabs>
                <w:tab w:val="left" w:pos="289"/>
              </w:tabs>
              <w:rPr>
                <w:sz w:val="22"/>
                <w:szCs w:val="22"/>
              </w:rPr>
            </w:pPr>
            <w:r w:rsidRPr="00BD5AD6">
              <w:rPr>
                <w:sz w:val="22"/>
                <w:szCs w:val="22"/>
              </w:rPr>
              <w:t>Added new rule regarding IV solutions matched to an Orderable. Added Example: Exclusion of duplicate volumes within an Orderable Item</w:t>
            </w:r>
          </w:p>
          <w:p w14:paraId="60E6A186" w14:textId="77777777" w:rsidR="00E330D7" w:rsidRPr="00BD5AD6" w:rsidRDefault="00E330D7" w:rsidP="00867270">
            <w:pPr>
              <w:pStyle w:val="ListParagraph"/>
              <w:rPr>
                <w:sz w:val="22"/>
                <w:szCs w:val="22"/>
              </w:rPr>
            </w:pPr>
          </w:p>
          <w:p w14:paraId="60E6A187" w14:textId="77777777" w:rsidR="00E330D7" w:rsidRPr="00BD5AD6" w:rsidRDefault="00E330D7" w:rsidP="00867270">
            <w:pPr>
              <w:tabs>
                <w:tab w:val="left" w:pos="289"/>
              </w:tabs>
              <w:rPr>
                <w:sz w:val="22"/>
                <w:szCs w:val="22"/>
              </w:rPr>
            </w:pPr>
            <w:r w:rsidRPr="00BD5AD6">
              <w:rPr>
                <w:sz w:val="22"/>
                <w:szCs w:val="22"/>
              </w:rPr>
              <w:t>A, Zak, T, Nixon, L. Ramos, Tech Writer)</w:t>
            </w:r>
          </w:p>
          <w:p w14:paraId="60E6A188" w14:textId="77777777" w:rsidR="00E330D7" w:rsidRPr="00BD5AD6" w:rsidRDefault="00E330D7" w:rsidP="00867270">
            <w:pPr>
              <w:rPr>
                <w:sz w:val="22"/>
                <w:szCs w:val="22"/>
              </w:rPr>
            </w:pPr>
          </w:p>
        </w:tc>
      </w:tr>
      <w:tr w:rsidR="00E330D7" w:rsidRPr="00707BC0" w14:paraId="60E6A1A3" w14:textId="77777777" w:rsidTr="00775CEB">
        <w:tc>
          <w:tcPr>
            <w:tcW w:w="863" w:type="dxa"/>
          </w:tcPr>
          <w:p w14:paraId="60E6A18A" w14:textId="77777777" w:rsidR="00E330D7" w:rsidRPr="00707BC0" w:rsidRDefault="00E330D7" w:rsidP="00775CEB">
            <w:pPr>
              <w:spacing w:before="40"/>
              <w:rPr>
                <w:sz w:val="22"/>
                <w:szCs w:val="22"/>
              </w:rPr>
            </w:pPr>
            <w:r w:rsidRPr="00707BC0">
              <w:rPr>
                <w:sz w:val="22"/>
                <w:szCs w:val="22"/>
              </w:rPr>
              <w:lastRenderedPageBreak/>
              <w:t>03/16</w:t>
            </w:r>
          </w:p>
        </w:tc>
        <w:tc>
          <w:tcPr>
            <w:tcW w:w="1837" w:type="dxa"/>
          </w:tcPr>
          <w:p w14:paraId="60E6A18B" w14:textId="77777777" w:rsidR="00E330D7" w:rsidRPr="00707BC0" w:rsidRDefault="00E330D7" w:rsidP="00775CEB">
            <w:pPr>
              <w:pStyle w:val="TableText"/>
              <w:spacing w:before="0" w:after="0"/>
              <w:jc w:val="center"/>
              <w:rPr>
                <w:sz w:val="22"/>
                <w:szCs w:val="22"/>
              </w:rPr>
            </w:pPr>
            <w:r w:rsidRPr="00707BC0">
              <w:rPr>
                <w:sz w:val="22"/>
                <w:szCs w:val="22"/>
              </w:rPr>
              <w:t xml:space="preserve">i-viii, </w:t>
            </w:r>
          </w:p>
          <w:p w14:paraId="60E6A18C" w14:textId="77777777" w:rsidR="00E330D7" w:rsidRPr="00707BC0" w:rsidRDefault="00E330D7" w:rsidP="00775CEB">
            <w:pPr>
              <w:pStyle w:val="TableText"/>
              <w:spacing w:before="0" w:after="0"/>
              <w:jc w:val="center"/>
              <w:rPr>
                <w:sz w:val="22"/>
                <w:szCs w:val="22"/>
              </w:rPr>
            </w:pPr>
            <w:r w:rsidRPr="000C16F6">
              <w:rPr>
                <w:sz w:val="22"/>
                <w:szCs w:val="22"/>
              </w:rPr>
              <w:t>44</w:t>
            </w:r>
            <w:r w:rsidRPr="00707BC0">
              <w:rPr>
                <w:sz w:val="22"/>
                <w:szCs w:val="22"/>
              </w:rPr>
              <w:t xml:space="preserve">, </w:t>
            </w:r>
            <w:r w:rsidRPr="000C16F6">
              <w:rPr>
                <w:sz w:val="22"/>
                <w:szCs w:val="22"/>
              </w:rPr>
              <w:t>87</w:t>
            </w:r>
            <w:r w:rsidRPr="00707BC0">
              <w:rPr>
                <w:sz w:val="22"/>
                <w:szCs w:val="22"/>
              </w:rPr>
              <w:t xml:space="preserve">, </w:t>
            </w:r>
            <w:r w:rsidRPr="000C16F6">
              <w:rPr>
                <w:sz w:val="22"/>
                <w:szCs w:val="22"/>
              </w:rPr>
              <w:t>88</w:t>
            </w:r>
            <w:r w:rsidRPr="00707BC0">
              <w:rPr>
                <w:sz w:val="22"/>
                <w:szCs w:val="22"/>
              </w:rPr>
              <w:t xml:space="preserve">, </w:t>
            </w:r>
            <w:r w:rsidRPr="000C16F6">
              <w:rPr>
                <w:sz w:val="22"/>
                <w:szCs w:val="22"/>
              </w:rPr>
              <w:t>89</w:t>
            </w:r>
            <w:r w:rsidRPr="00707BC0">
              <w:rPr>
                <w:sz w:val="22"/>
                <w:szCs w:val="22"/>
              </w:rPr>
              <w:t xml:space="preserve">, </w:t>
            </w:r>
            <w:r w:rsidRPr="000C16F6">
              <w:rPr>
                <w:sz w:val="22"/>
                <w:szCs w:val="22"/>
              </w:rPr>
              <w:t>96</w:t>
            </w:r>
          </w:p>
          <w:p w14:paraId="60E6A18D" w14:textId="77777777" w:rsidR="00E330D7" w:rsidRPr="00707BC0" w:rsidRDefault="00E330D7" w:rsidP="00775CEB">
            <w:pPr>
              <w:pStyle w:val="TableText"/>
              <w:spacing w:before="0" w:after="0"/>
              <w:jc w:val="center"/>
              <w:rPr>
                <w:sz w:val="22"/>
                <w:szCs w:val="22"/>
              </w:rPr>
            </w:pPr>
          </w:p>
          <w:p w14:paraId="60E6A18E" w14:textId="77777777" w:rsidR="00E330D7" w:rsidRPr="00707BC0" w:rsidRDefault="00E330D7" w:rsidP="00775CEB">
            <w:pPr>
              <w:pStyle w:val="TableText"/>
              <w:spacing w:before="0" w:after="0"/>
              <w:jc w:val="center"/>
              <w:rPr>
                <w:sz w:val="22"/>
                <w:szCs w:val="22"/>
              </w:rPr>
            </w:pPr>
            <w:r w:rsidRPr="000C16F6">
              <w:rPr>
                <w:sz w:val="22"/>
                <w:szCs w:val="22"/>
              </w:rPr>
              <w:t>62</w:t>
            </w:r>
            <w:r w:rsidRPr="00707BC0">
              <w:rPr>
                <w:sz w:val="22"/>
                <w:szCs w:val="22"/>
              </w:rPr>
              <w:t>-</w:t>
            </w:r>
            <w:r w:rsidRPr="000C16F6">
              <w:rPr>
                <w:sz w:val="22"/>
                <w:szCs w:val="22"/>
              </w:rPr>
              <w:t>63</w:t>
            </w:r>
          </w:p>
          <w:p w14:paraId="60E6A18F" w14:textId="77777777" w:rsidR="00E330D7" w:rsidRPr="00707BC0" w:rsidRDefault="00E330D7" w:rsidP="00775CEB">
            <w:pPr>
              <w:pStyle w:val="TableText"/>
              <w:spacing w:before="0" w:after="0"/>
              <w:jc w:val="center"/>
              <w:rPr>
                <w:sz w:val="22"/>
                <w:szCs w:val="22"/>
              </w:rPr>
            </w:pPr>
          </w:p>
          <w:p w14:paraId="60E6A190" w14:textId="77777777" w:rsidR="00E330D7" w:rsidRPr="00707BC0" w:rsidRDefault="00E330D7" w:rsidP="00775CEB">
            <w:pPr>
              <w:pStyle w:val="TableText"/>
              <w:spacing w:before="0" w:after="0"/>
              <w:jc w:val="center"/>
              <w:rPr>
                <w:sz w:val="22"/>
                <w:szCs w:val="22"/>
              </w:rPr>
            </w:pPr>
          </w:p>
          <w:p w14:paraId="60E6A191" w14:textId="77777777" w:rsidR="00E330D7" w:rsidRPr="00707BC0" w:rsidRDefault="00E330D7" w:rsidP="00775CEB">
            <w:pPr>
              <w:pStyle w:val="TableText"/>
              <w:spacing w:before="0" w:after="0"/>
              <w:jc w:val="center"/>
              <w:rPr>
                <w:sz w:val="22"/>
                <w:szCs w:val="22"/>
              </w:rPr>
            </w:pPr>
            <w:r w:rsidRPr="000C16F6">
              <w:rPr>
                <w:sz w:val="22"/>
                <w:szCs w:val="22"/>
              </w:rPr>
              <w:t>89</w:t>
            </w:r>
            <w:r w:rsidRPr="00707BC0">
              <w:rPr>
                <w:sz w:val="22"/>
                <w:szCs w:val="22"/>
              </w:rPr>
              <w:t>-</w:t>
            </w:r>
            <w:r w:rsidRPr="000C16F6">
              <w:rPr>
                <w:sz w:val="22"/>
                <w:szCs w:val="22"/>
              </w:rPr>
              <w:t>96</w:t>
            </w:r>
          </w:p>
          <w:p w14:paraId="60E6A192" w14:textId="77777777" w:rsidR="00E330D7" w:rsidRPr="00707BC0" w:rsidRDefault="00E330D7" w:rsidP="00775CEB">
            <w:pPr>
              <w:pStyle w:val="TableText"/>
              <w:spacing w:before="0" w:after="0"/>
              <w:jc w:val="center"/>
              <w:rPr>
                <w:sz w:val="18"/>
                <w:szCs w:val="18"/>
              </w:rPr>
            </w:pPr>
          </w:p>
          <w:p w14:paraId="60E6A193" w14:textId="77777777" w:rsidR="00E330D7" w:rsidRPr="00707BC0" w:rsidRDefault="00E330D7" w:rsidP="00775CEB">
            <w:pPr>
              <w:pStyle w:val="TableText"/>
              <w:spacing w:before="0" w:after="0"/>
              <w:jc w:val="center"/>
              <w:rPr>
                <w:sz w:val="22"/>
                <w:szCs w:val="22"/>
              </w:rPr>
            </w:pPr>
          </w:p>
          <w:p w14:paraId="60E6A194" w14:textId="77777777" w:rsidR="00E330D7" w:rsidRPr="00707BC0" w:rsidRDefault="00E330D7" w:rsidP="00775CEB">
            <w:pPr>
              <w:pStyle w:val="TableText"/>
              <w:spacing w:before="0" w:after="0"/>
              <w:jc w:val="center"/>
              <w:rPr>
                <w:sz w:val="22"/>
                <w:szCs w:val="22"/>
              </w:rPr>
            </w:pPr>
          </w:p>
          <w:p w14:paraId="60E6A195" w14:textId="77777777" w:rsidR="00E330D7" w:rsidRPr="00707BC0" w:rsidRDefault="00E330D7" w:rsidP="00775CEB">
            <w:pPr>
              <w:pStyle w:val="TableText"/>
              <w:spacing w:before="0" w:after="0"/>
              <w:jc w:val="center"/>
              <w:rPr>
                <w:sz w:val="22"/>
                <w:szCs w:val="22"/>
              </w:rPr>
            </w:pPr>
          </w:p>
          <w:p w14:paraId="60E6A196" w14:textId="77777777" w:rsidR="00E330D7" w:rsidRPr="00707BC0" w:rsidRDefault="00E330D7" w:rsidP="00775CEB">
            <w:pPr>
              <w:pStyle w:val="TableText"/>
              <w:spacing w:before="0" w:after="0"/>
              <w:jc w:val="center"/>
              <w:rPr>
                <w:sz w:val="22"/>
                <w:szCs w:val="22"/>
              </w:rPr>
            </w:pPr>
            <w:r w:rsidRPr="000C16F6">
              <w:rPr>
                <w:sz w:val="22"/>
                <w:szCs w:val="22"/>
              </w:rPr>
              <w:t>97</w:t>
            </w:r>
            <w:r w:rsidRPr="00707BC0">
              <w:rPr>
                <w:sz w:val="22"/>
                <w:szCs w:val="22"/>
              </w:rPr>
              <w:t>-</w:t>
            </w:r>
            <w:r w:rsidRPr="000C16F6">
              <w:rPr>
                <w:sz w:val="22"/>
                <w:szCs w:val="22"/>
              </w:rPr>
              <w:t>98</w:t>
            </w:r>
          </w:p>
          <w:p w14:paraId="60E6A197" w14:textId="77777777" w:rsidR="00E330D7" w:rsidRPr="00707BC0" w:rsidRDefault="00E330D7" w:rsidP="00775CEB">
            <w:pPr>
              <w:pStyle w:val="TableText"/>
              <w:spacing w:before="0" w:after="0"/>
              <w:jc w:val="center"/>
              <w:rPr>
                <w:sz w:val="22"/>
                <w:szCs w:val="22"/>
              </w:rPr>
            </w:pPr>
          </w:p>
          <w:p w14:paraId="60E6A198" w14:textId="77777777" w:rsidR="00E330D7" w:rsidRPr="00707BC0" w:rsidRDefault="00E330D7" w:rsidP="00775CEB">
            <w:pPr>
              <w:pStyle w:val="TableText"/>
              <w:spacing w:before="0" w:after="0"/>
              <w:jc w:val="center"/>
              <w:rPr>
                <w:sz w:val="22"/>
                <w:szCs w:val="22"/>
              </w:rPr>
            </w:pPr>
          </w:p>
          <w:p w14:paraId="60E6A199" w14:textId="77777777" w:rsidR="00E330D7" w:rsidRPr="00707BC0" w:rsidRDefault="00E330D7" w:rsidP="00775CEB">
            <w:pPr>
              <w:pStyle w:val="TableText"/>
              <w:spacing w:before="0" w:after="0"/>
              <w:jc w:val="center"/>
              <w:rPr>
                <w:sz w:val="22"/>
                <w:szCs w:val="22"/>
              </w:rPr>
            </w:pPr>
          </w:p>
          <w:p w14:paraId="60E6A19A" w14:textId="77777777" w:rsidR="00E330D7" w:rsidRPr="00707BC0" w:rsidRDefault="00E330D7" w:rsidP="00775CEB">
            <w:pPr>
              <w:pStyle w:val="TableText"/>
              <w:spacing w:before="0" w:after="0"/>
              <w:jc w:val="center"/>
              <w:rPr>
                <w:sz w:val="22"/>
                <w:szCs w:val="22"/>
              </w:rPr>
            </w:pPr>
            <w:r w:rsidRPr="000C16F6">
              <w:rPr>
                <w:sz w:val="22"/>
                <w:szCs w:val="22"/>
              </w:rPr>
              <w:t>105</w:t>
            </w:r>
            <w:r w:rsidRPr="00707BC0">
              <w:rPr>
                <w:sz w:val="22"/>
                <w:szCs w:val="22"/>
              </w:rPr>
              <w:t>-</w:t>
            </w:r>
            <w:r w:rsidRPr="000C16F6">
              <w:rPr>
                <w:sz w:val="22"/>
                <w:szCs w:val="22"/>
              </w:rPr>
              <w:t>108</w:t>
            </w:r>
          </w:p>
        </w:tc>
        <w:tc>
          <w:tcPr>
            <w:tcW w:w="1403" w:type="dxa"/>
          </w:tcPr>
          <w:p w14:paraId="60E6A19B" w14:textId="77777777" w:rsidR="00E330D7" w:rsidRPr="00707BC0" w:rsidRDefault="00E330D7" w:rsidP="00775CEB">
            <w:pPr>
              <w:pStyle w:val="TableText"/>
              <w:jc w:val="center"/>
              <w:rPr>
                <w:sz w:val="22"/>
                <w:szCs w:val="22"/>
              </w:rPr>
            </w:pPr>
            <w:r w:rsidRPr="00707BC0">
              <w:rPr>
                <w:sz w:val="22"/>
                <w:szCs w:val="22"/>
              </w:rPr>
              <w:t>PSS*1*191</w:t>
            </w:r>
          </w:p>
        </w:tc>
        <w:tc>
          <w:tcPr>
            <w:tcW w:w="5437" w:type="dxa"/>
          </w:tcPr>
          <w:p w14:paraId="60E6A19C" w14:textId="77777777" w:rsidR="00E330D7" w:rsidRPr="00707BC0" w:rsidRDefault="00E330D7" w:rsidP="00867270">
            <w:pPr>
              <w:ind w:left="19"/>
              <w:rPr>
                <w:sz w:val="22"/>
                <w:szCs w:val="22"/>
              </w:rPr>
            </w:pPr>
            <w:r w:rsidRPr="00707BC0">
              <w:rPr>
                <w:sz w:val="22"/>
                <w:szCs w:val="22"/>
              </w:rPr>
              <w:t>Updated TOC</w:t>
            </w:r>
          </w:p>
          <w:p w14:paraId="60E6A19D" w14:textId="77777777" w:rsidR="00E330D7" w:rsidRPr="00707BC0" w:rsidRDefault="00E330D7" w:rsidP="00867270">
            <w:pPr>
              <w:ind w:left="19"/>
              <w:rPr>
                <w:sz w:val="22"/>
                <w:szCs w:val="22"/>
              </w:rPr>
            </w:pPr>
            <w:r w:rsidRPr="00707BC0">
              <w:rPr>
                <w:sz w:val="22"/>
                <w:szCs w:val="22"/>
              </w:rPr>
              <w:t>Added HIGH RISK/HIGH ALERT and PROMPT FOR REMOVAL IN BCMA to several example screens.</w:t>
            </w:r>
          </w:p>
          <w:p w14:paraId="60E6A19E" w14:textId="77777777" w:rsidR="00E330D7" w:rsidRPr="00707BC0" w:rsidRDefault="00E330D7" w:rsidP="00867270">
            <w:pPr>
              <w:ind w:left="19"/>
              <w:rPr>
                <w:sz w:val="22"/>
                <w:szCs w:val="22"/>
              </w:rPr>
            </w:pPr>
            <w:r w:rsidRPr="00707BC0">
              <w:rPr>
                <w:sz w:val="22"/>
                <w:szCs w:val="22"/>
              </w:rPr>
              <w:t xml:space="preserve">Added Prompt for Removal in BCMA prompt information to Section 1.3 </w:t>
            </w:r>
            <w:r w:rsidRPr="00707BC0">
              <w:rPr>
                <w:i/>
              </w:rPr>
              <w:t>Drug Enter/Edit</w:t>
            </w:r>
            <w:r w:rsidRPr="00707BC0">
              <w:t xml:space="preserve"> [PSS DRUG ENTER/EDIT].</w:t>
            </w:r>
          </w:p>
          <w:p w14:paraId="60E6A19F" w14:textId="77777777" w:rsidR="00E330D7" w:rsidRPr="00707BC0" w:rsidRDefault="00E330D7" w:rsidP="00867270">
            <w:pPr>
              <w:ind w:left="19"/>
              <w:rPr>
                <w:sz w:val="22"/>
                <w:szCs w:val="22"/>
              </w:rPr>
            </w:pPr>
            <w:r w:rsidRPr="00707BC0">
              <w:rPr>
                <w:sz w:val="22"/>
                <w:szCs w:val="22"/>
              </w:rPr>
              <w:t>Added PROMPT FOR REMOVAL IN BCMA information, HIGH RISK/HIGH ALERT prompt (from PSS*1*172) and added example 1 (PSS*1*191 Post-Install Report) to section 1.9.1 Edit Orderable Items.</w:t>
            </w:r>
          </w:p>
          <w:p w14:paraId="60E6A1A0" w14:textId="77777777" w:rsidR="00E330D7" w:rsidRPr="00707BC0" w:rsidRDefault="00E330D7" w:rsidP="00867270">
            <w:pPr>
              <w:ind w:left="19"/>
              <w:rPr>
                <w:sz w:val="22"/>
                <w:szCs w:val="22"/>
              </w:rPr>
            </w:pPr>
            <w:r w:rsidRPr="00707BC0">
              <w:rPr>
                <w:sz w:val="22"/>
                <w:szCs w:val="22"/>
              </w:rPr>
              <w:t xml:space="preserve">Added PROMPT FOR REMOVAL IN BCMA information, HIGH RISK/HIGH ALERT prompt (from PSS*1*172) to 1.9.2. Dispense Drug/Orderable Item Maintenance. </w:t>
            </w:r>
          </w:p>
          <w:p w14:paraId="60E6A1A1" w14:textId="77777777" w:rsidR="00E330D7" w:rsidRPr="00707BC0" w:rsidRDefault="00E330D7" w:rsidP="00867270">
            <w:pPr>
              <w:ind w:left="19"/>
              <w:rPr>
                <w:sz w:val="22"/>
                <w:szCs w:val="22"/>
              </w:rPr>
            </w:pPr>
            <w:r w:rsidRPr="00707BC0">
              <w:rPr>
                <w:sz w:val="22"/>
                <w:szCs w:val="22"/>
              </w:rPr>
              <w:t>Added PSS*1*191 enhancement information to section 1.9.6, Reports for Medications Requiring Removal (MRR): Orders for MRRs with Removal Properties, Orderable Items that Require Removal Report, and Orderable Items Report for High Risk/High Alert.</w:t>
            </w:r>
          </w:p>
          <w:p w14:paraId="60E6A1A2" w14:textId="77777777" w:rsidR="00E330D7" w:rsidRPr="00707BC0" w:rsidRDefault="00E330D7" w:rsidP="00867270">
            <w:pPr>
              <w:ind w:left="19"/>
              <w:rPr>
                <w:sz w:val="22"/>
                <w:szCs w:val="22"/>
              </w:rPr>
            </w:pPr>
            <w:r w:rsidRPr="00707BC0">
              <w:rPr>
                <w:sz w:val="22"/>
                <w:szCs w:val="22"/>
              </w:rPr>
              <w:t>(D. Connolly, PM; E. Phelps, R. Walters, Tech Writers)</w:t>
            </w:r>
          </w:p>
        </w:tc>
      </w:tr>
      <w:tr w:rsidR="00E330D7" w:rsidRPr="00EA77BC" w14:paraId="60E6A1C4" w14:textId="77777777" w:rsidTr="00FF4AAC">
        <w:tc>
          <w:tcPr>
            <w:tcW w:w="863" w:type="dxa"/>
          </w:tcPr>
          <w:p w14:paraId="60E6A1A4" w14:textId="77777777" w:rsidR="00E330D7" w:rsidRPr="00EA77BC" w:rsidRDefault="00E330D7" w:rsidP="00E20947">
            <w:pPr>
              <w:spacing w:before="40"/>
              <w:rPr>
                <w:sz w:val="22"/>
                <w:szCs w:val="22"/>
              </w:rPr>
            </w:pPr>
            <w:r w:rsidRPr="00EA77BC">
              <w:rPr>
                <w:sz w:val="22"/>
                <w:szCs w:val="22"/>
              </w:rPr>
              <w:t>03/14</w:t>
            </w:r>
          </w:p>
        </w:tc>
        <w:tc>
          <w:tcPr>
            <w:tcW w:w="1837" w:type="dxa"/>
          </w:tcPr>
          <w:p w14:paraId="60E6A1A5" w14:textId="77777777" w:rsidR="00E330D7" w:rsidRPr="00EA77BC" w:rsidRDefault="00E330D7" w:rsidP="00E20947">
            <w:pPr>
              <w:pStyle w:val="TableText"/>
              <w:jc w:val="center"/>
              <w:rPr>
                <w:sz w:val="22"/>
                <w:szCs w:val="22"/>
              </w:rPr>
            </w:pPr>
            <w:r w:rsidRPr="00EA77BC">
              <w:rPr>
                <w:sz w:val="22"/>
                <w:szCs w:val="22"/>
              </w:rPr>
              <w:t>All</w:t>
            </w:r>
          </w:p>
          <w:p w14:paraId="60E6A1A6" w14:textId="77777777" w:rsidR="00E330D7" w:rsidRPr="00EA77BC" w:rsidRDefault="00E330D7" w:rsidP="00E20947">
            <w:pPr>
              <w:pStyle w:val="TableText"/>
              <w:jc w:val="center"/>
              <w:rPr>
                <w:sz w:val="22"/>
                <w:szCs w:val="22"/>
              </w:rPr>
            </w:pPr>
            <w:r w:rsidRPr="00EA77BC">
              <w:rPr>
                <w:sz w:val="22"/>
                <w:szCs w:val="22"/>
              </w:rPr>
              <w:t xml:space="preserve">i-vi, </w:t>
            </w:r>
            <w:r w:rsidRPr="000C16F6">
              <w:rPr>
                <w:sz w:val="22"/>
                <w:szCs w:val="22"/>
              </w:rPr>
              <w:t>vii-viii</w:t>
            </w:r>
            <w:r w:rsidRPr="00EA77BC">
              <w:rPr>
                <w:sz w:val="22"/>
                <w:szCs w:val="22"/>
              </w:rPr>
              <w:t>,</w:t>
            </w:r>
          </w:p>
          <w:p w14:paraId="60E6A1A7" w14:textId="77777777" w:rsidR="00E330D7" w:rsidRPr="00EA77BC" w:rsidRDefault="00E330D7" w:rsidP="00EB241E">
            <w:pPr>
              <w:pStyle w:val="TableText"/>
              <w:jc w:val="center"/>
              <w:rPr>
                <w:sz w:val="22"/>
                <w:szCs w:val="22"/>
              </w:rPr>
            </w:pPr>
            <w:r w:rsidRPr="000C16F6">
              <w:rPr>
                <w:sz w:val="22"/>
                <w:szCs w:val="22"/>
              </w:rPr>
              <w:t>1</w:t>
            </w:r>
            <w:r w:rsidRPr="00EA77BC">
              <w:rPr>
                <w:sz w:val="22"/>
                <w:szCs w:val="22"/>
              </w:rPr>
              <w:t xml:space="preserve">, </w:t>
            </w:r>
            <w:r w:rsidRPr="000C16F6">
              <w:rPr>
                <w:sz w:val="22"/>
                <w:szCs w:val="22"/>
              </w:rPr>
              <w:t>3</w:t>
            </w:r>
            <w:r w:rsidRPr="00EA77BC">
              <w:rPr>
                <w:sz w:val="22"/>
                <w:szCs w:val="22"/>
              </w:rPr>
              <w:t xml:space="preserve">, </w:t>
            </w:r>
            <w:r w:rsidRPr="000C16F6">
              <w:rPr>
                <w:sz w:val="22"/>
                <w:szCs w:val="22"/>
              </w:rPr>
              <w:t>5</w:t>
            </w:r>
            <w:r w:rsidRPr="00EA77BC">
              <w:rPr>
                <w:sz w:val="22"/>
                <w:szCs w:val="22"/>
              </w:rPr>
              <w:noBreakHyphen/>
            </w:r>
            <w:r w:rsidRPr="000C16F6">
              <w:rPr>
                <w:sz w:val="22"/>
                <w:szCs w:val="22"/>
              </w:rPr>
              <w:t>10</w:t>
            </w:r>
            <w:r w:rsidRPr="00EA77BC">
              <w:rPr>
                <w:sz w:val="22"/>
                <w:szCs w:val="22"/>
              </w:rPr>
              <w:t xml:space="preserve">, </w:t>
            </w:r>
            <w:r w:rsidRPr="000C16F6">
              <w:rPr>
                <w:sz w:val="22"/>
                <w:szCs w:val="22"/>
              </w:rPr>
              <w:t>12</w:t>
            </w:r>
            <w:r w:rsidRPr="00EA77BC">
              <w:rPr>
                <w:sz w:val="22"/>
                <w:szCs w:val="22"/>
              </w:rPr>
              <w:noBreakHyphen/>
            </w:r>
            <w:r w:rsidRPr="000C16F6">
              <w:rPr>
                <w:sz w:val="22"/>
                <w:szCs w:val="22"/>
              </w:rPr>
              <w:t>18</w:t>
            </w:r>
            <w:r w:rsidRPr="00EA77BC">
              <w:rPr>
                <w:sz w:val="22"/>
                <w:szCs w:val="22"/>
              </w:rPr>
              <w:t xml:space="preserve">, </w:t>
            </w:r>
            <w:r w:rsidRPr="000C16F6">
              <w:rPr>
                <w:sz w:val="22"/>
                <w:szCs w:val="22"/>
              </w:rPr>
              <w:t>20</w:t>
            </w:r>
            <w:r w:rsidRPr="00EA77BC">
              <w:rPr>
                <w:sz w:val="22"/>
                <w:szCs w:val="22"/>
              </w:rPr>
              <w:t xml:space="preserve">, </w:t>
            </w:r>
            <w:r w:rsidRPr="000C16F6">
              <w:rPr>
                <w:sz w:val="22"/>
                <w:szCs w:val="22"/>
              </w:rPr>
              <w:t>22</w:t>
            </w:r>
            <w:r w:rsidRPr="00EA77BC">
              <w:rPr>
                <w:sz w:val="22"/>
                <w:szCs w:val="22"/>
              </w:rPr>
              <w:t xml:space="preserve">, </w:t>
            </w:r>
            <w:r w:rsidRPr="000C16F6">
              <w:rPr>
                <w:sz w:val="22"/>
                <w:szCs w:val="22"/>
              </w:rPr>
              <w:t>24</w:t>
            </w:r>
            <w:r w:rsidRPr="00EA77BC">
              <w:rPr>
                <w:sz w:val="22"/>
                <w:szCs w:val="22"/>
              </w:rPr>
              <w:noBreakHyphen/>
            </w:r>
            <w:r w:rsidRPr="000C16F6">
              <w:rPr>
                <w:sz w:val="22"/>
                <w:szCs w:val="22"/>
              </w:rPr>
              <w:t>30</w:t>
            </w:r>
            <w:r w:rsidRPr="00EA77BC">
              <w:rPr>
                <w:sz w:val="22"/>
                <w:szCs w:val="22"/>
              </w:rPr>
              <w:t xml:space="preserve">, </w:t>
            </w:r>
            <w:r w:rsidRPr="000C16F6">
              <w:rPr>
                <w:sz w:val="22"/>
                <w:szCs w:val="22"/>
              </w:rPr>
              <w:t>32</w:t>
            </w:r>
            <w:r w:rsidRPr="00EA77BC">
              <w:rPr>
                <w:sz w:val="22"/>
                <w:szCs w:val="22"/>
              </w:rPr>
              <w:noBreakHyphen/>
            </w:r>
            <w:r w:rsidRPr="000C16F6">
              <w:rPr>
                <w:sz w:val="22"/>
                <w:szCs w:val="22"/>
              </w:rPr>
              <w:t>37</w:t>
            </w:r>
            <w:r w:rsidRPr="00EA77BC">
              <w:rPr>
                <w:sz w:val="22"/>
                <w:szCs w:val="22"/>
              </w:rPr>
              <w:t xml:space="preserve">, </w:t>
            </w:r>
            <w:r w:rsidRPr="000C16F6">
              <w:rPr>
                <w:sz w:val="22"/>
                <w:szCs w:val="22"/>
              </w:rPr>
              <w:t>39</w:t>
            </w:r>
            <w:r w:rsidRPr="00EA77BC">
              <w:rPr>
                <w:sz w:val="22"/>
                <w:szCs w:val="22"/>
              </w:rPr>
              <w:t xml:space="preserve">, </w:t>
            </w:r>
            <w:r w:rsidRPr="000C16F6">
              <w:rPr>
                <w:sz w:val="22"/>
                <w:szCs w:val="22"/>
              </w:rPr>
              <w:t>40</w:t>
            </w:r>
            <w:r w:rsidRPr="00EA77BC">
              <w:rPr>
                <w:sz w:val="22"/>
                <w:szCs w:val="22"/>
              </w:rPr>
              <w:t xml:space="preserve">, </w:t>
            </w:r>
            <w:r w:rsidRPr="000C16F6">
              <w:rPr>
                <w:sz w:val="22"/>
                <w:szCs w:val="22"/>
              </w:rPr>
              <w:t>41</w:t>
            </w:r>
            <w:r w:rsidRPr="00EA77BC">
              <w:rPr>
                <w:sz w:val="22"/>
                <w:szCs w:val="22"/>
              </w:rPr>
              <w:t xml:space="preserve">, </w:t>
            </w:r>
            <w:r w:rsidRPr="000C16F6">
              <w:rPr>
                <w:sz w:val="22"/>
                <w:szCs w:val="22"/>
              </w:rPr>
              <w:t>44</w:t>
            </w:r>
            <w:r w:rsidRPr="00EA77BC">
              <w:rPr>
                <w:sz w:val="22"/>
                <w:szCs w:val="22"/>
              </w:rPr>
              <w:t xml:space="preserve">, </w:t>
            </w:r>
            <w:r w:rsidRPr="000C16F6">
              <w:rPr>
                <w:sz w:val="22"/>
                <w:szCs w:val="22"/>
              </w:rPr>
              <w:t>46</w:t>
            </w:r>
            <w:r w:rsidRPr="00EA77BC">
              <w:rPr>
                <w:sz w:val="22"/>
                <w:szCs w:val="22"/>
              </w:rPr>
              <w:t xml:space="preserve">, </w:t>
            </w:r>
            <w:r w:rsidRPr="000C16F6">
              <w:rPr>
                <w:sz w:val="22"/>
                <w:szCs w:val="22"/>
              </w:rPr>
              <w:t>48</w:t>
            </w:r>
            <w:r w:rsidRPr="00EA77BC">
              <w:rPr>
                <w:sz w:val="22"/>
                <w:szCs w:val="22"/>
              </w:rPr>
              <w:t xml:space="preserve">, </w:t>
            </w:r>
            <w:r w:rsidRPr="000C16F6">
              <w:rPr>
                <w:sz w:val="22"/>
                <w:szCs w:val="22"/>
              </w:rPr>
              <w:t>49</w:t>
            </w:r>
            <w:r w:rsidRPr="00EA77BC">
              <w:rPr>
                <w:sz w:val="22"/>
                <w:szCs w:val="22"/>
              </w:rPr>
              <w:t xml:space="preserve">, </w:t>
            </w:r>
            <w:r w:rsidRPr="000C16F6">
              <w:rPr>
                <w:sz w:val="22"/>
                <w:szCs w:val="22"/>
              </w:rPr>
              <w:t>52</w:t>
            </w:r>
            <w:r w:rsidRPr="00EA77BC">
              <w:rPr>
                <w:sz w:val="22"/>
                <w:szCs w:val="22"/>
              </w:rPr>
              <w:t xml:space="preserve">, </w:t>
            </w:r>
            <w:r w:rsidRPr="000C16F6">
              <w:rPr>
                <w:sz w:val="22"/>
                <w:szCs w:val="22"/>
              </w:rPr>
              <w:t>54</w:t>
            </w:r>
            <w:r w:rsidRPr="00EA77BC">
              <w:rPr>
                <w:sz w:val="22"/>
                <w:szCs w:val="22"/>
              </w:rPr>
              <w:noBreakHyphen/>
            </w:r>
            <w:r w:rsidRPr="000C16F6">
              <w:rPr>
                <w:sz w:val="22"/>
                <w:szCs w:val="22"/>
              </w:rPr>
              <w:t>58</w:t>
            </w:r>
            <w:r w:rsidRPr="00EA77BC">
              <w:rPr>
                <w:sz w:val="22"/>
                <w:szCs w:val="22"/>
              </w:rPr>
              <w:t xml:space="preserve">, </w:t>
            </w:r>
            <w:r w:rsidRPr="000C16F6">
              <w:rPr>
                <w:sz w:val="22"/>
                <w:szCs w:val="22"/>
              </w:rPr>
              <w:t>62</w:t>
            </w:r>
            <w:r w:rsidRPr="00EA77BC">
              <w:rPr>
                <w:sz w:val="22"/>
                <w:szCs w:val="22"/>
              </w:rPr>
              <w:t xml:space="preserve">, </w:t>
            </w:r>
            <w:r w:rsidRPr="000C16F6">
              <w:rPr>
                <w:sz w:val="22"/>
                <w:szCs w:val="22"/>
              </w:rPr>
              <w:t>63</w:t>
            </w:r>
            <w:r w:rsidRPr="00EA77BC">
              <w:rPr>
                <w:sz w:val="22"/>
                <w:szCs w:val="22"/>
              </w:rPr>
              <w:t xml:space="preserve">, </w:t>
            </w:r>
            <w:r w:rsidRPr="000C16F6">
              <w:rPr>
                <w:sz w:val="22"/>
                <w:szCs w:val="22"/>
              </w:rPr>
              <w:t>66</w:t>
            </w:r>
            <w:r w:rsidRPr="00EA77BC">
              <w:rPr>
                <w:sz w:val="22"/>
                <w:szCs w:val="22"/>
              </w:rPr>
              <w:noBreakHyphen/>
            </w:r>
            <w:r w:rsidRPr="000C16F6">
              <w:rPr>
                <w:sz w:val="22"/>
                <w:szCs w:val="22"/>
              </w:rPr>
              <w:t>70</w:t>
            </w:r>
            <w:r w:rsidRPr="00EA77BC">
              <w:rPr>
                <w:sz w:val="22"/>
                <w:szCs w:val="22"/>
              </w:rPr>
              <w:t xml:space="preserve">, </w:t>
            </w:r>
            <w:r w:rsidRPr="000C16F6">
              <w:rPr>
                <w:sz w:val="22"/>
                <w:szCs w:val="22"/>
              </w:rPr>
              <w:t>72</w:t>
            </w:r>
            <w:r w:rsidRPr="00EA77BC">
              <w:rPr>
                <w:sz w:val="22"/>
                <w:szCs w:val="22"/>
              </w:rPr>
              <w:t xml:space="preserve">, </w:t>
            </w:r>
            <w:r w:rsidRPr="000C16F6">
              <w:rPr>
                <w:sz w:val="22"/>
                <w:szCs w:val="22"/>
              </w:rPr>
              <w:t>73</w:t>
            </w:r>
            <w:r w:rsidRPr="00EA77BC">
              <w:rPr>
                <w:sz w:val="22"/>
                <w:szCs w:val="22"/>
              </w:rPr>
              <w:t xml:space="preserve">, </w:t>
            </w:r>
            <w:r w:rsidRPr="000C16F6">
              <w:rPr>
                <w:sz w:val="22"/>
                <w:szCs w:val="22"/>
              </w:rPr>
              <w:t>75</w:t>
            </w:r>
            <w:r w:rsidRPr="00EA77BC">
              <w:rPr>
                <w:sz w:val="22"/>
                <w:szCs w:val="22"/>
              </w:rPr>
              <w:t xml:space="preserve">, </w:t>
            </w:r>
            <w:r w:rsidRPr="000C16F6">
              <w:rPr>
                <w:sz w:val="22"/>
                <w:szCs w:val="22"/>
              </w:rPr>
              <w:t>77</w:t>
            </w:r>
            <w:r w:rsidRPr="00EA77BC">
              <w:rPr>
                <w:sz w:val="22"/>
                <w:szCs w:val="22"/>
              </w:rPr>
              <w:t xml:space="preserve">, </w:t>
            </w:r>
            <w:r w:rsidRPr="000C16F6">
              <w:rPr>
                <w:sz w:val="22"/>
                <w:szCs w:val="22"/>
              </w:rPr>
              <w:t>78</w:t>
            </w:r>
            <w:r w:rsidRPr="00EA77BC">
              <w:rPr>
                <w:sz w:val="22"/>
                <w:szCs w:val="22"/>
              </w:rPr>
              <w:t xml:space="preserve">, </w:t>
            </w:r>
            <w:r w:rsidRPr="000C16F6">
              <w:rPr>
                <w:sz w:val="22"/>
                <w:szCs w:val="22"/>
              </w:rPr>
              <w:t>83</w:t>
            </w:r>
            <w:r w:rsidRPr="00EA77BC">
              <w:rPr>
                <w:sz w:val="22"/>
                <w:szCs w:val="22"/>
              </w:rPr>
              <w:noBreakHyphen/>
            </w:r>
            <w:r w:rsidRPr="000C16F6">
              <w:rPr>
                <w:sz w:val="22"/>
                <w:szCs w:val="22"/>
              </w:rPr>
              <w:t>90</w:t>
            </w:r>
            <w:r w:rsidRPr="00EA77BC">
              <w:rPr>
                <w:sz w:val="22"/>
                <w:szCs w:val="22"/>
              </w:rPr>
              <w:t xml:space="preserve">, </w:t>
            </w:r>
            <w:r w:rsidRPr="000C16F6">
              <w:rPr>
                <w:sz w:val="22"/>
                <w:szCs w:val="22"/>
              </w:rPr>
              <w:t>93</w:t>
            </w:r>
            <w:r w:rsidRPr="00EA77BC">
              <w:rPr>
                <w:sz w:val="22"/>
                <w:szCs w:val="22"/>
              </w:rPr>
              <w:t xml:space="preserve">, </w:t>
            </w:r>
            <w:r w:rsidRPr="000C16F6">
              <w:rPr>
                <w:sz w:val="22"/>
                <w:szCs w:val="22"/>
              </w:rPr>
              <w:t>94</w:t>
            </w:r>
            <w:r w:rsidRPr="00EA77BC">
              <w:rPr>
                <w:sz w:val="22"/>
                <w:szCs w:val="22"/>
              </w:rPr>
              <w:t xml:space="preserve">, </w:t>
            </w:r>
            <w:r w:rsidRPr="000C16F6">
              <w:rPr>
                <w:sz w:val="22"/>
                <w:szCs w:val="22"/>
              </w:rPr>
              <w:t>97</w:t>
            </w:r>
            <w:r w:rsidRPr="00EA77BC">
              <w:rPr>
                <w:sz w:val="22"/>
                <w:szCs w:val="22"/>
              </w:rPr>
              <w:noBreakHyphen/>
            </w:r>
            <w:r w:rsidRPr="000C16F6">
              <w:rPr>
                <w:sz w:val="22"/>
                <w:szCs w:val="22"/>
              </w:rPr>
              <w:t>100</w:t>
            </w:r>
            <w:r w:rsidRPr="00EA77BC">
              <w:rPr>
                <w:sz w:val="22"/>
                <w:szCs w:val="22"/>
              </w:rPr>
              <w:t xml:space="preserve">, </w:t>
            </w:r>
            <w:r w:rsidRPr="000C16F6">
              <w:rPr>
                <w:sz w:val="22"/>
                <w:szCs w:val="22"/>
              </w:rPr>
              <w:t>102</w:t>
            </w:r>
            <w:r w:rsidRPr="00EA77BC">
              <w:rPr>
                <w:sz w:val="22"/>
                <w:szCs w:val="22"/>
              </w:rPr>
              <w:noBreakHyphen/>
            </w:r>
            <w:r w:rsidRPr="000C16F6">
              <w:rPr>
                <w:sz w:val="22"/>
                <w:szCs w:val="22"/>
              </w:rPr>
              <w:t>110</w:t>
            </w:r>
            <w:r w:rsidRPr="00EA77BC">
              <w:rPr>
                <w:sz w:val="22"/>
                <w:szCs w:val="22"/>
              </w:rPr>
              <w:t xml:space="preserve">, </w:t>
            </w:r>
            <w:r w:rsidRPr="000C16F6">
              <w:rPr>
                <w:sz w:val="22"/>
                <w:szCs w:val="22"/>
              </w:rPr>
              <w:t>112</w:t>
            </w:r>
            <w:r w:rsidRPr="00EA77BC">
              <w:rPr>
                <w:sz w:val="22"/>
                <w:szCs w:val="22"/>
              </w:rPr>
              <w:noBreakHyphen/>
            </w:r>
            <w:r w:rsidRPr="000C16F6">
              <w:rPr>
                <w:sz w:val="22"/>
                <w:szCs w:val="22"/>
              </w:rPr>
              <w:t>115</w:t>
            </w:r>
            <w:r w:rsidRPr="00EA77BC">
              <w:rPr>
                <w:sz w:val="22"/>
                <w:szCs w:val="22"/>
              </w:rPr>
              <w:t xml:space="preserve">, </w:t>
            </w:r>
            <w:r w:rsidRPr="000C16F6">
              <w:rPr>
                <w:sz w:val="22"/>
                <w:szCs w:val="22"/>
              </w:rPr>
              <w:t>119</w:t>
            </w:r>
            <w:r w:rsidRPr="00EA77BC">
              <w:rPr>
                <w:sz w:val="22"/>
                <w:szCs w:val="22"/>
              </w:rPr>
              <w:noBreakHyphen/>
            </w:r>
            <w:r w:rsidRPr="000C16F6">
              <w:rPr>
                <w:sz w:val="22"/>
                <w:szCs w:val="22"/>
              </w:rPr>
              <w:t>126</w:t>
            </w:r>
            <w:r w:rsidRPr="00EA77BC">
              <w:rPr>
                <w:sz w:val="22"/>
                <w:szCs w:val="22"/>
              </w:rPr>
              <w:t xml:space="preserve">, </w:t>
            </w:r>
            <w:r w:rsidRPr="000C16F6">
              <w:rPr>
                <w:sz w:val="22"/>
                <w:szCs w:val="22"/>
              </w:rPr>
              <w:t>128</w:t>
            </w:r>
            <w:r w:rsidRPr="00EA77BC">
              <w:rPr>
                <w:sz w:val="22"/>
                <w:szCs w:val="22"/>
              </w:rPr>
              <w:noBreakHyphen/>
            </w:r>
            <w:r w:rsidRPr="000C16F6">
              <w:rPr>
                <w:sz w:val="22"/>
                <w:szCs w:val="22"/>
              </w:rPr>
              <w:t>130</w:t>
            </w:r>
            <w:r w:rsidRPr="00EA77BC">
              <w:rPr>
                <w:sz w:val="22"/>
                <w:szCs w:val="22"/>
              </w:rPr>
              <w:t xml:space="preserve">, </w:t>
            </w:r>
            <w:r w:rsidRPr="000C16F6">
              <w:rPr>
                <w:sz w:val="22"/>
                <w:szCs w:val="22"/>
              </w:rPr>
              <w:t>132</w:t>
            </w:r>
            <w:r w:rsidRPr="00EA77BC">
              <w:rPr>
                <w:sz w:val="22"/>
                <w:szCs w:val="22"/>
              </w:rPr>
              <w:noBreakHyphen/>
            </w:r>
            <w:r w:rsidRPr="000C16F6">
              <w:rPr>
                <w:sz w:val="22"/>
                <w:szCs w:val="22"/>
              </w:rPr>
              <w:t>135</w:t>
            </w:r>
            <w:r w:rsidRPr="00EA77BC">
              <w:rPr>
                <w:sz w:val="22"/>
                <w:szCs w:val="22"/>
              </w:rPr>
              <w:t xml:space="preserve">, </w:t>
            </w:r>
            <w:r w:rsidRPr="000C16F6">
              <w:rPr>
                <w:sz w:val="22"/>
                <w:szCs w:val="22"/>
              </w:rPr>
              <w:t>138</w:t>
            </w:r>
            <w:r w:rsidRPr="00EA77BC">
              <w:rPr>
                <w:sz w:val="22"/>
                <w:szCs w:val="22"/>
              </w:rPr>
              <w:noBreakHyphen/>
            </w:r>
            <w:r w:rsidRPr="000C16F6">
              <w:rPr>
                <w:sz w:val="22"/>
                <w:szCs w:val="22"/>
              </w:rPr>
              <w:t>140</w:t>
            </w:r>
            <w:r w:rsidRPr="00EA77BC">
              <w:rPr>
                <w:sz w:val="22"/>
                <w:szCs w:val="22"/>
              </w:rPr>
              <w:t xml:space="preserve">, </w:t>
            </w:r>
            <w:r w:rsidRPr="000C16F6">
              <w:rPr>
                <w:sz w:val="22"/>
                <w:szCs w:val="22"/>
              </w:rPr>
              <w:t>145</w:t>
            </w:r>
            <w:r w:rsidRPr="00EA77BC">
              <w:rPr>
                <w:sz w:val="22"/>
                <w:szCs w:val="22"/>
              </w:rPr>
              <w:noBreakHyphen/>
            </w:r>
            <w:r w:rsidRPr="000C16F6">
              <w:rPr>
                <w:sz w:val="22"/>
                <w:szCs w:val="22"/>
              </w:rPr>
              <w:t>150</w:t>
            </w:r>
            <w:r w:rsidRPr="00EA77BC">
              <w:rPr>
                <w:sz w:val="22"/>
                <w:szCs w:val="22"/>
              </w:rPr>
              <w:t xml:space="preserve">, </w:t>
            </w:r>
            <w:r w:rsidRPr="000C16F6">
              <w:rPr>
                <w:sz w:val="22"/>
                <w:szCs w:val="22"/>
              </w:rPr>
              <w:t>154</w:t>
            </w:r>
            <w:r w:rsidRPr="00EA77BC">
              <w:rPr>
                <w:sz w:val="22"/>
                <w:szCs w:val="22"/>
              </w:rPr>
              <w:t xml:space="preserve">, </w:t>
            </w:r>
            <w:r w:rsidRPr="000C16F6">
              <w:rPr>
                <w:sz w:val="22"/>
                <w:szCs w:val="22"/>
              </w:rPr>
              <w:lastRenderedPageBreak/>
              <w:t>158</w:t>
            </w:r>
            <w:r w:rsidRPr="00EA77BC">
              <w:rPr>
                <w:sz w:val="22"/>
                <w:szCs w:val="22"/>
              </w:rPr>
              <w:t xml:space="preserve">, </w:t>
            </w:r>
            <w:r w:rsidRPr="000C16F6">
              <w:rPr>
                <w:sz w:val="22"/>
                <w:szCs w:val="22"/>
              </w:rPr>
              <w:t>170</w:t>
            </w:r>
            <w:r w:rsidRPr="00EA77BC">
              <w:rPr>
                <w:sz w:val="22"/>
                <w:szCs w:val="22"/>
              </w:rPr>
              <w:t xml:space="preserve">, </w:t>
            </w:r>
            <w:r w:rsidRPr="000C16F6">
              <w:rPr>
                <w:sz w:val="22"/>
                <w:szCs w:val="22"/>
              </w:rPr>
              <w:t>171</w:t>
            </w:r>
            <w:r w:rsidRPr="00EA77BC">
              <w:rPr>
                <w:sz w:val="22"/>
                <w:szCs w:val="22"/>
              </w:rPr>
              <w:t>,</w:t>
            </w:r>
          </w:p>
          <w:p w14:paraId="60E6A1A8" w14:textId="77777777" w:rsidR="00E330D7" w:rsidRPr="00EA77BC" w:rsidRDefault="00E330D7" w:rsidP="005C4F1E">
            <w:pPr>
              <w:pStyle w:val="TableText"/>
              <w:jc w:val="center"/>
              <w:rPr>
                <w:sz w:val="22"/>
                <w:szCs w:val="22"/>
              </w:rPr>
            </w:pPr>
            <w:r w:rsidRPr="000C16F6">
              <w:rPr>
                <w:sz w:val="22"/>
                <w:szCs w:val="22"/>
              </w:rPr>
              <w:t>221-222</w:t>
            </w:r>
          </w:p>
        </w:tc>
        <w:tc>
          <w:tcPr>
            <w:tcW w:w="1403" w:type="dxa"/>
          </w:tcPr>
          <w:p w14:paraId="60E6A1A9" w14:textId="77777777" w:rsidR="00E330D7" w:rsidRPr="00EA77BC" w:rsidRDefault="00E330D7" w:rsidP="00E20947">
            <w:pPr>
              <w:pStyle w:val="TableText"/>
              <w:jc w:val="center"/>
              <w:rPr>
                <w:sz w:val="22"/>
                <w:szCs w:val="22"/>
              </w:rPr>
            </w:pPr>
            <w:r w:rsidRPr="00EA77BC">
              <w:rPr>
                <w:sz w:val="22"/>
                <w:szCs w:val="22"/>
              </w:rPr>
              <w:lastRenderedPageBreak/>
              <w:t>PSS*1*161</w:t>
            </w:r>
          </w:p>
        </w:tc>
        <w:tc>
          <w:tcPr>
            <w:tcW w:w="5437" w:type="dxa"/>
          </w:tcPr>
          <w:p w14:paraId="60E6A1AA" w14:textId="77777777" w:rsidR="00E330D7" w:rsidRPr="00EA77BC" w:rsidRDefault="00E330D7" w:rsidP="00867270">
            <w:pPr>
              <w:ind w:left="19"/>
              <w:rPr>
                <w:sz w:val="22"/>
                <w:szCs w:val="22"/>
              </w:rPr>
            </w:pPr>
            <w:r w:rsidRPr="00EA77BC">
              <w:rPr>
                <w:sz w:val="22"/>
                <w:szCs w:val="22"/>
              </w:rPr>
              <w:t>Renumbered all pages</w:t>
            </w:r>
          </w:p>
          <w:p w14:paraId="60E6A1AB" w14:textId="77777777" w:rsidR="00E330D7" w:rsidRPr="00EA77BC" w:rsidRDefault="00E330D7" w:rsidP="00867270">
            <w:pPr>
              <w:ind w:left="19"/>
              <w:rPr>
                <w:sz w:val="22"/>
                <w:szCs w:val="22"/>
              </w:rPr>
            </w:pPr>
            <w:r w:rsidRPr="00EA77BC">
              <w:rPr>
                <w:sz w:val="22"/>
                <w:szCs w:val="22"/>
              </w:rPr>
              <w:t>Update TOC</w:t>
            </w:r>
          </w:p>
          <w:p w14:paraId="60E6A1AC" w14:textId="77777777" w:rsidR="00E330D7" w:rsidRPr="00EA77BC" w:rsidRDefault="00E330D7" w:rsidP="00867270">
            <w:pPr>
              <w:ind w:left="19"/>
              <w:rPr>
                <w:sz w:val="22"/>
                <w:szCs w:val="22"/>
              </w:rPr>
            </w:pPr>
            <w:r w:rsidRPr="00EA77BC">
              <w:rPr>
                <w:sz w:val="22"/>
                <w:szCs w:val="22"/>
              </w:rPr>
              <w:t>Corrected menu option display text format throughout document</w:t>
            </w:r>
          </w:p>
          <w:p w14:paraId="60E6A1AD" w14:textId="77777777" w:rsidR="00E330D7" w:rsidRPr="00EA77BC" w:rsidRDefault="00E330D7" w:rsidP="00867270">
            <w:pPr>
              <w:ind w:left="19"/>
              <w:rPr>
                <w:sz w:val="22"/>
                <w:szCs w:val="22"/>
              </w:rPr>
            </w:pPr>
            <w:r w:rsidRPr="00EA77BC">
              <w:rPr>
                <w:sz w:val="22"/>
                <w:szCs w:val="22"/>
              </w:rPr>
              <w:t>Added the numbers for all file and field entries throughout document</w:t>
            </w:r>
          </w:p>
          <w:p w14:paraId="60E6A1AE"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Lookup Dosing Check Info for Drug</w:t>
            </w:r>
            <w:r w:rsidRPr="00EA77BC">
              <w:rPr>
                <w:sz w:val="22"/>
                <w:szCs w:val="22"/>
              </w:rPr>
              <w:t xml:space="preserve"> [PSS DRUG DOSING LOOKUP] Option and </w:t>
            </w:r>
            <w:r w:rsidRPr="00EA77BC">
              <w:rPr>
                <w:i/>
                <w:sz w:val="22"/>
                <w:szCs w:val="22"/>
              </w:rPr>
              <w:t>Drug Names with Trailing Spaces Report</w:t>
            </w:r>
            <w:r w:rsidRPr="00EA77BC">
              <w:rPr>
                <w:sz w:val="22"/>
                <w:szCs w:val="22"/>
              </w:rPr>
              <w:t xml:space="preserve"> [PSS TRAILING SPACES REPORT] Option to the </w:t>
            </w:r>
            <w:r w:rsidRPr="00EA77BC">
              <w:rPr>
                <w:i/>
                <w:sz w:val="22"/>
                <w:szCs w:val="22"/>
              </w:rPr>
              <w:t>PDM menu</w:t>
            </w:r>
            <w:r w:rsidRPr="00EA77BC">
              <w:rPr>
                <w:sz w:val="22"/>
                <w:szCs w:val="22"/>
              </w:rPr>
              <w:t xml:space="preserve"> [PSS MGR] structure</w:t>
            </w:r>
          </w:p>
          <w:p w14:paraId="60E6A1AF"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the stand-alone menu options</w:t>
            </w:r>
          </w:p>
          <w:p w14:paraId="60E6A1B0" w14:textId="77777777" w:rsidR="00E330D7" w:rsidRPr="00EA77BC" w:rsidRDefault="00E330D7" w:rsidP="00867270">
            <w:pPr>
              <w:ind w:left="19"/>
              <w:rPr>
                <w:sz w:val="22"/>
                <w:szCs w:val="22"/>
              </w:rPr>
            </w:pPr>
            <w:r w:rsidRPr="00EA77BC">
              <w:rPr>
                <w:sz w:val="22"/>
                <w:szCs w:val="22"/>
              </w:rPr>
              <w:t xml:space="preserve">Added section 1.2.9 </w:t>
            </w:r>
            <w:r w:rsidRPr="00EA77BC">
              <w:rPr>
                <w:i/>
                <w:sz w:val="22"/>
                <w:szCs w:val="22"/>
              </w:rPr>
              <w:t>Lookup Dosing Check Info for Drug</w:t>
            </w:r>
            <w:r w:rsidRPr="00EA77BC">
              <w:rPr>
                <w:sz w:val="22"/>
                <w:szCs w:val="22"/>
              </w:rPr>
              <w:t xml:space="preserve"> [PSS DRUG DOSING LOOKUP] Option</w:t>
            </w:r>
          </w:p>
          <w:p w14:paraId="60E6A1B1" w14:textId="77777777" w:rsidR="00E330D7" w:rsidRPr="00EA77BC" w:rsidRDefault="00E330D7" w:rsidP="00867270">
            <w:pPr>
              <w:ind w:left="19"/>
              <w:rPr>
                <w:sz w:val="22"/>
                <w:szCs w:val="22"/>
              </w:rPr>
            </w:pPr>
            <w:r w:rsidRPr="00EA77BC">
              <w:rPr>
                <w:sz w:val="22"/>
                <w:szCs w:val="22"/>
              </w:rPr>
              <w:t>Removed section on daily dose range check</w:t>
            </w:r>
          </w:p>
          <w:p w14:paraId="60E6A1B2" w14:textId="77777777" w:rsidR="00E330D7" w:rsidRPr="00EA77BC" w:rsidRDefault="00E330D7" w:rsidP="00867270">
            <w:pPr>
              <w:ind w:left="19"/>
              <w:rPr>
                <w:sz w:val="22"/>
                <w:szCs w:val="22"/>
              </w:rPr>
            </w:pPr>
            <w:r w:rsidRPr="00EA77BC">
              <w:rPr>
                <w:sz w:val="22"/>
                <w:szCs w:val="22"/>
              </w:rPr>
              <w:t>Removed daily dose range check information from section 1.13.1</w:t>
            </w:r>
          </w:p>
          <w:p w14:paraId="60E6A1B3" w14:textId="77777777" w:rsidR="00E330D7" w:rsidRPr="00EA77BC" w:rsidRDefault="00E330D7" w:rsidP="00867270">
            <w:pPr>
              <w:ind w:left="19"/>
              <w:rPr>
                <w:sz w:val="22"/>
                <w:szCs w:val="22"/>
              </w:rPr>
            </w:pPr>
            <w:r w:rsidRPr="00EA77BC">
              <w:rPr>
                <w:sz w:val="22"/>
                <w:szCs w:val="22"/>
              </w:rPr>
              <w:lastRenderedPageBreak/>
              <w:t>Added PSS*1*160 enhancement information to section 1.13.1</w:t>
            </w:r>
          </w:p>
          <w:p w14:paraId="60E6A1B4" w14:textId="77777777" w:rsidR="00E330D7" w:rsidRPr="00EA77BC" w:rsidRDefault="00E330D7" w:rsidP="00867270">
            <w:pPr>
              <w:ind w:left="19"/>
              <w:rPr>
                <w:sz w:val="22"/>
                <w:szCs w:val="22"/>
              </w:rPr>
            </w:pPr>
            <w:r w:rsidRPr="00EA77BC">
              <w:rPr>
                <w:sz w:val="22"/>
                <w:szCs w:val="22"/>
              </w:rPr>
              <w:t>Added PSS*1*173 reference regarding MOCHA server display to section 1.20.1</w:t>
            </w:r>
          </w:p>
          <w:p w14:paraId="60E6A1B5" w14:textId="77777777" w:rsidR="00E330D7" w:rsidRPr="00EA77BC" w:rsidRDefault="00E330D7" w:rsidP="00867270">
            <w:pPr>
              <w:ind w:left="19"/>
              <w:rPr>
                <w:sz w:val="22"/>
                <w:szCs w:val="22"/>
              </w:rPr>
            </w:pPr>
            <w:r w:rsidRPr="00EA77BC">
              <w:rPr>
                <w:sz w:val="22"/>
                <w:szCs w:val="22"/>
              </w:rPr>
              <w:t>Added PSS*1*160 enhancement information to section 1.13.2. Added Exclude from All Dose Checks and Exclude from Daily Dose Check</w:t>
            </w:r>
          </w:p>
          <w:p w14:paraId="60E6A1B6" w14:textId="77777777" w:rsidR="00E330D7" w:rsidRPr="00EA77BC" w:rsidRDefault="00E330D7" w:rsidP="00867270">
            <w:pPr>
              <w:ind w:left="19"/>
              <w:rPr>
                <w:sz w:val="22"/>
                <w:szCs w:val="22"/>
              </w:rPr>
            </w:pPr>
            <w:r w:rsidRPr="00EA77BC">
              <w:rPr>
                <w:sz w:val="22"/>
                <w:szCs w:val="22"/>
              </w:rPr>
              <w:t>Added Domain Name Service for MOCHA server information to section 1.20.1</w:t>
            </w:r>
          </w:p>
          <w:p w14:paraId="60E6A1B7" w14:textId="77777777" w:rsidR="00E330D7" w:rsidRPr="00EA77BC" w:rsidRDefault="00E330D7" w:rsidP="00867270">
            <w:pPr>
              <w:ind w:left="19"/>
              <w:rPr>
                <w:sz w:val="22"/>
                <w:szCs w:val="22"/>
              </w:rPr>
            </w:pPr>
            <w:r w:rsidRPr="00EA77BC">
              <w:rPr>
                <w:sz w:val="22"/>
                <w:szCs w:val="22"/>
              </w:rPr>
              <w:t xml:space="preserve">Added 1.24.4 </w:t>
            </w:r>
            <w:r w:rsidRPr="00EA77BC">
              <w:rPr>
                <w:i/>
                <w:sz w:val="22"/>
                <w:szCs w:val="22"/>
              </w:rPr>
              <w:t>Enable/Disable Dosing Order Checks</w:t>
            </w:r>
            <w:r w:rsidRPr="00EA77BC">
              <w:rPr>
                <w:sz w:val="22"/>
                <w:szCs w:val="22"/>
              </w:rPr>
              <w:t xml:space="preserve"> [PSS DOSING ORDER CHECKS] Option section</w:t>
            </w:r>
          </w:p>
          <w:p w14:paraId="60E6A1B8" w14:textId="77777777" w:rsidR="00E330D7" w:rsidRPr="00EA77BC" w:rsidRDefault="00E330D7" w:rsidP="00867270">
            <w:pPr>
              <w:ind w:left="19"/>
              <w:rPr>
                <w:sz w:val="22"/>
                <w:szCs w:val="22"/>
              </w:rPr>
            </w:pPr>
            <w:r w:rsidRPr="00EA77BC">
              <w:rPr>
                <w:sz w:val="22"/>
                <w:szCs w:val="22"/>
              </w:rPr>
              <w:t>All Stand-Alone Menu Items section is now 1.24.5</w:t>
            </w:r>
          </w:p>
          <w:p w14:paraId="60E6A1B9" w14:textId="77777777" w:rsidR="00E330D7" w:rsidRPr="00EA77BC" w:rsidRDefault="00E330D7" w:rsidP="00867270">
            <w:pPr>
              <w:ind w:left="19"/>
              <w:rPr>
                <w:sz w:val="22"/>
                <w:szCs w:val="22"/>
              </w:rPr>
            </w:pPr>
            <w:r w:rsidRPr="00EA77BC">
              <w:rPr>
                <w:sz w:val="22"/>
                <w:szCs w:val="22"/>
              </w:rPr>
              <w:t xml:space="preserve">Added </w:t>
            </w:r>
            <w:r w:rsidRPr="00EA77BC">
              <w:rPr>
                <w:i/>
                <w:sz w:val="22"/>
                <w:szCs w:val="22"/>
              </w:rPr>
              <w:t>Enable/Disable Dosing Order Checks</w:t>
            </w:r>
            <w:r w:rsidRPr="00EA77BC">
              <w:rPr>
                <w:sz w:val="22"/>
                <w:szCs w:val="22"/>
              </w:rPr>
              <w:t xml:space="preserve"> [PSS DOSING ORDER CHECKS] option to section 1.24.4 </w:t>
            </w:r>
          </w:p>
          <w:p w14:paraId="60E6A1BA" w14:textId="77777777" w:rsidR="00E330D7" w:rsidRPr="00EA77BC" w:rsidRDefault="00E330D7" w:rsidP="00867270">
            <w:pPr>
              <w:ind w:left="19"/>
              <w:rPr>
                <w:sz w:val="22"/>
                <w:szCs w:val="22"/>
              </w:rPr>
            </w:pPr>
            <w:r w:rsidRPr="00EA77BC">
              <w:rPr>
                <w:sz w:val="22"/>
                <w:szCs w:val="22"/>
              </w:rPr>
              <w:t>Added Note: The Dosage Checks are exported as turned ON in patch PSS*1*160</w:t>
            </w:r>
          </w:p>
          <w:p w14:paraId="60E6A1BB" w14:textId="77777777" w:rsidR="00E330D7" w:rsidRPr="00EA77BC" w:rsidRDefault="00E330D7" w:rsidP="00867270">
            <w:pPr>
              <w:ind w:left="19"/>
              <w:rPr>
                <w:sz w:val="22"/>
                <w:szCs w:val="22"/>
              </w:rPr>
            </w:pPr>
            <w:r w:rsidRPr="00EA77BC">
              <w:rPr>
                <w:sz w:val="22"/>
                <w:szCs w:val="22"/>
              </w:rPr>
              <w:t>Removed incorrectly attributed Patch from 1/13 Revision History entry</w:t>
            </w:r>
          </w:p>
          <w:p w14:paraId="60E6A1BC" w14:textId="77777777" w:rsidR="00E330D7" w:rsidRPr="00EA77BC" w:rsidRDefault="00E330D7" w:rsidP="00867270">
            <w:pPr>
              <w:ind w:left="19"/>
              <w:rPr>
                <w:sz w:val="22"/>
                <w:szCs w:val="22"/>
              </w:rPr>
            </w:pPr>
            <w:r w:rsidRPr="00EA77BC">
              <w:rPr>
                <w:sz w:val="22"/>
                <w:szCs w:val="22"/>
              </w:rPr>
              <w:t>Corrected formatting, typographical, and spelling errors</w:t>
            </w:r>
          </w:p>
          <w:p w14:paraId="60E6A1BD" w14:textId="77777777" w:rsidR="00E330D7" w:rsidRPr="00EA77BC" w:rsidRDefault="00E330D7" w:rsidP="00867270">
            <w:pPr>
              <w:ind w:left="19"/>
              <w:rPr>
                <w:sz w:val="22"/>
                <w:szCs w:val="22"/>
              </w:rPr>
            </w:pPr>
            <w:r w:rsidRPr="00EA77BC">
              <w:rPr>
                <w:sz w:val="22"/>
                <w:szCs w:val="22"/>
              </w:rPr>
              <w:t>Corrected File number for CREATE POSSIBLE DOSAGE field</w:t>
            </w:r>
          </w:p>
          <w:p w14:paraId="60E6A1BE" w14:textId="77777777" w:rsidR="00E330D7" w:rsidRPr="00EA77BC" w:rsidRDefault="00E330D7" w:rsidP="00867270">
            <w:pPr>
              <w:ind w:left="19"/>
              <w:rPr>
                <w:sz w:val="22"/>
                <w:szCs w:val="22"/>
              </w:rPr>
            </w:pPr>
            <w:r w:rsidRPr="00EA77BC">
              <w:rPr>
                <w:sz w:val="22"/>
                <w:szCs w:val="22"/>
              </w:rPr>
              <w:t>Removed un-needed screen captures</w:t>
            </w:r>
          </w:p>
          <w:p w14:paraId="60E6A1BF" w14:textId="77777777" w:rsidR="00E330D7" w:rsidRPr="00EA77BC" w:rsidRDefault="00E330D7" w:rsidP="00867270">
            <w:pPr>
              <w:ind w:left="19"/>
              <w:rPr>
                <w:sz w:val="22"/>
                <w:szCs w:val="22"/>
              </w:rPr>
            </w:pPr>
            <w:r w:rsidRPr="00EA77BC">
              <w:rPr>
                <w:sz w:val="22"/>
                <w:szCs w:val="22"/>
              </w:rPr>
              <w:t>Corrected File references</w:t>
            </w:r>
          </w:p>
          <w:p w14:paraId="60E6A1C0" w14:textId="77777777" w:rsidR="00E330D7" w:rsidRPr="00EA77BC" w:rsidRDefault="00E330D7" w:rsidP="00867270">
            <w:pPr>
              <w:ind w:left="19"/>
              <w:rPr>
                <w:sz w:val="22"/>
                <w:szCs w:val="22"/>
              </w:rPr>
            </w:pPr>
            <w:r w:rsidRPr="00EA77BC">
              <w:rPr>
                <w:sz w:val="22"/>
                <w:szCs w:val="22"/>
              </w:rPr>
              <w:t>Removed references to Test Accounts</w:t>
            </w:r>
          </w:p>
          <w:p w14:paraId="60E6A1C1" w14:textId="77777777" w:rsidR="00E330D7" w:rsidRPr="00EA77BC" w:rsidRDefault="00E330D7" w:rsidP="00867270">
            <w:pPr>
              <w:ind w:left="19"/>
              <w:rPr>
                <w:sz w:val="22"/>
                <w:szCs w:val="22"/>
              </w:rPr>
            </w:pPr>
            <w:r w:rsidRPr="00EA77BC">
              <w:rPr>
                <w:sz w:val="22"/>
                <w:szCs w:val="22"/>
              </w:rPr>
              <w:t>Updated Glossary</w:t>
            </w:r>
          </w:p>
          <w:p w14:paraId="60E6A1C2" w14:textId="77777777" w:rsidR="00E330D7" w:rsidRPr="00EA77BC" w:rsidRDefault="00E330D7" w:rsidP="00867270">
            <w:pPr>
              <w:ind w:left="19"/>
              <w:rPr>
                <w:sz w:val="22"/>
                <w:szCs w:val="22"/>
              </w:rPr>
            </w:pPr>
            <w:r w:rsidRPr="00EA77BC">
              <w:rPr>
                <w:sz w:val="22"/>
                <w:szCs w:val="22"/>
              </w:rPr>
              <w:t>Updated Index</w:t>
            </w:r>
          </w:p>
          <w:p w14:paraId="60E6A1C3" w14:textId="77777777" w:rsidR="00E330D7" w:rsidRPr="00EA77BC" w:rsidRDefault="00E330D7" w:rsidP="00867270">
            <w:pPr>
              <w:pStyle w:val="TableText"/>
              <w:spacing w:after="0"/>
              <w:ind w:left="19"/>
              <w:rPr>
                <w:sz w:val="22"/>
                <w:szCs w:val="22"/>
              </w:rPr>
            </w:pPr>
            <w:r w:rsidRPr="00EA77BC">
              <w:rPr>
                <w:sz w:val="22"/>
                <w:szCs w:val="22"/>
              </w:rPr>
              <w:t>(C. Powell, PM; S. Heiress, Tech Writer)</w:t>
            </w:r>
          </w:p>
        </w:tc>
      </w:tr>
      <w:tr w:rsidR="00E330D7" w:rsidRPr="00EA77BC" w14:paraId="60E6A1D3" w14:textId="77777777" w:rsidTr="00FF4AAC">
        <w:tc>
          <w:tcPr>
            <w:tcW w:w="863" w:type="dxa"/>
          </w:tcPr>
          <w:p w14:paraId="60E6A1C5" w14:textId="77777777" w:rsidR="00E330D7" w:rsidRPr="00EA77BC" w:rsidRDefault="00E330D7" w:rsidP="00E20947">
            <w:pPr>
              <w:spacing w:before="40"/>
              <w:rPr>
                <w:sz w:val="22"/>
                <w:szCs w:val="22"/>
              </w:rPr>
            </w:pPr>
            <w:r w:rsidRPr="00EA77BC">
              <w:rPr>
                <w:sz w:val="22"/>
                <w:szCs w:val="22"/>
              </w:rPr>
              <w:lastRenderedPageBreak/>
              <w:t>12/13</w:t>
            </w:r>
          </w:p>
        </w:tc>
        <w:tc>
          <w:tcPr>
            <w:tcW w:w="1837" w:type="dxa"/>
          </w:tcPr>
          <w:p w14:paraId="60E6A1C6" w14:textId="77777777" w:rsidR="00E330D7" w:rsidRPr="00EA77BC" w:rsidRDefault="00E330D7" w:rsidP="00E20947">
            <w:pPr>
              <w:pStyle w:val="TableText"/>
              <w:jc w:val="center"/>
              <w:rPr>
                <w:sz w:val="22"/>
                <w:szCs w:val="22"/>
              </w:rPr>
            </w:pPr>
            <w:r w:rsidRPr="00EA77BC">
              <w:rPr>
                <w:sz w:val="22"/>
                <w:szCs w:val="22"/>
              </w:rPr>
              <w:t>i-vi, 4,  44j-44l</w:t>
            </w:r>
          </w:p>
          <w:p w14:paraId="60E6A1C7" w14:textId="77777777" w:rsidR="00E330D7" w:rsidRPr="00EA77BC" w:rsidRDefault="00E330D7" w:rsidP="00E20947">
            <w:pPr>
              <w:pStyle w:val="TableText"/>
              <w:jc w:val="center"/>
              <w:rPr>
                <w:sz w:val="22"/>
                <w:szCs w:val="22"/>
              </w:rPr>
            </w:pPr>
            <w:r w:rsidRPr="00EA77BC">
              <w:rPr>
                <w:sz w:val="22"/>
                <w:szCs w:val="22"/>
              </w:rPr>
              <w:t>102g-102h,</w:t>
            </w:r>
          </w:p>
          <w:p w14:paraId="60E6A1C8" w14:textId="77777777" w:rsidR="00E330D7" w:rsidRPr="00EA77BC" w:rsidRDefault="00E330D7" w:rsidP="00E20947">
            <w:pPr>
              <w:pStyle w:val="TableText"/>
              <w:jc w:val="center"/>
              <w:rPr>
                <w:sz w:val="22"/>
                <w:szCs w:val="22"/>
              </w:rPr>
            </w:pPr>
            <w:r w:rsidRPr="00EA77BC">
              <w:rPr>
                <w:sz w:val="22"/>
                <w:szCs w:val="22"/>
              </w:rPr>
              <w:t>103-104,</w:t>
            </w:r>
          </w:p>
          <w:p w14:paraId="60E6A1C9" w14:textId="77777777" w:rsidR="00E330D7" w:rsidRPr="00EA77BC" w:rsidRDefault="00E330D7" w:rsidP="00E20947">
            <w:pPr>
              <w:pStyle w:val="TableText"/>
              <w:jc w:val="center"/>
              <w:rPr>
                <w:sz w:val="22"/>
                <w:szCs w:val="22"/>
              </w:rPr>
            </w:pPr>
            <w:r w:rsidRPr="00EA77BC">
              <w:rPr>
                <w:sz w:val="22"/>
                <w:szCs w:val="22"/>
              </w:rPr>
              <w:t>105,</w:t>
            </w:r>
          </w:p>
          <w:p w14:paraId="60E6A1CA" w14:textId="77777777" w:rsidR="00E330D7" w:rsidRPr="00EA77BC" w:rsidRDefault="00E330D7" w:rsidP="00E20947">
            <w:pPr>
              <w:pStyle w:val="TableText"/>
              <w:jc w:val="center"/>
              <w:rPr>
                <w:sz w:val="22"/>
                <w:szCs w:val="22"/>
              </w:rPr>
            </w:pPr>
            <w:r w:rsidRPr="00EA77BC">
              <w:rPr>
                <w:sz w:val="22"/>
                <w:szCs w:val="22"/>
              </w:rPr>
              <w:t>152-153,</w:t>
            </w:r>
          </w:p>
          <w:p w14:paraId="60E6A1CB" w14:textId="77777777" w:rsidR="00E330D7" w:rsidRPr="00EA77BC" w:rsidRDefault="00E330D7" w:rsidP="00E20947">
            <w:pPr>
              <w:pStyle w:val="TableText"/>
              <w:jc w:val="center"/>
              <w:rPr>
                <w:sz w:val="22"/>
                <w:szCs w:val="22"/>
              </w:rPr>
            </w:pPr>
            <w:r w:rsidRPr="00EA77BC">
              <w:rPr>
                <w:sz w:val="22"/>
                <w:szCs w:val="22"/>
              </w:rPr>
              <w:t>204-206</w:t>
            </w:r>
          </w:p>
        </w:tc>
        <w:tc>
          <w:tcPr>
            <w:tcW w:w="1403" w:type="dxa"/>
          </w:tcPr>
          <w:p w14:paraId="60E6A1CC" w14:textId="77777777" w:rsidR="00E330D7" w:rsidRPr="00EA77BC" w:rsidRDefault="00E330D7" w:rsidP="00E20947">
            <w:pPr>
              <w:pStyle w:val="TableText"/>
              <w:jc w:val="center"/>
              <w:rPr>
                <w:sz w:val="22"/>
                <w:szCs w:val="22"/>
              </w:rPr>
            </w:pPr>
            <w:r w:rsidRPr="00EA77BC">
              <w:rPr>
                <w:sz w:val="22"/>
                <w:szCs w:val="22"/>
              </w:rPr>
              <w:t>PSS*1*172</w:t>
            </w:r>
          </w:p>
        </w:tc>
        <w:tc>
          <w:tcPr>
            <w:tcW w:w="5437" w:type="dxa"/>
          </w:tcPr>
          <w:p w14:paraId="60E6A1CD" w14:textId="77777777" w:rsidR="00E330D7" w:rsidRPr="00EA77BC" w:rsidRDefault="00E330D7" w:rsidP="00E20947">
            <w:pPr>
              <w:pStyle w:val="TableText"/>
              <w:spacing w:after="0"/>
              <w:rPr>
                <w:sz w:val="22"/>
                <w:szCs w:val="22"/>
              </w:rPr>
            </w:pPr>
            <w:r w:rsidRPr="00EA77BC">
              <w:rPr>
                <w:sz w:val="22"/>
                <w:szCs w:val="22"/>
              </w:rPr>
              <w:t>New High Risk/High Alert functionality added to Pharmacy Orderable Item File</w:t>
            </w:r>
          </w:p>
          <w:p w14:paraId="60E6A1CE" w14:textId="77777777" w:rsidR="00E330D7" w:rsidRPr="00EA77BC" w:rsidRDefault="00E330D7" w:rsidP="00E20947">
            <w:pPr>
              <w:pStyle w:val="TableText"/>
              <w:spacing w:after="0"/>
              <w:rPr>
                <w:sz w:val="22"/>
                <w:szCs w:val="22"/>
              </w:rPr>
            </w:pPr>
            <w:r w:rsidRPr="00EA77BC">
              <w:rPr>
                <w:sz w:val="22"/>
                <w:szCs w:val="22"/>
              </w:rPr>
              <w:t>New Infusion Instruction Management functionality added to Pharmacy Data Management Option</w:t>
            </w:r>
          </w:p>
          <w:p w14:paraId="60E6A1CF" w14:textId="77777777" w:rsidR="00E330D7" w:rsidRPr="00EA77BC" w:rsidRDefault="00E330D7" w:rsidP="00E20947">
            <w:pPr>
              <w:pStyle w:val="TableText"/>
              <w:spacing w:after="0"/>
              <w:rPr>
                <w:sz w:val="22"/>
                <w:szCs w:val="22"/>
              </w:rPr>
            </w:pPr>
            <w:r w:rsidRPr="00EA77BC">
              <w:rPr>
                <w:sz w:val="22"/>
                <w:szCs w:val="22"/>
              </w:rPr>
              <w:t>Renumbered pages</w:t>
            </w:r>
          </w:p>
          <w:p w14:paraId="60E6A1D0" w14:textId="77777777" w:rsidR="00E330D7" w:rsidRPr="00EA77BC" w:rsidRDefault="00E330D7" w:rsidP="00E20947">
            <w:pPr>
              <w:pStyle w:val="TableText"/>
              <w:spacing w:after="0"/>
              <w:rPr>
                <w:sz w:val="22"/>
                <w:szCs w:val="22"/>
              </w:rPr>
            </w:pPr>
            <w:r w:rsidRPr="00EA77BC">
              <w:rPr>
                <w:sz w:val="22"/>
                <w:szCs w:val="22"/>
              </w:rPr>
              <w:t>Updated Glossary</w:t>
            </w:r>
          </w:p>
          <w:p w14:paraId="60E6A1D1" w14:textId="77777777" w:rsidR="00E330D7" w:rsidRPr="00EA77BC" w:rsidRDefault="00E330D7" w:rsidP="00E20947">
            <w:pPr>
              <w:pStyle w:val="TableText"/>
              <w:spacing w:after="0"/>
              <w:rPr>
                <w:sz w:val="22"/>
                <w:szCs w:val="22"/>
              </w:rPr>
            </w:pPr>
            <w:r w:rsidRPr="00EA77BC">
              <w:rPr>
                <w:sz w:val="22"/>
                <w:szCs w:val="22"/>
              </w:rPr>
              <w:t>Updated Index</w:t>
            </w:r>
          </w:p>
          <w:p w14:paraId="60E6A1D2" w14:textId="77777777" w:rsidR="00E330D7" w:rsidRPr="00EA77BC" w:rsidRDefault="00E330D7" w:rsidP="00E20947">
            <w:pPr>
              <w:pStyle w:val="TableText"/>
              <w:spacing w:before="20" w:after="20"/>
              <w:rPr>
                <w:sz w:val="22"/>
                <w:szCs w:val="22"/>
              </w:rPr>
            </w:pPr>
            <w:r w:rsidRPr="00EA77BC">
              <w:rPr>
                <w:sz w:val="22"/>
                <w:szCs w:val="22"/>
              </w:rPr>
              <w:t>(R. Santos, PM; B. Thomas, Tech Writer)</w:t>
            </w:r>
          </w:p>
        </w:tc>
      </w:tr>
      <w:tr w:rsidR="00E330D7" w:rsidRPr="00EA77BC" w14:paraId="60E6A1DE" w14:textId="77777777" w:rsidTr="00FF4AAC">
        <w:tc>
          <w:tcPr>
            <w:tcW w:w="863" w:type="dxa"/>
          </w:tcPr>
          <w:p w14:paraId="60E6A1D4" w14:textId="77777777" w:rsidR="00E330D7" w:rsidRPr="00EA77BC" w:rsidRDefault="00E330D7" w:rsidP="00E20947">
            <w:pPr>
              <w:spacing w:before="40"/>
              <w:rPr>
                <w:sz w:val="22"/>
                <w:szCs w:val="22"/>
              </w:rPr>
            </w:pPr>
            <w:r w:rsidRPr="00EA77BC">
              <w:rPr>
                <w:sz w:val="22"/>
                <w:szCs w:val="22"/>
              </w:rPr>
              <w:t>11/13</w:t>
            </w:r>
          </w:p>
        </w:tc>
        <w:tc>
          <w:tcPr>
            <w:tcW w:w="1837" w:type="dxa"/>
          </w:tcPr>
          <w:p w14:paraId="60E6A1D5" w14:textId="77777777" w:rsidR="00E330D7" w:rsidRPr="00EA77BC" w:rsidRDefault="00E330D7" w:rsidP="00E20947">
            <w:pPr>
              <w:pStyle w:val="TableText"/>
              <w:jc w:val="center"/>
              <w:rPr>
                <w:sz w:val="22"/>
                <w:szCs w:val="22"/>
              </w:rPr>
            </w:pPr>
            <w:r w:rsidRPr="00EA77BC">
              <w:rPr>
                <w:sz w:val="22"/>
                <w:szCs w:val="22"/>
              </w:rPr>
              <w:t>i-iv, v-vi,</w:t>
            </w:r>
          </w:p>
          <w:p w14:paraId="60E6A1D6" w14:textId="77777777" w:rsidR="00E330D7" w:rsidRPr="00EA77BC" w:rsidRDefault="00E330D7" w:rsidP="00E20947">
            <w:pPr>
              <w:pStyle w:val="TableText"/>
              <w:jc w:val="center"/>
              <w:rPr>
                <w:sz w:val="22"/>
                <w:szCs w:val="22"/>
              </w:rPr>
            </w:pPr>
            <w:r w:rsidRPr="00EA77BC">
              <w:rPr>
                <w:sz w:val="22"/>
                <w:szCs w:val="22"/>
              </w:rPr>
              <w:t>26a-26b,</w:t>
            </w:r>
          </w:p>
          <w:p w14:paraId="60E6A1D7" w14:textId="77777777" w:rsidR="00E330D7" w:rsidRPr="00EA77BC" w:rsidRDefault="00E330D7" w:rsidP="00E20947">
            <w:pPr>
              <w:pStyle w:val="TableText"/>
              <w:jc w:val="center"/>
              <w:rPr>
                <w:sz w:val="22"/>
                <w:szCs w:val="22"/>
              </w:rPr>
            </w:pPr>
            <w:r w:rsidRPr="00EA77BC">
              <w:rPr>
                <w:sz w:val="22"/>
                <w:szCs w:val="22"/>
              </w:rPr>
              <w:t>102a-102f</w:t>
            </w:r>
          </w:p>
        </w:tc>
        <w:tc>
          <w:tcPr>
            <w:tcW w:w="1403" w:type="dxa"/>
          </w:tcPr>
          <w:p w14:paraId="60E6A1D8" w14:textId="77777777" w:rsidR="00E330D7" w:rsidRPr="00EA77BC" w:rsidRDefault="00E330D7" w:rsidP="00E20947">
            <w:pPr>
              <w:pStyle w:val="TableText"/>
              <w:jc w:val="center"/>
              <w:rPr>
                <w:sz w:val="22"/>
                <w:szCs w:val="22"/>
              </w:rPr>
            </w:pPr>
            <w:r w:rsidRPr="00EA77BC">
              <w:rPr>
                <w:sz w:val="22"/>
                <w:szCs w:val="22"/>
              </w:rPr>
              <w:t>PSS*1*174</w:t>
            </w:r>
          </w:p>
        </w:tc>
        <w:tc>
          <w:tcPr>
            <w:tcW w:w="5437" w:type="dxa"/>
          </w:tcPr>
          <w:p w14:paraId="60E6A1D9" w14:textId="77777777" w:rsidR="00E330D7" w:rsidRPr="00EA77BC" w:rsidRDefault="00E330D7" w:rsidP="00867270">
            <w:pPr>
              <w:pStyle w:val="TableText"/>
              <w:spacing w:before="20" w:after="20"/>
              <w:ind w:left="19"/>
              <w:rPr>
                <w:sz w:val="22"/>
                <w:szCs w:val="22"/>
              </w:rPr>
            </w:pPr>
            <w:r w:rsidRPr="00EA77BC">
              <w:rPr>
                <w:sz w:val="22"/>
                <w:szCs w:val="22"/>
              </w:rPr>
              <w:t>Update TOC</w:t>
            </w:r>
          </w:p>
          <w:p w14:paraId="60E6A1DA" w14:textId="77777777" w:rsidR="00E330D7" w:rsidRPr="00EA77BC" w:rsidRDefault="00E330D7" w:rsidP="00867270">
            <w:pPr>
              <w:pStyle w:val="TableText"/>
              <w:spacing w:before="20" w:after="20"/>
              <w:ind w:left="19"/>
              <w:rPr>
                <w:sz w:val="22"/>
                <w:szCs w:val="22"/>
              </w:rPr>
            </w:pPr>
            <w:r w:rsidRPr="00EA77BC">
              <w:rPr>
                <w:sz w:val="22"/>
                <w:szCs w:val="22"/>
              </w:rPr>
              <w:t>Identical additives and solutions</w:t>
            </w:r>
          </w:p>
          <w:p w14:paraId="60E6A1DB" w14:textId="77777777" w:rsidR="00E330D7" w:rsidRPr="00EA77BC" w:rsidRDefault="00E330D7" w:rsidP="00867270">
            <w:pPr>
              <w:pStyle w:val="TableText"/>
              <w:spacing w:before="20" w:after="20"/>
              <w:ind w:left="19"/>
              <w:rPr>
                <w:sz w:val="22"/>
                <w:szCs w:val="22"/>
              </w:rPr>
            </w:pPr>
            <w:r w:rsidRPr="00EA77BC">
              <w:rPr>
                <w:sz w:val="22"/>
                <w:szCs w:val="22"/>
              </w:rPr>
              <w:t>Additive and Generic Drug Distinction</w:t>
            </w:r>
          </w:p>
          <w:p w14:paraId="60E6A1DC" w14:textId="77777777" w:rsidR="00E330D7" w:rsidRPr="00EA77BC" w:rsidRDefault="00E330D7" w:rsidP="00867270">
            <w:pPr>
              <w:pStyle w:val="TableText"/>
              <w:spacing w:before="20" w:after="20"/>
              <w:ind w:left="19"/>
              <w:rPr>
                <w:sz w:val="22"/>
                <w:szCs w:val="22"/>
              </w:rPr>
            </w:pPr>
            <w:r w:rsidRPr="00EA77BC">
              <w:rPr>
                <w:sz w:val="22"/>
                <w:szCs w:val="22"/>
              </w:rPr>
              <w:t>Additive and Generic Drug Distinction, Solution Strength, and Quick Codes</w:t>
            </w:r>
          </w:p>
          <w:p w14:paraId="60E6A1DD" w14:textId="77777777" w:rsidR="00E330D7" w:rsidRPr="00EA77BC" w:rsidRDefault="00E330D7" w:rsidP="00867270">
            <w:pPr>
              <w:pStyle w:val="TableText"/>
              <w:spacing w:before="20" w:after="20"/>
              <w:ind w:left="19"/>
              <w:rPr>
                <w:sz w:val="22"/>
                <w:szCs w:val="22"/>
              </w:rPr>
            </w:pPr>
            <w:r w:rsidRPr="00EA77BC">
              <w:rPr>
                <w:sz w:val="22"/>
                <w:szCs w:val="22"/>
              </w:rPr>
              <w:t>Additive Strength</w:t>
            </w:r>
          </w:p>
        </w:tc>
      </w:tr>
      <w:tr w:rsidR="00E330D7" w:rsidRPr="00EA77BC" w14:paraId="60E6A1EC" w14:textId="77777777" w:rsidTr="00FF4AAC">
        <w:tc>
          <w:tcPr>
            <w:tcW w:w="863" w:type="dxa"/>
          </w:tcPr>
          <w:p w14:paraId="60E6A1DF" w14:textId="77777777" w:rsidR="00E330D7" w:rsidRPr="00EA77BC" w:rsidRDefault="00E330D7" w:rsidP="00E20947">
            <w:pPr>
              <w:spacing w:before="40"/>
              <w:rPr>
                <w:sz w:val="22"/>
                <w:szCs w:val="22"/>
              </w:rPr>
            </w:pPr>
            <w:r w:rsidRPr="00EA77BC">
              <w:rPr>
                <w:sz w:val="22"/>
                <w:szCs w:val="22"/>
              </w:rPr>
              <w:t>01/13</w:t>
            </w:r>
          </w:p>
        </w:tc>
        <w:tc>
          <w:tcPr>
            <w:tcW w:w="1837" w:type="dxa"/>
          </w:tcPr>
          <w:p w14:paraId="60E6A1E0" w14:textId="77777777" w:rsidR="00E330D7" w:rsidRPr="00EA77BC" w:rsidRDefault="00E330D7" w:rsidP="00E20947">
            <w:pPr>
              <w:pStyle w:val="TableText"/>
              <w:jc w:val="center"/>
              <w:rPr>
                <w:sz w:val="22"/>
                <w:szCs w:val="22"/>
              </w:rPr>
            </w:pPr>
            <w:r w:rsidRPr="00EA77BC">
              <w:rPr>
                <w:sz w:val="22"/>
                <w:szCs w:val="22"/>
              </w:rPr>
              <w:t xml:space="preserve">i - vi, 4 - 4a, 26 – 26b, 100 - 100b, 101a – 101b, 102a – 102f, 103, 104-104d, 105, </w:t>
            </w:r>
            <w:r w:rsidRPr="00EA77BC">
              <w:rPr>
                <w:sz w:val="22"/>
                <w:szCs w:val="22"/>
              </w:rPr>
              <w:lastRenderedPageBreak/>
              <w:t>205 - 208</w:t>
            </w:r>
          </w:p>
        </w:tc>
        <w:tc>
          <w:tcPr>
            <w:tcW w:w="1403" w:type="dxa"/>
          </w:tcPr>
          <w:p w14:paraId="60E6A1E1" w14:textId="77777777" w:rsidR="00E330D7" w:rsidRPr="00EA77BC" w:rsidRDefault="00E330D7" w:rsidP="00E20947">
            <w:pPr>
              <w:pStyle w:val="TableText"/>
              <w:jc w:val="center"/>
              <w:rPr>
                <w:sz w:val="22"/>
                <w:szCs w:val="22"/>
              </w:rPr>
            </w:pPr>
            <w:r w:rsidRPr="00EA77BC">
              <w:rPr>
                <w:sz w:val="22"/>
                <w:szCs w:val="22"/>
              </w:rPr>
              <w:lastRenderedPageBreak/>
              <w:t>PSS*1*164 &amp; PSS*1*169</w:t>
            </w:r>
          </w:p>
        </w:tc>
        <w:tc>
          <w:tcPr>
            <w:tcW w:w="5437" w:type="dxa"/>
          </w:tcPr>
          <w:p w14:paraId="60E6A1E2" w14:textId="77777777" w:rsidR="00E330D7" w:rsidRPr="00EA77BC" w:rsidRDefault="00E330D7" w:rsidP="00867270">
            <w:pPr>
              <w:pStyle w:val="TableText"/>
              <w:spacing w:before="20" w:after="20"/>
              <w:ind w:left="19"/>
              <w:rPr>
                <w:sz w:val="22"/>
                <w:szCs w:val="22"/>
              </w:rPr>
            </w:pPr>
            <w:r w:rsidRPr="00EA77BC">
              <w:rPr>
                <w:sz w:val="22"/>
                <w:szCs w:val="22"/>
              </w:rPr>
              <w:t>Added REQuest Change to Dose Unit example to the Request Change Dose Unit section.</w:t>
            </w:r>
          </w:p>
          <w:p w14:paraId="60E6A1E3" w14:textId="77777777" w:rsidR="00E330D7" w:rsidRPr="00EA77BC" w:rsidRDefault="00E330D7" w:rsidP="00867270">
            <w:pPr>
              <w:pStyle w:val="TableText"/>
              <w:spacing w:before="20" w:after="20"/>
              <w:ind w:left="19"/>
              <w:rPr>
                <w:sz w:val="22"/>
                <w:szCs w:val="22"/>
              </w:rPr>
            </w:pPr>
            <w:r w:rsidRPr="00EA77BC">
              <w:rPr>
                <w:sz w:val="22"/>
                <w:szCs w:val="22"/>
              </w:rPr>
              <w:t>Added note to Check PEPS Services Setup section.</w:t>
            </w:r>
          </w:p>
          <w:p w14:paraId="60E6A1E4" w14:textId="77777777" w:rsidR="00E330D7" w:rsidRPr="00EA77BC" w:rsidRDefault="00E330D7" w:rsidP="00867270">
            <w:pPr>
              <w:pStyle w:val="TableText"/>
              <w:spacing w:before="20" w:after="20"/>
              <w:ind w:left="19"/>
              <w:rPr>
                <w:sz w:val="22"/>
                <w:szCs w:val="22"/>
              </w:rPr>
            </w:pPr>
            <w:r w:rsidRPr="00EA77BC">
              <w:rPr>
                <w:sz w:val="22"/>
                <w:szCs w:val="22"/>
              </w:rPr>
              <w:t>Added check options to the Vendor Database Reachable; Enhanced Order Checks Executed example.</w:t>
            </w:r>
          </w:p>
          <w:p w14:paraId="60E6A1E5" w14:textId="77777777" w:rsidR="00E330D7" w:rsidRPr="00EA77BC" w:rsidRDefault="00E330D7" w:rsidP="00867270">
            <w:pPr>
              <w:pStyle w:val="TableText"/>
              <w:spacing w:before="20" w:after="20"/>
              <w:ind w:left="19"/>
              <w:rPr>
                <w:sz w:val="22"/>
                <w:szCs w:val="22"/>
              </w:rPr>
            </w:pPr>
            <w:r w:rsidRPr="00EA77BC">
              <w:rPr>
                <w:sz w:val="22"/>
                <w:szCs w:val="22"/>
              </w:rPr>
              <w:lastRenderedPageBreak/>
              <w:t>Added Print Interface Data File option</w:t>
            </w:r>
          </w:p>
          <w:p w14:paraId="60E6A1E6" w14:textId="77777777" w:rsidR="00E330D7" w:rsidRPr="00EA77BC" w:rsidRDefault="00E330D7" w:rsidP="00867270">
            <w:pPr>
              <w:pStyle w:val="TableText"/>
              <w:spacing w:before="20" w:after="20"/>
              <w:ind w:left="19"/>
              <w:rPr>
                <w:sz w:val="22"/>
                <w:szCs w:val="22"/>
              </w:rPr>
            </w:pPr>
            <w:r w:rsidRPr="00EA77BC">
              <w:rPr>
                <w:sz w:val="22"/>
                <w:szCs w:val="22"/>
              </w:rPr>
              <w:t>Added Section 1.21 Inpatient Drug Management as this information was missing from patch PSS*1*146 release.</w:t>
            </w:r>
          </w:p>
          <w:p w14:paraId="60E6A1E7" w14:textId="77777777" w:rsidR="00E330D7" w:rsidRPr="00EA77BC" w:rsidRDefault="00E330D7" w:rsidP="00867270">
            <w:pPr>
              <w:pStyle w:val="TableText"/>
              <w:spacing w:before="20" w:after="20"/>
              <w:ind w:left="19"/>
              <w:rPr>
                <w:sz w:val="22"/>
                <w:szCs w:val="22"/>
              </w:rPr>
            </w:pPr>
            <w:r w:rsidRPr="00EA77BC">
              <w:rPr>
                <w:sz w:val="22"/>
                <w:szCs w:val="22"/>
              </w:rPr>
              <w:t>Added Section 1.22 Check Drug Interaction option</w:t>
            </w:r>
          </w:p>
          <w:p w14:paraId="60E6A1E8" w14:textId="77777777" w:rsidR="00E330D7" w:rsidRPr="00EA77BC" w:rsidRDefault="00E330D7" w:rsidP="00867270">
            <w:pPr>
              <w:pStyle w:val="TableText"/>
              <w:spacing w:before="20" w:after="20"/>
              <w:ind w:left="19"/>
              <w:rPr>
                <w:sz w:val="22"/>
                <w:szCs w:val="22"/>
              </w:rPr>
            </w:pPr>
            <w:r w:rsidRPr="00EA77BC">
              <w:rPr>
                <w:sz w:val="22"/>
                <w:szCs w:val="22"/>
              </w:rPr>
              <w:t>Added Find Unmapped Local Possible Dosages option</w:t>
            </w:r>
          </w:p>
          <w:p w14:paraId="60E6A1E9" w14:textId="77777777" w:rsidR="00E330D7" w:rsidRPr="00EA77BC" w:rsidRDefault="00E330D7" w:rsidP="00867270">
            <w:pPr>
              <w:pStyle w:val="TableText"/>
              <w:spacing w:before="20" w:after="20"/>
              <w:ind w:left="19"/>
              <w:rPr>
                <w:sz w:val="22"/>
                <w:szCs w:val="22"/>
              </w:rPr>
            </w:pPr>
            <w:r w:rsidRPr="00EA77BC">
              <w:rPr>
                <w:sz w:val="22"/>
                <w:szCs w:val="22"/>
              </w:rPr>
              <w:t>Updated the heading number for the Stand-Alone Menu Options section this was previously 1.21 and is now 1.23.</w:t>
            </w:r>
          </w:p>
          <w:p w14:paraId="60E6A1EA" w14:textId="77777777" w:rsidR="00E330D7" w:rsidRPr="00EA77BC" w:rsidRDefault="00E330D7" w:rsidP="00867270">
            <w:pPr>
              <w:pStyle w:val="TableText"/>
              <w:spacing w:before="20" w:after="20"/>
              <w:ind w:left="19"/>
              <w:rPr>
                <w:sz w:val="22"/>
                <w:szCs w:val="22"/>
              </w:rPr>
            </w:pPr>
            <w:r w:rsidRPr="00EA77BC">
              <w:rPr>
                <w:sz w:val="22"/>
                <w:szCs w:val="22"/>
              </w:rPr>
              <w:t>Updated Index</w:t>
            </w:r>
          </w:p>
          <w:p w14:paraId="60E6A1EB" w14:textId="77777777" w:rsidR="00E330D7" w:rsidRPr="00EA77BC" w:rsidRDefault="00E330D7" w:rsidP="00867270">
            <w:pPr>
              <w:pStyle w:val="TableText"/>
              <w:spacing w:before="20" w:after="20"/>
              <w:ind w:left="19"/>
              <w:rPr>
                <w:sz w:val="22"/>
                <w:szCs w:val="22"/>
              </w:rPr>
            </w:pPr>
            <w:r w:rsidRPr="00EA77BC">
              <w:rPr>
                <w:sz w:val="22"/>
                <w:szCs w:val="22"/>
              </w:rPr>
              <w:t>(G. Tucker, PM; G. Scorca, Tech Writer)</w:t>
            </w:r>
          </w:p>
        </w:tc>
      </w:tr>
      <w:tr w:rsidR="00E330D7" w:rsidRPr="00EA77BC" w14:paraId="60E6A1F2" w14:textId="77777777" w:rsidTr="00FF4AAC">
        <w:trPr>
          <w:cantSplit/>
        </w:trPr>
        <w:tc>
          <w:tcPr>
            <w:tcW w:w="863" w:type="dxa"/>
          </w:tcPr>
          <w:p w14:paraId="60E6A1ED" w14:textId="77777777" w:rsidR="00E330D7" w:rsidRPr="00EA77BC" w:rsidRDefault="00E330D7" w:rsidP="00E20947">
            <w:pPr>
              <w:spacing w:before="40"/>
              <w:rPr>
                <w:sz w:val="22"/>
                <w:szCs w:val="22"/>
              </w:rPr>
            </w:pPr>
            <w:r w:rsidRPr="00EA77BC">
              <w:rPr>
                <w:sz w:val="22"/>
                <w:szCs w:val="22"/>
              </w:rPr>
              <w:lastRenderedPageBreak/>
              <w:t>06/12</w:t>
            </w:r>
          </w:p>
        </w:tc>
        <w:tc>
          <w:tcPr>
            <w:tcW w:w="1837" w:type="dxa"/>
          </w:tcPr>
          <w:p w14:paraId="60E6A1EE" w14:textId="77777777" w:rsidR="00E330D7" w:rsidRPr="00EA77BC" w:rsidRDefault="00E330D7" w:rsidP="00E20947">
            <w:pPr>
              <w:pStyle w:val="TableText"/>
              <w:jc w:val="center"/>
              <w:rPr>
                <w:sz w:val="22"/>
                <w:szCs w:val="22"/>
              </w:rPr>
            </w:pPr>
            <w:r w:rsidRPr="00EA77BC">
              <w:rPr>
                <w:sz w:val="22"/>
                <w:szCs w:val="22"/>
              </w:rPr>
              <w:t>i, ii, iii, 3-4, 4a – 4b, 44c, 44ib, 44j, 105</w:t>
            </w:r>
          </w:p>
        </w:tc>
        <w:tc>
          <w:tcPr>
            <w:tcW w:w="1403" w:type="dxa"/>
          </w:tcPr>
          <w:p w14:paraId="60E6A1EF" w14:textId="77777777" w:rsidR="00E330D7" w:rsidRPr="00EA77BC" w:rsidRDefault="00E330D7" w:rsidP="00E20947">
            <w:pPr>
              <w:pStyle w:val="TableText"/>
              <w:jc w:val="center"/>
              <w:rPr>
                <w:sz w:val="22"/>
                <w:szCs w:val="22"/>
              </w:rPr>
            </w:pPr>
            <w:r w:rsidRPr="00EA77BC">
              <w:rPr>
                <w:sz w:val="22"/>
                <w:szCs w:val="22"/>
              </w:rPr>
              <w:t>PSS*1*146</w:t>
            </w:r>
          </w:p>
        </w:tc>
        <w:tc>
          <w:tcPr>
            <w:tcW w:w="5437" w:type="dxa"/>
          </w:tcPr>
          <w:p w14:paraId="60E6A1F0" w14:textId="77777777" w:rsidR="00E330D7" w:rsidRPr="00EA77BC" w:rsidRDefault="00E330D7" w:rsidP="00E20947">
            <w:pPr>
              <w:pStyle w:val="TableText"/>
              <w:spacing w:before="20" w:after="20"/>
              <w:rPr>
                <w:sz w:val="22"/>
                <w:szCs w:val="22"/>
              </w:rPr>
            </w:pPr>
            <w:r w:rsidRPr="00EA77BC">
              <w:rPr>
                <w:sz w:val="22"/>
                <w:szCs w:val="22"/>
              </w:rPr>
              <w:t>New sub-menu named Inpatient Drug Management [PSS INP MGR]. Enter/Edit dosages Additive Solution enhancement.</w:t>
            </w:r>
          </w:p>
          <w:p w14:paraId="60E6A1F1" w14:textId="77777777" w:rsidR="00E330D7" w:rsidRPr="00EA77BC" w:rsidRDefault="00E330D7" w:rsidP="00E20947">
            <w:pPr>
              <w:pStyle w:val="TableText"/>
              <w:spacing w:before="20" w:after="20"/>
              <w:rPr>
                <w:sz w:val="22"/>
                <w:szCs w:val="22"/>
              </w:rPr>
            </w:pPr>
            <w:r w:rsidRPr="00EA77BC">
              <w:rPr>
                <w:sz w:val="22"/>
                <w:szCs w:val="22"/>
              </w:rPr>
              <w:t>(N. Goyal, PM; J. Owczarzak Tech Writer)</w:t>
            </w:r>
          </w:p>
        </w:tc>
      </w:tr>
      <w:tr w:rsidR="00E330D7" w:rsidRPr="00EA77BC" w14:paraId="60E6A1F8" w14:textId="77777777" w:rsidTr="00FF4AAC">
        <w:tc>
          <w:tcPr>
            <w:tcW w:w="863" w:type="dxa"/>
          </w:tcPr>
          <w:p w14:paraId="60E6A1F3" w14:textId="77777777" w:rsidR="00E330D7" w:rsidRPr="00EA77BC" w:rsidRDefault="00E330D7" w:rsidP="00E20947">
            <w:pPr>
              <w:spacing w:before="40"/>
              <w:rPr>
                <w:sz w:val="22"/>
                <w:szCs w:val="22"/>
              </w:rPr>
            </w:pPr>
            <w:r w:rsidRPr="00EA77BC">
              <w:rPr>
                <w:sz w:val="22"/>
                <w:szCs w:val="22"/>
              </w:rPr>
              <w:t>01/12</w:t>
            </w:r>
          </w:p>
        </w:tc>
        <w:tc>
          <w:tcPr>
            <w:tcW w:w="1837" w:type="dxa"/>
          </w:tcPr>
          <w:p w14:paraId="60E6A1F4" w14:textId="77777777" w:rsidR="00E330D7" w:rsidRPr="00EA77BC" w:rsidRDefault="00E330D7" w:rsidP="00E20947">
            <w:pPr>
              <w:pStyle w:val="TableText"/>
              <w:jc w:val="center"/>
              <w:rPr>
                <w:sz w:val="22"/>
                <w:szCs w:val="22"/>
              </w:rPr>
            </w:pPr>
            <w:r w:rsidRPr="00EA77BC">
              <w:rPr>
                <w:sz w:val="22"/>
                <w:szCs w:val="22"/>
              </w:rPr>
              <w:t>i, ii, iii, 27, 44ia – 44ib, 89</w:t>
            </w:r>
          </w:p>
        </w:tc>
        <w:tc>
          <w:tcPr>
            <w:tcW w:w="1403" w:type="dxa"/>
          </w:tcPr>
          <w:p w14:paraId="60E6A1F5" w14:textId="77777777" w:rsidR="00E330D7" w:rsidRPr="00EA77BC" w:rsidRDefault="00E330D7" w:rsidP="00E20947">
            <w:pPr>
              <w:pStyle w:val="TableText"/>
              <w:jc w:val="center"/>
              <w:rPr>
                <w:sz w:val="22"/>
                <w:szCs w:val="22"/>
              </w:rPr>
            </w:pPr>
            <w:r w:rsidRPr="00EA77BC">
              <w:rPr>
                <w:sz w:val="22"/>
                <w:szCs w:val="22"/>
              </w:rPr>
              <w:t>PSS*1*156</w:t>
            </w:r>
          </w:p>
        </w:tc>
        <w:tc>
          <w:tcPr>
            <w:tcW w:w="5437" w:type="dxa"/>
          </w:tcPr>
          <w:p w14:paraId="60E6A1F6" w14:textId="77777777" w:rsidR="00E330D7" w:rsidRPr="00EA77BC" w:rsidRDefault="00E330D7" w:rsidP="00E20947">
            <w:pPr>
              <w:pStyle w:val="TableText"/>
              <w:spacing w:before="20" w:after="20"/>
              <w:rPr>
                <w:sz w:val="22"/>
                <w:szCs w:val="22"/>
              </w:rPr>
            </w:pPr>
            <w:r w:rsidRPr="00EA77BC">
              <w:rPr>
                <w:sz w:val="22"/>
                <w:szCs w:val="22"/>
              </w:rPr>
              <w:t>New multiple named Outpatient Pharmacy Automation Interface (OPAI) in the DRUG file (#50) sub-file (#50.0906).</w:t>
            </w:r>
          </w:p>
          <w:p w14:paraId="60E6A1F7" w14:textId="77777777" w:rsidR="00E330D7" w:rsidRPr="00EA77BC" w:rsidRDefault="00E330D7" w:rsidP="00E20947">
            <w:pPr>
              <w:pStyle w:val="TableText"/>
              <w:spacing w:before="20" w:after="20"/>
              <w:rPr>
                <w:sz w:val="22"/>
                <w:szCs w:val="22"/>
              </w:rPr>
            </w:pPr>
            <w:r w:rsidRPr="00EA77BC">
              <w:rPr>
                <w:sz w:val="22"/>
                <w:szCs w:val="22"/>
              </w:rPr>
              <w:t xml:space="preserve"> (N. Goyal, PM; J. Owczarzak Tech Writer)</w:t>
            </w:r>
          </w:p>
        </w:tc>
      </w:tr>
      <w:tr w:rsidR="00E330D7" w:rsidRPr="00EA77BC" w14:paraId="60E6A1FF" w14:textId="77777777" w:rsidTr="00FF4AAC">
        <w:tc>
          <w:tcPr>
            <w:tcW w:w="863" w:type="dxa"/>
          </w:tcPr>
          <w:p w14:paraId="60E6A1F9" w14:textId="77777777" w:rsidR="00E330D7" w:rsidRPr="00EA77BC" w:rsidRDefault="00E330D7" w:rsidP="00E20947">
            <w:pPr>
              <w:spacing w:before="40"/>
              <w:rPr>
                <w:sz w:val="22"/>
                <w:szCs w:val="22"/>
              </w:rPr>
            </w:pPr>
            <w:r w:rsidRPr="00EA77BC">
              <w:rPr>
                <w:sz w:val="22"/>
                <w:szCs w:val="22"/>
              </w:rPr>
              <w:t>12/11</w:t>
            </w:r>
          </w:p>
        </w:tc>
        <w:tc>
          <w:tcPr>
            <w:tcW w:w="1837" w:type="dxa"/>
          </w:tcPr>
          <w:p w14:paraId="60E6A1FA" w14:textId="77777777" w:rsidR="00E330D7" w:rsidRPr="00EA77BC" w:rsidRDefault="00E330D7" w:rsidP="00E20947">
            <w:pPr>
              <w:pStyle w:val="TableText"/>
              <w:jc w:val="center"/>
              <w:rPr>
                <w:sz w:val="22"/>
                <w:szCs w:val="22"/>
              </w:rPr>
            </w:pPr>
            <w:r w:rsidRPr="00EA77BC">
              <w:rPr>
                <w:sz w:val="22"/>
                <w:szCs w:val="22"/>
              </w:rPr>
              <w:t>i, ii, iii, 38-40b,</w:t>
            </w:r>
          </w:p>
          <w:p w14:paraId="60E6A1FB" w14:textId="77777777" w:rsidR="00E330D7" w:rsidRPr="00EA77BC" w:rsidRDefault="00E330D7" w:rsidP="00E20947">
            <w:pPr>
              <w:pStyle w:val="TableText"/>
              <w:jc w:val="center"/>
              <w:rPr>
                <w:sz w:val="22"/>
                <w:szCs w:val="22"/>
              </w:rPr>
            </w:pPr>
            <w:r w:rsidRPr="00EA77BC">
              <w:rPr>
                <w:sz w:val="22"/>
                <w:szCs w:val="22"/>
              </w:rPr>
              <w:t>62d-64d</w:t>
            </w:r>
          </w:p>
          <w:p w14:paraId="60E6A1FC" w14:textId="77777777" w:rsidR="00E330D7" w:rsidRPr="00EA77BC" w:rsidRDefault="00E330D7" w:rsidP="00E20947">
            <w:pPr>
              <w:pStyle w:val="TableText"/>
              <w:jc w:val="center"/>
              <w:rPr>
                <w:sz w:val="22"/>
                <w:szCs w:val="22"/>
              </w:rPr>
            </w:pPr>
          </w:p>
        </w:tc>
        <w:tc>
          <w:tcPr>
            <w:tcW w:w="1403" w:type="dxa"/>
          </w:tcPr>
          <w:p w14:paraId="60E6A1FD" w14:textId="77777777" w:rsidR="00E330D7" w:rsidRPr="00EA77BC" w:rsidRDefault="00E330D7" w:rsidP="00E20947">
            <w:pPr>
              <w:pStyle w:val="TableText"/>
              <w:jc w:val="center"/>
              <w:rPr>
                <w:sz w:val="22"/>
                <w:szCs w:val="22"/>
              </w:rPr>
            </w:pPr>
            <w:r w:rsidRPr="00EA77BC">
              <w:rPr>
                <w:sz w:val="22"/>
                <w:szCs w:val="22"/>
              </w:rPr>
              <w:t>PSS*1*159</w:t>
            </w:r>
          </w:p>
        </w:tc>
        <w:tc>
          <w:tcPr>
            <w:tcW w:w="5437" w:type="dxa"/>
          </w:tcPr>
          <w:p w14:paraId="60E6A1FE" w14:textId="77777777" w:rsidR="00E330D7" w:rsidRPr="00EA77BC" w:rsidRDefault="00E330D7" w:rsidP="00E20947">
            <w:pPr>
              <w:pStyle w:val="TableText"/>
              <w:spacing w:before="20" w:after="20"/>
              <w:rPr>
                <w:sz w:val="22"/>
                <w:szCs w:val="22"/>
              </w:rPr>
            </w:pPr>
            <w:r w:rsidRPr="00EA77BC">
              <w:rPr>
                <w:sz w:val="22"/>
                <w:szCs w:val="22"/>
              </w:rPr>
              <w:t>Updated screens. Updated the Edit Orderable Items option for the default medication route. Due to data being moved, pages 62e and 62f have been removed. (N. Goyal, PM; C. Bernier Tech Writer)</w:t>
            </w:r>
          </w:p>
        </w:tc>
      </w:tr>
      <w:tr w:rsidR="00E330D7" w:rsidRPr="00EA77BC" w14:paraId="60E6A209" w14:textId="77777777" w:rsidTr="00FF4AAC">
        <w:tc>
          <w:tcPr>
            <w:tcW w:w="863" w:type="dxa"/>
          </w:tcPr>
          <w:p w14:paraId="60E6A200" w14:textId="77777777" w:rsidR="00E330D7" w:rsidRPr="00EA77BC" w:rsidRDefault="00E330D7" w:rsidP="00E20947">
            <w:pPr>
              <w:spacing w:before="40"/>
              <w:rPr>
                <w:sz w:val="22"/>
                <w:szCs w:val="22"/>
              </w:rPr>
            </w:pPr>
            <w:r w:rsidRPr="00EA77BC">
              <w:rPr>
                <w:sz w:val="22"/>
                <w:szCs w:val="22"/>
              </w:rPr>
              <w:t>08/11</w:t>
            </w:r>
          </w:p>
        </w:tc>
        <w:tc>
          <w:tcPr>
            <w:tcW w:w="1837" w:type="dxa"/>
          </w:tcPr>
          <w:p w14:paraId="60E6A201" w14:textId="77777777" w:rsidR="00E330D7" w:rsidRPr="00EA77BC" w:rsidRDefault="00E330D7" w:rsidP="00E20947">
            <w:pPr>
              <w:pStyle w:val="TableText"/>
              <w:jc w:val="center"/>
              <w:rPr>
                <w:sz w:val="22"/>
                <w:szCs w:val="22"/>
              </w:rPr>
            </w:pPr>
            <w:r w:rsidRPr="00EA77BC">
              <w:rPr>
                <w:sz w:val="22"/>
                <w:szCs w:val="22"/>
              </w:rPr>
              <w:t>i-iii, 101- 101b, 102</w:t>
            </w:r>
          </w:p>
        </w:tc>
        <w:tc>
          <w:tcPr>
            <w:tcW w:w="1403" w:type="dxa"/>
          </w:tcPr>
          <w:p w14:paraId="60E6A202" w14:textId="77777777" w:rsidR="00E330D7" w:rsidRPr="00EA77BC" w:rsidRDefault="00E330D7" w:rsidP="00E20947">
            <w:pPr>
              <w:pStyle w:val="TableText"/>
              <w:jc w:val="center"/>
              <w:rPr>
                <w:sz w:val="22"/>
                <w:szCs w:val="22"/>
              </w:rPr>
            </w:pPr>
            <w:r w:rsidRPr="00EA77BC">
              <w:rPr>
                <w:sz w:val="22"/>
                <w:szCs w:val="22"/>
              </w:rPr>
              <w:t>PSS*1*163</w:t>
            </w:r>
          </w:p>
        </w:tc>
        <w:tc>
          <w:tcPr>
            <w:tcW w:w="5437" w:type="dxa"/>
          </w:tcPr>
          <w:p w14:paraId="60E6A203" w14:textId="77777777" w:rsidR="00E330D7" w:rsidRPr="00EA77BC" w:rsidRDefault="00E330D7" w:rsidP="00E20947">
            <w:pPr>
              <w:pStyle w:val="TableText"/>
              <w:spacing w:before="20" w:after="20"/>
              <w:rPr>
                <w:sz w:val="22"/>
                <w:szCs w:val="22"/>
              </w:rPr>
            </w:pPr>
            <w:r w:rsidRPr="00EA77BC">
              <w:rPr>
                <w:sz w:val="22"/>
                <w:szCs w:val="22"/>
              </w:rPr>
              <w:t>Updated the Schedule/Reschedule Check PEPS Interface section</w:t>
            </w:r>
          </w:p>
          <w:p w14:paraId="60E6A204"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overview of Schedule/Reschedule Check PEPS Interface</w:t>
            </w:r>
          </w:p>
          <w:p w14:paraId="60E6A205"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Updated the Schedule/Reschedule Check PEPS Interface example</w:t>
            </w:r>
          </w:p>
          <w:p w14:paraId="60E6A206"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Added a warning regarding the DEVICE FOR QUEUED JOB OUTPUT field</w:t>
            </w:r>
          </w:p>
          <w:p w14:paraId="60E6A207" w14:textId="77777777" w:rsidR="00E330D7" w:rsidRPr="00EA77BC" w:rsidRDefault="00E330D7" w:rsidP="00EB4F14">
            <w:pPr>
              <w:pStyle w:val="TableText"/>
              <w:numPr>
                <w:ilvl w:val="0"/>
                <w:numId w:val="51"/>
              </w:numPr>
              <w:spacing w:before="20" w:after="20"/>
              <w:ind w:left="469"/>
              <w:rPr>
                <w:sz w:val="22"/>
                <w:szCs w:val="22"/>
              </w:rPr>
            </w:pPr>
            <w:r w:rsidRPr="00EA77BC">
              <w:rPr>
                <w:rFonts w:eastAsia="SimSun"/>
                <w:sz w:val="22"/>
                <w:szCs w:val="22"/>
              </w:rPr>
              <w:t>Added a blank page for two-sided copying</w:t>
            </w:r>
          </w:p>
          <w:p w14:paraId="60E6A208" w14:textId="77777777" w:rsidR="00E330D7" w:rsidRPr="00EA77BC" w:rsidRDefault="00E330D7" w:rsidP="00E20947">
            <w:pPr>
              <w:pStyle w:val="TableText"/>
              <w:spacing w:before="20" w:after="20"/>
              <w:rPr>
                <w:sz w:val="22"/>
                <w:szCs w:val="22"/>
              </w:rPr>
            </w:pPr>
            <w:r w:rsidRPr="00EA77BC">
              <w:rPr>
                <w:sz w:val="22"/>
                <w:szCs w:val="22"/>
              </w:rPr>
              <w:t>(G. Tucker, PM; G. Scorca, Technical Writer)</w:t>
            </w:r>
          </w:p>
        </w:tc>
      </w:tr>
      <w:tr w:rsidR="00E330D7" w:rsidRPr="00EA77BC" w14:paraId="60E6A210" w14:textId="77777777" w:rsidTr="00FF4AAC">
        <w:tc>
          <w:tcPr>
            <w:tcW w:w="863" w:type="dxa"/>
          </w:tcPr>
          <w:p w14:paraId="60E6A20A" w14:textId="77777777" w:rsidR="00E330D7" w:rsidRPr="00EA77BC" w:rsidRDefault="00E330D7" w:rsidP="00E20947">
            <w:pPr>
              <w:spacing w:before="40"/>
              <w:rPr>
                <w:sz w:val="22"/>
                <w:szCs w:val="22"/>
              </w:rPr>
            </w:pPr>
            <w:r w:rsidRPr="00EA77BC">
              <w:rPr>
                <w:sz w:val="22"/>
                <w:szCs w:val="22"/>
              </w:rPr>
              <w:t>04/11</w:t>
            </w:r>
          </w:p>
        </w:tc>
        <w:tc>
          <w:tcPr>
            <w:tcW w:w="1837" w:type="dxa"/>
          </w:tcPr>
          <w:p w14:paraId="60E6A20B" w14:textId="77777777" w:rsidR="00E330D7" w:rsidRPr="00EA77BC" w:rsidRDefault="00E330D7" w:rsidP="00E20947">
            <w:pPr>
              <w:pStyle w:val="TableText"/>
              <w:jc w:val="center"/>
              <w:rPr>
                <w:sz w:val="22"/>
                <w:szCs w:val="22"/>
              </w:rPr>
            </w:pPr>
            <w:r w:rsidRPr="00EA77BC">
              <w:rPr>
                <w:sz w:val="22"/>
                <w:szCs w:val="22"/>
              </w:rPr>
              <w:t>i-iii, 3-4b, 7-16b, 44d-j, 114, 118, 121, 129, 137, 204-206</w:t>
            </w:r>
          </w:p>
        </w:tc>
        <w:tc>
          <w:tcPr>
            <w:tcW w:w="1403" w:type="dxa"/>
          </w:tcPr>
          <w:p w14:paraId="60E6A20C" w14:textId="77777777" w:rsidR="00E330D7" w:rsidRPr="00EA77BC" w:rsidRDefault="00E330D7" w:rsidP="00E20947">
            <w:pPr>
              <w:pStyle w:val="TableText"/>
              <w:jc w:val="center"/>
              <w:rPr>
                <w:sz w:val="22"/>
                <w:szCs w:val="22"/>
              </w:rPr>
            </w:pPr>
            <w:r w:rsidRPr="00EA77BC">
              <w:rPr>
                <w:sz w:val="22"/>
                <w:szCs w:val="22"/>
              </w:rPr>
              <w:t>PSS*1*155</w:t>
            </w:r>
          </w:p>
        </w:tc>
        <w:tc>
          <w:tcPr>
            <w:tcW w:w="5437" w:type="dxa"/>
          </w:tcPr>
          <w:p w14:paraId="60E6A20D" w14:textId="77777777" w:rsidR="00E330D7" w:rsidRPr="00EA77BC" w:rsidRDefault="00E330D7" w:rsidP="00E20947">
            <w:pPr>
              <w:pStyle w:val="TableText"/>
              <w:spacing w:before="20" w:after="20"/>
              <w:rPr>
                <w:sz w:val="22"/>
                <w:szCs w:val="22"/>
              </w:rPr>
            </w:pPr>
            <w:r w:rsidRPr="00EA77BC">
              <w:rPr>
                <w:sz w:val="22"/>
                <w:szCs w:val="22"/>
              </w:rPr>
              <w:t xml:space="preserve">Utilized three new fields that were added to the VA PRODUCT file (#50.68) with PSN*4*261. The fields are used during the Match/Rematch process of the </w:t>
            </w:r>
            <w:r w:rsidRPr="00EA77BC">
              <w:rPr>
                <w:i/>
                <w:sz w:val="22"/>
                <w:szCs w:val="22"/>
              </w:rPr>
              <w:t>Drug Enter/Edit</w:t>
            </w:r>
            <w:r w:rsidRPr="00EA77BC">
              <w:rPr>
                <w:sz w:val="22"/>
                <w:szCs w:val="22"/>
              </w:rPr>
              <w:t xml:space="preserve"> [PSS DRUG ENTER/EDIT] and the </w:t>
            </w:r>
            <w:r w:rsidRPr="00EA77BC">
              <w:rPr>
                <w:i/>
                <w:sz w:val="22"/>
                <w:szCs w:val="22"/>
              </w:rPr>
              <w:t>Enter/Edit Dosages</w:t>
            </w:r>
            <w:r w:rsidRPr="00EA77BC">
              <w:rPr>
                <w:sz w:val="22"/>
                <w:szCs w:val="22"/>
              </w:rPr>
              <w:t xml:space="preserve"> [PSS EDIT DOSAGES] options to determine whether possible dosages should be auto-created for supra-therapeutic drugs.</w:t>
            </w:r>
          </w:p>
          <w:p w14:paraId="60E6A20E" w14:textId="77777777" w:rsidR="00E330D7" w:rsidRPr="00EA77BC" w:rsidRDefault="00E330D7" w:rsidP="005C4F1E">
            <w:pPr>
              <w:pStyle w:val="TableText"/>
              <w:spacing w:before="60" w:after="20"/>
              <w:rPr>
                <w:sz w:val="22"/>
                <w:szCs w:val="22"/>
              </w:rPr>
            </w:pPr>
            <w:r w:rsidRPr="00EA77BC">
              <w:rPr>
                <w:sz w:val="22"/>
                <w:szCs w:val="22"/>
              </w:rPr>
              <w:t xml:space="preserve">Retired the </w:t>
            </w:r>
            <w:r w:rsidRPr="00EA77BC">
              <w:rPr>
                <w:i/>
                <w:sz w:val="22"/>
                <w:szCs w:val="22"/>
              </w:rPr>
              <w:t>Auto Create Dosages</w:t>
            </w:r>
            <w:r w:rsidRPr="00EA77BC">
              <w:rPr>
                <w:sz w:val="22"/>
                <w:szCs w:val="22"/>
              </w:rPr>
              <w:t xml:space="preserve"> [PSS DOSAGE CONVER</w:t>
            </w:r>
            <w:r w:rsidRPr="00EA77BC">
              <w:rPr>
                <w:sz w:val="22"/>
                <w:szCs w:val="22"/>
              </w:rPr>
              <w:softHyphen/>
              <w:t xml:space="preserve">SION] option and removed the option from the </w:t>
            </w:r>
            <w:r w:rsidRPr="00EA77BC">
              <w:rPr>
                <w:i/>
                <w:sz w:val="22"/>
                <w:szCs w:val="22"/>
              </w:rPr>
              <w:t>Dosages</w:t>
            </w:r>
            <w:r w:rsidRPr="00EA77BC">
              <w:rPr>
                <w:sz w:val="22"/>
                <w:szCs w:val="22"/>
              </w:rPr>
              <w:t xml:space="preserve"> [PSS DOSAGES MANAGEMENT] menu. Updated Index. </w:t>
            </w:r>
          </w:p>
          <w:p w14:paraId="60E6A20F" w14:textId="77777777" w:rsidR="00E330D7" w:rsidRPr="00EA77BC" w:rsidRDefault="00E330D7" w:rsidP="005C4F1E">
            <w:pPr>
              <w:pStyle w:val="TableText"/>
              <w:spacing w:before="60" w:after="20"/>
              <w:rPr>
                <w:sz w:val="22"/>
                <w:szCs w:val="22"/>
              </w:rPr>
            </w:pPr>
            <w:r w:rsidRPr="00EA77BC">
              <w:rPr>
                <w:sz w:val="22"/>
                <w:szCs w:val="22"/>
              </w:rPr>
              <w:t>(N. Goyal, PM; E. Phelps/C. Bernier Tech Writers)</w:t>
            </w:r>
          </w:p>
        </w:tc>
      </w:tr>
      <w:tr w:rsidR="00E330D7" w:rsidRPr="00EA77BC" w14:paraId="60E6A223" w14:textId="77777777" w:rsidTr="00FF4AAC">
        <w:tc>
          <w:tcPr>
            <w:tcW w:w="863" w:type="dxa"/>
          </w:tcPr>
          <w:p w14:paraId="60E6A211" w14:textId="77777777" w:rsidR="00E330D7" w:rsidRPr="00EA77BC" w:rsidRDefault="00E330D7" w:rsidP="00E20947">
            <w:pPr>
              <w:spacing w:before="40"/>
              <w:rPr>
                <w:sz w:val="22"/>
                <w:szCs w:val="22"/>
              </w:rPr>
            </w:pPr>
            <w:r w:rsidRPr="00EA77BC">
              <w:rPr>
                <w:sz w:val="22"/>
                <w:szCs w:val="22"/>
              </w:rPr>
              <w:t>04/11</w:t>
            </w:r>
          </w:p>
        </w:tc>
        <w:tc>
          <w:tcPr>
            <w:tcW w:w="1837" w:type="dxa"/>
          </w:tcPr>
          <w:p w14:paraId="60E6A212" w14:textId="77777777" w:rsidR="00E330D7" w:rsidRPr="00EA77BC" w:rsidRDefault="00E330D7" w:rsidP="00E20947">
            <w:pPr>
              <w:pStyle w:val="TableText"/>
              <w:jc w:val="center"/>
              <w:rPr>
                <w:sz w:val="22"/>
                <w:szCs w:val="22"/>
              </w:rPr>
            </w:pPr>
            <w:r w:rsidRPr="00EA77BC">
              <w:rPr>
                <w:sz w:val="22"/>
                <w:szCs w:val="22"/>
              </w:rPr>
              <w:t xml:space="preserve">i, ii, iii, added iv, v; changed 3, 4, </w:t>
            </w:r>
            <w:r w:rsidRPr="00EA77BC">
              <w:rPr>
                <w:sz w:val="22"/>
                <w:szCs w:val="22"/>
              </w:rPr>
              <w:lastRenderedPageBreak/>
              <w:t>45, 46; added 46a-46d, re-numbered all sections starting on page 87 and ending with page 106; changed page. 89; added 90e and 90f; changed 99-106; added 106a-b; deleted 107-112; changed 151,</w:t>
            </w:r>
          </w:p>
          <w:p w14:paraId="60E6A213" w14:textId="77777777" w:rsidR="00E330D7" w:rsidRPr="00EA77BC" w:rsidRDefault="00E330D7" w:rsidP="00E20947">
            <w:pPr>
              <w:pStyle w:val="TableText"/>
              <w:jc w:val="center"/>
              <w:rPr>
                <w:sz w:val="22"/>
                <w:szCs w:val="22"/>
              </w:rPr>
            </w:pPr>
            <w:r w:rsidRPr="00EA77BC">
              <w:rPr>
                <w:sz w:val="22"/>
                <w:szCs w:val="22"/>
              </w:rPr>
              <w:t>153, 154; added</w:t>
            </w:r>
          </w:p>
          <w:p w14:paraId="60E6A214" w14:textId="77777777" w:rsidR="00E330D7" w:rsidRPr="00EA77BC" w:rsidRDefault="00E330D7" w:rsidP="00E20947">
            <w:pPr>
              <w:pStyle w:val="TableText"/>
              <w:jc w:val="center"/>
              <w:rPr>
                <w:sz w:val="22"/>
                <w:szCs w:val="22"/>
              </w:rPr>
            </w:pPr>
            <w:r w:rsidRPr="00EA77BC">
              <w:rPr>
                <w:sz w:val="22"/>
                <w:szCs w:val="22"/>
              </w:rPr>
              <w:t>154a-b; updated index;</w:t>
            </w:r>
          </w:p>
        </w:tc>
        <w:tc>
          <w:tcPr>
            <w:tcW w:w="1403" w:type="dxa"/>
          </w:tcPr>
          <w:p w14:paraId="60E6A215" w14:textId="77777777" w:rsidR="00E330D7" w:rsidRPr="00EA77BC" w:rsidRDefault="00E330D7" w:rsidP="00E20947">
            <w:pPr>
              <w:pStyle w:val="TableText"/>
              <w:jc w:val="center"/>
              <w:rPr>
                <w:sz w:val="22"/>
                <w:szCs w:val="22"/>
              </w:rPr>
            </w:pPr>
            <w:r w:rsidRPr="00EA77BC">
              <w:rPr>
                <w:sz w:val="22"/>
                <w:szCs w:val="22"/>
              </w:rPr>
              <w:lastRenderedPageBreak/>
              <w:t xml:space="preserve">PSS*1*136 &amp; </w:t>
            </w:r>
            <w:r w:rsidRPr="00EA77BC">
              <w:rPr>
                <w:sz w:val="22"/>
                <w:szCs w:val="22"/>
              </w:rPr>
              <w:lastRenderedPageBreak/>
              <w:t>PSS*1*117</w:t>
            </w:r>
          </w:p>
        </w:tc>
        <w:tc>
          <w:tcPr>
            <w:tcW w:w="5437" w:type="dxa"/>
          </w:tcPr>
          <w:p w14:paraId="60E6A216" w14:textId="77777777" w:rsidR="00E330D7" w:rsidRPr="00EA77BC" w:rsidRDefault="00E330D7" w:rsidP="00E20947">
            <w:pPr>
              <w:pStyle w:val="TableText"/>
              <w:spacing w:before="20" w:after="20"/>
              <w:rPr>
                <w:sz w:val="22"/>
                <w:szCs w:val="22"/>
              </w:rPr>
            </w:pPr>
            <w:r w:rsidRPr="00EA77BC">
              <w:rPr>
                <w:sz w:val="22"/>
                <w:szCs w:val="22"/>
              </w:rPr>
              <w:lastRenderedPageBreak/>
              <w:t xml:space="preserve">Besides the developer’s changes, this document incorporates the comments from Lina Bertuzis and </w:t>
            </w:r>
            <w:r w:rsidRPr="00EA77BC">
              <w:rPr>
                <w:sz w:val="22"/>
                <w:szCs w:val="22"/>
              </w:rPr>
              <w:lastRenderedPageBreak/>
              <w:t xml:space="preserve">colleagues for the PRE functionality included with patch PSS*1*117 (a combined patch with PSS*1*136). </w:t>
            </w:r>
          </w:p>
          <w:p w14:paraId="60E6A217" w14:textId="77777777" w:rsidR="00E330D7" w:rsidRPr="00EA77BC" w:rsidRDefault="00E330D7" w:rsidP="00E20947">
            <w:pPr>
              <w:pStyle w:val="TableText"/>
              <w:spacing w:before="20" w:after="20"/>
              <w:rPr>
                <w:sz w:val="22"/>
                <w:szCs w:val="22"/>
              </w:rPr>
            </w:pPr>
            <w:r w:rsidRPr="00EA77BC">
              <w:rPr>
                <w:sz w:val="22"/>
                <w:szCs w:val="22"/>
              </w:rPr>
              <w:t>Sections changed are:</w:t>
            </w:r>
          </w:p>
          <w:p w14:paraId="60E6A218"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Changed overview of menu item descriptions to match application</w:t>
            </w:r>
          </w:p>
          <w:p w14:paraId="60E6A219"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menu item description named </w:t>
            </w:r>
            <w:r w:rsidRPr="00EA77BC">
              <w:rPr>
                <w:b/>
                <w:i/>
                <w:sz w:val="22"/>
                <w:szCs w:val="22"/>
              </w:rPr>
              <w:t>Drug Interaction Management</w:t>
            </w:r>
            <w:r w:rsidRPr="00EA77BC">
              <w:rPr>
                <w:sz w:val="22"/>
                <w:szCs w:val="22"/>
              </w:rPr>
              <w:t xml:space="preserve"> to </w:t>
            </w:r>
            <w:r w:rsidRPr="00EA77BC">
              <w:rPr>
                <w:b/>
                <w:i/>
                <w:sz w:val="22"/>
                <w:szCs w:val="22"/>
              </w:rPr>
              <w:t>Order Check Management</w:t>
            </w:r>
            <w:r w:rsidRPr="00EA77BC">
              <w:rPr>
                <w:sz w:val="22"/>
                <w:szCs w:val="22"/>
              </w:rPr>
              <w:t xml:space="preserve"> and changed text</w:t>
            </w:r>
          </w:p>
          <w:p w14:paraId="60E6A21A" w14:textId="77777777" w:rsidR="00E330D7" w:rsidRPr="00EA77BC" w:rsidRDefault="00E330D7" w:rsidP="00EB4F14">
            <w:pPr>
              <w:pStyle w:val="TableText"/>
              <w:numPr>
                <w:ilvl w:val="0"/>
                <w:numId w:val="51"/>
              </w:numPr>
              <w:spacing w:before="20" w:after="20"/>
              <w:ind w:left="469"/>
              <w:rPr>
                <w:sz w:val="22"/>
                <w:szCs w:val="22"/>
              </w:rPr>
            </w:pPr>
            <w:r w:rsidRPr="00EA77BC">
              <w:rPr>
                <w:sz w:val="22"/>
                <w:szCs w:val="22"/>
              </w:rPr>
              <w:t xml:space="preserve">Changed submenu item </w:t>
            </w:r>
            <w:r w:rsidRPr="00EA77BC">
              <w:rPr>
                <w:b/>
                <w:i/>
                <w:sz w:val="22"/>
                <w:szCs w:val="22"/>
              </w:rPr>
              <w:t xml:space="preserve">Enter/Edit Local Drug Interaction </w:t>
            </w:r>
            <w:r w:rsidRPr="00EA77BC">
              <w:rPr>
                <w:sz w:val="22"/>
                <w:szCs w:val="22"/>
              </w:rPr>
              <w:t xml:space="preserve">[PSS-INTERACTION-LOCAL-ADD] to </w:t>
            </w:r>
            <w:r w:rsidRPr="00EA77BC">
              <w:rPr>
                <w:b/>
                <w:i/>
                <w:sz w:val="22"/>
                <w:szCs w:val="22"/>
              </w:rPr>
              <w:t>Request Changes to Enhanced Order Check Databas</w:t>
            </w:r>
            <w:r w:rsidRPr="00EA77BC">
              <w:rPr>
                <w:sz w:val="22"/>
                <w:szCs w:val="22"/>
              </w:rPr>
              <w:t>e. [PSS ORDER CHECK CHANGES] and changed text.</w:t>
            </w:r>
          </w:p>
          <w:p w14:paraId="60E6A21B" w14:textId="77777777" w:rsidR="00E330D7" w:rsidRPr="00EA77BC" w:rsidRDefault="00E330D7" w:rsidP="00EB4F14">
            <w:pPr>
              <w:pStyle w:val="TableText"/>
              <w:numPr>
                <w:ilvl w:val="0"/>
                <w:numId w:val="51"/>
              </w:numPr>
              <w:spacing w:before="20" w:after="20"/>
              <w:ind w:left="469"/>
              <w:rPr>
                <w:b/>
                <w:i/>
                <w:sz w:val="22"/>
                <w:szCs w:val="22"/>
              </w:rPr>
            </w:pPr>
            <w:r w:rsidRPr="00EA77BC">
              <w:rPr>
                <w:sz w:val="22"/>
                <w:szCs w:val="22"/>
              </w:rPr>
              <w:t xml:space="preserve">Changed  example in </w:t>
            </w:r>
            <w:r w:rsidRPr="00EA77BC">
              <w:rPr>
                <w:b/>
                <w:i/>
                <w:sz w:val="22"/>
                <w:szCs w:val="22"/>
              </w:rPr>
              <w:t xml:space="preserve">Report of Locally Entered Interactions </w:t>
            </w:r>
            <w:r w:rsidRPr="00EA77BC">
              <w:rPr>
                <w:sz w:val="22"/>
                <w:szCs w:val="22"/>
              </w:rPr>
              <w:t>option</w:t>
            </w:r>
          </w:p>
          <w:p w14:paraId="60E6A21C" w14:textId="77777777" w:rsidR="00E330D7" w:rsidRPr="00EA77BC" w:rsidRDefault="00E330D7" w:rsidP="00E20947">
            <w:pPr>
              <w:pStyle w:val="TableText"/>
              <w:spacing w:before="20" w:after="20"/>
              <w:rPr>
                <w:sz w:val="22"/>
                <w:szCs w:val="22"/>
              </w:rPr>
            </w:pPr>
            <w:r w:rsidRPr="00EA77BC">
              <w:rPr>
                <w:sz w:val="22"/>
                <w:szCs w:val="22"/>
              </w:rPr>
              <w:t>Section deleted:</w:t>
            </w:r>
          </w:p>
          <w:p w14:paraId="60E6A21D" w14:textId="77777777" w:rsidR="00E330D7" w:rsidRPr="00EA77BC" w:rsidRDefault="00E330D7" w:rsidP="00EB4F14">
            <w:pPr>
              <w:pStyle w:val="TableText"/>
              <w:numPr>
                <w:ilvl w:val="0"/>
                <w:numId w:val="51"/>
              </w:numPr>
              <w:tabs>
                <w:tab w:val="left" w:pos="469"/>
              </w:tabs>
              <w:spacing w:before="20" w:after="20"/>
              <w:ind w:left="469"/>
              <w:rPr>
                <w:sz w:val="22"/>
                <w:szCs w:val="22"/>
              </w:rPr>
            </w:pPr>
            <w:r w:rsidRPr="00EA77BC">
              <w:rPr>
                <w:sz w:val="22"/>
                <w:szCs w:val="22"/>
              </w:rPr>
              <w:t xml:space="preserve">Deleted </w:t>
            </w:r>
            <w:r w:rsidRPr="00EA77BC">
              <w:rPr>
                <w:b/>
                <w:i/>
                <w:sz w:val="22"/>
                <w:szCs w:val="22"/>
              </w:rPr>
              <w:t>Enhanced Order Checks Setup Menu</w:t>
            </w:r>
            <w:r w:rsidRPr="00EA77BC">
              <w:rPr>
                <w:sz w:val="22"/>
                <w:szCs w:val="22"/>
              </w:rPr>
              <w:t xml:space="preserve"> and all its sub-menu items (</w:t>
            </w:r>
            <w:r w:rsidRPr="00EA77BC">
              <w:rPr>
                <w:i/>
                <w:sz w:val="22"/>
                <w:szCs w:val="22"/>
              </w:rPr>
              <w:t>Find Unmapped Local Medication Routes; Map Local Medication Route to Standard; Medication Route Mapping Report; Medication Route File Enter/Edit; Medication Route Mapping History Report; Request Change to Standard Medication Route; Find Unmapped Local Possible Dosages; Map Local Possible Dosages; Local Possible Dosages Report; Strength Mismatch Report; Enter/Edit Dosages; Request Change to Dose Unit; Mark PreMix Solutions; IV Solution Report; Administration Schedule File Report; Medication Instruction File Report</w:t>
            </w:r>
            <w:r w:rsidRPr="00EA77BC">
              <w:rPr>
                <w:sz w:val="22"/>
                <w:szCs w:val="22"/>
              </w:rPr>
              <w:t>)</w:t>
            </w:r>
          </w:p>
          <w:p w14:paraId="60E6A21E" w14:textId="77777777" w:rsidR="00E330D7" w:rsidRPr="00EA77BC" w:rsidRDefault="00E330D7" w:rsidP="00E20947">
            <w:pPr>
              <w:pStyle w:val="TableText"/>
              <w:spacing w:before="20" w:after="20"/>
              <w:rPr>
                <w:sz w:val="22"/>
                <w:szCs w:val="22"/>
              </w:rPr>
            </w:pPr>
            <w:r w:rsidRPr="00EA77BC">
              <w:rPr>
                <w:sz w:val="22"/>
                <w:szCs w:val="22"/>
              </w:rPr>
              <w:t xml:space="preserve">The deleted Enhanced Order Checks Setup Menu and its submenus is replaced by the following addition: </w:t>
            </w:r>
          </w:p>
          <w:p w14:paraId="60E6A21F" w14:textId="77777777" w:rsidR="00E330D7" w:rsidRPr="00EA77BC" w:rsidRDefault="00E330D7" w:rsidP="00EB4F14">
            <w:pPr>
              <w:pStyle w:val="TableText"/>
              <w:numPr>
                <w:ilvl w:val="0"/>
                <w:numId w:val="52"/>
              </w:numPr>
              <w:spacing w:before="20" w:after="20"/>
              <w:ind w:left="469"/>
              <w:rPr>
                <w:sz w:val="22"/>
                <w:szCs w:val="22"/>
              </w:rPr>
            </w:pPr>
            <w:r w:rsidRPr="00EA77BC">
              <w:rPr>
                <w:sz w:val="22"/>
                <w:szCs w:val="22"/>
              </w:rPr>
              <w:t xml:space="preserve">Added </w:t>
            </w:r>
            <w:r w:rsidRPr="00EA77BC">
              <w:rPr>
                <w:b/>
                <w:i/>
                <w:sz w:val="22"/>
                <w:szCs w:val="22"/>
              </w:rPr>
              <w:t>PEPS Services</w:t>
            </w:r>
            <w:r w:rsidRPr="00EA77BC">
              <w:rPr>
                <w:sz w:val="22"/>
                <w:szCs w:val="22"/>
              </w:rPr>
              <w:t xml:space="preserve"> menu and its submenus: </w:t>
            </w:r>
            <w:r w:rsidRPr="00EA77BC">
              <w:rPr>
                <w:i/>
                <w:sz w:val="22"/>
                <w:szCs w:val="22"/>
              </w:rPr>
              <w:t>Check Vendor Database Link; Check PEPS Services Setup; and Schedule/Reschedule PEPS Interface</w:t>
            </w:r>
          </w:p>
          <w:p w14:paraId="60E6A220" w14:textId="77777777" w:rsidR="00E330D7" w:rsidRPr="00EA77BC" w:rsidRDefault="00E330D7" w:rsidP="00E20947">
            <w:pPr>
              <w:pStyle w:val="TableText"/>
              <w:spacing w:before="20" w:after="20"/>
              <w:rPr>
                <w:sz w:val="22"/>
                <w:szCs w:val="22"/>
              </w:rPr>
            </w:pPr>
            <w:r w:rsidRPr="00EA77BC">
              <w:rPr>
                <w:sz w:val="22"/>
                <w:szCs w:val="22"/>
              </w:rPr>
              <w:t xml:space="preserve">Added a heading for </w:t>
            </w:r>
            <w:r w:rsidRPr="00EA77BC">
              <w:rPr>
                <w:b/>
                <w:i/>
                <w:sz w:val="22"/>
                <w:szCs w:val="22"/>
              </w:rPr>
              <w:t>Stand-Alone Menu Options</w:t>
            </w:r>
            <w:r w:rsidRPr="00EA77BC">
              <w:rPr>
                <w:sz w:val="22"/>
                <w:szCs w:val="22"/>
              </w:rPr>
              <w:t xml:space="preserve"> with the description for the </w:t>
            </w:r>
            <w:r w:rsidRPr="00EA77BC">
              <w:rPr>
                <w:i/>
                <w:sz w:val="22"/>
                <w:szCs w:val="22"/>
              </w:rPr>
              <w:t>Enable/Disable Vendor Database Link</w:t>
            </w:r>
            <w:r w:rsidRPr="00EA77BC">
              <w:rPr>
                <w:sz w:val="22"/>
                <w:szCs w:val="22"/>
              </w:rPr>
              <w:t xml:space="preserve"> option and a short description for the </w:t>
            </w:r>
            <w:r w:rsidRPr="00EA77BC">
              <w:rPr>
                <w:i/>
                <w:sz w:val="22"/>
                <w:szCs w:val="22"/>
              </w:rPr>
              <w:t xml:space="preserve">Other Language Translation Setup </w:t>
            </w:r>
            <w:r w:rsidRPr="00EA77BC">
              <w:rPr>
                <w:sz w:val="22"/>
                <w:szCs w:val="22"/>
              </w:rPr>
              <w:t>option.</w:t>
            </w:r>
          </w:p>
          <w:p w14:paraId="60E6A221" w14:textId="77777777" w:rsidR="00E330D7" w:rsidRPr="00EA77BC" w:rsidRDefault="00E330D7" w:rsidP="00732461">
            <w:pPr>
              <w:pStyle w:val="TableText"/>
              <w:spacing w:before="20" w:after="20"/>
              <w:rPr>
                <w:sz w:val="22"/>
                <w:szCs w:val="22"/>
              </w:rPr>
            </w:pPr>
            <w:r w:rsidRPr="00EA77BC">
              <w:rPr>
                <w:sz w:val="22"/>
                <w:szCs w:val="22"/>
              </w:rPr>
              <w:t>Added definitions in the glossary for PECS and PEPS, and updated the index.</w:t>
            </w:r>
          </w:p>
          <w:p w14:paraId="60E6A222" w14:textId="77777777" w:rsidR="00E330D7" w:rsidRPr="00EA77BC" w:rsidRDefault="00E330D7" w:rsidP="00732461">
            <w:pPr>
              <w:pStyle w:val="TableText"/>
              <w:spacing w:before="20" w:after="20"/>
              <w:rPr>
                <w:sz w:val="22"/>
                <w:szCs w:val="22"/>
              </w:rPr>
            </w:pPr>
            <w:r w:rsidRPr="00EA77BC">
              <w:rPr>
                <w:sz w:val="22"/>
                <w:szCs w:val="22"/>
              </w:rPr>
              <w:t>(Jim Pollard, Project Manager, Ron Ruzbacki, Bill Tatum, Developers; Marella Colyvas, Technical Writer)</w:t>
            </w:r>
          </w:p>
        </w:tc>
      </w:tr>
      <w:tr w:rsidR="00E330D7" w:rsidRPr="00EA77BC" w14:paraId="60E6A229" w14:textId="77777777" w:rsidTr="00FF4AAC">
        <w:tc>
          <w:tcPr>
            <w:tcW w:w="863" w:type="dxa"/>
          </w:tcPr>
          <w:p w14:paraId="60E6A224" w14:textId="77777777" w:rsidR="00E330D7" w:rsidRPr="00EA77BC" w:rsidRDefault="00E330D7" w:rsidP="00E20947">
            <w:pPr>
              <w:spacing w:before="40"/>
              <w:rPr>
                <w:sz w:val="22"/>
                <w:szCs w:val="22"/>
              </w:rPr>
            </w:pPr>
            <w:r w:rsidRPr="00EA77BC">
              <w:rPr>
                <w:sz w:val="22"/>
                <w:szCs w:val="22"/>
              </w:rPr>
              <w:lastRenderedPageBreak/>
              <w:t>04/11</w:t>
            </w:r>
          </w:p>
        </w:tc>
        <w:tc>
          <w:tcPr>
            <w:tcW w:w="1837" w:type="dxa"/>
          </w:tcPr>
          <w:p w14:paraId="60E6A225" w14:textId="77777777" w:rsidR="00E330D7" w:rsidRPr="00EA77BC" w:rsidRDefault="00E330D7" w:rsidP="00E20947">
            <w:pPr>
              <w:pStyle w:val="TableText"/>
              <w:jc w:val="center"/>
              <w:rPr>
                <w:sz w:val="22"/>
                <w:szCs w:val="22"/>
              </w:rPr>
            </w:pPr>
            <w:r w:rsidRPr="00EA77BC">
              <w:rPr>
                <w:sz w:val="22"/>
                <w:szCs w:val="22"/>
              </w:rPr>
              <w:t>i-ii, 38, 40, 62d-f, 64, 64a</w:t>
            </w:r>
          </w:p>
        </w:tc>
        <w:tc>
          <w:tcPr>
            <w:tcW w:w="1403" w:type="dxa"/>
          </w:tcPr>
          <w:p w14:paraId="60E6A226" w14:textId="77777777" w:rsidR="00E330D7" w:rsidRPr="00EA77BC" w:rsidRDefault="00E330D7" w:rsidP="00E20947">
            <w:pPr>
              <w:pStyle w:val="TableText"/>
              <w:jc w:val="center"/>
              <w:rPr>
                <w:sz w:val="22"/>
                <w:szCs w:val="22"/>
              </w:rPr>
            </w:pPr>
            <w:r w:rsidRPr="00EA77BC">
              <w:rPr>
                <w:sz w:val="22"/>
                <w:szCs w:val="22"/>
              </w:rPr>
              <w:t>PSS*1*153</w:t>
            </w:r>
          </w:p>
        </w:tc>
        <w:tc>
          <w:tcPr>
            <w:tcW w:w="5437" w:type="dxa"/>
          </w:tcPr>
          <w:p w14:paraId="60E6A227" w14:textId="77777777" w:rsidR="00E330D7" w:rsidRPr="00EA77BC" w:rsidRDefault="00E330D7" w:rsidP="005C4F1E">
            <w:pPr>
              <w:pStyle w:val="TableText"/>
              <w:rPr>
                <w:sz w:val="22"/>
                <w:szCs w:val="22"/>
              </w:rPr>
            </w:pPr>
            <w:r w:rsidRPr="00EA77BC">
              <w:rPr>
                <w:sz w:val="22"/>
                <w:szCs w:val="22"/>
              </w:rPr>
              <w:t xml:space="preserve">Renamed the MED ROUTE field (#.06) of the PHARMACY ORDERABLE ITEM file (#50.7) to be DEFAULT MED ROUTE. Provided the ability to print the POSSIBLE MED ROUTES multiple on </w:t>
            </w:r>
            <w:r w:rsidRPr="00EA77BC">
              <w:rPr>
                <w:i/>
                <w:sz w:val="22"/>
                <w:szCs w:val="22"/>
              </w:rPr>
              <w:t>the Default Med Route For OI Report</w:t>
            </w:r>
            <w:r w:rsidRPr="00EA77BC">
              <w:rPr>
                <w:sz w:val="22"/>
                <w:szCs w:val="22"/>
              </w:rPr>
              <w:t xml:space="preserve"> [PSS DEF MED ROUTE OI RPT] </w:t>
            </w:r>
            <w:r w:rsidRPr="00EA77BC">
              <w:rPr>
                <w:sz w:val="22"/>
                <w:szCs w:val="22"/>
              </w:rPr>
              <w:lastRenderedPageBreak/>
              <w:t>option.</w:t>
            </w:r>
          </w:p>
          <w:p w14:paraId="60E6A228" w14:textId="77777777" w:rsidR="00E330D7" w:rsidRPr="00EA77BC" w:rsidRDefault="00E330D7" w:rsidP="00E20947">
            <w:pPr>
              <w:pStyle w:val="TableText"/>
              <w:spacing w:before="20" w:after="20"/>
              <w:rPr>
                <w:sz w:val="22"/>
                <w:szCs w:val="22"/>
              </w:rPr>
            </w:pPr>
            <w:r w:rsidRPr="00EA77BC">
              <w:rPr>
                <w:sz w:val="22"/>
                <w:szCs w:val="22"/>
              </w:rPr>
              <w:t>(N. Goyal, PM; E. Phelps, Tech Writer)</w:t>
            </w:r>
          </w:p>
        </w:tc>
      </w:tr>
      <w:tr w:rsidR="00E330D7" w:rsidRPr="00EA77BC" w14:paraId="60E6A22F" w14:textId="77777777" w:rsidTr="00FF4AAC">
        <w:tc>
          <w:tcPr>
            <w:tcW w:w="863" w:type="dxa"/>
          </w:tcPr>
          <w:p w14:paraId="60E6A22A" w14:textId="77777777" w:rsidR="00E330D7" w:rsidRPr="00EA77BC" w:rsidRDefault="00E330D7" w:rsidP="005C4F1E">
            <w:pPr>
              <w:pStyle w:val="TableText"/>
              <w:keepNext/>
              <w:rPr>
                <w:sz w:val="22"/>
                <w:szCs w:val="22"/>
              </w:rPr>
            </w:pPr>
            <w:r w:rsidRPr="00EA77BC">
              <w:rPr>
                <w:sz w:val="22"/>
                <w:szCs w:val="22"/>
              </w:rPr>
              <w:lastRenderedPageBreak/>
              <w:t>02/11</w:t>
            </w:r>
          </w:p>
        </w:tc>
        <w:tc>
          <w:tcPr>
            <w:tcW w:w="1837" w:type="dxa"/>
          </w:tcPr>
          <w:p w14:paraId="60E6A22B" w14:textId="77777777" w:rsidR="00E330D7" w:rsidRPr="00EA77BC" w:rsidRDefault="00E330D7" w:rsidP="005C4F1E">
            <w:pPr>
              <w:pStyle w:val="TableText"/>
              <w:jc w:val="center"/>
              <w:rPr>
                <w:sz w:val="22"/>
                <w:szCs w:val="22"/>
              </w:rPr>
            </w:pPr>
            <w:r w:rsidRPr="00EA77BC">
              <w:rPr>
                <w:sz w:val="22"/>
                <w:szCs w:val="22"/>
              </w:rPr>
              <w:t>i, 63</w:t>
            </w:r>
          </w:p>
        </w:tc>
        <w:tc>
          <w:tcPr>
            <w:tcW w:w="1403" w:type="dxa"/>
          </w:tcPr>
          <w:p w14:paraId="60E6A22C" w14:textId="77777777" w:rsidR="00E330D7" w:rsidRPr="00EA77BC" w:rsidRDefault="00E330D7" w:rsidP="005C4F1E">
            <w:pPr>
              <w:pStyle w:val="TableText"/>
              <w:jc w:val="center"/>
              <w:rPr>
                <w:sz w:val="22"/>
                <w:szCs w:val="22"/>
              </w:rPr>
            </w:pPr>
            <w:r w:rsidRPr="00EA77BC">
              <w:rPr>
                <w:sz w:val="22"/>
                <w:szCs w:val="22"/>
              </w:rPr>
              <w:t>PSS*1*142</w:t>
            </w:r>
          </w:p>
        </w:tc>
        <w:tc>
          <w:tcPr>
            <w:tcW w:w="5437" w:type="dxa"/>
          </w:tcPr>
          <w:p w14:paraId="60E6A22D" w14:textId="77777777" w:rsidR="00E330D7" w:rsidRPr="00EA77BC" w:rsidRDefault="00E330D7" w:rsidP="00E20947">
            <w:pPr>
              <w:rPr>
                <w:sz w:val="22"/>
                <w:szCs w:val="22"/>
              </w:rPr>
            </w:pPr>
            <w:r w:rsidRPr="00EA77BC">
              <w:rPr>
                <w:sz w:val="22"/>
                <w:szCs w:val="22"/>
              </w:rPr>
              <w:t xml:space="preserve">Added functionality to denote the default med route for IV orders </w:t>
            </w:r>
            <w:r w:rsidRPr="00EA77BC">
              <w:rPr>
                <w:color w:val="1F497D"/>
                <w:sz w:val="22"/>
                <w:szCs w:val="22"/>
              </w:rPr>
              <w:t xml:space="preserve">in the </w:t>
            </w:r>
            <w:r w:rsidRPr="00EA77BC">
              <w:rPr>
                <w:sz w:val="22"/>
                <w:szCs w:val="22"/>
              </w:rPr>
              <w:t>selection list in CPRS if all of the orderable items on the order have</w:t>
            </w:r>
            <w:r w:rsidRPr="00EA77BC">
              <w:rPr>
                <w:color w:val="1F497D"/>
                <w:sz w:val="22"/>
                <w:szCs w:val="22"/>
              </w:rPr>
              <w:t xml:space="preserve"> </w:t>
            </w:r>
            <w:r w:rsidRPr="00EA77BC">
              <w:rPr>
                <w:sz w:val="22"/>
                <w:szCs w:val="22"/>
              </w:rPr>
              <w:t>the same default med route defined. Updated TOC. Released with CPRS version 28.</w:t>
            </w:r>
          </w:p>
          <w:p w14:paraId="60E6A22E" w14:textId="77777777" w:rsidR="00E330D7" w:rsidRPr="00EA77BC" w:rsidRDefault="00E330D7" w:rsidP="00E20947">
            <w:pPr>
              <w:rPr>
                <w:color w:val="1F497D"/>
                <w:sz w:val="22"/>
                <w:szCs w:val="22"/>
              </w:rPr>
            </w:pPr>
            <w:r w:rsidRPr="00EA77BC">
              <w:rPr>
                <w:sz w:val="22"/>
                <w:szCs w:val="22"/>
              </w:rPr>
              <w:t>(N. Goyal, PM; E. Phelps/C. Bernier Tech Writers)</w:t>
            </w:r>
          </w:p>
        </w:tc>
      </w:tr>
      <w:tr w:rsidR="00E330D7" w:rsidRPr="00EA77BC" w14:paraId="60E6A235" w14:textId="77777777" w:rsidTr="00FF4AAC">
        <w:tc>
          <w:tcPr>
            <w:tcW w:w="863" w:type="dxa"/>
          </w:tcPr>
          <w:p w14:paraId="60E6A230" w14:textId="77777777" w:rsidR="00E330D7" w:rsidRPr="00EA77BC" w:rsidRDefault="00E330D7" w:rsidP="00E20947">
            <w:pPr>
              <w:spacing w:before="40"/>
              <w:rPr>
                <w:sz w:val="22"/>
                <w:szCs w:val="22"/>
              </w:rPr>
            </w:pPr>
            <w:r w:rsidRPr="00EA77BC">
              <w:rPr>
                <w:sz w:val="22"/>
                <w:szCs w:val="22"/>
              </w:rPr>
              <w:t>06/10</w:t>
            </w:r>
          </w:p>
        </w:tc>
        <w:tc>
          <w:tcPr>
            <w:tcW w:w="1837" w:type="dxa"/>
          </w:tcPr>
          <w:p w14:paraId="60E6A231" w14:textId="77777777" w:rsidR="00E330D7" w:rsidRPr="00EA77BC" w:rsidRDefault="00E330D7" w:rsidP="00E20947">
            <w:pPr>
              <w:pStyle w:val="TableText"/>
              <w:jc w:val="center"/>
              <w:rPr>
                <w:sz w:val="22"/>
                <w:szCs w:val="22"/>
              </w:rPr>
            </w:pPr>
            <w:r w:rsidRPr="00EA77BC">
              <w:rPr>
                <w:sz w:val="22"/>
                <w:szCs w:val="22"/>
              </w:rPr>
              <w:t>i, iii, 84, 84a-84b, 203, 205-206</w:t>
            </w:r>
          </w:p>
        </w:tc>
        <w:tc>
          <w:tcPr>
            <w:tcW w:w="1403" w:type="dxa"/>
          </w:tcPr>
          <w:p w14:paraId="60E6A232" w14:textId="77777777" w:rsidR="00E330D7" w:rsidRPr="00EA77BC" w:rsidRDefault="00E330D7" w:rsidP="00E20947">
            <w:pPr>
              <w:pStyle w:val="TableText"/>
              <w:jc w:val="center"/>
              <w:rPr>
                <w:sz w:val="22"/>
                <w:szCs w:val="22"/>
              </w:rPr>
            </w:pPr>
            <w:r w:rsidRPr="00EA77BC">
              <w:rPr>
                <w:sz w:val="22"/>
                <w:szCs w:val="22"/>
              </w:rPr>
              <w:t>PSS*1*143</w:t>
            </w:r>
          </w:p>
        </w:tc>
        <w:tc>
          <w:tcPr>
            <w:tcW w:w="5437" w:type="dxa"/>
          </w:tcPr>
          <w:p w14:paraId="60E6A233" w14:textId="77777777" w:rsidR="00E330D7" w:rsidRPr="00EA77BC" w:rsidRDefault="00E330D7" w:rsidP="00E20947">
            <w:pPr>
              <w:pStyle w:val="TableText"/>
              <w:spacing w:before="20" w:after="20"/>
              <w:rPr>
                <w:sz w:val="22"/>
                <w:szCs w:val="22"/>
              </w:rPr>
            </w:pPr>
            <w:r w:rsidRPr="00EA77BC">
              <w:rPr>
                <w:sz w:val="22"/>
                <w:szCs w:val="22"/>
              </w:rPr>
              <w:t>Added new Schedule Validation Requirements. Updated Index.</w:t>
            </w:r>
          </w:p>
          <w:p w14:paraId="60E6A234" w14:textId="77777777" w:rsidR="00E330D7" w:rsidRPr="00EA77BC" w:rsidRDefault="00E330D7" w:rsidP="00E20947">
            <w:pPr>
              <w:pStyle w:val="TableText"/>
              <w:spacing w:before="20" w:after="20"/>
              <w:rPr>
                <w:sz w:val="22"/>
                <w:szCs w:val="22"/>
              </w:rPr>
            </w:pPr>
            <w:r w:rsidRPr="00EA77BC">
              <w:rPr>
                <w:sz w:val="22"/>
                <w:szCs w:val="22"/>
              </w:rPr>
              <w:t>(R. Singer, DM; B. Thomas, Tech. Writer)</w:t>
            </w:r>
          </w:p>
        </w:tc>
      </w:tr>
      <w:tr w:rsidR="00E330D7" w:rsidRPr="00EA77BC" w14:paraId="60E6A242" w14:textId="77777777" w:rsidTr="00FF4AAC">
        <w:trPr>
          <w:trHeight w:val="957"/>
        </w:trPr>
        <w:tc>
          <w:tcPr>
            <w:tcW w:w="863" w:type="dxa"/>
          </w:tcPr>
          <w:p w14:paraId="60E6A236" w14:textId="77777777" w:rsidR="00E330D7" w:rsidRPr="00EA77BC" w:rsidRDefault="00E330D7" w:rsidP="00E20947">
            <w:pPr>
              <w:spacing w:before="40"/>
              <w:rPr>
                <w:sz w:val="22"/>
                <w:szCs w:val="22"/>
              </w:rPr>
            </w:pPr>
            <w:r w:rsidRPr="00EA77BC">
              <w:rPr>
                <w:sz w:val="22"/>
                <w:szCs w:val="22"/>
              </w:rPr>
              <w:t>02/10</w:t>
            </w:r>
          </w:p>
          <w:p w14:paraId="60E6A237" w14:textId="77777777" w:rsidR="00E330D7" w:rsidRPr="00EA77BC" w:rsidRDefault="00E330D7" w:rsidP="00E20947">
            <w:pPr>
              <w:spacing w:before="40"/>
              <w:rPr>
                <w:sz w:val="22"/>
                <w:szCs w:val="22"/>
              </w:rPr>
            </w:pPr>
          </w:p>
        </w:tc>
        <w:tc>
          <w:tcPr>
            <w:tcW w:w="1837" w:type="dxa"/>
          </w:tcPr>
          <w:p w14:paraId="60E6A238" w14:textId="77777777" w:rsidR="00E330D7" w:rsidRPr="00EA77BC" w:rsidRDefault="00E330D7" w:rsidP="00E20947">
            <w:pPr>
              <w:pStyle w:val="TableText"/>
              <w:jc w:val="center"/>
              <w:rPr>
                <w:sz w:val="22"/>
                <w:szCs w:val="22"/>
              </w:rPr>
            </w:pPr>
            <w:r w:rsidRPr="00EA77BC">
              <w:rPr>
                <w:sz w:val="22"/>
                <w:szCs w:val="22"/>
              </w:rPr>
              <w:t>iii-iv, 3-4, 44a-d, 47-48, 61-62d, 89-90b, 112, 203-206</w:t>
            </w:r>
          </w:p>
        </w:tc>
        <w:tc>
          <w:tcPr>
            <w:tcW w:w="1403" w:type="dxa"/>
          </w:tcPr>
          <w:p w14:paraId="60E6A239" w14:textId="77777777" w:rsidR="00E330D7" w:rsidRPr="00EA77BC" w:rsidRDefault="00E330D7" w:rsidP="00E20947">
            <w:pPr>
              <w:pStyle w:val="TableText"/>
              <w:jc w:val="center"/>
              <w:rPr>
                <w:sz w:val="22"/>
                <w:szCs w:val="22"/>
              </w:rPr>
            </w:pPr>
            <w:r w:rsidRPr="00EA77BC">
              <w:rPr>
                <w:sz w:val="22"/>
                <w:szCs w:val="22"/>
              </w:rPr>
              <w:t>PSS*1*147</w:t>
            </w:r>
          </w:p>
        </w:tc>
        <w:tc>
          <w:tcPr>
            <w:tcW w:w="5437" w:type="dxa"/>
          </w:tcPr>
          <w:p w14:paraId="60E6A23A" w14:textId="77777777" w:rsidR="00E330D7" w:rsidRPr="00EA77BC" w:rsidRDefault="00E330D7" w:rsidP="005C4F1E">
            <w:pPr>
              <w:pStyle w:val="TableText"/>
              <w:spacing w:before="20" w:after="20"/>
              <w:rPr>
                <w:sz w:val="22"/>
                <w:szCs w:val="22"/>
              </w:rPr>
            </w:pPr>
            <w:r w:rsidRPr="00EA77BC">
              <w:rPr>
                <w:sz w:val="22"/>
                <w:szCs w:val="22"/>
              </w:rPr>
              <w:t>Described new process for requesting changes to Standard Medication Routes and the New Term Rapid Turnaround (NTRT) process;</w:t>
            </w:r>
          </w:p>
          <w:p w14:paraId="60E6A23B" w14:textId="77777777" w:rsidR="00E330D7" w:rsidRPr="00EA77BC" w:rsidRDefault="00E330D7" w:rsidP="005C4F1E">
            <w:pPr>
              <w:pStyle w:val="TableText"/>
              <w:spacing w:before="60" w:after="20"/>
              <w:rPr>
                <w:sz w:val="22"/>
                <w:szCs w:val="22"/>
              </w:rPr>
            </w:pPr>
            <w:r w:rsidRPr="00EA77BC">
              <w:rPr>
                <w:sz w:val="22"/>
                <w:szCs w:val="22"/>
              </w:rPr>
              <w:t xml:space="preserve">Added  </w:t>
            </w:r>
            <w:r w:rsidRPr="00EA77BC">
              <w:rPr>
                <w:i/>
                <w:sz w:val="22"/>
                <w:szCs w:val="22"/>
              </w:rPr>
              <w:t xml:space="preserve">IV Additive/Solution Reports </w:t>
            </w:r>
            <w:r w:rsidRPr="00EA77BC">
              <w:rPr>
                <w:sz w:val="22"/>
                <w:szCs w:val="22"/>
              </w:rPr>
              <w:t>menu, with suboptions</w:t>
            </w:r>
          </w:p>
          <w:p w14:paraId="60E6A23C" w14:textId="77777777" w:rsidR="00E330D7" w:rsidRPr="00EA77BC" w:rsidRDefault="00E330D7" w:rsidP="005C4F1E">
            <w:pPr>
              <w:pStyle w:val="TableText"/>
              <w:spacing w:before="60" w:after="20"/>
              <w:rPr>
                <w:sz w:val="22"/>
                <w:szCs w:val="22"/>
              </w:rPr>
            </w:pPr>
            <w:r w:rsidRPr="00EA77BC">
              <w:rPr>
                <w:i/>
                <w:sz w:val="22"/>
                <w:szCs w:val="22"/>
              </w:rPr>
              <w:t>IV Solution Report</w:t>
            </w:r>
            <w:r w:rsidRPr="00EA77BC">
              <w:rPr>
                <w:sz w:val="22"/>
                <w:szCs w:val="22"/>
              </w:rPr>
              <w:t xml:space="preserve"> option and </w:t>
            </w:r>
            <w:r w:rsidRPr="00EA77BC">
              <w:rPr>
                <w:i/>
                <w:sz w:val="22"/>
                <w:szCs w:val="22"/>
              </w:rPr>
              <w:t xml:space="preserve">V Additive Report </w:t>
            </w:r>
            <w:r w:rsidRPr="00EA77BC">
              <w:rPr>
                <w:sz w:val="22"/>
                <w:szCs w:val="22"/>
              </w:rPr>
              <w:t xml:space="preserve"> [PSS IV ADDITIVE REPORT] option</w:t>
            </w:r>
          </w:p>
          <w:p w14:paraId="60E6A23D" w14:textId="77777777" w:rsidR="00E330D7" w:rsidRPr="00EA77BC" w:rsidRDefault="00E330D7" w:rsidP="005C4F1E">
            <w:pPr>
              <w:spacing w:before="60"/>
              <w:rPr>
                <w:sz w:val="22"/>
                <w:szCs w:val="22"/>
              </w:rPr>
            </w:pPr>
            <w:r w:rsidRPr="00EA77BC">
              <w:rPr>
                <w:sz w:val="22"/>
                <w:szCs w:val="22"/>
              </w:rPr>
              <w:t>Added</w:t>
            </w:r>
            <w:r w:rsidRPr="00EA77BC">
              <w:rPr>
                <w:i/>
                <w:iCs/>
                <w:sz w:val="22"/>
                <w:szCs w:val="22"/>
              </w:rPr>
              <w:t xml:space="preserve"> Default Med Route for OI Report</w:t>
            </w:r>
            <w:r w:rsidRPr="00EA77BC">
              <w:rPr>
                <w:i/>
                <w:sz w:val="22"/>
                <w:szCs w:val="22"/>
              </w:rPr>
              <w:t xml:space="preserve"> </w:t>
            </w:r>
            <w:r w:rsidRPr="00EA77BC">
              <w:rPr>
                <w:sz w:val="22"/>
                <w:szCs w:val="22"/>
              </w:rPr>
              <w:t xml:space="preserve">option to the </w:t>
            </w:r>
            <w:r w:rsidRPr="00EA77BC">
              <w:rPr>
                <w:i/>
                <w:sz w:val="22"/>
                <w:szCs w:val="22"/>
              </w:rPr>
              <w:t xml:space="preserve">Medication Routes Management... </w:t>
            </w:r>
            <w:r w:rsidRPr="00EA77BC">
              <w:rPr>
                <w:sz w:val="22"/>
                <w:szCs w:val="22"/>
              </w:rPr>
              <w:t>menu</w:t>
            </w:r>
            <w:r w:rsidRPr="00EA77BC">
              <w:rPr>
                <w:i/>
                <w:sz w:val="22"/>
                <w:szCs w:val="22"/>
              </w:rPr>
              <w:t>.</w:t>
            </w:r>
            <w:r w:rsidRPr="00EA77BC">
              <w:rPr>
                <w:sz w:val="22"/>
                <w:szCs w:val="22"/>
              </w:rPr>
              <w:t>(this change was made but not documented with PSS*1*140)</w:t>
            </w:r>
          </w:p>
          <w:p w14:paraId="60E6A23E" w14:textId="77777777" w:rsidR="00E330D7" w:rsidRPr="00EA77BC" w:rsidRDefault="00E330D7" w:rsidP="005C4F1E">
            <w:pPr>
              <w:spacing w:before="60"/>
              <w:rPr>
                <w:sz w:val="22"/>
                <w:szCs w:val="22"/>
              </w:rPr>
            </w:pPr>
            <w:r w:rsidRPr="00EA77BC">
              <w:rPr>
                <w:sz w:val="22"/>
                <w:szCs w:val="22"/>
              </w:rPr>
              <w:t xml:space="preserve">Updated </w:t>
            </w:r>
            <w:r w:rsidRPr="00EA77BC">
              <w:rPr>
                <w:i/>
                <w:sz w:val="22"/>
                <w:szCs w:val="22"/>
              </w:rPr>
              <w:t>Drug Enter/Edit</w:t>
            </w:r>
            <w:r w:rsidRPr="00EA77BC">
              <w:rPr>
                <w:sz w:val="22"/>
                <w:szCs w:val="22"/>
              </w:rPr>
              <w:t xml:space="preserve"> option to display </w:t>
            </w:r>
            <w:r w:rsidRPr="00EA77BC">
              <w:rPr>
                <w:caps/>
                <w:sz w:val="22"/>
                <w:szCs w:val="22"/>
              </w:rPr>
              <w:t>Numeric Dose</w:t>
            </w:r>
            <w:r w:rsidRPr="00EA77BC">
              <w:rPr>
                <w:sz w:val="22"/>
                <w:szCs w:val="22"/>
              </w:rPr>
              <w:t xml:space="preserve"> and </w:t>
            </w:r>
            <w:r w:rsidRPr="00EA77BC">
              <w:rPr>
                <w:caps/>
                <w:sz w:val="22"/>
                <w:szCs w:val="22"/>
              </w:rPr>
              <w:t>Dose Unit</w:t>
            </w:r>
            <w:r w:rsidRPr="00EA77BC">
              <w:rPr>
                <w:sz w:val="22"/>
                <w:szCs w:val="22"/>
              </w:rPr>
              <w:t xml:space="preserve"> fields defined for  Local Possible Dosage</w:t>
            </w:r>
          </w:p>
          <w:p w14:paraId="60E6A23F" w14:textId="77777777" w:rsidR="00E330D7" w:rsidRPr="00EA77BC" w:rsidRDefault="00E330D7" w:rsidP="005C4F1E">
            <w:pPr>
              <w:spacing w:before="60"/>
              <w:rPr>
                <w:sz w:val="22"/>
                <w:szCs w:val="22"/>
              </w:rPr>
            </w:pPr>
            <w:r w:rsidRPr="00EA77BC">
              <w:rPr>
                <w:sz w:val="22"/>
                <w:szCs w:val="22"/>
              </w:rPr>
              <w:t xml:space="preserve">Updated the Drug Enter/Edit option display to include the new </w:t>
            </w:r>
            <w:r w:rsidRPr="00EA77BC">
              <w:rPr>
                <w:caps/>
                <w:sz w:val="22"/>
                <w:szCs w:val="22"/>
              </w:rPr>
              <w:t>Additive Frequency</w:t>
            </w:r>
            <w:r w:rsidRPr="00EA77BC">
              <w:rPr>
                <w:sz w:val="22"/>
                <w:szCs w:val="22"/>
              </w:rPr>
              <w:t xml:space="preserve"> field</w:t>
            </w:r>
          </w:p>
          <w:p w14:paraId="60E6A240" w14:textId="77777777" w:rsidR="00E330D7" w:rsidRPr="00EA77BC" w:rsidRDefault="00E330D7" w:rsidP="005C4F1E">
            <w:pPr>
              <w:spacing w:before="60"/>
              <w:rPr>
                <w:i/>
                <w:sz w:val="22"/>
                <w:szCs w:val="22"/>
              </w:rPr>
            </w:pPr>
            <w:r w:rsidRPr="00EA77BC">
              <w:rPr>
                <w:sz w:val="22"/>
                <w:szCs w:val="22"/>
              </w:rPr>
              <w:t>Updated Table of Contents and Index</w:t>
            </w:r>
          </w:p>
          <w:p w14:paraId="60E6A241" w14:textId="77777777" w:rsidR="00E330D7" w:rsidRPr="00EA77BC" w:rsidRDefault="00E330D7" w:rsidP="005C4F1E">
            <w:pPr>
              <w:pStyle w:val="TableText"/>
              <w:spacing w:before="60" w:after="20"/>
              <w:rPr>
                <w:sz w:val="22"/>
                <w:szCs w:val="22"/>
              </w:rPr>
            </w:pPr>
            <w:r w:rsidRPr="00EA77BC">
              <w:rPr>
                <w:sz w:val="22"/>
                <w:szCs w:val="22"/>
              </w:rPr>
              <w:t>(J.Freese, DM; K. Lowry, Tech. Writer)</w:t>
            </w:r>
          </w:p>
        </w:tc>
      </w:tr>
      <w:tr w:rsidR="00E330D7" w:rsidRPr="00EA77BC" w14:paraId="60E6A248" w14:textId="77777777" w:rsidTr="00FF4AAC">
        <w:tc>
          <w:tcPr>
            <w:tcW w:w="863" w:type="dxa"/>
          </w:tcPr>
          <w:p w14:paraId="60E6A243" w14:textId="77777777" w:rsidR="00E330D7" w:rsidRPr="00EA77BC" w:rsidRDefault="00E330D7" w:rsidP="00E20947">
            <w:pPr>
              <w:spacing w:before="40"/>
              <w:rPr>
                <w:sz w:val="22"/>
                <w:szCs w:val="22"/>
              </w:rPr>
            </w:pPr>
            <w:r w:rsidRPr="00EA77BC">
              <w:rPr>
                <w:sz w:val="22"/>
                <w:szCs w:val="22"/>
              </w:rPr>
              <w:t>10/09</w:t>
            </w:r>
          </w:p>
        </w:tc>
        <w:tc>
          <w:tcPr>
            <w:tcW w:w="1837" w:type="dxa"/>
          </w:tcPr>
          <w:p w14:paraId="60E6A244" w14:textId="77777777" w:rsidR="00E330D7" w:rsidRPr="00EA77BC" w:rsidRDefault="009A3550" w:rsidP="00E20947">
            <w:pPr>
              <w:pStyle w:val="TableText"/>
              <w:jc w:val="center"/>
              <w:rPr>
                <w:sz w:val="22"/>
                <w:szCs w:val="22"/>
              </w:rPr>
            </w:pPr>
            <w:hyperlink w:anchor="Pi" w:history="1">
              <w:r w:rsidR="00E330D7" w:rsidRPr="00EA77BC">
                <w:rPr>
                  <w:sz w:val="22"/>
                  <w:szCs w:val="22"/>
                </w:rPr>
                <w:t>i</w:t>
              </w:r>
            </w:hyperlink>
            <w:r w:rsidR="00E330D7" w:rsidRPr="00EA77BC">
              <w:rPr>
                <w:sz w:val="22"/>
                <w:szCs w:val="22"/>
              </w:rPr>
              <w:t>, 64a-b, 65, 65a-b, 66</w:t>
            </w:r>
          </w:p>
        </w:tc>
        <w:tc>
          <w:tcPr>
            <w:tcW w:w="1403" w:type="dxa"/>
          </w:tcPr>
          <w:p w14:paraId="60E6A245" w14:textId="77777777" w:rsidR="00E330D7" w:rsidRPr="00EA77BC" w:rsidRDefault="00E330D7" w:rsidP="00E20947">
            <w:pPr>
              <w:pStyle w:val="TableText"/>
              <w:jc w:val="center"/>
              <w:rPr>
                <w:sz w:val="22"/>
                <w:szCs w:val="22"/>
              </w:rPr>
            </w:pPr>
            <w:r w:rsidRPr="00EA77BC">
              <w:rPr>
                <w:sz w:val="22"/>
                <w:szCs w:val="22"/>
              </w:rPr>
              <w:t>PSS*1*141</w:t>
            </w:r>
          </w:p>
        </w:tc>
        <w:tc>
          <w:tcPr>
            <w:tcW w:w="5437" w:type="dxa"/>
          </w:tcPr>
          <w:p w14:paraId="60E6A246" w14:textId="77777777" w:rsidR="00E330D7" w:rsidRPr="00EA77BC" w:rsidRDefault="00E330D7" w:rsidP="00E20947">
            <w:pPr>
              <w:pStyle w:val="TableText"/>
              <w:spacing w:before="20" w:after="20"/>
              <w:rPr>
                <w:sz w:val="22"/>
                <w:szCs w:val="22"/>
              </w:rPr>
            </w:pPr>
            <w:r w:rsidRPr="00EA77BC">
              <w:rPr>
                <w:sz w:val="22"/>
                <w:szCs w:val="22"/>
              </w:rPr>
              <w:t xml:space="preserve">Added ASSOCIATED IMMUNIZATION field to </w:t>
            </w:r>
            <w:r w:rsidRPr="00EA77BC">
              <w:rPr>
                <w:i/>
                <w:sz w:val="22"/>
                <w:szCs w:val="22"/>
              </w:rPr>
              <w:t>Edit Orderable Items</w:t>
            </w:r>
            <w:r w:rsidRPr="00EA77BC">
              <w:rPr>
                <w:sz w:val="22"/>
                <w:szCs w:val="22"/>
              </w:rPr>
              <w:t xml:space="preserve"> option and </w:t>
            </w:r>
            <w:r w:rsidRPr="00EA77BC">
              <w:rPr>
                <w:i/>
                <w:sz w:val="22"/>
                <w:szCs w:val="22"/>
              </w:rPr>
              <w:t>Dispense Drug/Orderable Item Maintenance</w:t>
            </w:r>
            <w:r w:rsidRPr="00EA77BC">
              <w:rPr>
                <w:sz w:val="22"/>
                <w:szCs w:val="22"/>
              </w:rPr>
              <w:t xml:space="preserve"> option. Reorganized content within sections to accommodate new information.</w:t>
            </w:r>
          </w:p>
          <w:p w14:paraId="60E6A247" w14:textId="77777777" w:rsidR="00E330D7" w:rsidRPr="00EA77BC" w:rsidRDefault="00E330D7" w:rsidP="00E20947">
            <w:pPr>
              <w:pStyle w:val="TableText"/>
              <w:spacing w:before="20" w:after="20"/>
              <w:rPr>
                <w:sz w:val="22"/>
                <w:szCs w:val="22"/>
              </w:rPr>
            </w:pPr>
            <w:r w:rsidRPr="00EA77BC">
              <w:rPr>
                <w:sz w:val="22"/>
                <w:szCs w:val="22"/>
              </w:rPr>
              <w:t>(R. Singer, DM; D. Dertien/R. Silverman, Tech Writer)</w:t>
            </w:r>
          </w:p>
        </w:tc>
      </w:tr>
      <w:tr w:rsidR="00E330D7" w:rsidRPr="00EA77BC" w14:paraId="60E6A24F" w14:textId="77777777" w:rsidTr="00FF4AAC">
        <w:tc>
          <w:tcPr>
            <w:tcW w:w="863" w:type="dxa"/>
          </w:tcPr>
          <w:p w14:paraId="60E6A249" w14:textId="77777777" w:rsidR="00E330D7" w:rsidRPr="00EA77BC" w:rsidRDefault="00E330D7" w:rsidP="00E20947">
            <w:pPr>
              <w:spacing w:before="40"/>
              <w:rPr>
                <w:sz w:val="22"/>
                <w:szCs w:val="22"/>
              </w:rPr>
            </w:pPr>
            <w:r w:rsidRPr="00EA77BC">
              <w:rPr>
                <w:sz w:val="22"/>
                <w:szCs w:val="22"/>
              </w:rPr>
              <w:t>08/09</w:t>
            </w:r>
          </w:p>
        </w:tc>
        <w:tc>
          <w:tcPr>
            <w:tcW w:w="1837" w:type="dxa"/>
          </w:tcPr>
          <w:p w14:paraId="60E6A24A" w14:textId="77777777" w:rsidR="00E330D7" w:rsidRPr="00EA77BC" w:rsidRDefault="00E330D7" w:rsidP="00E20947">
            <w:pPr>
              <w:pStyle w:val="TableText"/>
              <w:jc w:val="center"/>
              <w:rPr>
                <w:sz w:val="22"/>
                <w:szCs w:val="22"/>
              </w:rPr>
            </w:pPr>
            <w:r w:rsidRPr="00EA77BC">
              <w:rPr>
                <w:sz w:val="22"/>
                <w:szCs w:val="22"/>
              </w:rPr>
              <w:t>iii-iv, 53,</w:t>
            </w:r>
          </w:p>
          <w:p w14:paraId="60E6A24B" w14:textId="77777777" w:rsidR="00E330D7" w:rsidRPr="00EA77BC" w:rsidRDefault="00E330D7" w:rsidP="00E20947">
            <w:pPr>
              <w:pStyle w:val="TableText"/>
              <w:jc w:val="center"/>
              <w:rPr>
                <w:sz w:val="22"/>
                <w:szCs w:val="22"/>
              </w:rPr>
            </w:pPr>
            <w:r w:rsidRPr="00EA77BC">
              <w:rPr>
                <w:sz w:val="22"/>
                <w:szCs w:val="22"/>
              </w:rPr>
              <w:t>62a-b,  63, 81, 203</w:t>
            </w:r>
          </w:p>
        </w:tc>
        <w:tc>
          <w:tcPr>
            <w:tcW w:w="1403" w:type="dxa"/>
          </w:tcPr>
          <w:p w14:paraId="60E6A24C" w14:textId="77777777" w:rsidR="00E330D7" w:rsidRPr="00EA77BC" w:rsidRDefault="00E330D7" w:rsidP="00E20947">
            <w:pPr>
              <w:pStyle w:val="TableText"/>
              <w:jc w:val="center"/>
              <w:rPr>
                <w:sz w:val="22"/>
                <w:szCs w:val="22"/>
              </w:rPr>
            </w:pPr>
            <w:r w:rsidRPr="00EA77BC">
              <w:rPr>
                <w:sz w:val="22"/>
                <w:szCs w:val="22"/>
              </w:rPr>
              <w:t>PSS*1*140</w:t>
            </w:r>
          </w:p>
        </w:tc>
        <w:tc>
          <w:tcPr>
            <w:tcW w:w="5437" w:type="dxa"/>
          </w:tcPr>
          <w:p w14:paraId="60E6A24D" w14:textId="77777777" w:rsidR="00E330D7" w:rsidRPr="00EA77BC" w:rsidRDefault="00E330D7" w:rsidP="00E20947">
            <w:pPr>
              <w:pStyle w:val="TableText"/>
              <w:spacing w:before="20" w:after="20"/>
              <w:rPr>
                <w:sz w:val="22"/>
                <w:szCs w:val="22"/>
              </w:rPr>
            </w:pPr>
            <w:r w:rsidRPr="00EA77BC">
              <w:rPr>
                <w:sz w:val="22"/>
                <w:szCs w:val="22"/>
              </w:rPr>
              <w:t xml:space="preserve">Added DEFAULT MED ROUTE FOR CPRS field and </w:t>
            </w:r>
            <w:r w:rsidRPr="00EA77BC">
              <w:rPr>
                <w:i/>
                <w:sz w:val="22"/>
                <w:szCs w:val="22"/>
              </w:rPr>
              <w:t>Default Med Route For OI Report</w:t>
            </w:r>
            <w:r w:rsidRPr="00EA77BC">
              <w:rPr>
                <w:sz w:val="22"/>
                <w:szCs w:val="22"/>
              </w:rPr>
              <w:t xml:space="preserve"> [PSS DEF MED ROUTE OI RPT] option for the enhancement of default medication route being defined for an orderable item.</w:t>
            </w:r>
          </w:p>
          <w:p w14:paraId="60E6A24E" w14:textId="77777777"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14:paraId="60E6A255" w14:textId="77777777" w:rsidTr="00FF4AAC">
        <w:tc>
          <w:tcPr>
            <w:tcW w:w="863" w:type="dxa"/>
          </w:tcPr>
          <w:p w14:paraId="60E6A250" w14:textId="77777777" w:rsidR="00E330D7" w:rsidRPr="00EA77BC" w:rsidRDefault="00E330D7" w:rsidP="00E20947">
            <w:pPr>
              <w:spacing w:before="40"/>
              <w:rPr>
                <w:sz w:val="22"/>
                <w:szCs w:val="22"/>
              </w:rPr>
            </w:pPr>
            <w:r w:rsidRPr="00EA77BC">
              <w:rPr>
                <w:sz w:val="22"/>
                <w:szCs w:val="22"/>
              </w:rPr>
              <w:t>07/09</w:t>
            </w:r>
          </w:p>
        </w:tc>
        <w:tc>
          <w:tcPr>
            <w:tcW w:w="1837" w:type="dxa"/>
          </w:tcPr>
          <w:p w14:paraId="60E6A251" w14:textId="77777777" w:rsidR="00E330D7" w:rsidRPr="00EA77BC" w:rsidRDefault="00E330D7" w:rsidP="00E20947">
            <w:pPr>
              <w:pStyle w:val="TableText"/>
              <w:jc w:val="center"/>
              <w:rPr>
                <w:sz w:val="22"/>
                <w:szCs w:val="22"/>
              </w:rPr>
            </w:pPr>
            <w:r w:rsidRPr="00EA77BC">
              <w:rPr>
                <w:sz w:val="22"/>
                <w:szCs w:val="22"/>
              </w:rPr>
              <w:t>27-34</w:t>
            </w:r>
          </w:p>
        </w:tc>
        <w:tc>
          <w:tcPr>
            <w:tcW w:w="1403" w:type="dxa"/>
          </w:tcPr>
          <w:p w14:paraId="60E6A252" w14:textId="77777777" w:rsidR="00E330D7" w:rsidRPr="00EA77BC" w:rsidRDefault="00E330D7" w:rsidP="00E20947">
            <w:pPr>
              <w:pStyle w:val="TableText"/>
              <w:jc w:val="center"/>
              <w:rPr>
                <w:sz w:val="22"/>
                <w:szCs w:val="22"/>
              </w:rPr>
            </w:pPr>
            <w:r w:rsidRPr="00EA77BC">
              <w:rPr>
                <w:sz w:val="22"/>
                <w:szCs w:val="22"/>
              </w:rPr>
              <w:t>PSS*1*131</w:t>
            </w:r>
          </w:p>
        </w:tc>
        <w:tc>
          <w:tcPr>
            <w:tcW w:w="5437" w:type="dxa"/>
          </w:tcPr>
          <w:p w14:paraId="60E6A253" w14:textId="77777777" w:rsidR="00E330D7" w:rsidRPr="00EA77BC" w:rsidRDefault="00E330D7" w:rsidP="00E20947">
            <w:pPr>
              <w:pStyle w:val="TableText"/>
              <w:spacing w:before="20" w:after="20"/>
              <w:rPr>
                <w:sz w:val="22"/>
                <w:szCs w:val="22"/>
              </w:rPr>
            </w:pPr>
            <w:r w:rsidRPr="00EA77BC">
              <w:rPr>
                <w:sz w:val="22"/>
                <w:szCs w:val="22"/>
              </w:rPr>
              <w:t xml:space="preserve">Added explanations of DEA special handling code U for sensitive drug. </w:t>
            </w:r>
          </w:p>
          <w:p w14:paraId="60E6A254" w14:textId="77777777" w:rsidR="00E330D7" w:rsidRPr="00EA77BC" w:rsidRDefault="00E330D7" w:rsidP="00E20947">
            <w:pPr>
              <w:pStyle w:val="TableText"/>
              <w:spacing w:before="20" w:after="20"/>
              <w:rPr>
                <w:sz w:val="22"/>
                <w:szCs w:val="22"/>
              </w:rPr>
            </w:pPr>
            <w:r w:rsidRPr="00EA77BC">
              <w:rPr>
                <w:sz w:val="22"/>
                <w:szCs w:val="22"/>
              </w:rPr>
              <w:t>(M. Anthony, PM; C. Liles, Tech. Writer)</w:t>
            </w:r>
          </w:p>
        </w:tc>
      </w:tr>
      <w:tr w:rsidR="00E330D7" w:rsidRPr="00EA77BC" w14:paraId="60E6A25B" w14:textId="77777777" w:rsidTr="00FF4AAC">
        <w:tc>
          <w:tcPr>
            <w:tcW w:w="863" w:type="dxa"/>
          </w:tcPr>
          <w:p w14:paraId="60E6A256" w14:textId="77777777" w:rsidR="00E330D7" w:rsidRPr="00EA77BC" w:rsidRDefault="00E330D7" w:rsidP="00E20947">
            <w:pPr>
              <w:spacing w:before="40"/>
              <w:rPr>
                <w:sz w:val="22"/>
                <w:szCs w:val="22"/>
              </w:rPr>
            </w:pPr>
            <w:r w:rsidRPr="00EA77BC">
              <w:rPr>
                <w:sz w:val="22"/>
                <w:szCs w:val="22"/>
              </w:rPr>
              <w:t>05/09</w:t>
            </w:r>
          </w:p>
        </w:tc>
        <w:tc>
          <w:tcPr>
            <w:tcW w:w="1837" w:type="dxa"/>
          </w:tcPr>
          <w:p w14:paraId="60E6A257" w14:textId="77777777" w:rsidR="00E330D7" w:rsidRPr="00EA77BC" w:rsidRDefault="00E330D7" w:rsidP="00E20947">
            <w:pPr>
              <w:pStyle w:val="TableText"/>
              <w:jc w:val="center"/>
              <w:rPr>
                <w:sz w:val="22"/>
                <w:szCs w:val="22"/>
              </w:rPr>
            </w:pPr>
            <w:r w:rsidRPr="00EA77BC">
              <w:rPr>
                <w:sz w:val="22"/>
                <w:szCs w:val="22"/>
              </w:rPr>
              <w:t>81</w:t>
            </w:r>
          </w:p>
        </w:tc>
        <w:tc>
          <w:tcPr>
            <w:tcW w:w="1403" w:type="dxa"/>
          </w:tcPr>
          <w:p w14:paraId="60E6A258" w14:textId="77777777" w:rsidR="00E330D7" w:rsidRPr="00EA77BC" w:rsidRDefault="00E330D7" w:rsidP="00E20947">
            <w:pPr>
              <w:pStyle w:val="TableText"/>
              <w:jc w:val="center"/>
              <w:rPr>
                <w:sz w:val="22"/>
                <w:szCs w:val="22"/>
              </w:rPr>
            </w:pPr>
            <w:r w:rsidRPr="00EA77BC">
              <w:rPr>
                <w:sz w:val="22"/>
                <w:szCs w:val="22"/>
              </w:rPr>
              <w:t>PSS*1*137</w:t>
            </w:r>
          </w:p>
        </w:tc>
        <w:tc>
          <w:tcPr>
            <w:tcW w:w="5437" w:type="dxa"/>
          </w:tcPr>
          <w:p w14:paraId="60E6A259" w14:textId="77777777" w:rsidR="00E330D7" w:rsidRPr="00EA77BC" w:rsidRDefault="00E330D7" w:rsidP="00E20947">
            <w:pPr>
              <w:pStyle w:val="TableText"/>
              <w:spacing w:before="20" w:after="20"/>
              <w:rPr>
                <w:sz w:val="22"/>
                <w:szCs w:val="22"/>
              </w:rPr>
            </w:pPr>
            <w:r w:rsidRPr="00EA77BC">
              <w:rPr>
                <w:sz w:val="22"/>
                <w:szCs w:val="22"/>
              </w:rPr>
              <w:t xml:space="preserve">Added Automate CPRS Refill field to the </w:t>
            </w:r>
            <w:r w:rsidRPr="00EA77BC">
              <w:rPr>
                <w:i/>
                <w:sz w:val="22"/>
                <w:szCs w:val="22"/>
              </w:rPr>
              <w:t>Pharmacy System Parameters Edit</w:t>
            </w:r>
            <w:r w:rsidRPr="00EA77BC">
              <w:rPr>
                <w:sz w:val="22"/>
                <w:szCs w:val="22"/>
              </w:rPr>
              <w:t xml:space="preserve"> [PSS MGR] option.</w:t>
            </w:r>
          </w:p>
          <w:p w14:paraId="60E6A25A" w14:textId="77777777" w:rsidR="00E330D7" w:rsidRPr="00EA77BC" w:rsidRDefault="00E330D7" w:rsidP="00E20947">
            <w:pPr>
              <w:pStyle w:val="TableText"/>
              <w:spacing w:before="20" w:after="20"/>
              <w:rPr>
                <w:sz w:val="22"/>
                <w:szCs w:val="22"/>
              </w:rPr>
            </w:pPr>
            <w:r w:rsidRPr="00EA77BC">
              <w:rPr>
                <w:sz w:val="22"/>
                <w:szCs w:val="22"/>
              </w:rPr>
              <w:t>(G. Tucker, PM; S. B. Scudder, Tech. Writer)</w:t>
            </w:r>
          </w:p>
        </w:tc>
      </w:tr>
      <w:tr w:rsidR="00E330D7" w:rsidRPr="00EA77BC" w14:paraId="60E6A268" w14:textId="77777777" w:rsidTr="00FF4AAC">
        <w:tc>
          <w:tcPr>
            <w:tcW w:w="863" w:type="dxa"/>
          </w:tcPr>
          <w:p w14:paraId="60E6A25C" w14:textId="77777777" w:rsidR="00E330D7" w:rsidRPr="00EA77BC" w:rsidRDefault="00E330D7" w:rsidP="00E20947">
            <w:pPr>
              <w:spacing w:before="40"/>
              <w:rPr>
                <w:sz w:val="22"/>
                <w:szCs w:val="22"/>
              </w:rPr>
            </w:pPr>
            <w:r w:rsidRPr="00EA77BC">
              <w:rPr>
                <w:sz w:val="22"/>
                <w:szCs w:val="22"/>
              </w:rPr>
              <w:t>02/09</w:t>
            </w:r>
          </w:p>
        </w:tc>
        <w:tc>
          <w:tcPr>
            <w:tcW w:w="1837" w:type="dxa"/>
          </w:tcPr>
          <w:p w14:paraId="60E6A25D" w14:textId="77777777" w:rsidR="00E330D7" w:rsidRPr="00EA77BC" w:rsidRDefault="00E330D7" w:rsidP="00E20947">
            <w:pPr>
              <w:pStyle w:val="TableText"/>
              <w:keepNext/>
              <w:jc w:val="center"/>
              <w:rPr>
                <w:sz w:val="22"/>
                <w:szCs w:val="22"/>
              </w:rPr>
            </w:pPr>
            <w:r w:rsidRPr="00EA77BC">
              <w:rPr>
                <w:sz w:val="22"/>
                <w:szCs w:val="22"/>
              </w:rPr>
              <w:t>All</w:t>
            </w:r>
          </w:p>
        </w:tc>
        <w:tc>
          <w:tcPr>
            <w:tcW w:w="1403" w:type="dxa"/>
          </w:tcPr>
          <w:p w14:paraId="60E6A25E" w14:textId="77777777" w:rsidR="00E330D7" w:rsidRPr="00EA77BC" w:rsidRDefault="00E330D7" w:rsidP="00E20947">
            <w:pPr>
              <w:pStyle w:val="TableText"/>
              <w:keepNext/>
              <w:jc w:val="center"/>
              <w:rPr>
                <w:sz w:val="22"/>
                <w:szCs w:val="22"/>
              </w:rPr>
            </w:pPr>
            <w:r w:rsidRPr="00EA77BC">
              <w:rPr>
                <w:sz w:val="22"/>
                <w:szCs w:val="22"/>
              </w:rPr>
              <w:t>PSS*1*129</w:t>
            </w:r>
          </w:p>
        </w:tc>
        <w:tc>
          <w:tcPr>
            <w:tcW w:w="5437" w:type="dxa"/>
          </w:tcPr>
          <w:p w14:paraId="60E6A25F" w14:textId="77777777" w:rsidR="00E330D7" w:rsidRPr="00EA77BC" w:rsidRDefault="00E330D7" w:rsidP="005C4F1E">
            <w:pPr>
              <w:pStyle w:val="TableText"/>
              <w:keepNext/>
              <w:spacing w:before="60" w:after="20"/>
              <w:rPr>
                <w:sz w:val="22"/>
                <w:szCs w:val="22"/>
              </w:rPr>
            </w:pPr>
            <w:r w:rsidRPr="00EA77BC">
              <w:rPr>
                <w:sz w:val="22"/>
                <w:szCs w:val="22"/>
              </w:rPr>
              <w:t>Pages renumbered to accommodate added pages.</w:t>
            </w:r>
          </w:p>
          <w:p w14:paraId="60E6A260" w14:textId="77777777" w:rsidR="00E330D7" w:rsidRPr="00EA77BC" w:rsidRDefault="00E330D7" w:rsidP="005C4F1E">
            <w:pPr>
              <w:pStyle w:val="TableText"/>
              <w:keepNext/>
              <w:spacing w:before="60" w:after="20"/>
              <w:rPr>
                <w:sz w:val="22"/>
                <w:szCs w:val="22"/>
              </w:rPr>
            </w:pPr>
            <w:r w:rsidRPr="00EA77BC">
              <w:rPr>
                <w:sz w:val="22"/>
                <w:szCs w:val="22"/>
              </w:rPr>
              <w:lastRenderedPageBreak/>
              <w:t xml:space="preserve">Pharmacy Reengineering (PRE) V.0.5 Pre-Release. </w:t>
            </w:r>
          </w:p>
          <w:p w14:paraId="60E6A261" w14:textId="77777777" w:rsidR="00E330D7" w:rsidRPr="00EA77BC" w:rsidRDefault="00E330D7" w:rsidP="005C4F1E">
            <w:pPr>
              <w:pStyle w:val="TableText"/>
              <w:keepNext/>
              <w:spacing w:before="60" w:after="20"/>
              <w:rPr>
                <w:sz w:val="22"/>
                <w:szCs w:val="22"/>
              </w:rPr>
            </w:pPr>
            <w:r w:rsidRPr="00EA77BC">
              <w:rPr>
                <w:sz w:val="22"/>
                <w:szCs w:val="22"/>
              </w:rPr>
              <w:t xml:space="preserve">Restructured </w:t>
            </w:r>
            <w:r w:rsidRPr="00EA77BC">
              <w:rPr>
                <w:i/>
                <w:sz w:val="22"/>
                <w:szCs w:val="22"/>
              </w:rPr>
              <w:t>Pharmacy Data Management</w:t>
            </w:r>
            <w:r w:rsidRPr="00EA77BC">
              <w:rPr>
                <w:sz w:val="22"/>
                <w:szCs w:val="22"/>
              </w:rPr>
              <w:t xml:space="preserve"> menu: </w:t>
            </w:r>
          </w:p>
          <w:p w14:paraId="60E6A262" w14:textId="77777777"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Grouped related options under the following new sub-menus: </w:t>
            </w:r>
            <w:r w:rsidRPr="00EA77BC">
              <w:rPr>
                <w:i/>
                <w:sz w:val="22"/>
                <w:szCs w:val="22"/>
              </w:rPr>
              <w:t xml:space="preserve">Drug Text Management, Medication Instruction Management, Medication Routes Management, </w:t>
            </w:r>
            <w:r w:rsidRPr="00EA77BC">
              <w:rPr>
                <w:sz w:val="22"/>
                <w:szCs w:val="22"/>
              </w:rPr>
              <w:t>and</w:t>
            </w:r>
            <w:r w:rsidRPr="00EA77BC">
              <w:rPr>
                <w:i/>
                <w:sz w:val="22"/>
                <w:szCs w:val="22"/>
              </w:rPr>
              <w:t xml:space="preserve"> Standard Schedule Management </w:t>
            </w:r>
          </w:p>
          <w:p w14:paraId="60E6A263" w14:textId="77777777" w:rsidR="00E330D7" w:rsidRPr="00EA77BC" w:rsidRDefault="00E330D7" w:rsidP="005C4F1E">
            <w:pPr>
              <w:pStyle w:val="TableText"/>
              <w:keepNext/>
              <w:tabs>
                <w:tab w:val="left" w:pos="426"/>
              </w:tabs>
              <w:spacing w:before="60" w:after="20"/>
              <w:rPr>
                <w:sz w:val="22"/>
                <w:szCs w:val="22"/>
              </w:rPr>
            </w:pPr>
            <w:r w:rsidRPr="00EA77BC">
              <w:rPr>
                <w:sz w:val="22"/>
                <w:szCs w:val="22"/>
              </w:rPr>
              <w:t xml:space="preserve">- Added temporary </w:t>
            </w:r>
            <w:r w:rsidRPr="00EA77BC">
              <w:rPr>
                <w:i/>
                <w:sz w:val="22"/>
                <w:szCs w:val="22"/>
              </w:rPr>
              <w:t>Enhanced Order Checks Setup Menu</w:t>
            </w:r>
            <w:r w:rsidRPr="00EA77BC">
              <w:rPr>
                <w:sz w:val="22"/>
                <w:szCs w:val="22"/>
              </w:rPr>
              <w:t xml:space="preserve"> </w:t>
            </w:r>
          </w:p>
          <w:p w14:paraId="60E6A264" w14:textId="77777777" w:rsidR="00E330D7" w:rsidRPr="00EA77BC" w:rsidRDefault="00E330D7" w:rsidP="005C4F1E">
            <w:pPr>
              <w:pStyle w:val="TableText"/>
              <w:keepNext/>
              <w:spacing w:before="60" w:after="20"/>
              <w:rPr>
                <w:i/>
                <w:sz w:val="22"/>
                <w:szCs w:val="22"/>
              </w:rPr>
            </w:pPr>
            <w:r w:rsidRPr="00EA77BC">
              <w:rPr>
                <w:sz w:val="22"/>
                <w:szCs w:val="22"/>
              </w:rPr>
              <w:t xml:space="preserve">- Added the following options: </w:t>
            </w:r>
            <w:r w:rsidRPr="00EA77BC">
              <w:rPr>
                <w:i/>
                <w:sz w:val="22"/>
                <w:szCs w:val="22"/>
              </w:rPr>
              <w:t xml:space="preserve">Find Unmapped Local Medication Routes, Find Unmapped Local Possible Dosages, Map Local Medication Route to Standard, </w:t>
            </w:r>
            <w:r w:rsidRPr="00EA77BC">
              <w:rPr>
                <w:sz w:val="22"/>
                <w:szCs w:val="22"/>
              </w:rPr>
              <w:t xml:space="preserve"> </w:t>
            </w:r>
            <w:r w:rsidRPr="00EA77BC">
              <w:rPr>
                <w:i/>
                <w:sz w:val="22"/>
                <w:szCs w:val="22"/>
              </w:rPr>
              <w:t>Map Local Possible Dosages, Mark PreMix Solutions, Request Change to Dose Unit</w:t>
            </w:r>
            <w:r w:rsidRPr="00EA77BC">
              <w:rPr>
                <w:sz w:val="22"/>
                <w:szCs w:val="22"/>
              </w:rPr>
              <w:t xml:space="preserve">, and </w:t>
            </w:r>
            <w:r w:rsidRPr="00EA77BC">
              <w:rPr>
                <w:i/>
                <w:sz w:val="22"/>
                <w:szCs w:val="22"/>
              </w:rPr>
              <w:t>Request Change to Standard Medication Route</w:t>
            </w:r>
          </w:p>
          <w:p w14:paraId="60E6A265" w14:textId="77777777" w:rsidR="00E330D7" w:rsidRPr="00EA77BC" w:rsidRDefault="00E330D7" w:rsidP="005C4F1E">
            <w:pPr>
              <w:pStyle w:val="TableText"/>
              <w:keepNext/>
              <w:spacing w:before="60" w:after="20"/>
              <w:rPr>
                <w:sz w:val="22"/>
                <w:szCs w:val="22"/>
              </w:rPr>
            </w:pPr>
            <w:r w:rsidRPr="00EA77BC">
              <w:rPr>
                <w:sz w:val="22"/>
                <w:szCs w:val="22"/>
              </w:rPr>
              <w:t>- Added the following reports:</w:t>
            </w:r>
            <w:r w:rsidRPr="00EA77BC">
              <w:rPr>
                <w:i/>
                <w:sz w:val="22"/>
                <w:szCs w:val="22"/>
              </w:rPr>
              <w:t xml:space="preserve"> Administration Schedule File Report, IV Solution Report, Local Possible Dosages Report,  Medication </w:t>
            </w:r>
            <w:r w:rsidRPr="00EA77BC">
              <w:rPr>
                <w:sz w:val="22"/>
                <w:szCs w:val="22"/>
              </w:rPr>
              <w:t xml:space="preserve"> </w:t>
            </w:r>
            <w:r w:rsidRPr="00EA77BC">
              <w:rPr>
                <w:i/>
                <w:sz w:val="22"/>
                <w:szCs w:val="22"/>
              </w:rPr>
              <w:t>Instruction File Report, Medication Route Mapping Report, Medication Route Mapping History Report,</w:t>
            </w:r>
            <w:r w:rsidRPr="00EA77BC">
              <w:rPr>
                <w:sz w:val="22"/>
                <w:szCs w:val="22"/>
              </w:rPr>
              <w:t xml:space="preserve"> and</w:t>
            </w:r>
            <w:r w:rsidRPr="00EA77BC">
              <w:rPr>
                <w:i/>
                <w:sz w:val="22"/>
                <w:szCs w:val="22"/>
              </w:rPr>
              <w:t xml:space="preserve"> Strength Mismatch Report</w:t>
            </w:r>
          </w:p>
          <w:p w14:paraId="60E6A266" w14:textId="77777777" w:rsidR="00E330D7" w:rsidRPr="00EA77BC" w:rsidRDefault="00E330D7" w:rsidP="005C4F1E">
            <w:pPr>
              <w:pStyle w:val="TableText"/>
              <w:keepNext/>
              <w:spacing w:before="60" w:after="20"/>
              <w:rPr>
                <w:i/>
                <w:sz w:val="22"/>
                <w:szCs w:val="22"/>
              </w:rPr>
            </w:pPr>
            <w:r w:rsidRPr="00EA77BC">
              <w:rPr>
                <w:sz w:val="22"/>
                <w:szCs w:val="22"/>
              </w:rPr>
              <w:t>- Updated Table of Contents, Index, and Glossary</w:t>
            </w:r>
          </w:p>
          <w:p w14:paraId="60E6A267" w14:textId="77777777" w:rsidR="00E330D7" w:rsidRPr="00EA77BC" w:rsidRDefault="00E330D7" w:rsidP="005C4F1E">
            <w:pPr>
              <w:pStyle w:val="TableText"/>
              <w:keepNext/>
              <w:spacing w:before="60" w:after="20"/>
              <w:rPr>
                <w:sz w:val="22"/>
                <w:szCs w:val="22"/>
              </w:rPr>
            </w:pPr>
            <w:r w:rsidRPr="00EA77BC">
              <w:rPr>
                <w:sz w:val="22"/>
                <w:szCs w:val="22"/>
              </w:rPr>
              <w:t>(G. Tucker, PM; V. Howell, Tech. Writer)</w:t>
            </w:r>
          </w:p>
        </w:tc>
      </w:tr>
      <w:tr w:rsidR="00E330D7" w:rsidRPr="00EA77BC" w14:paraId="60E6A26D" w14:textId="77777777" w:rsidTr="00FF4AAC">
        <w:tc>
          <w:tcPr>
            <w:tcW w:w="863" w:type="dxa"/>
          </w:tcPr>
          <w:p w14:paraId="60E6A269" w14:textId="77777777" w:rsidR="00E330D7" w:rsidRPr="00EA77BC" w:rsidRDefault="00E330D7" w:rsidP="00E20947">
            <w:pPr>
              <w:spacing w:before="40"/>
              <w:rPr>
                <w:sz w:val="22"/>
                <w:szCs w:val="22"/>
              </w:rPr>
            </w:pPr>
            <w:r w:rsidRPr="00EA77BC">
              <w:rPr>
                <w:sz w:val="22"/>
                <w:szCs w:val="22"/>
              </w:rPr>
              <w:lastRenderedPageBreak/>
              <w:t>09/97</w:t>
            </w:r>
          </w:p>
        </w:tc>
        <w:tc>
          <w:tcPr>
            <w:tcW w:w="1837" w:type="dxa"/>
          </w:tcPr>
          <w:p w14:paraId="60E6A26A" w14:textId="77777777" w:rsidR="00E330D7" w:rsidRPr="00EA77BC" w:rsidRDefault="00E330D7" w:rsidP="00E20947">
            <w:pPr>
              <w:pStyle w:val="TableText"/>
              <w:jc w:val="center"/>
              <w:rPr>
                <w:sz w:val="22"/>
                <w:szCs w:val="22"/>
              </w:rPr>
            </w:pPr>
          </w:p>
        </w:tc>
        <w:tc>
          <w:tcPr>
            <w:tcW w:w="1403" w:type="dxa"/>
          </w:tcPr>
          <w:p w14:paraId="60E6A26B" w14:textId="77777777" w:rsidR="00E330D7" w:rsidRPr="00EA77BC" w:rsidRDefault="00E330D7" w:rsidP="00E20947">
            <w:pPr>
              <w:pStyle w:val="TableText"/>
              <w:jc w:val="center"/>
              <w:rPr>
                <w:sz w:val="22"/>
                <w:szCs w:val="22"/>
              </w:rPr>
            </w:pPr>
          </w:p>
        </w:tc>
        <w:tc>
          <w:tcPr>
            <w:tcW w:w="5437" w:type="dxa"/>
          </w:tcPr>
          <w:p w14:paraId="60E6A26C" w14:textId="77777777" w:rsidR="00E330D7" w:rsidRPr="00EA77BC" w:rsidRDefault="00E330D7" w:rsidP="00E20947">
            <w:pPr>
              <w:pStyle w:val="TableText"/>
              <w:spacing w:before="20" w:after="20"/>
              <w:rPr>
                <w:sz w:val="22"/>
                <w:szCs w:val="22"/>
              </w:rPr>
            </w:pPr>
            <w:r w:rsidRPr="00EA77BC">
              <w:rPr>
                <w:sz w:val="22"/>
                <w:szCs w:val="22"/>
              </w:rPr>
              <w:t>Original Release of User Manual</w:t>
            </w:r>
          </w:p>
        </w:tc>
      </w:tr>
    </w:tbl>
    <w:p w14:paraId="60E6A26E" w14:textId="77777777" w:rsidR="00247D2F" w:rsidRPr="00EA77BC" w:rsidRDefault="00247D2F" w:rsidP="00E20947"/>
    <w:p w14:paraId="60E6A26F" w14:textId="77777777" w:rsidR="00595E65" w:rsidRPr="00EA77BC" w:rsidRDefault="00756A96" w:rsidP="000C5921">
      <w:pPr>
        <w:pStyle w:val="Title2"/>
        <w:rPr>
          <w:sz w:val="22"/>
          <w:szCs w:val="22"/>
        </w:rPr>
      </w:pPr>
      <w:r w:rsidRPr="00EA77BC">
        <w:br w:type="page"/>
      </w:r>
      <w:bookmarkStart w:id="4" w:name="TOC"/>
      <w:r w:rsidR="00595E65" w:rsidRPr="00EA77BC">
        <w:lastRenderedPageBreak/>
        <w:t>Table of Contents</w:t>
      </w:r>
      <w:bookmarkEnd w:id="4"/>
      <w:r w:rsidR="00595E65" w:rsidRPr="00EA77BC">
        <w:rPr>
          <w:sz w:val="22"/>
          <w:szCs w:val="22"/>
        </w:rPr>
        <w:fldChar w:fldCharType="begin"/>
      </w:r>
      <w:r w:rsidR="00595E65" w:rsidRPr="00EA77BC">
        <w:rPr>
          <w:sz w:val="22"/>
          <w:szCs w:val="22"/>
        </w:rPr>
        <w:instrText xml:space="preserve"> XE "Table of Contents" \b </w:instrText>
      </w:r>
      <w:r w:rsidR="00595E65" w:rsidRPr="00EA77BC">
        <w:rPr>
          <w:sz w:val="22"/>
          <w:szCs w:val="22"/>
        </w:rPr>
        <w:fldChar w:fldCharType="end"/>
      </w:r>
    </w:p>
    <w:bookmarkStart w:id="5" w:name="_Toc376875181"/>
    <w:bookmarkStart w:id="6" w:name="_Toc376875712"/>
    <w:bookmarkStart w:id="7" w:name="_Toc376935082"/>
    <w:bookmarkStart w:id="8" w:name="_Toc376936381"/>
    <w:bookmarkEnd w:id="5"/>
    <w:bookmarkEnd w:id="6"/>
    <w:bookmarkEnd w:id="7"/>
    <w:bookmarkEnd w:id="8"/>
    <w:p w14:paraId="6A69A692" w14:textId="77777777" w:rsidR="006F10D7" w:rsidRDefault="00E660DF">
      <w:pPr>
        <w:pStyle w:val="TOC1"/>
        <w:rPr>
          <w:rFonts w:asciiTheme="minorHAnsi" w:eastAsiaTheme="minorEastAsia" w:hAnsiTheme="minorHAnsi" w:cstheme="minorBidi"/>
          <w:b w:val="0"/>
          <w:bCs w:val="0"/>
          <w:noProof/>
          <w:szCs w:val="22"/>
        </w:rPr>
      </w:pPr>
      <w:r w:rsidRPr="00EA77BC">
        <w:fldChar w:fldCharType="begin"/>
      </w:r>
      <w:r w:rsidRPr="00EA77BC">
        <w:instrText xml:space="preserve"> TOC \h \z \t "Heading 1,2,Heading 2,3,Heading 3,4,Manual Heading 2,3,heading1,2,Chapter Heading,1" </w:instrText>
      </w:r>
      <w:r w:rsidRPr="00EA77BC">
        <w:fldChar w:fldCharType="separate"/>
      </w:r>
      <w:hyperlink w:anchor="_Toc523224093" w:history="1">
        <w:r w:rsidR="006F10D7" w:rsidRPr="006751D3">
          <w:rPr>
            <w:rStyle w:val="Hyperlink"/>
            <w:noProof/>
          </w:rPr>
          <w:t>Introduction</w:t>
        </w:r>
        <w:r w:rsidR="006F10D7">
          <w:rPr>
            <w:noProof/>
            <w:webHidden/>
          </w:rPr>
          <w:tab/>
        </w:r>
        <w:r w:rsidR="006F10D7">
          <w:rPr>
            <w:noProof/>
            <w:webHidden/>
          </w:rPr>
          <w:fldChar w:fldCharType="begin"/>
        </w:r>
        <w:r w:rsidR="006F10D7">
          <w:rPr>
            <w:noProof/>
            <w:webHidden/>
          </w:rPr>
          <w:instrText xml:space="preserve"> PAGEREF _Toc523224093 \h </w:instrText>
        </w:r>
        <w:r w:rsidR="006F10D7">
          <w:rPr>
            <w:noProof/>
            <w:webHidden/>
          </w:rPr>
        </w:r>
        <w:r w:rsidR="006F10D7">
          <w:rPr>
            <w:noProof/>
            <w:webHidden/>
          </w:rPr>
          <w:fldChar w:fldCharType="separate"/>
        </w:r>
        <w:r w:rsidR="00A62D31">
          <w:rPr>
            <w:noProof/>
            <w:webHidden/>
          </w:rPr>
          <w:t>1</w:t>
        </w:r>
        <w:r w:rsidR="006F10D7">
          <w:rPr>
            <w:noProof/>
            <w:webHidden/>
          </w:rPr>
          <w:fldChar w:fldCharType="end"/>
        </w:r>
      </w:hyperlink>
    </w:p>
    <w:p w14:paraId="72282978" w14:textId="77777777" w:rsidR="006F10D7" w:rsidRDefault="009A3550">
      <w:pPr>
        <w:pStyle w:val="TOC1"/>
        <w:rPr>
          <w:rFonts w:asciiTheme="minorHAnsi" w:eastAsiaTheme="minorEastAsia" w:hAnsiTheme="minorHAnsi" w:cstheme="minorBidi"/>
          <w:b w:val="0"/>
          <w:bCs w:val="0"/>
          <w:noProof/>
          <w:szCs w:val="22"/>
        </w:rPr>
      </w:pPr>
      <w:hyperlink w:anchor="_Toc523224094" w:history="1">
        <w:r w:rsidR="006F10D7" w:rsidRPr="006751D3">
          <w:rPr>
            <w:rStyle w:val="Hyperlink"/>
            <w:noProof/>
          </w:rPr>
          <w:t>Chapter One   Pharmacy Data Management Options</w:t>
        </w:r>
        <w:r w:rsidR="006F10D7">
          <w:rPr>
            <w:noProof/>
            <w:webHidden/>
          </w:rPr>
          <w:tab/>
        </w:r>
        <w:r w:rsidR="006F10D7">
          <w:rPr>
            <w:noProof/>
            <w:webHidden/>
          </w:rPr>
          <w:fldChar w:fldCharType="begin"/>
        </w:r>
        <w:r w:rsidR="006F10D7">
          <w:rPr>
            <w:noProof/>
            <w:webHidden/>
          </w:rPr>
          <w:instrText xml:space="preserve"> PAGEREF _Toc523224094 \h </w:instrText>
        </w:r>
        <w:r w:rsidR="006F10D7">
          <w:rPr>
            <w:noProof/>
            <w:webHidden/>
          </w:rPr>
        </w:r>
        <w:r w:rsidR="006F10D7">
          <w:rPr>
            <w:noProof/>
            <w:webHidden/>
          </w:rPr>
          <w:fldChar w:fldCharType="separate"/>
        </w:r>
        <w:r w:rsidR="00A62D31">
          <w:rPr>
            <w:noProof/>
            <w:webHidden/>
          </w:rPr>
          <w:t>3</w:t>
        </w:r>
        <w:r w:rsidR="006F10D7">
          <w:rPr>
            <w:noProof/>
            <w:webHidden/>
          </w:rPr>
          <w:fldChar w:fldCharType="end"/>
        </w:r>
      </w:hyperlink>
    </w:p>
    <w:p w14:paraId="09CBD928" w14:textId="77777777" w:rsidR="006F10D7" w:rsidRDefault="009A3550">
      <w:pPr>
        <w:pStyle w:val="TOC2"/>
        <w:rPr>
          <w:rFonts w:asciiTheme="minorHAnsi" w:eastAsiaTheme="minorEastAsia" w:hAnsiTheme="minorHAnsi" w:cstheme="minorBidi"/>
          <w:b w:val="0"/>
          <w:i w:val="0"/>
          <w:iCs w:val="0"/>
          <w:noProof/>
          <w:szCs w:val="22"/>
        </w:rPr>
      </w:pPr>
      <w:hyperlink w:anchor="_Toc523224095" w:history="1">
        <w:r w:rsidR="006F10D7" w:rsidRPr="006751D3">
          <w:rPr>
            <w:rStyle w:val="Hyperlink"/>
            <w:noProof/>
            <w14:scene3d>
              <w14:camera w14:prst="orthographicFront"/>
              <w14:lightRig w14:rig="threePt" w14:dir="t">
                <w14:rot w14:lat="0" w14:lon="0" w14:rev="0"/>
              </w14:lightRig>
            </w14:scene3d>
          </w:rPr>
          <w:t>1.1</w:t>
        </w:r>
        <w:r w:rsidR="006F10D7">
          <w:rPr>
            <w:rFonts w:asciiTheme="minorHAnsi" w:eastAsiaTheme="minorEastAsia" w:hAnsiTheme="minorHAnsi" w:cstheme="minorBidi"/>
            <w:b w:val="0"/>
            <w:i w:val="0"/>
            <w:iCs w:val="0"/>
            <w:noProof/>
            <w:szCs w:val="22"/>
          </w:rPr>
          <w:tab/>
        </w:r>
        <w:r w:rsidR="006F10D7" w:rsidRPr="006751D3">
          <w:rPr>
            <w:rStyle w:val="Hyperlink"/>
            <w:noProof/>
          </w:rPr>
          <w:t>CMOP Mark/Unmark (Single drug)</w:t>
        </w:r>
        <w:r w:rsidR="006F10D7">
          <w:rPr>
            <w:noProof/>
            <w:webHidden/>
          </w:rPr>
          <w:tab/>
        </w:r>
        <w:r w:rsidR="006F10D7">
          <w:rPr>
            <w:noProof/>
            <w:webHidden/>
          </w:rPr>
          <w:fldChar w:fldCharType="begin"/>
        </w:r>
        <w:r w:rsidR="006F10D7">
          <w:rPr>
            <w:noProof/>
            <w:webHidden/>
          </w:rPr>
          <w:instrText xml:space="preserve"> PAGEREF _Toc523224095 \h </w:instrText>
        </w:r>
        <w:r w:rsidR="006F10D7">
          <w:rPr>
            <w:noProof/>
            <w:webHidden/>
          </w:rPr>
        </w:r>
        <w:r w:rsidR="006F10D7">
          <w:rPr>
            <w:noProof/>
            <w:webHidden/>
          </w:rPr>
          <w:fldChar w:fldCharType="separate"/>
        </w:r>
        <w:r w:rsidR="00A62D31">
          <w:rPr>
            <w:noProof/>
            <w:webHidden/>
          </w:rPr>
          <w:t>6</w:t>
        </w:r>
        <w:r w:rsidR="006F10D7">
          <w:rPr>
            <w:noProof/>
            <w:webHidden/>
          </w:rPr>
          <w:fldChar w:fldCharType="end"/>
        </w:r>
      </w:hyperlink>
    </w:p>
    <w:p w14:paraId="6C56910C" w14:textId="77777777" w:rsidR="006F10D7" w:rsidRDefault="009A3550">
      <w:pPr>
        <w:pStyle w:val="TOC2"/>
        <w:rPr>
          <w:rFonts w:asciiTheme="minorHAnsi" w:eastAsiaTheme="minorEastAsia" w:hAnsiTheme="minorHAnsi" w:cstheme="minorBidi"/>
          <w:b w:val="0"/>
          <w:i w:val="0"/>
          <w:iCs w:val="0"/>
          <w:noProof/>
          <w:szCs w:val="22"/>
        </w:rPr>
      </w:pPr>
      <w:hyperlink w:anchor="_Toc523224096" w:history="1">
        <w:r w:rsidR="006F10D7" w:rsidRPr="006751D3">
          <w:rPr>
            <w:rStyle w:val="Hyperlink"/>
            <w:noProof/>
            <w14:scene3d>
              <w14:camera w14:prst="orthographicFront"/>
              <w14:lightRig w14:rig="threePt" w14:dir="t">
                <w14:rot w14:lat="0" w14:lon="0" w14:rev="0"/>
              </w14:lightRig>
            </w14:scene3d>
          </w:rPr>
          <w:t>1.2</w:t>
        </w:r>
        <w:r w:rsidR="006F10D7">
          <w:rPr>
            <w:rFonts w:asciiTheme="minorHAnsi" w:eastAsiaTheme="minorEastAsia" w:hAnsiTheme="minorHAnsi" w:cstheme="minorBidi"/>
            <w:b w:val="0"/>
            <w:i w:val="0"/>
            <w:iCs w:val="0"/>
            <w:noProof/>
            <w:szCs w:val="22"/>
          </w:rPr>
          <w:tab/>
        </w:r>
        <w:r w:rsidR="006F10D7" w:rsidRPr="006751D3">
          <w:rPr>
            <w:rStyle w:val="Hyperlink"/>
            <w:noProof/>
          </w:rPr>
          <w:t>Dosages</w:t>
        </w:r>
        <w:r w:rsidR="006F10D7">
          <w:rPr>
            <w:noProof/>
            <w:webHidden/>
          </w:rPr>
          <w:tab/>
        </w:r>
        <w:r w:rsidR="006F10D7">
          <w:rPr>
            <w:noProof/>
            <w:webHidden/>
          </w:rPr>
          <w:fldChar w:fldCharType="begin"/>
        </w:r>
        <w:r w:rsidR="006F10D7">
          <w:rPr>
            <w:noProof/>
            <w:webHidden/>
          </w:rPr>
          <w:instrText xml:space="preserve"> PAGEREF _Toc523224096 \h </w:instrText>
        </w:r>
        <w:r w:rsidR="006F10D7">
          <w:rPr>
            <w:noProof/>
            <w:webHidden/>
          </w:rPr>
        </w:r>
        <w:r w:rsidR="006F10D7">
          <w:rPr>
            <w:noProof/>
            <w:webHidden/>
          </w:rPr>
          <w:fldChar w:fldCharType="separate"/>
        </w:r>
        <w:r w:rsidR="00A62D31">
          <w:rPr>
            <w:noProof/>
            <w:webHidden/>
          </w:rPr>
          <w:t>7</w:t>
        </w:r>
        <w:r w:rsidR="006F10D7">
          <w:rPr>
            <w:noProof/>
            <w:webHidden/>
          </w:rPr>
          <w:fldChar w:fldCharType="end"/>
        </w:r>
      </w:hyperlink>
    </w:p>
    <w:p w14:paraId="50075811" w14:textId="77777777" w:rsidR="006F10D7" w:rsidRDefault="009A3550">
      <w:pPr>
        <w:pStyle w:val="TOC3"/>
        <w:rPr>
          <w:rFonts w:asciiTheme="minorHAnsi" w:eastAsiaTheme="minorEastAsia" w:hAnsiTheme="minorHAnsi" w:cstheme="minorBidi"/>
          <w:noProof/>
          <w:sz w:val="22"/>
          <w:szCs w:val="22"/>
        </w:rPr>
      </w:pPr>
      <w:hyperlink w:anchor="_Toc523224097" w:history="1">
        <w:r w:rsidR="006F10D7" w:rsidRPr="006751D3">
          <w:rPr>
            <w:rStyle w:val="Hyperlink"/>
            <w:noProof/>
          </w:rPr>
          <w:t>1.2.1</w:t>
        </w:r>
        <w:r w:rsidR="006F10D7">
          <w:rPr>
            <w:rFonts w:asciiTheme="minorHAnsi" w:eastAsiaTheme="minorEastAsia" w:hAnsiTheme="minorHAnsi" w:cstheme="minorBidi"/>
            <w:noProof/>
            <w:sz w:val="22"/>
            <w:szCs w:val="22"/>
          </w:rPr>
          <w:tab/>
        </w:r>
        <w:r w:rsidR="006F10D7" w:rsidRPr="006751D3">
          <w:rPr>
            <w:rStyle w:val="Hyperlink"/>
            <w:noProof/>
          </w:rPr>
          <w:t>Auto Create Dosages</w:t>
        </w:r>
        <w:r w:rsidR="006F10D7">
          <w:rPr>
            <w:noProof/>
            <w:webHidden/>
          </w:rPr>
          <w:tab/>
        </w:r>
        <w:r w:rsidR="006F10D7">
          <w:rPr>
            <w:noProof/>
            <w:webHidden/>
          </w:rPr>
          <w:fldChar w:fldCharType="begin"/>
        </w:r>
        <w:r w:rsidR="006F10D7">
          <w:rPr>
            <w:noProof/>
            <w:webHidden/>
          </w:rPr>
          <w:instrText xml:space="preserve"> PAGEREF _Toc523224097 \h </w:instrText>
        </w:r>
        <w:r w:rsidR="006F10D7">
          <w:rPr>
            <w:noProof/>
            <w:webHidden/>
          </w:rPr>
        </w:r>
        <w:r w:rsidR="006F10D7">
          <w:rPr>
            <w:noProof/>
            <w:webHidden/>
          </w:rPr>
          <w:fldChar w:fldCharType="separate"/>
        </w:r>
        <w:r w:rsidR="00A62D31">
          <w:rPr>
            <w:noProof/>
            <w:webHidden/>
          </w:rPr>
          <w:t>8</w:t>
        </w:r>
        <w:r w:rsidR="006F10D7">
          <w:rPr>
            <w:noProof/>
            <w:webHidden/>
          </w:rPr>
          <w:fldChar w:fldCharType="end"/>
        </w:r>
      </w:hyperlink>
    </w:p>
    <w:p w14:paraId="44CA74CB" w14:textId="77777777" w:rsidR="006F10D7" w:rsidRDefault="009A3550">
      <w:pPr>
        <w:pStyle w:val="TOC3"/>
        <w:rPr>
          <w:rFonts w:asciiTheme="minorHAnsi" w:eastAsiaTheme="minorEastAsia" w:hAnsiTheme="minorHAnsi" w:cstheme="minorBidi"/>
          <w:noProof/>
          <w:sz w:val="22"/>
          <w:szCs w:val="22"/>
        </w:rPr>
      </w:pPr>
      <w:hyperlink w:anchor="_Toc523224098" w:history="1">
        <w:r w:rsidR="006F10D7" w:rsidRPr="006751D3">
          <w:rPr>
            <w:rStyle w:val="Hyperlink"/>
            <w:noProof/>
          </w:rPr>
          <w:t>1.2.2</w:t>
        </w:r>
        <w:r w:rsidR="006F10D7">
          <w:rPr>
            <w:rFonts w:asciiTheme="minorHAnsi" w:eastAsiaTheme="minorEastAsia" w:hAnsiTheme="minorHAnsi" w:cstheme="minorBidi"/>
            <w:noProof/>
            <w:sz w:val="22"/>
            <w:szCs w:val="22"/>
          </w:rPr>
          <w:tab/>
        </w:r>
        <w:r w:rsidR="006F10D7" w:rsidRPr="006751D3">
          <w:rPr>
            <w:rStyle w:val="Hyperlink"/>
            <w:noProof/>
          </w:rPr>
          <w:t>Dosage Form File Enter/Edit</w:t>
        </w:r>
        <w:r w:rsidR="006F10D7">
          <w:rPr>
            <w:noProof/>
            <w:webHidden/>
          </w:rPr>
          <w:tab/>
        </w:r>
        <w:r w:rsidR="006F10D7">
          <w:rPr>
            <w:noProof/>
            <w:webHidden/>
          </w:rPr>
          <w:fldChar w:fldCharType="begin"/>
        </w:r>
        <w:r w:rsidR="006F10D7">
          <w:rPr>
            <w:noProof/>
            <w:webHidden/>
          </w:rPr>
          <w:instrText xml:space="preserve"> PAGEREF _Toc523224098 \h </w:instrText>
        </w:r>
        <w:r w:rsidR="006F10D7">
          <w:rPr>
            <w:noProof/>
            <w:webHidden/>
          </w:rPr>
        </w:r>
        <w:r w:rsidR="006F10D7">
          <w:rPr>
            <w:noProof/>
            <w:webHidden/>
          </w:rPr>
          <w:fldChar w:fldCharType="separate"/>
        </w:r>
        <w:r w:rsidR="00A62D31">
          <w:rPr>
            <w:noProof/>
            <w:webHidden/>
          </w:rPr>
          <w:t>8</w:t>
        </w:r>
        <w:r w:rsidR="006F10D7">
          <w:rPr>
            <w:noProof/>
            <w:webHidden/>
          </w:rPr>
          <w:fldChar w:fldCharType="end"/>
        </w:r>
      </w:hyperlink>
    </w:p>
    <w:p w14:paraId="25EF69D0" w14:textId="77777777" w:rsidR="006F10D7" w:rsidRDefault="009A3550">
      <w:pPr>
        <w:pStyle w:val="TOC3"/>
        <w:rPr>
          <w:rFonts w:asciiTheme="minorHAnsi" w:eastAsiaTheme="minorEastAsia" w:hAnsiTheme="minorHAnsi" w:cstheme="minorBidi"/>
          <w:noProof/>
          <w:sz w:val="22"/>
          <w:szCs w:val="22"/>
        </w:rPr>
      </w:pPr>
      <w:hyperlink w:anchor="_Toc523224099" w:history="1">
        <w:r w:rsidR="006F10D7" w:rsidRPr="006751D3">
          <w:rPr>
            <w:rStyle w:val="Hyperlink"/>
            <w:noProof/>
          </w:rPr>
          <w:t>1.2.3</w:t>
        </w:r>
        <w:r w:rsidR="006F10D7">
          <w:rPr>
            <w:rFonts w:asciiTheme="minorHAnsi" w:eastAsiaTheme="minorEastAsia" w:hAnsiTheme="minorHAnsi" w:cstheme="minorBidi"/>
            <w:noProof/>
            <w:sz w:val="22"/>
            <w:szCs w:val="22"/>
          </w:rPr>
          <w:tab/>
        </w:r>
        <w:r w:rsidR="006F10D7" w:rsidRPr="006751D3">
          <w:rPr>
            <w:rStyle w:val="Hyperlink"/>
            <w:noProof/>
          </w:rPr>
          <w:t>Enter/Edit Dosages</w:t>
        </w:r>
        <w:r w:rsidR="006F10D7">
          <w:rPr>
            <w:noProof/>
            <w:webHidden/>
          </w:rPr>
          <w:tab/>
        </w:r>
        <w:r w:rsidR="006F10D7">
          <w:rPr>
            <w:noProof/>
            <w:webHidden/>
          </w:rPr>
          <w:fldChar w:fldCharType="begin"/>
        </w:r>
        <w:r w:rsidR="006F10D7">
          <w:rPr>
            <w:noProof/>
            <w:webHidden/>
          </w:rPr>
          <w:instrText xml:space="preserve"> PAGEREF _Toc523224099 \h </w:instrText>
        </w:r>
        <w:r w:rsidR="006F10D7">
          <w:rPr>
            <w:noProof/>
            <w:webHidden/>
          </w:rPr>
        </w:r>
        <w:r w:rsidR="006F10D7">
          <w:rPr>
            <w:noProof/>
            <w:webHidden/>
          </w:rPr>
          <w:fldChar w:fldCharType="separate"/>
        </w:r>
        <w:r w:rsidR="00A62D31">
          <w:rPr>
            <w:noProof/>
            <w:webHidden/>
          </w:rPr>
          <w:t>9</w:t>
        </w:r>
        <w:r w:rsidR="006F10D7">
          <w:rPr>
            <w:noProof/>
            <w:webHidden/>
          </w:rPr>
          <w:fldChar w:fldCharType="end"/>
        </w:r>
      </w:hyperlink>
    </w:p>
    <w:p w14:paraId="6CBB10C6" w14:textId="77777777" w:rsidR="006F10D7" w:rsidRDefault="009A3550">
      <w:pPr>
        <w:pStyle w:val="TOC3"/>
        <w:rPr>
          <w:rFonts w:asciiTheme="minorHAnsi" w:eastAsiaTheme="minorEastAsia" w:hAnsiTheme="minorHAnsi" w:cstheme="minorBidi"/>
          <w:noProof/>
          <w:sz w:val="22"/>
          <w:szCs w:val="22"/>
        </w:rPr>
      </w:pPr>
      <w:hyperlink w:anchor="_Toc523224100" w:history="1">
        <w:r w:rsidR="006F10D7" w:rsidRPr="006751D3">
          <w:rPr>
            <w:rStyle w:val="Hyperlink"/>
            <w:noProof/>
          </w:rPr>
          <w:t>1.2.4</w:t>
        </w:r>
        <w:r w:rsidR="006F10D7">
          <w:rPr>
            <w:rFonts w:asciiTheme="minorHAnsi" w:eastAsiaTheme="minorEastAsia" w:hAnsiTheme="minorHAnsi" w:cstheme="minorBidi"/>
            <w:noProof/>
            <w:sz w:val="22"/>
            <w:szCs w:val="22"/>
          </w:rPr>
          <w:tab/>
        </w:r>
        <w:r w:rsidR="006F10D7" w:rsidRPr="006751D3">
          <w:rPr>
            <w:rStyle w:val="Hyperlink"/>
            <w:noProof/>
          </w:rPr>
          <w:t>Most Common Dosages Report</w:t>
        </w:r>
        <w:r w:rsidR="006F10D7">
          <w:rPr>
            <w:noProof/>
            <w:webHidden/>
          </w:rPr>
          <w:tab/>
        </w:r>
        <w:r w:rsidR="006F10D7">
          <w:rPr>
            <w:noProof/>
            <w:webHidden/>
          </w:rPr>
          <w:fldChar w:fldCharType="begin"/>
        </w:r>
        <w:r w:rsidR="006F10D7">
          <w:rPr>
            <w:noProof/>
            <w:webHidden/>
          </w:rPr>
          <w:instrText xml:space="preserve"> PAGEREF _Toc523224100 \h </w:instrText>
        </w:r>
        <w:r w:rsidR="006F10D7">
          <w:rPr>
            <w:noProof/>
            <w:webHidden/>
          </w:rPr>
        </w:r>
        <w:r w:rsidR="006F10D7">
          <w:rPr>
            <w:noProof/>
            <w:webHidden/>
          </w:rPr>
          <w:fldChar w:fldCharType="separate"/>
        </w:r>
        <w:r w:rsidR="00A62D31">
          <w:rPr>
            <w:noProof/>
            <w:webHidden/>
          </w:rPr>
          <w:t>18</w:t>
        </w:r>
        <w:r w:rsidR="006F10D7">
          <w:rPr>
            <w:noProof/>
            <w:webHidden/>
          </w:rPr>
          <w:fldChar w:fldCharType="end"/>
        </w:r>
      </w:hyperlink>
    </w:p>
    <w:p w14:paraId="5F7F6F51" w14:textId="77777777" w:rsidR="006F10D7" w:rsidRDefault="009A3550">
      <w:pPr>
        <w:pStyle w:val="TOC3"/>
        <w:rPr>
          <w:rFonts w:asciiTheme="minorHAnsi" w:eastAsiaTheme="minorEastAsia" w:hAnsiTheme="minorHAnsi" w:cstheme="minorBidi"/>
          <w:noProof/>
          <w:sz w:val="22"/>
          <w:szCs w:val="22"/>
        </w:rPr>
      </w:pPr>
      <w:hyperlink w:anchor="_Toc523224101" w:history="1">
        <w:r w:rsidR="006F10D7" w:rsidRPr="006751D3">
          <w:rPr>
            <w:rStyle w:val="Hyperlink"/>
            <w:noProof/>
          </w:rPr>
          <w:t>1.2.5</w:t>
        </w:r>
        <w:r w:rsidR="006F10D7">
          <w:rPr>
            <w:rFonts w:asciiTheme="minorHAnsi" w:eastAsiaTheme="minorEastAsia" w:hAnsiTheme="minorHAnsi" w:cstheme="minorBidi"/>
            <w:noProof/>
            <w:sz w:val="22"/>
            <w:szCs w:val="22"/>
          </w:rPr>
          <w:tab/>
        </w:r>
        <w:r w:rsidR="006F10D7" w:rsidRPr="006751D3">
          <w:rPr>
            <w:rStyle w:val="Hyperlink"/>
            <w:noProof/>
          </w:rPr>
          <w:t>Noun/Dosage Form Report</w:t>
        </w:r>
        <w:r w:rsidR="006F10D7">
          <w:rPr>
            <w:noProof/>
            <w:webHidden/>
          </w:rPr>
          <w:tab/>
        </w:r>
        <w:r w:rsidR="006F10D7">
          <w:rPr>
            <w:noProof/>
            <w:webHidden/>
          </w:rPr>
          <w:fldChar w:fldCharType="begin"/>
        </w:r>
        <w:r w:rsidR="006F10D7">
          <w:rPr>
            <w:noProof/>
            <w:webHidden/>
          </w:rPr>
          <w:instrText xml:space="preserve"> PAGEREF _Toc523224101 \h </w:instrText>
        </w:r>
        <w:r w:rsidR="006F10D7">
          <w:rPr>
            <w:noProof/>
            <w:webHidden/>
          </w:rPr>
        </w:r>
        <w:r w:rsidR="006F10D7">
          <w:rPr>
            <w:noProof/>
            <w:webHidden/>
          </w:rPr>
          <w:fldChar w:fldCharType="separate"/>
        </w:r>
        <w:r w:rsidR="00A62D31">
          <w:rPr>
            <w:noProof/>
            <w:webHidden/>
          </w:rPr>
          <w:t>20</w:t>
        </w:r>
        <w:r w:rsidR="006F10D7">
          <w:rPr>
            <w:noProof/>
            <w:webHidden/>
          </w:rPr>
          <w:fldChar w:fldCharType="end"/>
        </w:r>
      </w:hyperlink>
    </w:p>
    <w:p w14:paraId="36DE6C24" w14:textId="77777777" w:rsidR="006F10D7" w:rsidRDefault="009A3550">
      <w:pPr>
        <w:pStyle w:val="TOC3"/>
        <w:rPr>
          <w:rFonts w:asciiTheme="minorHAnsi" w:eastAsiaTheme="minorEastAsia" w:hAnsiTheme="minorHAnsi" w:cstheme="minorBidi"/>
          <w:noProof/>
          <w:sz w:val="22"/>
          <w:szCs w:val="22"/>
        </w:rPr>
      </w:pPr>
      <w:hyperlink w:anchor="_Toc523224102" w:history="1">
        <w:r w:rsidR="006F10D7" w:rsidRPr="006751D3">
          <w:rPr>
            <w:rStyle w:val="Hyperlink"/>
            <w:noProof/>
          </w:rPr>
          <w:t>1.2.6</w:t>
        </w:r>
        <w:r w:rsidR="006F10D7">
          <w:rPr>
            <w:rFonts w:asciiTheme="minorHAnsi" w:eastAsiaTheme="minorEastAsia" w:hAnsiTheme="minorHAnsi" w:cstheme="minorBidi"/>
            <w:noProof/>
            <w:sz w:val="22"/>
            <w:szCs w:val="22"/>
          </w:rPr>
          <w:tab/>
        </w:r>
        <w:r w:rsidR="006F10D7" w:rsidRPr="006751D3">
          <w:rPr>
            <w:rStyle w:val="Hyperlink"/>
            <w:noProof/>
          </w:rPr>
          <w:t>Review Dosages Report</w:t>
        </w:r>
        <w:r w:rsidR="006F10D7">
          <w:rPr>
            <w:noProof/>
            <w:webHidden/>
          </w:rPr>
          <w:tab/>
        </w:r>
        <w:r w:rsidR="006F10D7">
          <w:rPr>
            <w:noProof/>
            <w:webHidden/>
          </w:rPr>
          <w:fldChar w:fldCharType="begin"/>
        </w:r>
        <w:r w:rsidR="006F10D7">
          <w:rPr>
            <w:noProof/>
            <w:webHidden/>
          </w:rPr>
          <w:instrText xml:space="preserve"> PAGEREF _Toc523224102 \h </w:instrText>
        </w:r>
        <w:r w:rsidR="006F10D7">
          <w:rPr>
            <w:noProof/>
            <w:webHidden/>
          </w:rPr>
        </w:r>
        <w:r w:rsidR="006F10D7">
          <w:rPr>
            <w:noProof/>
            <w:webHidden/>
          </w:rPr>
          <w:fldChar w:fldCharType="separate"/>
        </w:r>
        <w:r w:rsidR="00A62D31">
          <w:rPr>
            <w:noProof/>
            <w:webHidden/>
          </w:rPr>
          <w:t>21</w:t>
        </w:r>
        <w:r w:rsidR="006F10D7">
          <w:rPr>
            <w:noProof/>
            <w:webHidden/>
          </w:rPr>
          <w:fldChar w:fldCharType="end"/>
        </w:r>
      </w:hyperlink>
    </w:p>
    <w:p w14:paraId="0DE76245" w14:textId="77777777" w:rsidR="006F10D7" w:rsidRDefault="009A3550">
      <w:pPr>
        <w:pStyle w:val="TOC3"/>
        <w:rPr>
          <w:rFonts w:asciiTheme="minorHAnsi" w:eastAsiaTheme="minorEastAsia" w:hAnsiTheme="minorHAnsi" w:cstheme="minorBidi"/>
          <w:noProof/>
          <w:sz w:val="22"/>
          <w:szCs w:val="22"/>
        </w:rPr>
      </w:pPr>
      <w:hyperlink w:anchor="_Toc523224103" w:history="1">
        <w:r w:rsidR="006F10D7" w:rsidRPr="006751D3">
          <w:rPr>
            <w:rStyle w:val="Hyperlink"/>
            <w:noProof/>
          </w:rPr>
          <w:t>1.2.7</w:t>
        </w:r>
        <w:r w:rsidR="006F10D7">
          <w:rPr>
            <w:rFonts w:asciiTheme="minorHAnsi" w:eastAsiaTheme="minorEastAsia" w:hAnsiTheme="minorHAnsi" w:cstheme="minorBidi"/>
            <w:noProof/>
            <w:sz w:val="22"/>
            <w:szCs w:val="22"/>
          </w:rPr>
          <w:tab/>
        </w:r>
        <w:r w:rsidR="006F10D7" w:rsidRPr="006751D3">
          <w:rPr>
            <w:rStyle w:val="Hyperlink"/>
            <w:noProof/>
          </w:rPr>
          <w:t>Local Possible Dosages Report</w:t>
        </w:r>
        <w:r w:rsidR="006F10D7">
          <w:rPr>
            <w:noProof/>
            <w:webHidden/>
          </w:rPr>
          <w:tab/>
        </w:r>
        <w:r w:rsidR="006F10D7">
          <w:rPr>
            <w:noProof/>
            <w:webHidden/>
          </w:rPr>
          <w:fldChar w:fldCharType="begin"/>
        </w:r>
        <w:r w:rsidR="006F10D7">
          <w:rPr>
            <w:noProof/>
            <w:webHidden/>
          </w:rPr>
          <w:instrText xml:space="preserve"> PAGEREF _Toc523224103 \h </w:instrText>
        </w:r>
        <w:r w:rsidR="006F10D7">
          <w:rPr>
            <w:noProof/>
            <w:webHidden/>
          </w:rPr>
        </w:r>
        <w:r w:rsidR="006F10D7">
          <w:rPr>
            <w:noProof/>
            <w:webHidden/>
          </w:rPr>
          <w:fldChar w:fldCharType="separate"/>
        </w:r>
        <w:r w:rsidR="00A62D31">
          <w:rPr>
            <w:noProof/>
            <w:webHidden/>
          </w:rPr>
          <w:t>23</w:t>
        </w:r>
        <w:r w:rsidR="006F10D7">
          <w:rPr>
            <w:noProof/>
            <w:webHidden/>
          </w:rPr>
          <w:fldChar w:fldCharType="end"/>
        </w:r>
      </w:hyperlink>
    </w:p>
    <w:p w14:paraId="00B1A598" w14:textId="77777777" w:rsidR="006F10D7" w:rsidRDefault="009A3550">
      <w:pPr>
        <w:pStyle w:val="TOC3"/>
        <w:rPr>
          <w:rFonts w:asciiTheme="minorHAnsi" w:eastAsiaTheme="minorEastAsia" w:hAnsiTheme="minorHAnsi" w:cstheme="minorBidi"/>
          <w:noProof/>
          <w:sz w:val="22"/>
          <w:szCs w:val="22"/>
        </w:rPr>
      </w:pPr>
      <w:hyperlink w:anchor="_Toc523224104" w:history="1">
        <w:r w:rsidR="006F10D7" w:rsidRPr="006751D3">
          <w:rPr>
            <w:rStyle w:val="Hyperlink"/>
            <w:noProof/>
          </w:rPr>
          <w:t>1.2.8</w:t>
        </w:r>
        <w:r w:rsidR="006F10D7">
          <w:rPr>
            <w:rFonts w:asciiTheme="minorHAnsi" w:eastAsiaTheme="minorEastAsia" w:hAnsiTheme="minorHAnsi" w:cstheme="minorBidi"/>
            <w:noProof/>
            <w:sz w:val="22"/>
            <w:szCs w:val="22"/>
          </w:rPr>
          <w:tab/>
        </w:r>
        <w:r w:rsidR="006F10D7" w:rsidRPr="006751D3">
          <w:rPr>
            <w:rStyle w:val="Hyperlink"/>
            <w:noProof/>
          </w:rPr>
          <w:t>Request Change to Dose Unit</w:t>
        </w:r>
        <w:r w:rsidR="006F10D7">
          <w:rPr>
            <w:noProof/>
            <w:webHidden/>
          </w:rPr>
          <w:tab/>
        </w:r>
        <w:r w:rsidR="006F10D7">
          <w:rPr>
            <w:noProof/>
            <w:webHidden/>
          </w:rPr>
          <w:fldChar w:fldCharType="begin"/>
        </w:r>
        <w:r w:rsidR="006F10D7">
          <w:rPr>
            <w:noProof/>
            <w:webHidden/>
          </w:rPr>
          <w:instrText xml:space="preserve"> PAGEREF _Toc523224104 \h </w:instrText>
        </w:r>
        <w:r w:rsidR="006F10D7">
          <w:rPr>
            <w:noProof/>
            <w:webHidden/>
          </w:rPr>
        </w:r>
        <w:r w:rsidR="006F10D7">
          <w:rPr>
            <w:noProof/>
            <w:webHidden/>
          </w:rPr>
          <w:fldChar w:fldCharType="separate"/>
        </w:r>
        <w:r w:rsidR="00A62D31">
          <w:rPr>
            <w:noProof/>
            <w:webHidden/>
          </w:rPr>
          <w:t>24</w:t>
        </w:r>
        <w:r w:rsidR="006F10D7">
          <w:rPr>
            <w:noProof/>
            <w:webHidden/>
          </w:rPr>
          <w:fldChar w:fldCharType="end"/>
        </w:r>
      </w:hyperlink>
    </w:p>
    <w:p w14:paraId="3A2A785C" w14:textId="77777777" w:rsidR="006F10D7" w:rsidRDefault="009A3550">
      <w:pPr>
        <w:pStyle w:val="TOC3"/>
        <w:rPr>
          <w:rFonts w:asciiTheme="minorHAnsi" w:eastAsiaTheme="minorEastAsia" w:hAnsiTheme="minorHAnsi" w:cstheme="minorBidi"/>
          <w:noProof/>
          <w:sz w:val="22"/>
          <w:szCs w:val="22"/>
        </w:rPr>
      </w:pPr>
      <w:hyperlink w:anchor="_Toc523224105" w:history="1">
        <w:r w:rsidR="006F10D7" w:rsidRPr="006751D3">
          <w:rPr>
            <w:rStyle w:val="Hyperlink"/>
            <w:noProof/>
          </w:rPr>
          <w:t>1.2.9</w:t>
        </w:r>
        <w:r w:rsidR="006F10D7">
          <w:rPr>
            <w:rFonts w:asciiTheme="minorHAnsi" w:eastAsiaTheme="minorEastAsia" w:hAnsiTheme="minorHAnsi" w:cstheme="minorBidi"/>
            <w:noProof/>
            <w:sz w:val="22"/>
            <w:szCs w:val="22"/>
          </w:rPr>
          <w:tab/>
        </w:r>
        <w:r w:rsidR="006F10D7" w:rsidRPr="006751D3">
          <w:rPr>
            <w:rStyle w:val="Hyperlink"/>
            <w:noProof/>
          </w:rPr>
          <w:t>Lookup Dosing Check Info for Drug</w:t>
        </w:r>
        <w:r w:rsidR="006F10D7">
          <w:rPr>
            <w:noProof/>
            <w:webHidden/>
          </w:rPr>
          <w:tab/>
        </w:r>
        <w:r w:rsidR="006F10D7">
          <w:rPr>
            <w:noProof/>
            <w:webHidden/>
          </w:rPr>
          <w:fldChar w:fldCharType="begin"/>
        </w:r>
        <w:r w:rsidR="006F10D7">
          <w:rPr>
            <w:noProof/>
            <w:webHidden/>
          </w:rPr>
          <w:instrText xml:space="preserve"> PAGEREF _Toc523224105 \h </w:instrText>
        </w:r>
        <w:r w:rsidR="006F10D7">
          <w:rPr>
            <w:noProof/>
            <w:webHidden/>
          </w:rPr>
        </w:r>
        <w:r w:rsidR="006F10D7">
          <w:rPr>
            <w:noProof/>
            <w:webHidden/>
          </w:rPr>
          <w:fldChar w:fldCharType="separate"/>
        </w:r>
        <w:r w:rsidR="00A62D31">
          <w:rPr>
            <w:noProof/>
            <w:webHidden/>
          </w:rPr>
          <w:t>26</w:t>
        </w:r>
        <w:r w:rsidR="006F10D7">
          <w:rPr>
            <w:noProof/>
            <w:webHidden/>
          </w:rPr>
          <w:fldChar w:fldCharType="end"/>
        </w:r>
      </w:hyperlink>
    </w:p>
    <w:p w14:paraId="0A58277C" w14:textId="77777777" w:rsidR="006F10D7" w:rsidRDefault="009A3550">
      <w:pPr>
        <w:pStyle w:val="TOC3"/>
        <w:rPr>
          <w:rFonts w:asciiTheme="minorHAnsi" w:eastAsiaTheme="minorEastAsia" w:hAnsiTheme="minorHAnsi" w:cstheme="minorBidi"/>
          <w:noProof/>
          <w:sz w:val="22"/>
          <w:szCs w:val="22"/>
        </w:rPr>
      </w:pPr>
      <w:hyperlink w:anchor="_Toc523224106" w:history="1">
        <w:r w:rsidR="006F10D7" w:rsidRPr="006751D3">
          <w:rPr>
            <w:rStyle w:val="Hyperlink"/>
            <w:noProof/>
          </w:rPr>
          <w:t>1.2.10</w:t>
        </w:r>
        <w:r w:rsidR="006F10D7">
          <w:rPr>
            <w:rFonts w:asciiTheme="minorHAnsi" w:eastAsiaTheme="minorEastAsia" w:hAnsiTheme="minorHAnsi" w:cstheme="minorBidi"/>
            <w:noProof/>
            <w:sz w:val="22"/>
            <w:szCs w:val="22"/>
          </w:rPr>
          <w:tab/>
        </w:r>
        <w:r w:rsidR="006F10D7" w:rsidRPr="006751D3">
          <w:rPr>
            <w:rStyle w:val="Hyperlink"/>
            <w:noProof/>
          </w:rPr>
          <w:t>Drug Names with Trailing Spaces Report</w:t>
        </w:r>
        <w:r w:rsidR="006F10D7">
          <w:rPr>
            <w:noProof/>
            <w:webHidden/>
          </w:rPr>
          <w:tab/>
        </w:r>
        <w:r w:rsidR="006F10D7">
          <w:rPr>
            <w:noProof/>
            <w:webHidden/>
          </w:rPr>
          <w:fldChar w:fldCharType="begin"/>
        </w:r>
        <w:r w:rsidR="006F10D7">
          <w:rPr>
            <w:noProof/>
            <w:webHidden/>
          </w:rPr>
          <w:instrText xml:space="preserve"> PAGEREF _Toc523224106 \h </w:instrText>
        </w:r>
        <w:r w:rsidR="006F10D7">
          <w:rPr>
            <w:noProof/>
            <w:webHidden/>
          </w:rPr>
        </w:r>
        <w:r w:rsidR="006F10D7">
          <w:rPr>
            <w:noProof/>
            <w:webHidden/>
          </w:rPr>
          <w:fldChar w:fldCharType="separate"/>
        </w:r>
        <w:r w:rsidR="00A62D31">
          <w:rPr>
            <w:noProof/>
            <w:webHidden/>
          </w:rPr>
          <w:t>29</w:t>
        </w:r>
        <w:r w:rsidR="006F10D7">
          <w:rPr>
            <w:noProof/>
            <w:webHidden/>
          </w:rPr>
          <w:fldChar w:fldCharType="end"/>
        </w:r>
      </w:hyperlink>
    </w:p>
    <w:p w14:paraId="72EF789D" w14:textId="77777777" w:rsidR="006F10D7" w:rsidRDefault="009A3550">
      <w:pPr>
        <w:pStyle w:val="TOC3"/>
        <w:rPr>
          <w:rFonts w:asciiTheme="minorHAnsi" w:eastAsiaTheme="minorEastAsia" w:hAnsiTheme="minorHAnsi" w:cstheme="minorBidi"/>
          <w:noProof/>
          <w:sz w:val="22"/>
          <w:szCs w:val="22"/>
        </w:rPr>
      </w:pPr>
      <w:hyperlink w:anchor="_Toc523224107" w:history="1">
        <w:r w:rsidR="006F10D7" w:rsidRPr="006751D3">
          <w:rPr>
            <w:rStyle w:val="Hyperlink"/>
            <w:noProof/>
          </w:rPr>
          <w:t>1.2.11</w:t>
        </w:r>
        <w:r w:rsidR="006F10D7">
          <w:rPr>
            <w:rFonts w:asciiTheme="minorHAnsi" w:eastAsiaTheme="minorEastAsia" w:hAnsiTheme="minorHAnsi" w:cstheme="minorBidi"/>
            <w:noProof/>
            <w:sz w:val="22"/>
            <w:szCs w:val="22"/>
          </w:rPr>
          <w:tab/>
        </w:r>
        <w:r w:rsidR="006F10D7" w:rsidRPr="006751D3">
          <w:rPr>
            <w:rStyle w:val="Hyperlink"/>
            <w:noProof/>
          </w:rPr>
          <w:t>Manage Buprenorphine Tx of Pain Dosage Forms</w:t>
        </w:r>
        <w:r w:rsidR="006F10D7">
          <w:rPr>
            <w:noProof/>
            <w:webHidden/>
          </w:rPr>
          <w:tab/>
        </w:r>
        <w:r w:rsidR="006F10D7">
          <w:rPr>
            <w:noProof/>
            <w:webHidden/>
          </w:rPr>
          <w:fldChar w:fldCharType="begin"/>
        </w:r>
        <w:r w:rsidR="006F10D7">
          <w:rPr>
            <w:noProof/>
            <w:webHidden/>
          </w:rPr>
          <w:instrText xml:space="preserve"> PAGEREF _Toc523224107 \h </w:instrText>
        </w:r>
        <w:r w:rsidR="006F10D7">
          <w:rPr>
            <w:noProof/>
            <w:webHidden/>
          </w:rPr>
        </w:r>
        <w:r w:rsidR="006F10D7">
          <w:rPr>
            <w:noProof/>
            <w:webHidden/>
          </w:rPr>
          <w:fldChar w:fldCharType="separate"/>
        </w:r>
        <w:r w:rsidR="00A62D31">
          <w:rPr>
            <w:noProof/>
            <w:webHidden/>
          </w:rPr>
          <w:t>30</w:t>
        </w:r>
        <w:r w:rsidR="006F10D7">
          <w:rPr>
            <w:noProof/>
            <w:webHidden/>
          </w:rPr>
          <w:fldChar w:fldCharType="end"/>
        </w:r>
      </w:hyperlink>
    </w:p>
    <w:p w14:paraId="67F3248E" w14:textId="77777777" w:rsidR="006F10D7" w:rsidRDefault="009A3550">
      <w:pPr>
        <w:pStyle w:val="TOC3"/>
        <w:rPr>
          <w:rFonts w:asciiTheme="minorHAnsi" w:eastAsiaTheme="minorEastAsia" w:hAnsiTheme="minorHAnsi" w:cstheme="minorBidi"/>
          <w:noProof/>
          <w:sz w:val="22"/>
          <w:szCs w:val="22"/>
        </w:rPr>
      </w:pPr>
      <w:hyperlink w:anchor="_Toc523224108" w:history="1">
        <w:r w:rsidR="006F10D7" w:rsidRPr="006751D3">
          <w:rPr>
            <w:rStyle w:val="Hyperlink"/>
            <w:noProof/>
          </w:rPr>
          <w:t>[PSS BUPRENORPHINE DOSAGE FORMS]</w:t>
        </w:r>
        <w:r w:rsidR="006F10D7">
          <w:rPr>
            <w:noProof/>
            <w:webHidden/>
          </w:rPr>
          <w:tab/>
        </w:r>
        <w:r w:rsidR="006F10D7">
          <w:rPr>
            <w:noProof/>
            <w:webHidden/>
          </w:rPr>
          <w:fldChar w:fldCharType="begin"/>
        </w:r>
        <w:r w:rsidR="006F10D7">
          <w:rPr>
            <w:noProof/>
            <w:webHidden/>
          </w:rPr>
          <w:instrText xml:space="preserve"> PAGEREF _Toc523224108 \h </w:instrText>
        </w:r>
        <w:r w:rsidR="006F10D7">
          <w:rPr>
            <w:noProof/>
            <w:webHidden/>
          </w:rPr>
        </w:r>
        <w:r w:rsidR="006F10D7">
          <w:rPr>
            <w:noProof/>
            <w:webHidden/>
          </w:rPr>
          <w:fldChar w:fldCharType="separate"/>
        </w:r>
        <w:r w:rsidR="00A62D31">
          <w:rPr>
            <w:noProof/>
            <w:webHidden/>
          </w:rPr>
          <w:t>30</w:t>
        </w:r>
        <w:r w:rsidR="006F10D7">
          <w:rPr>
            <w:noProof/>
            <w:webHidden/>
          </w:rPr>
          <w:fldChar w:fldCharType="end"/>
        </w:r>
      </w:hyperlink>
    </w:p>
    <w:p w14:paraId="75CE4FCC" w14:textId="77777777" w:rsidR="006F10D7" w:rsidRDefault="009A3550">
      <w:pPr>
        <w:pStyle w:val="TOC2"/>
        <w:rPr>
          <w:rFonts w:asciiTheme="minorHAnsi" w:eastAsiaTheme="minorEastAsia" w:hAnsiTheme="minorHAnsi" w:cstheme="minorBidi"/>
          <w:b w:val="0"/>
          <w:i w:val="0"/>
          <w:iCs w:val="0"/>
          <w:noProof/>
          <w:szCs w:val="22"/>
        </w:rPr>
      </w:pPr>
      <w:hyperlink w:anchor="_Toc523224109" w:history="1">
        <w:r w:rsidR="006F10D7" w:rsidRPr="006751D3">
          <w:rPr>
            <w:rStyle w:val="Hyperlink"/>
            <w:noProof/>
          </w:rPr>
          <w:t>1.3</w:t>
        </w:r>
        <w:r w:rsidR="006F10D7">
          <w:rPr>
            <w:rFonts w:asciiTheme="minorHAnsi" w:eastAsiaTheme="minorEastAsia" w:hAnsiTheme="minorHAnsi" w:cstheme="minorBidi"/>
            <w:b w:val="0"/>
            <w:i w:val="0"/>
            <w:iCs w:val="0"/>
            <w:noProof/>
            <w:szCs w:val="22"/>
          </w:rPr>
          <w:tab/>
        </w:r>
        <w:r w:rsidR="006F10D7" w:rsidRPr="006751D3">
          <w:rPr>
            <w:rStyle w:val="Hyperlink"/>
            <w:noProof/>
          </w:rPr>
          <w:t>Drug Enter/Edit</w:t>
        </w:r>
        <w:r w:rsidR="006F10D7">
          <w:rPr>
            <w:noProof/>
            <w:webHidden/>
          </w:rPr>
          <w:tab/>
        </w:r>
        <w:r w:rsidR="006F10D7">
          <w:rPr>
            <w:noProof/>
            <w:webHidden/>
          </w:rPr>
          <w:fldChar w:fldCharType="begin"/>
        </w:r>
        <w:r w:rsidR="006F10D7">
          <w:rPr>
            <w:noProof/>
            <w:webHidden/>
          </w:rPr>
          <w:instrText xml:space="preserve"> PAGEREF _Toc523224109 \h </w:instrText>
        </w:r>
        <w:r w:rsidR="006F10D7">
          <w:rPr>
            <w:noProof/>
            <w:webHidden/>
          </w:rPr>
        </w:r>
        <w:r w:rsidR="006F10D7">
          <w:rPr>
            <w:noProof/>
            <w:webHidden/>
          </w:rPr>
          <w:fldChar w:fldCharType="separate"/>
        </w:r>
        <w:r w:rsidR="00A62D31">
          <w:rPr>
            <w:noProof/>
            <w:webHidden/>
          </w:rPr>
          <w:t>31</w:t>
        </w:r>
        <w:r w:rsidR="006F10D7">
          <w:rPr>
            <w:noProof/>
            <w:webHidden/>
          </w:rPr>
          <w:fldChar w:fldCharType="end"/>
        </w:r>
      </w:hyperlink>
    </w:p>
    <w:p w14:paraId="06D83AC0" w14:textId="77777777" w:rsidR="006F10D7" w:rsidRDefault="009A3550">
      <w:pPr>
        <w:pStyle w:val="TOC3"/>
        <w:rPr>
          <w:rFonts w:asciiTheme="minorHAnsi" w:eastAsiaTheme="minorEastAsia" w:hAnsiTheme="minorHAnsi" w:cstheme="minorBidi"/>
          <w:noProof/>
          <w:sz w:val="22"/>
          <w:szCs w:val="22"/>
        </w:rPr>
      </w:pPr>
      <w:hyperlink w:anchor="_Toc523224110" w:history="1">
        <w:r w:rsidR="006F10D7" w:rsidRPr="006751D3">
          <w:rPr>
            <w:rStyle w:val="Hyperlink"/>
            <w:noProof/>
          </w:rPr>
          <w:t>1.3.1</w:t>
        </w:r>
        <w:r w:rsidR="006F10D7">
          <w:rPr>
            <w:rFonts w:asciiTheme="minorHAnsi" w:eastAsiaTheme="minorEastAsia" w:hAnsiTheme="minorHAnsi" w:cstheme="minorBidi"/>
            <w:noProof/>
            <w:sz w:val="22"/>
            <w:szCs w:val="22"/>
          </w:rPr>
          <w:tab/>
        </w:r>
        <w:r w:rsidR="006F10D7" w:rsidRPr="006751D3">
          <w:rPr>
            <w:rStyle w:val="Hyperlink"/>
            <w:noProof/>
          </w:rPr>
          <w:t>Drug File Audits</w:t>
        </w:r>
        <w:r w:rsidR="006F10D7">
          <w:rPr>
            <w:noProof/>
            <w:webHidden/>
          </w:rPr>
          <w:tab/>
        </w:r>
        <w:r w:rsidR="006F10D7">
          <w:rPr>
            <w:noProof/>
            <w:webHidden/>
          </w:rPr>
          <w:fldChar w:fldCharType="begin"/>
        </w:r>
        <w:r w:rsidR="006F10D7">
          <w:rPr>
            <w:noProof/>
            <w:webHidden/>
          </w:rPr>
          <w:instrText xml:space="preserve"> PAGEREF _Toc523224110 \h </w:instrText>
        </w:r>
        <w:r w:rsidR="006F10D7">
          <w:rPr>
            <w:noProof/>
            <w:webHidden/>
          </w:rPr>
        </w:r>
        <w:r w:rsidR="006F10D7">
          <w:rPr>
            <w:noProof/>
            <w:webHidden/>
          </w:rPr>
          <w:fldChar w:fldCharType="separate"/>
        </w:r>
        <w:r w:rsidR="00A62D31">
          <w:rPr>
            <w:noProof/>
            <w:webHidden/>
          </w:rPr>
          <w:t>68</w:t>
        </w:r>
        <w:r w:rsidR="006F10D7">
          <w:rPr>
            <w:noProof/>
            <w:webHidden/>
          </w:rPr>
          <w:fldChar w:fldCharType="end"/>
        </w:r>
      </w:hyperlink>
    </w:p>
    <w:p w14:paraId="3052921F" w14:textId="77777777" w:rsidR="006F10D7" w:rsidRDefault="009A3550">
      <w:pPr>
        <w:pStyle w:val="TOC4"/>
        <w:rPr>
          <w:rFonts w:asciiTheme="minorHAnsi" w:eastAsiaTheme="minorEastAsia" w:hAnsiTheme="minorHAnsi" w:cstheme="minorBidi"/>
          <w:noProof/>
          <w:sz w:val="22"/>
          <w:szCs w:val="22"/>
        </w:rPr>
      </w:pPr>
      <w:hyperlink w:anchor="_Toc523224111" w:history="1">
        <w:r w:rsidR="006F10D7" w:rsidRPr="006751D3">
          <w:rPr>
            <w:rStyle w:val="Hyperlink"/>
            <w:noProof/>
          </w:rPr>
          <w:t>1.3.1.1</w:t>
        </w:r>
        <w:r w:rsidR="006F10D7">
          <w:rPr>
            <w:rFonts w:asciiTheme="minorHAnsi" w:eastAsiaTheme="minorEastAsia" w:hAnsiTheme="minorHAnsi" w:cstheme="minorBidi"/>
            <w:noProof/>
            <w:sz w:val="22"/>
            <w:szCs w:val="22"/>
          </w:rPr>
          <w:tab/>
        </w:r>
        <w:r w:rsidR="006F10D7" w:rsidRPr="006751D3">
          <w:rPr>
            <w:rStyle w:val="Hyperlink"/>
            <w:noProof/>
          </w:rPr>
          <w:t>Drug File Audit Notification</w:t>
        </w:r>
        <w:r w:rsidR="006F10D7">
          <w:rPr>
            <w:noProof/>
            <w:webHidden/>
          </w:rPr>
          <w:tab/>
        </w:r>
        <w:r w:rsidR="006F10D7">
          <w:rPr>
            <w:noProof/>
            <w:webHidden/>
          </w:rPr>
          <w:fldChar w:fldCharType="begin"/>
        </w:r>
        <w:r w:rsidR="006F10D7">
          <w:rPr>
            <w:noProof/>
            <w:webHidden/>
          </w:rPr>
          <w:instrText xml:space="preserve"> PAGEREF _Toc523224111 \h </w:instrText>
        </w:r>
        <w:r w:rsidR="006F10D7">
          <w:rPr>
            <w:noProof/>
            <w:webHidden/>
          </w:rPr>
        </w:r>
        <w:r w:rsidR="006F10D7">
          <w:rPr>
            <w:noProof/>
            <w:webHidden/>
          </w:rPr>
          <w:fldChar w:fldCharType="separate"/>
        </w:r>
        <w:r w:rsidR="00A62D31">
          <w:rPr>
            <w:noProof/>
            <w:webHidden/>
          </w:rPr>
          <w:t>68</w:t>
        </w:r>
        <w:r w:rsidR="006F10D7">
          <w:rPr>
            <w:noProof/>
            <w:webHidden/>
          </w:rPr>
          <w:fldChar w:fldCharType="end"/>
        </w:r>
      </w:hyperlink>
    </w:p>
    <w:p w14:paraId="6ABC75D8" w14:textId="77777777" w:rsidR="006F10D7" w:rsidRDefault="009A3550">
      <w:pPr>
        <w:pStyle w:val="TOC4"/>
        <w:rPr>
          <w:rFonts w:asciiTheme="minorHAnsi" w:eastAsiaTheme="minorEastAsia" w:hAnsiTheme="minorHAnsi" w:cstheme="minorBidi"/>
          <w:noProof/>
          <w:sz w:val="22"/>
          <w:szCs w:val="22"/>
        </w:rPr>
      </w:pPr>
      <w:hyperlink w:anchor="_Toc523224112" w:history="1">
        <w:r w:rsidR="006F10D7" w:rsidRPr="006751D3">
          <w:rPr>
            <w:rStyle w:val="Hyperlink"/>
            <w:noProof/>
          </w:rPr>
          <w:t>1.3.1.2</w:t>
        </w:r>
        <w:r w:rsidR="006F10D7">
          <w:rPr>
            <w:rFonts w:asciiTheme="minorHAnsi" w:eastAsiaTheme="minorEastAsia" w:hAnsiTheme="minorHAnsi" w:cstheme="minorBidi"/>
            <w:noProof/>
            <w:sz w:val="22"/>
            <w:szCs w:val="22"/>
          </w:rPr>
          <w:tab/>
        </w:r>
        <w:r w:rsidR="006F10D7" w:rsidRPr="006751D3">
          <w:rPr>
            <w:rStyle w:val="Hyperlink"/>
            <w:noProof/>
          </w:rPr>
          <w:t>Drug Price Audit History</w:t>
        </w:r>
        <w:r w:rsidR="006F10D7">
          <w:rPr>
            <w:noProof/>
            <w:webHidden/>
          </w:rPr>
          <w:tab/>
        </w:r>
        <w:r w:rsidR="006F10D7">
          <w:rPr>
            <w:noProof/>
            <w:webHidden/>
          </w:rPr>
          <w:fldChar w:fldCharType="begin"/>
        </w:r>
        <w:r w:rsidR="006F10D7">
          <w:rPr>
            <w:noProof/>
            <w:webHidden/>
          </w:rPr>
          <w:instrText xml:space="preserve"> PAGEREF _Toc523224112 \h </w:instrText>
        </w:r>
        <w:r w:rsidR="006F10D7">
          <w:rPr>
            <w:noProof/>
            <w:webHidden/>
          </w:rPr>
        </w:r>
        <w:r w:rsidR="006F10D7">
          <w:rPr>
            <w:noProof/>
            <w:webHidden/>
          </w:rPr>
          <w:fldChar w:fldCharType="separate"/>
        </w:r>
        <w:r w:rsidR="00A62D31">
          <w:rPr>
            <w:noProof/>
            <w:webHidden/>
          </w:rPr>
          <w:t>70</w:t>
        </w:r>
        <w:r w:rsidR="006F10D7">
          <w:rPr>
            <w:noProof/>
            <w:webHidden/>
          </w:rPr>
          <w:fldChar w:fldCharType="end"/>
        </w:r>
      </w:hyperlink>
    </w:p>
    <w:p w14:paraId="5B01BD5A" w14:textId="77777777" w:rsidR="006F10D7" w:rsidRDefault="009A3550">
      <w:pPr>
        <w:pStyle w:val="TOC2"/>
        <w:rPr>
          <w:rFonts w:asciiTheme="minorHAnsi" w:eastAsiaTheme="minorEastAsia" w:hAnsiTheme="minorHAnsi" w:cstheme="minorBidi"/>
          <w:b w:val="0"/>
          <w:i w:val="0"/>
          <w:iCs w:val="0"/>
          <w:noProof/>
          <w:szCs w:val="22"/>
        </w:rPr>
      </w:pPr>
      <w:hyperlink w:anchor="_Toc523224113" w:history="1">
        <w:r w:rsidR="006F10D7" w:rsidRPr="006751D3">
          <w:rPr>
            <w:rStyle w:val="Hyperlink"/>
            <w:noProof/>
          </w:rPr>
          <w:t>1.4</w:t>
        </w:r>
        <w:r w:rsidR="006F10D7">
          <w:rPr>
            <w:rFonts w:asciiTheme="minorHAnsi" w:eastAsiaTheme="minorEastAsia" w:hAnsiTheme="minorHAnsi" w:cstheme="minorBidi"/>
            <w:b w:val="0"/>
            <w:i w:val="0"/>
            <w:iCs w:val="0"/>
            <w:noProof/>
            <w:szCs w:val="22"/>
          </w:rPr>
          <w:tab/>
        </w:r>
        <w:r w:rsidR="006F10D7" w:rsidRPr="006751D3">
          <w:rPr>
            <w:rStyle w:val="Hyperlink"/>
            <w:noProof/>
          </w:rPr>
          <w:t>Order Check Management</w:t>
        </w:r>
        <w:r w:rsidR="006F10D7">
          <w:rPr>
            <w:noProof/>
            <w:webHidden/>
          </w:rPr>
          <w:tab/>
        </w:r>
        <w:r w:rsidR="006F10D7">
          <w:rPr>
            <w:noProof/>
            <w:webHidden/>
          </w:rPr>
          <w:fldChar w:fldCharType="begin"/>
        </w:r>
        <w:r w:rsidR="006F10D7">
          <w:rPr>
            <w:noProof/>
            <w:webHidden/>
          </w:rPr>
          <w:instrText xml:space="preserve"> PAGEREF _Toc523224113 \h </w:instrText>
        </w:r>
        <w:r w:rsidR="006F10D7">
          <w:rPr>
            <w:noProof/>
            <w:webHidden/>
          </w:rPr>
        </w:r>
        <w:r w:rsidR="006F10D7">
          <w:rPr>
            <w:noProof/>
            <w:webHidden/>
          </w:rPr>
          <w:fldChar w:fldCharType="separate"/>
        </w:r>
        <w:r w:rsidR="00A62D31">
          <w:rPr>
            <w:noProof/>
            <w:webHidden/>
          </w:rPr>
          <w:t>71</w:t>
        </w:r>
        <w:r w:rsidR="006F10D7">
          <w:rPr>
            <w:noProof/>
            <w:webHidden/>
          </w:rPr>
          <w:fldChar w:fldCharType="end"/>
        </w:r>
      </w:hyperlink>
    </w:p>
    <w:p w14:paraId="6CCA1663" w14:textId="20C638F0" w:rsidR="006F10D7" w:rsidRDefault="009A3550">
      <w:pPr>
        <w:pStyle w:val="TOC3"/>
        <w:rPr>
          <w:rFonts w:asciiTheme="minorHAnsi" w:eastAsiaTheme="minorEastAsia" w:hAnsiTheme="minorHAnsi" w:cstheme="minorBidi"/>
          <w:noProof/>
          <w:sz w:val="22"/>
          <w:szCs w:val="22"/>
        </w:rPr>
      </w:pPr>
      <w:hyperlink w:anchor="_Toc523224114" w:history="1">
        <w:r w:rsidR="006F10D7" w:rsidRPr="006751D3">
          <w:rPr>
            <w:rStyle w:val="Hyperlink"/>
            <w:noProof/>
          </w:rPr>
          <w:t>1.4.1</w:t>
        </w:r>
        <w:r w:rsidR="006F10D7">
          <w:rPr>
            <w:rFonts w:asciiTheme="minorHAnsi" w:eastAsiaTheme="minorEastAsia" w:hAnsiTheme="minorHAnsi" w:cstheme="minorBidi"/>
            <w:noProof/>
            <w:sz w:val="22"/>
            <w:szCs w:val="22"/>
          </w:rPr>
          <w:tab/>
        </w:r>
        <w:r w:rsidR="006F10D7" w:rsidRPr="006751D3">
          <w:rPr>
            <w:rStyle w:val="Hyperlink"/>
            <w:noProof/>
          </w:rPr>
          <w:t>Request Changes to Enhanced Order Check Database</w:t>
        </w:r>
        <w:r w:rsidR="006F10D7">
          <w:rPr>
            <w:noProof/>
            <w:webHidden/>
          </w:rPr>
          <w:tab/>
        </w:r>
        <w:r w:rsidR="006F10D7">
          <w:rPr>
            <w:noProof/>
            <w:webHidden/>
          </w:rPr>
          <w:fldChar w:fldCharType="begin"/>
        </w:r>
        <w:r w:rsidR="006F10D7">
          <w:rPr>
            <w:noProof/>
            <w:webHidden/>
          </w:rPr>
          <w:instrText xml:space="preserve"> PAGEREF _Toc523224114 \h </w:instrText>
        </w:r>
        <w:r w:rsidR="006F10D7">
          <w:rPr>
            <w:noProof/>
            <w:webHidden/>
          </w:rPr>
        </w:r>
        <w:r w:rsidR="006F10D7">
          <w:rPr>
            <w:noProof/>
            <w:webHidden/>
          </w:rPr>
          <w:fldChar w:fldCharType="separate"/>
        </w:r>
        <w:r w:rsidR="00A62D31">
          <w:rPr>
            <w:noProof/>
            <w:webHidden/>
          </w:rPr>
          <w:t>72</w:t>
        </w:r>
        <w:r w:rsidR="006F10D7">
          <w:rPr>
            <w:noProof/>
            <w:webHidden/>
          </w:rPr>
          <w:fldChar w:fldCharType="end"/>
        </w:r>
      </w:hyperlink>
    </w:p>
    <w:p w14:paraId="1FC9B500" w14:textId="77777777" w:rsidR="006F10D7" w:rsidRDefault="009A3550">
      <w:pPr>
        <w:pStyle w:val="TOC3"/>
        <w:rPr>
          <w:rFonts w:asciiTheme="minorHAnsi" w:eastAsiaTheme="minorEastAsia" w:hAnsiTheme="minorHAnsi" w:cstheme="minorBidi"/>
          <w:noProof/>
          <w:sz w:val="22"/>
          <w:szCs w:val="22"/>
        </w:rPr>
      </w:pPr>
      <w:hyperlink w:anchor="_Toc523224115" w:history="1">
        <w:r w:rsidR="006F10D7" w:rsidRPr="006751D3">
          <w:rPr>
            <w:rStyle w:val="Hyperlink"/>
            <w:noProof/>
          </w:rPr>
          <w:t>1.4.2</w:t>
        </w:r>
        <w:r w:rsidR="006F10D7">
          <w:rPr>
            <w:rFonts w:asciiTheme="minorHAnsi" w:eastAsiaTheme="minorEastAsia" w:hAnsiTheme="minorHAnsi" w:cstheme="minorBidi"/>
            <w:noProof/>
            <w:sz w:val="22"/>
            <w:szCs w:val="22"/>
          </w:rPr>
          <w:tab/>
        </w:r>
        <w:r w:rsidR="006F10D7" w:rsidRPr="006751D3">
          <w:rPr>
            <w:rStyle w:val="Hyperlink"/>
            <w:noProof/>
          </w:rPr>
          <w:t>Report of Locally Entered Interactions</w:t>
        </w:r>
        <w:r w:rsidR="006F10D7">
          <w:rPr>
            <w:noProof/>
            <w:webHidden/>
          </w:rPr>
          <w:tab/>
        </w:r>
        <w:r w:rsidR="006F10D7">
          <w:rPr>
            <w:noProof/>
            <w:webHidden/>
          </w:rPr>
          <w:fldChar w:fldCharType="begin"/>
        </w:r>
        <w:r w:rsidR="006F10D7">
          <w:rPr>
            <w:noProof/>
            <w:webHidden/>
          </w:rPr>
          <w:instrText xml:space="preserve"> PAGEREF _Toc523224115 \h </w:instrText>
        </w:r>
        <w:r w:rsidR="006F10D7">
          <w:rPr>
            <w:noProof/>
            <w:webHidden/>
          </w:rPr>
        </w:r>
        <w:r w:rsidR="006F10D7">
          <w:rPr>
            <w:noProof/>
            <w:webHidden/>
          </w:rPr>
          <w:fldChar w:fldCharType="separate"/>
        </w:r>
        <w:r w:rsidR="00A62D31">
          <w:rPr>
            <w:noProof/>
            <w:webHidden/>
          </w:rPr>
          <w:t>75</w:t>
        </w:r>
        <w:r w:rsidR="006F10D7">
          <w:rPr>
            <w:noProof/>
            <w:webHidden/>
          </w:rPr>
          <w:fldChar w:fldCharType="end"/>
        </w:r>
      </w:hyperlink>
    </w:p>
    <w:p w14:paraId="18317D2C" w14:textId="77777777" w:rsidR="006F10D7" w:rsidRDefault="009A3550">
      <w:pPr>
        <w:pStyle w:val="TOC2"/>
        <w:rPr>
          <w:rFonts w:asciiTheme="minorHAnsi" w:eastAsiaTheme="minorEastAsia" w:hAnsiTheme="minorHAnsi" w:cstheme="minorBidi"/>
          <w:b w:val="0"/>
          <w:i w:val="0"/>
          <w:iCs w:val="0"/>
          <w:noProof/>
          <w:szCs w:val="22"/>
        </w:rPr>
      </w:pPr>
      <w:hyperlink w:anchor="_Toc523224116" w:history="1">
        <w:r w:rsidR="006F10D7" w:rsidRPr="006751D3">
          <w:rPr>
            <w:rStyle w:val="Hyperlink"/>
            <w:noProof/>
          </w:rPr>
          <w:t>1.5</w:t>
        </w:r>
        <w:r w:rsidR="006F10D7">
          <w:rPr>
            <w:rFonts w:asciiTheme="minorHAnsi" w:eastAsiaTheme="minorEastAsia" w:hAnsiTheme="minorHAnsi" w:cstheme="minorBidi"/>
            <w:b w:val="0"/>
            <w:i w:val="0"/>
            <w:iCs w:val="0"/>
            <w:noProof/>
            <w:szCs w:val="22"/>
          </w:rPr>
          <w:tab/>
        </w:r>
        <w:r w:rsidR="006F10D7" w:rsidRPr="006751D3">
          <w:rPr>
            <w:rStyle w:val="Hyperlink"/>
            <w:noProof/>
          </w:rPr>
          <w:t>Electrolyte File (IV)</w:t>
        </w:r>
        <w:r w:rsidR="006F10D7">
          <w:rPr>
            <w:noProof/>
            <w:webHidden/>
          </w:rPr>
          <w:tab/>
        </w:r>
        <w:r w:rsidR="006F10D7">
          <w:rPr>
            <w:noProof/>
            <w:webHidden/>
          </w:rPr>
          <w:fldChar w:fldCharType="begin"/>
        </w:r>
        <w:r w:rsidR="006F10D7">
          <w:rPr>
            <w:noProof/>
            <w:webHidden/>
          </w:rPr>
          <w:instrText xml:space="preserve"> PAGEREF _Toc523224116 \h </w:instrText>
        </w:r>
        <w:r w:rsidR="006F10D7">
          <w:rPr>
            <w:noProof/>
            <w:webHidden/>
          </w:rPr>
        </w:r>
        <w:r w:rsidR="006F10D7">
          <w:rPr>
            <w:noProof/>
            <w:webHidden/>
          </w:rPr>
          <w:fldChar w:fldCharType="separate"/>
        </w:r>
        <w:r w:rsidR="00A62D31">
          <w:rPr>
            <w:noProof/>
            <w:webHidden/>
          </w:rPr>
          <w:t>76</w:t>
        </w:r>
        <w:r w:rsidR="006F10D7">
          <w:rPr>
            <w:noProof/>
            <w:webHidden/>
          </w:rPr>
          <w:fldChar w:fldCharType="end"/>
        </w:r>
      </w:hyperlink>
    </w:p>
    <w:p w14:paraId="3D9BAEFE" w14:textId="6F831C36" w:rsidR="006F10D7" w:rsidRDefault="009A3550">
      <w:pPr>
        <w:pStyle w:val="TOC2"/>
        <w:rPr>
          <w:rFonts w:asciiTheme="minorHAnsi" w:eastAsiaTheme="minorEastAsia" w:hAnsiTheme="minorHAnsi" w:cstheme="minorBidi"/>
          <w:b w:val="0"/>
          <w:i w:val="0"/>
          <w:iCs w:val="0"/>
          <w:noProof/>
          <w:szCs w:val="22"/>
        </w:rPr>
      </w:pPr>
      <w:hyperlink w:anchor="_Toc523224117" w:history="1">
        <w:r w:rsidR="006F10D7" w:rsidRPr="006751D3">
          <w:rPr>
            <w:rStyle w:val="Hyperlink"/>
            <w:noProof/>
          </w:rPr>
          <w:t>1.6</w:t>
        </w:r>
        <w:r w:rsidR="006F10D7">
          <w:rPr>
            <w:rFonts w:asciiTheme="minorHAnsi" w:eastAsiaTheme="minorEastAsia" w:hAnsiTheme="minorHAnsi" w:cstheme="minorBidi"/>
            <w:b w:val="0"/>
            <w:i w:val="0"/>
            <w:iCs w:val="0"/>
            <w:noProof/>
            <w:szCs w:val="22"/>
          </w:rPr>
          <w:tab/>
        </w:r>
        <w:r w:rsidR="006F10D7" w:rsidRPr="006751D3">
          <w:rPr>
            <w:rStyle w:val="Hyperlink"/>
            <w:noProof/>
          </w:rPr>
          <w:t>Lookup into Dispense Drug File</w:t>
        </w:r>
        <w:r w:rsidR="006F10D7">
          <w:rPr>
            <w:noProof/>
            <w:webHidden/>
          </w:rPr>
          <w:tab/>
        </w:r>
        <w:r w:rsidR="006F10D7">
          <w:rPr>
            <w:noProof/>
            <w:webHidden/>
          </w:rPr>
          <w:fldChar w:fldCharType="begin"/>
        </w:r>
        <w:r w:rsidR="006F10D7">
          <w:rPr>
            <w:noProof/>
            <w:webHidden/>
          </w:rPr>
          <w:instrText xml:space="preserve"> PAGEREF _Toc523224117 \h </w:instrText>
        </w:r>
        <w:r w:rsidR="006F10D7">
          <w:rPr>
            <w:noProof/>
            <w:webHidden/>
          </w:rPr>
        </w:r>
        <w:r w:rsidR="006F10D7">
          <w:rPr>
            <w:noProof/>
            <w:webHidden/>
          </w:rPr>
          <w:fldChar w:fldCharType="separate"/>
        </w:r>
        <w:r w:rsidR="00A62D31">
          <w:rPr>
            <w:noProof/>
            <w:webHidden/>
          </w:rPr>
          <w:t>77</w:t>
        </w:r>
        <w:r w:rsidR="006F10D7">
          <w:rPr>
            <w:noProof/>
            <w:webHidden/>
          </w:rPr>
          <w:fldChar w:fldCharType="end"/>
        </w:r>
      </w:hyperlink>
    </w:p>
    <w:p w14:paraId="18950DFC" w14:textId="77777777" w:rsidR="006F10D7" w:rsidRDefault="009A3550">
      <w:pPr>
        <w:pStyle w:val="TOC2"/>
        <w:rPr>
          <w:rFonts w:asciiTheme="minorHAnsi" w:eastAsiaTheme="minorEastAsia" w:hAnsiTheme="minorHAnsi" w:cstheme="minorBidi"/>
          <w:b w:val="0"/>
          <w:i w:val="0"/>
          <w:iCs w:val="0"/>
          <w:noProof/>
          <w:szCs w:val="22"/>
        </w:rPr>
      </w:pPr>
      <w:hyperlink w:anchor="_Toc523224118" w:history="1">
        <w:r w:rsidR="006F10D7" w:rsidRPr="006751D3">
          <w:rPr>
            <w:rStyle w:val="Hyperlink"/>
            <w:noProof/>
          </w:rPr>
          <w:t>1.7</w:t>
        </w:r>
        <w:r w:rsidR="006F10D7">
          <w:rPr>
            <w:rFonts w:asciiTheme="minorHAnsi" w:eastAsiaTheme="minorEastAsia" w:hAnsiTheme="minorHAnsi" w:cstheme="minorBidi"/>
            <w:b w:val="0"/>
            <w:i w:val="0"/>
            <w:iCs w:val="0"/>
            <w:noProof/>
            <w:szCs w:val="22"/>
          </w:rPr>
          <w:tab/>
        </w:r>
        <w:r w:rsidR="006F10D7" w:rsidRPr="006751D3">
          <w:rPr>
            <w:rStyle w:val="Hyperlink"/>
            <w:noProof/>
          </w:rPr>
          <w:t>Medication Instruction Management</w:t>
        </w:r>
        <w:r w:rsidR="006F10D7">
          <w:rPr>
            <w:noProof/>
            <w:webHidden/>
          </w:rPr>
          <w:tab/>
        </w:r>
        <w:r w:rsidR="006F10D7">
          <w:rPr>
            <w:noProof/>
            <w:webHidden/>
          </w:rPr>
          <w:fldChar w:fldCharType="begin"/>
        </w:r>
        <w:r w:rsidR="006F10D7">
          <w:rPr>
            <w:noProof/>
            <w:webHidden/>
          </w:rPr>
          <w:instrText xml:space="preserve"> PAGEREF _Toc523224118 \h </w:instrText>
        </w:r>
        <w:r w:rsidR="006F10D7">
          <w:rPr>
            <w:noProof/>
            <w:webHidden/>
          </w:rPr>
        </w:r>
        <w:r w:rsidR="006F10D7">
          <w:rPr>
            <w:noProof/>
            <w:webHidden/>
          </w:rPr>
          <w:fldChar w:fldCharType="separate"/>
        </w:r>
        <w:r w:rsidR="00A62D31">
          <w:rPr>
            <w:noProof/>
            <w:webHidden/>
          </w:rPr>
          <w:t>80</w:t>
        </w:r>
        <w:r w:rsidR="006F10D7">
          <w:rPr>
            <w:noProof/>
            <w:webHidden/>
          </w:rPr>
          <w:fldChar w:fldCharType="end"/>
        </w:r>
      </w:hyperlink>
    </w:p>
    <w:p w14:paraId="29462981" w14:textId="77777777" w:rsidR="006F10D7" w:rsidRDefault="009A3550">
      <w:pPr>
        <w:pStyle w:val="TOC3"/>
        <w:rPr>
          <w:rFonts w:asciiTheme="minorHAnsi" w:eastAsiaTheme="minorEastAsia" w:hAnsiTheme="minorHAnsi" w:cstheme="minorBidi"/>
          <w:noProof/>
          <w:sz w:val="22"/>
          <w:szCs w:val="22"/>
        </w:rPr>
      </w:pPr>
      <w:hyperlink w:anchor="_Toc523224119" w:history="1">
        <w:r w:rsidR="006F10D7" w:rsidRPr="006751D3">
          <w:rPr>
            <w:rStyle w:val="Hyperlink"/>
            <w:noProof/>
          </w:rPr>
          <w:t>1.7.1</w:t>
        </w:r>
        <w:r w:rsidR="006F10D7">
          <w:rPr>
            <w:rFonts w:asciiTheme="minorHAnsi" w:eastAsiaTheme="minorEastAsia" w:hAnsiTheme="minorHAnsi" w:cstheme="minorBidi"/>
            <w:noProof/>
            <w:sz w:val="22"/>
            <w:szCs w:val="22"/>
          </w:rPr>
          <w:tab/>
        </w:r>
        <w:r w:rsidR="006F10D7" w:rsidRPr="006751D3">
          <w:rPr>
            <w:rStyle w:val="Hyperlink"/>
            <w:noProof/>
          </w:rPr>
          <w:t>Medication Instruction File Add/Edit</w:t>
        </w:r>
        <w:r w:rsidR="006F10D7">
          <w:rPr>
            <w:noProof/>
            <w:webHidden/>
          </w:rPr>
          <w:tab/>
        </w:r>
        <w:r w:rsidR="006F10D7">
          <w:rPr>
            <w:noProof/>
            <w:webHidden/>
          </w:rPr>
          <w:fldChar w:fldCharType="begin"/>
        </w:r>
        <w:r w:rsidR="006F10D7">
          <w:rPr>
            <w:noProof/>
            <w:webHidden/>
          </w:rPr>
          <w:instrText xml:space="preserve"> PAGEREF _Toc523224119 \h </w:instrText>
        </w:r>
        <w:r w:rsidR="006F10D7">
          <w:rPr>
            <w:noProof/>
            <w:webHidden/>
          </w:rPr>
        </w:r>
        <w:r w:rsidR="006F10D7">
          <w:rPr>
            <w:noProof/>
            <w:webHidden/>
          </w:rPr>
          <w:fldChar w:fldCharType="separate"/>
        </w:r>
        <w:r w:rsidR="00A62D31">
          <w:rPr>
            <w:noProof/>
            <w:webHidden/>
          </w:rPr>
          <w:t>80</w:t>
        </w:r>
        <w:r w:rsidR="006F10D7">
          <w:rPr>
            <w:noProof/>
            <w:webHidden/>
          </w:rPr>
          <w:fldChar w:fldCharType="end"/>
        </w:r>
      </w:hyperlink>
    </w:p>
    <w:p w14:paraId="03B3131B" w14:textId="77777777" w:rsidR="006F10D7" w:rsidRDefault="009A3550">
      <w:pPr>
        <w:pStyle w:val="TOC3"/>
        <w:rPr>
          <w:rFonts w:asciiTheme="minorHAnsi" w:eastAsiaTheme="minorEastAsia" w:hAnsiTheme="minorHAnsi" w:cstheme="minorBidi"/>
          <w:noProof/>
          <w:sz w:val="22"/>
          <w:szCs w:val="22"/>
        </w:rPr>
      </w:pPr>
      <w:hyperlink w:anchor="_Toc523224120" w:history="1">
        <w:r w:rsidR="006F10D7" w:rsidRPr="006751D3">
          <w:rPr>
            <w:rStyle w:val="Hyperlink"/>
            <w:noProof/>
          </w:rPr>
          <w:t>1.7.2</w:t>
        </w:r>
        <w:r w:rsidR="006F10D7">
          <w:rPr>
            <w:rFonts w:asciiTheme="minorHAnsi" w:eastAsiaTheme="minorEastAsia" w:hAnsiTheme="minorHAnsi" w:cstheme="minorBidi"/>
            <w:noProof/>
            <w:sz w:val="22"/>
            <w:szCs w:val="22"/>
          </w:rPr>
          <w:tab/>
        </w:r>
        <w:r w:rsidR="006F10D7" w:rsidRPr="006751D3">
          <w:rPr>
            <w:rStyle w:val="Hyperlink"/>
            <w:noProof/>
          </w:rPr>
          <w:t>Medication Instruction File Report</w:t>
        </w:r>
        <w:r w:rsidR="006F10D7">
          <w:rPr>
            <w:noProof/>
            <w:webHidden/>
          </w:rPr>
          <w:tab/>
        </w:r>
        <w:r w:rsidR="006F10D7">
          <w:rPr>
            <w:noProof/>
            <w:webHidden/>
          </w:rPr>
          <w:fldChar w:fldCharType="begin"/>
        </w:r>
        <w:r w:rsidR="006F10D7">
          <w:rPr>
            <w:noProof/>
            <w:webHidden/>
          </w:rPr>
          <w:instrText xml:space="preserve"> PAGEREF _Toc523224120 \h </w:instrText>
        </w:r>
        <w:r w:rsidR="006F10D7">
          <w:rPr>
            <w:noProof/>
            <w:webHidden/>
          </w:rPr>
        </w:r>
        <w:r w:rsidR="006F10D7">
          <w:rPr>
            <w:noProof/>
            <w:webHidden/>
          </w:rPr>
          <w:fldChar w:fldCharType="separate"/>
        </w:r>
        <w:r w:rsidR="00A62D31">
          <w:rPr>
            <w:noProof/>
            <w:webHidden/>
          </w:rPr>
          <w:t>86</w:t>
        </w:r>
        <w:r w:rsidR="006F10D7">
          <w:rPr>
            <w:noProof/>
            <w:webHidden/>
          </w:rPr>
          <w:fldChar w:fldCharType="end"/>
        </w:r>
      </w:hyperlink>
    </w:p>
    <w:p w14:paraId="07F0B31A" w14:textId="77777777" w:rsidR="006F10D7" w:rsidRDefault="009A3550">
      <w:pPr>
        <w:pStyle w:val="TOC2"/>
        <w:rPr>
          <w:rFonts w:asciiTheme="minorHAnsi" w:eastAsiaTheme="minorEastAsia" w:hAnsiTheme="minorHAnsi" w:cstheme="minorBidi"/>
          <w:b w:val="0"/>
          <w:i w:val="0"/>
          <w:iCs w:val="0"/>
          <w:noProof/>
          <w:szCs w:val="22"/>
        </w:rPr>
      </w:pPr>
      <w:hyperlink w:anchor="_Toc523224121" w:history="1">
        <w:r w:rsidR="006F10D7" w:rsidRPr="006751D3">
          <w:rPr>
            <w:rStyle w:val="Hyperlink"/>
            <w:noProof/>
          </w:rPr>
          <w:t>1.8</w:t>
        </w:r>
        <w:r w:rsidR="006F10D7">
          <w:rPr>
            <w:rFonts w:asciiTheme="minorHAnsi" w:eastAsiaTheme="minorEastAsia" w:hAnsiTheme="minorHAnsi" w:cstheme="minorBidi"/>
            <w:b w:val="0"/>
            <w:i w:val="0"/>
            <w:iCs w:val="0"/>
            <w:noProof/>
            <w:szCs w:val="22"/>
          </w:rPr>
          <w:tab/>
        </w:r>
        <w:r w:rsidR="006F10D7" w:rsidRPr="006751D3">
          <w:rPr>
            <w:rStyle w:val="Hyperlink"/>
            <w:noProof/>
          </w:rPr>
          <w:t>Medication Routes Management</w:t>
        </w:r>
        <w:r w:rsidR="006F10D7">
          <w:rPr>
            <w:noProof/>
            <w:webHidden/>
          </w:rPr>
          <w:tab/>
        </w:r>
        <w:r w:rsidR="006F10D7">
          <w:rPr>
            <w:noProof/>
            <w:webHidden/>
          </w:rPr>
          <w:fldChar w:fldCharType="begin"/>
        </w:r>
        <w:r w:rsidR="006F10D7">
          <w:rPr>
            <w:noProof/>
            <w:webHidden/>
          </w:rPr>
          <w:instrText xml:space="preserve"> PAGEREF _Toc523224121 \h </w:instrText>
        </w:r>
        <w:r w:rsidR="006F10D7">
          <w:rPr>
            <w:noProof/>
            <w:webHidden/>
          </w:rPr>
        </w:r>
        <w:r w:rsidR="006F10D7">
          <w:rPr>
            <w:noProof/>
            <w:webHidden/>
          </w:rPr>
          <w:fldChar w:fldCharType="separate"/>
        </w:r>
        <w:r w:rsidR="00A62D31">
          <w:rPr>
            <w:noProof/>
            <w:webHidden/>
          </w:rPr>
          <w:t>90</w:t>
        </w:r>
        <w:r w:rsidR="006F10D7">
          <w:rPr>
            <w:noProof/>
            <w:webHidden/>
          </w:rPr>
          <w:fldChar w:fldCharType="end"/>
        </w:r>
      </w:hyperlink>
    </w:p>
    <w:p w14:paraId="38139A14" w14:textId="77777777" w:rsidR="006F10D7" w:rsidRDefault="009A3550">
      <w:pPr>
        <w:pStyle w:val="TOC3"/>
        <w:rPr>
          <w:rFonts w:asciiTheme="minorHAnsi" w:eastAsiaTheme="minorEastAsia" w:hAnsiTheme="minorHAnsi" w:cstheme="minorBidi"/>
          <w:noProof/>
          <w:sz w:val="22"/>
          <w:szCs w:val="22"/>
        </w:rPr>
      </w:pPr>
      <w:hyperlink w:anchor="_Toc523224122" w:history="1">
        <w:r w:rsidR="006F10D7" w:rsidRPr="006751D3">
          <w:rPr>
            <w:rStyle w:val="Hyperlink"/>
            <w:noProof/>
          </w:rPr>
          <w:t>1.8.1</w:t>
        </w:r>
        <w:r w:rsidR="006F10D7">
          <w:rPr>
            <w:rFonts w:asciiTheme="minorHAnsi" w:eastAsiaTheme="minorEastAsia" w:hAnsiTheme="minorHAnsi" w:cstheme="minorBidi"/>
            <w:noProof/>
            <w:sz w:val="22"/>
            <w:szCs w:val="22"/>
          </w:rPr>
          <w:tab/>
        </w:r>
        <w:r w:rsidR="006F10D7" w:rsidRPr="006751D3">
          <w:rPr>
            <w:rStyle w:val="Hyperlink"/>
            <w:noProof/>
          </w:rPr>
          <w:t>Medication Route File Enter/Edit</w:t>
        </w:r>
        <w:r w:rsidR="006F10D7">
          <w:rPr>
            <w:noProof/>
            <w:webHidden/>
          </w:rPr>
          <w:tab/>
        </w:r>
        <w:r w:rsidR="006F10D7">
          <w:rPr>
            <w:noProof/>
            <w:webHidden/>
          </w:rPr>
          <w:fldChar w:fldCharType="begin"/>
        </w:r>
        <w:r w:rsidR="006F10D7">
          <w:rPr>
            <w:noProof/>
            <w:webHidden/>
          </w:rPr>
          <w:instrText xml:space="preserve"> PAGEREF _Toc523224122 \h </w:instrText>
        </w:r>
        <w:r w:rsidR="006F10D7">
          <w:rPr>
            <w:noProof/>
            <w:webHidden/>
          </w:rPr>
        </w:r>
        <w:r w:rsidR="006F10D7">
          <w:rPr>
            <w:noProof/>
            <w:webHidden/>
          </w:rPr>
          <w:fldChar w:fldCharType="separate"/>
        </w:r>
        <w:r w:rsidR="00A62D31">
          <w:rPr>
            <w:noProof/>
            <w:webHidden/>
          </w:rPr>
          <w:t>90</w:t>
        </w:r>
        <w:r w:rsidR="006F10D7">
          <w:rPr>
            <w:noProof/>
            <w:webHidden/>
          </w:rPr>
          <w:fldChar w:fldCharType="end"/>
        </w:r>
      </w:hyperlink>
    </w:p>
    <w:p w14:paraId="630ABC7E" w14:textId="77777777" w:rsidR="006F10D7" w:rsidRDefault="009A3550">
      <w:pPr>
        <w:pStyle w:val="TOC3"/>
        <w:rPr>
          <w:rFonts w:asciiTheme="minorHAnsi" w:eastAsiaTheme="minorEastAsia" w:hAnsiTheme="minorHAnsi" w:cstheme="minorBidi"/>
          <w:noProof/>
          <w:sz w:val="22"/>
          <w:szCs w:val="22"/>
        </w:rPr>
      </w:pPr>
      <w:hyperlink w:anchor="_Toc523224123" w:history="1">
        <w:r w:rsidR="006F10D7" w:rsidRPr="006751D3">
          <w:rPr>
            <w:rStyle w:val="Hyperlink"/>
            <w:noProof/>
          </w:rPr>
          <w:t>1.8.2</w:t>
        </w:r>
        <w:r w:rsidR="006F10D7">
          <w:rPr>
            <w:rFonts w:asciiTheme="minorHAnsi" w:eastAsiaTheme="minorEastAsia" w:hAnsiTheme="minorHAnsi" w:cstheme="minorBidi"/>
            <w:noProof/>
            <w:sz w:val="22"/>
            <w:szCs w:val="22"/>
          </w:rPr>
          <w:tab/>
        </w:r>
        <w:r w:rsidR="006F10D7" w:rsidRPr="006751D3">
          <w:rPr>
            <w:rStyle w:val="Hyperlink"/>
            <w:noProof/>
          </w:rPr>
          <w:t>Medication Route Mapping Report</w:t>
        </w:r>
        <w:r w:rsidR="006F10D7">
          <w:rPr>
            <w:noProof/>
            <w:webHidden/>
          </w:rPr>
          <w:tab/>
        </w:r>
        <w:r w:rsidR="006F10D7">
          <w:rPr>
            <w:noProof/>
            <w:webHidden/>
          </w:rPr>
          <w:fldChar w:fldCharType="begin"/>
        </w:r>
        <w:r w:rsidR="006F10D7">
          <w:rPr>
            <w:noProof/>
            <w:webHidden/>
          </w:rPr>
          <w:instrText xml:space="preserve"> PAGEREF _Toc523224123 \h </w:instrText>
        </w:r>
        <w:r w:rsidR="006F10D7">
          <w:rPr>
            <w:noProof/>
            <w:webHidden/>
          </w:rPr>
        </w:r>
        <w:r w:rsidR="006F10D7">
          <w:rPr>
            <w:noProof/>
            <w:webHidden/>
          </w:rPr>
          <w:fldChar w:fldCharType="separate"/>
        </w:r>
        <w:r w:rsidR="00A62D31">
          <w:rPr>
            <w:noProof/>
            <w:webHidden/>
          </w:rPr>
          <w:t>92</w:t>
        </w:r>
        <w:r w:rsidR="006F10D7">
          <w:rPr>
            <w:noProof/>
            <w:webHidden/>
          </w:rPr>
          <w:fldChar w:fldCharType="end"/>
        </w:r>
      </w:hyperlink>
    </w:p>
    <w:p w14:paraId="2DEE15B3" w14:textId="77777777" w:rsidR="006F10D7" w:rsidRDefault="009A3550">
      <w:pPr>
        <w:pStyle w:val="TOC3"/>
        <w:rPr>
          <w:rFonts w:asciiTheme="minorHAnsi" w:eastAsiaTheme="minorEastAsia" w:hAnsiTheme="minorHAnsi" w:cstheme="minorBidi"/>
          <w:noProof/>
          <w:sz w:val="22"/>
          <w:szCs w:val="22"/>
        </w:rPr>
      </w:pPr>
      <w:hyperlink w:anchor="_Toc523224124" w:history="1">
        <w:r w:rsidR="006F10D7" w:rsidRPr="006751D3">
          <w:rPr>
            <w:rStyle w:val="Hyperlink"/>
            <w:noProof/>
          </w:rPr>
          <w:t>1.8.3</w:t>
        </w:r>
        <w:r w:rsidR="006F10D7">
          <w:rPr>
            <w:rFonts w:asciiTheme="minorHAnsi" w:eastAsiaTheme="minorEastAsia" w:hAnsiTheme="minorHAnsi" w:cstheme="minorBidi"/>
            <w:noProof/>
            <w:sz w:val="22"/>
            <w:szCs w:val="22"/>
          </w:rPr>
          <w:tab/>
        </w:r>
        <w:r w:rsidR="006F10D7" w:rsidRPr="006751D3">
          <w:rPr>
            <w:rStyle w:val="Hyperlink"/>
            <w:noProof/>
          </w:rPr>
          <w:t>Medication Route Mapping History Report</w:t>
        </w:r>
        <w:r w:rsidR="006F10D7">
          <w:rPr>
            <w:noProof/>
            <w:webHidden/>
          </w:rPr>
          <w:tab/>
        </w:r>
        <w:r w:rsidR="006F10D7">
          <w:rPr>
            <w:noProof/>
            <w:webHidden/>
          </w:rPr>
          <w:fldChar w:fldCharType="begin"/>
        </w:r>
        <w:r w:rsidR="006F10D7">
          <w:rPr>
            <w:noProof/>
            <w:webHidden/>
          </w:rPr>
          <w:instrText xml:space="preserve"> PAGEREF _Toc523224124 \h </w:instrText>
        </w:r>
        <w:r w:rsidR="006F10D7">
          <w:rPr>
            <w:noProof/>
            <w:webHidden/>
          </w:rPr>
        </w:r>
        <w:r w:rsidR="006F10D7">
          <w:rPr>
            <w:noProof/>
            <w:webHidden/>
          </w:rPr>
          <w:fldChar w:fldCharType="separate"/>
        </w:r>
        <w:r w:rsidR="00A62D31">
          <w:rPr>
            <w:noProof/>
            <w:webHidden/>
          </w:rPr>
          <w:t>94</w:t>
        </w:r>
        <w:r w:rsidR="006F10D7">
          <w:rPr>
            <w:noProof/>
            <w:webHidden/>
          </w:rPr>
          <w:fldChar w:fldCharType="end"/>
        </w:r>
      </w:hyperlink>
    </w:p>
    <w:p w14:paraId="21C34B65" w14:textId="77777777" w:rsidR="006F10D7" w:rsidRDefault="009A3550">
      <w:pPr>
        <w:pStyle w:val="TOC3"/>
        <w:rPr>
          <w:rFonts w:asciiTheme="minorHAnsi" w:eastAsiaTheme="minorEastAsia" w:hAnsiTheme="minorHAnsi" w:cstheme="minorBidi"/>
          <w:noProof/>
          <w:sz w:val="22"/>
          <w:szCs w:val="22"/>
        </w:rPr>
      </w:pPr>
      <w:hyperlink w:anchor="_Toc523224125" w:history="1">
        <w:r w:rsidR="006F10D7" w:rsidRPr="006751D3">
          <w:rPr>
            <w:rStyle w:val="Hyperlink"/>
            <w:noProof/>
          </w:rPr>
          <w:t>1.8.4</w:t>
        </w:r>
        <w:r w:rsidR="006F10D7">
          <w:rPr>
            <w:rFonts w:asciiTheme="minorHAnsi" w:eastAsiaTheme="minorEastAsia" w:hAnsiTheme="minorHAnsi" w:cstheme="minorBidi"/>
            <w:noProof/>
            <w:sz w:val="22"/>
            <w:szCs w:val="22"/>
          </w:rPr>
          <w:tab/>
        </w:r>
        <w:r w:rsidR="006F10D7" w:rsidRPr="006751D3">
          <w:rPr>
            <w:rStyle w:val="Hyperlink"/>
            <w:noProof/>
          </w:rPr>
          <w:t>Request Change to Standard Medication Route</w:t>
        </w:r>
        <w:r w:rsidR="006F10D7">
          <w:rPr>
            <w:noProof/>
            <w:webHidden/>
          </w:rPr>
          <w:tab/>
        </w:r>
        <w:r w:rsidR="006F10D7">
          <w:rPr>
            <w:noProof/>
            <w:webHidden/>
          </w:rPr>
          <w:fldChar w:fldCharType="begin"/>
        </w:r>
        <w:r w:rsidR="006F10D7">
          <w:rPr>
            <w:noProof/>
            <w:webHidden/>
          </w:rPr>
          <w:instrText xml:space="preserve"> PAGEREF _Toc523224125 \h </w:instrText>
        </w:r>
        <w:r w:rsidR="006F10D7">
          <w:rPr>
            <w:noProof/>
            <w:webHidden/>
          </w:rPr>
        </w:r>
        <w:r w:rsidR="006F10D7">
          <w:rPr>
            <w:noProof/>
            <w:webHidden/>
          </w:rPr>
          <w:fldChar w:fldCharType="separate"/>
        </w:r>
        <w:r w:rsidR="00A62D31">
          <w:rPr>
            <w:noProof/>
            <w:webHidden/>
          </w:rPr>
          <w:t>96</w:t>
        </w:r>
        <w:r w:rsidR="006F10D7">
          <w:rPr>
            <w:noProof/>
            <w:webHidden/>
          </w:rPr>
          <w:fldChar w:fldCharType="end"/>
        </w:r>
      </w:hyperlink>
    </w:p>
    <w:p w14:paraId="5C303396" w14:textId="77777777" w:rsidR="006F10D7" w:rsidRDefault="009A3550">
      <w:pPr>
        <w:pStyle w:val="TOC3"/>
        <w:rPr>
          <w:rFonts w:asciiTheme="minorHAnsi" w:eastAsiaTheme="minorEastAsia" w:hAnsiTheme="minorHAnsi" w:cstheme="minorBidi"/>
          <w:noProof/>
          <w:sz w:val="22"/>
          <w:szCs w:val="22"/>
        </w:rPr>
      </w:pPr>
      <w:hyperlink w:anchor="_Toc523224126" w:history="1">
        <w:r w:rsidR="006F10D7" w:rsidRPr="006751D3">
          <w:rPr>
            <w:rStyle w:val="Hyperlink"/>
            <w:noProof/>
          </w:rPr>
          <w:t>1.8.5</w:t>
        </w:r>
        <w:r w:rsidR="006F10D7">
          <w:rPr>
            <w:rFonts w:asciiTheme="minorHAnsi" w:eastAsiaTheme="minorEastAsia" w:hAnsiTheme="minorHAnsi" w:cstheme="minorBidi"/>
            <w:noProof/>
            <w:sz w:val="22"/>
            <w:szCs w:val="22"/>
          </w:rPr>
          <w:tab/>
        </w:r>
        <w:r w:rsidR="006F10D7" w:rsidRPr="006751D3">
          <w:rPr>
            <w:rStyle w:val="Hyperlink"/>
            <w:noProof/>
          </w:rPr>
          <w:t>Default Med Route for OI Report</w:t>
        </w:r>
        <w:r w:rsidR="006F10D7">
          <w:rPr>
            <w:noProof/>
            <w:webHidden/>
          </w:rPr>
          <w:tab/>
        </w:r>
        <w:r w:rsidR="006F10D7">
          <w:rPr>
            <w:noProof/>
            <w:webHidden/>
          </w:rPr>
          <w:fldChar w:fldCharType="begin"/>
        </w:r>
        <w:r w:rsidR="006F10D7">
          <w:rPr>
            <w:noProof/>
            <w:webHidden/>
          </w:rPr>
          <w:instrText xml:space="preserve"> PAGEREF _Toc523224126 \h </w:instrText>
        </w:r>
        <w:r w:rsidR="006F10D7">
          <w:rPr>
            <w:noProof/>
            <w:webHidden/>
          </w:rPr>
        </w:r>
        <w:r w:rsidR="006F10D7">
          <w:rPr>
            <w:noProof/>
            <w:webHidden/>
          </w:rPr>
          <w:fldChar w:fldCharType="separate"/>
        </w:r>
        <w:r w:rsidR="00A62D31">
          <w:rPr>
            <w:noProof/>
            <w:webHidden/>
          </w:rPr>
          <w:t>100</w:t>
        </w:r>
        <w:r w:rsidR="006F10D7">
          <w:rPr>
            <w:noProof/>
            <w:webHidden/>
          </w:rPr>
          <w:fldChar w:fldCharType="end"/>
        </w:r>
      </w:hyperlink>
    </w:p>
    <w:p w14:paraId="4037EFC9" w14:textId="77777777" w:rsidR="006F10D7" w:rsidRDefault="009A3550">
      <w:pPr>
        <w:pStyle w:val="TOC2"/>
        <w:rPr>
          <w:rFonts w:asciiTheme="minorHAnsi" w:eastAsiaTheme="minorEastAsia" w:hAnsiTheme="minorHAnsi" w:cstheme="minorBidi"/>
          <w:b w:val="0"/>
          <w:i w:val="0"/>
          <w:iCs w:val="0"/>
          <w:noProof/>
          <w:szCs w:val="22"/>
        </w:rPr>
      </w:pPr>
      <w:hyperlink w:anchor="_Toc523224127" w:history="1">
        <w:r w:rsidR="006F10D7" w:rsidRPr="006751D3">
          <w:rPr>
            <w:rStyle w:val="Hyperlink"/>
            <w:noProof/>
          </w:rPr>
          <w:t>1.9</w:t>
        </w:r>
        <w:r w:rsidR="006F10D7">
          <w:rPr>
            <w:rFonts w:asciiTheme="minorHAnsi" w:eastAsiaTheme="minorEastAsia" w:hAnsiTheme="minorHAnsi" w:cstheme="minorBidi"/>
            <w:b w:val="0"/>
            <w:i w:val="0"/>
            <w:iCs w:val="0"/>
            <w:noProof/>
            <w:szCs w:val="22"/>
          </w:rPr>
          <w:tab/>
        </w:r>
        <w:r w:rsidR="006F10D7" w:rsidRPr="006751D3">
          <w:rPr>
            <w:rStyle w:val="Hyperlink"/>
            <w:noProof/>
          </w:rPr>
          <w:t>Orderable Item Management</w:t>
        </w:r>
        <w:r w:rsidR="006F10D7">
          <w:rPr>
            <w:noProof/>
            <w:webHidden/>
          </w:rPr>
          <w:tab/>
        </w:r>
        <w:r w:rsidR="006F10D7">
          <w:rPr>
            <w:noProof/>
            <w:webHidden/>
          </w:rPr>
          <w:fldChar w:fldCharType="begin"/>
        </w:r>
        <w:r w:rsidR="006F10D7">
          <w:rPr>
            <w:noProof/>
            <w:webHidden/>
          </w:rPr>
          <w:instrText xml:space="preserve"> PAGEREF _Toc523224127 \h </w:instrText>
        </w:r>
        <w:r w:rsidR="006F10D7">
          <w:rPr>
            <w:noProof/>
            <w:webHidden/>
          </w:rPr>
        </w:r>
        <w:r w:rsidR="006F10D7">
          <w:rPr>
            <w:noProof/>
            <w:webHidden/>
          </w:rPr>
          <w:fldChar w:fldCharType="separate"/>
        </w:r>
        <w:r w:rsidR="00A62D31">
          <w:rPr>
            <w:noProof/>
            <w:webHidden/>
          </w:rPr>
          <w:t>101</w:t>
        </w:r>
        <w:r w:rsidR="006F10D7">
          <w:rPr>
            <w:noProof/>
            <w:webHidden/>
          </w:rPr>
          <w:fldChar w:fldCharType="end"/>
        </w:r>
      </w:hyperlink>
    </w:p>
    <w:p w14:paraId="3CF6DA3F" w14:textId="77777777" w:rsidR="006F10D7" w:rsidRDefault="009A3550">
      <w:pPr>
        <w:pStyle w:val="TOC3"/>
        <w:rPr>
          <w:rFonts w:asciiTheme="minorHAnsi" w:eastAsiaTheme="minorEastAsia" w:hAnsiTheme="minorHAnsi" w:cstheme="minorBidi"/>
          <w:noProof/>
          <w:sz w:val="22"/>
          <w:szCs w:val="22"/>
        </w:rPr>
      </w:pPr>
      <w:hyperlink w:anchor="_Toc523224128" w:history="1">
        <w:r w:rsidR="006F10D7" w:rsidRPr="006751D3">
          <w:rPr>
            <w:rStyle w:val="Hyperlink"/>
            <w:noProof/>
          </w:rPr>
          <w:t>1.9.1</w:t>
        </w:r>
        <w:r w:rsidR="006F10D7">
          <w:rPr>
            <w:rFonts w:asciiTheme="minorHAnsi" w:eastAsiaTheme="minorEastAsia" w:hAnsiTheme="minorHAnsi" w:cstheme="minorBidi"/>
            <w:noProof/>
            <w:sz w:val="22"/>
            <w:szCs w:val="22"/>
          </w:rPr>
          <w:tab/>
        </w:r>
        <w:r w:rsidR="006F10D7" w:rsidRPr="006751D3">
          <w:rPr>
            <w:rStyle w:val="Hyperlink"/>
            <w:noProof/>
          </w:rPr>
          <w:t>Edit Orderable Items</w:t>
        </w:r>
        <w:r w:rsidR="006F10D7">
          <w:rPr>
            <w:noProof/>
            <w:webHidden/>
          </w:rPr>
          <w:tab/>
        </w:r>
        <w:r w:rsidR="006F10D7">
          <w:rPr>
            <w:noProof/>
            <w:webHidden/>
          </w:rPr>
          <w:fldChar w:fldCharType="begin"/>
        </w:r>
        <w:r w:rsidR="006F10D7">
          <w:rPr>
            <w:noProof/>
            <w:webHidden/>
          </w:rPr>
          <w:instrText xml:space="preserve"> PAGEREF _Toc523224128 \h </w:instrText>
        </w:r>
        <w:r w:rsidR="006F10D7">
          <w:rPr>
            <w:noProof/>
            <w:webHidden/>
          </w:rPr>
        </w:r>
        <w:r w:rsidR="006F10D7">
          <w:rPr>
            <w:noProof/>
            <w:webHidden/>
          </w:rPr>
          <w:fldChar w:fldCharType="separate"/>
        </w:r>
        <w:r w:rsidR="00A62D31">
          <w:rPr>
            <w:noProof/>
            <w:webHidden/>
          </w:rPr>
          <w:t>102</w:t>
        </w:r>
        <w:r w:rsidR="006F10D7">
          <w:rPr>
            <w:noProof/>
            <w:webHidden/>
          </w:rPr>
          <w:fldChar w:fldCharType="end"/>
        </w:r>
      </w:hyperlink>
    </w:p>
    <w:p w14:paraId="651F6FC3" w14:textId="77777777" w:rsidR="006F10D7" w:rsidRDefault="009A3550">
      <w:pPr>
        <w:pStyle w:val="TOC3"/>
        <w:rPr>
          <w:rFonts w:asciiTheme="minorHAnsi" w:eastAsiaTheme="minorEastAsia" w:hAnsiTheme="minorHAnsi" w:cstheme="minorBidi"/>
          <w:noProof/>
          <w:sz w:val="22"/>
          <w:szCs w:val="22"/>
        </w:rPr>
      </w:pPr>
      <w:hyperlink w:anchor="_Toc523224129" w:history="1">
        <w:r w:rsidR="006F10D7" w:rsidRPr="006751D3">
          <w:rPr>
            <w:rStyle w:val="Hyperlink"/>
            <w:noProof/>
          </w:rPr>
          <w:t>1.9.2</w:t>
        </w:r>
        <w:r w:rsidR="006F10D7">
          <w:rPr>
            <w:rFonts w:asciiTheme="minorHAnsi" w:eastAsiaTheme="minorEastAsia" w:hAnsiTheme="minorHAnsi" w:cstheme="minorBidi"/>
            <w:noProof/>
            <w:sz w:val="22"/>
            <w:szCs w:val="22"/>
          </w:rPr>
          <w:tab/>
        </w:r>
        <w:r w:rsidR="006F10D7" w:rsidRPr="006751D3">
          <w:rPr>
            <w:rStyle w:val="Hyperlink"/>
            <w:noProof/>
          </w:rPr>
          <w:t>Dispense Drug/Orderable Item Maintenance</w:t>
        </w:r>
        <w:r w:rsidR="006F10D7">
          <w:rPr>
            <w:noProof/>
            <w:webHidden/>
          </w:rPr>
          <w:tab/>
        </w:r>
        <w:r w:rsidR="006F10D7">
          <w:rPr>
            <w:noProof/>
            <w:webHidden/>
          </w:rPr>
          <w:fldChar w:fldCharType="begin"/>
        </w:r>
        <w:r w:rsidR="006F10D7">
          <w:rPr>
            <w:noProof/>
            <w:webHidden/>
          </w:rPr>
          <w:instrText xml:space="preserve"> PAGEREF _Toc523224129 \h </w:instrText>
        </w:r>
        <w:r w:rsidR="006F10D7">
          <w:rPr>
            <w:noProof/>
            <w:webHidden/>
          </w:rPr>
        </w:r>
        <w:r w:rsidR="006F10D7">
          <w:rPr>
            <w:noProof/>
            <w:webHidden/>
          </w:rPr>
          <w:fldChar w:fldCharType="separate"/>
        </w:r>
        <w:r w:rsidR="00A62D31">
          <w:rPr>
            <w:noProof/>
            <w:webHidden/>
          </w:rPr>
          <w:t>114</w:t>
        </w:r>
        <w:r w:rsidR="006F10D7">
          <w:rPr>
            <w:noProof/>
            <w:webHidden/>
          </w:rPr>
          <w:fldChar w:fldCharType="end"/>
        </w:r>
      </w:hyperlink>
    </w:p>
    <w:p w14:paraId="020F739F" w14:textId="77777777" w:rsidR="006F10D7" w:rsidRDefault="009A3550">
      <w:pPr>
        <w:pStyle w:val="TOC3"/>
        <w:rPr>
          <w:rFonts w:asciiTheme="minorHAnsi" w:eastAsiaTheme="minorEastAsia" w:hAnsiTheme="minorHAnsi" w:cstheme="minorBidi"/>
          <w:noProof/>
          <w:sz w:val="22"/>
          <w:szCs w:val="22"/>
        </w:rPr>
      </w:pPr>
      <w:hyperlink w:anchor="_Toc523224130" w:history="1">
        <w:r w:rsidR="006F10D7" w:rsidRPr="006751D3">
          <w:rPr>
            <w:rStyle w:val="Hyperlink"/>
            <w:noProof/>
          </w:rPr>
          <w:t>1.9.3</w:t>
        </w:r>
        <w:r w:rsidR="006F10D7">
          <w:rPr>
            <w:rFonts w:asciiTheme="minorHAnsi" w:eastAsiaTheme="minorEastAsia" w:hAnsiTheme="minorHAnsi" w:cstheme="minorBidi"/>
            <w:noProof/>
            <w:sz w:val="22"/>
            <w:szCs w:val="22"/>
          </w:rPr>
          <w:tab/>
        </w:r>
        <w:r w:rsidR="006F10D7" w:rsidRPr="006751D3">
          <w:rPr>
            <w:rStyle w:val="Hyperlink"/>
            <w:noProof/>
          </w:rPr>
          <w:t>Orderable Item/Dosages Report</w:t>
        </w:r>
        <w:r w:rsidR="006F10D7">
          <w:rPr>
            <w:noProof/>
            <w:webHidden/>
          </w:rPr>
          <w:tab/>
        </w:r>
        <w:r w:rsidR="006F10D7">
          <w:rPr>
            <w:noProof/>
            <w:webHidden/>
          </w:rPr>
          <w:fldChar w:fldCharType="begin"/>
        </w:r>
        <w:r w:rsidR="006F10D7">
          <w:rPr>
            <w:noProof/>
            <w:webHidden/>
          </w:rPr>
          <w:instrText xml:space="preserve"> PAGEREF _Toc523224130 \h </w:instrText>
        </w:r>
        <w:r w:rsidR="006F10D7">
          <w:rPr>
            <w:noProof/>
            <w:webHidden/>
          </w:rPr>
        </w:r>
        <w:r w:rsidR="006F10D7">
          <w:rPr>
            <w:noProof/>
            <w:webHidden/>
          </w:rPr>
          <w:fldChar w:fldCharType="separate"/>
        </w:r>
        <w:r w:rsidR="00A62D31">
          <w:rPr>
            <w:noProof/>
            <w:webHidden/>
          </w:rPr>
          <w:t>118</w:t>
        </w:r>
        <w:r w:rsidR="006F10D7">
          <w:rPr>
            <w:noProof/>
            <w:webHidden/>
          </w:rPr>
          <w:fldChar w:fldCharType="end"/>
        </w:r>
      </w:hyperlink>
    </w:p>
    <w:p w14:paraId="25D33DD5" w14:textId="77777777" w:rsidR="006F10D7" w:rsidRDefault="009A3550">
      <w:pPr>
        <w:pStyle w:val="TOC3"/>
        <w:rPr>
          <w:rFonts w:asciiTheme="minorHAnsi" w:eastAsiaTheme="minorEastAsia" w:hAnsiTheme="minorHAnsi" w:cstheme="minorBidi"/>
          <w:noProof/>
          <w:sz w:val="22"/>
          <w:szCs w:val="22"/>
        </w:rPr>
      </w:pPr>
      <w:hyperlink w:anchor="_Toc523224131" w:history="1">
        <w:r w:rsidR="006F10D7" w:rsidRPr="006751D3">
          <w:rPr>
            <w:rStyle w:val="Hyperlink"/>
            <w:noProof/>
          </w:rPr>
          <w:t>1.9.4</w:t>
        </w:r>
        <w:r w:rsidR="006F10D7">
          <w:rPr>
            <w:rFonts w:asciiTheme="minorHAnsi" w:eastAsiaTheme="minorEastAsia" w:hAnsiTheme="minorHAnsi" w:cstheme="minorBidi"/>
            <w:noProof/>
            <w:sz w:val="22"/>
            <w:szCs w:val="22"/>
          </w:rPr>
          <w:tab/>
        </w:r>
        <w:r w:rsidR="006F10D7" w:rsidRPr="006751D3">
          <w:rPr>
            <w:rStyle w:val="Hyperlink"/>
            <w:noProof/>
          </w:rPr>
          <w:t>Patient Instructions Report</w:t>
        </w:r>
        <w:r w:rsidR="006F10D7">
          <w:rPr>
            <w:noProof/>
            <w:webHidden/>
          </w:rPr>
          <w:tab/>
        </w:r>
        <w:r w:rsidR="006F10D7">
          <w:rPr>
            <w:noProof/>
            <w:webHidden/>
          </w:rPr>
          <w:fldChar w:fldCharType="begin"/>
        </w:r>
        <w:r w:rsidR="006F10D7">
          <w:rPr>
            <w:noProof/>
            <w:webHidden/>
          </w:rPr>
          <w:instrText xml:space="preserve"> PAGEREF _Toc523224131 \h </w:instrText>
        </w:r>
        <w:r w:rsidR="006F10D7">
          <w:rPr>
            <w:noProof/>
            <w:webHidden/>
          </w:rPr>
        </w:r>
        <w:r w:rsidR="006F10D7">
          <w:rPr>
            <w:noProof/>
            <w:webHidden/>
          </w:rPr>
          <w:fldChar w:fldCharType="separate"/>
        </w:r>
        <w:r w:rsidR="00A62D31">
          <w:rPr>
            <w:noProof/>
            <w:webHidden/>
          </w:rPr>
          <w:t>121</w:t>
        </w:r>
        <w:r w:rsidR="006F10D7">
          <w:rPr>
            <w:noProof/>
            <w:webHidden/>
          </w:rPr>
          <w:fldChar w:fldCharType="end"/>
        </w:r>
      </w:hyperlink>
    </w:p>
    <w:p w14:paraId="33F7C828" w14:textId="77777777" w:rsidR="006F10D7" w:rsidRDefault="009A3550">
      <w:pPr>
        <w:pStyle w:val="TOC3"/>
        <w:rPr>
          <w:rFonts w:asciiTheme="minorHAnsi" w:eastAsiaTheme="minorEastAsia" w:hAnsiTheme="minorHAnsi" w:cstheme="minorBidi"/>
          <w:noProof/>
          <w:sz w:val="22"/>
          <w:szCs w:val="22"/>
        </w:rPr>
      </w:pPr>
      <w:hyperlink w:anchor="_Toc523224132" w:history="1">
        <w:r w:rsidR="006F10D7" w:rsidRPr="006751D3">
          <w:rPr>
            <w:rStyle w:val="Hyperlink"/>
            <w:noProof/>
          </w:rPr>
          <w:t>1.9.5</w:t>
        </w:r>
        <w:r w:rsidR="006F10D7">
          <w:rPr>
            <w:rFonts w:asciiTheme="minorHAnsi" w:eastAsiaTheme="minorEastAsia" w:hAnsiTheme="minorHAnsi" w:cstheme="minorBidi"/>
            <w:noProof/>
            <w:sz w:val="22"/>
            <w:szCs w:val="22"/>
          </w:rPr>
          <w:tab/>
        </w:r>
        <w:r w:rsidR="006F10D7" w:rsidRPr="006751D3">
          <w:rPr>
            <w:rStyle w:val="Hyperlink"/>
            <w:noProof/>
          </w:rPr>
          <w:t>Orderable Item Report</w:t>
        </w:r>
        <w:r w:rsidR="006F10D7">
          <w:rPr>
            <w:noProof/>
            <w:webHidden/>
          </w:rPr>
          <w:tab/>
        </w:r>
        <w:r w:rsidR="006F10D7">
          <w:rPr>
            <w:noProof/>
            <w:webHidden/>
          </w:rPr>
          <w:fldChar w:fldCharType="begin"/>
        </w:r>
        <w:r w:rsidR="006F10D7">
          <w:rPr>
            <w:noProof/>
            <w:webHidden/>
          </w:rPr>
          <w:instrText xml:space="preserve"> PAGEREF _Toc523224132 \h </w:instrText>
        </w:r>
        <w:r w:rsidR="006F10D7">
          <w:rPr>
            <w:noProof/>
            <w:webHidden/>
          </w:rPr>
        </w:r>
        <w:r w:rsidR="006F10D7">
          <w:rPr>
            <w:noProof/>
            <w:webHidden/>
          </w:rPr>
          <w:fldChar w:fldCharType="separate"/>
        </w:r>
        <w:r w:rsidR="00A62D31">
          <w:rPr>
            <w:noProof/>
            <w:webHidden/>
          </w:rPr>
          <w:t>122</w:t>
        </w:r>
        <w:r w:rsidR="006F10D7">
          <w:rPr>
            <w:noProof/>
            <w:webHidden/>
          </w:rPr>
          <w:fldChar w:fldCharType="end"/>
        </w:r>
      </w:hyperlink>
    </w:p>
    <w:p w14:paraId="43C684B7" w14:textId="77777777" w:rsidR="006F10D7" w:rsidRDefault="009A3550">
      <w:pPr>
        <w:pStyle w:val="TOC3"/>
        <w:rPr>
          <w:rFonts w:asciiTheme="minorHAnsi" w:eastAsiaTheme="minorEastAsia" w:hAnsiTheme="minorHAnsi" w:cstheme="minorBidi"/>
          <w:noProof/>
          <w:sz w:val="22"/>
          <w:szCs w:val="22"/>
        </w:rPr>
      </w:pPr>
      <w:hyperlink w:anchor="_Toc523224133" w:history="1">
        <w:r w:rsidR="006F10D7" w:rsidRPr="006751D3">
          <w:rPr>
            <w:rStyle w:val="Hyperlink"/>
            <w:noProof/>
          </w:rPr>
          <w:t>1.9.6</w:t>
        </w:r>
        <w:r w:rsidR="006F10D7">
          <w:rPr>
            <w:rFonts w:asciiTheme="minorHAnsi" w:eastAsiaTheme="minorEastAsia" w:hAnsiTheme="minorHAnsi" w:cstheme="minorBidi"/>
            <w:noProof/>
            <w:sz w:val="22"/>
            <w:szCs w:val="22"/>
          </w:rPr>
          <w:tab/>
        </w:r>
        <w:r w:rsidR="006F10D7" w:rsidRPr="006751D3">
          <w:rPr>
            <w:rStyle w:val="Hyperlink"/>
            <w:noProof/>
          </w:rPr>
          <w:t>Reports for Medications Requiring Removal (MRR)</w:t>
        </w:r>
        <w:r w:rsidR="006F10D7">
          <w:rPr>
            <w:noProof/>
            <w:webHidden/>
          </w:rPr>
          <w:tab/>
        </w:r>
        <w:r w:rsidR="006F10D7">
          <w:rPr>
            <w:noProof/>
            <w:webHidden/>
          </w:rPr>
          <w:fldChar w:fldCharType="begin"/>
        </w:r>
        <w:r w:rsidR="006F10D7">
          <w:rPr>
            <w:noProof/>
            <w:webHidden/>
          </w:rPr>
          <w:instrText xml:space="preserve"> PAGEREF _Toc523224133 \h </w:instrText>
        </w:r>
        <w:r w:rsidR="006F10D7">
          <w:rPr>
            <w:noProof/>
            <w:webHidden/>
          </w:rPr>
        </w:r>
        <w:r w:rsidR="006F10D7">
          <w:rPr>
            <w:noProof/>
            <w:webHidden/>
          </w:rPr>
          <w:fldChar w:fldCharType="separate"/>
        </w:r>
        <w:r w:rsidR="00A62D31">
          <w:rPr>
            <w:noProof/>
            <w:webHidden/>
          </w:rPr>
          <w:t>125</w:t>
        </w:r>
        <w:r w:rsidR="006F10D7">
          <w:rPr>
            <w:noProof/>
            <w:webHidden/>
          </w:rPr>
          <w:fldChar w:fldCharType="end"/>
        </w:r>
      </w:hyperlink>
    </w:p>
    <w:p w14:paraId="31DE46AF" w14:textId="77777777" w:rsidR="006F10D7" w:rsidRDefault="009A3550">
      <w:pPr>
        <w:pStyle w:val="TOC2"/>
        <w:rPr>
          <w:rFonts w:asciiTheme="minorHAnsi" w:eastAsiaTheme="minorEastAsia" w:hAnsiTheme="minorHAnsi" w:cstheme="minorBidi"/>
          <w:b w:val="0"/>
          <w:i w:val="0"/>
          <w:iCs w:val="0"/>
          <w:noProof/>
          <w:szCs w:val="22"/>
        </w:rPr>
      </w:pPr>
      <w:hyperlink w:anchor="_Toc523224134" w:history="1">
        <w:r w:rsidR="006F10D7" w:rsidRPr="006751D3">
          <w:rPr>
            <w:rStyle w:val="Hyperlink"/>
            <w:noProof/>
          </w:rPr>
          <w:t>1.10</w:t>
        </w:r>
        <w:r w:rsidR="006F10D7">
          <w:rPr>
            <w:rFonts w:asciiTheme="minorHAnsi" w:eastAsiaTheme="minorEastAsia" w:hAnsiTheme="minorHAnsi" w:cstheme="minorBidi"/>
            <w:b w:val="0"/>
            <w:i w:val="0"/>
            <w:iCs w:val="0"/>
            <w:noProof/>
            <w:szCs w:val="22"/>
          </w:rPr>
          <w:tab/>
        </w:r>
        <w:r w:rsidR="006F10D7" w:rsidRPr="006751D3">
          <w:rPr>
            <w:rStyle w:val="Hyperlink"/>
            <w:noProof/>
          </w:rPr>
          <w:t>Formulary Information Report</w:t>
        </w:r>
        <w:r w:rsidR="006F10D7">
          <w:rPr>
            <w:noProof/>
            <w:webHidden/>
          </w:rPr>
          <w:tab/>
        </w:r>
        <w:r w:rsidR="006F10D7">
          <w:rPr>
            <w:noProof/>
            <w:webHidden/>
          </w:rPr>
          <w:fldChar w:fldCharType="begin"/>
        </w:r>
        <w:r w:rsidR="006F10D7">
          <w:rPr>
            <w:noProof/>
            <w:webHidden/>
          </w:rPr>
          <w:instrText xml:space="preserve"> PAGEREF _Toc523224134 \h </w:instrText>
        </w:r>
        <w:r w:rsidR="006F10D7">
          <w:rPr>
            <w:noProof/>
            <w:webHidden/>
          </w:rPr>
        </w:r>
        <w:r w:rsidR="006F10D7">
          <w:rPr>
            <w:noProof/>
            <w:webHidden/>
          </w:rPr>
          <w:fldChar w:fldCharType="separate"/>
        </w:r>
        <w:r w:rsidR="00A62D31">
          <w:rPr>
            <w:noProof/>
            <w:webHidden/>
          </w:rPr>
          <w:t>128</w:t>
        </w:r>
        <w:r w:rsidR="006F10D7">
          <w:rPr>
            <w:noProof/>
            <w:webHidden/>
          </w:rPr>
          <w:fldChar w:fldCharType="end"/>
        </w:r>
      </w:hyperlink>
    </w:p>
    <w:p w14:paraId="374A781F" w14:textId="77777777" w:rsidR="006F10D7" w:rsidRDefault="009A3550">
      <w:pPr>
        <w:pStyle w:val="TOC2"/>
        <w:rPr>
          <w:rFonts w:asciiTheme="minorHAnsi" w:eastAsiaTheme="minorEastAsia" w:hAnsiTheme="minorHAnsi" w:cstheme="minorBidi"/>
          <w:b w:val="0"/>
          <w:i w:val="0"/>
          <w:iCs w:val="0"/>
          <w:noProof/>
          <w:szCs w:val="22"/>
        </w:rPr>
      </w:pPr>
      <w:hyperlink w:anchor="_Toc523224135" w:history="1">
        <w:r w:rsidR="006F10D7" w:rsidRPr="006751D3">
          <w:rPr>
            <w:rStyle w:val="Hyperlink"/>
            <w:noProof/>
          </w:rPr>
          <w:t>1.11</w:t>
        </w:r>
        <w:r w:rsidR="006F10D7">
          <w:rPr>
            <w:rFonts w:asciiTheme="minorHAnsi" w:eastAsiaTheme="minorEastAsia" w:hAnsiTheme="minorHAnsi" w:cstheme="minorBidi"/>
            <w:b w:val="0"/>
            <w:i w:val="0"/>
            <w:iCs w:val="0"/>
            <w:noProof/>
            <w:szCs w:val="22"/>
          </w:rPr>
          <w:tab/>
        </w:r>
        <w:r w:rsidR="006F10D7" w:rsidRPr="006751D3">
          <w:rPr>
            <w:rStyle w:val="Hyperlink"/>
            <w:noProof/>
          </w:rPr>
          <w:t>Drug Text Management</w:t>
        </w:r>
        <w:r w:rsidR="006F10D7">
          <w:rPr>
            <w:noProof/>
            <w:webHidden/>
          </w:rPr>
          <w:tab/>
        </w:r>
        <w:r w:rsidR="006F10D7">
          <w:rPr>
            <w:noProof/>
            <w:webHidden/>
          </w:rPr>
          <w:fldChar w:fldCharType="begin"/>
        </w:r>
        <w:r w:rsidR="006F10D7">
          <w:rPr>
            <w:noProof/>
            <w:webHidden/>
          </w:rPr>
          <w:instrText xml:space="preserve"> PAGEREF _Toc523224135 \h </w:instrText>
        </w:r>
        <w:r w:rsidR="006F10D7">
          <w:rPr>
            <w:noProof/>
            <w:webHidden/>
          </w:rPr>
        </w:r>
        <w:r w:rsidR="006F10D7">
          <w:rPr>
            <w:noProof/>
            <w:webHidden/>
          </w:rPr>
          <w:fldChar w:fldCharType="separate"/>
        </w:r>
        <w:r w:rsidR="00A62D31">
          <w:rPr>
            <w:noProof/>
            <w:webHidden/>
          </w:rPr>
          <w:t>129</w:t>
        </w:r>
        <w:r w:rsidR="006F10D7">
          <w:rPr>
            <w:noProof/>
            <w:webHidden/>
          </w:rPr>
          <w:fldChar w:fldCharType="end"/>
        </w:r>
      </w:hyperlink>
    </w:p>
    <w:p w14:paraId="3EEF2137" w14:textId="77777777" w:rsidR="006F10D7" w:rsidRDefault="009A3550">
      <w:pPr>
        <w:pStyle w:val="TOC3"/>
        <w:rPr>
          <w:rFonts w:asciiTheme="minorHAnsi" w:eastAsiaTheme="minorEastAsia" w:hAnsiTheme="minorHAnsi" w:cstheme="minorBidi"/>
          <w:noProof/>
          <w:sz w:val="22"/>
          <w:szCs w:val="22"/>
        </w:rPr>
      </w:pPr>
      <w:hyperlink w:anchor="_Toc523224136" w:history="1">
        <w:r w:rsidR="006F10D7" w:rsidRPr="006751D3">
          <w:rPr>
            <w:rStyle w:val="Hyperlink"/>
            <w:noProof/>
          </w:rPr>
          <w:t>1.11.1</w:t>
        </w:r>
        <w:r w:rsidR="006F10D7">
          <w:rPr>
            <w:rFonts w:asciiTheme="minorHAnsi" w:eastAsiaTheme="minorEastAsia" w:hAnsiTheme="minorHAnsi" w:cstheme="minorBidi"/>
            <w:noProof/>
            <w:sz w:val="22"/>
            <w:szCs w:val="22"/>
          </w:rPr>
          <w:tab/>
        </w:r>
        <w:r w:rsidR="006F10D7" w:rsidRPr="006751D3">
          <w:rPr>
            <w:rStyle w:val="Hyperlink"/>
            <w:noProof/>
          </w:rPr>
          <w:t>Drug Text Enter/Edit</w:t>
        </w:r>
        <w:r w:rsidR="006F10D7">
          <w:rPr>
            <w:noProof/>
            <w:webHidden/>
          </w:rPr>
          <w:tab/>
        </w:r>
        <w:r w:rsidR="006F10D7">
          <w:rPr>
            <w:noProof/>
            <w:webHidden/>
          </w:rPr>
          <w:fldChar w:fldCharType="begin"/>
        </w:r>
        <w:r w:rsidR="006F10D7">
          <w:rPr>
            <w:noProof/>
            <w:webHidden/>
          </w:rPr>
          <w:instrText xml:space="preserve"> PAGEREF _Toc523224136 \h </w:instrText>
        </w:r>
        <w:r w:rsidR="006F10D7">
          <w:rPr>
            <w:noProof/>
            <w:webHidden/>
          </w:rPr>
        </w:r>
        <w:r w:rsidR="006F10D7">
          <w:rPr>
            <w:noProof/>
            <w:webHidden/>
          </w:rPr>
          <w:fldChar w:fldCharType="separate"/>
        </w:r>
        <w:r w:rsidR="00A62D31">
          <w:rPr>
            <w:noProof/>
            <w:webHidden/>
          </w:rPr>
          <w:t>129</w:t>
        </w:r>
        <w:r w:rsidR="006F10D7">
          <w:rPr>
            <w:noProof/>
            <w:webHidden/>
          </w:rPr>
          <w:fldChar w:fldCharType="end"/>
        </w:r>
      </w:hyperlink>
    </w:p>
    <w:p w14:paraId="76DA20A8" w14:textId="77777777" w:rsidR="006F10D7" w:rsidRDefault="009A3550">
      <w:pPr>
        <w:pStyle w:val="TOC3"/>
        <w:rPr>
          <w:rFonts w:asciiTheme="minorHAnsi" w:eastAsiaTheme="minorEastAsia" w:hAnsiTheme="minorHAnsi" w:cstheme="minorBidi"/>
          <w:noProof/>
          <w:sz w:val="22"/>
          <w:szCs w:val="22"/>
        </w:rPr>
      </w:pPr>
      <w:hyperlink w:anchor="_Toc523224137" w:history="1">
        <w:r w:rsidR="006F10D7" w:rsidRPr="006751D3">
          <w:rPr>
            <w:rStyle w:val="Hyperlink"/>
            <w:noProof/>
          </w:rPr>
          <w:t>1.11.2</w:t>
        </w:r>
        <w:r w:rsidR="006F10D7">
          <w:rPr>
            <w:rFonts w:asciiTheme="minorHAnsi" w:eastAsiaTheme="minorEastAsia" w:hAnsiTheme="minorHAnsi" w:cstheme="minorBidi"/>
            <w:noProof/>
            <w:sz w:val="22"/>
            <w:szCs w:val="22"/>
          </w:rPr>
          <w:tab/>
        </w:r>
        <w:r w:rsidR="006F10D7" w:rsidRPr="006751D3">
          <w:rPr>
            <w:rStyle w:val="Hyperlink"/>
            <w:noProof/>
          </w:rPr>
          <w:t>Drug Text File Report</w:t>
        </w:r>
        <w:r w:rsidR="006F10D7">
          <w:rPr>
            <w:noProof/>
            <w:webHidden/>
          </w:rPr>
          <w:tab/>
        </w:r>
        <w:r w:rsidR="006F10D7">
          <w:rPr>
            <w:noProof/>
            <w:webHidden/>
          </w:rPr>
          <w:fldChar w:fldCharType="begin"/>
        </w:r>
        <w:r w:rsidR="006F10D7">
          <w:rPr>
            <w:noProof/>
            <w:webHidden/>
          </w:rPr>
          <w:instrText xml:space="preserve"> PAGEREF _Toc523224137 \h </w:instrText>
        </w:r>
        <w:r w:rsidR="006F10D7">
          <w:rPr>
            <w:noProof/>
            <w:webHidden/>
          </w:rPr>
        </w:r>
        <w:r w:rsidR="006F10D7">
          <w:rPr>
            <w:noProof/>
            <w:webHidden/>
          </w:rPr>
          <w:fldChar w:fldCharType="separate"/>
        </w:r>
        <w:r w:rsidR="00A62D31">
          <w:rPr>
            <w:noProof/>
            <w:webHidden/>
          </w:rPr>
          <w:t>131</w:t>
        </w:r>
        <w:r w:rsidR="006F10D7">
          <w:rPr>
            <w:noProof/>
            <w:webHidden/>
          </w:rPr>
          <w:fldChar w:fldCharType="end"/>
        </w:r>
      </w:hyperlink>
    </w:p>
    <w:p w14:paraId="2923B987" w14:textId="77777777" w:rsidR="006F10D7" w:rsidRDefault="009A3550">
      <w:pPr>
        <w:pStyle w:val="TOC2"/>
        <w:rPr>
          <w:rFonts w:asciiTheme="minorHAnsi" w:eastAsiaTheme="minorEastAsia" w:hAnsiTheme="minorHAnsi" w:cstheme="minorBidi"/>
          <w:b w:val="0"/>
          <w:i w:val="0"/>
          <w:iCs w:val="0"/>
          <w:noProof/>
          <w:szCs w:val="22"/>
        </w:rPr>
      </w:pPr>
      <w:hyperlink w:anchor="_Toc523224138" w:history="1">
        <w:r w:rsidR="006F10D7" w:rsidRPr="006751D3">
          <w:rPr>
            <w:rStyle w:val="Hyperlink"/>
            <w:noProof/>
          </w:rPr>
          <w:t>1.12</w:t>
        </w:r>
        <w:r w:rsidR="006F10D7">
          <w:rPr>
            <w:rFonts w:asciiTheme="minorHAnsi" w:eastAsiaTheme="minorEastAsia" w:hAnsiTheme="minorHAnsi" w:cstheme="minorBidi"/>
            <w:b w:val="0"/>
            <w:i w:val="0"/>
            <w:iCs w:val="0"/>
            <w:noProof/>
            <w:szCs w:val="22"/>
          </w:rPr>
          <w:tab/>
        </w:r>
        <w:r w:rsidR="006F10D7" w:rsidRPr="006751D3">
          <w:rPr>
            <w:rStyle w:val="Hyperlink"/>
            <w:noProof/>
          </w:rPr>
          <w:t>Pharmacy System Parameters Edit</w:t>
        </w:r>
        <w:r w:rsidR="006F10D7">
          <w:rPr>
            <w:noProof/>
            <w:webHidden/>
          </w:rPr>
          <w:tab/>
        </w:r>
        <w:r w:rsidR="006F10D7">
          <w:rPr>
            <w:noProof/>
            <w:webHidden/>
          </w:rPr>
          <w:fldChar w:fldCharType="begin"/>
        </w:r>
        <w:r w:rsidR="006F10D7">
          <w:rPr>
            <w:noProof/>
            <w:webHidden/>
          </w:rPr>
          <w:instrText xml:space="preserve"> PAGEREF _Toc523224138 \h </w:instrText>
        </w:r>
        <w:r w:rsidR="006F10D7">
          <w:rPr>
            <w:noProof/>
            <w:webHidden/>
          </w:rPr>
        </w:r>
        <w:r w:rsidR="006F10D7">
          <w:rPr>
            <w:noProof/>
            <w:webHidden/>
          </w:rPr>
          <w:fldChar w:fldCharType="separate"/>
        </w:r>
        <w:r w:rsidR="00A62D31">
          <w:rPr>
            <w:noProof/>
            <w:webHidden/>
          </w:rPr>
          <w:t>133</w:t>
        </w:r>
        <w:r w:rsidR="006F10D7">
          <w:rPr>
            <w:noProof/>
            <w:webHidden/>
          </w:rPr>
          <w:fldChar w:fldCharType="end"/>
        </w:r>
      </w:hyperlink>
    </w:p>
    <w:p w14:paraId="5A914A7B" w14:textId="77777777" w:rsidR="006F10D7" w:rsidRDefault="009A3550">
      <w:pPr>
        <w:pStyle w:val="TOC2"/>
        <w:rPr>
          <w:rFonts w:asciiTheme="minorHAnsi" w:eastAsiaTheme="minorEastAsia" w:hAnsiTheme="minorHAnsi" w:cstheme="minorBidi"/>
          <w:b w:val="0"/>
          <w:i w:val="0"/>
          <w:iCs w:val="0"/>
          <w:noProof/>
          <w:szCs w:val="22"/>
        </w:rPr>
      </w:pPr>
      <w:hyperlink w:anchor="_Toc523224139" w:history="1">
        <w:r w:rsidR="006F10D7" w:rsidRPr="006751D3">
          <w:rPr>
            <w:rStyle w:val="Hyperlink"/>
            <w:noProof/>
          </w:rPr>
          <w:t>1.13</w:t>
        </w:r>
        <w:r w:rsidR="006F10D7">
          <w:rPr>
            <w:rFonts w:asciiTheme="minorHAnsi" w:eastAsiaTheme="minorEastAsia" w:hAnsiTheme="minorHAnsi" w:cstheme="minorBidi"/>
            <w:b w:val="0"/>
            <w:i w:val="0"/>
            <w:iCs w:val="0"/>
            <w:noProof/>
            <w:szCs w:val="22"/>
          </w:rPr>
          <w:tab/>
        </w:r>
        <w:r w:rsidR="006F10D7" w:rsidRPr="006751D3">
          <w:rPr>
            <w:rStyle w:val="Hyperlink"/>
            <w:noProof/>
          </w:rPr>
          <w:t>Standard Schedule Management</w:t>
        </w:r>
        <w:r w:rsidR="006F10D7">
          <w:rPr>
            <w:noProof/>
            <w:webHidden/>
          </w:rPr>
          <w:tab/>
        </w:r>
        <w:r w:rsidR="006F10D7">
          <w:rPr>
            <w:noProof/>
            <w:webHidden/>
          </w:rPr>
          <w:fldChar w:fldCharType="begin"/>
        </w:r>
        <w:r w:rsidR="006F10D7">
          <w:rPr>
            <w:noProof/>
            <w:webHidden/>
          </w:rPr>
          <w:instrText xml:space="preserve"> PAGEREF _Toc523224139 \h </w:instrText>
        </w:r>
        <w:r w:rsidR="006F10D7">
          <w:rPr>
            <w:noProof/>
            <w:webHidden/>
          </w:rPr>
        </w:r>
        <w:r w:rsidR="006F10D7">
          <w:rPr>
            <w:noProof/>
            <w:webHidden/>
          </w:rPr>
          <w:fldChar w:fldCharType="separate"/>
        </w:r>
        <w:r w:rsidR="00A62D31">
          <w:rPr>
            <w:noProof/>
            <w:webHidden/>
          </w:rPr>
          <w:t>134</w:t>
        </w:r>
        <w:r w:rsidR="006F10D7">
          <w:rPr>
            <w:noProof/>
            <w:webHidden/>
          </w:rPr>
          <w:fldChar w:fldCharType="end"/>
        </w:r>
      </w:hyperlink>
    </w:p>
    <w:p w14:paraId="12E333BE" w14:textId="77777777" w:rsidR="006F10D7" w:rsidRDefault="009A3550">
      <w:pPr>
        <w:pStyle w:val="TOC3"/>
        <w:rPr>
          <w:rFonts w:asciiTheme="minorHAnsi" w:eastAsiaTheme="minorEastAsia" w:hAnsiTheme="minorHAnsi" w:cstheme="minorBidi"/>
          <w:noProof/>
          <w:sz w:val="22"/>
          <w:szCs w:val="22"/>
        </w:rPr>
      </w:pPr>
      <w:hyperlink w:anchor="_Toc523224140" w:history="1">
        <w:r w:rsidR="006F10D7" w:rsidRPr="006751D3">
          <w:rPr>
            <w:rStyle w:val="Hyperlink"/>
            <w:noProof/>
          </w:rPr>
          <w:t>1.13.1</w:t>
        </w:r>
        <w:r w:rsidR="006F10D7">
          <w:rPr>
            <w:rFonts w:asciiTheme="minorHAnsi" w:eastAsiaTheme="minorEastAsia" w:hAnsiTheme="minorHAnsi" w:cstheme="minorBidi"/>
            <w:noProof/>
            <w:sz w:val="22"/>
            <w:szCs w:val="22"/>
          </w:rPr>
          <w:tab/>
        </w:r>
        <w:r w:rsidR="006F10D7" w:rsidRPr="006751D3">
          <w:rPr>
            <w:rStyle w:val="Hyperlink"/>
            <w:noProof/>
          </w:rPr>
          <w:t>Standard Schedule Edit</w:t>
        </w:r>
        <w:r w:rsidR="006F10D7">
          <w:rPr>
            <w:noProof/>
            <w:webHidden/>
          </w:rPr>
          <w:tab/>
        </w:r>
        <w:r w:rsidR="006F10D7">
          <w:rPr>
            <w:noProof/>
            <w:webHidden/>
          </w:rPr>
          <w:fldChar w:fldCharType="begin"/>
        </w:r>
        <w:r w:rsidR="006F10D7">
          <w:rPr>
            <w:noProof/>
            <w:webHidden/>
          </w:rPr>
          <w:instrText xml:space="preserve"> PAGEREF _Toc523224140 \h </w:instrText>
        </w:r>
        <w:r w:rsidR="006F10D7">
          <w:rPr>
            <w:noProof/>
            <w:webHidden/>
          </w:rPr>
        </w:r>
        <w:r w:rsidR="006F10D7">
          <w:rPr>
            <w:noProof/>
            <w:webHidden/>
          </w:rPr>
          <w:fldChar w:fldCharType="separate"/>
        </w:r>
        <w:r w:rsidR="00A62D31">
          <w:rPr>
            <w:noProof/>
            <w:webHidden/>
          </w:rPr>
          <w:t>134</w:t>
        </w:r>
        <w:r w:rsidR="006F10D7">
          <w:rPr>
            <w:noProof/>
            <w:webHidden/>
          </w:rPr>
          <w:fldChar w:fldCharType="end"/>
        </w:r>
      </w:hyperlink>
    </w:p>
    <w:p w14:paraId="3144B872" w14:textId="77777777" w:rsidR="006F10D7" w:rsidRDefault="009A3550">
      <w:pPr>
        <w:pStyle w:val="TOC3"/>
        <w:rPr>
          <w:rFonts w:asciiTheme="minorHAnsi" w:eastAsiaTheme="minorEastAsia" w:hAnsiTheme="minorHAnsi" w:cstheme="minorBidi"/>
          <w:noProof/>
          <w:sz w:val="22"/>
          <w:szCs w:val="22"/>
        </w:rPr>
      </w:pPr>
      <w:hyperlink w:anchor="_Toc523224141" w:history="1">
        <w:r w:rsidR="006F10D7" w:rsidRPr="006751D3">
          <w:rPr>
            <w:rStyle w:val="Hyperlink"/>
            <w:noProof/>
          </w:rPr>
          <w:t>1.13.2</w:t>
        </w:r>
        <w:r w:rsidR="006F10D7">
          <w:rPr>
            <w:rFonts w:asciiTheme="minorHAnsi" w:eastAsiaTheme="minorEastAsia" w:hAnsiTheme="minorHAnsi" w:cstheme="minorBidi"/>
            <w:noProof/>
            <w:sz w:val="22"/>
            <w:szCs w:val="22"/>
          </w:rPr>
          <w:tab/>
        </w:r>
        <w:r w:rsidR="006F10D7" w:rsidRPr="006751D3">
          <w:rPr>
            <w:rStyle w:val="Hyperlink"/>
            <w:noProof/>
          </w:rPr>
          <w:t>Administration Schedule File Report</w:t>
        </w:r>
        <w:r w:rsidR="006F10D7">
          <w:rPr>
            <w:noProof/>
            <w:webHidden/>
          </w:rPr>
          <w:tab/>
        </w:r>
        <w:r w:rsidR="006F10D7">
          <w:rPr>
            <w:noProof/>
            <w:webHidden/>
          </w:rPr>
          <w:fldChar w:fldCharType="begin"/>
        </w:r>
        <w:r w:rsidR="006F10D7">
          <w:rPr>
            <w:noProof/>
            <w:webHidden/>
          </w:rPr>
          <w:instrText xml:space="preserve"> PAGEREF _Toc523224141 \h </w:instrText>
        </w:r>
        <w:r w:rsidR="006F10D7">
          <w:rPr>
            <w:noProof/>
            <w:webHidden/>
          </w:rPr>
        </w:r>
        <w:r w:rsidR="006F10D7">
          <w:rPr>
            <w:noProof/>
            <w:webHidden/>
          </w:rPr>
          <w:fldChar w:fldCharType="separate"/>
        </w:r>
        <w:r w:rsidR="00A62D31">
          <w:rPr>
            <w:noProof/>
            <w:webHidden/>
          </w:rPr>
          <w:t>143</w:t>
        </w:r>
        <w:r w:rsidR="006F10D7">
          <w:rPr>
            <w:noProof/>
            <w:webHidden/>
          </w:rPr>
          <w:fldChar w:fldCharType="end"/>
        </w:r>
      </w:hyperlink>
    </w:p>
    <w:p w14:paraId="3464BEA3" w14:textId="77777777" w:rsidR="006F10D7" w:rsidRDefault="009A3550">
      <w:pPr>
        <w:pStyle w:val="TOC2"/>
        <w:rPr>
          <w:rFonts w:asciiTheme="minorHAnsi" w:eastAsiaTheme="minorEastAsia" w:hAnsiTheme="minorHAnsi" w:cstheme="minorBidi"/>
          <w:b w:val="0"/>
          <w:i w:val="0"/>
          <w:iCs w:val="0"/>
          <w:noProof/>
          <w:szCs w:val="22"/>
        </w:rPr>
      </w:pPr>
      <w:hyperlink w:anchor="_Toc523224142" w:history="1">
        <w:r w:rsidR="006F10D7" w:rsidRPr="006751D3">
          <w:rPr>
            <w:rStyle w:val="Hyperlink"/>
            <w:noProof/>
          </w:rPr>
          <w:t>1.14</w:t>
        </w:r>
        <w:r w:rsidR="006F10D7">
          <w:rPr>
            <w:rFonts w:asciiTheme="minorHAnsi" w:eastAsiaTheme="minorEastAsia" w:hAnsiTheme="minorHAnsi" w:cstheme="minorBidi"/>
            <w:b w:val="0"/>
            <w:i w:val="0"/>
            <w:iCs w:val="0"/>
            <w:noProof/>
            <w:szCs w:val="22"/>
          </w:rPr>
          <w:tab/>
        </w:r>
        <w:r w:rsidR="006F10D7" w:rsidRPr="006751D3">
          <w:rPr>
            <w:rStyle w:val="Hyperlink"/>
            <w:noProof/>
          </w:rPr>
          <w:t>Synonym Enter/Edit</w:t>
        </w:r>
        <w:r w:rsidR="006F10D7">
          <w:rPr>
            <w:noProof/>
            <w:webHidden/>
          </w:rPr>
          <w:tab/>
        </w:r>
        <w:r w:rsidR="006F10D7">
          <w:rPr>
            <w:noProof/>
            <w:webHidden/>
          </w:rPr>
          <w:fldChar w:fldCharType="begin"/>
        </w:r>
        <w:r w:rsidR="006F10D7">
          <w:rPr>
            <w:noProof/>
            <w:webHidden/>
          </w:rPr>
          <w:instrText xml:space="preserve"> PAGEREF _Toc523224142 \h </w:instrText>
        </w:r>
        <w:r w:rsidR="006F10D7">
          <w:rPr>
            <w:noProof/>
            <w:webHidden/>
          </w:rPr>
        </w:r>
        <w:r w:rsidR="006F10D7">
          <w:rPr>
            <w:noProof/>
            <w:webHidden/>
          </w:rPr>
          <w:fldChar w:fldCharType="separate"/>
        </w:r>
        <w:r w:rsidR="00A62D31">
          <w:rPr>
            <w:noProof/>
            <w:webHidden/>
          </w:rPr>
          <w:t>145</w:t>
        </w:r>
        <w:r w:rsidR="006F10D7">
          <w:rPr>
            <w:noProof/>
            <w:webHidden/>
          </w:rPr>
          <w:fldChar w:fldCharType="end"/>
        </w:r>
      </w:hyperlink>
    </w:p>
    <w:p w14:paraId="17F24929" w14:textId="77777777" w:rsidR="006F10D7" w:rsidRDefault="009A3550">
      <w:pPr>
        <w:pStyle w:val="TOC2"/>
        <w:rPr>
          <w:rFonts w:asciiTheme="minorHAnsi" w:eastAsiaTheme="minorEastAsia" w:hAnsiTheme="minorHAnsi" w:cstheme="minorBidi"/>
          <w:b w:val="0"/>
          <w:i w:val="0"/>
          <w:iCs w:val="0"/>
          <w:noProof/>
          <w:szCs w:val="22"/>
        </w:rPr>
      </w:pPr>
      <w:hyperlink w:anchor="_Toc523224143" w:history="1">
        <w:r w:rsidR="006F10D7" w:rsidRPr="006751D3">
          <w:rPr>
            <w:rStyle w:val="Hyperlink"/>
            <w:noProof/>
          </w:rPr>
          <w:t>1.15</w:t>
        </w:r>
        <w:r w:rsidR="006F10D7">
          <w:rPr>
            <w:rFonts w:asciiTheme="minorHAnsi" w:eastAsiaTheme="minorEastAsia" w:hAnsiTheme="minorHAnsi" w:cstheme="minorBidi"/>
            <w:b w:val="0"/>
            <w:i w:val="0"/>
            <w:iCs w:val="0"/>
            <w:noProof/>
            <w:szCs w:val="22"/>
          </w:rPr>
          <w:tab/>
        </w:r>
        <w:r w:rsidR="006F10D7" w:rsidRPr="006751D3">
          <w:rPr>
            <w:rStyle w:val="Hyperlink"/>
            <w:noProof/>
          </w:rPr>
          <w:t>Controlled Substances/PKI Reports</w:t>
        </w:r>
        <w:r w:rsidR="006F10D7">
          <w:rPr>
            <w:noProof/>
            <w:webHidden/>
          </w:rPr>
          <w:tab/>
        </w:r>
        <w:r w:rsidR="006F10D7">
          <w:rPr>
            <w:noProof/>
            <w:webHidden/>
          </w:rPr>
          <w:fldChar w:fldCharType="begin"/>
        </w:r>
        <w:r w:rsidR="006F10D7">
          <w:rPr>
            <w:noProof/>
            <w:webHidden/>
          </w:rPr>
          <w:instrText xml:space="preserve"> PAGEREF _Toc523224143 \h </w:instrText>
        </w:r>
        <w:r w:rsidR="006F10D7">
          <w:rPr>
            <w:noProof/>
            <w:webHidden/>
          </w:rPr>
        </w:r>
        <w:r w:rsidR="006F10D7">
          <w:rPr>
            <w:noProof/>
            <w:webHidden/>
          </w:rPr>
          <w:fldChar w:fldCharType="separate"/>
        </w:r>
        <w:r w:rsidR="00A62D31">
          <w:rPr>
            <w:noProof/>
            <w:webHidden/>
          </w:rPr>
          <w:t>145</w:t>
        </w:r>
        <w:r w:rsidR="006F10D7">
          <w:rPr>
            <w:noProof/>
            <w:webHidden/>
          </w:rPr>
          <w:fldChar w:fldCharType="end"/>
        </w:r>
      </w:hyperlink>
    </w:p>
    <w:p w14:paraId="44ED6A7C" w14:textId="77777777" w:rsidR="006F10D7" w:rsidRDefault="009A3550">
      <w:pPr>
        <w:pStyle w:val="TOC2"/>
        <w:rPr>
          <w:rFonts w:asciiTheme="minorHAnsi" w:eastAsiaTheme="minorEastAsia" w:hAnsiTheme="minorHAnsi" w:cstheme="minorBidi"/>
          <w:b w:val="0"/>
          <w:i w:val="0"/>
          <w:iCs w:val="0"/>
          <w:noProof/>
          <w:szCs w:val="22"/>
        </w:rPr>
      </w:pPr>
      <w:hyperlink w:anchor="_Toc523224144" w:history="1">
        <w:r w:rsidR="006F10D7" w:rsidRPr="006751D3">
          <w:rPr>
            <w:rStyle w:val="Hyperlink"/>
            <w:noProof/>
          </w:rPr>
          <w:t>1.16</w:t>
        </w:r>
        <w:r w:rsidR="006F10D7">
          <w:rPr>
            <w:rFonts w:asciiTheme="minorHAnsi" w:eastAsiaTheme="minorEastAsia" w:hAnsiTheme="minorHAnsi" w:cstheme="minorBidi"/>
            <w:b w:val="0"/>
            <w:i w:val="0"/>
            <w:iCs w:val="0"/>
            <w:noProof/>
            <w:szCs w:val="22"/>
          </w:rPr>
          <w:tab/>
        </w:r>
        <w:r w:rsidR="006F10D7" w:rsidRPr="006751D3">
          <w:rPr>
            <w:rStyle w:val="Hyperlink"/>
            <w:noProof/>
          </w:rPr>
          <w:t>Send Entire Drug File to External Interface</w:t>
        </w:r>
        <w:r w:rsidR="006F10D7">
          <w:rPr>
            <w:noProof/>
            <w:webHidden/>
          </w:rPr>
          <w:tab/>
        </w:r>
        <w:r w:rsidR="006F10D7">
          <w:rPr>
            <w:noProof/>
            <w:webHidden/>
          </w:rPr>
          <w:fldChar w:fldCharType="begin"/>
        </w:r>
        <w:r w:rsidR="006F10D7">
          <w:rPr>
            <w:noProof/>
            <w:webHidden/>
          </w:rPr>
          <w:instrText xml:space="preserve"> PAGEREF _Toc523224144 \h </w:instrText>
        </w:r>
        <w:r w:rsidR="006F10D7">
          <w:rPr>
            <w:noProof/>
            <w:webHidden/>
          </w:rPr>
        </w:r>
        <w:r w:rsidR="006F10D7">
          <w:rPr>
            <w:noProof/>
            <w:webHidden/>
          </w:rPr>
          <w:fldChar w:fldCharType="separate"/>
        </w:r>
        <w:r w:rsidR="00A62D31">
          <w:rPr>
            <w:noProof/>
            <w:webHidden/>
          </w:rPr>
          <w:t>146</w:t>
        </w:r>
        <w:r w:rsidR="006F10D7">
          <w:rPr>
            <w:noProof/>
            <w:webHidden/>
          </w:rPr>
          <w:fldChar w:fldCharType="end"/>
        </w:r>
      </w:hyperlink>
    </w:p>
    <w:p w14:paraId="631AE08D" w14:textId="77777777" w:rsidR="006F10D7" w:rsidRDefault="009A3550">
      <w:pPr>
        <w:pStyle w:val="TOC2"/>
        <w:rPr>
          <w:rFonts w:asciiTheme="minorHAnsi" w:eastAsiaTheme="minorEastAsia" w:hAnsiTheme="minorHAnsi" w:cstheme="minorBidi"/>
          <w:b w:val="0"/>
          <w:i w:val="0"/>
          <w:iCs w:val="0"/>
          <w:noProof/>
          <w:szCs w:val="22"/>
        </w:rPr>
      </w:pPr>
      <w:hyperlink w:anchor="_Toc523224145" w:history="1">
        <w:r w:rsidR="006F10D7" w:rsidRPr="006751D3">
          <w:rPr>
            <w:rStyle w:val="Hyperlink"/>
            <w:noProof/>
          </w:rPr>
          <w:t>1.17</w:t>
        </w:r>
        <w:r w:rsidR="006F10D7">
          <w:rPr>
            <w:rFonts w:asciiTheme="minorHAnsi" w:eastAsiaTheme="minorEastAsia" w:hAnsiTheme="minorHAnsi" w:cstheme="minorBidi"/>
            <w:b w:val="0"/>
            <w:i w:val="0"/>
            <w:iCs w:val="0"/>
            <w:noProof/>
            <w:szCs w:val="22"/>
          </w:rPr>
          <w:tab/>
        </w:r>
        <w:r w:rsidR="006F10D7" w:rsidRPr="006751D3">
          <w:rPr>
            <w:rStyle w:val="Hyperlink"/>
            <w:noProof/>
          </w:rPr>
          <w:t>IV Additive/Solution</w:t>
        </w:r>
        <w:r w:rsidR="006F10D7">
          <w:rPr>
            <w:noProof/>
            <w:webHidden/>
          </w:rPr>
          <w:tab/>
        </w:r>
        <w:r w:rsidR="006F10D7">
          <w:rPr>
            <w:noProof/>
            <w:webHidden/>
          </w:rPr>
          <w:fldChar w:fldCharType="begin"/>
        </w:r>
        <w:r w:rsidR="006F10D7">
          <w:rPr>
            <w:noProof/>
            <w:webHidden/>
          </w:rPr>
          <w:instrText xml:space="preserve"> PAGEREF _Toc523224145 \h </w:instrText>
        </w:r>
        <w:r w:rsidR="006F10D7">
          <w:rPr>
            <w:noProof/>
            <w:webHidden/>
          </w:rPr>
        </w:r>
        <w:r w:rsidR="006F10D7">
          <w:rPr>
            <w:noProof/>
            <w:webHidden/>
          </w:rPr>
          <w:fldChar w:fldCharType="separate"/>
        </w:r>
        <w:r w:rsidR="00A62D31">
          <w:rPr>
            <w:noProof/>
            <w:webHidden/>
          </w:rPr>
          <w:t>147</w:t>
        </w:r>
        <w:r w:rsidR="006F10D7">
          <w:rPr>
            <w:noProof/>
            <w:webHidden/>
          </w:rPr>
          <w:fldChar w:fldCharType="end"/>
        </w:r>
      </w:hyperlink>
    </w:p>
    <w:p w14:paraId="19256255" w14:textId="77777777" w:rsidR="006F10D7" w:rsidRDefault="009A3550">
      <w:pPr>
        <w:pStyle w:val="TOC3"/>
        <w:rPr>
          <w:rFonts w:asciiTheme="minorHAnsi" w:eastAsiaTheme="minorEastAsia" w:hAnsiTheme="minorHAnsi" w:cstheme="minorBidi"/>
          <w:noProof/>
          <w:sz w:val="22"/>
          <w:szCs w:val="22"/>
        </w:rPr>
      </w:pPr>
      <w:hyperlink w:anchor="_Toc523224146" w:history="1">
        <w:r w:rsidR="006F10D7" w:rsidRPr="006751D3">
          <w:rPr>
            <w:rStyle w:val="Hyperlink"/>
            <w:noProof/>
          </w:rPr>
          <w:t>1.17.1</w:t>
        </w:r>
        <w:r w:rsidR="006F10D7">
          <w:rPr>
            <w:rFonts w:asciiTheme="minorHAnsi" w:eastAsiaTheme="minorEastAsia" w:hAnsiTheme="minorHAnsi" w:cstheme="minorBidi"/>
            <w:noProof/>
            <w:sz w:val="22"/>
            <w:szCs w:val="22"/>
          </w:rPr>
          <w:tab/>
        </w:r>
        <w:r w:rsidR="006F10D7" w:rsidRPr="006751D3">
          <w:rPr>
            <w:rStyle w:val="Hyperlink"/>
            <w:noProof/>
          </w:rPr>
          <w:t>IV Additive Report</w:t>
        </w:r>
        <w:r w:rsidR="006F10D7">
          <w:rPr>
            <w:noProof/>
            <w:webHidden/>
          </w:rPr>
          <w:tab/>
        </w:r>
        <w:r w:rsidR="006F10D7">
          <w:rPr>
            <w:noProof/>
            <w:webHidden/>
          </w:rPr>
          <w:fldChar w:fldCharType="begin"/>
        </w:r>
        <w:r w:rsidR="006F10D7">
          <w:rPr>
            <w:noProof/>
            <w:webHidden/>
          </w:rPr>
          <w:instrText xml:space="preserve"> PAGEREF _Toc523224146 \h </w:instrText>
        </w:r>
        <w:r w:rsidR="006F10D7">
          <w:rPr>
            <w:noProof/>
            <w:webHidden/>
          </w:rPr>
        </w:r>
        <w:r w:rsidR="006F10D7">
          <w:rPr>
            <w:noProof/>
            <w:webHidden/>
          </w:rPr>
          <w:fldChar w:fldCharType="separate"/>
        </w:r>
        <w:r w:rsidR="00A62D31">
          <w:rPr>
            <w:noProof/>
            <w:webHidden/>
          </w:rPr>
          <w:t>147</w:t>
        </w:r>
        <w:r w:rsidR="006F10D7">
          <w:rPr>
            <w:noProof/>
            <w:webHidden/>
          </w:rPr>
          <w:fldChar w:fldCharType="end"/>
        </w:r>
      </w:hyperlink>
    </w:p>
    <w:p w14:paraId="4A3A19F0" w14:textId="77777777" w:rsidR="006F10D7" w:rsidRDefault="009A3550">
      <w:pPr>
        <w:pStyle w:val="TOC3"/>
        <w:rPr>
          <w:rFonts w:asciiTheme="minorHAnsi" w:eastAsiaTheme="minorEastAsia" w:hAnsiTheme="minorHAnsi" w:cstheme="minorBidi"/>
          <w:noProof/>
          <w:sz w:val="22"/>
          <w:szCs w:val="22"/>
        </w:rPr>
      </w:pPr>
      <w:hyperlink w:anchor="_Toc523224147" w:history="1">
        <w:r w:rsidR="006F10D7" w:rsidRPr="006751D3">
          <w:rPr>
            <w:rStyle w:val="Hyperlink"/>
            <w:noProof/>
          </w:rPr>
          <w:t>1.17.2</w:t>
        </w:r>
        <w:r w:rsidR="006F10D7">
          <w:rPr>
            <w:rFonts w:asciiTheme="minorHAnsi" w:eastAsiaTheme="minorEastAsia" w:hAnsiTheme="minorHAnsi" w:cstheme="minorBidi"/>
            <w:noProof/>
            <w:sz w:val="22"/>
            <w:szCs w:val="22"/>
          </w:rPr>
          <w:tab/>
        </w:r>
        <w:r w:rsidR="006F10D7" w:rsidRPr="006751D3">
          <w:rPr>
            <w:rStyle w:val="Hyperlink"/>
            <w:noProof/>
          </w:rPr>
          <w:t>IV Solution Report</w:t>
        </w:r>
        <w:r w:rsidR="006F10D7">
          <w:rPr>
            <w:noProof/>
            <w:webHidden/>
          </w:rPr>
          <w:tab/>
        </w:r>
        <w:r w:rsidR="006F10D7">
          <w:rPr>
            <w:noProof/>
            <w:webHidden/>
          </w:rPr>
          <w:fldChar w:fldCharType="begin"/>
        </w:r>
        <w:r w:rsidR="006F10D7">
          <w:rPr>
            <w:noProof/>
            <w:webHidden/>
          </w:rPr>
          <w:instrText xml:space="preserve"> PAGEREF _Toc523224147 \h </w:instrText>
        </w:r>
        <w:r w:rsidR="006F10D7">
          <w:rPr>
            <w:noProof/>
            <w:webHidden/>
          </w:rPr>
        </w:r>
        <w:r w:rsidR="006F10D7">
          <w:rPr>
            <w:noProof/>
            <w:webHidden/>
          </w:rPr>
          <w:fldChar w:fldCharType="separate"/>
        </w:r>
        <w:r w:rsidR="00A62D31">
          <w:rPr>
            <w:noProof/>
            <w:webHidden/>
          </w:rPr>
          <w:t>149</w:t>
        </w:r>
        <w:r w:rsidR="006F10D7">
          <w:rPr>
            <w:noProof/>
            <w:webHidden/>
          </w:rPr>
          <w:fldChar w:fldCharType="end"/>
        </w:r>
      </w:hyperlink>
    </w:p>
    <w:p w14:paraId="3201FBD5" w14:textId="77777777" w:rsidR="006F10D7" w:rsidRDefault="009A3550">
      <w:pPr>
        <w:pStyle w:val="TOC3"/>
        <w:rPr>
          <w:rFonts w:asciiTheme="minorHAnsi" w:eastAsiaTheme="minorEastAsia" w:hAnsiTheme="minorHAnsi" w:cstheme="minorBidi"/>
          <w:noProof/>
          <w:sz w:val="22"/>
          <w:szCs w:val="22"/>
        </w:rPr>
      </w:pPr>
      <w:hyperlink w:anchor="_Toc523224148" w:history="1">
        <w:r w:rsidR="006F10D7" w:rsidRPr="006751D3">
          <w:rPr>
            <w:rStyle w:val="Hyperlink"/>
            <w:noProof/>
          </w:rPr>
          <w:t>1.17.3</w:t>
        </w:r>
        <w:r w:rsidR="006F10D7">
          <w:rPr>
            <w:rFonts w:asciiTheme="minorHAnsi" w:eastAsiaTheme="minorEastAsia" w:hAnsiTheme="minorHAnsi" w:cstheme="minorBidi"/>
            <w:noProof/>
            <w:sz w:val="22"/>
            <w:szCs w:val="22"/>
          </w:rPr>
          <w:tab/>
        </w:r>
        <w:r w:rsidR="006F10D7" w:rsidRPr="006751D3">
          <w:rPr>
            <w:rStyle w:val="Hyperlink"/>
            <w:noProof/>
          </w:rPr>
          <w:t>Mark PreMix Solutions</w:t>
        </w:r>
        <w:r w:rsidR="006F10D7">
          <w:rPr>
            <w:noProof/>
            <w:webHidden/>
          </w:rPr>
          <w:tab/>
        </w:r>
        <w:r w:rsidR="006F10D7">
          <w:rPr>
            <w:noProof/>
            <w:webHidden/>
          </w:rPr>
          <w:fldChar w:fldCharType="begin"/>
        </w:r>
        <w:r w:rsidR="006F10D7">
          <w:rPr>
            <w:noProof/>
            <w:webHidden/>
          </w:rPr>
          <w:instrText xml:space="preserve"> PAGEREF _Toc523224148 \h </w:instrText>
        </w:r>
        <w:r w:rsidR="006F10D7">
          <w:rPr>
            <w:noProof/>
            <w:webHidden/>
          </w:rPr>
        </w:r>
        <w:r w:rsidR="006F10D7">
          <w:rPr>
            <w:noProof/>
            <w:webHidden/>
          </w:rPr>
          <w:fldChar w:fldCharType="separate"/>
        </w:r>
        <w:r w:rsidR="00A62D31">
          <w:rPr>
            <w:noProof/>
            <w:webHidden/>
          </w:rPr>
          <w:t>151</w:t>
        </w:r>
        <w:r w:rsidR="006F10D7">
          <w:rPr>
            <w:noProof/>
            <w:webHidden/>
          </w:rPr>
          <w:fldChar w:fldCharType="end"/>
        </w:r>
      </w:hyperlink>
    </w:p>
    <w:p w14:paraId="1126E696" w14:textId="77777777" w:rsidR="006F10D7" w:rsidRDefault="009A3550">
      <w:pPr>
        <w:pStyle w:val="TOC2"/>
        <w:rPr>
          <w:rFonts w:asciiTheme="minorHAnsi" w:eastAsiaTheme="minorEastAsia" w:hAnsiTheme="minorHAnsi" w:cstheme="minorBidi"/>
          <w:b w:val="0"/>
          <w:i w:val="0"/>
          <w:iCs w:val="0"/>
          <w:noProof/>
          <w:szCs w:val="22"/>
        </w:rPr>
      </w:pPr>
      <w:hyperlink w:anchor="_Toc523224149" w:history="1">
        <w:r w:rsidR="006F10D7" w:rsidRPr="006751D3">
          <w:rPr>
            <w:rStyle w:val="Hyperlink"/>
            <w:noProof/>
          </w:rPr>
          <w:t>1.18</w:t>
        </w:r>
        <w:r w:rsidR="006F10D7">
          <w:rPr>
            <w:rFonts w:asciiTheme="minorHAnsi" w:eastAsiaTheme="minorEastAsia" w:hAnsiTheme="minorHAnsi" w:cstheme="minorBidi"/>
            <w:b w:val="0"/>
            <w:i w:val="0"/>
            <w:iCs w:val="0"/>
            <w:noProof/>
            <w:szCs w:val="22"/>
          </w:rPr>
          <w:tab/>
        </w:r>
        <w:r w:rsidR="006F10D7" w:rsidRPr="006751D3">
          <w:rPr>
            <w:rStyle w:val="Hyperlink"/>
            <w:noProof/>
          </w:rPr>
          <w:t>Warning Builder</w:t>
        </w:r>
        <w:r w:rsidR="006F10D7">
          <w:rPr>
            <w:noProof/>
            <w:webHidden/>
          </w:rPr>
          <w:tab/>
        </w:r>
        <w:r w:rsidR="006F10D7">
          <w:rPr>
            <w:noProof/>
            <w:webHidden/>
          </w:rPr>
          <w:fldChar w:fldCharType="begin"/>
        </w:r>
        <w:r w:rsidR="006F10D7">
          <w:rPr>
            <w:noProof/>
            <w:webHidden/>
          </w:rPr>
          <w:instrText xml:space="preserve"> PAGEREF _Toc523224149 \h </w:instrText>
        </w:r>
        <w:r w:rsidR="006F10D7">
          <w:rPr>
            <w:noProof/>
            <w:webHidden/>
          </w:rPr>
        </w:r>
        <w:r w:rsidR="006F10D7">
          <w:rPr>
            <w:noProof/>
            <w:webHidden/>
          </w:rPr>
          <w:fldChar w:fldCharType="separate"/>
        </w:r>
        <w:r w:rsidR="00A62D31">
          <w:rPr>
            <w:noProof/>
            <w:webHidden/>
          </w:rPr>
          <w:t>152</w:t>
        </w:r>
        <w:r w:rsidR="006F10D7">
          <w:rPr>
            <w:noProof/>
            <w:webHidden/>
          </w:rPr>
          <w:fldChar w:fldCharType="end"/>
        </w:r>
      </w:hyperlink>
    </w:p>
    <w:p w14:paraId="1C68B18E" w14:textId="77777777" w:rsidR="006F10D7" w:rsidRDefault="009A3550">
      <w:pPr>
        <w:pStyle w:val="TOC2"/>
        <w:rPr>
          <w:rFonts w:asciiTheme="minorHAnsi" w:eastAsiaTheme="minorEastAsia" w:hAnsiTheme="minorHAnsi" w:cstheme="minorBidi"/>
          <w:b w:val="0"/>
          <w:i w:val="0"/>
          <w:iCs w:val="0"/>
          <w:noProof/>
          <w:szCs w:val="22"/>
        </w:rPr>
      </w:pPr>
      <w:hyperlink w:anchor="_Toc523224150" w:history="1">
        <w:r w:rsidR="006F10D7" w:rsidRPr="006751D3">
          <w:rPr>
            <w:rStyle w:val="Hyperlink"/>
            <w:noProof/>
          </w:rPr>
          <w:t>1.19</w:t>
        </w:r>
        <w:r w:rsidR="006F10D7">
          <w:rPr>
            <w:rFonts w:asciiTheme="minorHAnsi" w:eastAsiaTheme="minorEastAsia" w:hAnsiTheme="minorHAnsi" w:cstheme="minorBidi"/>
            <w:b w:val="0"/>
            <w:i w:val="0"/>
            <w:iCs w:val="0"/>
            <w:noProof/>
            <w:szCs w:val="22"/>
          </w:rPr>
          <w:tab/>
        </w:r>
        <w:r w:rsidR="006F10D7" w:rsidRPr="006751D3">
          <w:rPr>
            <w:rStyle w:val="Hyperlink"/>
            <w:noProof/>
          </w:rPr>
          <w:t>Warning Mapping</w:t>
        </w:r>
        <w:r w:rsidR="006F10D7">
          <w:rPr>
            <w:noProof/>
            <w:webHidden/>
          </w:rPr>
          <w:tab/>
        </w:r>
        <w:r w:rsidR="006F10D7">
          <w:rPr>
            <w:noProof/>
            <w:webHidden/>
          </w:rPr>
          <w:fldChar w:fldCharType="begin"/>
        </w:r>
        <w:r w:rsidR="006F10D7">
          <w:rPr>
            <w:noProof/>
            <w:webHidden/>
          </w:rPr>
          <w:instrText xml:space="preserve"> PAGEREF _Toc523224150 \h </w:instrText>
        </w:r>
        <w:r w:rsidR="006F10D7">
          <w:rPr>
            <w:noProof/>
            <w:webHidden/>
          </w:rPr>
        </w:r>
        <w:r w:rsidR="006F10D7">
          <w:rPr>
            <w:noProof/>
            <w:webHidden/>
          </w:rPr>
          <w:fldChar w:fldCharType="separate"/>
        </w:r>
        <w:r w:rsidR="00A62D31">
          <w:rPr>
            <w:noProof/>
            <w:webHidden/>
          </w:rPr>
          <w:t>156</w:t>
        </w:r>
        <w:r w:rsidR="006F10D7">
          <w:rPr>
            <w:noProof/>
            <w:webHidden/>
          </w:rPr>
          <w:fldChar w:fldCharType="end"/>
        </w:r>
      </w:hyperlink>
    </w:p>
    <w:p w14:paraId="77705CBD" w14:textId="77777777" w:rsidR="006F10D7" w:rsidRDefault="009A3550">
      <w:pPr>
        <w:pStyle w:val="TOC2"/>
        <w:rPr>
          <w:rFonts w:asciiTheme="minorHAnsi" w:eastAsiaTheme="minorEastAsia" w:hAnsiTheme="minorHAnsi" w:cstheme="minorBidi"/>
          <w:b w:val="0"/>
          <w:i w:val="0"/>
          <w:iCs w:val="0"/>
          <w:noProof/>
          <w:szCs w:val="22"/>
        </w:rPr>
      </w:pPr>
      <w:hyperlink w:anchor="_Toc523224151" w:history="1">
        <w:r w:rsidR="006F10D7" w:rsidRPr="006751D3">
          <w:rPr>
            <w:rStyle w:val="Hyperlink"/>
            <w:noProof/>
          </w:rPr>
          <w:t>1.20</w:t>
        </w:r>
        <w:r w:rsidR="006F10D7">
          <w:rPr>
            <w:rFonts w:asciiTheme="minorHAnsi" w:eastAsiaTheme="minorEastAsia" w:hAnsiTheme="minorHAnsi" w:cstheme="minorBidi"/>
            <w:b w:val="0"/>
            <w:i w:val="0"/>
            <w:iCs w:val="0"/>
            <w:noProof/>
            <w:szCs w:val="22"/>
          </w:rPr>
          <w:tab/>
        </w:r>
        <w:r w:rsidR="006F10D7" w:rsidRPr="006751D3">
          <w:rPr>
            <w:rStyle w:val="Hyperlink"/>
            <w:noProof/>
          </w:rPr>
          <w:t>Pharmacy Enterprise Product System (PEPS) Services Menu</w:t>
        </w:r>
        <w:r w:rsidR="006F10D7">
          <w:rPr>
            <w:noProof/>
            <w:webHidden/>
          </w:rPr>
          <w:tab/>
        </w:r>
        <w:r w:rsidR="006F10D7">
          <w:rPr>
            <w:noProof/>
            <w:webHidden/>
          </w:rPr>
          <w:fldChar w:fldCharType="begin"/>
        </w:r>
        <w:r w:rsidR="006F10D7">
          <w:rPr>
            <w:noProof/>
            <w:webHidden/>
          </w:rPr>
          <w:instrText xml:space="preserve"> PAGEREF _Toc523224151 \h </w:instrText>
        </w:r>
        <w:r w:rsidR="006F10D7">
          <w:rPr>
            <w:noProof/>
            <w:webHidden/>
          </w:rPr>
        </w:r>
        <w:r w:rsidR="006F10D7">
          <w:rPr>
            <w:noProof/>
            <w:webHidden/>
          </w:rPr>
          <w:fldChar w:fldCharType="separate"/>
        </w:r>
        <w:r w:rsidR="00A62D31">
          <w:rPr>
            <w:noProof/>
            <w:webHidden/>
          </w:rPr>
          <w:t>158</w:t>
        </w:r>
        <w:r w:rsidR="006F10D7">
          <w:rPr>
            <w:noProof/>
            <w:webHidden/>
          </w:rPr>
          <w:fldChar w:fldCharType="end"/>
        </w:r>
      </w:hyperlink>
    </w:p>
    <w:p w14:paraId="2CA2BBCB" w14:textId="77777777" w:rsidR="006F10D7" w:rsidRDefault="009A3550">
      <w:pPr>
        <w:pStyle w:val="TOC3"/>
        <w:rPr>
          <w:rFonts w:asciiTheme="minorHAnsi" w:eastAsiaTheme="minorEastAsia" w:hAnsiTheme="minorHAnsi" w:cstheme="minorBidi"/>
          <w:noProof/>
          <w:sz w:val="22"/>
          <w:szCs w:val="22"/>
        </w:rPr>
      </w:pPr>
      <w:hyperlink w:anchor="_Toc523224152" w:history="1">
        <w:r w:rsidR="006F10D7" w:rsidRPr="006751D3">
          <w:rPr>
            <w:rStyle w:val="Hyperlink"/>
            <w:noProof/>
          </w:rPr>
          <w:t>1.20.1</w:t>
        </w:r>
        <w:r w:rsidR="006F10D7">
          <w:rPr>
            <w:rFonts w:asciiTheme="minorHAnsi" w:eastAsiaTheme="minorEastAsia" w:hAnsiTheme="minorHAnsi" w:cstheme="minorBidi"/>
            <w:noProof/>
            <w:sz w:val="22"/>
            <w:szCs w:val="22"/>
          </w:rPr>
          <w:tab/>
        </w:r>
        <w:r w:rsidR="006F10D7" w:rsidRPr="006751D3">
          <w:rPr>
            <w:rStyle w:val="Hyperlink"/>
            <w:noProof/>
          </w:rPr>
          <w:t>Check Vendor Database Link</w:t>
        </w:r>
        <w:r w:rsidR="006F10D7">
          <w:rPr>
            <w:noProof/>
            <w:webHidden/>
          </w:rPr>
          <w:tab/>
        </w:r>
        <w:r w:rsidR="006F10D7">
          <w:rPr>
            <w:noProof/>
            <w:webHidden/>
          </w:rPr>
          <w:fldChar w:fldCharType="begin"/>
        </w:r>
        <w:r w:rsidR="006F10D7">
          <w:rPr>
            <w:noProof/>
            <w:webHidden/>
          </w:rPr>
          <w:instrText xml:space="preserve"> PAGEREF _Toc523224152 \h </w:instrText>
        </w:r>
        <w:r w:rsidR="006F10D7">
          <w:rPr>
            <w:noProof/>
            <w:webHidden/>
          </w:rPr>
        </w:r>
        <w:r w:rsidR="006F10D7">
          <w:rPr>
            <w:noProof/>
            <w:webHidden/>
          </w:rPr>
          <w:fldChar w:fldCharType="separate"/>
        </w:r>
        <w:r w:rsidR="00A62D31">
          <w:rPr>
            <w:noProof/>
            <w:webHidden/>
          </w:rPr>
          <w:t>158</w:t>
        </w:r>
        <w:r w:rsidR="006F10D7">
          <w:rPr>
            <w:noProof/>
            <w:webHidden/>
          </w:rPr>
          <w:fldChar w:fldCharType="end"/>
        </w:r>
      </w:hyperlink>
    </w:p>
    <w:p w14:paraId="7A0B1B68" w14:textId="77777777" w:rsidR="006F10D7" w:rsidRDefault="009A3550">
      <w:pPr>
        <w:pStyle w:val="TOC3"/>
        <w:rPr>
          <w:rFonts w:asciiTheme="minorHAnsi" w:eastAsiaTheme="minorEastAsia" w:hAnsiTheme="minorHAnsi" w:cstheme="minorBidi"/>
          <w:noProof/>
          <w:sz w:val="22"/>
          <w:szCs w:val="22"/>
        </w:rPr>
      </w:pPr>
      <w:hyperlink w:anchor="_Toc523224153" w:history="1">
        <w:r w:rsidR="006F10D7" w:rsidRPr="006751D3">
          <w:rPr>
            <w:rStyle w:val="Hyperlink"/>
            <w:noProof/>
          </w:rPr>
          <w:t>1.20.2</w:t>
        </w:r>
        <w:r w:rsidR="006F10D7">
          <w:rPr>
            <w:rFonts w:asciiTheme="minorHAnsi" w:eastAsiaTheme="minorEastAsia" w:hAnsiTheme="minorHAnsi" w:cstheme="minorBidi"/>
            <w:noProof/>
            <w:sz w:val="22"/>
            <w:szCs w:val="22"/>
          </w:rPr>
          <w:tab/>
        </w:r>
        <w:r w:rsidR="006F10D7" w:rsidRPr="006751D3">
          <w:rPr>
            <w:rStyle w:val="Hyperlink"/>
            <w:noProof/>
          </w:rPr>
          <w:t>Check PEPS Services Setup</w:t>
        </w:r>
        <w:r w:rsidR="006F10D7">
          <w:rPr>
            <w:noProof/>
            <w:webHidden/>
          </w:rPr>
          <w:tab/>
        </w:r>
        <w:r w:rsidR="006F10D7">
          <w:rPr>
            <w:noProof/>
            <w:webHidden/>
          </w:rPr>
          <w:fldChar w:fldCharType="begin"/>
        </w:r>
        <w:r w:rsidR="006F10D7">
          <w:rPr>
            <w:noProof/>
            <w:webHidden/>
          </w:rPr>
          <w:instrText xml:space="preserve"> PAGEREF _Toc523224153 \h </w:instrText>
        </w:r>
        <w:r w:rsidR="006F10D7">
          <w:rPr>
            <w:noProof/>
            <w:webHidden/>
          </w:rPr>
        </w:r>
        <w:r w:rsidR="006F10D7">
          <w:rPr>
            <w:noProof/>
            <w:webHidden/>
          </w:rPr>
          <w:fldChar w:fldCharType="separate"/>
        </w:r>
        <w:r w:rsidR="00A62D31">
          <w:rPr>
            <w:noProof/>
            <w:webHidden/>
          </w:rPr>
          <w:t>159</w:t>
        </w:r>
        <w:r w:rsidR="006F10D7">
          <w:rPr>
            <w:noProof/>
            <w:webHidden/>
          </w:rPr>
          <w:fldChar w:fldCharType="end"/>
        </w:r>
      </w:hyperlink>
    </w:p>
    <w:p w14:paraId="17275B9F" w14:textId="77777777" w:rsidR="006F10D7" w:rsidRDefault="009A3550">
      <w:pPr>
        <w:pStyle w:val="TOC3"/>
        <w:rPr>
          <w:rFonts w:asciiTheme="minorHAnsi" w:eastAsiaTheme="minorEastAsia" w:hAnsiTheme="minorHAnsi" w:cstheme="minorBidi"/>
          <w:noProof/>
          <w:sz w:val="22"/>
          <w:szCs w:val="22"/>
        </w:rPr>
      </w:pPr>
      <w:hyperlink w:anchor="_Toc523224154" w:history="1">
        <w:r w:rsidR="006F10D7" w:rsidRPr="006751D3">
          <w:rPr>
            <w:rStyle w:val="Hyperlink"/>
            <w:noProof/>
          </w:rPr>
          <w:t>1.20.3</w:t>
        </w:r>
        <w:r w:rsidR="006F10D7">
          <w:rPr>
            <w:rFonts w:asciiTheme="minorHAnsi" w:eastAsiaTheme="minorEastAsia" w:hAnsiTheme="minorHAnsi" w:cstheme="minorBidi"/>
            <w:noProof/>
            <w:sz w:val="22"/>
            <w:szCs w:val="22"/>
          </w:rPr>
          <w:tab/>
        </w:r>
        <w:r w:rsidR="006F10D7" w:rsidRPr="006751D3">
          <w:rPr>
            <w:rStyle w:val="Hyperlink"/>
            <w:noProof/>
          </w:rPr>
          <w:t>Schedule/Reschedule Check PEPS Interface</w:t>
        </w:r>
        <w:r w:rsidR="006F10D7">
          <w:rPr>
            <w:noProof/>
            <w:webHidden/>
          </w:rPr>
          <w:tab/>
        </w:r>
        <w:r w:rsidR="006F10D7">
          <w:rPr>
            <w:noProof/>
            <w:webHidden/>
          </w:rPr>
          <w:fldChar w:fldCharType="begin"/>
        </w:r>
        <w:r w:rsidR="006F10D7">
          <w:rPr>
            <w:noProof/>
            <w:webHidden/>
          </w:rPr>
          <w:instrText xml:space="preserve"> PAGEREF _Toc523224154 \h </w:instrText>
        </w:r>
        <w:r w:rsidR="006F10D7">
          <w:rPr>
            <w:noProof/>
            <w:webHidden/>
          </w:rPr>
        </w:r>
        <w:r w:rsidR="006F10D7">
          <w:rPr>
            <w:noProof/>
            <w:webHidden/>
          </w:rPr>
          <w:fldChar w:fldCharType="separate"/>
        </w:r>
        <w:r w:rsidR="00A62D31">
          <w:rPr>
            <w:noProof/>
            <w:webHidden/>
          </w:rPr>
          <w:t>160</w:t>
        </w:r>
        <w:r w:rsidR="006F10D7">
          <w:rPr>
            <w:noProof/>
            <w:webHidden/>
          </w:rPr>
          <w:fldChar w:fldCharType="end"/>
        </w:r>
      </w:hyperlink>
    </w:p>
    <w:p w14:paraId="5BF29988" w14:textId="77777777" w:rsidR="006F10D7" w:rsidRDefault="009A3550">
      <w:pPr>
        <w:pStyle w:val="TOC3"/>
        <w:rPr>
          <w:rFonts w:asciiTheme="minorHAnsi" w:eastAsiaTheme="minorEastAsia" w:hAnsiTheme="minorHAnsi" w:cstheme="minorBidi"/>
          <w:noProof/>
          <w:sz w:val="22"/>
          <w:szCs w:val="22"/>
        </w:rPr>
      </w:pPr>
      <w:hyperlink w:anchor="_Toc523224155" w:history="1">
        <w:r w:rsidR="006F10D7" w:rsidRPr="006751D3">
          <w:rPr>
            <w:rStyle w:val="Hyperlink"/>
            <w:noProof/>
          </w:rPr>
          <w:t>1.20.4</w:t>
        </w:r>
        <w:r w:rsidR="006F10D7">
          <w:rPr>
            <w:rFonts w:asciiTheme="minorHAnsi" w:eastAsiaTheme="minorEastAsia" w:hAnsiTheme="minorHAnsi" w:cstheme="minorBidi"/>
            <w:noProof/>
            <w:sz w:val="22"/>
            <w:szCs w:val="22"/>
          </w:rPr>
          <w:tab/>
        </w:r>
        <w:r w:rsidR="006F10D7" w:rsidRPr="006751D3">
          <w:rPr>
            <w:rStyle w:val="Hyperlink"/>
            <w:noProof/>
          </w:rPr>
          <w:t>Print Interface Data File</w:t>
        </w:r>
        <w:r w:rsidR="006F10D7">
          <w:rPr>
            <w:noProof/>
            <w:webHidden/>
          </w:rPr>
          <w:tab/>
        </w:r>
        <w:r w:rsidR="006F10D7">
          <w:rPr>
            <w:noProof/>
            <w:webHidden/>
          </w:rPr>
          <w:fldChar w:fldCharType="begin"/>
        </w:r>
        <w:r w:rsidR="006F10D7">
          <w:rPr>
            <w:noProof/>
            <w:webHidden/>
          </w:rPr>
          <w:instrText xml:space="preserve"> PAGEREF _Toc523224155 \h </w:instrText>
        </w:r>
        <w:r w:rsidR="006F10D7">
          <w:rPr>
            <w:noProof/>
            <w:webHidden/>
          </w:rPr>
        </w:r>
        <w:r w:rsidR="006F10D7">
          <w:rPr>
            <w:noProof/>
            <w:webHidden/>
          </w:rPr>
          <w:fldChar w:fldCharType="separate"/>
        </w:r>
        <w:r w:rsidR="00A62D31">
          <w:rPr>
            <w:noProof/>
            <w:webHidden/>
          </w:rPr>
          <w:t>162</w:t>
        </w:r>
        <w:r w:rsidR="006F10D7">
          <w:rPr>
            <w:noProof/>
            <w:webHidden/>
          </w:rPr>
          <w:fldChar w:fldCharType="end"/>
        </w:r>
      </w:hyperlink>
    </w:p>
    <w:p w14:paraId="04F8EE25" w14:textId="77777777" w:rsidR="006F10D7" w:rsidRDefault="009A3550">
      <w:pPr>
        <w:pStyle w:val="TOC2"/>
        <w:rPr>
          <w:rFonts w:asciiTheme="minorHAnsi" w:eastAsiaTheme="minorEastAsia" w:hAnsiTheme="minorHAnsi" w:cstheme="minorBidi"/>
          <w:b w:val="0"/>
          <w:i w:val="0"/>
          <w:iCs w:val="0"/>
          <w:noProof/>
          <w:szCs w:val="22"/>
        </w:rPr>
      </w:pPr>
      <w:hyperlink w:anchor="_Toc523224156" w:history="1">
        <w:r w:rsidR="006F10D7" w:rsidRPr="006751D3">
          <w:rPr>
            <w:rStyle w:val="Hyperlink"/>
            <w:noProof/>
          </w:rPr>
          <w:t>1.21</w:t>
        </w:r>
        <w:r w:rsidR="006F10D7">
          <w:rPr>
            <w:rFonts w:asciiTheme="minorHAnsi" w:eastAsiaTheme="minorEastAsia" w:hAnsiTheme="minorHAnsi" w:cstheme="minorBidi"/>
            <w:b w:val="0"/>
            <w:i w:val="0"/>
            <w:iCs w:val="0"/>
            <w:noProof/>
            <w:szCs w:val="22"/>
          </w:rPr>
          <w:tab/>
        </w:r>
        <w:r w:rsidR="006F10D7" w:rsidRPr="006751D3">
          <w:rPr>
            <w:rStyle w:val="Hyperlink"/>
            <w:noProof/>
          </w:rPr>
          <w:t>Inpatient Drug Management</w:t>
        </w:r>
        <w:r w:rsidR="006F10D7">
          <w:rPr>
            <w:noProof/>
            <w:webHidden/>
          </w:rPr>
          <w:tab/>
        </w:r>
        <w:r w:rsidR="006F10D7">
          <w:rPr>
            <w:noProof/>
            <w:webHidden/>
          </w:rPr>
          <w:fldChar w:fldCharType="begin"/>
        </w:r>
        <w:r w:rsidR="006F10D7">
          <w:rPr>
            <w:noProof/>
            <w:webHidden/>
          </w:rPr>
          <w:instrText xml:space="preserve"> PAGEREF _Toc523224156 \h </w:instrText>
        </w:r>
        <w:r w:rsidR="006F10D7">
          <w:rPr>
            <w:noProof/>
            <w:webHidden/>
          </w:rPr>
        </w:r>
        <w:r w:rsidR="006F10D7">
          <w:rPr>
            <w:noProof/>
            <w:webHidden/>
          </w:rPr>
          <w:fldChar w:fldCharType="separate"/>
        </w:r>
        <w:r w:rsidR="00A62D31">
          <w:rPr>
            <w:noProof/>
            <w:webHidden/>
          </w:rPr>
          <w:t>163</w:t>
        </w:r>
        <w:r w:rsidR="006F10D7">
          <w:rPr>
            <w:noProof/>
            <w:webHidden/>
          </w:rPr>
          <w:fldChar w:fldCharType="end"/>
        </w:r>
      </w:hyperlink>
    </w:p>
    <w:p w14:paraId="5CD4BEF5" w14:textId="77777777" w:rsidR="006F10D7" w:rsidRDefault="009A3550">
      <w:pPr>
        <w:pStyle w:val="TOC3"/>
        <w:rPr>
          <w:rFonts w:asciiTheme="minorHAnsi" w:eastAsiaTheme="minorEastAsia" w:hAnsiTheme="minorHAnsi" w:cstheme="minorBidi"/>
          <w:noProof/>
          <w:sz w:val="22"/>
          <w:szCs w:val="22"/>
        </w:rPr>
      </w:pPr>
      <w:hyperlink w:anchor="_Toc523224157" w:history="1">
        <w:r w:rsidR="006F10D7" w:rsidRPr="006751D3">
          <w:rPr>
            <w:rStyle w:val="Hyperlink"/>
            <w:noProof/>
          </w:rPr>
          <w:t>1.21.1</w:t>
        </w:r>
        <w:r w:rsidR="006F10D7">
          <w:rPr>
            <w:rFonts w:asciiTheme="minorHAnsi" w:eastAsiaTheme="minorEastAsia" w:hAnsiTheme="minorHAnsi" w:cstheme="minorBidi"/>
            <w:noProof/>
            <w:sz w:val="22"/>
            <w:szCs w:val="22"/>
          </w:rPr>
          <w:tab/>
        </w:r>
        <w:r w:rsidR="006F10D7" w:rsidRPr="006751D3">
          <w:rPr>
            <w:rStyle w:val="Hyperlink"/>
            <w:noProof/>
          </w:rPr>
          <w:t>ADditives File</w:t>
        </w:r>
        <w:r w:rsidR="006F10D7">
          <w:rPr>
            <w:noProof/>
            <w:webHidden/>
          </w:rPr>
          <w:tab/>
        </w:r>
        <w:r w:rsidR="006F10D7">
          <w:rPr>
            <w:noProof/>
            <w:webHidden/>
          </w:rPr>
          <w:fldChar w:fldCharType="begin"/>
        </w:r>
        <w:r w:rsidR="006F10D7">
          <w:rPr>
            <w:noProof/>
            <w:webHidden/>
          </w:rPr>
          <w:instrText xml:space="preserve"> PAGEREF _Toc523224157 \h </w:instrText>
        </w:r>
        <w:r w:rsidR="006F10D7">
          <w:rPr>
            <w:noProof/>
            <w:webHidden/>
          </w:rPr>
        </w:r>
        <w:r w:rsidR="006F10D7">
          <w:rPr>
            <w:noProof/>
            <w:webHidden/>
          </w:rPr>
          <w:fldChar w:fldCharType="separate"/>
        </w:r>
        <w:r w:rsidR="00A62D31">
          <w:rPr>
            <w:noProof/>
            <w:webHidden/>
          </w:rPr>
          <w:t>163</w:t>
        </w:r>
        <w:r w:rsidR="006F10D7">
          <w:rPr>
            <w:noProof/>
            <w:webHidden/>
          </w:rPr>
          <w:fldChar w:fldCharType="end"/>
        </w:r>
      </w:hyperlink>
    </w:p>
    <w:p w14:paraId="68AE9BB6" w14:textId="77777777" w:rsidR="006F10D7" w:rsidRDefault="009A3550">
      <w:pPr>
        <w:pStyle w:val="TOC3"/>
        <w:rPr>
          <w:rFonts w:asciiTheme="minorHAnsi" w:eastAsiaTheme="minorEastAsia" w:hAnsiTheme="minorHAnsi" w:cstheme="minorBidi"/>
          <w:noProof/>
          <w:sz w:val="22"/>
          <w:szCs w:val="22"/>
        </w:rPr>
      </w:pPr>
      <w:hyperlink w:anchor="_Toc523224158" w:history="1">
        <w:r w:rsidR="006F10D7" w:rsidRPr="006751D3">
          <w:rPr>
            <w:rStyle w:val="Hyperlink"/>
            <w:noProof/>
          </w:rPr>
          <w:t>1.21.2</w:t>
        </w:r>
        <w:r w:rsidR="006F10D7">
          <w:rPr>
            <w:rFonts w:asciiTheme="minorHAnsi" w:eastAsiaTheme="minorEastAsia" w:hAnsiTheme="minorHAnsi" w:cstheme="minorBidi"/>
            <w:noProof/>
            <w:sz w:val="22"/>
            <w:szCs w:val="22"/>
          </w:rPr>
          <w:tab/>
        </w:r>
        <w:r w:rsidR="006F10D7" w:rsidRPr="006751D3">
          <w:rPr>
            <w:rStyle w:val="Hyperlink"/>
            <w:noProof/>
          </w:rPr>
          <w:t>Dispense Drug Fields</w:t>
        </w:r>
        <w:r w:rsidR="006F10D7">
          <w:rPr>
            <w:noProof/>
            <w:webHidden/>
          </w:rPr>
          <w:tab/>
        </w:r>
        <w:r w:rsidR="006F10D7">
          <w:rPr>
            <w:noProof/>
            <w:webHidden/>
          </w:rPr>
          <w:fldChar w:fldCharType="begin"/>
        </w:r>
        <w:r w:rsidR="006F10D7">
          <w:rPr>
            <w:noProof/>
            <w:webHidden/>
          </w:rPr>
          <w:instrText xml:space="preserve"> PAGEREF _Toc523224158 \h </w:instrText>
        </w:r>
        <w:r w:rsidR="006F10D7">
          <w:rPr>
            <w:noProof/>
            <w:webHidden/>
          </w:rPr>
        </w:r>
        <w:r w:rsidR="006F10D7">
          <w:rPr>
            <w:noProof/>
            <w:webHidden/>
          </w:rPr>
          <w:fldChar w:fldCharType="separate"/>
        </w:r>
        <w:r w:rsidR="00A62D31">
          <w:rPr>
            <w:noProof/>
            <w:webHidden/>
          </w:rPr>
          <w:t>165</w:t>
        </w:r>
        <w:r w:rsidR="006F10D7">
          <w:rPr>
            <w:noProof/>
            <w:webHidden/>
          </w:rPr>
          <w:fldChar w:fldCharType="end"/>
        </w:r>
      </w:hyperlink>
    </w:p>
    <w:p w14:paraId="0D9885BD" w14:textId="77777777" w:rsidR="006F10D7" w:rsidRDefault="009A3550">
      <w:pPr>
        <w:pStyle w:val="TOC3"/>
        <w:rPr>
          <w:rFonts w:asciiTheme="minorHAnsi" w:eastAsiaTheme="minorEastAsia" w:hAnsiTheme="minorHAnsi" w:cstheme="minorBidi"/>
          <w:noProof/>
          <w:sz w:val="22"/>
          <w:szCs w:val="22"/>
        </w:rPr>
      </w:pPr>
      <w:hyperlink w:anchor="_Toc523224159" w:history="1">
        <w:r w:rsidR="006F10D7" w:rsidRPr="006751D3">
          <w:rPr>
            <w:rStyle w:val="Hyperlink"/>
            <w:noProof/>
          </w:rPr>
          <w:t>1.21.3</w:t>
        </w:r>
        <w:r w:rsidR="006F10D7">
          <w:rPr>
            <w:rFonts w:asciiTheme="minorHAnsi" w:eastAsiaTheme="minorEastAsia" w:hAnsiTheme="minorHAnsi" w:cstheme="minorBidi"/>
            <w:noProof/>
            <w:sz w:val="22"/>
            <w:szCs w:val="22"/>
          </w:rPr>
          <w:tab/>
        </w:r>
        <w:r w:rsidR="006F10D7" w:rsidRPr="006751D3">
          <w:rPr>
            <w:rStyle w:val="Hyperlink"/>
            <w:noProof/>
          </w:rPr>
          <w:t>Dispense Drug/ATC Set Up</w:t>
        </w:r>
        <w:r w:rsidR="006F10D7">
          <w:rPr>
            <w:noProof/>
            <w:webHidden/>
          </w:rPr>
          <w:tab/>
        </w:r>
        <w:r w:rsidR="006F10D7">
          <w:rPr>
            <w:noProof/>
            <w:webHidden/>
          </w:rPr>
          <w:fldChar w:fldCharType="begin"/>
        </w:r>
        <w:r w:rsidR="006F10D7">
          <w:rPr>
            <w:noProof/>
            <w:webHidden/>
          </w:rPr>
          <w:instrText xml:space="preserve"> PAGEREF _Toc523224159 \h </w:instrText>
        </w:r>
        <w:r w:rsidR="006F10D7">
          <w:rPr>
            <w:noProof/>
            <w:webHidden/>
          </w:rPr>
        </w:r>
        <w:r w:rsidR="006F10D7">
          <w:rPr>
            <w:noProof/>
            <w:webHidden/>
          </w:rPr>
          <w:fldChar w:fldCharType="separate"/>
        </w:r>
        <w:r w:rsidR="00A62D31">
          <w:rPr>
            <w:noProof/>
            <w:webHidden/>
          </w:rPr>
          <w:t>165</w:t>
        </w:r>
        <w:r w:rsidR="006F10D7">
          <w:rPr>
            <w:noProof/>
            <w:webHidden/>
          </w:rPr>
          <w:fldChar w:fldCharType="end"/>
        </w:r>
      </w:hyperlink>
    </w:p>
    <w:p w14:paraId="2F4F575D" w14:textId="77777777" w:rsidR="006F10D7" w:rsidRDefault="009A3550">
      <w:pPr>
        <w:pStyle w:val="TOC3"/>
        <w:rPr>
          <w:rFonts w:asciiTheme="minorHAnsi" w:eastAsiaTheme="minorEastAsia" w:hAnsiTheme="minorHAnsi" w:cstheme="minorBidi"/>
          <w:noProof/>
          <w:sz w:val="22"/>
          <w:szCs w:val="22"/>
        </w:rPr>
      </w:pPr>
      <w:hyperlink w:anchor="_Toc523224160" w:history="1">
        <w:r w:rsidR="006F10D7" w:rsidRPr="006751D3">
          <w:rPr>
            <w:rStyle w:val="Hyperlink"/>
            <w:noProof/>
          </w:rPr>
          <w:t>1.21.4</w:t>
        </w:r>
        <w:r w:rsidR="006F10D7">
          <w:rPr>
            <w:rFonts w:asciiTheme="minorHAnsi" w:eastAsiaTheme="minorEastAsia" w:hAnsiTheme="minorHAnsi" w:cstheme="minorBidi"/>
            <w:noProof/>
            <w:sz w:val="22"/>
            <w:szCs w:val="22"/>
          </w:rPr>
          <w:tab/>
        </w:r>
        <w:r w:rsidR="006F10D7" w:rsidRPr="006751D3">
          <w:rPr>
            <w:rStyle w:val="Hyperlink"/>
            <w:noProof/>
          </w:rPr>
          <w:t>Edit Cost Data</w:t>
        </w:r>
        <w:r w:rsidR="006F10D7">
          <w:rPr>
            <w:noProof/>
            <w:webHidden/>
          </w:rPr>
          <w:tab/>
        </w:r>
        <w:r w:rsidR="006F10D7">
          <w:rPr>
            <w:noProof/>
            <w:webHidden/>
          </w:rPr>
          <w:fldChar w:fldCharType="begin"/>
        </w:r>
        <w:r w:rsidR="006F10D7">
          <w:rPr>
            <w:noProof/>
            <w:webHidden/>
          </w:rPr>
          <w:instrText xml:space="preserve"> PAGEREF _Toc523224160 \h </w:instrText>
        </w:r>
        <w:r w:rsidR="006F10D7">
          <w:rPr>
            <w:noProof/>
            <w:webHidden/>
          </w:rPr>
        </w:r>
        <w:r w:rsidR="006F10D7">
          <w:rPr>
            <w:noProof/>
            <w:webHidden/>
          </w:rPr>
          <w:fldChar w:fldCharType="separate"/>
        </w:r>
        <w:r w:rsidR="00A62D31">
          <w:rPr>
            <w:noProof/>
            <w:webHidden/>
          </w:rPr>
          <w:t>166</w:t>
        </w:r>
        <w:r w:rsidR="006F10D7">
          <w:rPr>
            <w:noProof/>
            <w:webHidden/>
          </w:rPr>
          <w:fldChar w:fldCharType="end"/>
        </w:r>
      </w:hyperlink>
    </w:p>
    <w:p w14:paraId="11D74B00" w14:textId="77777777" w:rsidR="006F10D7" w:rsidRDefault="009A3550">
      <w:pPr>
        <w:pStyle w:val="TOC3"/>
        <w:rPr>
          <w:rFonts w:asciiTheme="minorHAnsi" w:eastAsiaTheme="minorEastAsia" w:hAnsiTheme="minorHAnsi" w:cstheme="minorBidi"/>
          <w:noProof/>
          <w:sz w:val="22"/>
          <w:szCs w:val="22"/>
        </w:rPr>
      </w:pPr>
      <w:hyperlink w:anchor="_Toc523224161" w:history="1">
        <w:r w:rsidR="006F10D7" w:rsidRPr="006751D3">
          <w:rPr>
            <w:rStyle w:val="Hyperlink"/>
            <w:noProof/>
          </w:rPr>
          <w:t>1.21.5</w:t>
        </w:r>
        <w:r w:rsidR="006F10D7">
          <w:rPr>
            <w:rFonts w:asciiTheme="minorHAnsi" w:eastAsiaTheme="minorEastAsia" w:hAnsiTheme="minorHAnsi" w:cstheme="minorBidi"/>
            <w:noProof/>
            <w:sz w:val="22"/>
            <w:szCs w:val="22"/>
          </w:rPr>
          <w:tab/>
        </w:r>
        <w:r w:rsidR="006F10D7" w:rsidRPr="006751D3">
          <w:rPr>
            <w:rStyle w:val="Hyperlink"/>
            <w:noProof/>
          </w:rPr>
          <w:t>EDit Drug Cost (IV)</w:t>
        </w:r>
        <w:r w:rsidR="006F10D7">
          <w:rPr>
            <w:noProof/>
            <w:webHidden/>
          </w:rPr>
          <w:tab/>
        </w:r>
        <w:r w:rsidR="006F10D7">
          <w:rPr>
            <w:noProof/>
            <w:webHidden/>
          </w:rPr>
          <w:fldChar w:fldCharType="begin"/>
        </w:r>
        <w:r w:rsidR="006F10D7">
          <w:rPr>
            <w:noProof/>
            <w:webHidden/>
          </w:rPr>
          <w:instrText xml:space="preserve"> PAGEREF _Toc523224161 \h </w:instrText>
        </w:r>
        <w:r w:rsidR="006F10D7">
          <w:rPr>
            <w:noProof/>
            <w:webHidden/>
          </w:rPr>
        </w:r>
        <w:r w:rsidR="006F10D7">
          <w:rPr>
            <w:noProof/>
            <w:webHidden/>
          </w:rPr>
          <w:fldChar w:fldCharType="separate"/>
        </w:r>
        <w:r w:rsidR="00A62D31">
          <w:rPr>
            <w:noProof/>
            <w:webHidden/>
          </w:rPr>
          <w:t>166</w:t>
        </w:r>
        <w:r w:rsidR="006F10D7">
          <w:rPr>
            <w:noProof/>
            <w:webHidden/>
          </w:rPr>
          <w:fldChar w:fldCharType="end"/>
        </w:r>
      </w:hyperlink>
    </w:p>
    <w:p w14:paraId="0B650C08" w14:textId="77777777" w:rsidR="006F10D7" w:rsidRDefault="009A3550">
      <w:pPr>
        <w:pStyle w:val="TOC3"/>
        <w:rPr>
          <w:rFonts w:asciiTheme="minorHAnsi" w:eastAsiaTheme="minorEastAsia" w:hAnsiTheme="minorHAnsi" w:cstheme="minorBidi"/>
          <w:noProof/>
          <w:sz w:val="22"/>
          <w:szCs w:val="22"/>
        </w:rPr>
      </w:pPr>
      <w:hyperlink w:anchor="_Toc523224162" w:history="1">
        <w:r w:rsidR="006F10D7" w:rsidRPr="006751D3">
          <w:rPr>
            <w:rStyle w:val="Hyperlink"/>
            <w:noProof/>
          </w:rPr>
          <w:t>1.21.6</w:t>
        </w:r>
        <w:r w:rsidR="006F10D7">
          <w:rPr>
            <w:rFonts w:asciiTheme="minorHAnsi" w:eastAsiaTheme="minorEastAsia" w:hAnsiTheme="minorHAnsi" w:cstheme="minorBidi"/>
            <w:noProof/>
            <w:sz w:val="22"/>
            <w:szCs w:val="22"/>
          </w:rPr>
          <w:tab/>
        </w:r>
        <w:r w:rsidR="006F10D7" w:rsidRPr="006751D3">
          <w:rPr>
            <w:rStyle w:val="Hyperlink"/>
            <w:noProof/>
          </w:rPr>
          <w:t>MARk/Unmark Dispense Drugs For Unit Dose</w:t>
        </w:r>
        <w:r w:rsidR="006F10D7">
          <w:rPr>
            <w:noProof/>
            <w:webHidden/>
          </w:rPr>
          <w:tab/>
        </w:r>
        <w:r w:rsidR="006F10D7">
          <w:rPr>
            <w:noProof/>
            <w:webHidden/>
          </w:rPr>
          <w:fldChar w:fldCharType="begin"/>
        </w:r>
        <w:r w:rsidR="006F10D7">
          <w:rPr>
            <w:noProof/>
            <w:webHidden/>
          </w:rPr>
          <w:instrText xml:space="preserve"> PAGEREF _Toc523224162 \h </w:instrText>
        </w:r>
        <w:r w:rsidR="006F10D7">
          <w:rPr>
            <w:noProof/>
            <w:webHidden/>
          </w:rPr>
        </w:r>
        <w:r w:rsidR="006F10D7">
          <w:rPr>
            <w:noProof/>
            <w:webHidden/>
          </w:rPr>
          <w:fldChar w:fldCharType="separate"/>
        </w:r>
        <w:r w:rsidR="00A62D31">
          <w:rPr>
            <w:noProof/>
            <w:webHidden/>
          </w:rPr>
          <w:t>166</w:t>
        </w:r>
        <w:r w:rsidR="006F10D7">
          <w:rPr>
            <w:noProof/>
            <w:webHidden/>
          </w:rPr>
          <w:fldChar w:fldCharType="end"/>
        </w:r>
      </w:hyperlink>
    </w:p>
    <w:p w14:paraId="3E8B37E4" w14:textId="77777777" w:rsidR="006F10D7" w:rsidRDefault="009A3550">
      <w:pPr>
        <w:pStyle w:val="TOC3"/>
        <w:rPr>
          <w:rFonts w:asciiTheme="minorHAnsi" w:eastAsiaTheme="minorEastAsia" w:hAnsiTheme="minorHAnsi" w:cstheme="minorBidi"/>
          <w:noProof/>
          <w:sz w:val="22"/>
          <w:szCs w:val="22"/>
        </w:rPr>
      </w:pPr>
      <w:hyperlink w:anchor="_Toc523224163" w:history="1">
        <w:r w:rsidR="006F10D7" w:rsidRPr="006751D3">
          <w:rPr>
            <w:rStyle w:val="Hyperlink"/>
            <w:noProof/>
          </w:rPr>
          <w:t>1.21.7</w:t>
        </w:r>
        <w:r w:rsidR="006F10D7">
          <w:rPr>
            <w:rFonts w:asciiTheme="minorHAnsi" w:eastAsiaTheme="minorEastAsia" w:hAnsiTheme="minorHAnsi" w:cstheme="minorBidi"/>
            <w:noProof/>
            <w:sz w:val="22"/>
            <w:szCs w:val="22"/>
          </w:rPr>
          <w:tab/>
        </w:r>
        <w:r w:rsidR="006F10D7" w:rsidRPr="006751D3">
          <w:rPr>
            <w:rStyle w:val="Hyperlink"/>
            <w:noProof/>
          </w:rPr>
          <w:t>PRimary Solution File (IV)</w:t>
        </w:r>
        <w:r w:rsidR="006F10D7">
          <w:rPr>
            <w:noProof/>
            <w:webHidden/>
          </w:rPr>
          <w:tab/>
        </w:r>
        <w:r w:rsidR="006F10D7">
          <w:rPr>
            <w:noProof/>
            <w:webHidden/>
          </w:rPr>
          <w:fldChar w:fldCharType="begin"/>
        </w:r>
        <w:r w:rsidR="006F10D7">
          <w:rPr>
            <w:noProof/>
            <w:webHidden/>
          </w:rPr>
          <w:instrText xml:space="preserve"> PAGEREF _Toc523224163 \h </w:instrText>
        </w:r>
        <w:r w:rsidR="006F10D7">
          <w:rPr>
            <w:noProof/>
            <w:webHidden/>
          </w:rPr>
        </w:r>
        <w:r w:rsidR="006F10D7">
          <w:rPr>
            <w:noProof/>
            <w:webHidden/>
          </w:rPr>
          <w:fldChar w:fldCharType="separate"/>
        </w:r>
        <w:r w:rsidR="00A62D31">
          <w:rPr>
            <w:noProof/>
            <w:webHidden/>
          </w:rPr>
          <w:t>166</w:t>
        </w:r>
        <w:r w:rsidR="006F10D7">
          <w:rPr>
            <w:noProof/>
            <w:webHidden/>
          </w:rPr>
          <w:fldChar w:fldCharType="end"/>
        </w:r>
      </w:hyperlink>
    </w:p>
    <w:p w14:paraId="7DEC0D60" w14:textId="77777777" w:rsidR="006F10D7" w:rsidRDefault="009A3550">
      <w:pPr>
        <w:pStyle w:val="TOC2"/>
        <w:rPr>
          <w:rFonts w:asciiTheme="minorHAnsi" w:eastAsiaTheme="minorEastAsia" w:hAnsiTheme="minorHAnsi" w:cstheme="minorBidi"/>
          <w:b w:val="0"/>
          <w:i w:val="0"/>
          <w:iCs w:val="0"/>
          <w:noProof/>
          <w:szCs w:val="22"/>
        </w:rPr>
      </w:pPr>
      <w:hyperlink w:anchor="_Toc523224164" w:history="1">
        <w:r w:rsidR="006F10D7" w:rsidRPr="006751D3">
          <w:rPr>
            <w:rStyle w:val="Hyperlink"/>
            <w:noProof/>
          </w:rPr>
          <w:t>1.22</w:t>
        </w:r>
        <w:r w:rsidR="006F10D7">
          <w:rPr>
            <w:rFonts w:asciiTheme="minorHAnsi" w:eastAsiaTheme="minorEastAsia" w:hAnsiTheme="minorHAnsi" w:cstheme="minorBidi"/>
            <w:b w:val="0"/>
            <w:i w:val="0"/>
            <w:iCs w:val="0"/>
            <w:noProof/>
            <w:szCs w:val="22"/>
          </w:rPr>
          <w:tab/>
        </w:r>
        <w:r w:rsidR="006F10D7" w:rsidRPr="006751D3">
          <w:rPr>
            <w:rStyle w:val="Hyperlink"/>
            <w:noProof/>
          </w:rPr>
          <w:t>Check Drug Interaction</w:t>
        </w:r>
        <w:r w:rsidR="006F10D7">
          <w:rPr>
            <w:noProof/>
            <w:webHidden/>
          </w:rPr>
          <w:tab/>
        </w:r>
        <w:r w:rsidR="006F10D7">
          <w:rPr>
            <w:noProof/>
            <w:webHidden/>
          </w:rPr>
          <w:fldChar w:fldCharType="begin"/>
        </w:r>
        <w:r w:rsidR="006F10D7">
          <w:rPr>
            <w:noProof/>
            <w:webHidden/>
          </w:rPr>
          <w:instrText xml:space="preserve"> PAGEREF _Toc523224164 \h </w:instrText>
        </w:r>
        <w:r w:rsidR="006F10D7">
          <w:rPr>
            <w:noProof/>
            <w:webHidden/>
          </w:rPr>
        </w:r>
        <w:r w:rsidR="006F10D7">
          <w:rPr>
            <w:noProof/>
            <w:webHidden/>
          </w:rPr>
          <w:fldChar w:fldCharType="separate"/>
        </w:r>
        <w:r w:rsidR="00A62D31">
          <w:rPr>
            <w:noProof/>
            <w:webHidden/>
          </w:rPr>
          <w:t>167</w:t>
        </w:r>
        <w:r w:rsidR="006F10D7">
          <w:rPr>
            <w:noProof/>
            <w:webHidden/>
          </w:rPr>
          <w:fldChar w:fldCharType="end"/>
        </w:r>
      </w:hyperlink>
    </w:p>
    <w:p w14:paraId="63CA1D20" w14:textId="77777777" w:rsidR="006F10D7" w:rsidRDefault="009A3550">
      <w:pPr>
        <w:pStyle w:val="TOC2"/>
        <w:rPr>
          <w:rFonts w:asciiTheme="minorHAnsi" w:eastAsiaTheme="minorEastAsia" w:hAnsiTheme="minorHAnsi" w:cstheme="minorBidi"/>
          <w:b w:val="0"/>
          <w:i w:val="0"/>
          <w:iCs w:val="0"/>
          <w:noProof/>
          <w:szCs w:val="22"/>
        </w:rPr>
      </w:pPr>
      <w:hyperlink w:anchor="_Toc523224165" w:history="1">
        <w:r w:rsidR="006F10D7" w:rsidRPr="006751D3">
          <w:rPr>
            <w:rStyle w:val="Hyperlink"/>
            <w:noProof/>
          </w:rPr>
          <w:t>1.23</w:t>
        </w:r>
        <w:r w:rsidR="006F10D7">
          <w:rPr>
            <w:rFonts w:asciiTheme="minorHAnsi" w:eastAsiaTheme="minorEastAsia" w:hAnsiTheme="minorHAnsi" w:cstheme="minorBidi"/>
            <w:b w:val="0"/>
            <w:i w:val="0"/>
            <w:iCs w:val="0"/>
            <w:noProof/>
            <w:szCs w:val="22"/>
          </w:rPr>
          <w:tab/>
        </w:r>
        <w:r w:rsidR="006F10D7" w:rsidRPr="006751D3">
          <w:rPr>
            <w:rStyle w:val="Hyperlink"/>
            <w:noProof/>
          </w:rPr>
          <w:t>Infusion Instruction Management</w:t>
        </w:r>
        <w:r w:rsidR="006F10D7">
          <w:rPr>
            <w:noProof/>
            <w:webHidden/>
          </w:rPr>
          <w:tab/>
        </w:r>
        <w:r w:rsidR="006F10D7">
          <w:rPr>
            <w:noProof/>
            <w:webHidden/>
          </w:rPr>
          <w:fldChar w:fldCharType="begin"/>
        </w:r>
        <w:r w:rsidR="006F10D7">
          <w:rPr>
            <w:noProof/>
            <w:webHidden/>
          </w:rPr>
          <w:instrText xml:space="preserve"> PAGEREF _Toc523224165 \h </w:instrText>
        </w:r>
        <w:r w:rsidR="006F10D7">
          <w:rPr>
            <w:noProof/>
            <w:webHidden/>
          </w:rPr>
        </w:r>
        <w:r w:rsidR="006F10D7">
          <w:rPr>
            <w:noProof/>
            <w:webHidden/>
          </w:rPr>
          <w:fldChar w:fldCharType="separate"/>
        </w:r>
        <w:r w:rsidR="00A62D31">
          <w:rPr>
            <w:noProof/>
            <w:webHidden/>
          </w:rPr>
          <w:t>169</w:t>
        </w:r>
        <w:r w:rsidR="006F10D7">
          <w:rPr>
            <w:noProof/>
            <w:webHidden/>
          </w:rPr>
          <w:fldChar w:fldCharType="end"/>
        </w:r>
      </w:hyperlink>
    </w:p>
    <w:p w14:paraId="5BCC3B33" w14:textId="77777777" w:rsidR="006F10D7" w:rsidRDefault="009A3550">
      <w:pPr>
        <w:pStyle w:val="TOC3"/>
        <w:rPr>
          <w:rFonts w:asciiTheme="minorHAnsi" w:eastAsiaTheme="minorEastAsia" w:hAnsiTheme="minorHAnsi" w:cstheme="minorBidi"/>
          <w:noProof/>
          <w:sz w:val="22"/>
          <w:szCs w:val="22"/>
        </w:rPr>
      </w:pPr>
      <w:hyperlink w:anchor="_Toc523224166" w:history="1">
        <w:r w:rsidR="006F10D7" w:rsidRPr="006751D3">
          <w:rPr>
            <w:rStyle w:val="Hyperlink"/>
            <w:noProof/>
          </w:rPr>
          <w:t>1.23.1</w:t>
        </w:r>
        <w:r w:rsidR="006F10D7">
          <w:rPr>
            <w:rFonts w:asciiTheme="minorHAnsi" w:eastAsiaTheme="minorEastAsia" w:hAnsiTheme="minorHAnsi" w:cstheme="minorBidi"/>
            <w:noProof/>
            <w:sz w:val="22"/>
            <w:szCs w:val="22"/>
          </w:rPr>
          <w:tab/>
        </w:r>
        <w:r w:rsidR="006F10D7" w:rsidRPr="006751D3">
          <w:rPr>
            <w:rStyle w:val="Hyperlink"/>
            <w:noProof/>
          </w:rPr>
          <w:t>Infusion Instructions Add/Edit</w:t>
        </w:r>
        <w:r w:rsidR="006F10D7">
          <w:rPr>
            <w:noProof/>
            <w:webHidden/>
          </w:rPr>
          <w:tab/>
        </w:r>
        <w:r w:rsidR="006F10D7">
          <w:rPr>
            <w:noProof/>
            <w:webHidden/>
          </w:rPr>
          <w:fldChar w:fldCharType="begin"/>
        </w:r>
        <w:r w:rsidR="006F10D7">
          <w:rPr>
            <w:noProof/>
            <w:webHidden/>
          </w:rPr>
          <w:instrText xml:space="preserve"> PAGEREF _Toc523224166 \h </w:instrText>
        </w:r>
        <w:r w:rsidR="006F10D7">
          <w:rPr>
            <w:noProof/>
            <w:webHidden/>
          </w:rPr>
        </w:r>
        <w:r w:rsidR="006F10D7">
          <w:rPr>
            <w:noProof/>
            <w:webHidden/>
          </w:rPr>
          <w:fldChar w:fldCharType="separate"/>
        </w:r>
        <w:r w:rsidR="00A62D31">
          <w:rPr>
            <w:noProof/>
            <w:webHidden/>
          </w:rPr>
          <w:t>170</w:t>
        </w:r>
        <w:r w:rsidR="006F10D7">
          <w:rPr>
            <w:noProof/>
            <w:webHidden/>
          </w:rPr>
          <w:fldChar w:fldCharType="end"/>
        </w:r>
      </w:hyperlink>
    </w:p>
    <w:p w14:paraId="450806EB" w14:textId="77777777" w:rsidR="006F10D7" w:rsidRDefault="009A3550">
      <w:pPr>
        <w:pStyle w:val="TOC3"/>
        <w:rPr>
          <w:rFonts w:asciiTheme="minorHAnsi" w:eastAsiaTheme="minorEastAsia" w:hAnsiTheme="minorHAnsi" w:cstheme="minorBidi"/>
          <w:noProof/>
          <w:sz w:val="22"/>
          <w:szCs w:val="22"/>
        </w:rPr>
      </w:pPr>
      <w:hyperlink w:anchor="_Toc523224167" w:history="1">
        <w:r w:rsidR="006F10D7" w:rsidRPr="006751D3">
          <w:rPr>
            <w:rStyle w:val="Hyperlink"/>
            <w:noProof/>
          </w:rPr>
          <w:t>1.23.2</w:t>
        </w:r>
        <w:r w:rsidR="006F10D7">
          <w:rPr>
            <w:rFonts w:asciiTheme="minorHAnsi" w:eastAsiaTheme="minorEastAsia" w:hAnsiTheme="minorHAnsi" w:cstheme="minorBidi"/>
            <w:noProof/>
            <w:sz w:val="22"/>
            <w:szCs w:val="22"/>
          </w:rPr>
          <w:tab/>
        </w:r>
        <w:r w:rsidR="006F10D7" w:rsidRPr="006751D3">
          <w:rPr>
            <w:rStyle w:val="Hyperlink"/>
            <w:noProof/>
          </w:rPr>
          <w:t>Infusion Instructions Report</w:t>
        </w:r>
        <w:r w:rsidR="006F10D7">
          <w:rPr>
            <w:noProof/>
            <w:webHidden/>
          </w:rPr>
          <w:tab/>
        </w:r>
        <w:r w:rsidR="006F10D7">
          <w:rPr>
            <w:noProof/>
            <w:webHidden/>
          </w:rPr>
          <w:fldChar w:fldCharType="begin"/>
        </w:r>
        <w:r w:rsidR="006F10D7">
          <w:rPr>
            <w:noProof/>
            <w:webHidden/>
          </w:rPr>
          <w:instrText xml:space="preserve"> PAGEREF _Toc523224167 \h </w:instrText>
        </w:r>
        <w:r w:rsidR="006F10D7">
          <w:rPr>
            <w:noProof/>
            <w:webHidden/>
          </w:rPr>
        </w:r>
        <w:r w:rsidR="006F10D7">
          <w:rPr>
            <w:noProof/>
            <w:webHidden/>
          </w:rPr>
          <w:fldChar w:fldCharType="separate"/>
        </w:r>
        <w:r w:rsidR="00A62D31">
          <w:rPr>
            <w:noProof/>
            <w:webHidden/>
          </w:rPr>
          <w:t>170</w:t>
        </w:r>
        <w:r w:rsidR="006F10D7">
          <w:rPr>
            <w:noProof/>
            <w:webHidden/>
          </w:rPr>
          <w:fldChar w:fldCharType="end"/>
        </w:r>
      </w:hyperlink>
    </w:p>
    <w:p w14:paraId="5FFE34B8" w14:textId="77777777" w:rsidR="006F10D7" w:rsidRDefault="009A3550">
      <w:pPr>
        <w:pStyle w:val="TOC2"/>
        <w:rPr>
          <w:rFonts w:asciiTheme="minorHAnsi" w:eastAsiaTheme="minorEastAsia" w:hAnsiTheme="minorHAnsi" w:cstheme="minorBidi"/>
          <w:b w:val="0"/>
          <w:i w:val="0"/>
          <w:iCs w:val="0"/>
          <w:noProof/>
          <w:szCs w:val="22"/>
        </w:rPr>
      </w:pPr>
      <w:hyperlink w:anchor="_Toc523224168" w:history="1">
        <w:r w:rsidR="006F10D7" w:rsidRPr="006751D3">
          <w:rPr>
            <w:rStyle w:val="Hyperlink"/>
            <w:noProof/>
          </w:rPr>
          <w:t>1.24</w:t>
        </w:r>
        <w:r w:rsidR="006F10D7">
          <w:rPr>
            <w:rFonts w:asciiTheme="minorHAnsi" w:eastAsiaTheme="minorEastAsia" w:hAnsiTheme="minorHAnsi" w:cstheme="minorBidi"/>
            <w:b w:val="0"/>
            <w:i w:val="0"/>
            <w:iCs w:val="0"/>
            <w:noProof/>
            <w:szCs w:val="22"/>
          </w:rPr>
          <w:tab/>
        </w:r>
        <w:r w:rsidR="006F10D7" w:rsidRPr="006751D3">
          <w:rPr>
            <w:rStyle w:val="Hyperlink"/>
            <w:noProof/>
          </w:rPr>
          <w:t>Stand-Alone Menu Options</w:t>
        </w:r>
        <w:r w:rsidR="006F10D7">
          <w:rPr>
            <w:noProof/>
            <w:webHidden/>
          </w:rPr>
          <w:tab/>
        </w:r>
        <w:r w:rsidR="006F10D7">
          <w:rPr>
            <w:noProof/>
            <w:webHidden/>
          </w:rPr>
          <w:fldChar w:fldCharType="begin"/>
        </w:r>
        <w:r w:rsidR="006F10D7">
          <w:rPr>
            <w:noProof/>
            <w:webHidden/>
          </w:rPr>
          <w:instrText xml:space="preserve"> PAGEREF _Toc523224168 \h </w:instrText>
        </w:r>
        <w:r w:rsidR="006F10D7">
          <w:rPr>
            <w:noProof/>
            <w:webHidden/>
          </w:rPr>
        </w:r>
        <w:r w:rsidR="006F10D7">
          <w:rPr>
            <w:noProof/>
            <w:webHidden/>
          </w:rPr>
          <w:fldChar w:fldCharType="separate"/>
        </w:r>
        <w:r w:rsidR="00A62D31">
          <w:rPr>
            <w:noProof/>
            <w:webHidden/>
          </w:rPr>
          <w:t>170</w:t>
        </w:r>
        <w:r w:rsidR="006F10D7">
          <w:rPr>
            <w:noProof/>
            <w:webHidden/>
          </w:rPr>
          <w:fldChar w:fldCharType="end"/>
        </w:r>
      </w:hyperlink>
    </w:p>
    <w:p w14:paraId="36395E65" w14:textId="77777777" w:rsidR="006F10D7" w:rsidRDefault="009A3550">
      <w:pPr>
        <w:pStyle w:val="TOC3"/>
        <w:rPr>
          <w:rFonts w:asciiTheme="minorHAnsi" w:eastAsiaTheme="minorEastAsia" w:hAnsiTheme="minorHAnsi" w:cstheme="minorBidi"/>
          <w:noProof/>
          <w:sz w:val="22"/>
          <w:szCs w:val="22"/>
        </w:rPr>
      </w:pPr>
      <w:hyperlink w:anchor="_Toc523224169" w:history="1">
        <w:r w:rsidR="006F10D7" w:rsidRPr="006751D3">
          <w:rPr>
            <w:rStyle w:val="Hyperlink"/>
            <w:noProof/>
          </w:rPr>
          <w:t>1.24.1</w:t>
        </w:r>
        <w:r w:rsidR="006F10D7">
          <w:rPr>
            <w:rFonts w:asciiTheme="minorHAnsi" w:eastAsiaTheme="minorEastAsia" w:hAnsiTheme="minorHAnsi" w:cstheme="minorBidi"/>
            <w:noProof/>
            <w:sz w:val="22"/>
            <w:szCs w:val="22"/>
          </w:rPr>
          <w:tab/>
        </w:r>
        <w:r w:rsidR="006F10D7" w:rsidRPr="006751D3">
          <w:rPr>
            <w:rStyle w:val="Hyperlink"/>
            <w:noProof/>
          </w:rPr>
          <w:t>Enable/Disable Vendor Database Link</w:t>
        </w:r>
        <w:r w:rsidR="006F10D7">
          <w:rPr>
            <w:noProof/>
            <w:webHidden/>
          </w:rPr>
          <w:tab/>
        </w:r>
        <w:r w:rsidR="006F10D7">
          <w:rPr>
            <w:noProof/>
            <w:webHidden/>
          </w:rPr>
          <w:fldChar w:fldCharType="begin"/>
        </w:r>
        <w:r w:rsidR="006F10D7">
          <w:rPr>
            <w:noProof/>
            <w:webHidden/>
          </w:rPr>
          <w:instrText xml:space="preserve"> PAGEREF _Toc523224169 \h </w:instrText>
        </w:r>
        <w:r w:rsidR="006F10D7">
          <w:rPr>
            <w:noProof/>
            <w:webHidden/>
          </w:rPr>
        </w:r>
        <w:r w:rsidR="006F10D7">
          <w:rPr>
            <w:noProof/>
            <w:webHidden/>
          </w:rPr>
          <w:fldChar w:fldCharType="separate"/>
        </w:r>
        <w:r w:rsidR="00A62D31">
          <w:rPr>
            <w:noProof/>
            <w:webHidden/>
          </w:rPr>
          <w:t>171</w:t>
        </w:r>
        <w:r w:rsidR="006F10D7">
          <w:rPr>
            <w:noProof/>
            <w:webHidden/>
          </w:rPr>
          <w:fldChar w:fldCharType="end"/>
        </w:r>
      </w:hyperlink>
    </w:p>
    <w:p w14:paraId="51E72394" w14:textId="77777777" w:rsidR="006F10D7" w:rsidRDefault="009A3550">
      <w:pPr>
        <w:pStyle w:val="TOC3"/>
        <w:rPr>
          <w:rFonts w:asciiTheme="minorHAnsi" w:eastAsiaTheme="minorEastAsia" w:hAnsiTheme="minorHAnsi" w:cstheme="minorBidi"/>
          <w:noProof/>
          <w:sz w:val="22"/>
          <w:szCs w:val="22"/>
        </w:rPr>
      </w:pPr>
      <w:hyperlink w:anchor="_Toc523224170" w:history="1">
        <w:r w:rsidR="006F10D7" w:rsidRPr="006751D3">
          <w:rPr>
            <w:rStyle w:val="Hyperlink"/>
            <w:noProof/>
          </w:rPr>
          <w:t>1.24.2</w:t>
        </w:r>
        <w:r w:rsidR="006F10D7">
          <w:rPr>
            <w:rFonts w:asciiTheme="minorHAnsi" w:eastAsiaTheme="minorEastAsia" w:hAnsiTheme="minorHAnsi" w:cstheme="minorBidi"/>
            <w:noProof/>
            <w:sz w:val="22"/>
            <w:szCs w:val="22"/>
          </w:rPr>
          <w:tab/>
        </w:r>
        <w:r w:rsidR="006F10D7" w:rsidRPr="006751D3">
          <w:rPr>
            <w:rStyle w:val="Hyperlink"/>
            <w:noProof/>
          </w:rPr>
          <w:t>Other Language Translation Setup</w:t>
        </w:r>
        <w:r w:rsidR="006F10D7">
          <w:rPr>
            <w:noProof/>
            <w:webHidden/>
          </w:rPr>
          <w:tab/>
        </w:r>
        <w:r w:rsidR="006F10D7">
          <w:rPr>
            <w:noProof/>
            <w:webHidden/>
          </w:rPr>
          <w:fldChar w:fldCharType="begin"/>
        </w:r>
        <w:r w:rsidR="006F10D7">
          <w:rPr>
            <w:noProof/>
            <w:webHidden/>
          </w:rPr>
          <w:instrText xml:space="preserve"> PAGEREF _Toc523224170 \h </w:instrText>
        </w:r>
        <w:r w:rsidR="006F10D7">
          <w:rPr>
            <w:noProof/>
            <w:webHidden/>
          </w:rPr>
        </w:r>
        <w:r w:rsidR="006F10D7">
          <w:rPr>
            <w:noProof/>
            <w:webHidden/>
          </w:rPr>
          <w:fldChar w:fldCharType="separate"/>
        </w:r>
        <w:r w:rsidR="00A62D31">
          <w:rPr>
            <w:noProof/>
            <w:webHidden/>
          </w:rPr>
          <w:t>171</w:t>
        </w:r>
        <w:r w:rsidR="006F10D7">
          <w:rPr>
            <w:noProof/>
            <w:webHidden/>
          </w:rPr>
          <w:fldChar w:fldCharType="end"/>
        </w:r>
      </w:hyperlink>
    </w:p>
    <w:p w14:paraId="2B4CCB45" w14:textId="77777777" w:rsidR="006F10D7" w:rsidRDefault="009A3550">
      <w:pPr>
        <w:pStyle w:val="TOC3"/>
        <w:rPr>
          <w:rFonts w:asciiTheme="minorHAnsi" w:eastAsiaTheme="minorEastAsia" w:hAnsiTheme="minorHAnsi" w:cstheme="minorBidi"/>
          <w:noProof/>
          <w:sz w:val="22"/>
          <w:szCs w:val="22"/>
        </w:rPr>
      </w:pPr>
      <w:hyperlink w:anchor="_Toc523224171" w:history="1">
        <w:r w:rsidR="006F10D7" w:rsidRPr="006751D3">
          <w:rPr>
            <w:rStyle w:val="Hyperlink"/>
            <w:noProof/>
          </w:rPr>
          <w:t>1.24.3</w:t>
        </w:r>
        <w:r w:rsidR="006F10D7">
          <w:rPr>
            <w:rFonts w:asciiTheme="minorHAnsi" w:eastAsiaTheme="minorEastAsia" w:hAnsiTheme="minorHAnsi" w:cstheme="minorBidi"/>
            <w:noProof/>
            <w:sz w:val="22"/>
            <w:szCs w:val="22"/>
          </w:rPr>
          <w:tab/>
        </w:r>
        <w:r w:rsidR="006F10D7" w:rsidRPr="006751D3">
          <w:rPr>
            <w:rStyle w:val="Hyperlink"/>
            <w:noProof/>
          </w:rPr>
          <w:t>Find Unmapped Local Possible Dosages</w:t>
        </w:r>
        <w:r w:rsidR="006F10D7">
          <w:rPr>
            <w:noProof/>
            <w:webHidden/>
          </w:rPr>
          <w:tab/>
        </w:r>
        <w:r w:rsidR="006F10D7">
          <w:rPr>
            <w:noProof/>
            <w:webHidden/>
          </w:rPr>
          <w:fldChar w:fldCharType="begin"/>
        </w:r>
        <w:r w:rsidR="006F10D7">
          <w:rPr>
            <w:noProof/>
            <w:webHidden/>
          </w:rPr>
          <w:instrText xml:space="preserve"> PAGEREF _Toc523224171 \h </w:instrText>
        </w:r>
        <w:r w:rsidR="006F10D7">
          <w:rPr>
            <w:noProof/>
            <w:webHidden/>
          </w:rPr>
        </w:r>
        <w:r w:rsidR="006F10D7">
          <w:rPr>
            <w:noProof/>
            <w:webHidden/>
          </w:rPr>
          <w:fldChar w:fldCharType="separate"/>
        </w:r>
        <w:r w:rsidR="00A62D31">
          <w:rPr>
            <w:noProof/>
            <w:webHidden/>
          </w:rPr>
          <w:t>172</w:t>
        </w:r>
        <w:r w:rsidR="006F10D7">
          <w:rPr>
            <w:noProof/>
            <w:webHidden/>
          </w:rPr>
          <w:fldChar w:fldCharType="end"/>
        </w:r>
      </w:hyperlink>
    </w:p>
    <w:p w14:paraId="3C1EDC20" w14:textId="77777777" w:rsidR="006F10D7" w:rsidRDefault="009A3550">
      <w:pPr>
        <w:pStyle w:val="TOC3"/>
        <w:rPr>
          <w:rFonts w:asciiTheme="minorHAnsi" w:eastAsiaTheme="minorEastAsia" w:hAnsiTheme="minorHAnsi" w:cstheme="minorBidi"/>
          <w:noProof/>
          <w:sz w:val="22"/>
          <w:szCs w:val="22"/>
        </w:rPr>
      </w:pPr>
      <w:hyperlink w:anchor="_Toc523224172" w:history="1">
        <w:r w:rsidR="006F10D7" w:rsidRPr="006751D3">
          <w:rPr>
            <w:rStyle w:val="Hyperlink"/>
            <w:noProof/>
          </w:rPr>
          <w:t>1.24.4</w:t>
        </w:r>
        <w:r w:rsidR="006F10D7">
          <w:rPr>
            <w:rFonts w:asciiTheme="minorHAnsi" w:eastAsiaTheme="minorEastAsia" w:hAnsiTheme="minorHAnsi" w:cstheme="minorBidi"/>
            <w:noProof/>
            <w:sz w:val="22"/>
            <w:szCs w:val="22"/>
          </w:rPr>
          <w:tab/>
        </w:r>
        <w:r w:rsidR="006F10D7" w:rsidRPr="006751D3">
          <w:rPr>
            <w:rStyle w:val="Hyperlink"/>
            <w:noProof/>
          </w:rPr>
          <w:t>Enable/Disable Dosing Order Checks</w:t>
        </w:r>
        <w:r w:rsidR="006F10D7">
          <w:rPr>
            <w:noProof/>
            <w:webHidden/>
          </w:rPr>
          <w:tab/>
        </w:r>
        <w:r w:rsidR="006F10D7">
          <w:rPr>
            <w:noProof/>
            <w:webHidden/>
          </w:rPr>
          <w:fldChar w:fldCharType="begin"/>
        </w:r>
        <w:r w:rsidR="006F10D7">
          <w:rPr>
            <w:noProof/>
            <w:webHidden/>
          </w:rPr>
          <w:instrText xml:space="preserve"> PAGEREF _Toc523224172 \h </w:instrText>
        </w:r>
        <w:r w:rsidR="006F10D7">
          <w:rPr>
            <w:noProof/>
            <w:webHidden/>
          </w:rPr>
        </w:r>
        <w:r w:rsidR="006F10D7">
          <w:rPr>
            <w:noProof/>
            <w:webHidden/>
          </w:rPr>
          <w:fldChar w:fldCharType="separate"/>
        </w:r>
        <w:r w:rsidR="00A62D31">
          <w:rPr>
            <w:noProof/>
            <w:webHidden/>
          </w:rPr>
          <w:t>176</w:t>
        </w:r>
        <w:r w:rsidR="006F10D7">
          <w:rPr>
            <w:noProof/>
            <w:webHidden/>
          </w:rPr>
          <w:fldChar w:fldCharType="end"/>
        </w:r>
      </w:hyperlink>
    </w:p>
    <w:p w14:paraId="06EF8B19" w14:textId="77777777" w:rsidR="006F10D7" w:rsidRDefault="009A3550">
      <w:pPr>
        <w:pStyle w:val="TOC3"/>
        <w:rPr>
          <w:rFonts w:asciiTheme="minorHAnsi" w:eastAsiaTheme="minorEastAsia" w:hAnsiTheme="minorHAnsi" w:cstheme="minorBidi"/>
          <w:noProof/>
          <w:sz w:val="22"/>
          <w:szCs w:val="22"/>
        </w:rPr>
      </w:pPr>
      <w:hyperlink w:anchor="_Toc523224173" w:history="1">
        <w:r w:rsidR="006F10D7" w:rsidRPr="006751D3">
          <w:rPr>
            <w:rStyle w:val="Hyperlink"/>
            <w:noProof/>
          </w:rPr>
          <w:t>1.24.5</w:t>
        </w:r>
        <w:r w:rsidR="006F10D7">
          <w:rPr>
            <w:rFonts w:asciiTheme="minorHAnsi" w:eastAsiaTheme="minorEastAsia" w:hAnsiTheme="minorHAnsi" w:cstheme="minorBidi"/>
            <w:noProof/>
            <w:sz w:val="22"/>
            <w:szCs w:val="22"/>
          </w:rPr>
          <w:tab/>
        </w:r>
        <w:r w:rsidR="006F10D7" w:rsidRPr="006751D3">
          <w:rPr>
            <w:rStyle w:val="Hyperlink"/>
            <w:noProof/>
          </w:rPr>
          <w:t>All Stand-Alone Menu Items</w:t>
        </w:r>
        <w:r w:rsidR="006F10D7">
          <w:rPr>
            <w:noProof/>
            <w:webHidden/>
          </w:rPr>
          <w:tab/>
        </w:r>
        <w:r w:rsidR="006F10D7">
          <w:rPr>
            <w:noProof/>
            <w:webHidden/>
          </w:rPr>
          <w:fldChar w:fldCharType="begin"/>
        </w:r>
        <w:r w:rsidR="006F10D7">
          <w:rPr>
            <w:noProof/>
            <w:webHidden/>
          </w:rPr>
          <w:instrText xml:space="preserve"> PAGEREF _Toc523224173 \h </w:instrText>
        </w:r>
        <w:r w:rsidR="006F10D7">
          <w:rPr>
            <w:noProof/>
            <w:webHidden/>
          </w:rPr>
        </w:r>
        <w:r w:rsidR="006F10D7">
          <w:rPr>
            <w:noProof/>
            <w:webHidden/>
          </w:rPr>
          <w:fldChar w:fldCharType="separate"/>
        </w:r>
        <w:r w:rsidR="00A62D31">
          <w:rPr>
            <w:noProof/>
            <w:webHidden/>
          </w:rPr>
          <w:t>177</w:t>
        </w:r>
        <w:r w:rsidR="006F10D7">
          <w:rPr>
            <w:noProof/>
            <w:webHidden/>
          </w:rPr>
          <w:fldChar w:fldCharType="end"/>
        </w:r>
      </w:hyperlink>
    </w:p>
    <w:p w14:paraId="2EB7FEE5" w14:textId="77777777" w:rsidR="006F10D7" w:rsidRDefault="009A3550">
      <w:pPr>
        <w:pStyle w:val="TOC1"/>
        <w:rPr>
          <w:rFonts w:asciiTheme="minorHAnsi" w:eastAsiaTheme="minorEastAsia" w:hAnsiTheme="minorHAnsi" w:cstheme="minorBidi"/>
          <w:b w:val="0"/>
          <w:bCs w:val="0"/>
          <w:noProof/>
          <w:szCs w:val="22"/>
        </w:rPr>
      </w:pPr>
      <w:hyperlink w:anchor="_Toc523224174" w:history="1">
        <w:r w:rsidR="006F10D7" w:rsidRPr="006751D3">
          <w:rPr>
            <w:rStyle w:val="Hyperlink"/>
            <w:noProof/>
          </w:rPr>
          <w:t>Chapter Two   Understanding Dosages</w:t>
        </w:r>
        <w:r w:rsidR="006F10D7">
          <w:rPr>
            <w:noProof/>
            <w:webHidden/>
          </w:rPr>
          <w:tab/>
        </w:r>
        <w:r w:rsidR="006F10D7">
          <w:rPr>
            <w:noProof/>
            <w:webHidden/>
          </w:rPr>
          <w:fldChar w:fldCharType="begin"/>
        </w:r>
        <w:r w:rsidR="006F10D7">
          <w:rPr>
            <w:noProof/>
            <w:webHidden/>
          </w:rPr>
          <w:instrText xml:space="preserve"> PAGEREF _Toc523224174 \h </w:instrText>
        </w:r>
        <w:r w:rsidR="006F10D7">
          <w:rPr>
            <w:noProof/>
            <w:webHidden/>
          </w:rPr>
        </w:r>
        <w:r w:rsidR="006F10D7">
          <w:rPr>
            <w:noProof/>
            <w:webHidden/>
          </w:rPr>
          <w:fldChar w:fldCharType="separate"/>
        </w:r>
        <w:r w:rsidR="00A62D31">
          <w:rPr>
            <w:noProof/>
            <w:webHidden/>
          </w:rPr>
          <w:t>179</w:t>
        </w:r>
        <w:r w:rsidR="006F10D7">
          <w:rPr>
            <w:noProof/>
            <w:webHidden/>
          </w:rPr>
          <w:fldChar w:fldCharType="end"/>
        </w:r>
      </w:hyperlink>
    </w:p>
    <w:p w14:paraId="63BA7599" w14:textId="77777777" w:rsidR="006F10D7" w:rsidRDefault="009A3550">
      <w:pPr>
        <w:pStyle w:val="TOC2"/>
        <w:rPr>
          <w:rFonts w:asciiTheme="minorHAnsi" w:eastAsiaTheme="minorEastAsia" w:hAnsiTheme="minorHAnsi" w:cstheme="minorBidi"/>
          <w:b w:val="0"/>
          <w:i w:val="0"/>
          <w:iCs w:val="0"/>
          <w:noProof/>
          <w:szCs w:val="22"/>
        </w:rPr>
      </w:pPr>
      <w:hyperlink w:anchor="_Toc523224175" w:history="1">
        <w:r w:rsidR="006F10D7" w:rsidRPr="006751D3">
          <w:rPr>
            <w:rStyle w:val="Hyperlink"/>
            <w:noProof/>
          </w:rPr>
          <w:t>2.1</w:t>
        </w:r>
        <w:r w:rsidR="006F10D7">
          <w:rPr>
            <w:rFonts w:asciiTheme="minorHAnsi" w:eastAsiaTheme="minorEastAsia" w:hAnsiTheme="minorHAnsi" w:cstheme="minorBidi"/>
            <w:b w:val="0"/>
            <w:i w:val="0"/>
            <w:iCs w:val="0"/>
            <w:noProof/>
            <w:szCs w:val="22"/>
          </w:rPr>
          <w:tab/>
        </w:r>
        <w:r w:rsidR="006F10D7" w:rsidRPr="006751D3">
          <w:rPr>
            <w:rStyle w:val="Hyperlink"/>
            <w:noProof/>
          </w:rPr>
          <w:t>Possible Dosages</w:t>
        </w:r>
        <w:r w:rsidR="006F10D7">
          <w:rPr>
            <w:noProof/>
            <w:webHidden/>
          </w:rPr>
          <w:tab/>
        </w:r>
        <w:r w:rsidR="006F10D7">
          <w:rPr>
            <w:noProof/>
            <w:webHidden/>
          </w:rPr>
          <w:fldChar w:fldCharType="begin"/>
        </w:r>
        <w:r w:rsidR="006F10D7">
          <w:rPr>
            <w:noProof/>
            <w:webHidden/>
          </w:rPr>
          <w:instrText xml:space="preserve"> PAGEREF _Toc523224175 \h </w:instrText>
        </w:r>
        <w:r w:rsidR="006F10D7">
          <w:rPr>
            <w:noProof/>
            <w:webHidden/>
          </w:rPr>
        </w:r>
        <w:r w:rsidR="006F10D7">
          <w:rPr>
            <w:noProof/>
            <w:webHidden/>
          </w:rPr>
          <w:fldChar w:fldCharType="separate"/>
        </w:r>
        <w:r w:rsidR="00A62D31">
          <w:rPr>
            <w:noProof/>
            <w:webHidden/>
          </w:rPr>
          <w:t>179</w:t>
        </w:r>
        <w:r w:rsidR="006F10D7">
          <w:rPr>
            <w:noProof/>
            <w:webHidden/>
          </w:rPr>
          <w:fldChar w:fldCharType="end"/>
        </w:r>
      </w:hyperlink>
    </w:p>
    <w:p w14:paraId="033E69B1" w14:textId="77777777" w:rsidR="006F10D7" w:rsidRDefault="009A3550">
      <w:pPr>
        <w:pStyle w:val="TOC2"/>
        <w:rPr>
          <w:rFonts w:asciiTheme="minorHAnsi" w:eastAsiaTheme="minorEastAsia" w:hAnsiTheme="minorHAnsi" w:cstheme="minorBidi"/>
          <w:b w:val="0"/>
          <w:i w:val="0"/>
          <w:iCs w:val="0"/>
          <w:noProof/>
          <w:szCs w:val="22"/>
        </w:rPr>
      </w:pPr>
      <w:hyperlink w:anchor="_Toc523224176" w:history="1">
        <w:r w:rsidR="006F10D7" w:rsidRPr="006751D3">
          <w:rPr>
            <w:rStyle w:val="Hyperlink"/>
            <w:noProof/>
          </w:rPr>
          <w:t>2.2</w:t>
        </w:r>
        <w:r w:rsidR="006F10D7">
          <w:rPr>
            <w:rFonts w:asciiTheme="minorHAnsi" w:eastAsiaTheme="minorEastAsia" w:hAnsiTheme="minorHAnsi" w:cstheme="minorBidi"/>
            <w:b w:val="0"/>
            <w:i w:val="0"/>
            <w:iCs w:val="0"/>
            <w:noProof/>
            <w:szCs w:val="22"/>
          </w:rPr>
          <w:tab/>
        </w:r>
        <w:r w:rsidR="006F10D7" w:rsidRPr="006751D3">
          <w:rPr>
            <w:rStyle w:val="Hyperlink"/>
            <w:noProof/>
          </w:rPr>
          <w:t>Local Possible Dosages</w:t>
        </w:r>
        <w:r w:rsidR="006F10D7">
          <w:rPr>
            <w:noProof/>
            <w:webHidden/>
          </w:rPr>
          <w:tab/>
        </w:r>
        <w:r w:rsidR="006F10D7">
          <w:rPr>
            <w:noProof/>
            <w:webHidden/>
          </w:rPr>
          <w:fldChar w:fldCharType="begin"/>
        </w:r>
        <w:r w:rsidR="006F10D7">
          <w:rPr>
            <w:noProof/>
            <w:webHidden/>
          </w:rPr>
          <w:instrText xml:space="preserve"> PAGEREF _Toc523224176 \h </w:instrText>
        </w:r>
        <w:r w:rsidR="006F10D7">
          <w:rPr>
            <w:noProof/>
            <w:webHidden/>
          </w:rPr>
        </w:r>
        <w:r w:rsidR="006F10D7">
          <w:rPr>
            <w:noProof/>
            <w:webHidden/>
          </w:rPr>
          <w:fldChar w:fldCharType="separate"/>
        </w:r>
        <w:r w:rsidR="00A62D31">
          <w:rPr>
            <w:noProof/>
            <w:webHidden/>
          </w:rPr>
          <w:t>190</w:t>
        </w:r>
        <w:r w:rsidR="006F10D7">
          <w:rPr>
            <w:noProof/>
            <w:webHidden/>
          </w:rPr>
          <w:fldChar w:fldCharType="end"/>
        </w:r>
      </w:hyperlink>
    </w:p>
    <w:p w14:paraId="0C696F7D" w14:textId="77777777" w:rsidR="006F10D7" w:rsidRDefault="009A3550">
      <w:pPr>
        <w:pStyle w:val="TOC2"/>
        <w:rPr>
          <w:rFonts w:asciiTheme="minorHAnsi" w:eastAsiaTheme="minorEastAsia" w:hAnsiTheme="minorHAnsi" w:cstheme="minorBidi"/>
          <w:b w:val="0"/>
          <w:i w:val="0"/>
          <w:iCs w:val="0"/>
          <w:noProof/>
          <w:szCs w:val="22"/>
        </w:rPr>
      </w:pPr>
      <w:hyperlink w:anchor="_Toc523224177" w:history="1">
        <w:r w:rsidR="006F10D7" w:rsidRPr="006751D3">
          <w:rPr>
            <w:rStyle w:val="Hyperlink"/>
            <w:noProof/>
          </w:rPr>
          <w:t>2.3</w:t>
        </w:r>
        <w:r w:rsidR="006F10D7">
          <w:rPr>
            <w:rFonts w:asciiTheme="minorHAnsi" w:eastAsiaTheme="minorEastAsia" w:hAnsiTheme="minorHAnsi" w:cstheme="minorBidi"/>
            <w:b w:val="0"/>
            <w:i w:val="0"/>
            <w:iCs w:val="0"/>
            <w:noProof/>
            <w:szCs w:val="22"/>
          </w:rPr>
          <w:tab/>
        </w:r>
        <w:r w:rsidR="006F10D7" w:rsidRPr="006751D3">
          <w:rPr>
            <w:rStyle w:val="Hyperlink"/>
            <w:noProof/>
          </w:rPr>
          <w:t>Possible Dosages and Local Possible Dosages</w:t>
        </w:r>
        <w:r w:rsidR="006F10D7">
          <w:rPr>
            <w:noProof/>
            <w:webHidden/>
          </w:rPr>
          <w:tab/>
        </w:r>
        <w:r w:rsidR="006F10D7">
          <w:rPr>
            <w:noProof/>
            <w:webHidden/>
          </w:rPr>
          <w:fldChar w:fldCharType="begin"/>
        </w:r>
        <w:r w:rsidR="006F10D7">
          <w:rPr>
            <w:noProof/>
            <w:webHidden/>
          </w:rPr>
          <w:instrText xml:space="preserve"> PAGEREF _Toc523224177 \h </w:instrText>
        </w:r>
        <w:r w:rsidR="006F10D7">
          <w:rPr>
            <w:noProof/>
            <w:webHidden/>
          </w:rPr>
        </w:r>
        <w:r w:rsidR="006F10D7">
          <w:rPr>
            <w:noProof/>
            <w:webHidden/>
          </w:rPr>
          <w:fldChar w:fldCharType="separate"/>
        </w:r>
        <w:r w:rsidR="00A62D31">
          <w:rPr>
            <w:noProof/>
            <w:webHidden/>
          </w:rPr>
          <w:t>194</w:t>
        </w:r>
        <w:r w:rsidR="006F10D7">
          <w:rPr>
            <w:noProof/>
            <w:webHidden/>
          </w:rPr>
          <w:fldChar w:fldCharType="end"/>
        </w:r>
      </w:hyperlink>
    </w:p>
    <w:p w14:paraId="43E6CD21" w14:textId="77777777" w:rsidR="006F10D7" w:rsidRDefault="009A3550">
      <w:pPr>
        <w:pStyle w:val="TOC2"/>
        <w:rPr>
          <w:rFonts w:asciiTheme="minorHAnsi" w:eastAsiaTheme="minorEastAsia" w:hAnsiTheme="minorHAnsi" w:cstheme="minorBidi"/>
          <w:b w:val="0"/>
          <w:i w:val="0"/>
          <w:iCs w:val="0"/>
          <w:noProof/>
          <w:szCs w:val="22"/>
        </w:rPr>
      </w:pPr>
      <w:hyperlink w:anchor="_Toc523224178" w:history="1">
        <w:r w:rsidR="006F10D7" w:rsidRPr="006751D3">
          <w:rPr>
            <w:rStyle w:val="Hyperlink"/>
            <w:noProof/>
          </w:rPr>
          <w:t>2.4</w:t>
        </w:r>
        <w:r w:rsidR="006F10D7">
          <w:rPr>
            <w:rFonts w:asciiTheme="minorHAnsi" w:eastAsiaTheme="minorEastAsia" w:hAnsiTheme="minorHAnsi" w:cstheme="minorBidi"/>
            <w:b w:val="0"/>
            <w:i w:val="0"/>
            <w:iCs w:val="0"/>
            <w:noProof/>
            <w:szCs w:val="22"/>
          </w:rPr>
          <w:tab/>
        </w:r>
        <w:r w:rsidR="006F10D7" w:rsidRPr="006751D3">
          <w:rPr>
            <w:rStyle w:val="Hyperlink"/>
            <w:noProof/>
          </w:rPr>
          <w:t>Multi-Ingredient Drugs</w:t>
        </w:r>
        <w:r w:rsidR="006F10D7">
          <w:rPr>
            <w:noProof/>
            <w:webHidden/>
          </w:rPr>
          <w:tab/>
        </w:r>
        <w:r w:rsidR="006F10D7">
          <w:rPr>
            <w:noProof/>
            <w:webHidden/>
          </w:rPr>
          <w:fldChar w:fldCharType="begin"/>
        </w:r>
        <w:r w:rsidR="006F10D7">
          <w:rPr>
            <w:noProof/>
            <w:webHidden/>
          </w:rPr>
          <w:instrText xml:space="preserve"> PAGEREF _Toc523224178 \h </w:instrText>
        </w:r>
        <w:r w:rsidR="006F10D7">
          <w:rPr>
            <w:noProof/>
            <w:webHidden/>
          </w:rPr>
        </w:r>
        <w:r w:rsidR="006F10D7">
          <w:rPr>
            <w:noProof/>
            <w:webHidden/>
          </w:rPr>
          <w:fldChar w:fldCharType="separate"/>
        </w:r>
        <w:r w:rsidR="00A62D31">
          <w:rPr>
            <w:noProof/>
            <w:webHidden/>
          </w:rPr>
          <w:t>197</w:t>
        </w:r>
        <w:r w:rsidR="006F10D7">
          <w:rPr>
            <w:noProof/>
            <w:webHidden/>
          </w:rPr>
          <w:fldChar w:fldCharType="end"/>
        </w:r>
      </w:hyperlink>
    </w:p>
    <w:p w14:paraId="085836BC" w14:textId="77777777" w:rsidR="006F10D7" w:rsidRDefault="009A3550">
      <w:pPr>
        <w:pStyle w:val="TOC1"/>
        <w:rPr>
          <w:rFonts w:asciiTheme="minorHAnsi" w:eastAsiaTheme="minorEastAsia" w:hAnsiTheme="minorHAnsi" w:cstheme="minorBidi"/>
          <w:b w:val="0"/>
          <w:bCs w:val="0"/>
          <w:noProof/>
          <w:szCs w:val="22"/>
        </w:rPr>
      </w:pPr>
      <w:hyperlink w:anchor="_Toc523224179" w:history="1">
        <w:r w:rsidR="006F10D7" w:rsidRPr="006751D3">
          <w:rPr>
            <w:rStyle w:val="Hyperlink"/>
            <w:noProof/>
          </w:rPr>
          <w:t>Chapter Three   Creating the Sig</w:t>
        </w:r>
        <w:r w:rsidR="006F10D7">
          <w:rPr>
            <w:noProof/>
            <w:webHidden/>
          </w:rPr>
          <w:tab/>
        </w:r>
        <w:r w:rsidR="006F10D7">
          <w:rPr>
            <w:noProof/>
            <w:webHidden/>
          </w:rPr>
          <w:fldChar w:fldCharType="begin"/>
        </w:r>
        <w:r w:rsidR="006F10D7">
          <w:rPr>
            <w:noProof/>
            <w:webHidden/>
          </w:rPr>
          <w:instrText xml:space="preserve"> PAGEREF _Toc523224179 \h </w:instrText>
        </w:r>
        <w:r w:rsidR="006F10D7">
          <w:rPr>
            <w:noProof/>
            <w:webHidden/>
          </w:rPr>
        </w:r>
        <w:r w:rsidR="006F10D7">
          <w:rPr>
            <w:noProof/>
            <w:webHidden/>
          </w:rPr>
          <w:fldChar w:fldCharType="separate"/>
        </w:r>
        <w:r w:rsidR="00A62D31">
          <w:rPr>
            <w:noProof/>
            <w:webHidden/>
          </w:rPr>
          <w:t>199</w:t>
        </w:r>
        <w:r w:rsidR="006F10D7">
          <w:rPr>
            <w:noProof/>
            <w:webHidden/>
          </w:rPr>
          <w:fldChar w:fldCharType="end"/>
        </w:r>
      </w:hyperlink>
    </w:p>
    <w:p w14:paraId="3B3886FD" w14:textId="77777777" w:rsidR="006F10D7" w:rsidRDefault="009A3550">
      <w:pPr>
        <w:pStyle w:val="TOC2"/>
        <w:rPr>
          <w:rFonts w:asciiTheme="minorHAnsi" w:eastAsiaTheme="minorEastAsia" w:hAnsiTheme="minorHAnsi" w:cstheme="minorBidi"/>
          <w:b w:val="0"/>
          <w:i w:val="0"/>
          <w:iCs w:val="0"/>
          <w:noProof/>
          <w:szCs w:val="22"/>
        </w:rPr>
      </w:pPr>
      <w:hyperlink w:anchor="_Toc523224180" w:history="1">
        <w:r w:rsidR="006F10D7" w:rsidRPr="006751D3">
          <w:rPr>
            <w:rStyle w:val="Hyperlink"/>
            <w:noProof/>
          </w:rPr>
          <w:t>3.1</w:t>
        </w:r>
        <w:r w:rsidR="006F10D7">
          <w:rPr>
            <w:rFonts w:asciiTheme="minorHAnsi" w:eastAsiaTheme="minorEastAsia" w:hAnsiTheme="minorHAnsi" w:cstheme="minorBidi"/>
            <w:b w:val="0"/>
            <w:i w:val="0"/>
            <w:iCs w:val="0"/>
            <w:noProof/>
            <w:szCs w:val="22"/>
          </w:rPr>
          <w:tab/>
        </w:r>
        <w:r w:rsidR="006F10D7" w:rsidRPr="006751D3">
          <w:rPr>
            <w:rStyle w:val="Hyperlink"/>
            <w:noProof/>
          </w:rPr>
          <w:t>Creating the Sig</w:t>
        </w:r>
        <w:r w:rsidR="006F10D7">
          <w:rPr>
            <w:noProof/>
            <w:webHidden/>
          </w:rPr>
          <w:tab/>
        </w:r>
        <w:r w:rsidR="006F10D7">
          <w:rPr>
            <w:noProof/>
            <w:webHidden/>
          </w:rPr>
          <w:fldChar w:fldCharType="begin"/>
        </w:r>
        <w:r w:rsidR="006F10D7">
          <w:rPr>
            <w:noProof/>
            <w:webHidden/>
          </w:rPr>
          <w:instrText xml:space="preserve"> PAGEREF _Toc523224180 \h </w:instrText>
        </w:r>
        <w:r w:rsidR="006F10D7">
          <w:rPr>
            <w:noProof/>
            <w:webHidden/>
          </w:rPr>
        </w:r>
        <w:r w:rsidR="006F10D7">
          <w:rPr>
            <w:noProof/>
            <w:webHidden/>
          </w:rPr>
          <w:fldChar w:fldCharType="separate"/>
        </w:r>
        <w:r w:rsidR="00A62D31">
          <w:rPr>
            <w:noProof/>
            <w:webHidden/>
          </w:rPr>
          <w:t>199</w:t>
        </w:r>
        <w:r w:rsidR="006F10D7">
          <w:rPr>
            <w:noProof/>
            <w:webHidden/>
          </w:rPr>
          <w:fldChar w:fldCharType="end"/>
        </w:r>
      </w:hyperlink>
    </w:p>
    <w:p w14:paraId="029F76B3" w14:textId="77777777" w:rsidR="006F10D7" w:rsidRDefault="009A3550">
      <w:pPr>
        <w:pStyle w:val="TOC2"/>
        <w:rPr>
          <w:rFonts w:asciiTheme="minorHAnsi" w:eastAsiaTheme="minorEastAsia" w:hAnsiTheme="minorHAnsi" w:cstheme="minorBidi"/>
          <w:b w:val="0"/>
          <w:i w:val="0"/>
          <w:iCs w:val="0"/>
          <w:noProof/>
          <w:szCs w:val="22"/>
        </w:rPr>
      </w:pPr>
      <w:hyperlink w:anchor="_Toc523224181" w:history="1">
        <w:r w:rsidR="006F10D7" w:rsidRPr="006751D3">
          <w:rPr>
            <w:rStyle w:val="Hyperlink"/>
            <w:noProof/>
          </w:rPr>
          <w:t>3.2</w:t>
        </w:r>
        <w:r w:rsidR="006F10D7">
          <w:rPr>
            <w:rFonts w:asciiTheme="minorHAnsi" w:eastAsiaTheme="minorEastAsia" w:hAnsiTheme="minorHAnsi" w:cstheme="minorBidi"/>
            <w:b w:val="0"/>
            <w:i w:val="0"/>
            <w:iCs w:val="0"/>
            <w:noProof/>
            <w:szCs w:val="22"/>
          </w:rPr>
          <w:tab/>
        </w:r>
        <w:r w:rsidR="006F10D7" w:rsidRPr="006751D3">
          <w:rPr>
            <w:rStyle w:val="Hyperlink"/>
            <w:noProof/>
          </w:rPr>
          <w:t>SIG Formulas (Visual)</w:t>
        </w:r>
        <w:r w:rsidR="006F10D7">
          <w:rPr>
            <w:noProof/>
            <w:webHidden/>
          </w:rPr>
          <w:tab/>
        </w:r>
        <w:r w:rsidR="006F10D7">
          <w:rPr>
            <w:noProof/>
            <w:webHidden/>
          </w:rPr>
          <w:fldChar w:fldCharType="begin"/>
        </w:r>
        <w:r w:rsidR="006F10D7">
          <w:rPr>
            <w:noProof/>
            <w:webHidden/>
          </w:rPr>
          <w:instrText xml:space="preserve"> PAGEREF _Toc523224181 \h </w:instrText>
        </w:r>
        <w:r w:rsidR="006F10D7">
          <w:rPr>
            <w:noProof/>
            <w:webHidden/>
          </w:rPr>
        </w:r>
        <w:r w:rsidR="006F10D7">
          <w:rPr>
            <w:noProof/>
            <w:webHidden/>
          </w:rPr>
          <w:fldChar w:fldCharType="separate"/>
        </w:r>
        <w:r w:rsidR="00A62D31">
          <w:rPr>
            <w:noProof/>
            <w:webHidden/>
          </w:rPr>
          <w:t>200</w:t>
        </w:r>
        <w:r w:rsidR="006F10D7">
          <w:rPr>
            <w:noProof/>
            <w:webHidden/>
          </w:rPr>
          <w:fldChar w:fldCharType="end"/>
        </w:r>
      </w:hyperlink>
    </w:p>
    <w:p w14:paraId="3A995BE3" w14:textId="77777777" w:rsidR="006F10D7" w:rsidRDefault="009A3550">
      <w:pPr>
        <w:pStyle w:val="TOC2"/>
        <w:rPr>
          <w:rFonts w:asciiTheme="minorHAnsi" w:eastAsiaTheme="minorEastAsia" w:hAnsiTheme="minorHAnsi" w:cstheme="minorBidi"/>
          <w:b w:val="0"/>
          <w:i w:val="0"/>
          <w:iCs w:val="0"/>
          <w:noProof/>
          <w:szCs w:val="22"/>
        </w:rPr>
      </w:pPr>
      <w:hyperlink w:anchor="_Toc523224182" w:history="1">
        <w:r w:rsidR="006F10D7" w:rsidRPr="006751D3">
          <w:rPr>
            <w:rStyle w:val="Hyperlink"/>
            <w:noProof/>
          </w:rPr>
          <w:t>3.3</w:t>
        </w:r>
        <w:r w:rsidR="006F10D7">
          <w:rPr>
            <w:rFonts w:asciiTheme="minorHAnsi" w:eastAsiaTheme="minorEastAsia" w:hAnsiTheme="minorHAnsi" w:cstheme="minorBidi"/>
            <w:b w:val="0"/>
            <w:i w:val="0"/>
            <w:iCs w:val="0"/>
            <w:noProof/>
            <w:szCs w:val="22"/>
          </w:rPr>
          <w:tab/>
        </w:r>
        <w:r w:rsidR="006F10D7" w:rsidRPr="006751D3">
          <w:rPr>
            <w:rStyle w:val="Hyperlink"/>
            <w:noProof/>
          </w:rPr>
          <w:t>SIG Formulas</w:t>
        </w:r>
        <w:r w:rsidR="006F10D7">
          <w:rPr>
            <w:noProof/>
            <w:webHidden/>
          </w:rPr>
          <w:tab/>
        </w:r>
        <w:r w:rsidR="006F10D7">
          <w:rPr>
            <w:noProof/>
            <w:webHidden/>
          </w:rPr>
          <w:fldChar w:fldCharType="begin"/>
        </w:r>
        <w:r w:rsidR="006F10D7">
          <w:rPr>
            <w:noProof/>
            <w:webHidden/>
          </w:rPr>
          <w:instrText xml:space="preserve"> PAGEREF _Toc523224182 \h </w:instrText>
        </w:r>
        <w:r w:rsidR="006F10D7">
          <w:rPr>
            <w:noProof/>
            <w:webHidden/>
          </w:rPr>
        </w:r>
        <w:r w:rsidR="006F10D7">
          <w:rPr>
            <w:noProof/>
            <w:webHidden/>
          </w:rPr>
          <w:fldChar w:fldCharType="separate"/>
        </w:r>
        <w:r w:rsidR="00A62D31">
          <w:rPr>
            <w:noProof/>
            <w:webHidden/>
          </w:rPr>
          <w:t>201</w:t>
        </w:r>
        <w:r w:rsidR="006F10D7">
          <w:rPr>
            <w:noProof/>
            <w:webHidden/>
          </w:rPr>
          <w:fldChar w:fldCharType="end"/>
        </w:r>
      </w:hyperlink>
    </w:p>
    <w:p w14:paraId="2866E969" w14:textId="77777777" w:rsidR="006F10D7" w:rsidRDefault="009A3550">
      <w:pPr>
        <w:pStyle w:val="TOC1"/>
        <w:rPr>
          <w:rFonts w:asciiTheme="minorHAnsi" w:eastAsiaTheme="minorEastAsia" w:hAnsiTheme="minorHAnsi" w:cstheme="minorBidi"/>
          <w:b w:val="0"/>
          <w:bCs w:val="0"/>
          <w:noProof/>
          <w:szCs w:val="22"/>
        </w:rPr>
      </w:pPr>
      <w:hyperlink w:anchor="_Toc523224183" w:history="1">
        <w:r w:rsidR="006F10D7" w:rsidRPr="006751D3">
          <w:rPr>
            <w:rStyle w:val="Hyperlink"/>
            <w:noProof/>
          </w:rPr>
          <w:t>Glossary</w:t>
        </w:r>
        <w:r w:rsidR="006F10D7">
          <w:rPr>
            <w:noProof/>
            <w:webHidden/>
          </w:rPr>
          <w:tab/>
        </w:r>
        <w:r w:rsidR="006F10D7">
          <w:rPr>
            <w:noProof/>
            <w:webHidden/>
          </w:rPr>
          <w:fldChar w:fldCharType="begin"/>
        </w:r>
        <w:r w:rsidR="006F10D7">
          <w:rPr>
            <w:noProof/>
            <w:webHidden/>
          </w:rPr>
          <w:instrText xml:space="preserve"> PAGEREF _Toc523224183 \h </w:instrText>
        </w:r>
        <w:r w:rsidR="006F10D7">
          <w:rPr>
            <w:noProof/>
            <w:webHidden/>
          </w:rPr>
        </w:r>
        <w:r w:rsidR="006F10D7">
          <w:rPr>
            <w:noProof/>
            <w:webHidden/>
          </w:rPr>
          <w:fldChar w:fldCharType="separate"/>
        </w:r>
        <w:r w:rsidR="00A62D31">
          <w:rPr>
            <w:noProof/>
            <w:webHidden/>
          </w:rPr>
          <w:t>207</w:t>
        </w:r>
        <w:r w:rsidR="006F10D7">
          <w:rPr>
            <w:noProof/>
            <w:webHidden/>
          </w:rPr>
          <w:fldChar w:fldCharType="end"/>
        </w:r>
      </w:hyperlink>
    </w:p>
    <w:p w14:paraId="0F1538BD" w14:textId="77777777" w:rsidR="006F10D7" w:rsidRDefault="009A3550">
      <w:pPr>
        <w:pStyle w:val="TOC1"/>
        <w:rPr>
          <w:rFonts w:asciiTheme="minorHAnsi" w:eastAsiaTheme="minorEastAsia" w:hAnsiTheme="minorHAnsi" w:cstheme="minorBidi"/>
          <w:b w:val="0"/>
          <w:bCs w:val="0"/>
          <w:noProof/>
          <w:szCs w:val="22"/>
        </w:rPr>
      </w:pPr>
      <w:hyperlink w:anchor="_Toc523224184" w:history="1">
        <w:r w:rsidR="006F10D7" w:rsidRPr="006751D3">
          <w:rPr>
            <w:rStyle w:val="Hyperlink"/>
            <w:noProof/>
          </w:rPr>
          <w:t>Appendix A   Convertible Dosage Form/Unit Combinations</w:t>
        </w:r>
        <w:r w:rsidR="006F10D7">
          <w:rPr>
            <w:noProof/>
            <w:webHidden/>
          </w:rPr>
          <w:tab/>
        </w:r>
        <w:r w:rsidR="006F10D7">
          <w:rPr>
            <w:noProof/>
            <w:webHidden/>
          </w:rPr>
          <w:fldChar w:fldCharType="begin"/>
        </w:r>
        <w:r w:rsidR="006F10D7">
          <w:rPr>
            <w:noProof/>
            <w:webHidden/>
          </w:rPr>
          <w:instrText xml:space="preserve"> PAGEREF _Toc523224184 \h </w:instrText>
        </w:r>
        <w:r w:rsidR="006F10D7">
          <w:rPr>
            <w:noProof/>
            <w:webHidden/>
          </w:rPr>
        </w:r>
        <w:r w:rsidR="006F10D7">
          <w:rPr>
            <w:noProof/>
            <w:webHidden/>
          </w:rPr>
          <w:fldChar w:fldCharType="separate"/>
        </w:r>
        <w:r w:rsidR="00A62D31">
          <w:rPr>
            <w:noProof/>
            <w:webHidden/>
          </w:rPr>
          <w:t>212</w:t>
        </w:r>
        <w:r w:rsidR="006F10D7">
          <w:rPr>
            <w:noProof/>
            <w:webHidden/>
          </w:rPr>
          <w:fldChar w:fldCharType="end"/>
        </w:r>
      </w:hyperlink>
    </w:p>
    <w:p w14:paraId="3C2E6B19" w14:textId="77777777" w:rsidR="006F10D7" w:rsidRDefault="009A3550">
      <w:pPr>
        <w:pStyle w:val="TOC1"/>
        <w:rPr>
          <w:rFonts w:asciiTheme="minorHAnsi" w:eastAsiaTheme="minorEastAsia" w:hAnsiTheme="minorHAnsi" w:cstheme="minorBidi"/>
          <w:b w:val="0"/>
          <w:bCs w:val="0"/>
          <w:noProof/>
          <w:szCs w:val="22"/>
        </w:rPr>
      </w:pPr>
      <w:hyperlink w:anchor="_Toc523224185" w:history="1">
        <w:r w:rsidR="006F10D7" w:rsidRPr="006751D3">
          <w:rPr>
            <w:rStyle w:val="Hyperlink"/>
            <w:noProof/>
          </w:rPr>
          <w:t>Appendix B   Original Drug Text File Entries Combinations</w:t>
        </w:r>
        <w:r w:rsidR="006F10D7">
          <w:rPr>
            <w:noProof/>
            <w:webHidden/>
          </w:rPr>
          <w:tab/>
        </w:r>
        <w:r w:rsidR="006F10D7">
          <w:rPr>
            <w:noProof/>
            <w:webHidden/>
          </w:rPr>
          <w:fldChar w:fldCharType="begin"/>
        </w:r>
        <w:r w:rsidR="006F10D7">
          <w:rPr>
            <w:noProof/>
            <w:webHidden/>
          </w:rPr>
          <w:instrText xml:space="preserve"> PAGEREF _Toc523224185 \h </w:instrText>
        </w:r>
        <w:r w:rsidR="006F10D7">
          <w:rPr>
            <w:noProof/>
            <w:webHidden/>
          </w:rPr>
        </w:r>
        <w:r w:rsidR="006F10D7">
          <w:rPr>
            <w:noProof/>
            <w:webHidden/>
          </w:rPr>
          <w:fldChar w:fldCharType="separate"/>
        </w:r>
        <w:r w:rsidR="00A62D31">
          <w:rPr>
            <w:noProof/>
            <w:webHidden/>
          </w:rPr>
          <w:t>220</w:t>
        </w:r>
        <w:r w:rsidR="006F10D7">
          <w:rPr>
            <w:noProof/>
            <w:webHidden/>
          </w:rPr>
          <w:fldChar w:fldCharType="end"/>
        </w:r>
      </w:hyperlink>
    </w:p>
    <w:p w14:paraId="5BCF8003" w14:textId="77777777" w:rsidR="006F10D7" w:rsidRDefault="009A3550">
      <w:pPr>
        <w:pStyle w:val="TOC1"/>
        <w:rPr>
          <w:rFonts w:asciiTheme="minorHAnsi" w:eastAsiaTheme="minorEastAsia" w:hAnsiTheme="minorHAnsi" w:cstheme="minorBidi"/>
          <w:b w:val="0"/>
          <w:bCs w:val="0"/>
          <w:noProof/>
          <w:szCs w:val="22"/>
        </w:rPr>
      </w:pPr>
      <w:hyperlink w:anchor="_Toc523224186" w:history="1">
        <w:r w:rsidR="006F10D7" w:rsidRPr="006751D3">
          <w:rPr>
            <w:rStyle w:val="Hyperlink"/>
            <w:noProof/>
          </w:rPr>
          <w:t>Appendix C   Administration Schedules - Spanish Translations</w:t>
        </w:r>
        <w:r w:rsidR="006F10D7">
          <w:rPr>
            <w:noProof/>
            <w:webHidden/>
          </w:rPr>
          <w:tab/>
        </w:r>
        <w:r w:rsidR="006F10D7">
          <w:rPr>
            <w:noProof/>
            <w:webHidden/>
          </w:rPr>
          <w:fldChar w:fldCharType="begin"/>
        </w:r>
        <w:r w:rsidR="006F10D7">
          <w:rPr>
            <w:noProof/>
            <w:webHidden/>
          </w:rPr>
          <w:instrText xml:space="preserve"> PAGEREF _Toc523224186 \h </w:instrText>
        </w:r>
        <w:r w:rsidR="006F10D7">
          <w:rPr>
            <w:noProof/>
            <w:webHidden/>
          </w:rPr>
        </w:r>
        <w:r w:rsidR="006F10D7">
          <w:rPr>
            <w:noProof/>
            <w:webHidden/>
          </w:rPr>
          <w:fldChar w:fldCharType="separate"/>
        </w:r>
        <w:r w:rsidR="00A62D31">
          <w:rPr>
            <w:noProof/>
            <w:webHidden/>
          </w:rPr>
          <w:t>222</w:t>
        </w:r>
        <w:r w:rsidR="006F10D7">
          <w:rPr>
            <w:noProof/>
            <w:webHidden/>
          </w:rPr>
          <w:fldChar w:fldCharType="end"/>
        </w:r>
      </w:hyperlink>
    </w:p>
    <w:p w14:paraId="426EDC70" w14:textId="77777777" w:rsidR="006F10D7" w:rsidRDefault="009A3550">
      <w:pPr>
        <w:pStyle w:val="TOC1"/>
        <w:rPr>
          <w:rFonts w:asciiTheme="minorHAnsi" w:eastAsiaTheme="minorEastAsia" w:hAnsiTheme="minorHAnsi" w:cstheme="minorBidi"/>
          <w:b w:val="0"/>
          <w:bCs w:val="0"/>
          <w:noProof/>
          <w:szCs w:val="22"/>
        </w:rPr>
      </w:pPr>
      <w:hyperlink w:anchor="_Toc523224187" w:history="1">
        <w:r w:rsidR="006F10D7" w:rsidRPr="006751D3">
          <w:rPr>
            <w:rStyle w:val="Hyperlink"/>
            <w:noProof/>
          </w:rPr>
          <w:t>Appendix D   Dosage Forms - Spanish Translations</w:t>
        </w:r>
        <w:r w:rsidR="006F10D7">
          <w:rPr>
            <w:noProof/>
            <w:webHidden/>
          </w:rPr>
          <w:tab/>
        </w:r>
        <w:r w:rsidR="006F10D7">
          <w:rPr>
            <w:noProof/>
            <w:webHidden/>
          </w:rPr>
          <w:fldChar w:fldCharType="begin"/>
        </w:r>
        <w:r w:rsidR="006F10D7">
          <w:rPr>
            <w:noProof/>
            <w:webHidden/>
          </w:rPr>
          <w:instrText xml:space="preserve"> PAGEREF _Toc523224187 \h </w:instrText>
        </w:r>
        <w:r w:rsidR="006F10D7">
          <w:rPr>
            <w:noProof/>
            <w:webHidden/>
          </w:rPr>
        </w:r>
        <w:r w:rsidR="006F10D7">
          <w:rPr>
            <w:noProof/>
            <w:webHidden/>
          </w:rPr>
          <w:fldChar w:fldCharType="separate"/>
        </w:r>
        <w:r w:rsidR="00A62D31">
          <w:rPr>
            <w:noProof/>
            <w:webHidden/>
          </w:rPr>
          <w:t>228</w:t>
        </w:r>
        <w:r w:rsidR="006F10D7">
          <w:rPr>
            <w:noProof/>
            <w:webHidden/>
          </w:rPr>
          <w:fldChar w:fldCharType="end"/>
        </w:r>
      </w:hyperlink>
    </w:p>
    <w:p w14:paraId="320B9D5D" w14:textId="77777777" w:rsidR="006F10D7" w:rsidRDefault="009A3550">
      <w:pPr>
        <w:pStyle w:val="TOC1"/>
        <w:rPr>
          <w:rFonts w:asciiTheme="minorHAnsi" w:eastAsiaTheme="minorEastAsia" w:hAnsiTheme="minorHAnsi" w:cstheme="minorBidi"/>
          <w:b w:val="0"/>
          <w:bCs w:val="0"/>
          <w:noProof/>
          <w:szCs w:val="22"/>
        </w:rPr>
      </w:pPr>
      <w:hyperlink w:anchor="_Toc523224188" w:history="1">
        <w:r w:rsidR="006F10D7" w:rsidRPr="006751D3">
          <w:rPr>
            <w:rStyle w:val="Hyperlink"/>
            <w:noProof/>
          </w:rPr>
          <w:t>Appendix E   Local Possible Dosages - Spanish Translations</w:t>
        </w:r>
        <w:r w:rsidR="006F10D7">
          <w:rPr>
            <w:noProof/>
            <w:webHidden/>
          </w:rPr>
          <w:tab/>
        </w:r>
        <w:r w:rsidR="006F10D7">
          <w:rPr>
            <w:noProof/>
            <w:webHidden/>
          </w:rPr>
          <w:fldChar w:fldCharType="begin"/>
        </w:r>
        <w:r w:rsidR="006F10D7">
          <w:rPr>
            <w:noProof/>
            <w:webHidden/>
          </w:rPr>
          <w:instrText xml:space="preserve"> PAGEREF _Toc523224188 \h </w:instrText>
        </w:r>
        <w:r w:rsidR="006F10D7">
          <w:rPr>
            <w:noProof/>
            <w:webHidden/>
          </w:rPr>
        </w:r>
        <w:r w:rsidR="006F10D7">
          <w:rPr>
            <w:noProof/>
            <w:webHidden/>
          </w:rPr>
          <w:fldChar w:fldCharType="separate"/>
        </w:r>
        <w:r w:rsidR="00A62D31">
          <w:rPr>
            <w:noProof/>
            <w:webHidden/>
          </w:rPr>
          <w:t>236</w:t>
        </w:r>
        <w:r w:rsidR="006F10D7">
          <w:rPr>
            <w:noProof/>
            <w:webHidden/>
          </w:rPr>
          <w:fldChar w:fldCharType="end"/>
        </w:r>
      </w:hyperlink>
    </w:p>
    <w:p w14:paraId="02A0C91D" w14:textId="77777777" w:rsidR="006F10D7" w:rsidRDefault="009A3550">
      <w:pPr>
        <w:pStyle w:val="TOC1"/>
        <w:rPr>
          <w:rFonts w:asciiTheme="minorHAnsi" w:eastAsiaTheme="minorEastAsia" w:hAnsiTheme="minorHAnsi" w:cstheme="minorBidi"/>
          <w:b w:val="0"/>
          <w:bCs w:val="0"/>
          <w:noProof/>
          <w:szCs w:val="22"/>
        </w:rPr>
      </w:pPr>
      <w:hyperlink w:anchor="_Toc523224189" w:history="1">
        <w:r w:rsidR="006F10D7" w:rsidRPr="006751D3">
          <w:rPr>
            <w:rStyle w:val="Hyperlink"/>
            <w:noProof/>
          </w:rPr>
          <w:t>Appendix F   Medication Instructions - Spanish Translations</w:t>
        </w:r>
        <w:r w:rsidR="006F10D7">
          <w:rPr>
            <w:noProof/>
            <w:webHidden/>
          </w:rPr>
          <w:tab/>
        </w:r>
        <w:r w:rsidR="006F10D7">
          <w:rPr>
            <w:noProof/>
            <w:webHidden/>
          </w:rPr>
          <w:fldChar w:fldCharType="begin"/>
        </w:r>
        <w:r w:rsidR="006F10D7">
          <w:rPr>
            <w:noProof/>
            <w:webHidden/>
          </w:rPr>
          <w:instrText xml:space="preserve"> PAGEREF _Toc523224189 \h </w:instrText>
        </w:r>
        <w:r w:rsidR="006F10D7">
          <w:rPr>
            <w:noProof/>
            <w:webHidden/>
          </w:rPr>
        </w:r>
        <w:r w:rsidR="006F10D7">
          <w:rPr>
            <w:noProof/>
            <w:webHidden/>
          </w:rPr>
          <w:fldChar w:fldCharType="separate"/>
        </w:r>
        <w:r w:rsidR="00A62D31">
          <w:rPr>
            <w:noProof/>
            <w:webHidden/>
          </w:rPr>
          <w:t>242</w:t>
        </w:r>
        <w:r w:rsidR="006F10D7">
          <w:rPr>
            <w:noProof/>
            <w:webHidden/>
          </w:rPr>
          <w:fldChar w:fldCharType="end"/>
        </w:r>
      </w:hyperlink>
    </w:p>
    <w:p w14:paraId="6D500638" w14:textId="77777777" w:rsidR="006F10D7" w:rsidRDefault="009A3550">
      <w:pPr>
        <w:pStyle w:val="TOC1"/>
        <w:rPr>
          <w:rFonts w:asciiTheme="minorHAnsi" w:eastAsiaTheme="minorEastAsia" w:hAnsiTheme="minorHAnsi" w:cstheme="minorBidi"/>
          <w:b w:val="0"/>
          <w:bCs w:val="0"/>
          <w:noProof/>
          <w:szCs w:val="22"/>
        </w:rPr>
      </w:pPr>
      <w:hyperlink w:anchor="_Toc523224190" w:history="1">
        <w:r w:rsidR="006F10D7" w:rsidRPr="006751D3">
          <w:rPr>
            <w:rStyle w:val="Hyperlink"/>
            <w:noProof/>
          </w:rPr>
          <w:t>Appendix G   Medication Routes – Spanish Translations</w:t>
        </w:r>
        <w:r w:rsidR="006F10D7">
          <w:rPr>
            <w:noProof/>
            <w:webHidden/>
          </w:rPr>
          <w:tab/>
        </w:r>
        <w:r w:rsidR="006F10D7">
          <w:rPr>
            <w:noProof/>
            <w:webHidden/>
          </w:rPr>
          <w:fldChar w:fldCharType="begin"/>
        </w:r>
        <w:r w:rsidR="006F10D7">
          <w:rPr>
            <w:noProof/>
            <w:webHidden/>
          </w:rPr>
          <w:instrText xml:space="preserve"> PAGEREF _Toc523224190 \h </w:instrText>
        </w:r>
        <w:r w:rsidR="006F10D7">
          <w:rPr>
            <w:noProof/>
            <w:webHidden/>
          </w:rPr>
        </w:r>
        <w:r w:rsidR="006F10D7">
          <w:rPr>
            <w:noProof/>
            <w:webHidden/>
          </w:rPr>
          <w:fldChar w:fldCharType="separate"/>
        </w:r>
        <w:r w:rsidR="00A62D31">
          <w:rPr>
            <w:noProof/>
            <w:webHidden/>
          </w:rPr>
          <w:t>256</w:t>
        </w:r>
        <w:r w:rsidR="006F10D7">
          <w:rPr>
            <w:noProof/>
            <w:webHidden/>
          </w:rPr>
          <w:fldChar w:fldCharType="end"/>
        </w:r>
      </w:hyperlink>
    </w:p>
    <w:p w14:paraId="320B8463" w14:textId="77777777" w:rsidR="006F10D7" w:rsidRDefault="009A3550">
      <w:pPr>
        <w:pStyle w:val="TOC1"/>
        <w:rPr>
          <w:rFonts w:asciiTheme="minorHAnsi" w:eastAsiaTheme="minorEastAsia" w:hAnsiTheme="minorHAnsi" w:cstheme="minorBidi"/>
          <w:b w:val="0"/>
          <w:bCs w:val="0"/>
          <w:noProof/>
          <w:szCs w:val="22"/>
        </w:rPr>
      </w:pPr>
      <w:hyperlink w:anchor="_Toc523224191" w:history="1">
        <w:r w:rsidR="006F10D7" w:rsidRPr="006751D3">
          <w:rPr>
            <w:rStyle w:val="Hyperlink"/>
            <w:noProof/>
          </w:rPr>
          <w:t>Index</w:t>
        </w:r>
        <w:r w:rsidR="006F10D7">
          <w:rPr>
            <w:noProof/>
            <w:webHidden/>
          </w:rPr>
          <w:tab/>
        </w:r>
        <w:r w:rsidR="006F10D7">
          <w:rPr>
            <w:noProof/>
            <w:webHidden/>
          </w:rPr>
          <w:fldChar w:fldCharType="begin"/>
        </w:r>
        <w:r w:rsidR="006F10D7">
          <w:rPr>
            <w:noProof/>
            <w:webHidden/>
          </w:rPr>
          <w:instrText xml:space="preserve"> PAGEREF _Toc523224191 \h </w:instrText>
        </w:r>
        <w:r w:rsidR="006F10D7">
          <w:rPr>
            <w:noProof/>
            <w:webHidden/>
          </w:rPr>
        </w:r>
        <w:r w:rsidR="006F10D7">
          <w:rPr>
            <w:noProof/>
            <w:webHidden/>
          </w:rPr>
          <w:fldChar w:fldCharType="separate"/>
        </w:r>
        <w:r w:rsidR="00A62D31">
          <w:rPr>
            <w:noProof/>
            <w:webHidden/>
          </w:rPr>
          <w:t>260</w:t>
        </w:r>
        <w:r w:rsidR="006F10D7">
          <w:rPr>
            <w:noProof/>
            <w:webHidden/>
          </w:rPr>
          <w:fldChar w:fldCharType="end"/>
        </w:r>
      </w:hyperlink>
    </w:p>
    <w:p w14:paraId="60E6A2D3" w14:textId="77777777" w:rsidR="00D6020A" w:rsidRPr="00EA77BC" w:rsidRDefault="00E660DF" w:rsidP="000C5921">
      <w:r w:rsidRPr="00EA77BC">
        <w:fldChar w:fldCharType="end"/>
      </w:r>
    </w:p>
    <w:p w14:paraId="60E6A2D4" w14:textId="77777777" w:rsidR="00041356" w:rsidRPr="00EA77BC" w:rsidRDefault="00041356" w:rsidP="000C5921">
      <w:pPr>
        <w:sectPr w:rsidR="00041356" w:rsidRPr="00EA77BC" w:rsidSect="00FF4AAC">
          <w:headerReference w:type="even" r:id="rId22"/>
          <w:headerReference w:type="default" r:id="rId23"/>
          <w:footerReference w:type="even" r:id="rId24"/>
          <w:footerReference w:type="default" r:id="rId25"/>
          <w:pgSz w:w="12240" w:h="15840" w:code="1"/>
          <w:pgMar w:top="1440" w:right="1440" w:bottom="1440" w:left="1440" w:header="720" w:footer="720" w:gutter="0"/>
          <w:pgNumType w:fmt="lowerRoman" w:start="1"/>
          <w:cols w:space="720"/>
          <w:docGrid w:linePitch="326"/>
        </w:sectPr>
      </w:pPr>
    </w:p>
    <w:p w14:paraId="60E6A2D5" w14:textId="77777777" w:rsidR="00595E65" w:rsidRPr="00EA77BC" w:rsidRDefault="00595E65" w:rsidP="000C5921">
      <w:pPr>
        <w:pStyle w:val="ChapterHeading"/>
      </w:pPr>
      <w:bookmarkStart w:id="9" w:name="_Toc376874049"/>
      <w:bookmarkStart w:id="10" w:name="_Toc523224093"/>
      <w:r w:rsidRPr="00EA77BC">
        <w:lastRenderedPageBreak/>
        <w:t>Introduction</w:t>
      </w:r>
      <w:bookmarkEnd w:id="9"/>
      <w:bookmarkEnd w:id="10"/>
      <w:r w:rsidRPr="00EA77BC">
        <w:fldChar w:fldCharType="begin"/>
      </w:r>
      <w:r w:rsidRPr="00EA77BC">
        <w:instrText xml:space="preserve"> XE "Introduction" \b </w:instrText>
      </w:r>
      <w:r w:rsidRPr="00EA77BC">
        <w:fldChar w:fldCharType="end"/>
      </w:r>
    </w:p>
    <w:p w14:paraId="60E6A2D6" w14:textId="77777777" w:rsidR="00595E65" w:rsidRPr="00EA77BC" w:rsidRDefault="00595E65" w:rsidP="00E20947">
      <w:pPr>
        <w:pStyle w:val="Header"/>
        <w:tabs>
          <w:tab w:val="clear" w:pos="4320"/>
          <w:tab w:val="clear" w:pos="8640"/>
          <w:tab w:val="left" w:pos="720"/>
          <w:tab w:val="left" w:pos="5130"/>
        </w:tabs>
      </w:pPr>
    </w:p>
    <w:p w14:paraId="60E6A2D7" w14:textId="77777777" w:rsidR="00595E65" w:rsidRPr="00EA77BC" w:rsidRDefault="00595E65" w:rsidP="00E20947">
      <w:pPr>
        <w:rPr>
          <w:rFonts w:ascii="Times New (W1)" w:hAnsi="Times New (W1)"/>
          <w:color w:val="000000"/>
        </w:rPr>
      </w:pPr>
      <w:r w:rsidRPr="00EA77BC">
        <w:t>Pharmacy Data Management (PDM) provides tools for managing Pharmacy data. It includes tools for creating Pharmacy Orderable Items and maintaining files necessary for the Computerized Patient Record System (CPRS). PDM consolidates tools for managing the various Pharmacy software products. It provides Pharmacy Supervisors, in one location, the capability to enter and edit data from the local DRUG file (#50) for all Pharmacy related packages</w:t>
      </w:r>
      <w:r w:rsidRPr="00EA77BC">
        <w:rPr>
          <w:color w:val="000000"/>
        </w:rPr>
        <w:t>.</w:t>
      </w:r>
      <w:r w:rsidRPr="00EA77BC">
        <w:rPr>
          <w:rFonts w:ascii="Times New (W1)" w:hAnsi="Times New (W1)"/>
          <w:color w:val="000000"/>
        </w:rPr>
        <w:t xml:space="preserve"> PDM now allows users to enter medication instruction components (e.g., dosage, noun, verb, expansion) in a language other than English.</w:t>
      </w:r>
      <w:r w:rsidR="005A6333" w:rsidRPr="00EA77BC">
        <w:rPr>
          <w:rFonts w:ascii="Times New (W1)" w:hAnsi="Times New (W1)"/>
          <w:color w:val="000000"/>
        </w:rPr>
        <w:t xml:space="preserve"> </w:t>
      </w:r>
      <w:r w:rsidRPr="00EA77BC">
        <w:rPr>
          <w:rFonts w:ascii="Times New (W1)" w:hAnsi="Times New (W1)"/>
          <w:color w:val="000000"/>
        </w:rPr>
        <w:t xml:space="preserve">However, at this time, the Patient Medication Information Sheets only allow patient data to be in English or Spanish. </w:t>
      </w:r>
    </w:p>
    <w:p w14:paraId="60E6A2D8" w14:textId="77777777" w:rsidR="00595E65" w:rsidRPr="00EA77BC" w:rsidRDefault="00595E65" w:rsidP="00E20947">
      <w:pPr>
        <w:rPr>
          <w:bCs/>
          <w:caps/>
        </w:rPr>
      </w:pPr>
    </w:p>
    <w:p w14:paraId="60E6A2D9" w14:textId="77777777" w:rsidR="00595E65" w:rsidRPr="00EA77BC" w:rsidRDefault="00595E65" w:rsidP="00E20947">
      <w:pPr>
        <w:tabs>
          <w:tab w:val="left" w:pos="1440"/>
        </w:tabs>
        <w:rPr>
          <w:bCs/>
          <w:caps/>
        </w:rPr>
      </w:pPr>
      <w:r w:rsidRPr="00EA77BC">
        <w:rPr>
          <w:bCs/>
        </w:rPr>
        <w:t xml:space="preserve">The PDM user manual is designed to acquaint the user with the various PDM options and offer specific guidance on the maintenance and use of the PDM package. Documentation concerning the PDM package, including any subsequent change pages affecting this documentation, can be found at the </w:t>
      </w:r>
      <w:r w:rsidRPr="00EA77BC">
        <w:t>VistA</w:t>
      </w:r>
      <w:r w:rsidRPr="00EA77BC">
        <w:rPr>
          <w:bCs/>
        </w:rPr>
        <w:t xml:space="preserve"> documentation library.</w:t>
      </w:r>
    </w:p>
    <w:p w14:paraId="60E6A2DA" w14:textId="77777777" w:rsidR="00595E65" w:rsidRPr="00EA77BC" w:rsidRDefault="00595E65" w:rsidP="00E20947">
      <w:pPr>
        <w:pStyle w:val="Header"/>
        <w:tabs>
          <w:tab w:val="clear" w:pos="4320"/>
          <w:tab w:val="clear" w:pos="8640"/>
        </w:tabs>
        <w:rPr>
          <w:bCs/>
          <w:caps/>
        </w:rPr>
      </w:pPr>
    </w:p>
    <w:p w14:paraId="60E6A2DB" w14:textId="77777777" w:rsidR="00595E65" w:rsidRPr="00EA77BC" w:rsidRDefault="00595E65" w:rsidP="00E20947">
      <w:pPr>
        <w:rPr>
          <w:bCs/>
          <w:caps/>
        </w:rPr>
      </w:pPr>
      <w:r w:rsidRPr="00EA77BC">
        <w:rPr>
          <w:bCs/>
        </w:rPr>
        <w:t xml:space="preserve">Notations </w:t>
      </w:r>
      <w:r w:rsidRPr="00EA77BC">
        <w:t>that</w:t>
      </w:r>
      <w:r w:rsidRPr="00EA77BC">
        <w:rPr>
          <w:bCs/>
        </w:rPr>
        <w:t xml:space="preserve"> will be used consistently throughout this PDM user manual are outlined below.</w:t>
      </w:r>
    </w:p>
    <w:p w14:paraId="60E6A2DC" w14:textId="77777777" w:rsidR="00595E65" w:rsidRPr="00EA77BC" w:rsidRDefault="00595E65" w:rsidP="00E20947"/>
    <w:p w14:paraId="60E6A2DD" w14:textId="77777777" w:rsidR="00595E65" w:rsidRPr="00EA77BC" w:rsidRDefault="00595E65" w:rsidP="00E20947">
      <w:pPr>
        <w:numPr>
          <w:ilvl w:val="0"/>
          <w:numId w:val="6"/>
        </w:numPr>
        <w:tabs>
          <w:tab w:val="left" w:pos="720"/>
          <w:tab w:val="left" w:pos="5130"/>
        </w:tabs>
      </w:pPr>
      <w:r w:rsidRPr="00EA77BC">
        <w:t>Menu options</w:t>
      </w:r>
      <w:r w:rsidRPr="00EA77BC">
        <w:fldChar w:fldCharType="begin"/>
      </w:r>
      <w:r w:rsidRPr="00EA77BC">
        <w:instrText xml:space="preserve"> XE "Menu Options" \b </w:instrText>
      </w:r>
      <w:r w:rsidRPr="00EA77BC">
        <w:fldChar w:fldCharType="end"/>
      </w:r>
      <w:r w:rsidRPr="00EA77BC">
        <w:t xml:space="preserve"> will be italicized.</w:t>
      </w:r>
    </w:p>
    <w:p w14:paraId="60E6A2DE" w14:textId="77777777" w:rsidR="00595E65" w:rsidRPr="00EA77BC" w:rsidRDefault="00595E65" w:rsidP="00E20947">
      <w:pPr>
        <w:tabs>
          <w:tab w:val="left" w:pos="360"/>
          <w:tab w:val="left" w:pos="5130"/>
        </w:tabs>
        <w:ind w:left="360"/>
      </w:pPr>
      <w:r w:rsidRPr="00EA77BC">
        <w:t xml:space="preserve">Example: The </w:t>
      </w:r>
      <w:r w:rsidRPr="00EA77BC">
        <w:rPr>
          <w:i/>
        </w:rPr>
        <w:t>Drug Enter/Edit</w:t>
      </w:r>
      <w:r w:rsidRPr="00EA77BC">
        <w:t xml:space="preserve"> option permits you to enter or edit a drug.</w:t>
      </w:r>
    </w:p>
    <w:p w14:paraId="60E6A2DF" w14:textId="77777777" w:rsidR="00595E65" w:rsidRPr="00EA77BC" w:rsidRDefault="00595E65" w:rsidP="00E20947"/>
    <w:p w14:paraId="60E6A2E0" w14:textId="77777777" w:rsidR="00595E65" w:rsidRPr="00EA77BC" w:rsidRDefault="00595E65" w:rsidP="00E20947">
      <w:pPr>
        <w:numPr>
          <w:ilvl w:val="0"/>
          <w:numId w:val="6"/>
        </w:numPr>
      </w:pPr>
      <w:r w:rsidRPr="00EA77BC">
        <w:t>Screen prompts</w:t>
      </w:r>
      <w:r w:rsidRPr="00EA77BC">
        <w:fldChar w:fldCharType="begin"/>
      </w:r>
      <w:r w:rsidRPr="00EA77BC">
        <w:instrText xml:space="preserve"> XE "Screen prompts" \b </w:instrText>
      </w:r>
      <w:r w:rsidRPr="00EA77BC">
        <w:fldChar w:fldCharType="end"/>
      </w:r>
      <w:r w:rsidRPr="00EA77BC">
        <w:t xml:space="preserve"> will be denoted with quotation marks around them.</w:t>
      </w:r>
    </w:p>
    <w:p w14:paraId="60E6A2E1" w14:textId="77777777" w:rsidR="00595E65" w:rsidRPr="00EA77BC" w:rsidRDefault="00595E65" w:rsidP="00732461">
      <w:pPr>
        <w:ind w:firstLine="360"/>
      </w:pPr>
      <w:r w:rsidRPr="00EA77BC">
        <w:t>Example: the “select drug” prompt will display next.</w:t>
      </w:r>
    </w:p>
    <w:p w14:paraId="60E6A2E2" w14:textId="77777777" w:rsidR="00595E65" w:rsidRPr="00EA77BC" w:rsidRDefault="00595E65" w:rsidP="00732461"/>
    <w:p w14:paraId="60E6A2E3" w14:textId="77777777" w:rsidR="00595E65" w:rsidRPr="00EA77BC" w:rsidRDefault="00595E65" w:rsidP="00732461">
      <w:pPr>
        <w:numPr>
          <w:ilvl w:val="0"/>
          <w:numId w:val="1"/>
        </w:numPr>
        <w:tabs>
          <w:tab w:val="left" w:pos="720"/>
          <w:tab w:val="left" w:pos="5130"/>
        </w:tabs>
      </w:pPr>
      <w:r w:rsidRPr="00EA77BC">
        <w:t>Responses in bold face indicate user input.</w:t>
      </w:r>
    </w:p>
    <w:p w14:paraId="60E6A2E4" w14:textId="77777777" w:rsidR="00595E65" w:rsidRPr="00EA77BC" w:rsidRDefault="00595E65" w:rsidP="00732461">
      <w:pPr>
        <w:tabs>
          <w:tab w:val="left" w:pos="360"/>
          <w:tab w:val="left" w:pos="5130"/>
        </w:tabs>
        <w:ind w:left="360"/>
      </w:pPr>
      <w:r w:rsidRPr="00EA77BC">
        <w:t xml:space="preserve">Example: DRUG INTERACTION SEVERITY: </w:t>
      </w:r>
      <w:r w:rsidRPr="00EA77BC">
        <w:rPr>
          <w:b/>
        </w:rPr>
        <w:t>CRITICAL</w:t>
      </w:r>
    </w:p>
    <w:p w14:paraId="60E6A2E5" w14:textId="77777777" w:rsidR="00595E65" w:rsidRPr="00EA77BC" w:rsidRDefault="00595E65" w:rsidP="000C5921">
      <w:pPr>
        <w:tabs>
          <w:tab w:val="left" w:pos="360"/>
          <w:tab w:val="left" w:pos="5130"/>
        </w:tabs>
        <w:ind w:left="360"/>
      </w:pPr>
    </w:p>
    <w:p w14:paraId="60E6A2E6" w14:textId="77777777" w:rsidR="00595E65" w:rsidRPr="00EA77BC" w:rsidRDefault="00595E65" w:rsidP="000C5921">
      <w:pPr>
        <w:numPr>
          <w:ilvl w:val="0"/>
          <w:numId w:val="2"/>
        </w:numPr>
        <w:tabs>
          <w:tab w:val="left" w:pos="5130"/>
        </w:tabs>
      </w:pPr>
      <w:r w:rsidRPr="00EA77BC">
        <w:t>Text centered between bent parentheses represents a keyboard key that needs to be pressed in order for the system to capture a user response or move the cursor to another field.</w:t>
      </w:r>
    </w:p>
    <w:p w14:paraId="60E6A2E7" w14:textId="77777777" w:rsidR="00595E65" w:rsidRPr="00EA77BC" w:rsidRDefault="00595E65" w:rsidP="000C5921">
      <w:pPr>
        <w:tabs>
          <w:tab w:val="left" w:pos="5130"/>
        </w:tabs>
      </w:pPr>
    </w:p>
    <w:p w14:paraId="60E6A2E8" w14:textId="77777777" w:rsidR="00595E65" w:rsidRPr="00EA77BC" w:rsidRDefault="00595E65" w:rsidP="000C5921">
      <w:pPr>
        <w:tabs>
          <w:tab w:val="left" w:pos="5130"/>
        </w:tabs>
        <w:ind w:left="720"/>
      </w:pPr>
      <w:r w:rsidRPr="00EA77BC">
        <w:rPr>
          <w:b/>
        </w:rPr>
        <w:t>&lt;Enter&gt;</w:t>
      </w:r>
      <w:r w:rsidRPr="00EA77BC">
        <w:t xml:space="preserve"> indicates that the Enter key (or Return key on some keyboards) must be pressed.</w:t>
      </w:r>
    </w:p>
    <w:p w14:paraId="60E6A2E9" w14:textId="77777777" w:rsidR="00595E65" w:rsidRPr="00EA77BC" w:rsidRDefault="00595E65" w:rsidP="000C5921">
      <w:pPr>
        <w:tabs>
          <w:tab w:val="left" w:pos="5130"/>
        </w:tabs>
        <w:ind w:left="720"/>
        <w:rPr>
          <w:b/>
        </w:rPr>
      </w:pPr>
      <w:r w:rsidRPr="00EA77BC">
        <w:t xml:space="preserve">Example: Type </w:t>
      </w:r>
      <w:r w:rsidRPr="00EA77BC">
        <w:rPr>
          <w:b/>
        </w:rPr>
        <w:t xml:space="preserve">Y </w:t>
      </w:r>
      <w:r w:rsidRPr="00EA77BC">
        <w:t xml:space="preserve">for Yes or </w:t>
      </w:r>
      <w:r w:rsidRPr="00EA77BC">
        <w:rPr>
          <w:b/>
        </w:rPr>
        <w:t xml:space="preserve">N </w:t>
      </w:r>
      <w:r w:rsidRPr="00EA77BC">
        <w:t xml:space="preserve">for No and press </w:t>
      </w:r>
      <w:r w:rsidRPr="00EA77BC">
        <w:rPr>
          <w:b/>
        </w:rPr>
        <w:t xml:space="preserve">&lt;Enter&gt; </w:t>
      </w:r>
    </w:p>
    <w:p w14:paraId="60E6A2EA" w14:textId="77777777" w:rsidR="00595E65" w:rsidRPr="00EA77BC" w:rsidRDefault="00595E65" w:rsidP="001B3F39">
      <w:pPr>
        <w:tabs>
          <w:tab w:val="left" w:pos="5130"/>
        </w:tabs>
        <w:ind w:left="720"/>
        <w:rPr>
          <w:b/>
        </w:rPr>
      </w:pPr>
    </w:p>
    <w:p w14:paraId="60E6A2EB" w14:textId="77777777" w:rsidR="00595E65" w:rsidRPr="00EA77BC" w:rsidRDefault="00595E65" w:rsidP="001B3F39">
      <w:pPr>
        <w:tabs>
          <w:tab w:val="left" w:pos="5130"/>
        </w:tabs>
        <w:ind w:left="720"/>
      </w:pPr>
      <w:r w:rsidRPr="00EA77BC">
        <w:rPr>
          <w:b/>
        </w:rPr>
        <w:t xml:space="preserve">&lt;Tab&gt; </w:t>
      </w:r>
      <w:r w:rsidRPr="00EA77BC">
        <w:t>indicates that the Tab key must be pressed.</w:t>
      </w:r>
    </w:p>
    <w:p w14:paraId="60E6A2EC" w14:textId="77777777" w:rsidR="00595E65" w:rsidRPr="00EA77BC" w:rsidRDefault="00595E65" w:rsidP="001B3F39">
      <w:pPr>
        <w:tabs>
          <w:tab w:val="left" w:pos="5130"/>
        </w:tabs>
        <w:ind w:left="720"/>
      </w:pPr>
      <w:r w:rsidRPr="00EA77BC">
        <w:t xml:space="preserve">Example:  Press </w:t>
      </w:r>
      <w:r w:rsidRPr="00EA77BC">
        <w:rPr>
          <w:b/>
        </w:rPr>
        <w:t xml:space="preserve">&lt;Tab&gt; </w:t>
      </w:r>
      <w:r w:rsidRPr="00EA77BC">
        <w:t>to move the cursor to the next field.</w:t>
      </w:r>
    </w:p>
    <w:p w14:paraId="60E6A2ED" w14:textId="77777777" w:rsidR="00595E65" w:rsidRPr="00EA77BC" w:rsidRDefault="00595E65" w:rsidP="001B3F39">
      <w:pPr>
        <w:tabs>
          <w:tab w:val="left" w:pos="360"/>
          <w:tab w:val="left" w:pos="1440"/>
          <w:tab w:val="left" w:pos="5130"/>
        </w:tabs>
      </w:pPr>
    </w:p>
    <w:p w14:paraId="60E6A2EE" w14:textId="77777777" w:rsidR="00595E65" w:rsidRPr="00EA77BC" w:rsidRDefault="0076180B" w:rsidP="001B3F39">
      <w:pPr>
        <w:numPr>
          <w:ilvl w:val="0"/>
          <w:numId w:val="3"/>
        </w:numPr>
        <w:tabs>
          <w:tab w:val="left" w:pos="1440"/>
          <w:tab w:val="left" w:pos="5130"/>
        </w:tabs>
      </w:pPr>
      <w:r>
        <w:rPr>
          <w:noProof/>
          <w:position w:val="-4"/>
        </w:rPr>
        <w:drawing>
          <wp:inline distT="0" distB="0" distL="0" distR="0" wp14:anchorId="60E6DD17" wp14:editId="60E6DD18">
            <wp:extent cx="508000" cy="406400"/>
            <wp:effectExtent l="0" t="0" r="0" b="0"/>
            <wp:docPr id="2" name="Picture 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t xml:space="preserve"> Indicates especially important or helpful information.</w:t>
      </w:r>
    </w:p>
    <w:p w14:paraId="60E6A2EF" w14:textId="77777777" w:rsidR="00595E65" w:rsidRPr="00EA77BC" w:rsidRDefault="00595E65" w:rsidP="00EA77BC">
      <w:r w:rsidRPr="00EA77BC">
        <w:t xml:space="preserve"> </w:t>
      </w:r>
      <w:r w:rsidR="005A6333" w:rsidRPr="00EA77BC">
        <w:t xml:space="preserve"> </w:t>
      </w:r>
      <w:r w:rsidRPr="00EA77BC">
        <w:t xml:space="preserve"> </w:t>
      </w:r>
    </w:p>
    <w:p w14:paraId="60E6A2F0" w14:textId="77777777" w:rsidR="00595E65" w:rsidRPr="00EA77BC" w:rsidRDefault="0076180B" w:rsidP="00E20947">
      <w:pPr>
        <w:numPr>
          <w:ilvl w:val="0"/>
          <w:numId w:val="7"/>
        </w:numPr>
        <w:tabs>
          <w:tab w:val="left" w:pos="1440"/>
          <w:tab w:val="left" w:pos="5130"/>
        </w:tabs>
      </w:pPr>
      <w:bookmarkStart w:id="11" w:name="p001"/>
      <w:bookmarkEnd w:id="11"/>
      <w:r>
        <w:rPr>
          <w:noProof/>
        </w:rPr>
        <w:drawing>
          <wp:inline distT="0" distB="0" distL="0" distR="0" wp14:anchorId="60E6DD19" wp14:editId="60E6DD1A">
            <wp:extent cx="520700" cy="203200"/>
            <wp:effectExtent l="0" t="0" r="0" b="0"/>
            <wp:docPr id="3" name="Picture 3"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key graph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00595E65" w:rsidRPr="00EA77BC">
        <w:t xml:space="preserve"> Options are locked with a particular security key.</w:t>
      </w:r>
      <w:r w:rsidR="005A6333" w:rsidRPr="00EA77BC">
        <w:t xml:space="preserve"> </w:t>
      </w:r>
      <w:r w:rsidR="00595E65" w:rsidRPr="00EA77BC">
        <w:t>The user must hold the particular security key to be able to perform the menu option.</w:t>
      </w:r>
    </w:p>
    <w:p w14:paraId="60E6A2F1" w14:textId="77777777" w:rsidR="00595E65" w:rsidRPr="00EA77BC" w:rsidRDefault="00476511" w:rsidP="00EA77BC">
      <w:pPr>
        <w:pStyle w:val="BodyTextIndent2"/>
        <w:tabs>
          <w:tab w:val="left" w:pos="1440"/>
          <w:tab w:val="left" w:pos="5130"/>
        </w:tabs>
        <w:ind w:left="360" w:firstLine="0"/>
      </w:pPr>
      <w:r w:rsidRPr="00EA77BC">
        <w:t xml:space="preserve">Example: </w:t>
      </w:r>
      <w:r w:rsidR="0076180B">
        <w:rPr>
          <w:noProof/>
        </w:rPr>
        <w:drawing>
          <wp:inline distT="0" distB="0" distL="0" distR="0" wp14:anchorId="60E6DD1B" wp14:editId="60E6DD1C">
            <wp:extent cx="520700" cy="203200"/>
            <wp:effectExtent l="0" t="0" r="0" b="0"/>
            <wp:docPr id="4" name="Picture 4"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key graph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Pr="00EA77BC">
        <w:t xml:space="preserve">   Without the PSXCMOPMGR key, </w:t>
      </w:r>
      <w:r w:rsidRPr="00EA77BC">
        <w:fldChar w:fldCharType="begin"/>
      </w:r>
      <w:r w:rsidRPr="00EA77BC">
        <w:instrText xml:space="preserve"> XE "PSXCMOPMGR key" \b </w:instrText>
      </w:r>
      <w:r w:rsidRPr="00EA77BC">
        <w:fldChar w:fldCharType="end"/>
      </w:r>
      <w:r w:rsidR="00595E65" w:rsidRPr="00EA77BC">
        <w:t xml:space="preserve">the Consolidated Mail Outpatient Pharmacy options cannot be accessed. </w:t>
      </w:r>
    </w:p>
    <w:p w14:paraId="60E6A2F2" w14:textId="77777777" w:rsidR="00595E65" w:rsidRPr="00EA77BC" w:rsidRDefault="00595E65" w:rsidP="00E20947">
      <w:pPr>
        <w:pStyle w:val="BodyTextIndent2"/>
        <w:numPr>
          <w:ilvl w:val="0"/>
          <w:numId w:val="10"/>
        </w:numPr>
        <w:tabs>
          <w:tab w:val="clear" w:pos="660"/>
          <w:tab w:val="left" w:pos="180"/>
        </w:tabs>
        <w:ind w:left="900" w:hanging="900"/>
      </w:pPr>
      <w:r w:rsidRPr="00EA77BC">
        <w:rPr>
          <w:sz w:val="72"/>
        </w:rPr>
        <w:lastRenderedPageBreak/>
        <w:sym w:font="Webdings" w:char="F09E"/>
      </w:r>
      <w:r w:rsidRPr="00EA77BC">
        <w:rPr>
          <w:sz w:val="56"/>
        </w:rPr>
        <w:t xml:space="preserve"> </w:t>
      </w:r>
      <w:r w:rsidRPr="00EA77BC">
        <w:t>The page symbol indicates a referral to a diagram.</w:t>
      </w:r>
    </w:p>
    <w:p w14:paraId="60E6A2F3" w14:textId="77777777" w:rsidR="00595E65" w:rsidRPr="00EA77BC" w:rsidRDefault="00595E65" w:rsidP="00E20947">
      <w:pPr>
        <w:pStyle w:val="BodyTextIndent2"/>
        <w:tabs>
          <w:tab w:val="left" w:pos="360"/>
          <w:tab w:val="left" w:pos="1440"/>
          <w:tab w:val="left" w:pos="5130"/>
        </w:tabs>
      </w:pPr>
    </w:p>
    <w:p w14:paraId="60E6A2F4" w14:textId="77777777" w:rsidR="00595E65" w:rsidRPr="00EA77BC" w:rsidRDefault="00595E65" w:rsidP="00E20947">
      <w:pPr>
        <w:numPr>
          <w:ilvl w:val="0"/>
          <w:numId w:val="5"/>
        </w:numPr>
        <w:tabs>
          <w:tab w:val="left" w:pos="1440"/>
          <w:tab w:val="left" w:pos="5130"/>
        </w:tabs>
      </w:pPr>
      <w:r w:rsidRPr="00EA77BC">
        <w:rPr>
          <w:b/>
        </w:rPr>
        <w:t>?</w:t>
      </w:r>
      <w:r w:rsidRPr="00EA77BC">
        <w:t xml:space="preserve">, </w:t>
      </w:r>
      <w:r w:rsidRPr="00EA77BC">
        <w:rPr>
          <w:b/>
        </w:rPr>
        <w:t>??</w:t>
      </w:r>
      <w:r w:rsidRPr="00EA77BC">
        <w:t xml:space="preserve">, </w:t>
      </w:r>
      <w:r w:rsidRPr="00EA77BC">
        <w:rPr>
          <w:b/>
        </w:rPr>
        <w:t>???</w:t>
      </w:r>
      <w:r w:rsidRPr="00EA77BC">
        <w:t xml:space="preserve">  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14:paraId="60E6A2F5" w14:textId="77777777" w:rsidR="00595E65" w:rsidRPr="00EA77BC" w:rsidRDefault="00595E65" w:rsidP="00E20947">
      <w:pPr>
        <w:tabs>
          <w:tab w:val="left" w:pos="360"/>
          <w:tab w:val="left" w:pos="1440"/>
          <w:tab w:val="left" w:pos="5130"/>
        </w:tabs>
      </w:pPr>
    </w:p>
    <w:p w14:paraId="60E6A2F6" w14:textId="77777777" w:rsidR="00595E65" w:rsidRPr="00EA77BC" w:rsidRDefault="00595E65" w:rsidP="00E20947">
      <w:pPr>
        <w:numPr>
          <w:ilvl w:val="0"/>
          <w:numId w:val="4"/>
        </w:numPr>
        <w:tabs>
          <w:tab w:val="left" w:pos="1440"/>
          <w:tab w:val="left" w:pos="5130"/>
        </w:tabs>
      </w:pPr>
      <w:r w:rsidRPr="00EA77BC">
        <w:t xml:space="preserve">^  Up arrow (caret or a circumflex) and pressing </w:t>
      </w:r>
      <w:r w:rsidRPr="00EA77BC">
        <w:rPr>
          <w:b/>
        </w:rPr>
        <w:t>&lt;Enter&gt;</w:t>
      </w:r>
      <w:r w:rsidRPr="00EA77BC">
        <w:t xml:space="preserve"> can be used to exit the present option.</w:t>
      </w:r>
    </w:p>
    <w:p w14:paraId="60E6A2F7" w14:textId="77777777" w:rsidR="00595E65" w:rsidRPr="00EA77BC" w:rsidRDefault="00595E65" w:rsidP="00E20947">
      <w:pPr>
        <w:tabs>
          <w:tab w:val="left" w:pos="720"/>
          <w:tab w:val="left" w:pos="5130"/>
        </w:tabs>
      </w:pPr>
    </w:p>
    <w:p w14:paraId="60E6A2F8" w14:textId="77777777" w:rsidR="00595E65" w:rsidRPr="00EA77BC" w:rsidRDefault="00E96D0D" w:rsidP="00E20947">
      <w:pPr>
        <w:pStyle w:val="ChapterHeading"/>
      </w:pPr>
      <w:r w:rsidRPr="00EA77BC">
        <w:br w:type="page"/>
      </w:r>
      <w:bookmarkStart w:id="12" w:name="_Chapter_One_"/>
      <w:bookmarkStart w:id="13" w:name="_Toc376874050"/>
      <w:bookmarkStart w:id="14" w:name="_Toc523224094"/>
      <w:bookmarkEnd w:id="12"/>
      <w:r w:rsidR="00595E65" w:rsidRPr="00EA77BC">
        <w:lastRenderedPageBreak/>
        <w:t xml:space="preserve">Chapter One  </w:t>
      </w:r>
      <w:bookmarkStart w:id="15" w:name="p003"/>
      <w:bookmarkEnd w:id="15"/>
      <w:r w:rsidR="00595E65" w:rsidRPr="00EA77BC">
        <w:t xml:space="preserve"> Pharmacy Data Management Options</w:t>
      </w:r>
      <w:bookmarkEnd w:id="13"/>
      <w:bookmarkEnd w:id="14"/>
    </w:p>
    <w:p w14:paraId="60E6A2F9" w14:textId="77777777" w:rsidR="009E79AC" w:rsidRPr="00EA77BC" w:rsidRDefault="009E79AC" w:rsidP="00E20947">
      <w:pPr>
        <w:rPr>
          <w:bCs/>
          <w:i/>
          <w:color w:val="000000"/>
        </w:rPr>
      </w:pPr>
    </w:p>
    <w:p w14:paraId="60E6A2FA" w14:textId="77777777" w:rsidR="00C63718" w:rsidRPr="00EA77BC" w:rsidRDefault="00CC76F7" w:rsidP="00E20947">
      <w:r w:rsidRPr="00EA77BC">
        <w:t>The PDM options listed below show the Menu structure following the installation of PSS*1*160. Each of these options is discussed in detail later in this user manual</w:t>
      </w:r>
      <w:r w:rsidR="00C63718" w:rsidRPr="00EA77BC">
        <w:t>.</w:t>
      </w:r>
    </w:p>
    <w:p w14:paraId="60E6A2FB" w14:textId="77777777" w:rsidR="00C63718" w:rsidRPr="00EA77BC" w:rsidRDefault="00C63718" w:rsidP="00E20947"/>
    <w:p w14:paraId="60E6A2FC" w14:textId="77777777" w:rsidR="00F7107D" w:rsidRPr="00EA77BC" w:rsidRDefault="0076180B" w:rsidP="00E20947">
      <w:pPr>
        <w:rPr>
          <w:i/>
          <w:iCs/>
        </w:rPr>
      </w:pPr>
      <w:r>
        <w:rPr>
          <w:noProof/>
          <w:sz w:val="20"/>
        </w:rPr>
        <mc:AlternateContent>
          <mc:Choice Requires="wps">
            <w:drawing>
              <wp:anchor distT="0" distB="0" distL="114300" distR="114300" simplePos="0" relativeHeight="251666944" behindDoc="0" locked="0" layoutInCell="1" allowOverlap="1" wp14:anchorId="60E6DD1D" wp14:editId="60E6DD1E">
                <wp:simplePos x="0" y="0"/>
                <wp:positionH relativeFrom="column">
                  <wp:posOffset>2628900</wp:posOffset>
                </wp:positionH>
                <wp:positionV relativeFrom="paragraph">
                  <wp:posOffset>250190</wp:posOffset>
                </wp:positionV>
                <wp:extent cx="1289685" cy="180975"/>
                <wp:effectExtent l="28575" t="59690" r="5715" b="6985"/>
                <wp:wrapNone/>
                <wp:docPr id="7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9685"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B2200EA" id="Line 171" o:spid="_x0000_s1026" style="position:absolute;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9.7pt" to="308.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">
                <v:stroke endarrow="block"/>
              </v:line>
            </w:pict>
          </mc:Fallback>
        </mc:AlternateContent>
      </w:r>
      <w:r>
        <w:rPr>
          <w:i/>
          <w:iCs/>
          <w:noProof/>
          <w:sz w:val="20"/>
        </w:rPr>
        <mc:AlternateContent>
          <mc:Choice Requires="wps">
            <w:drawing>
              <wp:anchor distT="0" distB="0" distL="114300" distR="114300" simplePos="0" relativeHeight="251665920" behindDoc="0" locked="0" layoutInCell="1" allowOverlap="1" wp14:anchorId="60E6DD1F" wp14:editId="60E6DD20">
                <wp:simplePos x="0" y="0"/>
                <wp:positionH relativeFrom="column">
                  <wp:posOffset>3918585</wp:posOffset>
                </wp:positionH>
                <wp:positionV relativeFrom="paragraph">
                  <wp:posOffset>154940</wp:posOffset>
                </wp:positionV>
                <wp:extent cx="1899920" cy="1143000"/>
                <wp:effectExtent l="13335" t="12065" r="10795" b="6985"/>
                <wp:wrapNone/>
                <wp:docPr id="73"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143000"/>
                        </a:xfrm>
                        <a:prstGeom prst="rect">
                          <a:avLst/>
                        </a:prstGeom>
                        <a:solidFill>
                          <a:srgbClr val="FFFFFF"/>
                        </a:solidFill>
                        <a:ln w="9525">
                          <a:solidFill>
                            <a:srgbClr val="000000"/>
                          </a:solidFill>
                          <a:miter lim="800000"/>
                          <a:headEnd/>
                          <a:tailEnd/>
                        </a:ln>
                      </wps:spPr>
                      <wps:txbx>
                        <w:txbxContent>
                          <w:p w14:paraId="60E6DE26" w14:textId="77777777" w:rsidR="00BF2C2B" w:rsidRDefault="00BF2C2B"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0" o:spid="_x0000_s1026" type="#_x0000_t202" style="position:absolute;margin-left:308.55pt;margin-top:12.2pt;width:149.6pt;height:9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">
                <v:textbox>
                  <w:txbxContent>
                    <w:p w14:paraId="60E6DE26" w14:textId="77777777" w:rsidR="00BF2C2B" w:rsidRDefault="00BF2C2B"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v:textbox>
              </v:shape>
            </w:pict>
          </mc:Fallback>
        </mc:AlternateContent>
      </w:r>
      <w:r>
        <w:rPr>
          <w:noProof/>
          <w:sz w:val="20"/>
        </w:rPr>
        <w:drawing>
          <wp:anchor distT="0" distB="0" distL="114300" distR="114300" simplePos="0" relativeHeight="251664896" behindDoc="0" locked="0" layoutInCell="1" allowOverlap="1" wp14:anchorId="60E6DD21" wp14:editId="60E6DD22">
            <wp:simplePos x="0" y="0"/>
            <wp:positionH relativeFrom="column">
              <wp:posOffset>2705100</wp:posOffset>
            </wp:positionH>
            <wp:positionV relativeFrom="paragraph">
              <wp:posOffset>17145</wp:posOffset>
            </wp:positionV>
            <wp:extent cx="381000" cy="157480"/>
            <wp:effectExtent l="0" t="0" r="0" b="0"/>
            <wp:wrapTight wrapText="bothSides">
              <wp:wrapPolygon edited="0">
                <wp:start x="0" y="0"/>
                <wp:lineTo x="0" y="18290"/>
                <wp:lineTo x="12960" y="18290"/>
                <wp:lineTo x="20520" y="18290"/>
                <wp:lineTo x="20520" y="2613"/>
                <wp:lineTo x="4320" y="0"/>
                <wp:lineTo x="0" y="0"/>
              </wp:wrapPolygon>
            </wp:wrapTight>
            <wp:docPr id="169" name="Picture 169"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ecurity key graph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000" cy="15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07D" w:rsidRPr="00EA77BC">
        <w:rPr>
          <w:i/>
          <w:iCs/>
        </w:rPr>
        <w:t xml:space="preserve">          </w:t>
      </w:r>
      <w:r w:rsidR="00F7107D" w:rsidRPr="00EA77BC">
        <w:t>CMOP Mark/Unmark (Single</w:t>
      </w:r>
      <w:r w:rsidR="00F7107D" w:rsidRPr="00EA77BC">
        <w:fldChar w:fldCharType="begin"/>
      </w:r>
      <w:r w:rsidR="00F7107D" w:rsidRPr="00EA77BC">
        <w:instrText xml:space="preserve"> XE "CMOP Mark/Unmark (Single drug) option" \b </w:instrText>
      </w:r>
      <w:r w:rsidR="00F7107D" w:rsidRPr="00EA77BC">
        <w:fldChar w:fldCharType="end"/>
      </w:r>
      <w:r w:rsidR="00F7107D" w:rsidRPr="00EA77BC">
        <w:t xml:space="preserve"> </w:t>
      </w:r>
      <w:r w:rsidR="00F7107D" w:rsidRPr="00EA77BC">
        <w:rPr>
          <w:i/>
          <w:iCs/>
        </w:rPr>
        <w:t>drug)</w:t>
      </w:r>
      <w:r w:rsidR="00F7107D" w:rsidRPr="00EA77BC">
        <w:t xml:space="preserve"> </w:t>
      </w:r>
    </w:p>
    <w:p w14:paraId="60E6A2FD" w14:textId="77777777" w:rsidR="00F7107D" w:rsidRPr="00EA77BC" w:rsidRDefault="00F7107D" w:rsidP="00E20947">
      <w:pPr>
        <w:rPr>
          <w:i/>
          <w:iCs/>
        </w:rPr>
      </w:pPr>
      <w:r w:rsidRPr="00EA77BC">
        <w:rPr>
          <w:i/>
          <w:iCs/>
        </w:rPr>
        <w:t xml:space="preserve">          Dosages ...</w:t>
      </w:r>
    </w:p>
    <w:p w14:paraId="60E6A2FE" w14:textId="77777777" w:rsidR="00F7107D" w:rsidRPr="00EA77BC" w:rsidRDefault="00F7107D" w:rsidP="00732461">
      <w:pPr>
        <w:ind w:left="720"/>
        <w:rPr>
          <w:i/>
          <w:iCs/>
        </w:rPr>
      </w:pPr>
      <w:r w:rsidRPr="00EA77BC">
        <w:rPr>
          <w:i/>
          <w:iCs/>
        </w:rPr>
        <w:t xml:space="preserve">           Dosage Form File Enter/Edit</w:t>
      </w:r>
    </w:p>
    <w:p w14:paraId="60E6A2FF" w14:textId="77777777" w:rsidR="00F7107D" w:rsidRPr="00EA77BC" w:rsidRDefault="00F7107D" w:rsidP="00732461">
      <w:pPr>
        <w:ind w:left="720"/>
        <w:rPr>
          <w:i/>
          <w:iCs/>
        </w:rPr>
      </w:pPr>
      <w:r w:rsidRPr="00EA77BC">
        <w:rPr>
          <w:i/>
          <w:iCs/>
        </w:rPr>
        <w:t xml:space="preserve">          Enter/Edit Dosages</w:t>
      </w:r>
    </w:p>
    <w:p w14:paraId="60E6A300" w14:textId="77777777" w:rsidR="00F7107D" w:rsidRPr="00EA77BC" w:rsidRDefault="00F7107D" w:rsidP="00732461">
      <w:pPr>
        <w:ind w:left="720"/>
        <w:rPr>
          <w:i/>
          <w:iCs/>
        </w:rPr>
      </w:pPr>
      <w:r w:rsidRPr="00EA77BC">
        <w:rPr>
          <w:i/>
          <w:iCs/>
        </w:rPr>
        <w:t xml:space="preserve">          Most Common Dosages Report</w:t>
      </w:r>
    </w:p>
    <w:p w14:paraId="60E6A301" w14:textId="77777777" w:rsidR="00F7107D" w:rsidRPr="00EA77BC" w:rsidRDefault="00F7107D" w:rsidP="00732461">
      <w:pPr>
        <w:ind w:left="720"/>
        <w:rPr>
          <w:i/>
          <w:iCs/>
        </w:rPr>
      </w:pPr>
      <w:r w:rsidRPr="00EA77BC">
        <w:rPr>
          <w:i/>
          <w:iCs/>
        </w:rPr>
        <w:t xml:space="preserve">          Noun/Dosage Form Report</w:t>
      </w:r>
    </w:p>
    <w:p w14:paraId="60E6A302" w14:textId="77777777" w:rsidR="00F7107D" w:rsidRPr="00EA77BC" w:rsidRDefault="00F7107D" w:rsidP="000C5921">
      <w:pPr>
        <w:ind w:left="720"/>
        <w:rPr>
          <w:i/>
          <w:iCs/>
        </w:rPr>
      </w:pPr>
      <w:r w:rsidRPr="00EA77BC">
        <w:rPr>
          <w:i/>
          <w:iCs/>
        </w:rPr>
        <w:t xml:space="preserve">          Review Dosages Report</w:t>
      </w:r>
    </w:p>
    <w:p w14:paraId="60E6A303" w14:textId="77777777" w:rsidR="00F7107D" w:rsidRPr="00EA77BC" w:rsidRDefault="00F7107D" w:rsidP="000C5921">
      <w:pPr>
        <w:ind w:firstLine="720"/>
        <w:rPr>
          <w:i/>
        </w:rPr>
      </w:pPr>
      <w:r w:rsidRPr="00EA77BC">
        <w:rPr>
          <w:i/>
          <w:iCs/>
        </w:rPr>
        <w:t xml:space="preserve">          </w:t>
      </w:r>
      <w:r w:rsidRPr="00EA77BC">
        <w:rPr>
          <w:i/>
        </w:rPr>
        <w:t>Local Possible Dosages Report</w:t>
      </w:r>
    </w:p>
    <w:p w14:paraId="60E6A304" w14:textId="77777777" w:rsidR="00F7107D" w:rsidRPr="00EA77BC" w:rsidRDefault="00F7107D" w:rsidP="000C5921">
      <w:pPr>
        <w:ind w:firstLine="720"/>
        <w:rPr>
          <w:i/>
        </w:rPr>
      </w:pPr>
      <w:r w:rsidRPr="00EA77BC">
        <w:rPr>
          <w:i/>
          <w:iCs/>
        </w:rPr>
        <w:t xml:space="preserve">          </w:t>
      </w:r>
      <w:r w:rsidRPr="00EA77BC">
        <w:rPr>
          <w:i/>
        </w:rPr>
        <w:t>Request Change to Dose Unit</w:t>
      </w:r>
    </w:p>
    <w:p w14:paraId="60E6A305" w14:textId="77777777" w:rsidR="00476511" w:rsidRPr="00EA77BC" w:rsidRDefault="00476511" w:rsidP="000C5921">
      <w:pPr>
        <w:ind w:firstLine="720"/>
        <w:rPr>
          <w:i/>
          <w:iCs/>
        </w:rPr>
      </w:pPr>
      <w:r w:rsidRPr="00EA77BC">
        <w:rPr>
          <w:i/>
          <w:iCs/>
        </w:rPr>
        <w:t xml:space="preserve">          Lookup Dosing Check Info for Drug</w:t>
      </w:r>
    </w:p>
    <w:p w14:paraId="60E6A306" w14:textId="77777777" w:rsidR="00476511" w:rsidRPr="00EA77BC" w:rsidRDefault="00476511" w:rsidP="000C5921">
      <w:pPr>
        <w:ind w:firstLine="720"/>
        <w:rPr>
          <w:i/>
          <w:iCs/>
        </w:rPr>
      </w:pPr>
      <w:r w:rsidRPr="00EA77BC">
        <w:rPr>
          <w:i/>
          <w:iCs/>
        </w:rPr>
        <w:t xml:space="preserve">          Drug Names with Trailing Spaces Report</w:t>
      </w:r>
    </w:p>
    <w:p w14:paraId="60E6A307" w14:textId="77777777" w:rsidR="00F7107D" w:rsidRPr="00EA77BC" w:rsidRDefault="00F7107D" w:rsidP="001B3F39">
      <w:pPr>
        <w:rPr>
          <w:i/>
          <w:iCs/>
        </w:rPr>
      </w:pPr>
      <w:r w:rsidRPr="00EA77BC">
        <w:rPr>
          <w:i/>
          <w:iCs/>
        </w:rPr>
        <w:t xml:space="preserve">         Drug Enter/Edit</w:t>
      </w:r>
    </w:p>
    <w:p w14:paraId="60E6A308" w14:textId="77777777" w:rsidR="00F7107D" w:rsidRPr="00EA77BC" w:rsidRDefault="00F7107D" w:rsidP="001B3F39">
      <w:pPr>
        <w:ind w:firstLine="720"/>
        <w:rPr>
          <w:i/>
          <w:iCs/>
        </w:rPr>
      </w:pPr>
      <w:r w:rsidRPr="00EA77BC">
        <w:rPr>
          <w:i/>
          <w:iCs/>
        </w:rPr>
        <w:t>Order Check Management</w:t>
      </w:r>
      <w:r w:rsidR="004D21D6" w:rsidRPr="00EA77BC">
        <w:rPr>
          <w:i/>
          <w:iCs/>
        </w:rPr>
        <w:t>…</w:t>
      </w:r>
    </w:p>
    <w:p w14:paraId="60E6A309" w14:textId="77777777" w:rsidR="00F7107D" w:rsidRPr="00EA77BC" w:rsidRDefault="00F7107D" w:rsidP="001B3F39">
      <w:pPr>
        <w:ind w:left="720"/>
        <w:rPr>
          <w:i/>
          <w:iCs/>
        </w:rPr>
      </w:pPr>
      <w:r w:rsidRPr="00EA77BC">
        <w:rPr>
          <w:i/>
          <w:iCs/>
        </w:rPr>
        <w:t xml:space="preserve">          Request Changes to Enhanced Order Check Database</w:t>
      </w:r>
    </w:p>
    <w:p w14:paraId="60E6A30A" w14:textId="77777777" w:rsidR="00F7107D" w:rsidRPr="00EA77BC" w:rsidRDefault="00F7107D" w:rsidP="001B3F39">
      <w:pPr>
        <w:ind w:left="720"/>
        <w:rPr>
          <w:i/>
          <w:iCs/>
        </w:rPr>
      </w:pPr>
      <w:r w:rsidRPr="00EA77BC">
        <w:rPr>
          <w:i/>
          <w:iCs/>
        </w:rPr>
        <w:t xml:space="preserve">          Report of Locally Entered Interactions</w:t>
      </w:r>
    </w:p>
    <w:p w14:paraId="60E6A30B" w14:textId="77777777" w:rsidR="00F7107D" w:rsidRPr="00EA77BC" w:rsidRDefault="00F7107D" w:rsidP="001B3F39">
      <w:pPr>
        <w:rPr>
          <w:i/>
          <w:iCs/>
        </w:rPr>
      </w:pPr>
      <w:r w:rsidRPr="00EA77BC">
        <w:rPr>
          <w:i/>
          <w:iCs/>
        </w:rPr>
        <w:t xml:space="preserve">          Electrolyte File (IV)</w:t>
      </w:r>
    </w:p>
    <w:p w14:paraId="60E6A30C" w14:textId="77777777" w:rsidR="00F7107D" w:rsidRPr="00EA77BC" w:rsidRDefault="00F7107D" w:rsidP="001B3F39">
      <w:pPr>
        <w:rPr>
          <w:i/>
          <w:iCs/>
        </w:rPr>
      </w:pPr>
      <w:r w:rsidRPr="00EA77BC">
        <w:rPr>
          <w:i/>
          <w:iCs/>
        </w:rPr>
        <w:t xml:space="preserve">          Lookup into Dispense Drug File</w:t>
      </w:r>
    </w:p>
    <w:p w14:paraId="60E6A30D" w14:textId="77777777" w:rsidR="00F7107D" w:rsidRPr="00EA77BC" w:rsidRDefault="00F7107D" w:rsidP="001B3F39">
      <w:pPr>
        <w:rPr>
          <w:i/>
        </w:rPr>
      </w:pPr>
      <w:r w:rsidRPr="00EA77BC">
        <w:rPr>
          <w:i/>
          <w:iCs/>
        </w:rPr>
        <w:t xml:space="preserve">          </w:t>
      </w:r>
      <w:r w:rsidRPr="00EA77BC">
        <w:rPr>
          <w:i/>
        </w:rPr>
        <w:t>Medication Instruction Management ...</w:t>
      </w:r>
    </w:p>
    <w:p w14:paraId="60E6A30E" w14:textId="77777777" w:rsidR="00F7107D" w:rsidRPr="00EA77BC" w:rsidRDefault="00F7107D" w:rsidP="001B3F39">
      <w:pPr>
        <w:ind w:firstLine="720"/>
        <w:rPr>
          <w:i/>
          <w:iCs/>
        </w:rPr>
      </w:pPr>
      <w:r w:rsidRPr="00EA77BC">
        <w:rPr>
          <w:i/>
          <w:iCs/>
        </w:rPr>
        <w:t xml:space="preserve">          Medication Instruction File Add/Edit</w:t>
      </w:r>
    </w:p>
    <w:p w14:paraId="60E6A30F" w14:textId="77777777" w:rsidR="000C67F4" w:rsidRPr="00EA77BC" w:rsidRDefault="00F7107D" w:rsidP="001B3F39">
      <w:pPr>
        <w:ind w:firstLine="720"/>
        <w:rPr>
          <w:i/>
        </w:rPr>
      </w:pPr>
      <w:r w:rsidRPr="00EA77BC">
        <w:rPr>
          <w:i/>
          <w:iCs/>
        </w:rPr>
        <w:t xml:space="preserve">          </w:t>
      </w:r>
      <w:r w:rsidRPr="00EA77BC">
        <w:rPr>
          <w:i/>
        </w:rPr>
        <w:t>Medication Instruction File Report</w:t>
      </w:r>
    </w:p>
    <w:p w14:paraId="60E6A310" w14:textId="77777777" w:rsidR="00F7107D" w:rsidRPr="00EA77BC" w:rsidRDefault="00F7107D" w:rsidP="001B3F39">
      <w:pPr>
        <w:ind w:firstLine="630"/>
        <w:rPr>
          <w:i/>
        </w:rPr>
      </w:pPr>
      <w:r w:rsidRPr="00EA77BC">
        <w:rPr>
          <w:i/>
        </w:rPr>
        <w:t>Medication Routes Management ...</w:t>
      </w:r>
    </w:p>
    <w:p w14:paraId="60E6A311" w14:textId="77777777" w:rsidR="00F7107D" w:rsidRPr="00EA77BC" w:rsidRDefault="00F7107D" w:rsidP="001B3F39">
      <w:pPr>
        <w:ind w:firstLine="720"/>
        <w:rPr>
          <w:i/>
        </w:rPr>
      </w:pPr>
      <w:r w:rsidRPr="00EA77BC">
        <w:rPr>
          <w:i/>
          <w:iCs/>
        </w:rPr>
        <w:t xml:space="preserve">          </w:t>
      </w:r>
      <w:r w:rsidRPr="00EA77BC">
        <w:rPr>
          <w:i/>
        </w:rPr>
        <w:t>Medication Route File Enter/Edit</w:t>
      </w:r>
    </w:p>
    <w:p w14:paraId="60E6A312" w14:textId="77777777" w:rsidR="00F7107D" w:rsidRPr="00EA77BC" w:rsidRDefault="00F7107D" w:rsidP="001B3F39">
      <w:pPr>
        <w:ind w:firstLine="720"/>
        <w:rPr>
          <w:i/>
        </w:rPr>
      </w:pPr>
      <w:r w:rsidRPr="00EA77BC">
        <w:rPr>
          <w:i/>
          <w:iCs/>
        </w:rPr>
        <w:t xml:space="preserve">          </w:t>
      </w:r>
      <w:r w:rsidRPr="00EA77BC">
        <w:rPr>
          <w:i/>
        </w:rPr>
        <w:t>Medication Route Mapping Report</w:t>
      </w:r>
    </w:p>
    <w:p w14:paraId="60E6A313" w14:textId="77777777" w:rsidR="00F7107D" w:rsidRPr="00EA77BC" w:rsidRDefault="00F7107D" w:rsidP="001B3F39">
      <w:pPr>
        <w:ind w:firstLine="720"/>
        <w:rPr>
          <w:i/>
        </w:rPr>
      </w:pPr>
      <w:r w:rsidRPr="00EA77BC">
        <w:rPr>
          <w:i/>
          <w:iCs/>
        </w:rPr>
        <w:t xml:space="preserve">          </w:t>
      </w:r>
      <w:r w:rsidRPr="00EA77BC">
        <w:rPr>
          <w:i/>
        </w:rPr>
        <w:t>Medication Route Mapping History Report</w:t>
      </w:r>
    </w:p>
    <w:p w14:paraId="60E6A314" w14:textId="77777777" w:rsidR="00F7107D" w:rsidRPr="00EA77BC" w:rsidRDefault="00F7107D" w:rsidP="001B3F39">
      <w:pPr>
        <w:ind w:firstLine="720"/>
        <w:rPr>
          <w:i/>
        </w:rPr>
      </w:pPr>
      <w:r w:rsidRPr="00EA77BC">
        <w:rPr>
          <w:i/>
          <w:iCs/>
        </w:rPr>
        <w:t xml:space="preserve">          </w:t>
      </w:r>
      <w:r w:rsidRPr="00EA77BC">
        <w:rPr>
          <w:i/>
        </w:rPr>
        <w:t>Request Change to Standard Medication Route</w:t>
      </w:r>
    </w:p>
    <w:p w14:paraId="60E6A315" w14:textId="77777777" w:rsidR="00F7107D" w:rsidRPr="00EA77BC" w:rsidRDefault="00F7107D" w:rsidP="00CD4C83">
      <w:pPr>
        <w:ind w:firstLine="720"/>
        <w:rPr>
          <w:i/>
          <w:iCs/>
        </w:rPr>
      </w:pPr>
      <w:r w:rsidRPr="00EA77BC">
        <w:rPr>
          <w:i/>
          <w:iCs/>
        </w:rPr>
        <w:t xml:space="preserve">          Default Med Route for OI Report</w:t>
      </w:r>
    </w:p>
    <w:p w14:paraId="60E6A316" w14:textId="77777777" w:rsidR="00F7107D" w:rsidRPr="00EA77BC" w:rsidRDefault="00F7107D" w:rsidP="00BA5F06">
      <w:pPr>
        <w:rPr>
          <w:i/>
          <w:iCs/>
        </w:rPr>
      </w:pPr>
      <w:r w:rsidRPr="00EA77BC">
        <w:rPr>
          <w:i/>
          <w:iCs/>
        </w:rPr>
        <w:t xml:space="preserve">          Orderable Item Management ...</w:t>
      </w:r>
    </w:p>
    <w:p w14:paraId="60E6A317" w14:textId="77777777" w:rsidR="00F7107D" w:rsidRPr="00EA77BC" w:rsidRDefault="00F7107D" w:rsidP="00BA5F06">
      <w:pPr>
        <w:ind w:left="720"/>
        <w:rPr>
          <w:i/>
          <w:iCs/>
        </w:rPr>
      </w:pPr>
      <w:r w:rsidRPr="00EA77BC">
        <w:rPr>
          <w:i/>
          <w:iCs/>
        </w:rPr>
        <w:t xml:space="preserve">          Edit Orderable Items</w:t>
      </w:r>
    </w:p>
    <w:p w14:paraId="60E6A318" w14:textId="77777777" w:rsidR="00F7107D" w:rsidRPr="00EA77BC" w:rsidRDefault="00F7107D" w:rsidP="00BA5F06">
      <w:pPr>
        <w:ind w:left="720"/>
        <w:rPr>
          <w:i/>
          <w:iCs/>
        </w:rPr>
      </w:pPr>
      <w:r w:rsidRPr="00EA77BC">
        <w:rPr>
          <w:i/>
          <w:iCs/>
        </w:rPr>
        <w:t xml:space="preserve">          Dispense Drug/Orderable Item Maintenance</w:t>
      </w:r>
    </w:p>
    <w:p w14:paraId="60E6A319" w14:textId="77777777" w:rsidR="00F7107D" w:rsidRPr="00EA77BC" w:rsidRDefault="00F7107D" w:rsidP="00BA5F06">
      <w:pPr>
        <w:ind w:left="720"/>
        <w:rPr>
          <w:i/>
          <w:iCs/>
        </w:rPr>
      </w:pPr>
      <w:r w:rsidRPr="00EA77BC">
        <w:rPr>
          <w:i/>
          <w:iCs/>
        </w:rPr>
        <w:t xml:space="preserve">          Orderable Item/Dosages Report</w:t>
      </w:r>
    </w:p>
    <w:p w14:paraId="60E6A31A" w14:textId="77777777" w:rsidR="00F7107D" w:rsidRPr="00EA77BC" w:rsidRDefault="00F7107D" w:rsidP="0012128D">
      <w:pPr>
        <w:ind w:left="720"/>
        <w:rPr>
          <w:i/>
          <w:iCs/>
        </w:rPr>
      </w:pPr>
      <w:r w:rsidRPr="00EA77BC">
        <w:rPr>
          <w:i/>
          <w:iCs/>
        </w:rPr>
        <w:t xml:space="preserve">          Patient Instructions Report</w:t>
      </w:r>
    </w:p>
    <w:p w14:paraId="60E6A31B" w14:textId="77777777" w:rsidR="00F7107D" w:rsidRPr="00EA77BC" w:rsidRDefault="00F7107D" w:rsidP="0012128D">
      <w:pPr>
        <w:ind w:left="720"/>
        <w:rPr>
          <w:i/>
          <w:iCs/>
        </w:rPr>
      </w:pPr>
      <w:r w:rsidRPr="00EA77BC">
        <w:rPr>
          <w:i/>
          <w:iCs/>
        </w:rPr>
        <w:t xml:space="preserve">          Orderable Item Report</w:t>
      </w:r>
    </w:p>
    <w:p w14:paraId="60E6A31C" w14:textId="77777777" w:rsidR="00F7107D" w:rsidRPr="00EA77BC" w:rsidRDefault="00F7107D" w:rsidP="0005137D">
      <w:pPr>
        <w:rPr>
          <w:i/>
          <w:iCs/>
        </w:rPr>
      </w:pPr>
      <w:r w:rsidRPr="00EA77BC">
        <w:rPr>
          <w:i/>
          <w:iCs/>
        </w:rPr>
        <w:t xml:space="preserve">          Formulary Information Report</w:t>
      </w:r>
    </w:p>
    <w:p w14:paraId="60E6A31D" w14:textId="77777777" w:rsidR="00F7107D" w:rsidRPr="00EA77BC" w:rsidRDefault="00F7107D" w:rsidP="0005137D">
      <w:pPr>
        <w:rPr>
          <w:i/>
        </w:rPr>
      </w:pPr>
      <w:r w:rsidRPr="00EA77BC">
        <w:rPr>
          <w:i/>
          <w:iCs/>
        </w:rPr>
        <w:t xml:space="preserve">          </w:t>
      </w:r>
      <w:r w:rsidRPr="00EA77BC">
        <w:rPr>
          <w:i/>
        </w:rPr>
        <w:t>Drug Text Management ...</w:t>
      </w:r>
    </w:p>
    <w:p w14:paraId="60E6A31E" w14:textId="77777777" w:rsidR="00F7107D" w:rsidRPr="00EA77BC" w:rsidRDefault="00F7107D" w:rsidP="0005137D">
      <w:pPr>
        <w:ind w:left="720"/>
        <w:rPr>
          <w:i/>
          <w:iCs/>
        </w:rPr>
      </w:pPr>
      <w:r w:rsidRPr="00EA77BC">
        <w:rPr>
          <w:i/>
          <w:iCs/>
        </w:rPr>
        <w:t xml:space="preserve">          Drug Text Enter/Edit</w:t>
      </w:r>
    </w:p>
    <w:p w14:paraId="60E6A31F" w14:textId="77777777" w:rsidR="00F7107D" w:rsidRPr="00EA77BC" w:rsidRDefault="00F7107D" w:rsidP="0005137D">
      <w:pPr>
        <w:ind w:left="720"/>
        <w:rPr>
          <w:i/>
          <w:iCs/>
        </w:rPr>
      </w:pPr>
      <w:r w:rsidRPr="00EA77BC">
        <w:rPr>
          <w:i/>
          <w:iCs/>
        </w:rPr>
        <w:t xml:space="preserve">          Drug Text File Report</w:t>
      </w:r>
    </w:p>
    <w:p w14:paraId="60E6A320" w14:textId="77777777" w:rsidR="00F7107D" w:rsidRPr="00EA77BC" w:rsidRDefault="00F7107D" w:rsidP="00EB241E">
      <w:pPr>
        <w:rPr>
          <w:i/>
          <w:iCs/>
        </w:rPr>
      </w:pPr>
      <w:r w:rsidRPr="00EA77BC">
        <w:rPr>
          <w:i/>
          <w:iCs/>
        </w:rPr>
        <w:t xml:space="preserve">          Pharmacy System Parameters Edit</w:t>
      </w:r>
    </w:p>
    <w:p w14:paraId="60E6A321" w14:textId="77777777" w:rsidR="00F7107D" w:rsidRPr="00EA77BC" w:rsidRDefault="00F7107D" w:rsidP="005C4F1E">
      <w:pPr>
        <w:rPr>
          <w:i/>
        </w:rPr>
      </w:pPr>
      <w:r w:rsidRPr="00EA77BC">
        <w:rPr>
          <w:i/>
          <w:iCs/>
        </w:rPr>
        <w:t xml:space="preserve">          </w:t>
      </w:r>
      <w:r w:rsidRPr="00EA77BC">
        <w:rPr>
          <w:i/>
        </w:rPr>
        <w:t>Standard Schedule Management ...</w:t>
      </w:r>
    </w:p>
    <w:p w14:paraId="60E6A322" w14:textId="77777777" w:rsidR="00F7107D" w:rsidRPr="00EA77BC" w:rsidRDefault="00F7107D" w:rsidP="000128D8">
      <w:pPr>
        <w:ind w:left="720"/>
        <w:rPr>
          <w:i/>
          <w:iCs/>
        </w:rPr>
      </w:pPr>
      <w:r w:rsidRPr="00EA77BC">
        <w:rPr>
          <w:i/>
          <w:iCs/>
        </w:rPr>
        <w:t xml:space="preserve">          Standard Schedule Edit</w:t>
      </w:r>
    </w:p>
    <w:p w14:paraId="60E6A323" w14:textId="77777777" w:rsidR="00F7107D" w:rsidRPr="00EA77BC" w:rsidRDefault="00F7107D" w:rsidP="000128D8">
      <w:pPr>
        <w:ind w:left="720"/>
        <w:rPr>
          <w:i/>
        </w:rPr>
      </w:pPr>
      <w:r w:rsidRPr="00EA77BC">
        <w:rPr>
          <w:i/>
          <w:iCs/>
        </w:rPr>
        <w:t xml:space="preserve">          </w:t>
      </w:r>
      <w:r w:rsidRPr="00EA77BC">
        <w:rPr>
          <w:i/>
        </w:rPr>
        <w:t>Administration Schedule File Report</w:t>
      </w:r>
    </w:p>
    <w:p w14:paraId="60E6A324" w14:textId="77777777" w:rsidR="00F7107D" w:rsidRPr="00EA77BC" w:rsidRDefault="00F7107D" w:rsidP="000128D8">
      <w:pPr>
        <w:rPr>
          <w:i/>
          <w:iCs/>
        </w:rPr>
      </w:pPr>
      <w:r w:rsidRPr="00EA77BC">
        <w:rPr>
          <w:i/>
          <w:iCs/>
        </w:rPr>
        <w:t xml:space="preserve">          Synonym Enter/Edit</w:t>
      </w:r>
    </w:p>
    <w:p w14:paraId="60E6A325" w14:textId="77777777" w:rsidR="00BB66EA" w:rsidRPr="00EA77BC" w:rsidRDefault="00BB66EA" w:rsidP="000128D8">
      <w:pPr>
        <w:spacing w:line="216" w:lineRule="auto"/>
        <w:rPr>
          <w:i/>
          <w:iCs/>
        </w:rPr>
      </w:pPr>
      <w:r w:rsidRPr="00EA77BC">
        <w:rPr>
          <w:i/>
          <w:iCs/>
        </w:rPr>
        <w:lastRenderedPageBreak/>
        <w:t xml:space="preserve">        </w:t>
      </w:r>
      <w:r w:rsidR="00C163EB" w:rsidRPr="00EA77BC">
        <w:rPr>
          <w:i/>
          <w:iCs/>
        </w:rPr>
        <w:t xml:space="preserve"> </w:t>
      </w:r>
      <w:r w:rsidRPr="00EA77BC">
        <w:rPr>
          <w:i/>
          <w:iCs/>
        </w:rPr>
        <w:t xml:space="preserve"> </w:t>
      </w:r>
      <w:bookmarkStart w:id="16" w:name="page_4"/>
      <w:bookmarkEnd w:id="16"/>
      <w:r w:rsidRPr="00EA77BC">
        <w:rPr>
          <w:i/>
          <w:iCs/>
        </w:rPr>
        <w:t>Co</w:t>
      </w:r>
      <w:bookmarkStart w:id="17" w:name="controlled"/>
      <w:bookmarkEnd w:id="17"/>
      <w:r w:rsidRPr="00EA77BC">
        <w:rPr>
          <w:i/>
          <w:iCs/>
        </w:rPr>
        <w:t>ntrolled Substances/PKI Reports</w:t>
      </w:r>
      <w:r w:rsidR="003B3D09" w:rsidRPr="00EA77BC">
        <w:rPr>
          <w:i/>
          <w:iCs/>
        </w:rPr>
        <w:t>…</w:t>
      </w:r>
      <w:r w:rsidRPr="00EA77BC">
        <w:rPr>
          <w:i/>
          <w:iCs/>
        </w:rPr>
        <w:t xml:space="preserve"> </w:t>
      </w:r>
    </w:p>
    <w:p w14:paraId="60E6A326" w14:textId="77777777" w:rsidR="00BB66EA" w:rsidRPr="00EA77BC" w:rsidRDefault="00C163EB" w:rsidP="000128D8">
      <w:pPr>
        <w:spacing w:line="216" w:lineRule="auto"/>
        <w:ind w:left="720"/>
        <w:rPr>
          <w:i/>
          <w:iCs/>
        </w:rPr>
      </w:pPr>
      <w:r w:rsidRPr="00EA77BC">
        <w:rPr>
          <w:i/>
          <w:iCs/>
        </w:rPr>
        <w:t xml:space="preserve">          </w:t>
      </w:r>
      <w:r w:rsidR="00BB66EA" w:rsidRPr="00EA77BC">
        <w:rPr>
          <w:i/>
          <w:iCs/>
        </w:rPr>
        <w:t xml:space="preserve">DEA Spec Hdlg &amp; CS Fed Sch Discrepancy </w:t>
      </w:r>
    </w:p>
    <w:p w14:paraId="60E6A327"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Controlled Substances Not Matched to NDF </w:t>
      </w:r>
    </w:p>
    <w:p w14:paraId="60E6A328"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CS (DRUGS) Inconsistent with DEA Spec Hdlg </w:t>
      </w:r>
    </w:p>
    <w:p w14:paraId="60E6A329" w14:textId="77777777" w:rsidR="00BB66EA" w:rsidRPr="00EA77BC" w:rsidRDefault="00C163EB" w:rsidP="00EA77BC">
      <w:pPr>
        <w:tabs>
          <w:tab w:val="left" w:pos="1260"/>
        </w:tabs>
        <w:spacing w:line="216" w:lineRule="auto"/>
        <w:ind w:left="720"/>
        <w:rPr>
          <w:i/>
          <w:iCs/>
        </w:rPr>
      </w:pPr>
      <w:r w:rsidRPr="00EA77BC">
        <w:rPr>
          <w:i/>
          <w:iCs/>
        </w:rPr>
        <w:t xml:space="preserve">          </w:t>
      </w:r>
      <w:r w:rsidR="00BB66EA" w:rsidRPr="00EA77BC">
        <w:rPr>
          <w:i/>
          <w:iCs/>
        </w:rPr>
        <w:t xml:space="preserve">CS (Ord. Item) Inconsistent with DEA Spec Hdlg </w:t>
      </w:r>
    </w:p>
    <w:p w14:paraId="60E6A32A" w14:textId="77777777" w:rsidR="00BB66EA" w:rsidRPr="00EA77BC" w:rsidRDefault="00BB66EA" w:rsidP="00EA77BC">
      <w:pPr>
        <w:spacing w:line="216" w:lineRule="auto"/>
        <w:rPr>
          <w:i/>
          <w:iCs/>
        </w:rPr>
      </w:pPr>
      <w:r w:rsidRPr="00EA77BC">
        <w:rPr>
          <w:i/>
          <w:iCs/>
        </w:rPr>
        <w:t xml:space="preserve">         Send Entire Drug File to External Interface</w:t>
      </w:r>
    </w:p>
    <w:p w14:paraId="60E6A32B" w14:textId="77777777" w:rsidR="00213908" w:rsidRPr="00EA77BC" w:rsidRDefault="00213908" w:rsidP="00EA77BC">
      <w:pPr>
        <w:rPr>
          <w:i/>
        </w:rPr>
      </w:pPr>
      <w:r w:rsidRPr="00EA77BC">
        <w:rPr>
          <w:iCs/>
        </w:rPr>
        <w:t xml:space="preserve">         </w:t>
      </w:r>
      <w:r w:rsidRPr="00EA77BC">
        <w:rPr>
          <w:i/>
        </w:rPr>
        <w:t>IV Additive/Solution</w:t>
      </w:r>
      <w:r w:rsidR="003B3D09" w:rsidRPr="00EA77BC">
        <w:rPr>
          <w:i/>
        </w:rPr>
        <w:t>…</w:t>
      </w:r>
    </w:p>
    <w:p w14:paraId="60E6A32C" w14:textId="77777777" w:rsidR="00213908" w:rsidRPr="00EA77BC" w:rsidRDefault="00213908" w:rsidP="00EA77BC">
      <w:pPr>
        <w:ind w:firstLine="720"/>
        <w:rPr>
          <w:i/>
          <w:iCs/>
        </w:rPr>
      </w:pPr>
      <w:r w:rsidRPr="00EA77BC">
        <w:rPr>
          <w:i/>
          <w:iCs/>
        </w:rPr>
        <w:t xml:space="preserve">         IV Additive Report</w:t>
      </w:r>
    </w:p>
    <w:p w14:paraId="60E6A32D" w14:textId="77777777" w:rsidR="00213908" w:rsidRPr="00EA77BC" w:rsidRDefault="00213908" w:rsidP="00EA77BC">
      <w:pPr>
        <w:ind w:firstLine="720"/>
        <w:rPr>
          <w:i/>
          <w:iCs/>
        </w:rPr>
      </w:pPr>
      <w:r w:rsidRPr="00EA77BC">
        <w:rPr>
          <w:i/>
          <w:iCs/>
        </w:rPr>
        <w:t xml:space="preserve">         IV Solution Report</w:t>
      </w:r>
    </w:p>
    <w:p w14:paraId="60E6A32E" w14:textId="77777777" w:rsidR="001561B2" w:rsidRPr="00EA77BC" w:rsidRDefault="00A002EB" w:rsidP="00EA77BC">
      <w:pPr>
        <w:ind w:firstLine="720"/>
        <w:rPr>
          <w:i/>
          <w:iCs/>
        </w:rPr>
      </w:pPr>
      <w:r w:rsidRPr="00EA77BC">
        <w:rPr>
          <w:i/>
          <w:iCs/>
        </w:rPr>
        <w:t xml:space="preserve">        </w:t>
      </w:r>
      <w:r w:rsidR="001561B2" w:rsidRPr="00EA77BC">
        <w:rPr>
          <w:i/>
          <w:iCs/>
        </w:rPr>
        <w:t>Mark PreMix Solutions</w:t>
      </w:r>
    </w:p>
    <w:p w14:paraId="60E6A32F" w14:textId="77777777" w:rsidR="00BB66EA" w:rsidRPr="00EA77BC" w:rsidRDefault="00BB66EA" w:rsidP="00EA77BC">
      <w:pPr>
        <w:spacing w:line="216" w:lineRule="auto"/>
        <w:rPr>
          <w:i/>
          <w:iCs/>
        </w:rPr>
      </w:pPr>
      <w:r w:rsidRPr="00EA77BC">
        <w:rPr>
          <w:i/>
          <w:iCs/>
        </w:rPr>
        <w:t xml:space="preserve">         Warning Builder</w:t>
      </w:r>
    </w:p>
    <w:p w14:paraId="60E6A330" w14:textId="77777777" w:rsidR="00BB66EA" w:rsidRPr="00EA77BC" w:rsidRDefault="00BB66EA" w:rsidP="00EA77BC">
      <w:pPr>
        <w:spacing w:line="216" w:lineRule="auto"/>
        <w:rPr>
          <w:i/>
          <w:iCs/>
        </w:rPr>
      </w:pPr>
      <w:r w:rsidRPr="00EA77BC">
        <w:rPr>
          <w:i/>
          <w:iCs/>
        </w:rPr>
        <w:t xml:space="preserve">         Warning Mapping</w:t>
      </w:r>
    </w:p>
    <w:p w14:paraId="60E6A331" w14:textId="77777777" w:rsidR="00333112" w:rsidRPr="00EA77BC" w:rsidRDefault="00053153" w:rsidP="00EA77BC">
      <w:pPr>
        <w:spacing w:line="216" w:lineRule="auto"/>
        <w:rPr>
          <w:i/>
          <w:iCs/>
        </w:rPr>
      </w:pPr>
      <w:r w:rsidRPr="00EA77BC">
        <w:rPr>
          <w:i/>
          <w:iCs/>
        </w:rPr>
        <w:t xml:space="preserve">         PEPS Services</w:t>
      </w:r>
      <w:r w:rsidR="003B3D09" w:rsidRPr="00EA77BC">
        <w:rPr>
          <w:i/>
          <w:iCs/>
        </w:rPr>
        <w:t>…</w:t>
      </w:r>
    </w:p>
    <w:p w14:paraId="60E6A332" w14:textId="77777777" w:rsidR="00333112" w:rsidRPr="00EA77BC" w:rsidRDefault="00333112" w:rsidP="00EA77BC">
      <w:pPr>
        <w:spacing w:line="216" w:lineRule="auto"/>
        <w:rPr>
          <w:i/>
          <w:iCs/>
        </w:rPr>
      </w:pPr>
      <w:r w:rsidRPr="00EA77BC">
        <w:rPr>
          <w:i/>
          <w:iCs/>
        </w:rPr>
        <w:tab/>
        <w:t xml:space="preserve">         Check Vendor Database Link</w:t>
      </w:r>
    </w:p>
    <w:p w14:paraId="60E6A333" w14:textId="77777777" w:rsidR="00333112" w:rsidRPr="00EA77BC" w:rsidRDefault="00333112" w:rsidP="00EA77BC">
      <w:pPr>
        <w:spacing w:line="216" w:lineRule="auto"/>
        <w:rPr>
          <w:i/>
          <w:iCs/>
        </w:rPr>
      </w:pPr>
      <w:r w:rsidRPr="00EA77BC">
        <w:rPr>
          <w:i/>
          <w:iCs/>
        </w:rPr>
        <w:tab/>
        <w:t xml:space="preserve">         Check PEPS Services Setup</w:t>
      </w:r>
    </w:p>
    <w:p w14:paraId="60E6A334" w14:textId="77777777" w:rsidR="00333112" w:rsidRPr="00EA77BC" w:rsidRDefault="00333112" w:rsidP="00EA77BC">
      <w:pPr>
        <w:spacing w:line="216" w:lineRule="auto"/>
        <w:rPr>
          <w:i/>
          <w:iCs/>
        </w:rPr>
      </w:pPr>
      <w:r w:rsidRPr="00EA77BC">
        <w:rPr>
          <w:i/>
          <w:iCs/>
        </w:rPr>
        <w:tab/>
        <w:t xml:space="preserve">         Schedule/Reschedule Check PEPS </w:t>
      </w:r>
      <w:r w:rsidR="00867728" w:rsidRPr="00EA77BC">
        <w:rPr>
          <w:i/>
          <w:iCs/>
        </w:rPr>
        <w:t>Interface</w:t>
      </w:r>
    </w:p>
    <w:p w14:paraId="60E6A335" w14:textId="77777777" w:rsidR="00954654" w:rsidRPr="00EA77BC" w:rsidRDefault="00954654" w:rsidP="00EA77BC">
      <w:pPr>
        <w:ind w:left="1260"/>
        <w:rPr>
          <w:i/>
        </w:rPr>
      </w:pPr>
      <w:r w:rsidRPr="00EA77BC">
        <w:rPr>
          <w:i/>
        </w:rPr>
        <w:t>Print Interface Data File</w:t>
      </w:r>
    </w:p>
    <w:p w14:paraId="60E6A336" w14:textId="77777777" w:rsidR="00F71724" w:rsidRPr="00EA77BC" w:rsidRDefault="00F71724" w:rsidP="00EA77BC">
      <w:pPr>
        <w:ind w:left="540"/>
        <w:rPr>
          <w:i/>
        </w:rPr>
      </w:pPr>
      <w:r w:rsidRPr="00EA77BC">
        <w:rPr>
          <w:i/>
        </w:rPr>
        <w:t>Inpatient Drug Management</w:t>
      </w:r>
      <w:r w:rsidR="003B3D09" w:rsidRPr="00EA77BC">
        <w:rPr>
          <w:i/>
        </w:rPr>
        <w:t>…</w:t>
      </w:r>
    </w:p>
    <w:p w14:paraId="60E6A337" w14:textId="77777777" w:rsidR="00F71724" w:rsidRPr="00EA77BC" w:rsidRDefault="00F71724" w:rsidP="00EA77BC">
      <w:pPr>
        <w:ind w:left="630"/>
        <w:rPr>
          <w:i/>
        </w:rPr>
      </w:pPr>
      <w:r w:rsidRPr="00EA77BC">
        <w:rPr>
          <w:i/>
        </w:rPr>
        <w:t xml:space="preserve">          ADditives File</w:t>
      </w:r>
    </w:p>
    <w:p w14:paraId="60E6A338" w14:textId="77777777" w:rsidR="00F71724" w:rsidRPr="00EA77BC" w:rsidRDefault="00F71724" w:rsidP="00EA77BC">
      <w:pPr>
        <w:ind w:left="630"/>
        <w:rPr>
          <w:i/>
        </w:rPr>
      </w:pPr>
      <w:r w:rsidRPr="00EA77BC">
        <w:rPr>
          <w:i/>
        </w:rPr>
        <w:t xml:space="preserve">          Dispense Drug Fields</w:t>
      </w:r>
    </w:p>
    <w:p w14:paraId="60E6A339" w14:textId="77777777" w:rsidR="00F71724" w:rsidRPr="00EA77BC" w:rsidRDefault="00F71724" w:rsidP="00EA77BC">
      <w:pPr>
        <w:ind w:left="630"/>
        <w:rPr>
          <w:i/>
        </w:rPr>
      </w:pPr>
      <w:r w:rsidRPr="00EA77BC">
        <w:rPr>
          <w:i/>
        </w:rPr>
        <w:t xml:space="preserve">          Dispense Drug/ATC Set Up</w:t>
      </w:r>
    </w:p>
    <w:p w14:paraId="60E6A33A" w14:textId="77777777" w:rsidR="00F71724" w:rsidRPr="00EA77BC" w:rsidRDefault="00F71724" w:rsidP="00EA77BC">
      <w:pPr>
        <w:ind w:left="630"/>
        <w:rPr>
          <w:i/>
        </w:rPr>
      </w:pPr>
      <w:r w:rsidRPr="00EA77BC">
        <w:rPr>
          <w:i/>
        </w:rPr>
        <w:t xml:space="preserve">          Edit Cost Data</w:t>
      </w:r>
    </w:p>
    <w:p w14:paraId="60E6A33B" w14:textId="77777777" w:rsidR="00F71724" w:rsidRPr="00EA77BC" w:rsidRDefault="00F71724" w:rsidP="00EA77BC">
      <w:pPr>
        <w:ind w:left="630"/>
        <w:rPr>
          <w:i/>
        </w:rPr>
      </w:pPr>
      <w:r w:rsidRPr="00EA77BC">
        <w:rPr>
          <w:i/>
        </w:rPr>
        <w:t xml:space="preserve">          EDit Drug Cost (IV)</w:t>
      </w:r>
    </w:p>
    <w:p w14:paraId="60E6A33C" w14:textId="77777777" w:rsidR="00F71724" w:rsidRPr="00EA77BC" w:rsidRDefault="00F71724" w:rsidP="00EA77BC">
      <w:pPr>
        <w:ind w:left="630"/>
        <w:rPr>
          <w:i/>
        </w:rPr>
      </w:pPr>
      <w:r w:rsidRPr="00EA77BC">
        <w:rPr>
          <w:i/>
        </w:rPr>
        <w:t xml:space="preserve">          MARk/Unmark Dispense Drugs For Unit Dos</w:t>
      </w:r>
    </w:p>
    <w:p w14:paraId="60E6A33D" w14:textId="77777777" w:rsidR="00F71724" w:rsidRPr="00EA77BC" w:rsidRDefault="00F71724" w:rsidP="00EA77BC">
      <w:pPr>
        <w:ind w:left="1260"/>
        <w:rPr>
          <w:i/>
        </w:rPr>
      </w:pPr>
      <w:r w:rsidRPr="00EA77BC">
        <w:rPr>
          <w:i/>
        </w:rPr>
        <w:t>PRimary Solution File (IV)</w:t>
      </w:r>
    </w:p>
    <w:p w14:paraId="60E6A33E" w14:textId="77777777" w:rsidR="00C95AE0" w:rsidRPr="00EA77BC" w:rsidRDefault="00C95AE0" w:rsidP="00EA77BC">
      <w:pPr>
        <w:ind w:left="540"/>
        <w:rPr>
          <w:i/>
        </w:rPr>
      </w:pPr>
      <w:r w:rsidRPr="00EA77BC">
        <w:rPr>
          <w:i/>
        </w:rPr>
        <w:t>Check Drug Interaction</w:t>
      </w:r>
    </w:p>
    <w:p w14:paraId="60E6A33F" w14:textId="77777777" w:rsidR="00545EC1" w:rsidRPr="00EA77BC" w:rsidRDefault="00545EC1" w:rsidP="00EA77BC">
      <w:pPr>
        <w:ind w:left="576"/>
        <w:rPr>
          <w:i/>
        </w:rPr>
      </w:pPr>
      <w:r w:rsidRPr="00EA77BC">
        <w:rPr>
          <w:i/>
        </w:rPr>
        <w:t>Infusion Instruction Management …</w:t>
      </w:r>
    </w:p>
    <w:p w14:paraId="60E6A340" w14:textId="77777777" w:rsidR="00545EC1" w:rsidRPr="00EA77BC" w:rsidRDefault="00545EC1" w:rsidP="00EA77BC">
      <w:pPr>
        <w:autoSpaceDE w:val="0"/>
        <w:autoSpaceDN w:val="0"/>
        <w:ind w:left="1080"/>
        <w:rPr>
          <w:i/>
        </w:rPr>
      </w:pPr>
      <w:r w:rsidRPr="00EA77BC">
        <w:rPr>
          <w:i/>
        </w:rPr>
        <w:t>Infusion Instructions Add/Edit</w:t>
      </w:r>
    </w:p>
    <w:p w14:paraId="60E6A341" w14:textId="77777777" w:rsidR="00545EC1" w:rsidRDefault="00545EC1" w:rsidP="00EA77BC">
      <w:pPr>
        <w:autoSpaceDE w:val="0"/>
        <w:autoSpaceDN w:val="0"/>
        <w:ind w:left="1080"/>
        <w:rPr>
          <w:i/>
        </w:rPr>
      </w:pPr>
      <w:r w:rsidRPr="00EA77BC">
        <w:rPr>
          <w:i/>
        </w:rPr>
        <w:t>Infusion Instruction Report</w:t>
      </w:r>
    </w:p>
    <w:p w14:paraId="60E6A342" w14:textId="77777777" w:rsidR="00EE5EC9" w:rsidRPr="00867151" w:rsidRDefault="00EE5EC9" w:rsidP="00EE5EC9">
      <w:pPr>
        <w:autoSpaceDE w:val="0"/>
        <w:autoSpaceDN w:val="0"/>
        <w:rPr>
          <w:i/>
        </w:rPr>
      </w:pPr>
      <w:r>
        <w:rPr>
          <w:rFonts w:ascii="r_ansi" w:hAnsi="r_ansi" w:cs="r_ansi"/>
          <w:i/>
          <w:sz w:val="20"/>
          <w:szCs w:val="20"/>
        </w:rPr>
        <w:t xml:space="preserve">    </w:t>
      </w:r>
      <w:r w:rsidRPr="00867151">
        <w:rPr>
          <w:rFonts w:cs="r_ansi"/>
          <w:i/>
          <w:szCs w:val="20"/>
        </w:rPr>
        <w:t>Orders for MRRs With Removal Properties</w:t>
      </w:r>
    </w:p>
    <w:p w14:paraId="60E6A343" w14:textId="77777777" w:rsidR="00F26E57" w:rsidRPr="00EA77BC" w:rsidRDefault="00F26E57" w:rsidP="000C7478">
      <w:pPr>
        <w:autoSpaceDE w:val="0"/>
        <w:autoSpaceDN w:val="0"/>
        <w:ind w:left="720"/>
        <w:rPr>
          <w:i/>
        </w:rPr>
      </w:pPr>
    </w:p>
    <w:p w14:paraId="60E6A344" w14:textId="77777777" w:rsidR="00545EC1" w:rsidRPr="00EA77BC" w:rsidRDefault="00545EC1" w:rsidP="00EA77BC">
      <w:pPr>
        <w:ind w:left="540"/>
        <w:rPr>
          <w:i/>
        </w:rPr>
      </w:pPr>
    </w:p>
    <w:p w14:paraId="60E6A345" w14:textId="77777777" w:rsidR="00623C96" w:rsidRPr="00EA77BC" w:rsidRDefault="00623C96" w:rsidP="00787223">
      <w:pPr>
        <w:pageBreakBefore/>
        <w:rPr>
          <w:rFonts w:ascii="Arial" w:hAnsi="Arial" w:cs="Arial"/>
          <w:sz w:val="28"/>
          <w:szCs w:val="28"/>
        </w:rPr>
      </w:pPr>
      <w:r w:rsidRPr="00EA77BC">
        <w:rPr>
          <w:rFonts w:ascii="Arial" w:eastAsia="PMingLiU" w:hAnsi="Arial" w:cs="Arial"/>
          <w:sz w:val="28"/>
          <w:szCs w:val="28"/>
        </w:rPr>
        <w:lastRenderedPageBreak/>
        <w:t>Stand-Alone Menu Options</w:t>
      </w:r>
    </w:p>
    <w:p w14:paraId="60E6A346" w14:textId="77777777" w:rsidR="00623C96" w:rsidRPr="00EA77BC" w:rsidRDefault="00623C96" w:rsidP="00E20947">
      <w:pPr>
        <w:rPr>
          <w:position w:val="-4"/>
        </w:rPr>
      </w:pPr>
    </w:p>
    <w:p w14:paraId="60E6A347" w14:textId="77777777" w:rsidR="008F6A1B" w:rsidRPr="00EA77BC" w:rsidRDefault="008F6A1B" w:rsidP="00E20947">
      <w:r w:rsidRPr="00EA77BC">
        <w:t xml:space="preserve">The following is a list of all stand-alone options that are </w:t>
      </w:r>
      <w:r w:rsidRPr="00EA77BC">
        <w:rPr>
          <w:b/>
          <w:bCs/>
        </w:rPr>
        <w:t>NOT</w:t>
      </w:r>
      <w:r w:rsidRPr="00EA77BC">
        <w:t xml:space="preserve"> exported as part of the main PDM menu [PSS MGR]:</w:t>
      </w:r>
    </w:p>
    <w:p w14:paraId="60E6A348" w14:textId="77777777" w:rsidR="008F6A1B" w:rsidRPr="00EA77BC" w:rsidRDefault="008F6A1B" w:rsidP="00E20947"/>
    <w:p w14:paraId="60E6A349" w14:textId="77777777" w:rsidR="008F6A1B" w:rsidRPr="00EA77BC" w:rsidRDefault="008F6A1B" w:rsidP="00E20947">
      <w:pPr>
        <w:ind w:left="540"/>
        <w:rPr>
          <w:i/>
          <w:iCs/>
          <w:color w:val="000000"/>
        </w:rPr>
      </w:pPr>
      <w:r w:rsidRPr="00EA77BC">
        <w:rPr>
          <w:i/>
          <w:iCs/>
          <w:color w:val="000000"/>
        </w:rPr>
        <w:t>*Other Language Translation Setup</w:t>
      </w:r>
    </w:p>
    <w:p w14:paraId="60E6A34A" w14:textId="77777777" w:rsidR="008F6A1B" w:rsidRPr="00EA77BC" w:rsidRDefault="008F6A1B" w:rsidP="00E20947">
      <w:pPr>
        <w:ind w:left="540"/>
        <w:rPr>
          <w:color w:val="000000"/>
        </w:rPr>
      </w:pPr>
      <w:r w:rsidRPr="00EA77BC">
        <w:rPr>
          <w:color w:val="000000"/>
        </w:rPr>
        <w:t>[PSS OTHER LANGUAGE SETUP]</w:t>
      </w:r>
    </w:p>
    <w:p w14:paraId="60E6A34B" w14:textId="77777777" w:rsidR="008F6A1B" w:rsidRPr="00EA77BC" w:rsidRDefault="008F6A1B" w:rsidP="00732461">
      <w:pPr>
        <w:ind w:left="540"/>
        <w:rPr>
          <w:color w:val="000000"/>
        </w:rPr>
      </w:pPr>
    </w:p>
    <w:p w14:paraId="60E6A34C" w14:textId="77777777" w:rsidR="008F6A1B" w:rsidRPr="00EA77BC" w:rsidRDefault="008F6A1B" w:rsidP="00732461">
      <w:pPr>
        <w:ind w:left="540"/>
        <w:rPr>
          <w:i/>
          <w:iCs/>
        </w:rPr>
      </w:pPr>
      <w:r w:rsidRPr="00EA77BC">
        <w:rPr>
          <w:i/>
          <w:iCs/>
        </w:rPr>
        <w:t xml:space="preserve">Drug Inquiry (IV) </w:t>
      </w:r>
    </w:p>
    <w:p w14:paraId="60E6A34D" w14:textId="77777777" w:rsidR="008F6A1B" w:rsidRPr="00EA77BC" w:rsidRDefault="008F6A1B" w:rsidP="00732461">
      <w:pPr>
        <w:ind w:left="540"/>
      </w:pPr>
      <w:r w:rsidRPr="00EA77BC">
        <w:t>[PSSJI DRUG INQUIRY]</w:t>
      </w:r>
    </w:p>
    <w:p w14:paraId="60E6A34E" w14:textId="77777777" w:rsidR="008F6A1B" w:rsidRPr="00EA77BC" w:rsidRDefault="008F6A1B" w:rsidP="00732461">
      <w:pPr>
        <w:ind w:left="540"/>
      </w:pPr>
    </w:p>
    <w:p w14:paraId="60E6A34F" w14:textId="77777777" w:rsidR="008F6A1B" w:rsidRPr="00EA77BC" w:rsidRDefault="008F6A1B" w:rsidP="000C5921">
      <w:pPr>
        <w:ind w:left="540"/>
        <w:rPr>
          <w:i/>
          <w:iCs/>
        </w:rPr>
      </w:pPr>
      <w:r w:rsidRPr="00EA77BC">
        <w:rPr>
          <w:i/>
          <w:iCs/>
        </w:rPr>
        <w:t xml:space="preserve">Electrolyte File (IV) </w:t>
      </w:r>
    </w:p>
    <w:p w14:paraId="60E6A350" w14:textId="77777777" w:rsidR="008F6A1B" w:rsidRPr="00EA77BC" w:rsidRDefault="008F6A1B" w:rsidP="000C5921">
      <w:pPr>
        <w:ind w:left="540"/>
      </w:pPr>
      <w:r w:rsidRPr="00EA77BC">
        <w:t>[PSSJI ELECTROLYTE FILE]</w:t>
      </w:r>
    </w:p>
    <w:p w14:paraId="60E6A351" w14:textId="77777777" w:rsidR="008F6A1B" w:rsidRPr="00EA77BC" w:rsidRDefault="008F6A1B" w:rsidP="000C5921"/>
    <w:p w14:paraId="60E6A352" w14:textId="77777777" w:rsidR="008F6A1B" w:rsidRPr="00EA77BC" w:rsidRDefault="008F6A1B" w:rsidP="000C5921">
      <w:pPr>
        <w:ind w:left="540"/>
        <w:rPr>
          <w:i/>
          <w:iCs/>
        </w:rPr>
      </w:pPr>
      <w:r w:rsidRPr="00EA77BC">
        <w:rPr>
          <w:i/>
          <w:iCs/>
        </w:rPr>
        <w:t>Enable/Disable Vendor Database Link</w:t>
      </w:r>
    </w:p>
    <w:p w14:paraId="60E6A353" w14:textId="77777777" w:rsidR="008F6A1B" w:rsidRPr="00EA77BC" w:rsidRDefault="008F6A1B" w:rsidP="000C5921">
      <w:pPr>
        <w:ind w:left="540"/>
      </w:pPr>
      <w:r w:rsidRPr="00EA77BC">
        <w:t>[PSS ENABLE/DISABLE DB LINK]</w:t>
      </w:r>
    </w:p>
    <w:p w14:paraId="60E6A354" w14:textId="77777777" w:rsidR="00914FCC" w:rsidRPr="00EA77BC" w:rsidRDefault="00914FCC" w:rsidP="001B3F39">
      <w:pPr>
        <w:ind w:left="540"/>
      </w:pPr>
    </w:p>
    <w:p w14:paraId="60E6A355" w14:textId="77777777" w:rsidR="00914FCC" w:rsidRPr="00EA77BC" w:rsidRDefault="00914FCC" w:rsidP="001B3F39">
      <w:pPr>
        <w:ind w:left="540"/>
        <w:rPr>
          <w:i/>
          <w:iCs/>
        </w:rPr>
      </w:pPr>
      <w:r w:rsidRPr="00EA77BC">
        <w:rPr>
          <w:i/>
          <w:iCs/>
        </w:rPr>
        <w:t>Find Unmapped Local Possible Dosages</w:t>
      </w:r>
    </w:p>
    <w:p w14:paraId="60E6A356" w14:textId="77777777" w:rsidR="00453197" w:rsidRPr="00EA77BC" w:rsidRDefault="00453197" w:rsidP="001B3F39">
      <w:pPr>
        <w:ind w:left="540"/>
      </w:pPr>
      <w:r w:rsidRPr="00EA77BC">
        <w:t>[PSS LOCAL DOSAGES EDIT ALL]</w:t>
      </w:r>
    </w:p>
    <w:p w14:paraId="60E6A357" w14:textId="77777777" w:rsidR="00291143" w:rsidRPr="00EA77BC" w:rsidRDefault="00291143" w:rsidP="001B3F39">
      <w:pPr>
        <w:ind w:left="540"/>
      </w:pPr>
    </w:p>
    <w:p w14:paraId="60E6A358" w14:textId="77777777" w:rsidR="00291143" w:rsidRPr="00EA77BC" w:rsidRDefault="00291143" w:rsidP="001B3F39">
      <w:pPr>
        <w:ind w:left="540"/>
        <w:rPr>
          <w:i/>
        </w:rPr>
      </w:pPr>
      <w:r w:rsidRPr="00EA77BC">
        <w:rPr>
          <w:i/>
        </w:rPr>
        <w:t>Add Default Med Route</w:t>
      </w:r>
    </w:p>
    <w:p w14:paraId="60E6A359" w14:textId="77777777" w:rsidR="00291143" w:rsidRPr="00EA77BC" w:rsidRDefault="00291143" w:rsidP="001B3F39">
      <w:pPr>
        <w:ind w:left="540"/>
      </w:pPr>
      <w:r w:rsidRPr="00EA77BC">
        <w:t>[PSS ADD DEFAULT MED ROUTE]</w:t>
      </w:r>
    </w:p>
    <w:p w14:paraId="60E6A35A" w14:textId="77777777" w:rsidR="008F6A1B" w:rsidRPr="00EA77BC" w:rsidRDefault="008F6A1B" w:rsidP="001B3F39">
      <w:pPr>
        <w:autoSpaceDE w:val="0"/>
        <w:autoSpaceDN w:val="0"/>
      </w:pPr>
      <w:bookmarkStart w:id="18" w:name="p005"/>
      <w:bookmarkEnd w:id="18"/>
    </w:p>
    <w:p w14:paraId="60E6A35B" w14:textId="77777777" w:rsidR="00476511" w:rsidRPr="00EA77BC" w:rsidRDefault="00476511" w:rsidP="001B3F39">
      <w:pPr>
        <w:ind w:left="540"/>
        <w:rPr>
          <w:i/>
        </w:rPr>
      </w:pPr>
      <w:r w:rsidRPr="00EA77BC">
        <w:rPr>
          <w:i/>
        </w:rPr>
        <w:t>Enable/Disable Dosing Order Checks</w:t>
      </w:r>
    </w:p>
    <w:p w14:paraId="60E6A35C" w14:textId="77777777" w:rsidR="00476511" w:rsidRPr="00EA77BC" w:rsidRDefault="00476511" w:rsidP="001B3F39">
      <w:pPr>
        <w:ind w:left="540"/>
      </w:pPr>
      <w:r w:rsidRPr="00EA77BC">
        <w:t>[PSS DOSING ORDER CHECKS]</w:t>
      </w:r>
    </w:p>
    <w:p w14:paraId="60E6A35D" w14:textId="77777777" w:rsidR="00476511" w:rsidRPr="00EA77BC" w:rsidRDefault="00476511" w:rsidP="001B3F39">
      <w:pPr>
        <w:autoSpaceDE w:val="0"/>
        <w:autoSpaceDN w:val="0"/>
      </w:pPr>
    </w:p>
    <w:p w14:paraId="60E6A35E" w14:textId="77777777" w:rsidR="008F6A1B" w:rsidRPr="00EA77BC" w:rsidRDefault="0076180B" w:rsidP="001B3F39">
      <w:pPr>
        <w:pStyle w:val="ListParagraph"/>
        <w:autoSpaceDE w:val="0"/>
        <w:autoSpaceDN w:val="0"/>
      </w:pPr>
      <w:r>
        <w:rPr>
          <w:noProof/>
          <w:position w:val="-4"/>
        </w:rPr>
        <w:drawing>
          <wp:inline distT="0" distB="0" distL="0" distR="0" wp14:anchorId="60E6DD23" wp14:editId="60E6DD24">
            <wp:extent cx="508000" cy="406400"/>
            <wp:effectExtent l="0" t="0" r="0" b="0"/>
            <wp:docPr id="5" name="Picture 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graphic"/>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8F6A1B" w:rsidRPr="00EA77BC">
        <w:t xml:space="preserve">The </w:t>
      </w:r>
      <w:r w:rsidR="008F6A1B" w:rsidRPr="00EA77BC">
        <w:rPr>
          <w:i/>
          <w:iCs/>
        </w:rPr>
        <w:t>Enable/Disable Vendor Database Link</w:t>
      </w:r>
      <w:r w:rsidR="008F6A1B" w:rsidRPr="00EA77BC">
        <w:t xml:space="preserve"> </w:t>
      </w:r>
      <w:r w:rsidR="00476511" w:rsidRPr="00EA77BC">
        <w:t xml:space="preserve">[PSS ENABLE/DISABLE DB LINK] </w:t>
      </w:r>
      <w:r w:rsidR="008F6A1B" w:rsidRPr="00EA77BC">
        <w:t xml:space="preserve">option exists </w:t>
      </w:r>
      <w:r w:rsidR="008F6A1B" w:rsidRPr="00EA77BC">
        <w:rPr>
          <w:b/>
          <w:bCs/>
        </w:rPr>
        <w:t>ONLY</w:t>
      </w:r>
      <w:r w:rsidR="008F6A1B"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8F6A1B" w:rsidRPr="00EA77BC">
        <w:t xml:space="preserve">It is </w:t>
      </w:r>
      <w:r w:rsidR="008F6A1B" w:rsidRPr="00EA77BC">
        <w:rPr>
          <w:b/>
          <w:bCs/>
        </w:rPr>
        <w:t>NOT</w:t>
      </w:r>
      <w:r w:rsidR="008F6A1B" w:rsidRPr="00EA77BC">
        <w:t xml:space="preserve"> exported as part of the main </w:t>
      </w:r>
      <w:r w:rsidR="008F6A1B" w:rsidRPr="00EA77BC">
        <w:rPr>
          <w:i/>
        </w:rPr>
        <w:t>PDM</w:t>
      </w:r>
      <w:r w:rsidR="008F6A1B" w:rsidRPr="00EA77BC">
        <w:t xml:space="preserve"> menu [PSS MGR]</w:t>
      </w:r>
    </w:p>
    <w:p w14:paraId="60E6A35F" w14:textId="77777777" w:rsidR="008F6A1B" w:rsidRPr="00EA77BC" w:rsidRDefault="008F6A1B" w:rsidP="001B3F39">
      <w:pPr>
        <w:pStyle w:val="ListParagraph"/>
        <w:autoSpaceDE w:val="0"/>
        <w:autoSpaceDN w:val="0"/>
      </w:pPr>
    </w:p>
    <w:p w14:paraId="60E6A360" w14:textId="77777777" w:rsidR="008F6A1B" w:rsidRPr="00EA77BC" w:rsidRDefault="008F6A1B" w:rsidP="001B3F39">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A361" w14:textId="77777777" w:rsidR="008F6A1B" w:rsidRPr="00EA77BC" w:rsidRDefault="008F6A1B" w:rsidP="001B3F39">
      <w:pPr>
        <w:autoSpaceDE w:val="0"/>
        <w:autoSpaceDN w:val="0"/>
        <w:ind w:left="810" w:hanging="810"/>
      </w:pPr>
    </w:p>
    <w:p w14:paraId="60E6A362" w14:textId="77777777" w:rsidR="00392CEF" w:rsidRPr="00EA77BC" w:rsidRDefault="00476511" w:rsidP="00CD4C83">
      <w:pPr>
        <w:rPr>
          <w:color w:val="000000"/>
          <w:position w:val="-4"/>
        </w:rPr>
      </w:pPr>
      <w:r w:rsidRPr="00EA77BC">
        <w:rPr>
          <w:position w:val="-4"/>
        </w:rPr>
        <w:t>*</w:t>
      </w:r>
      <w:r w:rsidRPr="00EA77BC">
        <w:rPr>
          <w:i/>
          <w:color w:val="000000"/>
          <w:position w:val="-4"/>
        </w:rPr>
        <w:t>Other Language Translation Setup</w:t>
      </w:r>
      <w:r w:rsidRPr="00EA77BC">
        <w:rPr>
          <w:color w:val="000000"/>
          <w:position w:val="-4"/>
        </w:rPr>
        <w:t xml:space="preserve"> [PSS OTHER LANGUAGE SETUP]</w:t>
      </w:r>
      <w:r w:rsidRPr="00EA77BC">
        <w:rPr>
          <w:color w:val="000000"/>
        </w:rPr>
        <w:t xml:space="preserve"> </w:t>
      </w:r>
      <w:r w:rsidRPr="00EA77BC">
        <w:rPr>
          <w:color w:val="000000"/>
          <w:position w:val="-4"/>
        </w:rPr>
        <w:t xml:space="preserve">option </w:t>
      </w:r>
      <w:r w:rsidR="008F6A1B" w:rsidRPr="00EA77BC">
        <w:rPr>
          <w:color w:val="000000"/>
          <w:position w:val="-4"/>
        </w:rPr>
        <w:t>is a stand-alone option that must be assigned to the person(s) responsible for maintaining it.</w:t>
      </w:r>
    </w:p>
    <w:p w14:paraId="60E6A363" w14:textId="77777777" w:rsidR="00476511" w:rsidRPr="00EA77BC" w:rsidRDefault="00476511" w:rsidP="00BA5F06">
      <w:pPr>
        <w:rPr>
          <w:color w:val="000000"/>
          <w:position w:val="-4"/>
        </w:rPr>
      </w:pPr>
    </w:p>
    <w:p w14:paraId="60E6A364" w14:textId="77777777" w:rsidR="00476511" w:rsidRPr="00EA77BC" w:rsidRDefault="0076180B" w:rsidP="00EA77BC">
      <w:pPr>
        <w:pStyle w:val="ListParagraph"/>
        <w:autoSpaceDE w:val="0"/>
        <w:autoSpaceDN w:val="0"/>
        <w:ind w:left="810" w:hanging="810"/>
      </w:pPr>
      <w:r>
        <w:rPr>
          <w:noProof/>
          <w:position w:val="-4"/>
        </w:rPr>
        <w:drawing>
          <wp:inline distT="0" distB="0" distL="0" distR="0" wp14:anchorId="60E6DD25" wp14:editId="60E6DD26">
            <wp:extent cx="508000" cy="406400"/>
            <wp:effectExtent l="0" t="0" r="0" b="0"/>
            <wp:docPr id="6" name="Picture 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graphic"/>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476511" w:rsidRPr="00EA77BC">
        <w:t xml:space="preserve">The </w:t>
      </w:r>
      <w:r w:rsidR="00476511" w:rsidRPr="00EA77BC">
        <w:rPr>
          <w:i/>
          <w:iCs/>
        </w:rPr>
        <w:t>Enable/Disable Dosing Order Checks</w:t>
      </w:r>
      <w:r w:rsidR="00476511" w:rsidRPr="00EA77BC">
        <w:t xml:space="preserve"> [PSS DOSING ORDER CHECKS] option exists </w:t>
      </w:r>
      <w:r w:rsidR="00476511" w:rsidRPr="00EA77BC">
        <w:rPr>
          <w:b/>
          <w:bCs/>
        </w:rPr>
        <w:t>ONLY</w:t>
      </w:r>
      <w:r w:rsidR="00476511" w:rsidRPr="00EA77BC">
        <w:t xml:space="preserve"> as a way for technical personnel to turn on/off Dosing Order Checks if authorized by Pharmacy Benefits Management (PBM). This option is rarely used.  It is </w:t>
      </w:r>
      <w:r w:rsidR="00476511" w:rsidRPr="00EA77BC">
        <w:rPr>
          <w:b/>
          <w:bCs/>
        </w:rPr>
        <w:t>NOT</w:t>
      </w:r>
      <w:r w:rsidR="00476511" w:rsidRPr="00EA77BC">
        <w:t xml:space="preserve"> exported as part of the main </w:t>
      </w:r>
      <w:r w:rsidR="00476511" w:rsidRPr="00EA77BC">
        <w:rPr>
          <w:i/>
        </w:rPr>
        <w:t>PDM</w:t>
      </w:r>
      <w:r w:rsidR="00476511" w:rsidRPr="00EA77BC">
        <w:t xml:space="preserve"> menu [PSS MGR]</w:t>
      </w:r>
    </w:p>
    <w:p w14:paraId="60E6A365" w14:textId="77777777" w:rsidR="00E96D0D" w:rsidRPr="00EA77BC" w:rsidRDefault="00E96D0D" w:rsidP="00BA5F06">
      <w:pPr>
        <w:rPr>
          <w:color w:val="000000"/>
          <w:position w:val="-4"/>
        </w:rPr>
      </w:pPr>
    </w:p>
    <w:p w14:paraId="60E6A366" w14:textId="77777777" w:rsidR="00595E65" w:rsidRPr="00EA77BC" w:rsidRDefault="00595E65" w:rsidP="00EA77BC">
      <w:pPr>
        <w:pStyle w:val="Heading1"/>
        <w:tabs>
          <w:tab w:val="clear" w:pos="1440"/>
        </w:tabs>
        <w:ind w:left="720" w:hanging="720"/>
      </w:pPr>
      <w:bookmarkStart w:id="19" w:name="Stand_Alone_Menu_Options"/>
      <w:bookmarkStart w:id="20" w:name="_Toc376874051"/>
      <w:bookmarkStart w:id="21" w:name="_Toc523224095"/>
      <w:bookmarkEnd w:id="19"/>
      <w:r w:rsidRPr="00EA77BC">
        <w:lastRenderedPageBreak/>
        <w:t xml:space="preserve">CMOP Mark/Unmark (Single </w:t>
      </w:r>
      <w:r w:rsidR="007B5DF7" w:rsidRPr="00EA77BC">
        <w:t>drug</w:t>
      </w:r>
      <w:r w:rsidRPr="00EA77BC">
        <w:t>)</w:t>
      </w:r>
      <w:bookmarkEnd w:id="20"/>
      <w:bookmarkEnd w:id="21"/>
      <w:r w:rsidRPr="00EA77BC">
        <w:fldChar w:fldCharType="begin"/>
      </w:r>
      <w:r w:rsidRPr="00EA77BC">
        <w:instrText xml:space="preserve"> XE "CMOP Mark/Unmark (Single drug) option" \b </w:instrText>
      </w:r>
      <w:r w:rsidRPr="00EA77BC">
        <w:fldChar w:fldCharType="end"/>
      </w:r>
      <w:r w:rsidRPr="00EA77BC">
        <w:t xml:space="preserve"> </w:t>
      </w:r>
    </w:p>
    <w:p w14:paraId="60E6A367" w14:textId="77777777" w:rsidR="00595E65" w:rsidRPr="00EA77BC" w:rsidRDefault="00595E65" w:rsidP="00EA77BC">
      <w:pPr>
        <w:pStyle w:val="Heading4"/>
        <w:spacing w:after="0"/>
      </w:pPr>
      <w:bookmarkStart w:id="22" w:name="_Toc14665830"/>
      <w:r w:rsidRPr="00EA77BC">
        <w:tab/>
        <w:t>[PSSXX MARK]</w:t>
      </w:r>
      <w:bookmarkEnd w:id="22"/>
      <w:r w:rsidRPr="00EA77BC">
        <w:br/>
      </w:r>
    </w:p>
    <w:p w14:paraId="60E6A368" w14:textId="77777777" w:rsidR="00595E65" w:rsidRPr="00EA77BC" w:rsidRDefault="00595E65" w:rsidP="00E20947">
      <w:pPr>
        <w:rPr>
          <w:rFonts w:cs="Tahoma"/>
        </w:rPr>
      </w:pPr>
      <w:r w:rsidRPr="00EA77BC">
        <w:rPr>
          <w:rFonts w:cs="Tahoma"/>
        </w:rPr>
        <w:t xml:space="preserve">The </w:t>
      </w:r>
      <w:r w:rsidRPr="00EA77BC">
        <w:rPr>
          <w:rFonts w:cs="Tahoma"/>
          <w:i/>
          <w:iCs/>
        </w:rPr>
        <w:t>CMOP Mark/Unmark (Single drug)</w:t>
      </w:r>
      <w:r w:rsidRPr="00EA77BC">
        <w:rPr>
          <w:rFonts w:cs="Tahoma"/>
        </w:rPr>
        <w:t xml:space="preserve"> </w:t>
      </w:r>
      <w:r w:rsidR="008359DE" w:rsidRPr="00EA77BC">
        <w:rPr>
          <w:rFonts w:cs="Tahoma"/>
        </w:rPr>
        <w:t xml:space="preserve">[PSSXX MARK] </w:t>
      </w:r>
      <w:r w:rsidRPr="00EA77BC">
        <w:rPr>
          <w:rFonts w:cs="Tahoma"/>
        </w:rPr>
        <w:t xml:space="preserve">option </w:t>
      </w:r>
      <w:r w:rsidRPr="00EA77BC">
        <w:rPr>
          <w:rFonts w:cs="Tahoma"/>
        </w:rPr>
        <w:fldChar w:fldCharType="begin"/>
      </w:r>
      <w:r w:rsidRPr="00EA77BC">
        <w:instrText xml:space="preserve"> XE "</w:instrText>
      </w:r>
      <w:r w:rsidRPr="00EA77BC">
        <w:rPr>
          <w:rFonts w:cs="Tahoma"/>
          <w:i/>
          <w:iCs/>
        </w:rPr>
        <w:instrText>CMOP Mark/Unmark (Single drug)</w:instrText>
      </w:r>
      <w:r w:rsidRPr="00EA77BC">
        <w:rPr>
          <w:rFonts w:cs="Tahoma"/>
        </w:rPr>
        <w:instrText xml:space="preserve"> option</w:instrText>
      </w:r>
      <w:r w:rsidRPr="00EA77BC">
        <w:instrText xml:space="preserve">" \b </w:instrText>
      </w:r>
      <w:r w:rsidRPr="00EA77BC">
        <w:rPr>
          <w:rFonts w:cs="Tahoma"/>
        </w:rPr>
        <w:fldChar w:fldCharType="end"/>
      </w:r>
      <w:r w:rsidRPr="00EA77BC">
        <w:rPr>
          <w:rFonts w:cs="Tahoma"/>
        </w:rPr>
        <w:t xml:space="preserve">allows the user to mark/unmark a single drug for transmission to the Consolidated Mail Outpatient Pharmacy (CMOP). Pertinent DRUG file (#50) and VA PRODUCT file (#50.68) fields shall be displayed to the user for review whenever a drug is marked or unmarked for CMOP transmission. </w:t>
      </w:r>
    </w:p>
    <w:p w14:paraId="60E6A369" w14:textId="77777777" w:rsidR="00595E65" w:rsidRPr="00EA77BC" w:rsidRDefault="00595E65" w:rsidP="00EA77BC">
      <w:pPr>
        <w:pStyle w:val="Heading4"/>
        <w:spacing w:after="0"/>
      </w:pPr>
    </w:p>
    <w:p w14:paraId="60E6A36A" w14:textId="77777777" w:rsidR="00595E65" w:rsidRPr="00EA77BC" w:rsidRDefault="00595E65" w:rsidP="00E20947">
      <w:pPr>
        <w:rPr>
          <w:rFonts w:cs="Tahoma"/>
        </w:rPr>
      </w:pPr>
      <w:r w:rsidRPr="00EA77BC">
        <w:rPr>
          <w:rFonts w:cs="Tahoma"/>
        </w:rPr>
        <w:t>If the user marks the entry to transmit to CMOP, it will replace the Dispense Unit with the VA Dispense Unit. In addition, if the user overwrites the local drug name with the VA Print Name, the entry may not be edited. The VA Print Name will be displayed on all profiles and prescription labels if the local drug name is overwritten with the VA Print Name. The local drug name will no longer be selectable during order entry.</w:t>
      </w:r>
      <w:r w:rsidR="005A6333" w:rsidRPr="00EA77BC">
        <w:rPr>
          <w:rFonts w:cs="Tahoma"/>
        </w:rPr>
        <w:t xml:space="preserve"> </w:t>
      </w:r>
    </w:p>
    <w:p w14:paraId="60E6A36B" w14:textId="77777777" w:rsidR="00595E65" w:rsidRPr="00EA77BC" w:rsidRDefault="00595E65" w:rsidP="00E20947">
      <w:pPr>
        <w:rPr>
          <w:rFonts w:cs="Tahoma"/>
        </w:rPr>
      </w:pPr>
    </w:p>
    <w:p w14:paraId="60E6A36C" w14:textId="77777777" w:rsidR="00595E65" w:rsidRPr="00EA77BC" w:rsidRDefault="00595E65" w:rsidP="00E20947">
      <w:pPr>
        <w:rPr>
          <w:rFonts w:cs="Tahoma"/>
        </w:rPr>
      </w:pPr>
      <w:r w:rsidRPr="00EA77BC">
        <w:rPr>
          <w:rFonts w:cs="Tahoma"/>
        </w:rPr>
        <w:t>If the user chooses not to overwrite the local drug name with the VA Print Name, the local drug name will continue to be displayed on all profiles and can be used for drug selection during order entry. The VA Print Name will be displayed on all prescription labels regardless of the local drug name.</w:t>
      </w:r>
    </w:p>
    <w:p w14:paraId="60E6A36D" w14:textId="77777777" w:rsidR="00595E65" w:rsidRPr="00EA77BC" w:rsidRDefault="00595E65" w:rsidP="00732461">
      <w:pPr>
        <w:rPr>
          <w:rFonts w:cs="Tahoma"/>
        </w:rPr>
      </w:pPr>
    </w:p>
    <w:p w14:paraId="60E6A36E" w14:textId="77777777" w:rsidR="00595E65" w:rsidRPr="00EA77BC" w:rsidRDefault="00595E65" w:rsidP="00732461">
      <w:pPr>
        <w:rPr>
          <w:rFonts w:cs="Tahoma"/>
        </w:rPr>
      </w:pPr>
      <w:r w:rsidRPr="00EA77BC">
        <w:rPr>
          <w:rFonts w:cs="Tahoma"/>
        </w:rPr>
        <w:t xml:space="preserve">A drug cannot be marked for CMOP if: </w:t>
      </w:r>
    </w:p>
    <w:p w14:paraId="60E6A36F" w14:textId="77777777" w:rsidR="00595E65" w:rsidRPr="00EA77BC" w:rsidRDefault="00595E65" w:rsidP="00732461">
      <w:pPr>
        <w:rPr>
          <w:rFonts w:cs="Tahoma"/>
          <w:sz w:val="12"/>
          <w:szCs w:val="12"/>
        </w:rPr>
      </w:pPr>
    </w:p>
    <w:p w14:paraId="60E6A370" w14:textId="77777777" w:rsidR="00595E65" w:rsidRPr="00EA77BC" w:rsidRDefault="00595E65" w:rsidP="00732461">
      <w:pPr>
        <w:numPr>
          <w:ilvl w:val="0"/>
          <w:numId w:val="9"/>
        </w:numPr>
        <w:rPr>
          <w:rFonts w:cs="Tahoma"/>
        </w:rPr>
      </w:pPr>
      <w:r w:rsidRPr="00EA77BC">
        <w:rPr>
          <w:rFonts w:cs="Tahoma"/>
        </w:rPr>
        <w:t>It is inactive in DRUG file (#50) or VA PRODUCT file (#50.68).</w:t>
      </w:r>
    </w:p>
    <w:p w14:paraId="60E6A371" w14:textId="77777777" w:rsidR="00595E65" w:rsidRPr="00EA77BC" w:rsidRDefault="00595E65" w:rsidP="000C5921">
      <w:pPr>
        <w:numPr>
          <w:ilvl w:val="0"/>
          <w:numId w:val="9"/>
        </w:numPr>
        <w:rPr>
          <w:rFonts w:cs="Tahoma"/>
        </w:rPr>
      </w:pPr>
      <w:r w:rsidRPr="00EA77BC">
        <w:rPr>
          <w:rFonts w:cs="Tahoma"/>
        </w:rPr>
        <w:t>It is not marked for Outpatient Medications use.</w:t>
      </w:r>
    </w:p>
    <w:p w14:paraId="60E6A372" w14:textId="77777777" w:rsidR="00595E65" w:rsidRPr="00EA77BC" w:rsidRDefault="00595E65" w:rsidP="000C5921">
      <w:pPr>
        <w:numPr>
          <w:ilvl w:val="0"/>
          <w:numId w:val="9"/>
        </w:numPr>
        <w:rPr>
          <w:rFonts w:cs="Tahoma"/>
        </w:rPr>
      </w:pPr>
      <w:r w:rsidRPr="00EA77BC">
        <w:rPr>
          <w:rFonts w:cs="Tahoma"/>
        </w:rPr>
        <w:t>It is not matched to National Drug File.</w:t>
      </w:r>
    </w:p>
    <w:p w14:paraId="60E6A373" w14:textId="77777777" w:rsidR="00595E65" w:rsidRPr="00EA77BC" w:rsidRDefault="00595E65" w:rsidP="000C5921">
      <w:pPr>
        <w:numPr>
          <w:ilvl w:val="0"/>
          <w:numId w:val="9"/>
        </w:numPr>
        <w:rPr>
          <w:rFonts w:cs="Tahoma"/>
        </w:rPr>
      </w:pPr>
      <w:r w:rsidRPr="00EA77BC">
        <w:rPr>
          <w:rFonts w:cs="Tahoma"/>
        </w:rPr>
        <w:t>It is a Schedule I or II narcotic.</w:t>
      </w:r>
    </w:p>
    <w:p w14:paraId="60E6A374" w14:textId="77777777" w:rsidR="00595E65" w:rsidRPr="00EA77BC" w:rsidRDefault="00595E65" w:rsidP="000C5921">
      <w:pPr>
        <w:numPr>
          <w:ilvl w:val="0"/>
          <w:numId w:val="9"/>
        </w:numPr>
        <w:rPr>
          <w:rFonts w:cs="Tahoma"/>
        </w:rPr>
      </w:pPr>
      <w:r w:rsidRPr="00EA77BC">
        <w:rPr>
          <w:rFonts w:cs="Tahoma"/>
        </w:rPr>
        <w:t>It is not marked for CMOP in National Drug File.</w:t>
      </w:r>
    </w:p>
    <w:p w14:paraId="60E6A375" w14:textId="77777777" w:rsidR="00595E65" w:rsidRPr="00EA77BC" w:rsidRDefault="00595E65" w:rsidP="000C5921">
      <w:pPr>
        <w:rPr>
          <w:rFonts w:cs="Tahoma"/>
        </w:rPr>
      </w:pPr>
      <w:bookmarkStart w:id="23" w:name="p006"/>
      <w:bookmarkEnd w:id="23"/>
    </w:p>
    <w:p w14:paraId="60E6A376" w14:textId="77777777" w:rsidR="00595E65" w:rsidRPr="00EA77BC" w:rsidRDefault="00595E65" w:rsidP="001B3F39">
      <w:r w:rsidRPr="00EA77BC">
        <w:rPr>
          <w:rFonts w:cs="Tahoma"/>
        </w:rPr>
        <w:t>The ability to mark/unmark a sing</w:t>
      </w:r>
      <w:r w:rsidR="000765E5" w:rsidRPr="00EA77BC">
        <w:rPr>
          <w:rFonts w:cs="Tahoma"/>
        </w:rPr>
        <w:t>l</w:t>
      </w:r>
      <w:r w:rsidRPr="00EA77BC">
        <w:rPr>
          <w:rFonts w:cs="Tahoma"/>
        </w:rPr>
        <w:t xml:space="preserve">e drug for CMOP transmission is also available utilizing the </w:t>
      </w:r>
      <w:r w:rsidRPr="00EA77BC">
        <w:rPr>
          <w:rFonts w:cs="Tahoma"/>
          <w:i/>
          <w:iCs/>
        </w:rPr>
        <w:t>Drug Enter/Edit</w:t>
      </w:r>
      <w:r w:rsidRPr="00EA77BC">
        <w:rPr>
          <w:rFonts w:cs="Tahoma"/>
        </w:rPr>
        <w:t xml:space="preserve"> </w:t>
      </w:r>
      <w:r w:rsidR="008359DE" w:rsidRPr="00EA77BC">
        <w:rPr>
          <w:rFonts w:cs="Tahoma"/>
        </w:rPr>
        <w:t>[</w:t>
      </w:r>
      <w:r w:rsidR="008359DE" w:rsidRPr="00EA77BC">
        <w:t>PSS DRUG ENTER/EDIT</w:t>
      </w:r>
      <w:r w:rsidR="008359DE" w:rsidRPr="00EA77BC">
        <w:rPr>
          <w:rFonts w:cs="Tahoma"/>
        </w:rPr>
        <w:t xml:space="preserve">] </w:t>
      </w:r>
      <w:r w:rsidRPr="00EA77BC">
        <w:rPr>
          <w:rFonts w:cs="Tahoma"/>
        </w:rPr>
        <w:t>option.</w:t>
      </w:r>
    </w:p>
    <w:p w14:paraId="60E6A377" w14:textId="77777777" w:rsidR="00595E65" w:rsidRPr="00EA77BC" w:rsidRDefault="00595E65" w:rsidP="0012128D"/>
    <w:p w14:paraId="60E6A378" w14:textId="77777777" w:rsidR="00595E65" w:rsidRPr="00EA77BC" w:rsidRDefault="0076180B" w:rsidP="0005137D">
      <w:r>
        <w:rPr>
          <w:noProof/>
        </w:rPr>
        <w:drawing>
          <wp:inline distT="0" distB="0" distL="0" distR="0" wp14:anchorId="60E6DD27" wp14:editId="60E6DD28">
            <wp:extent cx="520700" cy="203200"/>
            <wp:effectExtent l="0" t="0" r="0" b="0"/>
            <wp:docPr id="7" name="Picture 7"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key graphi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700" cy="203200"/>
                    </a:xfrm>
                    <a:prstGeom prst="rect">
                      <a:avLst/>
                    </a:prstGeom>
                    <a:noFill/>
                    <a:ln>
                      <a:noFill/>
                    </a:ln>
                  </pic:spPr>
                </pic:pic>
              </a:graphicData>
            </a:graphic>
          </wp:inline>
        </w:drawing>
      </w:r>
      <w:r w:rsidR="00595E65" w:rsidRPr="00EA77BC">
        <w:t xml:space="preserve">     </w:t>
      </w:r>
      <w:r w:rsidR="00595E65" w:rsidRPr="00EA77BC">
        <w:rPr>
          <w:b/>
        </w:rPr>
        <w:t>Locked: PSXCMOPMGR</w:t>
      </w:r>
    </w:p>
    <w:p w14:paraId="60E6A379" w14:textId="77777777" w:rsidR="00595E65" w:rsidRPr="00EA77BC" w:rsidRDefault="00595E65" w:rsidP="0005137D">
      <w:pPr>
        <w:tabs>
          <w:tab w:val="left" w:pos="6480"/>
        </w:tabs>
        <w:spacing w:line="216" w:lineRule="auto"/>
        <w:rPr>
          <w:bCs/>
        </w:rPr>
      </w:pPr>
      <w:r w:rsidRPr="00EA77BC">
        <w:rPr>
          <w:bCs/>
        </w:rPr>
        <w:t xml:space="preserve">Without the PSXCMOPMGR key, </w:t>
      </w:r>
      <w:r w:rsidRPr="00EA77BC">
        <w:rPr>
          <w:bCs/>
        </w:rPr>
        <w:fldChar w:fldCharType="begin"/>
      </w:r>
      <w:r w:rsidRPr="00EA77BC">
        <w:instrText xml:space="preserve"> XE "</w:instrText>
      </w:r>
      <w:r w:rsidRPr="00EA77BC">
        <w:rPr>
          <w:bCs/>
        </w:rPr>
        <w:instrText>PSXCMOPMGR key</w:instrText>
      </w:r>
      <w:r w:rsidRPr="00EA77BC">
        <w:instrText xml:space="preserve">" \b </w:instrText>
      </w:r>
      <w:r w:rsidRPr="00EA77BC">
        <w:rPr>
          <w:bCs/>
        </w:rPr>
        <w:fldChar w:fldCharType="end"/>
      </w:r>
      <w:r w:rsidRPr="00EA77BC">
        <w:rPr>
          <w:bCs/>
        </w:rPr>
        <w:t xml:space="preserve">the </w:t>
      </w:r>
      <w:r w:rsidRPr="00EA77BC">
        <w:rPr>
          <w:i/>
        </w:rPr>
        <w:t>CMOP Mark/Unmark (Single drug)</w:t>
      </w:r>
      <w:r w:rsidRPr="00EA77BC">
        <w:rPr>
          <w:i/>
        </w:rPr>
        <w:fldChar w:fldCharType="begin"/>
      </w:r>
      <w:r w:rsidRPr="00EA77BC">
        <w:instrText xml:space="preserve"> XE "CMOP Mark/Unmark (Single drug) option" \b </w:instrText>
      </w:r>
      <w:r w:rsidRPr="00EA77BC">
        <w:rPr>
          <w:i/>
        </w:rPr>
        <w:fldChar w:fldCharType="end"/>
      </w:r>
      <w:r w:rsidRPr="00EA77BC">
        <w:rPr>
          <w:i/>
        </w:rPr>
        <w:t xml:space="preserve"> </w:t>
      </w:r>
      <w:r w:rsidR="008359DE" w:rsidRPr="00EA77BC">
        <w:rPr>
          <w:rFonts w:cs="Tahoma"/>
        </w:rPr>
        <w:t xml:space="preserve">[PSSXX MARK] </w:t>
      </w:r>
      <w:r w:rsidRPr="00EA77BC">
        <w:rPr>
          <w:bCs/>
        </w:rPr>
        <w:t>option will not appear on your menu.</w:t>
      </w:r>
    </w:p>
    <w:p w14:paraId="60E6A37A" w14:textId="77777777" w:rsidR="00595E65" w:rsidRPr="00EA77BC" w:rsidRDefault="00595E65" w:rsidP="0005137D">
      <w:pPr>
        <w:tabs>
          <w:tab w:val="left" w:pos="6480"/>
        </w:tabs>
        <w:spacing w:line="216" w:lineRule="auto"/>
        <w:rPr>
          <w:bCs/>
        </w:rPr>
      </w:pPr>
    </w:p>
    <w:p w14:paraId="60E6A37B" w14:textId="77777777" w:rsidR="00595E65" w:rsidRPr="00EA77BC" w:rsidRDefault="0076180B" w:rsidP="00EB241E">
      <w:pPr>
        <w:tabs>
          <w:tab w:val="left" w:pos="2340"/>
        </w:tabs>
        <w:spacing w:line="216" w:lineRule="auto"/>
        <w:ind w:left="720" w:right="180" w:hanging="720"/>
      </w:pPr>
      <w:r>
        <w:rPr>
          <w:noProof/>
          <w:position w:val="-4"/>
        </w:rPr>
        <w:drawing>
          <wp:inline distT="0" distB="0" distL="0" distR="0" wp14:anchorId="60E6DD29" wp14:editId="60E6DD2A">
            <wp:extent cx="419100" cy="342900"/>
            <wp:effectExtent l="0" t="0" r="0" b="0"/>
            <wp:docPr id="8"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t xml:space="preserve">When using the </w:t>
      </w:r>
      <w:r w:rsidR="00595E65" w:rsidRPr="00EA77BC">
        <w:rPr>
          <w:i/>
        </w:rPr>
        <w:t>CMOP Mark/Unmark (Single drug)</w:t>
      </w:r>
      <w:r w:rsidR="00595E65" w:rsidRPr="00EA77BC">
        <w:rPr>
          <w:i/>
        </w:rPr>
        <w:fldChar w:fldCharType="begin"/>
      </w:r>
      <w:r w:rsidR="00595E65" w:rsidRPr="00EA77BC">
        <w:instrText xml:space="preserve"> XE "CMOP Mark/Unmark (Single drug) option" \b</w:instrText>
      </w:r>
      <w:r w:rsidR="00595E65" w:rsidRPr="00EA77BC">
        <w:rPr>
          <w:i/>
        </w:rPr>
        <w:fldChar w:fldCharType="end"/>
      </w:r>
      <w:r w:rsidR="00595E65" w:rsidRPr="00EA77BC">
        <w:t xml:space="preserve"> </w:t>
      </w:r>
      <w:r w:rsidR="008359DE" w:rsidRPr="00EA77BC">
        <w:rPr>
          <w:rFonts w:cs="Tahoma"/>
        </w:rPr>
        <w:t xml:space="preserve">[PSSXX MARK] </w:t>
      </w:r>
      <w:r w:rsidR="00595E65" w:rsidRPr="00EA77BC">
        <w:t xml:space="preserve">option to mark a drug for CMOP the user </w:t>
      </w:r>
      <w:r w:rsidR="00595E65" w:rsidRPr="00EA77BC">
        <w:rPr>
          <w:b/>
        </w:rPr>
        <w:t>must</w:t>
      </w:r>
      <w:r w:rsidR="00595E65" w:rsidRPr="00EA77BC">
        <w:t xml:space="preserve"> update the cost information in the DRUG file (#50) to ensure the cost data for each prescription fill will be correct. Use the </w:t>
      </w:r>
      <w:r w:rsidR="00595E65" w:rsidRPr="00EA77BC">
        <w:rPr>
          <w:i/>
        </w:rPr>
        <w:t>Drug Enter/Edit</w:t>
      </w:r>
      <w:r w:rsidR="00595E65" w:rsidRPr="00EA77BC">
        <w:t xml:space="preserve"> option</w:t>
      </w:r>
      <w:r w:rsidR="00595E65" w:rsidRPr="00EA77BC">
        <w:fldChar w:fldCharType="begin"/>
      </w:r>
      <w:r w:rsidR="00595E65" w:rsidRPr="00EA77BC">
        <w:instrText xml:space="preserve"> XE "Drug Enter/Edit option" \b</w:instrText>
      </w:r>
      <w:r w:rsidR="00595E65" w:rsidRPr="00EA77BC">
        <w:fldChar w:fldCharType="end"/>
      </w:r>
      <w:r w:rsidR="00595E65" w:rsidRPr="00EA77BC">
        <w:t xml:space="preserve"> </w:t>
      </w:r>
      <w:r w:rsidR="008359DE" w:rsidRPr="00EA77BC">
        <w:rPr>
          <w:rFonts w:cs="Tahoma"/>
        </w:rPr>
        <w:t>[</w:t>
      </w:r>
      <w:r w:rsidR="008359DE" w:rsidRPr="00EA77BC">
        <w:t>PSS DRUG ENTER/EDIT</w:t>
      </w:r>
      <w:r w:rsidR="008359DE" w:rsidRPr="00EA77BC">
        <w:rPr>
          <w:rFonts w:cs="Tahoma"/>
        </w:rPr>
        <w:t xml:space="preserve">] </w:t>
      </w:r>
      <w:r w:rsidR="00595E65" w:rsidRPr="00EA77BC">
        <w:t>to edit the price per order unit and the dispense units per order unit when appropriate.</w:t>
      </w:r>
    </w:p>
    <w:p w14:paraId="60E6A37C" w14:textId="77777777" w:rsidR="00595E65" w:rsidRPr="00EA77BC" w:rsidRDefault="00595E65" w:rsidP="005C4F1E">
      <w:pPr>
        <w:tabs>
          <w:tab w:val="left" w:pos="2340"/>
        </w:tabs>
        <w:spacing w:line="216" w:lineRule="auto"/>
        <w:ind w:right="720"/>
      </w:pPr>
    </w:p>
    <w:p w14:paraId="60E6A37D" w14:textId="77777777" w:rsidR="00595E65" w:rsidRPr="00EA77BC" w:rsidRDefault="00595E65" w:rsidP="000128D8">
      <w:pPr>
        <w:pStyle w:val="Example"/>
        <w:rPr>
          <w:bCs/>
        </w:rPr>
      </w:pPr>
      <w:bookmarkStart w:id="24" w:name="Page_7"/>
      <w:bookmarkEnd w:id="24"/>
      <w:r w:rsidRPr="00EA77BC">
        <w:t xml:space="preserve">Example 1:  </w:t>
      </w:r>
      <w:r w:rsidR="005A2D56" w:rsidRPr="00EA77BC">
        <w:rPr>
          <w:b w:val="0"/>
        </w:rPr>
        <w:t xml:space="preserve">Marking a </w:t>
      </w:r>
      <w:r w:rsidR="005A2D56" w:rsidRPr="00EA77BC">
        <w:rPr>
          <w:i/>
        </w:rPr>
        <w:t>CMOP Drug (Single drug)</w:t>
      </w:r>
      <w:r w:rsidR="005A2D56" w:rsidRPr="00EA77BC">
        <w:rPr>
          <w:b w:val="0"/>
        </w:rPr>
        <w:t xml:space="preserve"> </w:t>
      </w:r>
      <w:r w:rsidR="005A2D56" w:rsidRPr="00EA77BC">
        <w:rPr>
          <w:rFonts w:cs="Tahoma"/>
        </w:rPr>
        <w:t>[PSSXX MARK] Option</w:t>
      </w:r>
      <w:r w:rsidR="005A2D56" w:rsidRPr="00EA77BC">
        <w:rPr>
          <w:b w:val="0"/>
        </w:rPr>
        <w:t xml:space="preserve"> </w:t>
      </w:r>
      <w:r w:rsidR="005A2D56" w:rsidRPr="00EA77BC">
        <w:rPr>
          <w:bCs/>
        </w:rPr>
        <w:fldChar w:fldCharType="begin"/>
      </w:r>
      <w:r w:rsidR="005A2D56" w:rsidRPr="00EA77BC">
        <w:rPr>
          <w:bCs/>
        </w:rPr>
        <w:instrText xml:space="preserve"> XE "Marking a CMOP Drug (Single drug)" \b</w:instrText>
      </w:r>
      <w:r w:rsidR="005A2D56" w:rsidRPr="00EA77BC">
        <w:rPr>
          <w:bCs/>
        </w:rPr>
        <w:fldChar w:fldCharType="end"/>
      </w:r>
    </w:p>
    <w:p w14:paraId="60E6A37E"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CMOP M</w:t>
      </w:r>
      <w:r w:rsidRPr="00EA77BC">
        <w:rPr>
          <w:rFonts w:ascii="Courier New" w:hAnsi="Courier New"/>
          <w:sz w:val="16"/>
        </w:rPr>
        <w:t>ark/Unmark (Single drug)</w:t>
      </w:r>
      <w:r w:rsidRPr="00EA77BC">
        <w:rPr>
          <w:rFonts w:ascii="Courier New" w:hAnsi="Courier New"/>
          <w:sz w:val="16"/>
        </w:rPr>
        <w:fldChar w:fldCharType="begin"/>
      </w:r>
      <w:r w:rsidRPr="00EA77BC">
        <w:instrText xml:space="preserve"> XE "CMOP Mark/Unmark (Single drug) option" \b</w:instrText>
      </w:r>
      <w:r w:rsidRPr="00EA77BC">
        <w:rPr>
          <w:rFonts w:ascii="Courier New" w:hAnsi="Courier New"/>
          <w:sz w:val="16"/>
        </w:rPr>
        <w:fldChar w:fldCharType="end"/>
      </w:r>
    </w:p>
    <w:p w14:paraId="60E6A37F" w14:textId="77777777" w:rsidR="00595E65" w:rsidRPr="00EA77BC" w:rsidRDefault="00595E65" w:rsidP="000128D8">
      <w:pPr>
        <w:shd w:val="pct10" w:color="auto" w:fill="auto"/>
        <w:spacing w:line="216" w:lineRule="auto"/>
        <w:ind w:left="374"/>
        <w:rPr>
          <w:rFonts w:ascii="Courier New" w:hAnsi="Courier New"/>
          <w:sz w:val="16"/>
        </w:rPr>
      </w:pPr>
    </w:p>
    <w:p w14:paraId="60E6A380"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This option allows you to choose entries from your drug file and helps you</w:t>
      </w:r>
    </w:p>
    <w:p w14:paraId="60E6A381"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review your NDF matches and mark individual entries to send to CMOP.</w:t>
      </w:r>
    </w:p>
    <w:p w14:paraId="60E6A382" w14:textId="77777777" w:rsidR="00595E65" w:rsidRPr="00EA77BC" w:rsidRDefault="00595E65" w:rsidP="000128D8">
      <w:pPr>
        <w:shd w:val="pct10" w:color="auto" w:fill="auto"/>
        <w:spacing w:line="216" w:lineRule="auto"/>
        <w:ind w:left="374"/>
        <w:rPr>
          <w:rFonts w:ascii="Courier New" w:hAnsi="Courier New"/>
          <w:sz w:val="16"/>
        </w:rPr>
      </w:pPr>
    </w:p>
    <w:p w14:paraId="60E6A383"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If you mark the entry to transmit to CMOP, it will replace your Dispense Unit</w:t>
      </w:r>
    </w:p>
    <w:p w14:paraId="60E6A384"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Dispense Unit. In addition, you may overwrite the local drug name</w:t>
      </w:r>
    </w:p>
    <w:p w14:paraId="60E6A38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Print Name and the entry will remain uneditable.</w:t>
      </w:r>
    </w:p>
    <w:p w14:paraId="60E6A386" w14:textId="77777777" w:rsidR="00595E65" w:rsidRPr="00EA77BC" w:rsidRDefault="00595E65" w:rsidP="00EA77BC">
      <w:pPr>
        <w:shd w:val="pct10" w:color="auto" w:fill="auto"/>
        <w:spacing w:line="216" w:lineRule="auto"/>
        <w:ind w:left="374"/>
        <w:rPr>
          <w:rFonts w:ascii="Courier New" w:hAnsi="Courier New"/>
          <w:sz w:val="16"/>
        </w:rPr>
      </w:pPr>
    </w:p>
    <w:p w14:paraId="60E6A38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lastRenderedPageBreak/>
        <w:t xml:space="preserve">Select DRUG GENERIC NAME:    </w:t>
      </w:r>
      <w:r w:rsidRPr="00EA77BC">
        <w:rPr>
          <w:rFonts w:ascii="Courier New" w:hAnsi="Courier New"/>
          <w:b/>
          <w:sz w:val="16"/>
        </w:rPr>
        <w:t>GUAIFENESIN 100MG/5ML LIQUID</w:t>
      </w:r>
      <w:r w:rsidRPr="00EA77BC">
        <w:rPr>
          <w:rFonts w:ascii="Courier New" w:hAnsi="Courier New"/>
          <w:sz w:val="16"/>
        </w:rPr>
        <w:t xml:space="preserve">           RE302       </w:t>
      </w:r>
    </w:p>
    <w:p w14:paraId="60E6A38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w:t>
      </w:r>
    </w:p>
    <w:p w14:paraId="60E6A389" w14:textId="77777777" w:rsidR="00595E65" w:rsidRPr="00EA77BC" w:rsidRDefault="00595E65" w:rsidP="00EA77BC">
      <w:pPr>
        <w:shd w:val="pct10" w:color="auto" w:fill="auto"/>
        <w:spacing w:line="216" w:lineRule="auto"/>
        <w:ind w:left="374"/>
        <w:rPr>
          <w:rFonts w:ascii="Courier New" w:hAnsi="Courier New"/>
          <w:sz w:val="16"/>
        </w:rPr>
      </w:pPr>
    </w:p>
    <w:p w14:paraId="60E6A38A" w14:textId="77777777" w:rsidR="00595E65" w:rsidRPr="00EA77BC" w:rsidRDefault="00595E65" w:rsidP="00EA77BC">
      <w:pPr>
        <w:shd w:val="pct10" w:color="auto" w:fill="auto"/>
        <w:spacing w:line="216" w:lineRule="auto"/>
        <w:ind w:left="374"/>
        <w:rPr>
          <w:rFonts w:ascii="Courier New" w:hAnsi="Courier New"/>
          <w:sz w:val="16"/>
        </w:rPr>
      </w:pPr>
    </w:p>
    <w:p w14:paraId="60E6A38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LIQUID</w:t>
      </w:r>
    </w:p>
    <w:p w14:paraId="60E6A38C"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8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8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EA</w:t>
      </w:r>
    </w:p>
    <w:p w14:paraId="60E6A38F"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90" w14:textId="77777777" w:rsidR="00595E65" w:rsidRPr="00EA77BC" w:rsidRDefault="00595E65" w:rsidP="00EA77BC">
      <w:pPr>
        <w:shd w:val="pct10" w:color="auto" w:fill="auto"/>
        <w:spacing w:line="216" w:lineRule="auto"/>
        <w:ind w:left="374"/>
        <w:rPr>
          <w:rFonts w:ascii="Courier New" w:hAnsi="Courier New"/>
          <w:sz w:val="16"/>
        </w:rPr>
      </w:pPr>
    </w:p>
    <w:p w14:paraId="60E6A391"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92"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93" w14:textId="77777777" w:rsidR="00595E65" w:rsidRPr="00EA77BC" w:rsidRDefault="00595E65" w:rsidP="00EA77BC">
      <w:pPr>
        <w:shd w:val="pct10" w:color="auto" w:fill="auto"/>
        <w:spacing w:line="216" w:lineRule="auto"/>
        <w:ind w:left="374"/>
        <w:rPr>
          <w:rFonts w:ascii="Courier New" w:hAnsi="Courier New"/>
          <w:sz w:val="16"/>
        </w:rPr>
      </w:pPr>
    </w:p>
    <w:p w14:paraId="60E6A394" w14:textId="77777777" w:rsidR="00595E65" w:rsidRPr="00EA77BC" w:rsidRDefault="00595E65" w:rsidP="00EA77BC">
      <w:pPr>
        <w:shd w:val="pct10" w:color="auto" w:fill="auto"/>
        <w:spacing w:line="216" w:lineRule="auto"/>
        <w:ind w:left="374"/>
        <w:rPr>
          <w:rFonts w:ascii="Courier New" w:hAnsi="Courier New"/>
          <w:sz w:val="16"/>
        </w:rPr>
      </w:pPr>
    </w:p>
    <w:p w14:paraId="60E6A39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mark this drug to transmit to CMOP? </w:t>
      </w:r>
    </w:p>
    <w:p w14:paraId="60E6A39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QUANTITY DISPENSE MESSAGE: </w:t>
      </w:r>
      <w:r w:rsidRPr="00EA77BC">
        <w:rPr>
          <w:rFonts w:ascii="Courier New" w:hAnsi="Courier New"/>
          <w:b/>
          <w:sz w:val="16"/>
        </w:rPr>
        <w:t>ENTER IN MULTIPLES OF 120.</w:t>
      </w:r>
    </w:p>
    <w:p w14:paraId="60E6A398" w14:textId="77777777" w:rsidR="00595E65" w:rsidRPr="00EA77BC" w:rsidRDefault="00595E65" w:rsidP="00EA77BC">
      <w:pPr>
        <w:shd w:val="pct10" w:color="auto" w:fill="auto"/>
        <w:spacing w:line="216" w:lineRule="auto"/>
        <w:ind w:left="374"/>
        <w:rPr>
          <w:rFonts w:ascii="Courier New" w:hAnsi="Courier New"/>
          <w:sz w:val="16"/>
        </w:rPr>
      </w:pPr>
    </w:p>
    <w:p w14:paraId="60E6A399"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Your old Dispense Unit  EA  does not match the new one  ML.</w:t>
      </w:r>
    </w:p>
    <w:p w14:paraId="60E6A39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 may wish to edit the Price Per Order Unit and/or The Dispense</w:t>
      </w:r>
    </w:p>
    <w:p w14:paraId="60E6A39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Units Per Order Unit.</w:t>
      </w:r>
    </w:p>
    <w:p w14:paraId="60E6A39C" w14:textId="77777777" w:rsidR="00595E65" w:rsidRPr="00EA77BC" w:rsidRDefault="00595E65" w:rsidP="00EA77BC">
      <w:pPr>
        <w:shd w:val="pct10" w:color="auto" w:fill="auto"/>
        <w:spacing w:line="216" w:lineRule="auto"/>
        <w:ind w:left="374"/>
        <w:rPr>
          <w:rFonts w:ascii="Courier New" w:hAnsi="Courier New"/>
          <w:sz w:val="16"/>
        </w:rPr>
      </w:pPr>
    </w:p>
    <w:p w14:paraId="60E6A39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overwrite your local name? </w:t>
      </w:r>
    </w:p>
    <w:p w14:paraId="60E6A39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F" w14:textId="77777777" w:rsidR="00595E65" w:rsidRPr="00EA77BC" w:rsidRDefault="00595E65" w:rsidP="00EA77BC">
      <w:pPr>
        <w:shd w:val="pct10" w:color="auto" w:fill="auto"/>
        <w:spacing w:line="216" w:lineRule="auto"/>
        <w:ind w:left="374"/>
        <w:rPr>
          <w:sz w:val="16"/>
        </w:rPr>
      </w:pPr>
      <w:r w:rsidRPr="00EA77BC">
        <w:rPr>
          <w:rFonts w:ascii="Courier New" w:hAnsi="Courier New"/>
          <w:sz w:val="16"/>
        </w:rPr>
        <w:t xml:space="preserve">Select DRUG GENERIC NAME: </w:t>
      </w:r>
    </w:p>
    <w:p w14:paraId="60E6A3A0" w14:textId="77777777" w:rsidR="00595E65" w:rsidRPr="00EA77BC" w:rsidRDefault="00595E65" w:rsidP="00EA77BC">
      <w:pPr>
        <w:spacing w:line="216" w:lineRule="auto"/>
        <w:rPr>
          <w:b/>
          <w:sz w:val="20"/>
        </w:rPr>
      </w:pPr>
    </w:p>
    <w:p w14:paraId="60E6A3A1" w14:textId="77777777" w:rsidR="00595E65" w:rsidRPr="00EA77BC" w:rsidRDefault="00595E65" w:rsidP="00EA77BC">
      <w:pPr>
        <w:pStyle w:val="Example"/>
      </w:pPr>
      <w:r w:rsidRPr="00EA77BC">
        <w:t xml:space="preserve">Example 2:  </w:t>
      </w:r>
      <w:bookmarkStart w:id="25" w:name="p007"/>
      <w:bookmarkEnd w:id="25"/>
      <w:r w:rsidRPr="00EA77BC">
        <w:t xml:space="preserve">Unmarking a </w:t>
      </w:r>
      <w:r w:rsidRPr="00EA77BC">
        <w:rPr>
          <w:i/>
        </w:rPr>
        <w:t>CMOP Drug (Single drug)</w:t>
      </w:r>
      <w:r w:rsidR="005A2D56" w:rsidRPr="00EA77BC">
        <w:t xml:space="preserve"> </w:t>
      </w:r>
      <w:r w:rsidR="005A2D56" w:rsidRPr="00EA77BC">
        <w:rPr>
          <w:rFonts w:cs="Tahoma"/>
        </w:rPr>
        <w:t xml:space="preserve">[PSSXX MARK] Option </w:t>
      </w:r>
      <w:r w:rsidRPr="00EA77BC">
        <w:rPr>
          <w:bCs/>
        </w:rPr>
        <w:fldChar w:fldCharType="begin"/>
      </w:r>
      <w:r w:rsidRPr="00EA77BC">
        <w:rPr>
          <w:bCs/>
        </w:rPr>
        <w:instrText xml:space="preserve"> XE "Unmarking a CMOP Drug (Single drug)" \b</w:instrText>
      </w:r>
      <w:r w:rsidRPr="00EA77BC">
        <w:rPr>
          <w:bCs/>
        </w:rPr>
        <w:fldChar w:fldCharType="end"/>
      </w:r>
    </w:p>
    <w:p w14:paraId="60E6A3A2"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GUAIFENESIN 100MG/5ML SYRUP          RE302            </w:t>
      </w:r>
    </w:p>
    <w:p w14:paraId="60E6A3A3" w14:textId="77777777" w:rsidR="00595E65" w:rsidRPr="00EA77BC" w:rsidRDefault="00595E65" w:rsidP="00EA77BC">
      <w:pPr>
        <w:keepNext/>
        <w:shd w:val="pct10" w:color="auto" w:fill="auto"/>
        <w:spacing w:line="216" w:lineRule="auto"/>
        <w:ind w:left="374"/>
        <w:rPr>
          <w:rFonts w:ascii="Courier New" w:hAnsi="Courier New"/>
          <w:sz w:val="16"/>
        </w:rPr>
      </w:pPr>
    </w:p>
    <w:p w14:paraId="60E6A3A4"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SYRUP</w:t>
      </w:r>
    </w:p>
    <w:p w14:paraId="60E6A3A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A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A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ML</w:t>
      </w:r>
    </w:p>
    <w:p w14:paraId="60E6A3A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A9" w14:textId="77777777" w:rsidR="00595E65" w:rsidRPr="00EA77BC" w:rsidRDefault="00595E65" w:rsidP="00EA77BC">
      <w:pPr>
        <w:shd w:val="pct10" w:color="auto" w:fill="auto"/>
        <w:spacing w:line="216" w:lineRule="auto"/>
        <w:ind w:left="374"/>
        <w:rPr>
          <w:rFonts w:ascii="Courier New" w:hAnsi="Courier New"/>
          <w:sz w:val="16"/>
        </w:rPr>
      </w:pPr>
    </w:p>
    <w:p w14:paraId="60E6A3A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A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AC" w14:textId="77777777" w:rsidR="00595E65" w:rsidRPr="00EA77BC" w:rsidRDefault="00595E65" w:rsidP="00EA77BC">
      <w:pPr>
        <w:shd w:val="pct10" w:color="auto" w:fill="auto"/>
        <w:spacing w:line="216" w:lineRule="auto"/>
        <w:ind w:left="374"/>
        <w:rPr>
          <w:rFonts w:ascii="Courier New" w:hAnsi="Courier New"/>
          <w:sz w:val="16"/>
        </w:rPr>
      </w:pPr>
    </w:p>
    <w:p w14:paraId="60E6A3A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UNmark this drug to transmit to CMOP? </w:t>
      </w:r>
    </w:p>
    <w:p w14:paraId="60E6A3A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AF" w14:textId="77777777" w:rsidR="00595E65" w:rsidRPr="00EA77BC" w:rsidRDefault="00595E65" w:rsidP="00EA77BC">
      <w:pPr>
        <w:shd w:val="pct10" w:color="auto" w:fill="auto"/>
        <w:spacing w:line="216" w:lineRule="auto"/>
        <w:ind w:left="374"/>
        <w:rPr>
          <w:rFonts w:ascii="Courier New" w:hAnsi="Courier New"/>
          <w:sz w:val="16"/>
        </w:rPr>
      </w:pPr>
    </w:p>
    <w:p w14:paraId="60E6A3B0"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p>
    <w:p w14:paraId="60E6A3B1" w14:textId="77777777" w:rsidR="00595E65" w:rsidRPr="00EA77BC" w:rsidRDefault="00595E65" w:rsidP="00EA77BC">
      <w:pPr>
        <w:pStyle w:val="Header"/>
        <w:tabs>
          <w:tab w:val="clear" w:pos="4320"/>
          <w:tab w:val="clear" w:pos="8640"/>
        </w:tabs>
      </w:pPr>
    </w:p>
    <w:p w14:paraId="60E6A3B2" w14:textId="77777777" w:rsidR="00595E65" w:rsidRPr="00EA77BC" w:rsidRDefault="00595E65" w:rsidP="00EA77BC">
      <w:pPr>
        <w:pStyle w:val="Heading1"/>
        <w:tabs>
          <w:tab w:val="clear" w:pos="1440"/>
        </w:tabs>
        <w:ind w:left="720" w:hanging="720"/>
      </w:pPr>
      <w:bookmarkStart w:id="26" w:name="_Toc14665831"/>
      <w:bookmarkStart w:id="27" w:name="_Toc376874052"/>
      <w:bookmarkStart w:id="28" w:name="_Toc523224096"/>
      <w:r w:rsidRPr="00EA77BC">
        <w:t>Dosages</w:t>
      </w:r>
      <w:bookmarkEnd w:id="26"/>
      <w:bookmarkEnd w:id="27"/>
      <w:bookmarkEnd w:id="28"/>
      <w:r w:rsidRPr="00EA77BC">
        <w:t xml:space="preserve"> </w:t>
      </w:r>
    </w:p>
    <w:p w14:paraId="60E6A3B3" w14:textId="77777777" w:rsidR="00595E65" w:rsidRPr="00EA77BC" w:rsidRDefault="00595E65" w:rsidP="00EB241E">
      <w:pPr>
        <w:pStyle w:val="Heading4"/>
        <w:spacing w:after="0"/>
      </w:pPr>
      <w:bookmarkStart w:id="29" w:name="_Toc14665832"/>
      <w:r w:rsidRPr="00EA77BC">
        <w:tab/>
        <w:t>[PSS DOSAGES MANAGEMENT]</w:t>
      </w:r>
      <w:bookmarkEnd w:id="29"/>
    </w:p>
    <w:p w14:paraId="60E6A3B4" w14:textId="77777777" w:rsidR="00595E65" w:rsidRPr="00EA77BC" w:rsidRDefault="00595E65" w:rsidP="005C4F1E"/>
    <w:p w14:paraId="60E6A3B5" w14:textId="77777777" w:rsidR="00595E65" w:rsidRPr="00EA77BC" w:rsidRDefault="00595E65" w:rsidP="000128D8">
      <w:pPr>
        <w:rPr>
          <w:rFonts w:cs="Arial"/>
        </w:rPr>
      </w:pPr>
      <w:r w:rsidRPr="00EA77BC">
        <w:rPr>
          <w:rFonts w:cs="Arial"/>
        </w:rPr>
        <w:t xml:space="preserve">The </w:t>
      </w:r>
      <w:r w:rsidRPr="00EA77BC">
        <w:rPr>
          <w:rFonts w:cs="Arial"/>
          <w:i/>
          <w:iCs/>
        </w:rPr>
        <w:t>Dosages</w:t>
      </w:r>
      <w:r w:rsidRPr="00EA77BC">
        <w:rPr>
          <w:rFonts w:cs="Arial"/>
        </w:rPr>
        <w:fldChar w:fldCharType="begin"/>
      </w:r>
      <w:r w:rsidRPr="00EA77BC">
        <w:instrText xml:space="preserve"> XE "</w:instrText>
      </w:r>
      <w:r w:rsidRPr="00EA77BC">
        <w:rPr>
          <w:rFonts w:cs="Arial"/>
        </w:rPr>
        <w:instrText>Dosages</w:instrText>
      </w:r>
      <w:r w:rsidRPr="00EA77BC">
        <w:instrText>" \b</w:instrText>
      </w:r>
      <w:r w:rsidRPr="00EA77BC">
        <w:rPr>
          <w:rFonts w:cs="Arial"/>
        </w:rPr>
        <w:fldChar w:fldCharType="end"/>
      </w:r>
      <w:r w:rsidRPr="00EA77BC">
        <w:rPr>
          <w:rFonts w:cs="Arial"/>
        </w:rPr>
        <w:t xml:space="preserve"> </w:t>
      </w:r>
      <w:r w:rsidR="005A2D56" w:rsidRPr="00EA77BC">
        <w:t xml:space="preserve">[PSS DOSAGES MANAGEMENT] </w:t>
      </w:r>
      <w:r w:rsidRPr="00EA77BC">
        <w:rPr>
          <w:rFonts w:cs="Arial"/>
        </w:rPr>
        <w:t>option controls the entering and editing of dosages. The</w:t>
      </w:r>
      <w:r w:rsidR="002B3731" w:rsidRPr="00EA77BC">
        <w:rPr>
          <w:rFonts w:cs="Arial"/>
        </w:rPr>
        <w:t xml:space="preserve"> </w:t>
      </w:r>
      <w:r w:rsidRPr="00EA77BC">
        <w:rPr>
          <w:rFonts w:cs="Arial"/>
        </w:rPr>
        <w:t>dosages sub-options are explained in more detail below.</w:t>
      </w:r>
    </w:p>
    <w:p w14:paraId="60E6A3B6" w14:textId="77777777" w:rsidR="00595E65" w:rsidRDefault="00595E65" w:rsidP="000128D8"/>
    <w:p w14:paraId="60E6A3B7" w14:textId="77777777" w:rsidR="00EB4F14" w:rsidRPr="00EA77BC" w:rsidRDefault="00EB4F14" w:rsidP="000128D8">
      <w:r>
        <w:br w:type="page"/>
      </w:r>
    </w:p>
    <w:p w14:paraId="60E6A3B8" w14:textId="77777777" w:rsidR="00595E65" w:rsidRPr="00EA77BC" w:rsidRDefault="00595E65" w:rsidP="00EB4F14">
      <w:pPr>
        <w:pStyle w:val="Heading2"/>
        <w:numPr>
          <w:ilvl w:val="0"/>
          <w:numId w:val="40"/>
        </w:numPr>
      </w:pPr>
      <w:bookmarkStart w:id="30" w:name="_Toc14665833"/>
      <w:bookmarkStart w:id="31" w:name="_Toc376874053"/>
      <w:bookmarkStart w:id="32" w:name="_Toc523224097"/>
      <w:r w:rsidRPr="00EA77BC">
        <w:lastRenderedPageBreak/>
        <w:t>Auto Create Dosages</w:t>
      </w:r>
      <w:bookmarkEnd w:id="30"/>
      <w:bookmarkEnd w:id="31"/>
      <w:bookmarkEnd w:id="32"/>
    </w:p>
    <w:p w14:paraId="60E6A3B9" w14:textId="77777777" w:rsidR="00595E65" w:rsidRPr="00EA77BC" w:rsidRDefault="00595E65" w:rsidP="00E20947">
      <w:pPr>
        <w:pStyle w:val="Heading4"/>
        <w:spacing w:after="0"/>
        <w:ind w:firstLine="720"/>
      </w:pPr>
      <w:bookmarkStart w:id="33" w:name="_Toc14665834"/>
      <w:r w:rsidRPr="00EA77BC">
        <w:t>[PSS DOSAGE CONVERSION]</w:t>
      </w:r>
      <w:bookmarkEnd w:id="33"/>
    </w:p>
    <w:p w14:paraId="60E6A3BA" w14:textId="77777777" w:rsidR="00595E65" w:rsidRPr="00EA77BC" w:rsidRDefault="00595E65" w:rsidP="00E20947"/>
    <w:p w14:paraId="60E6A3BB" w14:textId="77777777" w:rsidR="00AA241F" w:rsidRPr="00EA77BC" w:rsidRDefault="00AA241F" w:rsidP="00732461">
      <w:r w:rsidRPr="00EA77BC">
        <w:t xml:space="preserve">The </w:t>
      </w:r>
      <w:r w:rsidRPr="00EA77BC">
        <w:rPr>
          <w:i/>
          <w:iCs/>
        </w:rPr>
        <w:t>Auto Create Dosages</w:t>
      </w:r>
      <w:r w:rsidRPr="00EA77BC">
        <w:t xml:space="preserve"> </w:t>
      </w:r>
      <w:r w:rsidR="005A2D56" w:rsidRPr="00EA77BC">
        <w:t xml:space="preserve">[PSS DOSAGE CONVERSION] </w:t>
      </w:r>
      <w:r w:rsidRPr="00EA77BC">
        <w:t xml:space="preserve">option was removed from the </w:t>
      </w:r>
      <w:r w:rsidRPr="00EA77BC">
        <w:rPr>
          <w:i/>
        </w:rPr>
        <w:t>Dosages</w:t>
      </w:r>
      <w:r w:rsidRPr="00EA77BC">
        <w:t xml:space="preserve"> [PSS DOSAGES MANAGEMENT] menu by PSS*1*155.</w:t>
      </w:r>
    </w:p>
    <w:p w14:paraId="60E6A3BC" w14:textId="77777777" w:rsidR="00595E65" w:rsidRPr="00EA77BC" w:rsidRDefault="00595E65" w:rsidP="00732461"/>
    <w:p w14:paraId="60E6A3BD" w14:textId="77777777" w:rsidR="00595E65" w:rsidRPr="00EA77BC" w:rsidRDefault="00595E65" w:rsidP="00EB4F14">
      <w:pPr>
        <w:pStyle w:val="Heading2"/>
        <w:numPr>
          <w:ilvl w:val="0"/>
          <w:numId w:val="41"/>
        </w:numPr>
      </w:pPr>
      <w:bookmarkStart w:id="34" w:name="_Toc14665836"/>
      <w:bookmarkStart w:id="35" w:name="_Toc376874054"/>
      <w:bookmarkStart w:id="36" w:name="_Toc523224098"/>
      <w:r w:rsidRPr="00EA77BC">
        <w:t>Dosage Form File Enter/Edit</w:t>
      </w:r>
      <w:bookmarkEnd w:id="34"/>
      <w:bookmarkEnd w:id="35"/>
      <w:bookmarkEnd w:id="36"/>
    </w:p>
    <w:p w14:paraId="60E6A3BE" w14:textId="77777777" w:rsidR="00595E65" w:rsidRPr="00EA77BC" w:rsidRDefault="00595E65" w:rsidP="00E20947">
      <w:pPr>
        <w:pStyle w:val="Heading4"/>
        <w:spacing w:after="0"/>
        <w:rPr>
          <w:sz w:val="28"/>
        </w:rPr>
      </w:pPr>
      <w:bookmarkStart w:id="37" w:name="_Toc14665837"/>
      <w:r w:rsidRPr="00EA77BC">
        <w:tab/>
        <w:t>[PSS DOSAGE FORM EDIT]</w:t>
      </w:r>
      <w:bookmarkEnd w:id="37"/>
    </w:p>
    <w:p w14:paraId="60E6A3BF" w14:textId="77777777" w:rsidR="00595E65" w:rsidRPr="00EA77BC" w:rsidRDefault="00595E65" w:rsidP="00E20947"/>
    <w:p w14:paraId="60E6A3C0" w14:textId="77777777" w:rsidR="00595E65" w:rsidRPr="00EA77BC" w:rsidRDefault="00595E65" w:rsidP="00732461">
      <w:r w:rsidRPr="00EA77BC">
        <w:t xml:space="preserve">The </w:t>
      </w:r>
      <w:r w:rsidRPr="00EA77BC">
        <w:rPr>
          <w:i/>
          <w:iCs/>
        </w:rPr>
        <w:t>Dosage Form File Enter/Edit</w:t>
      </w:r>
      <w:r w:rsidRPr="00EA77BC">
        <w:fldChar w:fldCharType="begin"/>
      </w:r>
      <w:r w:rsidRPr="00EA77BC">
        <w:instrText xml:space="preserve"> XE "Dosage Form Enter/Edit" \b</w:instrText>
      </w:r>
      <w:r w:rsidRPr="00EA77BC">
        <w:fldChar w:fldCharType="end"/>
      </w:r>
      <w:r w:rsidRPr="00EA77BC">
        <w:t xml:space="preserve"> </w:t>
      </w:r>
      <w:r w:rsidR="005A2D56" w:rsidRPr="00EA77BC">
        <w:t xml:space="preserve">[PSS DOSAGE FORM EDIT] </w:t>
      </w:r>
      <w:r w:rsidRPr="00EA77BC">
        <w:t>option provides the ability to edit data in the DOSAGE FORM file (#50.606). Changes made using this option may affect the way CPRS and Outpatient Pharmacy SIGs display and how Local Possible Dosages are created. The Noun entries are used to populate the Local Possible Dosages for DRUG file (#50) entries, when these entries are matched to National Drug File. These Nouns may be package specific (i.e. Outpatient Pharmacy, Inpatient Medications, or both). Entries in this file will be used as default values in the construction of the Outpatient Pharmacy prescription SIG.</w:t>
      </w:r>
    </w:p>
    <w:p w14:paraId="60E6A3C1" w14:textId="77777777" w:rsidR="00595E65" w:rsidRPr="00EA77BC" w:rsidRDefault="00595E65" w:rsidP="00732461"/>
    <w:p w14:paraId="60E6A3C2" w14:textId="77777777" w:rsidR="00853CD3" w:rsidRPr="00EA77BC" w:rsidRDefault="00595E65" w:rsidP="00732461">
      <w:r w:rsidRPr="00EA77BC">
        <w:t xml:space="preserve">The conjunction will be used to provide a connector between the Local Possible Dosage and the strength and units or Dispense Drug name when displaying the dosage list through CPRS. For example, the dosage 1 TEASPOONFUL GUAIFENESIN WITH DEXTROMETHORPHAN SYRUP would display as 1 TEASPOONFUL OF GUAIFENESIN WITH DEXTROMETHORPHAN SYRUP in CPRS after the conjunction “OF” was provided using the </w:t>
      </w:r>
      <w:r w:rsidRPr="00EA77BC">
        <w:rPr>
          <w:i/>
          <w:iCs/>
        </w:rPr>
        <w:t>Dosage Form File Enter/Edit</w:t>
      </w:r>
      <w:r w:rsidRPr="00EA77BC">
        <w:t xml:space="preserve"> </w:t>
      </w:r>
      <w:r w:rsidR="005A2D56" w:rsidRPr="00EA77BC">
        <w:t xml:space="preserve">[PSS DOSAGE FORM EDIT] </w:t>
      </w:r>
      <w:r w:rsidRPr="00EA77BC">
        <w:t>option.</w:t>
      </w:r>
    </w:p>
    <w:p w14:paraId="60E6A3C3" w14:textId="77777777" w:rsidR="00853CD3" w:rsidRPr="00EA77BC" w:rsidRDefault="00853CD3" w:rsidP="000C5921"/>
    <w:p w14:paraId="60E6A3C4" w14:textId="77777777" w:rsidR="00853CD3" w:rsidRPr="00EA77BC" w:rsidRDefault="00853CD3" w:rsidP="000C5921">
      <w:r w:rsidRPr="00EA77BC">
        <w:t xml:space="preserve">The </w:t>
      </w:r>
      <w:r w:rsidRPr="00EA77BC">
        <w:rPr>
          <w:i/>
          <w:iCs/>
        </w:rPr>
        <w:t>Dosage Form File Enter/Edit</w:t>
      </w:r>
      <w:r w:rsidRPr="00EA77BC">
        <w:t xml:space="preserve"> </w:t>
      </w:r>
      <w:r w:rsidR="005A2D56" w:rsidRPr="00EA77BC">
        <w:t xml:space="preserve">[PSS DOSAGE FORM EDIT] </w:t>
      </w:r>
      <w:r w:rsidRPr="00EA77BC">
        <w:t>option allows the user to associate one or more local medication routes with a dosage form. The user will only be able to select a local medication route that has already been defined in the MEDICATION ROUTES file (#51.2).</w:t>
      </w:r>
    </w:p>
    <w:p w14:paraId="60E6A3C5" w14:textId="77777777" w:rsidR="00595E65" w:rsidRPr="00EA77BC" w:rsidRDefault="00595E65" w:rsidP="000C5921"/>
    <w:p w14:paraId="60E6A3C6" w14:textId="77777777" w:rsidR="00595E65" w:rsidRPr="00EA77BC" w:rsidRDefault="00595E65" w:rsidP="000C5921">
      <w:r w:rsidRPr="00EA77BC">
        <w:t xml:space="preserve">The </w:t>
      </w:r>
      <w:r w:rsidRPr="00EA77BC">
        <w:rPr>
          <w:i/>
          <w:iCs/>
        </w:rPr>
        <w:t>Dosage Form File Enter/Edi</w:t>
      </w:r>
      <w:bookmarkStart w:id="38" w:name="p008"/>
      <w:bookmarkEnd w:id="38"/>
      <w:r w:rsidRPr="00EA77BC">
        <w:rPr>
          <w:i/>
          <w:iCs/>
        </w:rPr>
        <w:t>t</w:t>
      </w:r>
      <w:r w:rsidRPr="00EA77BC">
        <w:t xml:space="preserve"> </w:t>
      </w:r>
      <w:r w:rsidR="005A2D56" w:rsidRPr="00EA77BC">
        <w:t xml:space="preserve">[PSS DOSAGE FORM EDIT] </w:t>
      </w:r>
      <w:r w:rsidRPr="00EA77BC">
        <w:t>option allows the user to enter a noun, verb, or preposition in a language other than English. PDM does not translate English terms into another language; instead, it allows the user to enter a translation of a term. If a value has not been entered in the OTHER LANGUAGE VERB, OTHER LANGUAGE PREPOSITION, or OTHER LANGUAGE NOUN fields, PDM defaults to the values entered in the VERB, PREPOSITION, or NOUN fields. If the VERB, PREPOSITION, or NOUN fields do not contain data for the selected item, the system will not display default values for those fields during CPRS or Outpatient Pharmacy prescription order entry processing. However, when building the SIG, Outpatient Pharmacy will default to the values the user input during order entry. See Appendix D for a list of Spanish equivalents for some of the more common dosage forms.</w:t>
      </w:r>
    </w:p>
    <w:p w14:paraId="60E6A3C7" w14:textId="77777777" w:rsidR="00595E65" w:rsidRPr="00EA77BC" w:rsidRDefault="00595E65" w:rsidP="000C5921"/>
    <w:p w14:paraId="60E6A3C8" w14:textId="77777777" w:rsidR="00595E65" w:rsidRPr="00EA77BC" w:rsidRDefault="00595E65" w:rsidP="001B3F39">
      <w:pPr>
        <w:pStyle w:val="Example"/>
      </w:pPr>
      <w:r w:rsidRPr="00EA77BC">
        <w:t xml:space="preserve">Example: </w:t>
      </w:r>
      <w:r w:rsidRPr="00EA77BC">
        <w:rPr>
          <w:i/>
        </w:rPr>
        <w:t>Dosage Form File Enter/Edit</w:t>
      </w:r>
      <w:r w:rsidR="005A2D56" w:rsidRPr="00EA77BC">
        <w:t xml:space="preserve"> [PSS DOSAGE FORM EDIT] Option</w:t>
      </w:r>
    </w:p>
    <w:p w14:paraId="60E6A3C9" w14:textId="77777777" w:rsidR="00595E65" w:rsidRPr="00EA77BC" w:rsidRDefault="00595E65" w:rsidP="001B3F39">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Select Dosages Option: </w:t>
      </w:r>
      <w:r w:rsidRPr="00EA77BC">
        <w:rPr>
          <w:rFonts w:ascii="Courier New" w:hAnsi="Courier New" w:cs="Courier New"/>
          <w:b/>
          <w:bCs/>
          <w:color w:val="000000"/>
          <w:sz w:val="16"/>
        </w:rPr>
        <w:t>DOS</w:t>
      </w:r>
      <w:r w:rsidRPr="00EA77BC">
        <w:rPr>
          <w:rFonts w:ascii="Courier New" w:hAnsi="Courier New" w:cs="Courier New"/>
          <w:color w:val="000000"/>
          <w:sz w:val="16"/>
        </w:rPr>
        <w:t>age Form File Enter/Edit</w:t>
      </w:r>
    </w:p>
    <w:p w14:paraId="60E6A3CA"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B"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C"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DOSAGE FORM NAME: TAB</w:t>
      </w:r>
    </w:p>
    <w:p w14:paraId="60E6A3CD" w14:textId="77777777" w:rsidR="00595E65" w:rsidRPr="00EA77BC" w:rsidRDefault="00595E65" w:rsidP="001B3F39">
      <w:pPr>
        <w:shd w:val="clear" w:color="auto" w:fill="E6E6E6"/>
        <w:ind w:left="374"/>
        <w:rPr>
          <w:rFonts w:ascii="Courier New" w:hAnsi="Courier New" w:cs="Courier New"/>
          <w:snapToGrid w:val="0"/>
          <w:color w:val="000000"/>
          <w:sz w:val="16"/>
        </w:rPr>
      </w:pPr>
    </w:p>
    <w:p w14:paraId="60E6A3CE"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NAME: TAB </w:t>
      </w:r>
      <w:r w:rsidRPr="00EA77BC">
        <w:rPr>
          <w:rFonts w:ascii="Courier New" w:hAnsi="Courier New" w:cs="Courier New"/>
          <w:b/>
          <w:bCs/>
          <w:snapToGrid w:val="0"/>
          <w:color w:val="000000"/>
          <w:sz w:val="16"/>
        </w:rPr>
        <w:t>&lt;Enter&gt;</w:t>
      </w:r>
    </w:p>
    <w:p w14:paraId="60E6A3CF"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lastRenderedPageBreak/>
        <w:t xml:space="preserve">Select MED ROUTE FOR DOSAGE FORM: ORAL//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0"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VERB: TAKE//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1"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VERB: </w:t>
      </w:r>
      <w:r w:rsidRPr="00EA77BC">
        <w:rPr>
          <w:rFonts w:ascii="Courier New" w:hAnsi="Courier New" w:cs="Courier New"/>
          <w:b/>
          <w:bCs/>
          <w:snapToGrid w:val="0"/>
          <w:color w:val="000000"/>
          <w:sz w:val="16"/>
        </w:rPr>
        <w:t>TOMAR</w:t>
      </w:r>
      <w:r w:rsidRPr="00EA77BC">
        <w:rPr>
          <w:rFonts w:ascii="Courier New" w:hAnsi="Courier New" w:cs="Courier New"/>
          <w:snapToGrid w:val="0"/>
          <w:color w:val="000000"/>
          <w:sz w:val="16"/>
        </w:rPr>
        <w:t xml:space="preserve"> </w:t>
      </w:r>
    </w:p>
    <w:p w14:paraId="60E6A3D2"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PREPOSITION: BY//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3"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PREPOSITION: </w:t>
      </w:r>
      <w:r w:rsidRPr="00EA77BC">
        <w:rPr>
          <w:rFonts w:ascii="Courier New" w:hAnsi="Courier New" w:cs="Courier New"/>
          <w:b/>
          <w:bCs/>
          <w:snapToGrid w:val="0"/>
          <w:color w:val="000000"/>
          <w:sz w:val="16"/>
        </w:rPr>
        <w:t>POR</w:t>
      </w:r>
      <w:r w:rsidRPr="00EA77BC">
        <w:rPr>
          <w:rFonts w:ascii="Courier New" w:hAnsi="Courier New" w:cs="Courier New"/>
          <w:snapToGrid w:val="0"/>
          <w:color w:val="000000"/>
          <w:sz w:val="16"/>
        </w:rPr>
        <w:t xml:space="preserve"> </w:t>
      </w:r>
    </w:p>
    <w:p w14:paraId="60E6A3D4"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5"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6"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OTHER LANGUAGE NOUN: TABLETAS// </w:t>
      </w:r>
      <w:r w:rsidRPr="00EA77BC">
        <w:rPr>
          <w:rFonts w:ascii="Courier New" w:hAnsi="Courier New" w:cs="Courier New"/>
          <w:b/>
          <w:bCs/>
          <w:snapToGrid w:val="0"/>
          <w:color w:val="000000"/>
          <w:sz w:val="16"/>
        </w:rPr>
        <w:t>TABLETA(S)</w:t>
      </w:r>
      <w:r w:rsidRPr="00EA77BC">
        <w:rPr>
          <w:rFonts w:ascii="Courier New" w:hAnsi="Courier New" w:cs="Courier New"/>
          <w:snapToGrid w:val="0"/>
          <w:color w:val="000000"/>
          <w:sz w:val="16"/>
        </w:rPr>
        <w:t xml:space="preserve"> </w:t>
      </w:r>
    </w:p>
    <w:p w14:paraId="60E6A3D7" w14:textId="77777777" w:rsidR="00595E65" w:rsidRPr="00EA77BC" w:rsidRDefault="00595E65" w:rsidP="00CD4C83">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PACKAGE: Both//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8" w14:textId="77777777" w:rsidR="00595E65" w:rsidRPr="00EA77BC" w:rsidRDefault="00595E65" w:rsidP="00BA5F06">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9" w14:textId="77777777" w:rsidR="003949EA" w:rsidRPr="00EA77BC" w:rsidRDefault="00595E65" w:rsidP="00BA5F06">
      <w:pPr>
        <w:shd w:val="clear" w:color="auto" w:fill="E6E6E6"/>
        <w:ind w:left="374"/>
        <w:rPr>
          <w:rFonts w:ascii="Courier New" w:hAnsi="Courier New" w:cs="Courier New"/>
          <w:b/>
          <w:bCs/>
          <w:snapToGrid w:val="0"/>
          <w:color w:val="000000"/>
          <w:sz w:val="16"/>
        </w:rPr>
      </w:pPr>
      <w:r w:rsidRPr="00EA77BC">
        <w:rPr>
          <w:rFonts w:ascii="Courier New" w:hAnsi="Courier New" w:cs="Courier New"/>
          <w:snapToGrid w:val="0"/>
          <w:color w:val="000000"/>
          <w:sz w:val="16"/>
        </w:rPr>
        <w:t xml:space="preserve">CONJUNCTION: OF// </w:t>
      </w:r>
      <w:r w:rsidRPr="00EA77BC">
        <w:rPr>
          <w:rFonts w:ascii="Courier New" w:hAnsi="Courier New" w:cs="Courier New"/>
          <w:b/>
          <w:bCs/>
          <w:snapToGrid w:val="0"/>
          <w:color w:val="000000"/>
          <w:sz w:val="16"/>
        </w:rPr>
        <w:t>&lt;Enter&gt;</w:t>
      </w:r>
    </w:p>
    <w:p w14:paraId="60E6A3DA" w14:textId="77777777" w:rsidR="000E5BAC" w:rsidRPr="00EA77BC" w:rsidRDefault="000E5BAC" w:rsidP="00BA5F06">
      <w:bookmarkStart w:id="39" w:name="_Toc14665838"/>
    </w:p>
    <w:p w14:paraId="60E6A3DB" w14:textId="77777777" w:rsidR="00595E65" w:rsidRPr="00EA77BC" w:rsidRDefault="00595E65" w:rsidP="00EB4F14">
      <w:pPr>
        <w:pStyle w:val="Heading2"/>
        <w:numPr>
          <w:ilvl w:val="0"/>
          <w:numId w:val="42"/>
        </w:numPr>
      </w:pPr>
      <w:bookmarkStart w:id="40" w:name="_Toc376874055"/>
      <w:bookmarkStart w:id="41" w:name="_Toc523224099"/>
      <w:r w:rsidRPr="00EA77BC">
        <w:t>Enter/Edit Dosages</w:t>
      </w:r>
      <w:bookmarkEnd w:id="39"/>
      <w:bookmarkEnd w:id="40"/>
      <w:bookmarkEnd w:id="41"/>
    </w:p>
    <w:p w14:paraId="60E6A3DC" w14:textId="77777777" w:rsidR="00595E65" w:rsidRPr="00EA77BC" w:rsidRDefault="00595E65" w:rsidP="00EB241E">
      <w:pPr>
        <w:pStyle w:val="Heading4"/>
        <w:spacing w:after="0"/>
        <w:ind w:firstLine="720"/>
        <w:rPr>
          <w:sz w:val="28"/>
        </w:rPr>
      </w:pPr>
      <w:bookmarkStart w:id="42" w:name="_Toc14665839"/>
      <w:r w:rsidRPr="00EA77BC">
        <w:t>[PSS EDIT DOSAGES]</w:t>
      </w:r>
      <w:bookmarkEnd w:id="42"/>
    </w:p>
    <w:p w14:paraId="60E6A3DD" w14:textId="77777777" w:rsidR="00595E65" w:rsidRPr="00EA77BC" w:rsidRDefault="00595E65" w:rsidP="00EA77BC">
      <w:pPr>
        <w:keepNext/>
      </w:pPr>
    </w:p>
    <w:p w14:paraId="60E6A3DE" w14:textId="77777777" w:rsidR="00595E65" w:rsidRPr="00EA77BC" w:rsidRDefault="00595E65" w:rsidP="0005137D">
      <w:pPr>
        <w:pStyle w:val="BodyTextIndent"/>
        <w:ind w:firstLine="0"/>
      </w:pPr>
      <w:r w:rsidRPr="00EA77BC">
        <w:t xml:space="preserve">The </w:t>
      </w:r>
      <w:r w:rsidRPr="00EA77BC">
        <w:rPr>
          <w:i/>
          <w:iCs/>
        </w:rPr>
        <w:t>Enter/Edit Dosages</w:t>
      </w:r>
      <w:r w:rsidRPr="00EA77BC">
        <w:fldChar w:fldCharType="begin"/>
      </w:r>
      <w:r w:rsidRPr="00EA77BC">
        <w:instrText xml:space="preserve"> XE "Enter/Edit Dosages" \b</w:instrText>
      </w:r>
      <w:r w:rsidRPr="00EA77BC">
        <w:fldChar w:fldCharType="end"/>
      </w:r>
      <w:r w:rsidRPr="00EA77BC">
        <w:t xml:space="preserve"> </w:t>
      </w:r>
      <w:r w:rsidR="005A2D56" w:rsidRPr="00EA77BC">
        <w:t xml:space="preserve">[PSS EDIT DOSAGES] </w:t>
      </w:r>
      <w:r w:rsidRPr="00EA77BC">
        <w:t>option allows you to edit Possible Dosages and Local Possible Dosages for a selected Dispense Drug. These dosages may be specified for Inpatient Medications, Outpatient Pharmacy, or both packages.</w:t>
      </w:r>
    </w:p>
    <w:p w14:paraId="60E6A3DF" w14:textId="77777777" w:rsidR="00595E65" w:rsidRPr="00EA77BC" w:rsidRDefault="00595E65" w:rsidP="0005137D">
      <w:pPr>
        <w:pStyle w:val="BodyTextIndent"/>
        <w:ind w:firstLine="0"/>
      </w:pPr>
    </w:p>
    <w:p w14:paraId="60E6A3E0" w14:textId="77777777" w:rsidR="00595E65" w:rsidRPr="00EA77BC" w:rsidRDefault="00595E65" w:rsidP="00EB241E">
      <w:pPr>
        <w:pStyle w:val="BodyTextIndent"/>
        <w:ind w:firstLine="0"/>
      </w:pPr>
      <w:r w:rsidRPr="00EA77BC">
        <w:t xml:space="preserve">The BCMA UNITS PER DOSE </w:t>
      </w:r>
      <w:r w:rsidR="005A2D56" w:rsidRPr="00EA77BC">
        <w:t xml:space="preserve">sub-field (#3) of the POSSIBLE DOSAGES multiple (#903) of the DRUG file (#50) and the BCMA UNITS PER DOSE sub-field (#2) of the LOCAL POSSIBLE DOSAGE multiple (#904) of the DRUG file (#50) are </w:t>
      </w:r>
      <w:r w:rsidRPr="00EA77BC">
        <w:t>used by Inpatient Medications to populate the Units Per Dose information for Unit Dose orders. This value will determine the number of times a medication must be scanned in order to document a medication administration through Bar Code Medication Administration (BCMA). This field is not required and an entry should be made only when multiple scans through BCMA appear to document erroneous dosages.</w:t>
      </w:r>
    </w:p>
    <w:p w14:paraId="60E6A3E1" w14:textId="77777777" w:rsidR="00595E65" w:rsidRPr="00EA77BC" w:rsidRDefault="00595E65" w:rsidP="005C4F1E">
      <w:pPr>
        <w:pStyle w:val="BodyTextIndent"/>
        <w:ind w:firstLine="0"/>
      </w:pPr>
    </w:p>
    <w:p w14:paraId="60E6A3E2" w14:textId="77777777" w:rsidR="00595E65" w:rsidRPr="00EA77BC" w:rsidRDefault="00595E65" w:rsidP="000128D8">
      <w:r w:rsidRPr="00EA77BC">
        <w:t xml:space="preserve">The </w:t>
      </w:r>
      <w:r w:rsidRPr="00EA77BC">
        <w:rPr>
          <w:i/>
          <w:iCs/>
        </w:rPr>
        <w:t>Enter/Edit Dosages</w:t>
      </w:r>
      <w:r w:rsidRPr="00EA77BC">
        <w:t xml:space="preserve"> </w:t>
      </w:r>
      <w:r w:rsidR="005A2D56" w:rsidRPr="00EA77BC">
        <w:t xml:space="preserve">[PSS EDIT DOSAGES] </w:t>
      </w:r>
      <w:r w:rsidRPr="00EA77BC">
        <w:t>option allows the user to enter a dosage in a language other than English.</w:t>
      </w:r>
      <w:r w:rsidR="005A6333" w:rsidRPr="00EA77BC">
        <w:t xml:space="preserve"> </w:t>
      </w:r>
      <w:r w:rsidRPr="00EA77BC">
        <w:t>PDM does not translate English terms into another language; instead, it allows the user to enter a translation of a term.</w:t>
      </w:r>
      <w:r w:rsidR="005A6333" w:rsidRPr="00EA77BC">
        <w:t xml:space="preserve"> </w:t>
      </w:r>
      <w:r w:rsidRPr="00EA77BC">
        <w:t xml:space="preserve">If a value has not been entered in the OTHER LANGUAGE DOSAGE </w:t>
      </w:r>
      <w:r w:rsidR="005A2D56" w:rsidRPr="00EA77BC">
        <w:t>NAME sub-field (#3) of the LOCAL POSSIBLE DOSAGE multiple (#904) of the DRUG file (#50), PDM defaults to the value entered in the LOCAL POSSIBLE DOSAGE</w:t>
      </w:r>
      <w:bookmarkStart w:id="43" w:name="p009"/>
      <w:bookmarkEnd w:id="43"/>
      <w:r w:rsidR="005A2D56" w:rsidRPr="00EA77BC">
        <w:t xml:space="preserv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the system will not display default values for those fields during CPRS or Outpatient Pharmacy prescription order entry processing.</w:t>
      </w:r>
      <w:r w:rsidR="005A6333" w:rsidRPr="00EA77BC">
        <w:t xml:space="preserve"> </w:t>
      </w:r>
      <w:r w:rsidRPr="00EA77BC">
        <w:t>However, when building the SIG, Outpatient Pharmacy will default to the value the user input during order entry. See Appendix E for a list of Spanish equivalents for some of the more common Local Possible Dosages.</w:t>
      </w:r>
    </w:p>
    <w:p w14:paraId="60E6A3E3" w14:textId="77777777" w:rsidR="00853CD3" w:rsidRPr="00EA77BC" w:rsidRDefault="00853CD3" w:rsidP="000128D8"/>
    <w:p w14:paraId="60E6A3E4" w14:textId="77777777" w:rsidR="00853CD3" w:rsidRPr="00EA77BC" w:rsidRDefault="00853CD3" w:rsidP="000128D8">
      <w:pPr>
        <w:pStyle w:val="BodyText4"/>
        <w:keepNext w:val="0"/>
        <w:ind w:left="0"/>
        <w:rPr>
          <w:rFonts w:eastAsia="Calibri"/>
          <w:sz w:val="24"/>
          <w:szCs w:val="24"/>
        </w:rPr>
      </w:pPr>
      <w:r w:rsidRPr="00EA77BC">
        <w:rPr>
          <w:rFonts w:eastAsia="Calibri"/>
          <w:sz w:val="24"/>
          <w:szCs w:val="24"/>
        </w:rPr>
        <w:t xml:space="preserve">The </w:t>
      </w:r>
      <w:r w:rsidR="00F11E46" w:rsidRPr="00EA77BC">
        <w:rPr>
          <w:sz w:val="24"/>
          <w:szCs w:val="24"/>
        </w:rPr>
        <w:t xml:space="preserve">NUMERIC DOSE </w:t>
      </w:r>
      <w:r w:rsidR="005A2D56" w:rsidRPr="00EA77BC">
        <w:rPr>
          <w:sz w:val="24"/>
          <w:szCs w:val="24"/>
        </w:rPr>
        <w:t>sub-</w:t>
      </w:r>
      <w:r w:rsidR="00F11E46" w:rsidRPr="00EA77BC">
        <w:rPr>
          <w:sz w:val="24"/>
          <w:szCs w:val="24"/>
        </w:rPr>
        <w:t xml:space="preserve">field (#5) and DOSE UNIT </w:t>
      </w:r>
      <w:r w:rsidR="005A2D56" w:rsidRPr="00EA77BC">
        <w:rPr>
          <w:sz w:val="24"/>
          <w:szCs w:val="24"/>
        </w:rPr>
        <w:t>sub-</w:t>
      </w:r>
      <w:r w:rsidR="00F11E46" w:rsidRPr="00EA77BC">
        <w:rPr>
          <w:sz w:val="24"/>
          <w:szCs w:val="24"/>
        </w:rPr>
        <w:t xml:space="preserve">field (#4) of the LOCAL POSSIBLE DOSAGES multiple (#904) in DRUG file (#50) </w:t>
      </w:r>
      <w:r w:rsidRPr="00EA77BC">
        <w:rPr>
          <w:rFonts w:eastAsia="Calibri"/>
          <w:sz w:val="24"/>
          <w:szCs w:val="24"/>
        </w:rPr>
        <w:t xml:space="preserve">are used to breakdown a free text Local Possible Dosage in order to perform dosage checks when that Local Possible Dosage is selected for an eligible drug within an order. When populating the </w:t>
      </w:r>
      <w:r w:rsidR="005A2D56" w:rsidRPr="00EA77BC">
        <w:rPr>
          <w:rFonts w:eastAsia="Calibri"/>
          <w:sz w:val="24"/>
          <w:szCs w:val="24"/>
        </w:rPr>
        <w:t xml:space="preserve">DOSE UNIT </w:t>
      </w:r>
      <w:r w:rsidR="005A2D56" w:rsidRPr="00EA77BC">
        <w:rPr>
          <w:sz w:val="24"/>
          <w:szCs w:val="24"/>
        </w:rPr>
        <w:t>sub-field (#4) of the LOCAL POSSIBLE DOSAGES multiple (#904) in DRUG file (#50)</w:t>
      </w:r>
      <w:r w:rsidR="005A2D56" w:rsidRPr="00EA77BC">
        <w:rPr>
          <w:rFonts w:eastAsia="Calibri"/>
          <w:sz w:val="24"/>
          <w:szCs w:val="24"/>
        </w:rPr>
        <w:t xml:space="preserve"> </w:t>
      </w:r>
      <w:r w:rsidRPr="00EA77BC">
        <w:rPr>
          <w:rFonts w:eastAsia="Calibri"/>
          <w:sz w:val="24"/>
          <w:szCs w:val="24"/>
        </w:rPr>
        <w:t xml:space="preserve">for a Local Possible Dosage, selection will be from the </w:t>
      </w:r>
      <w:r w:rsidR="00F11E46" w:rsidRPr="00EA77BC">
        <w:rPr>
          <w:rFonts w:eastAsia="Calibri"/>
          <w:sz w:val="24"/>
          <w:szCs w:val="24"/>
        </w:rPr>
        <w:t xml:space="preserve">DOSE UNITS </w:t>
      </w:r>
      <w:r w:rsidRPr="00EA77BC">
        <w:rPr>
          <w:rFonts w:eastAsia="Calibri"/>
          <w:sz w:val="24"/>
          <w:szCs w:val="24"/>
        </w:rPr>
        <w:t>file</w:t>
      </w:r>
      <w:r w:rsidR="00F11E46" w:rsidRPr="00EA77BC">
        <w:rPr>
          <w:rFonts w:eastAsia="Calibri"/>
          <w:sz w:val="24"/>
          <w:szCs w:val="24"/>
        </w:rPr>
        <w:t xml:space="preserve"> (#51.24)</w:t>
      </w:r>
      <w:r w:rsidRPr="00EA77BC">
        <w:rPr>
          <w:rFonts w:eastAsia="Calibri"/>
          <w:sz w:val="24"/>
          <w:szCs w:val="24"/>
        </w:rPr>
        <w:t xml:space="preserve">. A Numeric Dose will have to be entered that corresponds to the Dose Unit selected. No auto population is provided. If any of the </w:t>
      </w:r>
      <w:r w:rsidRPr="00EA77BC">
        <w:rPr>
          <w:rFonts w:eastAsia="Calibri"/>
          <w:sz w:val="24"/>
          <w:szCs w:val="24"/>
        </w:rPr>
        <w:lastRenderedPageBreak/>
        <w:t xml:space="preserve">following conditions can be determined at the time of entry, the </w:t>
      </w:r>
      <w:r w:rsidR="005A2D56" w:rsidRPr="00EA77BC">
        <w:rPr>
          <w:rFonts w:eastAsia="Calibri"/>
          <w:sz w:val="24"/>
          <w:szCs w:val="24"/>
        </w:rPr>
        <w:t xml:space="preserve">NUMERIC DOSE </w:t>
      </w:r>
      <w:r w:rsidR="005A2D56" w:rsidRPr="00EA77BC">
        <w:rPr>
          <w:sz w:val="24"/>
          <w:szCs w:val="24"/>
        </w:rPr>
        <w:t xml:space="preserve">sub-field (#5) of the LOCAL POSSIBLE DOSAGES multiple (#904) in DRUG file (#50) </w:t>
      </w:r>
      <w:r w:rsidR="005A2D56" w:rsidRPr="00EA77BC">
        <w:rPr>
          <w:rFonts w:eastAsia="Calibri"/>
          <w:sz w:val="24"/>
          <w:szCs w:val="24"/>
        </w:rPr>
        <w:t xml:space="preserve">and DOSE UNIT </w:t>
      </w:r>
      <w:r w:rsidR="005A2D56" w:rsidRPr="00EA77BC">
        <w:rPr>
          <w:sz w:val="24"/>
          <w:szCs w:val="24"/>
        </w:rPr>
        <w:t xml:space="preserve">sub-field (#4) of the LOCAL POSSIBLE DOSAGES multiple (#904) in DRUG file (#50) </w:t>
      </w:r>
      <w:r w:rsidRPr="00EA77BC">
        <w:rPr>
          <w:rFonts w:eastAsia="Calibri"/>
          <w:sz w:val="24"/>
          <w:szCs w:val="24"/>
        </w:rPr>
        <w:t>for any defined Local Possible Dosage will not be displayed for data entry.</w:t>
      </w:r>
    </w:p>
    <w:p w14:paraId="60E6A3E5" w14:textId="77777777" w:rsidR="00853CD3" w:rsidRPr="00EA77BC" w:rsidRDefault="00853CD3" w:rsidP="00EB4F14">
      <w:pPr>
        <w:numPr>
          <w:ilvl w:val="0"/>
          <w:numId w:val="39"/>
        </w:numPr>
        <w:spacing w:before="120"/>
      </w:pPr>
      <w:r w:rsidRPr="00EA77BC">
        <w:t xml:space="preserve">Drug associated with a dosage form that is excluded from dosage checks and the VA Product that the drug is matched to has the OVERRIDE DF DOSE CHK EXCLUSION field </w:t>
      </w:r>
      <w:r w:rsidR="005A2D56" w:rsidRPr="00EA77BC">
        <w:t xml:space="preserve">(#31) of the VA PRODUCT file (#50.68) </w:t>
      </w:r>
      <w:r w:rsidRPr="00EA77BC">
        <w:t>set to ‘No’</w:t>
      </w:r>
    </w:p>
    <w:p w14:paraId="60E6A3E6" w14:textId="77777777" w:rsidR="00853CD3" w:rsidRPr="00EA77BC" w:rsidRDefault="00853CD3" w:rsidP="00EB4F14">
      <w:pPr>
        <w:numPr>
          <w:ilvl w:val="0"/>
          <w:numId w:val="39"/>
        </w:numPr>
        <w:spacing w:before="120"/>
      </w:pPr>
      <w:r w:rsidRPr="00EA77BC">
        <w:t>Drug a</w:t>
      </w:r>
      <w:bookmarkStart w:id="44" w:name="p010"/>
      <w:bookmarkEnd w:id="44"/>
      <w:r w:rsidRPr="00EA77BC">
        <w:t xml:space="preserve">ssociated with a dosage form that is NOT excluded from dosage checks, but the VA Product that it is matched to has the OVERRIDE DF DOSE CHK EXCLUSION field </w:t>
      </w:r>
      <w:r w:rsidR="005A2D56" w:rsidRPr="00EA77BC">
        <w:t xml:space="preserve">(#31) of the VA PRODUCT file (#50.68) </w:t>
      </w:r>
      <w:r w:rsidRPr="00EA77BC">
        <w:t>set to ‘Yes’</w:t>
      </w:r>
    </w:p>
    <w:p w14:paraId="60E6A3E7" w14:textId="77777777" w:rsidR="00853CD3" w:rsidRPr="00EA77BC" w:rsidRDefault="00853CD3" w:rsidP="00EB4F14">
      <w:pPr>
        <w:numPr>
          <w:ilvl w:val="0"/>
          <w:numId w:val="39"/>
        </w:numPr>
        <w:spacing w:before="120"/>
      </w:pPr>
      <w:r w:rsidRPr="00EA77BC">
        <w:t xml:space="preserve">Drug is marked as a supply item (‘S’ in DEA, SPECIAL HDLG field </w:t>
      </w:r>
      <w:r w:rsidR="005A2D56" w:rsidRPr="00EA77BC">
        <w:t xml:space="preserve">(#3) of the DRUG file (#50) </w:t>
      </w:r>
      <w:r w:rsidRPr="00EA77BC">
        <w:t>or assigned a VA Drug Class starting with an ‘XA’)</w:t>
      </w:r>
    </w:p>
    <w:p w14:paraId="60E6A3E8" w14:textId="77777777" w:rsidR="003C039F" w:rsidRPr="00EA77BC" w:rsidRDefault="003C039F" w:rsidP="00E20947"/>
    <w:p w14:paraId="60E6A3E9" w14:textId="77777777" w:rsidR="00853CD3" w:rsidRPr="00EA77BC" w:rsidRDefault="00853CD3" w:rsidP="00E20947">
      <w:r w:rsidRPr="00EA77BC">
        <w:t xml:space="preserve">Although ineligible for dosage checks, when editing a Local Possible Dosage for an inactive drug or a drug not matched to NDF, the </w:t>
      </w:r>
      <w:r w:rsidR="005A2D56" w:rsidRPr="00EA77BC">
        <w:t xml:space="preserve">NUMERIC DOSE sub-field (#5) of the LOCAL POSSIBLE DOSAGES multiple (#904) in DRUG file (#50) and </w:t>
      </w:r>
      <w:r w:rsidR="005A2D56" w:rsidRPr="00EA77BC">
        <w:rPr>
          <w:rFonts w:eastAsia="Calibri"/>
        </w:rPr>
        <w:t>DOSE UNIT</w:t>
      </w:r>
      <w:r w:rsidR="005A2D56" w:rsidRPr="00EA77BC">
        <w:t xml:space="preserve"> sub-field (#4) of the LOCAL POSSIBLE DOSAGES multiple (#904) in DRUG file (#50) </w:t>
      </w:r>
      <w:r w:rsidRPr="00EA77BC">
        <w:t>will be displayed to the user for data entry.</w:t>
      </w:r>
    </w:p>
    <w:p w14:paraId="60E6A3EA" w14:textId="77777777" w:rsidR="00853CD3" w:rsidRPr="00EA77BC" w:rsidRDefault="00853CD3" w:rsidP="00E20947"/>
    <w:p w14:paraId="60E6A3EB" w14:textId="77777777" w:rsidR="00853CD3" w:rsidRPr="00EA77BC" w:rsidRDefault="00853CD3" w:rsidP="00732461">
      <w:pPr>
        <w:pStyle w:val="BodyText4"/>
        <w:keepNext w:val="0"/>
        <w:ind w:left="0"/>
        <w:rPr>
          <w:rFonts w:eastAsia="Calibri"/>
          <w:sz w:val="24"/>
          <w:szCs w:val="24"/>
        </w:rPr>
      </w:pPr>
      <w:r w:rsidRPr="00EA77BC">
        <w:rPr>
          <w:rFonts w:eastAsia="Calibri"/>
          <w:sz w:val="24"/>
          <w:szCs w:val="24"/>
        </w:rPr>
        <w:t xml:space="preserve">A warning will be displayed if the DRUG file </w:t>
      </w:r>
      <w:r w:rsidR="005A2D56" w:rsidRPr="00EA77BC">
        <w:rPr>
          <w:rFonts w:eastAsia="Calibri"/>
          <w:sz w:val="24"/>
          <w:szCs w:val="24"/>
        </w:rPr>
        <w:t xml:space="preserve">(#50) STRENGTH field (#901) </w:t>
      </w:r>
      <w:r w:rsidRPr="00EA77BC">
        <w:rPr>
          <w:rFonts w:eastAsia="Calibri"/>
          <w:sz w:val="24"/>
          <w:szCs w:val="24"/>
        </w:rPr>
        <w:t xml:space="preserve">does not match the VA Product strength to which it is matched. </w:t>
      </w:r>
    </w:p>
    <w:p w14:paraId="60E6A3EC" w14:textId="77777777" w:rsidR="00853CD3" w:rsidRPr="00EA77BC" w:rsidRDefault="00853CD3" w:rsidP="00732461"/>
    <w:p w14:paraId="60E6A3ED" w14:textId="77777777" w:rsidR="00853CD3" w:rsidRPr="00EA77BC" w:rsidRDefault="00853CD3" w:rsidP="00732461">
      <w:pPr>
        <w:pStyle w:val="Example"/>
      </w:pPr>
      <w:r w:rsidRPr="00EA77BC">
        <w:t xml:space="preserve">Example 1: </w:t>
      </w:r>
      <w:r w:rsidR="005A2D56" w:rsidRPr="00EA77BC">
        <w:rPr>
          <w:i/>
        </w:rPr>
        <w:t>Enter/Edit Dosages</w:t>
      </w:r>
      <w:r w:rsidR="005A2D56" w:rsidRPr="00EA77BC">
        <w:t xml:space="preserve"> [PSS EDIT DOSAGES] Option</w:t>
      </w:r>
    </w:p>
    <w:p w14:paraId="60E6A3EE"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ACETAMINOPHEN 120MG/5ML LIQUID         CN103       </w:t>
      </w:r>
    </w:p>
    <w:p w14:paraId="60E6A3EF"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0"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...OK? Yes//   (Yes)</w:t>
      </w:r>
    </w:p>
    <w:p w14:paraId="60E6A3F1" w14:textId="77777777" w:rsidR="00800BEC" w:rsidRPr="00EA77BC" w:rsidRDefault="00800BEC" w:rsidP="000C5921">
      <w:pPr>
        <w:shd w:val="pct10" w:color="auto" w:fill="auto"/>
        <w:ind w:left="374"/>
        <w:rPr>
          <w:rFonts w:ascii="Courier New" w:hAnsi="Courier New" w:cs="Courier New"/>
          <w:sz w:val="16"/>
        </w:rPr>
      </w:pPr>
    </w:p>
    <w:p w14:paraId="60E6A3F2" w14:textId="77777777" w:rsidR="00800BEC" w:rsidRPr="00EA77BC" w:rsidRDefault="00800BEC" w:rsidP="000C5921">
      <w:pPr>
        <w:shd w:val="pct10" w:color="auto" w:fill="auto"/>
        <w:ind w:left="374"/>
        <w:rPr>
          <w:rFonts w:ascii="Courier New" w:hAnsi="Courier New" w:cs="Courier New"/>
          <w:sz w:val="16"/>
        </w:rPr>
      </w:pPr>
    </w:p>
    <w:p w14:paraId="60E6A3F3"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3F4" w14:textId="77777777" w:rsidR="00853CD3" w:rsidRPr="00EA77BC" w:rsidRDefault="00853CD3" w:rsidP="001B3F39">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5" w14:textId="77777777" w:rsidR="00853CD3" w:rsidRPr="00EA77BC" w:rsidRDefault="00853CD3" w:rsidP="001B3F39">
      <w:pPr>
        <w:shd w:val="pct10" w:color="auto" w:fill="auto"/>
        <w:ind w:left="374"/>
        <w:rPr>
          <w:rFonts w:ascii="Courier New" w:hAnsi="Courier New" w:cs="Courier New"/>
          <w:sz w:val="16"/>
        </w:rPr>
      </w:pPr>
    </w:p>
    <w:p w14:paraId="60E6A3F6"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3F7"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3F8"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3F9"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3FA" w14:textId="77777777" w:rsidR="00853CD3" w:rsidRPr="00EA77BC" w:rsidRDefault="00853CD3" w:rsidP="001B3F39">
      <w:pPr>
        <w:shd w:val="pct10" w:color="auto" w:fill="auto"/>
        <w:ind w:left="374"/>
        <w:rPr>
          <w:rFonts w:ascii="Courier New" w:hAnsi="Courier New" w:cs="Courier New"/>
          <w:sz w:val="16"/>
        </w:rPr>
      </w:pPr>
    </w:p>
    <w:p w14:paraId="60E6A3FB"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GENERIC NAME: ACETAMINOPHEN 120MG/5ML LIQUID  Replace </w:t>
      </w:r>
    </w:p>
    <w:p w14:paraId="60E6A3FC"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VA CLASSIFICATION: CN103// </w:t>
      </w:r>
    </w:p>
    <w:p w14:paraId="60E6A3FD"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DEA, SPECIAL HDLG: 9// </w:t>
      </w:r>
    </w:p>
    <w:p w14:paraId="60E6A3FE"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DAW CODE: </w:t>
      </w:r>
    </w:p>
    <w:p w14:paraId="60E6A3FF" w14:textId="77777777" w:rsidR="00800BEC" w:rsidRPr="00EA77BC" w:rsidRDefault="00800BEC" w:rsidP="001B3F39">
      <w:pPr>
        <w:shd w:val="pct10" w:color="auto" w:fill="auto"/>
        <w:ind w:left="374"/>
        <w:rPr>
          <w:rFonts w:ascii="Courier New" w:hAnsi="Courier New" w:cs="Courier New"/>
          <w:sz w:val="16"/>
        </w:rPr>
      </w:pPr>
    </w:p>
    <w:p w14:paraId="60E6A400"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NATIONAL FORMULARY INDICATOR: YES</w:t>
      </w:r>
    </w:p>
    <w:p w14:paraId="60E6A401" w14:textId="77777777" w:rsidR="00800BEC" w:rsidRPr="00EA77BC" w:rsidRDefault="00800BEC" w:rsidP="00CD4C83">
      <w:pPr>
        <w:shd w:val="pct10" w:color="auto" w:fill="auto"/>
        <w:ind w:left="374"/>
        <w:rPr>
          <w:rFonts w:ascii="Courier New" w:hAnsi="Courier New" w:cs="Courier New"/>
          <w:sz w:val="16"/>
        </w:rPr>
      </w:pPr>
      <w:r w:rsidRPr="00EA77BC">
        <w:rPr>
          <w:rFonts w:ascii="Courier New" w:hAnsi="Courier New" w:cs="Courier New"/>
          <w:sz w:val="16"/>
        </w:rPr>
        <w:t xml:space="preserve">LOCAL NON-FORMULARY: </w:t>
      </w:r>
    </w:p>
    <w:p w14:paraId="60E6A402"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VISN NON-FORMULARY: </w:t>
      </w:r>
    </w:p>
    <w:p w14:paraId="60E6A403"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DRUG TEXT ENTRY: </w:t>
      </w:r>
    </w:p>
    <w:p w14:paraId="60E6A404"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FORMULARY ALTERNATIVE: </w:t>
      </w:r>
    </w:p>
    <w:p w14:paraId="60E6A405"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SYNONYM: 000054301050// </w:t>
      </w:r>
    </w:p>
    <w:p w14:paraId="60E6A406"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SYNONYM: 000054301050// </w:t>
      </w:r>
    </w:p>
    <w:p w14:paraId="60E6A407"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 </w:t>
      </w:r>
    </w:p>
    <w:p w14:paraId="60E6A408"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  NDC CODE: 000054-3010-50// </w:t>
      </w:r>
    </w:p>
    <w:p w14:paraId="60E6A409"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Select SYNONYM: </w:t>
      </w:r>
    </w:p>
    <w:p w14:paraId="60E6A40A" w14:textId="77777777" w:rsidR="00800BEC" w:rsidRPr="00EA77BC" w:rsidRDefault="00800BEC" w:rsidP="00EB241E">
      <w:pPr>
        <w:shd w:val="pct10" w:color="auto" w:fill="auto"/>
        <w:ind w:left="374"/>
        <w:rPr>
          <w:rFonts w:ascii="Courier New" w:hAnsi="Courier New" w:cs="Courier New"/>
          <w:sz w:val="16"/>
        </w:rPr>
      </w:pPr>
      <w:r w:rsidRPr="00EA77BC">
        <w:rPr>
          <w:rFonts w:ascii="Courier New" w:hAnsi="Courier New" w:cs="Courier New"/>
          <w:sz w:val="16"/>
        </w:rPr>
        <w:t xml:space="preserve">MESSAGE: </w:t>
      </w:r>
    </w:p>
    <w:p w14:paraId="60E6A40B" w14:textId="77777777" w:rsidR="00800BEC" w:rsidRPr="00EA77BC" w:rsidRDefault="00800BEC" w:rsidP="005C4F1E">
      <w:pPr>
        <w:shd w:val="pct10" w:color="auto" w:fill="auto"/>
        <w:ind w:left="374"/>
        <w:rPr>
          <w:rFonts w:ascii="Courier New" w:hAnsi="Courier New" w:cs="Courier New"/>
          <w:sz w:val="16"/>
        </w:rPr>
      </w:pPr>
      <w:r w:rsidRPr="00EA77BC">
        <w:rPr>
          <w:rFonts w:ascii="Courier New" w:hAnsi="Courier New" w:cs="Courier New"/>
          <w:sz w:val="16"/>
        </w:rPr>
        <w:t xml:space="preserve">RESTRICTION: </w:t>
      </w:r>
    </w:p>
    <w:p w14:paraId="60E6A40C"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FSN: </w:t>
      </w:r>
    </w:p>
    <w:p w14:paraId="60E6A40D"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NDC: 00904-1985-16// </w:t>
      </w:r>
    </w:p>
    <w:p w14:paraId="60E6A40E"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INACTIVE DATE: </w:t>
      </w:r>
    </w:p>
    <w:p w14:paraId="60E6A40F" w14:textId="77777777" w:rsidR="00800BEC" w:rsidRPr="00EA77BC" w:rsidRDefault="00800BEC" w:rsidP="000128D8">
      <w:pPr>
        <w:shd w:val="pct10" w:color="auto" w:fill="auto"/>
        <w:ind w:left="374"/>
        <w:rPr>
          <w:rFonts w:ascii="Courier New" w:hAnsi="Courier New" w:cs="Courier New"/>
          <w:sz w:val="16"/>
        </w:rPr>
      </w:pPr>
    </w:p>
    <w:p w14:paraId="60E6A410"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WARNING LABEL SOURCE is 'NEW'.</w:t>
      </w:r>
    </w:p>
    <w:p w14:paraId="60E6A411"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The following WARNING LABEL may continue to be used for a limited time for some </w:t>
      </w:r>
    </w:p>
    <w:p w14:paraId="60E6A41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external interfaces.</w:t>
      </w:r>
    </w:p>
    <w:p w14:paraId="60E6A41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WARNING LABEL: 8// </w:t>
      </w:r>
    </w:p>
    <w:p w14:paraId="60E6A414" w14:textId="77777777" w:rsidR="00800BEC" w:rsidRPr="00EA77BC" w:rsidRDefault="00800BEC" w:rsidP="00EA77BC">
      <w:pPr>
        <w:shd w:val="pct10" w:color="auto" w:fill="auto"/>
        <w:ind w:left="374"/>
        <w:rPr>
          <w:rFonts w:ascii="Courier New" w:hAnsi="Courier New" w:cs="Courier New"/>
          <w:sz w:val="16"/>
        </w:rPr>
      </w:pPr>
    </w:p>
    <w:p w14:paraId="60E6A41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Current Warning labels for ACETAMINOPHEN 120MG/5ML LIQUID</w:t>
      </w:r>
    </w:p>
    <w:p w14:paraId="60E6A41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Labels will print in the order in which they appear for local and CMOP fills:</w:t>
      </w:r>
    </w:p>
    <w:p w14:paraId="60E6A417" w14:textId="77777777" w:rsidR="00800BEC" w:rsidRPr="00EA77BC" w:rsidRDefault="00800BEC" w:rsidP="00EA77BC">
      <w:pPr>
        <w:shd w:val="pct10" w:color="auto" w:fill="auto"/>
        <w:ind w:left="374"/>
        <w:rPr>
          <w:rFonts w:ascii="Courier New" w:hAnsi="Courier New" w:cs="Courier New"/>
          <w:sz w:val="16"/>
        </w:rPr>
      </w:pPr>
    </w:p>
    <w:p w14:paraId="60E6A41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8N  Do not drink alcoholic beverag</w:t>
      </w:r>
      <w:r w:rsidR="00912621" w:rsidRPr="00EA77BC">
        <w:rPr>
          <w:rFonts w:ascii="Courier New" w:hAnsi="Courier New" w:cs="Courier New"/>
          <w:sz w:val="16"/>
        </w:rPr>
        <w:t>es when taking this medication.</w:t>
      </w:r>
    </w:p>
    <w:p w14:paraId="60E6A419" w14:textId="77777777" w:rsidR="00800BEC" w:rsidRPr="00EA77BC" w:rsidRDefault="00800BEC" w:rsidP="00EA77BC">
      <w:pPr>
        <w:shd w:val="pct10" w:color="auto" w:fill="auto"/>
        <w:ind w:left="374"/>
        <w:rPr>
          <w:rFonts w:ascii="Courier New" w:hAnsi="Courier New" w:cs="Courier New"/>
          <w:sz w:val="16"/>
        </w:rPr>
      </w:pPr>
    </w:p>
    <w:p w14:paraId="60E6A41A" w14:textId="77777777" w:rsidR="00767313"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66N  This medicine contains ACETAMINOPHEN.Taking more ACETAMINOPHEN than </w:t>
      </w:r>
    </w:p>
    <w:p w14:paraId="60E6A41B"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recommended may cause serious liver problems. </w:t>
      </w:r>
    </w:p>
    <w:p w14:paraId="60E6A41C" w14:textId="77777777" w:rsidR="00A2682F" w:rsidRPr="00EA77BC" w:rsidRDefault="00A2682F" w:rsidP="00EA77BC">
      <w:pPr>
        <w:shd w:val="pct10" w:color="auto" w:fill="auto"/>
        <w:ind w:left="374"/>
        <w:rPr>
          <w:rFonts w:ascii="Courier New" w:hAnsi="Courier New" w:cs="Courier New"/>
          <w:sz w:val="16"/>
        </w:rPr>
      </w:pPr>
    </w:p>
    <w:p w14:paraId="60E6A41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70N  Do not take other ACETAMINOPHEN containing products at the same time </w:t>
      </w:r>
    </w:p>
    <w:p w14:paraId="60E6A41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without first checking with your doctor. Check all medicine labels carefully. </w:t>
      </w:r>
    </w:p>
    <w:p w14:paraId="60E6A41F" w14:textId="77777777" w:rsidR="00800BEC" w:rsidRPr="00EA77BC" w:rsidRDefault="00800BEC" w:rsidP="00EA77BC">
      <w:pPr>
        <w:shd w:val="pct10" w:color="auto" w:fill="auto"/>
        <w:ind w:left="374"/>
        <w:rPr>
          <w:rFonts w:ascii="Courier New" w:hAnsi="Courier New" w:cs="Courier New"/>
          <w:sz w:val="16"/>
        </w:rPr>
      </w:pPr>
    </w:p>
    <w:p w14:paraId="60E6A42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Pharmacy fill card display: DRUG WARNING 8N,66N,70N</w:t>
      </w:r>
    </w:p>
    <w:p w14:paraId="60E6A42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NOTE: Because the NEW WARNING LABEL LIST field is empty, the warnings above</w:t>
      </w:r>
    </w:p>
    <w:p w14:paraId="60E6A42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are the warnings that our national data source distributes for this drug.</w:t>
      </w:r>
    </w:p>
    <w:p w14:paraId="60E6A423" w14:textId="77777777" w:rsidR="00800BEC" w:rsidRPr="00EA77BC" w:rsidRDefault="00800BEC" w:rsidP="00EA77BC">
      <w:pPr>
        <w:shd w:val="pct10" w:color="auto" w:fill="auto"/>
        <w:ind w:left="374"/>
        <w:rPr>
          <w:rFonts w:ascii="Courier New" w:hAnsi="Courier New" w:cs="Courier New"/>
          <w:sz w:val="16"/>
        </w:rPr>
      </w:pPr>
    </w:p>
    <w:p w14:paraId="60E6A42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Would you like to edit this list of warnings? N// O</w:t>
      </w:r>
    </w:p>
    <w:p w14:paraId="60E6A42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ORDER UNIT: BT// </w:t>
      </w:r>
    </w:p>
    <w:p w14:paraId="60E6A42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PRICE PER ORDER UNIT: 2// </w:t>
      </w:r>
    </w:p>
    <w:p w14:paraId="60E6A42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 ML// </w:t>
      </w:r>
    </w:p>
    <w:p w14:paraId="60E6A42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UNITS PER ORDER UNIT: 480// </w:t>
      </w:r>
    </w:p>
    <w:p w14:paraId="60E6A42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DISPENSE UNIT: MILLILITERS// </w:t>
      </w:r>
    </w:p>
    <w:p w14:paraId="60E6A42A" w14:textId="77777777" w:rsidR="00800BE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QUANTITY MULTIPLIER: 1// </w:t>
      </w:r>
    </w:p>
    <w:p w14:paraId="60E6A42B" w14:textId="77777777" w:rsidR="000E423C" w:rsidRDefault="00C0174A" w:rsidP="00EA77BC">
      <w:pPr>
        <w:shd w:val="pct10" w:color="auto" w:fill="auto"/>
        <w:ind w:left="374"/>
        <w:rPr>
          <w:rFonts w:ascii="Courier New" w:hAnsi="Courier New" w:cs="Courier New"/>
          <w:sz w:val="16"/>
          <w:szCs w:val="16"/>
        </w:rPr>
      </w:pPr>
      <w:bookmarkStart w:id="45" w:name="P_189p11"/>
      <w:bookmarkEnd w:id="45"/>
      <w:r w:rsidRPr="00BD5AD6">
        <w:rPr>
          <w:rFonts w:ascii="Courier New" w:hAnsi="Courier New" w:cs="Courier New"/>
          <w:sz w:val="16"/>
          <w:szCs w:val="16"/>
        </w:rPr>
        <w:t>MAXIMUM DAYS SUPPLY: 120//</w:t>
      </w:r>
    </w:p>
    <w:p w14:paraId="60E6A42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PRICE PER DISPENSE UNIT: 0.0042</w:t>
      </w:r>
    </w:p>
    <w:p w14:paraId="60E6A42D" w14:textId="77777777" w:rsidR="00800BEC" w:rsidRPr="00EA77BC" w:rsidRDefault="00800BEC" w:rsidP="00EA77BC">
      <w:pPr>
        <w:shd w:val="pct10" w:color="auto" w:fill="auto"/>
        <w:ind w:left="374"/>
        <w:rPr>
          <w:rFonts w:ascii="Courier New" w:hAnsi="Courier New" w:cs="Courier New"/>
          <w:sz w:val="16"/>
        </w:rPr>
      </w:pPr>
    </w:p>
    <w:p w14:paraId="60E6A42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points to ACETAMINOPHEN 160MG/5ML ELIXIR in the National Drug file.</w:t>
      </w:r>
    </w:p>
    <w:p w14:paraId="60E6A42F" w14:textId="77777777" w:rsidR="00800BEC" w:rsidRPr="00EA77BC" w:rsidRDefault="00800BEC" w:rsidP="00EA77BC">
      <w:pPr>
        <w:shd w:val="pct10" w:color="auto" w:fill="auto"/>
        <w:ind w:left="374"/>
        <w:rPr>
          <w:rFonts w:ascii="Courier New" w:hAnsi="Courier New" w:cs="Courier New"/>
          <w:sz w:val="16"/>
        </w:rPr>
      </w:pPr>
    </w:p>
    <w:p w14:paraId="60E6A43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This drug has already been matched and classified with the National Drug</w:t>
      </w:r>
    </w:p>
    <w:p w14:paraId="60E6A43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file. In addition, if the dosage form changes as a result of rematching,</w:t>
      </w:r>
    </w:p>
    <w:p w14:paraId="60E6A43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you will have to match/rematch to Orderable Item.</w:t>
      </w:r>
    </w:p>
    <w:p w14:paraId="60E6A433" w14:textId="77777777" w:rsidR="00800BEC" w:rsidRPr="00EA77BC" w:rsidRDefault="00800BEC" w:rsidP="00EA77BC">
      <w:pPr>
        <w:shd w:val="pct10" w:color="auto" w:fill="auto"/>
        <w:ind w:left="374"/>
        <w:rPr>
          <w:rFonts w:ascii="Courier New" w:hAnsi="Courier New" w:cs="Courier New"/>
          <w:sz w:val="16"/>
        </w:rPr>
      </w:pPr>
    </w:p>
    <w:p w14:paraId="60E6A434" w14:textId="77777777" w:rsidR="00800BEC" w:rsidRPr="00EA77BC" w:rsidRDefault="00800BEC" w:rsidP="00EA77BC">
      <w:pPr>
        <w:shd w:val="pct10" w:color="auto" w:fill="auto"/>
        <w:ind w:left="374"/>
        <w:rPr>
          <w:rFonts w:ascii="Courier New" w:hAnsi="Courier New" w:cs="Courier New"/>
          <w:sz w:val="16"/>
        </w:rPr>
      </w:pPr>
    </w:p>
    <w:p w14:paraId="60E6A43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wish to match/rematch to NATIONAL DRUG file? No//   (No)</w:t>
      </w:r>
    </w:p>
    <w:p w14:paraId="60E6A43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Just a reminder...you are editing ACETAMINOPHEN 120MG/5ML LIQUID.</w:t>
      </w:r>
    </w:p>
    <w:p w14:paraId="60E6A437" w14:textId="77777777" w:rsidR="00800BEC" w:rsidRPr="00EA77BC" w:rsidRDefault="00800BEC" w:rsidP="00EA77BC">
      <w:pPr>
        <w:shd w:val="pct10" w:color="auto" w:fill="auto"/>
        <w:ind w:left="374"/>
        <w:rPr>
          <w:rFonts w:ascii="Courier New" w:hAnsi="Courier New" w:cs="Courier New"/>
          <w:sz w:val="16"/>
        </w:rPr>
      </w:pPr>
    </w:p>
    <w:p w14:paraId="60E6A43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from National Drug File match =&gt; 160    MG/5ML</w:t>
      </w:r>
    </w:p>
    <w:p w14:paraId="60E6A43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currently in the Drug File    =&gt; 120    </w:t>
      </w:r>
    </w:p>
    <w:p w14:paraId="60E6A43A" w14:textId="77777777" w:rsidR="00800BEC" w:rsidRPr="00EA77BC" w:rsidRDefault="00800BEC" w:rsidP="00EA77BC">
      <w:pPr>
        <w:shd w:val="pct10" w:color="auto" w:fill="auto"/>
        <w:ind w:left="374"/>
        <w:rPr>
          <w:rFonts w:ascii="Courier New" w:hAnsi="Courier New" w:cs="Courier New"/>
          <w:sz w:val="16"/>
        </w:rPr>
      </w:pPr>
    </w:p>
    <w:p w14:paraId="60E6A43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Please note: Strength of drug does not match strength of VA Product it is</w:t>
      </w:r>
    </w:p>
    <w:p w14:paraId="60E6A43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matched to.</w:t>
      </w:r>
    </w:p>
    <w:p w14:paraId="60E6A43D" w14:textId="77777777" w:rsidR="00800BEC" w:rsidRPr="00EA77BC" w:rsidRDefault="00800BEC" w:rsidP="00EA77BC">
      <w:pPr>
        <w:shd w:val="pct10" w:color="auto" w:fill="auto"/>
        <w:ind w:left="374"/>
        <w:rPr>
          <w:rFonts w:ascii="Courier New" w:hAnsi="Courier New" w:cs="Courier New"/>
          <w:sz w:val="16"/>
        </w:rPr>
      </w:pPr>
    </w:p>
    <w:p w14:paraId="60E6A43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14:paraId="60E6A43F" w14:textId="77777777" w:rsidR="00800BEC" w:rsidRPr="00EA77BC" w:rsidRDefault="00800BEC" w:rsidP="00EA77BC">
      <w:pPr>
        <w:shd w:val="pct10" w:color="auto" w:fill="auto"/>
        <w:ind w:left="374"/>
        <w:rPr>
          <w:rFonts w:ascii="Courier New" w:hAnsi="Courier New" w:cs="Courier New"/>
          <w:sz w:val="16"/>
        </w:rPr>
      </w:pPr>
    </w:p>
    <w:p w14:paraId="60E6A44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=&gt; 120   Unit =&gt; </w:t>
      </w:r>
    </w:p>
    <w:p w14:paraId="60E6A441" w14:textId="77777777" w:rsidR="00800BEC" w:rsidRPr="00EA77BC" w:rsidRDefault="00800BEC" w:rsidP="00EA77BC">
      <w:pPr>
        <w:shd w:val="pct10" w:color="auto" w:fill="auto"/>
        <w:ind w:left="374"/>
        <w:rPr>
          <w:rFonts w:ascii="Courier New" w:hAnsi="Courier New" w:cs="Courier New"/>
          <w:sz w:val="16"/>
        </w:rPr>
      </w:pPr>
    </w:p>
    <w:p w14:paraId="60E6A44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POSSIBLE DOSAGES:</w:t>
      </w:r>
    </w:p>
    <w:p w14:paraId="60E6A44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1         DOSE: 120MG/3.75ML    PACKAGE: I</w:t>
      </w:r>
    </w:p>
    <w:p w14:paraId="60E6A44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2         DOSE: 240MG/7.5ML     PACKAGE: I</w:t>
      </w:r>
    </w:p>
    <w:p w14:paraId="60E6A445" w14:textId="77777777" w:rsidR="00800BEC" w:rsidRPr="00EA77BC" w:rsidRDefault="00800BEC" w:rsidP="00EA77BC">
      <w:pPr>
        <w:shd w:val="pct10" w:color="auto" w:fill="auto"/>
        <w:ind w:left="374"/>
        <w:rPr>
          <w:rFonts w:ascii="Courier New" w:hAnsi="Courier New" w:cs="Courier New"/>
          <w:sz w:val="16"/>
        </w:rPr>
      </w:pPr>
    </w:p>
    <w:p w14:paraId="60E6A44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LOCAL POSSIBLE DOSAGES:</w:t>
      </w:r>
    </w:p>
    <w:p w14:paraId="60E6A44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TEASPOONFUL                 PACKAGE: IO</w:t>
      </w:r>
    </w:p>
    <w:p w14:paraId="60E6A44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TEASPOONSFUL                PACKAGE: IO</w:t>
      </w:r>
    </w:p>
    <w:p w14:paraId="60E6A44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TABLESPOONFUL               PACKAGE: O</w:t>
      </w:r>
    </w:p>
    <w:p w14:paraId="60E6A44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TABLESPOONSFUL              PACKAGE: IO</w:t>
      </w:r>
    </w:p>
    <w:p w14:paraId="60E6A44B" w14:textId="77777777" w:rsidR="00800BEC" w:rsidRPr="00EA77BC" w:rsidRDefault="00800BEC" w:rsidP="00EA77BC">
      <w:pPr>
        <w:shd w:val="pct10" w:color="auto" w:fill="auto"/>
        <w:ind w:left="374"/>
        <w:rPr>
          <w:rFonts w:ascii="Courier New" w:hAnsi="Courier New" w:cs="Courier New"/>
          <w:sz w:val="16"/>
        </w:rPr>
      </w:pPr>
    </w:p>
    <w:p w14:paraId="60E6A44C" w14:textId="77777777" w:rsidR="00800BEC" w:rsidRPr="00EA77BC" w:rsidRDefault="00800BEC" w:rsidP="00EA77BC">
      <w:pPr>
        <w:shd w:val="pct10" w:color="auto" w:fill="auto"/>
        <w:ind w:left="374"/>
        <w:rPr>
          <w:rFonts w:ascii="Courier New" w:hAnsi="Courier New" w:cs="Courier New"/>
          <w:sz w:val="16"/>
        </w:rPr>
      </w:pPr>
    </w:p>
    <w:p w14:paraId="60E6A44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want to edit the dosages? N// YES</w:t>
      </w:r>
    </w:p>
    <w:p w14:paraId="60E6A44E" w14:textId="77777777" w:rsidR="00800BEC" w:rsidRPr="00EA77BC" w:rsidRDefault="00800BEC" w:rsidP="00EA77BC">
      <w:pPr>
        <w:shd w:val="pct10" w:color="auto" w:fill="auto"/>
        <w:ind w:left="374"/>
        <w:rPr>
          <w:rFonts w:ascii="Courier New" w:hAnsi="Courier New" w:cs="Courier New"/>
          <w:sz w:val="16"/>
        </w:rPr>
      </w:pPr>
    </w:p>
    <w:p w14:paraId="60E6A44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Changing the strength will update all possible dosages for this Drug.</w:t>
      </w:r>
    </w:p>
    <w:p w14:paraId="60E6A450" w14:textId="77777777" w:rsidR="00800BEC" w:rsidRPr="00EA77BC" w:rsidRDefault="00800BEC" w:rsidP="00EA77BC">
      <w:pPr>
        <w:shd w:val="pct10" w:color="auto" w:fill="auto"/>
        <w:ind w:left="374"/>
        <w:rPr>
          <w:rFonts w:ascii="Courier New" w:hAnsi="Courier New" w:cs="Courier New"/>
          <w:sz w:val="16"/>
        </w:rPr>
      </w:pPr>
    </w:p>
    <w:p w14:paraId="60E6A451" w14:textId="77777777" w:rsidR="00800BEC" w:rsidRPr="00EA77BC" w:rsidRDefault="00800BEC" w:rsidP="00EA77BC">
      <w:pPr>
        <w:shd w:val="pct10" w:color="auto" w:fill="auto"/>
        <w:ind w:left="374"/>
        <w:rPr>
          <w:rFonts w:ascii="Courier New" w:hAnsi="Courier New" w:cs="Courier New"/>
          <w:sz w:val="16"/>
        </w:rPr>
      </w:pPr>
    </w:p>
    <w:p w14:paraId="60E6A45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120// </w:t>
      </w:r>
    </w:p>
    <w:p w14:paraId="60E6A453" w14:textId="77777777" w:rsidR="00800BEC" w:rsidRPr="00EA77BC" w:rsidRDefault="00800BEC" w:rsidP="00EA77BC">
      <w:pPr>
        <w:shd w:val="pct10" w:color="auto" w:fill="auto"/>
        <w:ind w:left="374"/>
        <w:rPr>
          <w:rFonts w:ascii="Courier New" w:hAnsi="Courier New" w:cs="Courier New"/>
          <w:sz w:val="16"/>
        </w:rPr>
      </w:pPr>
    </w:p>
    <w:p w14:paraId="60E6A45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DISPENSE UNITS PER DOSE: </w:t>
      </w:r>
    </w:p>
    <w:p w14:paraId="60E6A455" w14:textId="77777777" w:rsidR="00800BEC" w:rsidRPr="00EA77BC" w:rsidRDefault="00800BEC" w:rsidP="00EA77BC">
      <w:pPr>
        <w:shd w:val="pct10" w:color="auto" w:fill="auto"/>
        <w:ind w:left="374"/>
        <w:rPr>
          <w:rFonts w:ascii="Courier New" w:hAnsi="Courier New" w:cs="Courier New"/>
          <w:sz w:val="16"/>
        </w:rPr>
      </w:pPr>
    </w:p>
    <w:p w14:paraId="60E6A45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Strength: 120                 Unit: MG/5ML</w:t>
      </w:r>
    </w:p>
    <w:p w14:paraId="60E6A457" w14:textId="77777777" w:rsidR="00800BEC" w:rsidRPr="00EA77BC" w:rsidRDefault="00800BEC" w:rsidP="00EA77BC">
      <w:pPr>
        <w:shd w:val="pct10" w:color="auto" w:fill="auto"/>
        <w:ind w:left="374"/>
        <w:rPr>
          <w:rFonts w:ascii="Courier New" w:hAnsi="Courier New" w:cs="Courier New"/>
          <w:sz w:val="16"/>
        </w:rPr>
      </w:pPr>
    </w:p>
    <w:p w14:paraId="60E6A45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LOCAL POSSIBLE DOSAGE: 1 TEASPOONFUL    IO</w:t>
      </w:r>
    </w:p>
    <w:p w14:paraId="60E6A459" w14:textId="77777777" w:rsidR="00800BEC" w:rsidRPr="00EA77BC" w:rsidRDefault="00800BEC" w:rsidP="00EA77BC">
      <w:pPr>
        <w:shd w:val="pct10" w:color="auto" w:fill="auto"/>
        <w:ind w:left="374"/>
        <w:rPr>
          <w:rFonts w:ascii="Courier New" w:hAnsi="Courier New" w:cs="Courier New"/>
          <w:sz w:val="16"/>
        </w:rPr>
      </w:pPr>
    </w:p>
    <w:p w14:paraId="60E6A45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LOCAL POSSIBLE DOSAGE: 1 TEASPOONFUL// </w:t>
      </w:r>
    </w:p>
    <w:p w14:paraId="60E6A45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OTHER LANGUAGE DOSAGE NAME: </w:t>
      </w:r>
    </w:p>
    <w:p w14:paraId="60E6A45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PACKAGE: Both// </w:t>
      </w:r>
    </w:p>
    <w:p w14:paraId="60E6A45D" w14:textId="77777777" w:rsidR="00800BEC" w:rsidRPr="00EA77BC" w:rsidRDefault="0076180B" w:rsidP="00EA77BC">
      <w:pPr>
        <w:shd w:val="pct10" w:color="auto" w:fill="auto"/>
        <w:ind w:left="374"/>
        <w:rPr>
          <w:rFonts w:ascii="Courier New" w:hAnsi="Courier New" w:cs="Courier New"/>
          <w:sz w:val="16"/>
        </w:rPr>
      </w:pPr>
      <w:r>
        <w:rPr>
          <w:rFonts w:ascii="Courier New" w:hAnsi="Courier New" w:cs="Courier New"/>
          <w:noProof/>
          <w:sz w:val="16"/>
        </w:rPr>
        <mc:AlternateContent>
          <mc:Choice Requires="wps">
            <w:drawing>
              <wp:anchor distT="0" distB="0" distL="114300" distR="114300" simplePos="0" relativeHeight="251660800" behindDoc="0" locked="0" layoutInCell="1" allowOverlap="1" wp14:anchorId="60E6DD2B" wp14:editId="60E6DD2C">
                <wp:simplePos x="0" y="0"/>
                <wp:positionH relativeFrom="column">
                  <wp:posOffset>2408555</wp:posOffset>
                </wp:positionH>
                <wp:positionV relativeFrom="paragraph">
                  <wp:posOffset>94615</wp:posOffset>
                </wp:positionV>
                <wp:extent cx="2968625" cy="228600"/>
                <wp:effectExtent l="0" t="0" r="4445" b="635"/>
                <wp:wrapNone/>
                <wp:docPr id="7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7" w14:textId="77777777" w:rsidR="00BF2C2B" w:rsidRPr="000953CC" w:rsidRDefault="00BF2C2B"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27" type="#_x0000_t202" style="position:absolute;left:0;text-align:left;margin-left:189.65pt;margin-top:7.45pt;width:233.75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DAhwIAABg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" stroked="f">
                <v:textbox inset="3.6pt,,.72pt">
                  <w:txbxContent>
                    <w:p w14:paraId="60E6DE27" w14:textId="77777777" w:rsidR="00BF2C2B" w:rsidRPr="000953CC" w:rsidRDefault="00BF2C2B"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800BEC" w:rsidRPr="00EA77BC">
        <w:rPr>
          <w:rFonts w:ascii="Courier New" w:hAnsi="Courier New" w:cs="Courier New"/>
          <w:sz w:val="16"/>
        </w:rPr>
        <w:t xml:space="preserve">BCMA UNITS PER DOSE: </w:t>
      </w:r>
    </w:p>
    <w:p w14:paraId="60E6A45E" w14:textId="77777777" w:rsidR="00800BEC" w:rsidRPr="00EA77BC" w:rsidRDefault="00B353FE"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w:t>
      </w:r>
      <w:r w:rsidR="00800BEC" w:rsidRPr="00EA77BC">
        <w:rPr>
          <w:rFonts w:ascii="Courier New" w:hAnsi="Courier New" w:cs="Courier New"/>
          <w:sz w:val="16"/>
        </w:rPr>
        <w:t xml:space="preserve">NUMERIC DOSE: 120// </w:t>
      </w:r>
    </w:p>
    <w:p w14:paraId="60E6A45F" w14:textId="77777777" w:rsidR="00800BEC" w:rsidRPr="00EA77BC" w:rsidRDefault="00800BEC" w:rsidP="00EA77BC">
      <w:pPr>
        <w:shd w:val="pct10" w:color="auto" w:fill="auto"/>
        <w:ind w:left="374"/>
        <w:rPr>
          <w:rFonts w:ascii="Courier New" w:hAnsi="Courier New" w:cs="Courier New"/>
          <w:sz w:val="16"/>
        </w:rPr>
      </w:pPr>
    </w:p>
    <w:p w14:paraId="60E6A460"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Strength: 120                 Unit: MG/5ML</w:t>
      </w:r>
    </w:p>
    <w:p w14:paraId="60E6A461" w14:textId="77777777" w:rsidR="00800BEC" w:rsidRPr="00EA77BC" w:rsidRDefault="00800BEC" w:rsidP="00EA77BC">
      <w:pPr>
        <w:shd w:val="pct10" w:color="auto" w:fill="auto"/>
        <w:ind w:left="374"/>
        <w:rPr>
          <w:rFonts w:ascii="Courier New" w:hAnsi="Courier New" w:cs="Courier New"/>
          <w:sz w:val="16"/>
        </w:rPr>
      </w:pPr>
    </w:p>
    <w:p w14:paraId="60E6A46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LOCAL POSSIBLE DOSAGE: </w:t>
      </w:r>
    </w:p>
    <w:p w14:paraId="60E6A463" w14:textId="77777777" w:rsidR="00800BEC" w:rsidRPr="00EA77BC" w:rsidRDefault="00800BEC" w:rsidP="00EA77BC">
      <w:pPr>
        <w:shd w:val="pct10" w:color="auto" w:fill="auto"/>
        <w:ind w:left="374"/>
        <w:rPr>
          <w:rFonts w:ascii="Courier New" w:hAnsi="Courier New" w:cs="Courier New"/>
          <w:sz w:val="16"/>
        </w:rPr>
      </w:pPr>
    </w:p>
    <w:p w14:paraId="60E6A464" w14:textId="77777777" w:rsidR="00AE4710" w:rsidRPr="00EA77BC" w:rsidRDefault="00AE4710" w:rsidP="00EA77BC">
      <w:pPr>
        <w:shd w:val="pct10" w:color="auto" w:fill="auto"/>
        <w:ind w:left="374"/>
        <w:rPr>
          <w:rFonts w:ascii="Courier New" w:hAnsi="Courier New" w:cs="Courier New"/>
          <w:sz w:val="16"/>
        </w:rPr>
      </w:pPr>
    </w:p>
    <w:p w14:paraId="60E6A46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46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46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46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46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46A" w14:textId="77777777" w:rsidR="00800BEC" w:rsidRPr="00EA77BC" w:rsidRDefault="00800BEC" w:rsidP="00EA77BC">
      <w:pPr>
        <w:shd w:val="pct10" w:color="auto" w:fill="auto"/>
        <w:ind w:left="374"/>
        <w:rPr>
          <w:rFonts w:ascii="Courier New" w:hAnsi="Courier New" w:cs="Courier New"/>
          <w:sz w:val="16"/>
        </w:rPr>
      </w:pPr>
    </w:p>
    <w:p w14:paraId="60E6A46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MARK THIS DRUG AND EDIT IT FOR: </w:t>
      </w:r>
    </w:p>
    <w:p w14:paraId="60E6A46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O  - Outpatient</w:t>
      </w:r>
    </w:p>
    <w:p w14:paraId="60E6A46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U  - Unit Dose</w:t>
      </w:r>
    </w:p>
    <w:p w14:paraId="60E6A46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I  - IV</w:t>
      </w:r>
    </w:p>
    <w:p w14:paraId="60E6A46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  - Ward Stock</w:t>
      </w:r>
    </w:p>
    <w:p w14:paraId="60E6A47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  - Drug Accountability</w:t>
      </w:r>
    </w:p>
    <w:p w14:paraId="60E6A47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  - Controlled Substances</w:t>
      </w:r>
    </w:p>
    <w:p w14:paraId="60E6A47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X  - Non-VA Med</w:t>
      </w:r>
    </w:p>
    <w:p w14:paraId="60E6A47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  - ALL</w:t>
      </w:r>
    </w:p>
    <w:p w14:paraId="60E6A474" w14:textId="77777777" w:rsidR="00800BEC" w:rsidRPr="00EA77BC" w:rsidRDefault="00800BEC" w:rsidP="00EA77BC">
      <w:pPr>
        <w:shd w:val="pct10" w:color="auto" w:fill="auto"/>
        <w:ind w:left="374"/>
        <w:rPr>
          <w:rFonts w:ascii="Courier New" w:hAnsi="Courier New" w:cs="Courier New"/>
          <w:sz w:val="16"/>
        </w:rPr>
      </w:pPr>
    </w:p>
    <w:p w14:paraId="60E6A47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Enter your choice(s) separated by commas : ^</w:t>
      </w:r>
    </w:p>
    <w:p w14:paraId="60E6A476" w14:textId="77777777" w:rsidR="00800BEC" w:rsidRPr="00EA77BC" w:rsidRDefault="00800BEC" w:rsidP="00EA77BC">
      <w:pPr>
        <w:shd w:val="pct10" w:color="auto" w:fill="auto"/>
        <w:ind w:left="374"/>
        <w:rPr>
          <w:rFonts w:ascii="Courier New" w:hAnsi="Courier New" w:cs="Courier New"/>
          <w:sz w:val="16"/>
        </w:rPr>
      </w:pPr>
    </w:p>
    <w:p w14:paraId="60E6A47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478" w14:textId="77777777" w:rsidR="00800BEC" w:rsidRPr="00EA77BC" w:rsidRDefault="00800BEC" w:rsidP="00EA77BC">
      <w:pPr>
        <w:shd w:val="pct10" w:color="auto" w:fill="auto"/>
        <w:ind w:left="374"/>
        <w:rPr>
          <w:rFonts w:ascii="Courier New" w:hAnsi="Courier New" w:cs="Courier New"/>
          <w:sz w:val="16"/>
        </w:rPr>
      </w:pPr>
    </w:p>
    <w:p w14:paraId="60E6A47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ACETAMINOPHEN 120MG/5ML LIQUID is already matched to</w:t>
      </w:r>
    </w:p>
    <w:p w14:paraId="60E6A47A" w14:textId="77777777" w:rsidR="00800BEC" w:rsidRPr="00EA77BC" w:rsidRDefault="00800BEC" w:rsidP="00EA77BC">
      <w:pPr>
        <w:shd w:val="pct10" w:color="auto" w:fill="auto"/>
        <w:ind w:left="374"/>
        <w:rPr>
          <w:rFonts w:ascii="Courier New" w:hAnsi="Courier New" w:cs="Courier New"/>
          <w:sz w:val="16"/>
        </w:rPr>
      </w:pPr>
    </w:p>
    <w:p w14:paraId="60E6A47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ACETAMINOPHEN ELIXIR</w:t>
      </w:r>
    </w:p>
    <w:p w14:paraId="60E6A47C" w14:textId="77777777" w:rsidR="00800BEC" w:rsidRPr="00EA77BC" w:rsidRDefault="00800BEC" w:rsidP="00EA77BC">
      <w:pPr>
        <w:shd w:val="pct10" w:color="auto" w:fill="auto"/>
        <w:ind w:left="374"/>
        <w:rPr>
          <w:rFonts w:ascii="Courier New" w:hAnsi="Courier New" w:cs="Courier New"/>
          <w:sz w:val="16"/>
        </w:rPr>
      </w:pPr>
    </w:p>
    <w:p w14:paraId="60E6A47D" w14:textId="77777777" w:rsidR="00800BEC" w:rsidRPr="00EA77BC" w:rsidRDefault="00800BEC" w:rsidP="00EA77BC">
      <w:pPr>
        <w:shd w:val="pct10" w:color="auto" w:fill="auto"/>
        <w:ind w:left="374"/>
        <w:rPr>
          <w:rFonts w:ascii="Courier New" w:hAnsi="Courier New" w:cs="Courier New"/>
          <w:sz w:val="16"/>
        </w:rPr>
      </w:pPr>
    </w:p>
    <w:p w14:paraId="60E6A47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Do you want to match to a different Orderable Item? NO// </w:t>
      </w:r>
    </w:p>
    <w:p w14:paraId="60E6A47F" w14:textId="77777777" w:rsidR="00800BEC" w:rsidRPr="00EA77BC" w:rsidRDefault="00800BEC" w:rsidP="00EA77BC">
      <w:pPr>
        <w:shd w:val="pct10" w:color="auto" w:fill="auto"/>
        <w:ind w:left="374"/>
        <w:rPr>
          <w:rFonts w:ascii="Courier New" w:hAnsi="Courier New" w:cs="Courier New"/>
          <w:sz w:val="16"/>
        </w:rPr>
      </w:pPr>
    </w:p>
    <w:p w14:paraId="60E6A48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DRUG GENERIC NAME:</w:t>
      </w:r>
    </w:p>
    <w:p w14:paraId="60E6A481" w14:textId="77777777" w:rsidR="00800BEC" w:rsidRPr="00EA77BC" w:rsidRDefault="00800BEC" w:rsidP="00EA77BC">
      <w:pPr>
        <w:pStyle w:val="Header"/>
        <w:tabs>
          <w:tab w:val="clear" w:pos="4320"/>
          <w:tab w:val="clear" w:pos="8640"/>
        </w:tabs>
        <w:rPr>
          <w:b/>
          <w:bCs/>
        </w:rPr>
      </w:pPr>
    </w:p>
    <w:p w14:paraId="60E6A482" w14:textId="77777777" w:rsidR="00853CD3" w:rsidRPr="00EA77BC" w:rsidRDefault="00853CD3" w:rsidP="00EA77BC">
      <w:pPr>
        <w:pStyle w:val="Example"/>
      </w:pPr>
      <w:r w:rsidRPr="00EA77BC">
        <w:t xml:space="preserve">Example 2: </w:t>
      </w:r>
      <w:r w:rsidR="005A2D56" w:rsidRPr="00EA77BC">
        <w:rPr>
          <w:bCs/>
          <w:i/>
        </w:rPr>
        <w:t>E</w:t>
      </w:r>
      <w:bookmarkStart w:id="46" w:name="p012"/>
      <w:bookmarkEnd w:id="46"/>
      <w:r w:rsidR="005A2D56" w:rsidRPr="00EA77BC">
        <w:rPr>
          <w:bCs/>
          <w:i/>
        </w:rPr>
        <w:t>nter/Edit Dosages</w:t>
      </w:r>
      <w:r w:rsidR="005A2D56" w:rsidRPr="00EA77BC">
        <w:rPr>
          <w:b w:val="0"/>
          <w:bCs/>
        </w:rPr>
        <w:t xml:space="preserve"> </w:t>
      </w:r>
      <w:r w:rsidR="005A2D56" w:rsidRPr="00EA77BC">
        <w:t>[PSS EDIT DOSAGES] Option</w:t>
      </w:r>
      <w:r w:rsidRPr="00EA77BC">
        <w:t xml:space="preserve">    Create a Local Possible Dosage</w:t>
      </w:r>
    </w:p>
    <w:p w14:paraId="60E6A483" w14:textId="77777777" w:rsidR="00853CD3" w:rsidRPr="00EA77BC" w:rsidRDefault="00853CD3" w:rsidP="00EA77BC">
      <w:pPr>
        <w:shd w:val="clear" w:color="auto" w:fill="E6E6E6"/>
        <w:ind w:left="374"/>
        <w:rPr>
          <w:rFonts w:ascii="Courier New" w:hAnsi="Courier New"/>
          <w:color w:val="000000"/>
          <w:sz w:val="16"/>
        </w:rPr>
      </w:pPr>
      <w:r w:rsidRPr="00EA77BC">
        <w:rPr>
          <w:rFonts w:ascii="Courier New" w:hAnsi="Courier New"/>
          <w:color w:val="000000"/>
          <w:sz w:val="16"/>
        </w:rPr>
        <w:t>Select Dosages Option:</w:t>
      </w:r>
      <w:r w:rsidRPr="00EA77BC">
        <w:rPr>
          <w:rFonts w:ascii="Courier New" w:hAnsi="Courier New"/>
          <w:b/>
          <w:bCs/>
          <w:color w:val="000000"/>
          <w:sz w:val="16"/>
        </w:rPr>
        <w:t xml:space="preserve"> EN</w:t>
      </w:r>
      <w:r w:rsidRPr="00EA77BC">
        <w:rPr>
          <w:rFonts w:ascii="Courier New" w:hAnsi="Courier New"/>
          <w:color w:val="000000"/>
          <w:sz w:val="16"/>
        </w:rPr>
        <w:t>ter/Edit Dosages</w:t>
      </w:r>
    </w:p>
    <w:p w14:paraId="60E6A484" w14:textId="77777777" w:rsidR="00853CD3" w:rsidRPr="00EA77BC" w:rsidRDefault="00853CD3" w:rsidP="00EA77BC">
      <w:pPr>
        <w:shd w:val="clear" w:color="auto" w:fill="E6E6E6"/>
        <w:ind w:left="374"/>
        <w:rPr>
          <w:rFonts w:ascii="Courier New" w:hAnsi="Courier New"/>
          <w:color w:val="000000"/>
          <w:sz w:val="16"/>
        </w:rPr>
      </w:pPr>
    </w:p>
    <w:p w14:paraId="60E6A485"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Drug: </w:t>
      </w:r>
      <w:r w:rsidRPr="00EA77BC">
        <w:rPr>
          <w:rFonts w:ascii="Courier New" w:hAnsi="Courier New" w:cs="Courier New"/>
          <w:b/>
          <w:bCs/>
          <w:snapToGrid w:val="0"/>
          <w:color w:val="000000"/>
          <w:sz w:val="16"/>
        </w:rPr>
        <w:t>GUAIFENESIN 100MG/5ML SYRUP</w:t>
      </w:r>
      <w:r w:rsidRPr="00EA77BC">
        <w:rPr>
          <w:rFonts w:ascii="Courier New" w:hAnsi="Courier New" w:cs="Courier New"/>
          <w:snapToGrid w:val="0"/>
          <w:color w:val="000000"/>
          <w:sz w:val="16"/>
        </w:rPr>
        <w:t xml:space="preserve">          RE302         DISP BY ML(120</w:t>
      </w:r>
    </w:p>
    <w:p w14:paraId="60E6A48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ML MAX/NON-REFILLABLE)mpr  1BT=120ML  *OTC DRUG*     $ 6/02</w:t>
      </w:r>
    </w:p>
    <w:p w14:paraId="60E6A487" w14:textId="77777777" w:rsidR="00853CD3" w:rsidRPr="00EA77BC" w:rsidRDefault="00853CD3" w:rsidP="00EA77BC">
      <w:pPr>
        <w:shd w:val="clear" w:color="auto" w:fill="E6E6E6"/>
        <w:tabs>
          <w:tab w:val="left" w:pos="1545"/>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ab/>
      </w:r>
    </w:p>
    <w:p w14:paraId="60E6A48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entry is marked for the following PHARMACY packages:</w:t>
      </w:r>
    </w:p>
    <w:p w14:paraId="60E6A48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Outpatient</w:t>
      </w:r>
    </w:p>
    <w:p w14:paraId="60E6A48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Unit Dose</w:t>
      </w:r>
    </w:p>
    <w:p w14:paraId="60E6A48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Non-VA Med</w:t>
      </w:r>
    </w:p>
    <w:p w14:paraId="60E6A48C"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GUAIFENESIN 100MG/5ML SYRUP                         Inactive Date: </w:t>
      </w:r>
    </w:p>
    <w:p w14:paraId="60E6A48E"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from National Drug File match =&gt; 100    MG/5ML</w:t>
      </w:r>
    </w:p>
    <w:p w14:paraId="60E6A490"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currently in the Drug File    =&gt; 100    </w:t>
      </w:r>
    </w:p>
    <w:p w14:paraId="60E6A491"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Edit Strength? N// </w:t>
      </w:r>
      <w:r w:rsidRPr="00EA77BC">
        <w:rPr>
          <w:rFonts w:ascii="Courier New" w:hAnsi="Courier New" w:cs="Courier New"/>
          <w:b/>
          <w:bCs/>
          <w:sz w:val="16"/>
        </w:rPr>
        <w:t>&lt;Enter&gt;</w:t>
      </w:r>
      <w:r w:rsidRPr="00EA77BC">
        <w:rPr>
          <w:rFonts w:ascii="Courier New" w:hAnsi="Courier New" w:cs="Courier New"/>
          <w:snapToGrid w:val="0"/>
          <w:color w:val="000000"/>
          <w:sz w:val="16"/>
        </w:rPr>
        <w:t>O</w:t>
      </w:r>
    </w:p>
    <w:p w14:paraId="60E6A493"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=&gt; 100   Unit =&gt; </w:t>
      </w:r>
    </w:p>
    <w:p w14:paraId="60E6A49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DISPENSE UNITS PER DOSE: ?</w:t>
      </w:r>
    </w:p>
    <w:p w14:paraId="60E6A497"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Answer with POSSIBLE DOSAGES DISPENSE UNITS PER DOSE</w:t>
      </w:r>
    </w:p>
    <w:p w14:paraId="60E6A49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Choose from:</w:t>
      </w:r>
    </w:p>
    <w:p w14:paraId="60E6A49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1     100    I</w:t>
      </w:r>
    </w:p>
    <w:p w14:paraId="60E6A49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2     200    I</w:t>
      </w:r>
    </w:p>
    <w:p w14:paraId="60E6A49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lastRenderedPageBreak/>
        <w:t xml:space="preserve">        You may enter a new POSSIBLE DOSAGES, if you wish</w:t>
      </w:r>
    </w:p>
    <w:p w14:paraId="60E6A49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Type a Number between 0 and 99999999, 4 Decimal Digits</w:t>
      </w:r>
    </w:p>
    <w:p w14:paraId="60E6A49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DISPENSE UNITS PER DOSE: </w:t>
      </w:r>
      <w:r w:rsidRPr="00EA77BC">
        <w:rPr>
          <w:rFonts w:ascii="Courier New" w:hAnsi="Courier New" w:cs="Courier New"/>
          <w:b/>
          <w:bCs/>
          <w:sz w:val="16"/>
        </w:rPr>
        <w:t>&lt;Enter&gt;</w:t>
      </w:r>
    </w:p>
    <w:p w14:paraId="60E6A4A0"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drug has the following Local Possible Dosages:</w:t>
      </w:r>
    </w:p>
    <w:p w14:paraId="60E6A4A2"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2 TEASPOONFULS                                         PACKAGE: O</w:t>
      </w:r>
    </w:p>
    <w:p w14:paraId="60E6A4A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10 MLS                                                 PACKAGE: I</w:t>
      </w:r>
    </w:p>
    <w:p w14:paraId="60E6A4A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Do you want to merge new Local Possible Dosages? Y// </w:t>
      </w:r>
      <w:r w:rsidRPr="00EA77BC">
        <w:rPr>
          <w:rFonts w:ascii="Courier New" w:hAnsi="Courier New" w:cs="Courier New"/>
          <w:b/>
          <w:bCs/>
          <w:sz w:val="16"/>
        </w:rPr>
        <w:t xml:space="preserve">&lt;Enter&gt; </w:t>
      </w:r>
      <w:r w:rsidRPr="00EA77BC">
        <w:rPr>
          <w:rFonts w:ascii="Courier New" w:hAnsi="Courier New" w:cs="Courier New"/>
          <w:snapToGrid w:val="0"/>
          <w:color w:val="000000"/>
          <w:sz w:val="16"/>
        </w:rPr>
        <w:t>YES</w:t>
      </w:r>
    </w:p>
    <w:p w14:paraId="60E6A4A7"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Setting Local Possible Dosages..</w:t>
      </w:r>
    </w:p>
    <w:p w14:paraId="60E6A4A9"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AB"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LOCAL POSSIBLE DOSAGE: 2 </w:t>
      </w:r>
      <w:r w:rsidRPr="00EA77BC">
        <w:rPr>
          <w:rFonts w:ascii="Courier New" w:hAnsi="Courier New" w:cs="Courier New"/>
          <w:b/>
          <w:bCs/>
          <w:snapToGrid w:val="0"/>
          <w:color w:val="000000"/>
          <w:sz w:val="16"/>
        </w:rPr>
        <w:t>TEASPOONFULS</w:t>
      </w:r>
      <w:r w:rsidRPr="00EA77BC">
        <w:rPr>
          <w:rFonts w:ascii="Courier New" w:hAnsi="Courier New" w:cs="Courier New"/>
          <w:snapToGrid w:val="0"/>
          <w:color w:val="000000"/>
          <w:sz w:val="16"/>
        </w:rPr>
        <w:t xml:space="preserve">    O</w:t>
      </w:r>
    </w:p>
    <w:p w14:paraId="60E6A4AD"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LOCAL POSSIBLE DOSAGE: 2 TEASPOONFULS// </w:t>
      </w:r>
      <w:r w:rsidRPr="00EA77BC">
        <w:rPr>
          <w:rFonts w:ascii="Courier New" w:hAnsi="Courier New" w:cs="Courier New"/>
          <w:b/>
          <w:bCs/>
          <w:sz w:val="16"/>
        </w:rPr>
        <w:t>&lt;Enter&gt;</w:t>
      </w:r>
    </w:p>
    <w:p w14:paraId="60E6A4A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DOSAGE NAME: </w:t>
      </w:r>
      <w:r w:rsidRPr="00EA77BC">
        <w:rPr>
          <w:rFonts w:ascii="Courier New" w:hAnsi="Courier New" w:cs="Courier New"/>
          <w:b/>
          <w:bCs/>
          <w:snapToGrid w:val="0"/>
          <w:color w:val="000000"/>
          <w:sz w:val="16"/>
        </w:rPr>
        <w:t xml:space="preserve">2 CUCHARADITAS </w:t>
      </w:r>
    </w:p>
    <w:p w14:paraId="60E6A4B0" w14:textId="77777777" w:rsidR="00853CD3" w:rsidRPr="00EA77BC" w:rsidRDefault="00853CD3" w:rsidP="00EA77BC">
      <w:pPr>
        <w:shd w:val="clear" w:color="auto" w:fill="E6E6E6"/>
        <w:ind w:left="374"/>
        <w:rPr>
          <w:rFonts w:ascii="Courier New" w:hAnsi="Courier New" w:cs="Courier New"/>
          <w:b/>
          <w:bCs/>
          <w:sz w:val="16"/>
        </w:rPr>
      </w:pPr>
      <w:r w:rsidRPr="00EA77BC">
        <w:rPr>
          <w:rFonts w:ascii="Courier New" w:hAnsi="Courier New" w:cs="Courier New"/>
          <w:snapToGrid w:val="0"/>
          <w:color w:val="000000"/>
          <w:sz w:val="16"/>
        </w:rPr>
        <w:t xml:space="preserve">PACKAGE: Outpatient// </w:t>
      </w:r>
      <w:r w:rsidRPr="00EA77BC">
        <w:rPr>
          <w:rFonts w:ascii="Courier New" w:hAnsi="Courier New" w:cs="Courier New"/>
          <w:b/>
          <w:bCs/>
          <w:sz w:val="16"/>
        </w:rPr>
        <w:t>&lt;Enter&gt;</w:t>
      </w:r>
    </w:p>
    <w:p w14:paraId="60E6A4B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DOSE UNIT:</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MILLIGRAM</w:t>
      </w:r>
      <w:r w:rsidR="000731F5" w:rsidRPr="00EA77BC">
        <w:rPr>
          <w:rFonts w:ascii="Courier New" w:hAnsi="Courier New" w:cs="Courier New"/>
          <w:b/>
          <w:snapToGrid w:val="0"/>
          <w:color w:val="000000"/>
          <w:sz w:val="16"/>
        </w:rPr>
        <w:t>(</w:t>
      </w:r>
      <w:r w:rsidR="00E20F20" w:rsidRPr="00EA77BC">
        <w:rPr>
          <w:rFonts w:ascii="Courier New" w:hAnsi="Courier New" w:cs="Courier New"/>
          <w:b/>
          <w:snapToGrid w:val="0"/>
          <w:color w:val="000000"/>
          <w:sz w:val="16"/>
        </w:rPr>
        <w:t>S</w:t>
      </w:r>
      <w:r w:rsidR="000731F5" w:rsidRPr="00EA77BC">
        <w:rPr>
          <w:rFonts w:ascii="Courier New" w:hAnsi="Courier New" w:cs="Courier New"/>
          <w:b/>
          <w:snapToGrid w:val="0"/>
          <w:color w:val="000000"/>
          <w:sz w:val="16"/>
        </w:rPr>
        <w:t>)</w:t>
      </w:r>
    </w:p>
    <w:p w14:paraId="60E6A4B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NUMERIC DOSE:</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200</w:t>
      </w:r>
      <w:r w:rsidR="000731F5" w:rsidRPr="00EA77BC" w:rsidDel="00E20F20">
        <w:rPr>
          <w:rFonts w:ascii="Courier New" w:hAnsi="Courier New" w:cs="Courier New"/>
          <w:b/>
          <w:snapToGrid w:val="0"/>
          <w:color w:val="000000"/>
          <w:sz w:val="16"/>
        </w:rPr>
        <w:t xml:space="preserve"> </w:t>
      </w:r>
    </w:p>
    <w:p w14:paraId="60E6A4B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B4" w14:textId="77777777" w:rsidR="00595E65" w:rsidRPr="00EA77BC" w:rsidRDefault="00595E65" w:rsidP="00EA77BC">
      <w:pPr>
        <w:pStyle w:val="Header"/>
        <w:tabs>
          <w:tab w:val="clear" w:pos="4320"/>
          <w:tab w:val="clear" w:pos="8640"/>
        </w:tabs>
        <w:rPr>
          <w:color w:val="000000"/>
          <w:sz w:val="16"/>
        </w:rPr>
      </w:pPr>
    </w:p>
    <w:p w14:paraId="60E6A4B5" w14:textId="77777777" w:rsidR="00853CD3" w:rsidRPr="00EA77BC" w:rsidRDefault="00853CD3" w:rsidP="00EA77BC">
      <w:pPr>
        <w:pStyle w:val="Example"/>
      </w:pPr>
      <w:r w:rsidRPr="00EA77BC">
        <w:t xml:space="preserve">Example 3: </w:t>
      </w:r>
      <w:r w:rsidR="005A2D56" w:rsidRPr="00EA77BC">
        <w:rPr>
          <w:bCs/>
          <w:i/>
        </w:rPr>
        <w:t>Enter/Edit Dosages</w:t>
      </w:r>
      <w:r w:rsidR="005A2D56" w:rsidRPr="00EA77BC">
        <w:rPr>
          <w:b w:val="0"/>
          <w:bCs/>
        </w:rPr>
        <w:t xml:space="preserve"> </w:t>
      </w:r>
      <w:r w:rsidR="005A2D56" w:rsidRPr="00EA77BC">
        <w:rPr>
          <w:szCs w:val="20"/>
        </w:rPr>
        <w:t>[PSS EDIT DOSAGES] Option</w:t>
      </w:r>
      <w:r w:rsidRPr="00EA77BC">
        <w:t xml:space="preserve">    Editing the Dispense Units Per Dose</w:t>
      </w:r>
    </w:p>
    <w:p w14:paraId="60E6A4B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B7" w14:textId="77777777" w:rsidR="00853CD3" w:rsidRPr="00EA77BC" w:rsidRDefault="00853CD3" w:rsidP="00EA77BC">
      <w:pPr>
        <w:shd w:val="pct10" w:color="auto" w:fill="auto"/>
        <w:ind w:left="374"/>
        <w:rPr>
          <w:rFonts w:ascii="Courier New" w:hAnsi="Courier New"/>
          <w:sz w:val="16"/>
        </w:rPr>
      </w:pPr>
    </w:p>
    <w:p w14:paraId="60E6A4B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PROPR</w:t>
      </w:r>
    </w:p>
    <w:p w14:paraId="60E6A4B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PROPRANOLOL 10MG S.T.           CV100           </w:t>
      </w:r>
    </w:p>
    <w:p w14:paraId="60E6A4B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PROPRANOLOL 40MG S.T.           CV100           </w:t>
      </w:r>
    </w:p>
    <w:p w14:paraId="60E6A4B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3   PROPRANOLOL 80MG S.T.           CV100           </w:t>
      </w:r>
    </w:p>
    <w:p w14:paraId="60E6A4B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4   PROPRANOLOL TABS,80MG.PINACIDIL STUDY                    STUDY DRUG</w:t>
      </w:r>
    </w:p>
    <w:p w14:paraId="60E6A4B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B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CHOOSE 1-4: </w:t>
      </w:r>
      <w:r w:rsidRPr="00EA77BC">
        <w:rPr>
          <w:rFonts w:ascii="Courier New" w:hAnsi="Courier New"/>
          <w:b/>
          <w:bCs/>
          <w:sz w:val="16"/>
        </w:rPr>
        <w:t>2</w:t>
      </w:r>
      <w:r w:rsidRPr="00EA77BC">
        <w:rPr>
          <w:rFonts w:ascii="Courier New" w:hAnsi="Courier New"/>
          <w:sz w:val="16"/>
        </w:rPr>
        <w:t xml:space="preserve">  PROPRANOLOL 40MG S.T.         CV100           </w:t>
      </w:r>
    </w:p>
    <w:p w14:paraId="60E6A4BF" w14:textId="77777777" w:rsidR="00853CD3" w:rsidRPr="00EA77BC" w:rsidRDefault="00853CD3" w:rsidP="00EA77BC">
      <w:pPr>
        <w:shd w:val="pct10" w:color="auto" w:fill="auto"/>
        <w:ind w:left="374"/>
        <w:rPr>
          <w:rFonts w:ascii="Courier New" w:hAnsi="Courier New"/>
          <w:sz w:val="16"/>
        </w:rPr>
      </w:pPr>
    </w:p>
    <w:p w14:paraId="60E6A4C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C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p>
    <w:p w14:paraId="60E6A4C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Unit Dose</w:t>
      </w:r>
      <w:r w:rsidRPr="00EA77BC">
        <w:rPr>
          <w:rFonts w:ascii="Courier New" w:hAnsi="Courier New"/>
          <w:sz w:val="16"/>
        </w:rPr>
        <w:br/>
        <w:t>Non-VA Med</w:t>
      </w:r>
    </w:p>
    <w:p w14:paraId="60E6A4C3" w14:textId="77777777" w:rsidR="00853CD3" w:rsidRPr="00EA77BC" w:rsidRDefault="00853CD3" w:rsidP="00EA77BC">
      <w:pPr>
        <w:shd w:val="pct10" w:color="auto" w:fill="auto"/>
        <w:ind w:left="374"/>
        <w:rPr>
          <w:rFonts w:ascii="Courier New" w:hAnsi="Courier New"/>
          <w:sz w:val="16"/>
        </w:rPr>
      </w:pPr>
    </w:p>
    <w:p w14:paraId="60E6A4C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PROPRANOLOL 40MG S.T.                               Inactive Date:</w:t>
      </w:r>
    </w:p>
    <w:p w14:paraId="60E6A4C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C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40    MG</w:t>
      </w:r>
    </w:p>
    <w:p w14:paraId="60E6A4C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40    MG</w:t>
      </w:r>
    </w:p>
    <w:p w14:paraId="60E6A4C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Edit Strength? N//</w:t>
      </w:r>
      <w:r w:rsidRPr="00EA77BC">
        <w:rPr>
          <w:rFonts w:ascii="Courier New" w:hAnsi="Courier New"/>
          <w:b/>
          <w:bCs/>
          <w:sz w:val="16"/>
        </w:rPr>
        <w:t xml:space="preserve"> &lt;Enter&gt;</w:t>
      </w:r>
      <w:r w:rsidRPr="00EA77BC">
        <w:rPr>
          <w:rFonts w:ascii="Courier New" w:hAnsi="Courier New"/>
          <w:sz w:val="16"/>
        </w:rPr>
        <w:t xml:space="preserve"> O</w:t>
      </w:r>
    </w:p>
    <w:p w14:paraId="60E6A4C9" w14:textId="77777777" w:rsidR="00853CD3" w:rsidRPr="00EA77BC" w:rsidRDefault="00853CD3" w:rsidP="00EA77BC">
      <w:pPr>
        <w:shd w:val="pct10" w:color="auto" w:fill="auto"/>
        <w:ind w:left="374"/>
        <w:rPr>
          <w:rFonts w:ascii="Courier New" w:hAnsi="Courier New"/>
          <w:sz w:val="16"/>
        </w:rPr>
      </w:pPr>
    </w:p>
    <w:p w14:paraId="60E6A4C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CB" w14:textId="77777777" w:rsidR="00853CD3" w:rsidRPr="00EA77BC" w:rsidRDefault="00853CD3" w:rsidP="00EA77BC">
      <w:pPr>
        <w:shd w:val="pct10" w:color="auto" w:fill="auto"/>
        <w:ind w:left="374"/>
        <w:rPr>
          <w:rFonts w:ascii="Courier New" w:hAnsi="Courier New"/>
          <w:sz w:val="16"/>
        </w:rPr>
      </w:pPr>
    </w:p>
    <w:p w14:paraId="60E6A4CC"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Select DISPENSE UNITS PER DOSE:</w:t>
      </w:r>
      <w:r w:rsidRPr="00EA77BC">
        <w:rPr>
          <w:rFonts w:ascii="Courier New" w:hAnsi="Courier New"/>
          <w:b/>
          <w:bCs/>
          <w:sz w:val="16"/>
        </w:rPr>
        <w:t xml:space="preserve"> 0.5</w:t>
      </w:r>
    </w:p>
    <w:p w14:paraId="60E6A4CD"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Are you adding '.5' as a new POSSIBLE DOSAGES (the 3RD for this DRUG)? No// </w:t>
      </w:r>
      <w:r w:rsidRPr="00EA77BC">
        <w:rPr>
          <w:rFonts w:ascii="Courier New" w:hAnsi="Courier New"/>
          <w:b/>
          <w:bCs/>
          <w:sz w:val="16"/>
        </w:rPr>
        <w:t>Y</w:t>
      </w:r>
    </w:p>
    <w:p w14:paraId="60E6A4C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(Yes)</w:t>
      </w:r>
    </w:p>
    <w:p w14:paraId="60E6A4C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Dosage = 20MG</w:t>
      </w:r>
    </w:p>
    <w:p w14:paraId="60E6A4D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POSSIBLE DOSAGES DOSE: 20//   (No Editing) </w:t>
      </w:r>
      <w:r w:rsidRPr="00EA77BC">
        <w:rPr>
          <w:rFonts w:ascii="Courier New" w:hAnsi="Courier New"/>
          <w:b/>
          <w:bCs/>
          <w:sz w:val="16"/>
        </w:rPr>
        <w:t>&lt;Enter&gt;</w:t>
      </w:r>
    </w:p>
    <w:p w14:paraId="60E6A4D1" w14:textId="77777777" w:rsidR="00853CD3" w:rsidRPr="00EA77BC" w:rsidRDefault="00853CD3" w:rsidP="00EA77BC">
      <w:pPr>
        <w:shd w:val="pct10" w:color="auto" w:fill="auto"/>
        <w:ind w:left="374"/>
        <w:rPr>
          <w:rFonts w:ascii="Courier New" w:hAnsi="Courier New"/>
          <w:sz w:val="16"/>
        </w:rPr>
      </w:pPr>
    </w:p>
    <w:p w14:paraId="60E6A4D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DISPENSE UNITS PER DOSE: 0.5// </w:t>
      </w:r>
      <w:r w:rsidRPr="00EA77BC">
        <w:rPr>
          <w:rFonts w:ascii="Courier New" w:hAnsi="Courier New"/>
          <w:b/>
          <w:bCs/>
          <w:sz w:val="16"/>
        </w:rPr>
        <w:t xml:space="preserve"> &lt;Enter&gt;</w:t>
      </w:r>
    </w:p>
    <w:p w14:paraId="60E6A4D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PACKAGE: IO</w:t>
      </w:r>
      <w:r w:rsidRPr="00EA77BC">
        <w:rPr>
          <w:rFonts w:ascii="Courier New" w:hAnsi="Courier New"/>
          <w:b/>
          <w:bCs/>
          <w:sz w:val="16"/>
        </w:rPr>
        <w:t xml:space="preserve"> &lt;Enter&gt;</w:t>
      </w:r>
    </w:p>
    <w:p w14:paraId="60E6A4D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BCMA UNITS PER DOSE: </w:t>
      </w:r>
      <w:r w:rsidRPr="00EA77BC">
        <w:rPr>
          <w:rFonts w:ascii="Courier New" w:hAnsi="Courier New"/>
          <w:b/>
          <w:bCs/>
          <w:sz w:val="16"/>
        </w:rPr>
        <w:t>&lt;Enter&gt;</w:t>
      </w:r>
    </w:p>
    <w:p w14:paraId="60E6A4D5" w14:textId="77777777" w:rsidR="00853CD3" w:rsidRPr="00EA77BC" w:rsidRDefault="00853CD3" w:rsidP="00EA77BC">
      <w:pPr>
        <w:shd w:val="pct10" w:color="auto" w:fill="auto"/>
        <w:ind w:left="374"/>
        <w:rPr>
          <w:rFonts w:ascii="Courier New" w:hAnsi="Courier New"/>
          <w:sz w:val="16"/>
        </w:rPr>
      </w:pPr>
    </w:p>
    <w:p w14:paraId="60E6A4D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D7" w14:textId="77777777" w:rsidR="00853CD3" w:rsidRPr="00EA77BC" w:rsidRDefault="00853CD3" w:rsidP="00EA77BC">
      <w:pPr>
        <w:shd w:val="pct10" w:color="auto" w:fill="auto"/>
        <w:ind w:left="374"/>
        <w:rPr>
          <w:rFonts w:ascii="Courier New" w:hAnsi="Courier New"/>
          <w:sz w:val="16"/>
        </w:rPr>
      </w:pPr>
    </w:p>
    <w:p w14:paraId="60E6A4D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DISPENSE UNITS PER DOSE:</w:t>
      </w:r>
      <w:r w:rsidRPr="00EA77BC">
        <w:rPr>
          <w:rFonts w:ascii="Courier New" w:hAnsi="Courier New"/>
          <w:b/>
          <w:bCs/>
          <w:sz w:val="16"/>
        </w:rPr>
        <w:t xml:space="preserve"> &lt;Enter&gt;</w:t>
      </w:r>
      <w:r w:rsidRPr="00EA77BC">
        <w:rPr>
          <w:rFonts w:ascii="Courier New" w:hAnsi="Courier New"/>
          <w:sz w:val="16"/>
        </w:rPr>
        <w:t xml:space="preserve"> </w:t>
      </w:r>
    </w:p>
    <w:p w14:paraId="60E6A4D9" w14:textId="77777777" w:rsidR="00853CD3" w:rsidRPr="00EA77BC" w:rsidRDefault="00853CD3" w:rsidP="00EA77BC">
      <w:pPr>
        <w:shd w:val="pct10" w:color="auto" w:fill="auto"/>
        <w:ind w:left="374"/>
        <w:rPr>
          <w:rFonts w:ascii="Courier New" w:hAnsi="Courier New"/>
          <w:sz w:val="16"/>
        </w:rPr>
      </w:pPr>
    </w:p>
    <w:p w14:paraId="60E6A4D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Enter/Edit Local Possible Dosages? N//</w:t>
      </w:r>
      <w:r w:rsidRPr="00EA77BC">
        <w:rPr>
          <w:rFonts w:ascii="Courier New" w:hAnsi="Courier New"/>
          <w:b/>
          <w:bCs/>
          <w:sz w:val="16"/>
        </w:rPr>
        <w:t xml:space="preserve"> &lt;Enter&gt;</w:t>
      </w:r>
      <w:r w:rsidRPr="00EA77BC">
        <w:rPr>
          <w:rFonts w:ascii="Courier New" w:hAnsi="Courier New"/>
          <w:sz w:val="16"/>
        </w:rPr>
        <w:t xml:space="preserve"> O</w:t>
      </w:r>
    </w:p>
    <w:p w14:paraId="60E6A4DB" w14:textId="77777777" w:rsidR="00853CD3" w:rsidRPr="00EA77BC" w:rsidRDefault="00853CD3" w:rsidP="00EA77BC">
      <w:pPr>
        <w:shd w:val="pct10" w:color="auto" w:fill="auto"/>
        <w:ind w:left="374"/>
        <w:rPr>
          <w:rFonts w:ascii="Courier New" w:hAnsi="Courier New"/>
          <w:sz w:val="16"/>
        </w:rPr>
      </w:pPr>
    </w:p>
    <w:p w14:paraId="60E6A4D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Drug:</w:t>
      </w:r>
    </w:p>
    <w:p w14:paraId="60E6A4DD" w14:textId="77777777" w:rsidR="00595E65" w:rsidRPr="00EA77BC" w:rsidRDefault="00595E65" w:rsidP="00EA77BC">
      <w:pPr>
        <w:rPr>
          <w:b/>
          <w:bCs/>
          <w:sz w:val="20"/>
        </w:rPr>
      </w:pPr>
      <w:bookmarkStart w:id="47" w:name="p013"/>
      <w:bookmarkEnd w:id="47"/>
    </w:p>
    <w:p w14:paraId="60E6A4DE" w14:textId="77777777" w:rsidR="00853CD3" w:rsidRPr="00EA77BC" w:rsidRDefault="00853CD3" w:rsidP="00EA77BC">
      <w:pPr>
        <w:pStyle w:val="Example"/>
      </w:pPr>
      <w:r w:rsidRPr="00EA77BC">
        <w:lastRenderedPageBreak/>
        <w:t xml:space="preserve">Example 4: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szCs w:val="20"/>
        </w:rPr>
        <w:t>[PSS EDIT DOSAGES] Option</w:t>
      </w:r>
      <w:r w:rsidRPr="00EA77BC">
        <w:t xml:space="preserve">    Creating Possible Dosages</w:t>
      </w:r>
    </w:p>
    <w:p w14:paraId="60E6A4DF"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E0" w14:textId="77777777" w:rsidR="00853CD3" w:rsidRPr="00EA77BC" w:rsidRDefault="00853CD3" w:rsidP="00EA77BC">
      <w:pPr>
        <w:shd w:val="pct10" w:color="auto" w:fill="auto"/>
        <w:ind w:left="374"/>
        <w:rPr>
          <w:rFonts w:ascii="Courier New" w:hAnsi="Courier New"/>
          <w:sz w:val="16"/>
        </w:rPr>
      </w:pPr>
    </w:p>
    <w:p w14:paraId="60E6A4E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GRISEOFULVIN 500MG S.T.</w:t>
      </w:r>
      <w:r w:rsidRPr="00EA77BC">
        <w:rPr>
          <w:rFonts w:ascii="Courier New" w:hAnsi="Courier New"/>
          <w:sz w:val="16"/>
        </w:rPr>
        <w:t xml:space="preserve">           AM700           </w:t>
      </w:r>
    </w:p>
    <w:p w14:paraId="60E6A4E2" w14:textId="77777777" w:rsidR="00853CD3" w:rsidRPr="00EA77BC" w:rsidRDefault="00853CD3" w:rsidP="00EA77BC">
      <w:pPr>
        <w:shd w:val="pct10" w:color="auto" w:fill="auto"/>
        <w:ind w:left="374"/>
        <w:rPr>
          <w:rFonts w:ascii="Courier New" w:hAnsi="Courier New"/>
          <w:sz w:val="16"/>
        </w:rPr>
      </w:pPr>
    </w:p>
    <w:p w14:paraId="60E6A4E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E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r w:rsidRPr="00EA77BC">
        <w:rPr>
          <w:rFonts w:ascii="Courier New" w:hAnsi="Courier New"/>
          <w:sz w:val="16"/>
        </w:rPr>
        <w:br/>
        <w:t>Unit Dose</w:t>
      </w:r>
      <w:r w:rsidRPr="00EA77BC">
        <w:rPr>
          <w:rFonts w:ascii="Courier New" w:hAnsi="Courier New"/>
          <w:sz w:val="16"/>
        </w:rPr>
        <w:br/>
        <w:t>Non-VA Med</w:t>
      </w:r>
    </w:p>
    <w:p w14:paraId="60E6A4E5" w14:textId="77777777" w:rsidR="00853CD3" w:rsidRPr="00EA77BC" w:rsidRDefault="00853CD3" w:rsidP="00EA77BC">
      <w:pPr>
        <w:shd w:val="pct10" w:color="auto" w:fill="auto"/>
        <w:ind w:left="374"/>
        <w:rPr>
          <w:rFonts w:ascii="Courier New" w:hAnsi="Courier New"/>
          <w:sz w:val="16"/>
        </w:rPr>
      </w:pPr>
    </w:p>
    <w:p w14:paraId="60E6A4E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GRISEOFULVIN 500MG S.T.                             Inactive Date: </w:t>
      </w:r>
    </w:p>
    <w:p w14:paraId="60E6A4E7" w14:textId="77777777" w:rsidR="00853CD3" w:rsidRPr="00EA77BC" w:rsidRDefault="00853CD3" w:rsidP="00EA77BC">
      <w:pPr>
        <w:shd w:val="pct10" w:color="auto" w:fill="auto"/>
        <w:ind w:left="374"/>
        <w:rPr>
          <w:rFonts w:ascii="Courier New" w:hAnsi="Courier New"/>
          <w:sz w:val="16"/>
        </w:rPr>
      </w:pPr>
    </w:p>
    <w:p w14:paraId="60E6A4E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can have Possible Dosages, but currently does not have any.</w:t>
      </w:r>
    </w:p>
    <w:p w14:paraId="60E6A4E9" w14:textId="77777777" w:rsidR="00853CD3" w:rsidRPr="00EA77BC" w:rsidRDefault="00853CD3" w:rsidP="00EA77BC">
      <w:pPr>
        <w:shd w:val="pct10" w:color="auto" w:fill="auto"/>
        <w:ind w:left="374"/>
        <w:rPr>
          <w:rFonts w:ascii="Courier New" w:hAnsi="Courier New"/>
          <w:sz w:val="16"/>
        </w:rPr>
      </w:pPr>
    </w:p>
    <w:p w14:paraId="60E6A4EA"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Create Possible Dosages for this drug? N// </w:t>
      </w:r>
      <w:r w:rsidRPr="00EA77BC">
        <w:rPr>
          <w:rFonts w:ascii="Courier New" w:hAnsi="Courier New"/>
          <w:b/>
          <w:bCs/>
          <w:sz w:val="16"/>
        </w:rPr>
        <w:t>?</w:t>
      </w:r>
    </w:p>
    <w:p w14:paraId="60E6A4EB" w14:textId="77777777" w:rsidR="00853CD3" w:rsidRPr="00EA77BC" w:rsidRDefault="00853CD3" w:rsidP="00EA77BC">
      <w:pPr>
        <w:shd w:val="pct10" w:color="auto" w:fill="auto"/>
        <w:ind w:left="374"/>
        <w:rPr>
          <w:rFonts w:ascii="Courier New" w:hAnsi="Courier New"/>
          <w:sz w:val="16"/>
        </w:rPr>
      </w:pPr>
    </w:p>
    <w:p w14:paraId="60E6A4E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meets the criteria to have Possible Dosages, but it currently does</w:t>
      </w:r>
    </w:p>
    <w:p w14:paraId="60E6A4E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not have any. If you answer 'YES', Possible Dosages will be created for this</w:t>
      </w:r>
    </w:p>
    <w:p w14:paraId="60E6A4E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drug, based on the match to the National Drug File.</w:t>
      </w:r>
    </w:p>
    <w:p w14:paraId="60E6A4E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F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Create Possible Dosages for this drug? N// </w:t>
      </w:r>
      <w:r w:rsidRPr="00EA77BC">
        <w:rPr>
          <w:rFonts w:ascii="Courier New" w:hAnsi="Courier New"/>
          <w:b/>
          <w:bCs/>
          <w:sz w:val="16"/>
        </w:rPr>
        <w:t>YES</w:t>
      </w:r>
    </w:p>
    <w:p w14:paraId="60E6A4F1" w14:textId="77777777" w:rsidR="00853CD3" w:rsidRPr="00EA77BC" w:rsidRDefault="00853CD3" w:rsidP="00EA77BC">
      <w:pPr>
        <w:shd w:val="pct10" w:color="auto" w:fill="auto"/>
        <w:ind w:left="374"/>
        <w:rPr>
          <w:rFonts w:ascii="Courier New" w:hAnsi="Courier New"/>
          <w:sz w:val="16"/>
        </w:rPr>
      </w:pPr>
    </w:p>
    <w:p w14:paraId="60E6A4F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Resetting Possible Dosages..</w:t>
      </w:r>
    </w:p>
    <w:p w14:paraId="60E6A4F3" w14:textId="77777777" w:rsidR="00853CD3" w:rsidRPr="00EA77BC" w:rsidRDefault="00853CD3" w:rsidP="00EA77BC">
      <w:pPr>
        <w:shd w:val="pct10" w:color="auto" w:fill="auto"/>
        <w:ind w:left="374"/>
        <w:rPr>
          <w:rFonts w:ascii="Courier New" w:hAnsi="Courier New"/>
          <w:sz w:val="16"/>
        </w:rPr>
      </w:pPr>
    </w:p>
    <w:p w14:paraId="60E6A4F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bCs/>
          <w:sz w:val="16"/>
        </w:rPr>
        <w:t>&lt;Enter&gt;</w:t>
      </w:r>
    </w:p>
    <w:p w14:paraId="60E6A4F5" w14:textId="77777777" w:rsidR="00853CD3" w:rsidRPr="00EA77BC" w:rsidRDefault="00853CD3" w:rsidP="00EA77BC">
      <w:pPr>
        <w:shd w:val="pct10" w:color="auto" w:fill="auto"/>
        <w:ind w:left="374"/>
        <w:rPr>
          <w:rFonts w:ascii="Courier New" w:hAnsi="Courier New"/>
          <w:sz w:val="16"/>
        </w:rPr>
      </w:pPr>
    </w:p>
    <w:p w14:paraId="60E6A4F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500    MG</w:t>
      </w:r>
    </w:p>
    <w:p w14:paraId="60E6A4F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500    MG</w:t>
      </w:r>
    </w:p>
    <w:p w14:paraId="60E6A4F8" w14:textId="77777777" w:rsidR="00853CD3" w:rsidRPr="00EA77BC" w:rsidRDefault="00853CD3" w:rsidP="00EA77BC">
      <w:pPr>
        <w:shd w:val="pct10" w:color="auto" w:fill="auto"/>
        <w:ind w:left="374"/>
        <w:rPr>
          <w:rFonts w:ascii="Courier New" w:hAnsi="Courier New"/>
          <w:sz w:val="16"/>
        </w:rPr>
      </w:pPr>
    </w:p>
    <w:p w14:paraId="60E6A4F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bCs/>
          <w:sz w:val="16"/>
        </w:rPr>
        <w:t xml:space="preserve">&lt;Enter&gt;  </w:t>
      </w:r>
      <w:r w:rsidRPr="00EA77BC">
        <w:rPr>
          <w:rFonts w:ascii="Courier New" w:hAnsi="Courier New"/>
          <w:sz w:val="16"/>
        </w:rPr>
        <w:t>O</w:t>
      </w:r>
    </w:p>
    <w:p w14:paraId="60E6A4FA" w14:textId="77777777" w:rsidR="00853CD3" w:rsidRPr="00EA77BC" w:rsidRDefault="00853CD3" w:rsidP="00EA77BC">
      <w:pPr>
        <w:shd w:val="pct10" w:color="auto" w:fill="auto"/>
        <w:ind w:left="374"/>
        <w:rPr>
          <w:rFonts w:ascii="Courier New" w:hAnsi="Courier New"/>
          <w:sz w:val="16"/>
        </w:rPr>
      </w:pPr>
    </w:p>
    <w:p w14:paraId="60E6A4F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500   Unit =&gt; MG</w:t>
      </w:r>
    </w:p>
    <w:p w14:paraId="60E6A4FC" w14:textId="77777777" w:rsidR="00853CD3" w:rsidRPr="00EA77BC" w:rsidRDefault="00853CD3" w:rsidP="00EA77BC">
      <w:pPr>
        <w:shd w:val="pct10" w:color="auto" w:fill="auto"/>
        <w:ind w:left="374"/>
        <w:rPr>
          <w:rFonts w:ascii="Courier New" w:hAnsi="Courier New"/>
          <w:sz w:val="16"/>
        </w:rPr>
      </w:pPr>
    </w:p>
    <w:p w14:paraId="60E6A4F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w:t>
      </w:r>
    </w:p>
    <w:p w14:paraId="60E6A4F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Answer with POSSIBLE DOSAGES DISPENSE UNITS PER DOSE</w:t>
      </w:r>
    </w:p>
    <w:p w14:paraId="60E6A4F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Choose from:</w:t>
      </w:r>
    </w:p>
    <w:p w14:paraId="60E6A50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500    IO</w:t>
      </w:r>
    </w:p>
    <w:p w14:paraId="60E6A50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1000    IO</w:t>
      </w:r>
    </w:p>
    <w:p w14:paraId="60E6A50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You may enter a new POSSIBLE DOSAGES, if you wish</w:t>
      </w:r>
    </w:p>
    <w:p w14:paraId="60E6A50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Type a Number between 0 and 99999999, 4 Decimal Digits</w:t>
      </w:r>
    </w:p>
    <w:p w14:paraId="60E6A50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&lt;Enter&gt;</w:t>
      </w:r>
    </w:p>
    <w:p w14:paraId="60E6A507" w14:textId="77777777" w:rsidR="00853CD3" w:rsidRPr="00EA77BC" w:rsidRDefault="00853CD3" w:rsidP="00EA77BC">
      <w:pPr>
        <w:shd w:val="pct10" w:color="auto" w:fill="auto"/>
        <w:ind w:left="374"/>
        <w:rPr>
          <w:rFonts w:ascii="Courier New" w:hAnsi="Courier New"/>
          <w:sz w:val="16"/>
        </w:rPr>
      </w:pPr>
    </w:p>
    <w:p w14:paraId="60E6A508"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Enter/Edit Local Possible Dosages? N// </w:t>
      </w:r>
      <w:r w:rsidRPr="00EA77BC">
        <w:rPr>
          <w:rFonts w:ascii="Courier New" w:hAnsi="Courier New"/>
          <w:b/>
          <w:bCs/>
          <w:sz w:val="16"/>
        </w:rPr>
        <w:t xml:space="preserve">&lt;Enter&gt;  </w:t>
      </w:r>
      <w:r w:rsidRPr="00EA77BC">
        <w:rPr>
          <w:rFonts w:ascii="Courier New" w:hAnsi="Courier New"/>
          <w:sz w:val="16"/>
        </w:rPr>
        <w:t>O</w:t>
      </w:r>
    </w:p>
    <w:p w14:paraId="60E6A509" w14:textId="77777777" w:rsidR="00853CD3" w:rsidRPr="00EA77BC" w:rsidRDefault="00853CD3" w:rsidP="00EA77BC">
      <w:pPr>
        <w:keepNext/>
        <w:shd w:val="pct10" w:color="auto" w:fill="auto"/>
        <w:ind w:left="374"/>
        <w:rPr>
          <w:rFonts w:ascii="Courier New" w:hAnsi="Courier New"/>
          <w:sz w:val="16"/>
        </w:rPr>
      </w:pPr>
    </w:p>
    <w:p w14:paraId="60E6A50A" w14:textId="77777777" w:rsidR="00853CD3" w:rsidRPr="00EA77BC" w:rsidRDefault="00853CD3" w:rsidP="00787223">
      <w:pPr>
        <w:shd w:val="pct10" w:color="auto" w:fill="auto"/>
        <w:ind w:left="374"/>
        <w:rPr>
          <w:rFonts w:ascii="Courier New" w:hAnsi="Courier New"/>
          <w:sz w:val="16"/>
        </w:rPr>
      </w:pPr>
      <w:r w:rsidRPr="00EA77BC">
        <w:rPr>
          <w:rFonts w:ascii="Courier New" w:hAnsi="Courier New"/>
          <w:sz w:val="16"/>
        </w:rPr>
        <w:t>Select Drug:</w:t>
      </w:r>
    </w:p>
    <w:p w14:paraId="60E6A50B" w14:textId="77777777" w:rsidR="006A6EB5" w:rsidRPr="00EA77BC" w:rsidRDefault="006A6EB5" w:rsidP="00732461">
      <w:pPr>
        <w:rPr>
          <w:b/>
          <w:bCs/>
          <w:sz w:val="20"/>
          <w:szCs w:val="20"/>
        </w:rPr>
      </w:pPr>
      <w:bookmarkStart w:id="48" w:name="p014"/>
      <w:bookmarkEnd w:id="48"/>
    </w:p>
    <w:p w14:paraId="60E6A50C" w14:textId="77777777" w:rsidR="00B1518D" w:rsidRPr="00EA77BC" w:rsidRDefault="00B1518D" w:rsidP="00732461">
      <w:pPr>
        <w:pStyle w:val="Example"/>
      </w:pPr>
      <w:r w:rsidRPr="00EA77BC">
        <w:t xml:space="preserve">Example 5: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b w:val="0"/>
          <w:szCs w:val="20"/>
        </w:rPr>
        <w:t xml:space="preserve">[PSS EDIT DOSAGES] </w:t>
      </w:r>
      <w:r w:rsidR="007B705B" w:rsidRPr="00EA77BC">
        <w:rPr>
          <w:szCs w:val="20"/>
        </w:rPr>
        <w:t>Option</w:t>
      </w:r>
      <w:r w:rsidRPr="00EA77BC">
        <w:t xml:space="preserve">    Strength Mismatch</w:t>
      </w:r>
      <w:r w:rsidR="000953CC" w:rsidRPr="00EA77BC">
        <w:t xml:space="preserve"> </w:t>
      </w:r>
    </w:p>
    <w:p w14:paraId="60E6A50D" w14:textId="77777777" w:rsidR="00A47709" w:rsidRPr="00EA77BC" w:rsidRDefault="00A47709" w:rsidP="00732461">
      <w:pPr>
        <w:shd w:val="pct10" w:color="auto" w:fill="auto"/>
        <w:ind w:left="374"/>
        <w:rPr>
          <w:rFonts w:ascii="Courier New" w:hAnsi="Courier New"/>
          <w:sz w:val="16"/>
        </w:rPr>
      </w:pPr>
      <w:r w:rsidRPr="00EA77BC">
        <w:rPr>
          <w:rFonts w:ascii="Courier New" w:hAnsi="Courier New"/>
          <w:sz w:val="16"/>
        </w:rPr>
        <w:t>Select Dosages Option:  Enter/Edit Dosages</w:t>
      </w:r>
    </w:p>
    <w:p w14:paraId="60E6A50E" w14:textId="77777777" w:rsidR="00A47709" w:rsidRPr="00EA77BC" w:rsidRDefault="00A47709" w:rsidP="000C5921">
      <w:pPr>
        <w:shd w:val="pct10" w:color="auto" w:fill="auto"/>
        <w:ind w:left="374"/>
        <w:rPr>
          <w:rFonts w:ascii="Courier New" w:hAnsi="Courier New"/>
          <w:sz w:val="16"/>
        </w:rPr>
      </w:pPr>
    </w:p>
    <w:p w14:paraId="60E6A50F" w14:textId="77777777" w:rsidR="00A47709" w:rsidRPr="00EA77BC" w:rsidRDefault="00A47709" w:rsidP="000C5921">
      <w:pPr>
        <w:shd w:val="pct10" w:color="auto" w:fill="auto"/>
        <w:ind w:left="374"/>
        <w:rPr>
          <w:rFonts w:ascii="Courier New" w:hAnsi="Courier New"/>
          <w:sz w:val="16"/>
        </w:rPr>
      </w:pPr>
    </w:p>
    <w:p w14:paraId="60E6A510"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sz w:val="16"/>
        </w:rPr>
        <w:t>ACETAMINO</w:t>
      </w:r>
    </w:p>
    <w:p w14:paraId="60E6A511"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1   ACETAMINOPHEN 1000MG TABLET           CN100           </w:t>
      </w:r>
    </w:p>
    <w:p w14:paraId="60E6A512"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2   ACETAMINOPHEN 325MG C.T.           CN103         ** OK 90 DAY SUPPLY **</w:t>
      </w:r>
    </w:p>
    <w:p w14:paraId="60E6A513"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3   ACETAMINOPHEN 325MG TABLET           CN103         INFECTIOUS DISEASE  </w:t>
      </w:r>
    </w:p>
    <w:p w14:paraId="60E6A514"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RESTRICTED TO</w:t>
      </w:r>
    </w:p>
    <w:p w14:paraId="60E6A515"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4   ACETAMINOPHEN 650MG SUPPOS.           CN103           </w:t>
      </w:r>
    </w:p>
    <w:p w14:paraId="60E6A516"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5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7" w14:textId="77777777" w:rsidR="00A47709" w:rsidRPr="00EA77BC" w:rsidRDefault="00A47709" w:rsidP="001B3F39">
      <w:pPr>
        <w:shd w:val="pct10" w:color="auto" w:fill="auto"/>
        <w:ind w:left="374"/>
        <w:rPr>
          <w:rFonts w:ascii="Courier New" w:hAnsi="Courier New"/>
          <w:sz w:val="16"/>
        </w:rPr>
      </w:pPr>
    </w:p>
    <w:p w14:paraId="60E6A518"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Press &lt;ENTER&gt; to see more, '^' to exit this list, OR</w:t>
      </w:r>
    </w:p>
    <w:p w14:paraId="60E6A519"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CHOOSE 1-5: </w:t>
      </w:r>
      <w:r w:rsidRPr="00EA77BC">
        <w:rPr>
          <w:rFonts w:ascii="Courier New" w:hAnsi="Courier New"/>
          <w:b/>
          <w:sz w:val="16"/>
        </w:rPr>
        <w:t>5</w:t>
      </w:r>
      <w:r w:rsidRPr="00EA77BC">
        <w:rPr>
          <w:rFonts w:ascii="Courier New" w:hAnsi="Courier New"/>
          <w:sz w:val="16"/>
        </w:rPr>
        <w:t xml:space="preserve">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A" w14:textId="77777777" w:rsidR="00A47709" w:rsidRPr="00EA77BC" w:rsidRDefault="00A47709" w:rsidP="001B3F39">
      <w:pPr>
        <w:shd w:val="pct10" w:color="auto" w:fill="auto"/>
        <w:ind w:left="374"/>
        <w:rPr>
          <w:rFonts w:ascii="Courier New" w:hAnsi="Courier New"/>
          <w:sz w:val="16"/>
        </w:rPr>
      </w:pPr>
    </w:p>
    <w:p w14:paraId="60E6A51B"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51C"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Outpatient</w:t>
      </w:r>
    </w:p>
    <w:p w14:paraId="60E6A51D"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Unit Dose</w:t>
      </w:r>
    </w:p>
    <w:p w14:paraId="60E6A51E"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Non-VA Med</w:t>
      </w:r>
    </w:p>
    <w:p w14:paraId="60E6A51F" w14:textId="77777777" w:rsidR="00A47709" w:rsidRPr="00EA77BC" w:rsidRDefault="00A47709" w:rsidP="001B3F39">
      <w:pPr>
        <w:shd w:val="pct10" w:color="auto" w:fill="auto"/>
        <w:ind w:left="374"/>
        <w:rPr>
          <w:rFonts w:ascii="Courier New" w:hAnsi="Courier New"/>
          <w:sz w:val="16"/>
        </w:rPr>
      </w:pPr>
    </w:p>
    <w:p w14:paraId="60E6A520"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ACETAMINOPHEN ELIX. 1</w:t>
      </w:r>
      <w:r w:rsidR="000731F5" w:rsidRPr="00EA77BC">
        <w:rPr>
          <w:rFonts w:ascii="Courier New" w:hAnsi="Courier New"/>
          <w:sz w:val="16"/>
        </w:rPr>
        <w:t>2</w:t>
      </w:r>
      <w:r w:rsidRPr="00EA77BC">
        <w:rPr>
          <w:rFonts w:ascii="Courier New" w:hAnsi="Courier New"/>
          <w:sz w:val="16"/>
        </w:rPr>
        <w:t xml:space="preserve">0MG/5ML 4OZ                   Inactive Date: </w:t>
      </w:r>
    </w:p>
    <w:p w14:paraId="60E6A521" w14:textId="77777777" w:rsidR="00A47709" w:rsidRPr="00EA77BC" w:rsidRDefault="00A47709" w:rsidP="001B3F39">
      <w:pPr>
        <w:shd w:val="pct10" w:color="auto" w:fill="auto"/>
        <w:ind w:left="374"/>
        <w:rPr>
          <w:rFonts w:ascii="Courier New" w:hAnsi="Courier New"/>
          <w:sz w:val="16"/>
        </w:rPr>
      </w:pPr>
    </w:p>
    <w:p w14:paraId="60E6A522" w14:textId="77777777" w:rsidR="00A47709" w:rsidRPr="00EA77BC" w:rsidRDefault="00A47709" w:rsidP="00CD4C83">
      <w:pPr>
        <w:shd w:val="pct10" w:color="auto" w:fill="auto"/>
        <w:ind w:left="374"/>
        <w:rPr>
          <w:rFonts w:ascii="Courier New" w:hAnsi="Courier New"/>
          <w:sz w:val="16"/>
        </w:rPr>
      </w:pPr>
      <w:r w:rsidRPr="00EA77BC">
        <w:rPr>
          <w:rFonts w:ascii="Courier New" w:hAnsi="Courier New"/>
          <w:sz w:val="16"/>
        </w:rPr>
        <w:t>Strength from National Drug File match =&gt; 160    MG/5ML</w:t>
      </w:r>
    </w:p>
    <w:p w14:paraId="60E6A523"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Strength currently in the Drug File    =&gt; 120   </w:t>
      </w:r>
    </w:p>
    <w:p w14:paraId="60E6A524" w14:textId="77777777" w:rsidR="00A47709" w:rsidRPr="00EA77BC" w:rsidRDefault="00A47709" w:rsidP="00BA5F06">
      <w:pPr>
        <w:shd w:val="pct10" w:color="auto" w:fill="auto"/>
        <w:ind w:left="374"/>
        <w:rPr>
          <w:rFonts w:ascii="Courier New" w:hAnsi="Courier New"/>
          <w:sz w:val="16"/>
        </w:rPr>
      </w:pPr>
    </w:p>
    <w:p w14:paraId="60E6A525"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Please Note: Strength of drug does not match strength of VA Product it is matched to. </w:t>
      </w:r>
    </w:p>
    <w:p w14:paraId="60E6A526" w14:textId="77777777" w:rsidR="00A47709" w:rsidRPr="00EA77BC" w:rsidRDefault="00A47709" w:rsidP="00BA5F06">
      <w:pPr>
        <w:shd w:val="pct10" w:color="auto" w:fill="auto"/>
        <w:ind w:left="374"/>
        <w:rPr>
          <w:rFonts w:ascii="Courier New" w:hAnsi="Courier New"/>
          <w:sz w:val="16"/>
        </w:rPr>
      </w:pPr>
    </w:p>
    <w:p w14:paraId="60E6A527" w14:textId="77777777" w:rsidR="00A47709" w:rsidRPr="00EA77BC" w:rsidRDefault="00A47709" w:rsidP="0012128D">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sz w:val="16"/>
        </w:rPr>
        <w:t>&lt;ENTER</w:t>
      </w:r>
      <w:r w:rsidRPr="00EA77BC">
        <w:rPr>
          <w:rFonts w:ascii="Courier New" w:hAnsi="Courier New"/>
          <w:sz w:val="16"/>
        </w:rPr>
        <w:t>&gt;</w:t>
      </w:r>
    </w:p>
    <w:p w14:paraId="60E6A528" w14:textId="77777777" w:rsidR="00A47709" w:rsidRPr="00EA77BC" w:rsidRDefault="00A47709" w:rsidP="0012128D">
      <w:pPr>
        <w:shd w:val="pct10" w:color="auto" w:fill="auto"/>
        <w:ind w:left="374"/>
        <w:rPr>
          <w:rFonts w:ascii="Courier New" w:hAnsi="Courier New"/>
          <w:sz w:val="16"/>
        </w:rPr>
      </w:pPr>
    </w:p>
    <w:p w14:paraId="60E6A529" w14:textId="77777777" w:rsidR="00A47709" w:rsidRPr="00EA77BC" w:rsidRDefault="00A47709" w:rsidP="0005137D">
      <w:pPr>
        <w:shd w:val="pct10" w:color="auto" w:fill="auto"/>
        <w:ind w:left="374"/>
        <w:rPr>
          <w:rFonts w:ascii="Courier New" w:hAnsi="Courier New"/>
          <w:sz w:val="16"/>
        </w:rPr>
      </w:pPr>
    </w:p>
    <w:p w14:paraId="60E6A52A" w14:textId="77777777" w:rsidR="00A47709" w:rsidRPr="00EA77BC" w:rsidRDefault="00A47709" w:rsidP="0005137D">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sz w:val="16"/>
        </w:rPr>
        <w:t>&lt;ENTER&gt;</w:t>
      </w:r>
      <w:r w:rsidRPr="00EA77BC">
        <w:rPr>
          <w:rFonts w:ascii="Courier New" w:hAnsi="Courier New"/>
          <w:sz w:val="16"/>
        </w:rPr>
        <w:t xml:space="preserve"> O</w:t>
      </w:r>
    </w:p>
    <w:p w14:paraId="60E6A52B" w14:textId="77777777" w:rsidR="00A47709" w:rsidRPr="00EA77BC" w:rsidRDefault="00A47709" w:rsidP="00EB241E">
      <w:pPr>
        <w:shd w:val="pct10" w:color="auto" w:fill="auto"/>
        <w:ind w:left="374"/>
        <w:rPr>
          <w:rFonts w:ascii="Courier New" w:hAnsi="Courier New"/>
          <w:sz w:val="16"/>
        </w:rPr>
      </w:pPr>
    </w:p>
    <w:p w14:paraId="60E6A52C" w14:textId="77777777" w:rsidR="00A47709" w:rsidRPr="00EA77BC" w:rsidRDefault="00A47709" w:rsidP="005C4F1E">
      <w:pPr>
        <w:shd w:val="pct10" w:color="auto" w:fill="auto"/>
        <w:ind w:left="374"/>
        <w:rPr>
          <w:rFonts w:ascii="Courier New" w:hAnsi="Courier New"/>
          <w:sz w:val="16"/>
        </w:rPr>
      </w:pPr>
    </w:p>
    <w:p w14:paraId="60E6A52D"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 xml:space="preserve">Strength =&gt; 120   Unit =&gt; </w:t>
      </w:r>
    </w:p>
    <w:p w14:paraId="60E6A52E" w14:textId="77777777" w:rsidR="00A47709" w:rsidRPr="00EA77BC" w:rsidRDefault="00A47709" w:rsidP="000128D8">
      <w:pPr>
        <w:shd w:val="pct10" w:color="auto" w:fill="auto"/>
        <w:ind w:left="374"/>
        <w:rPr>
          <w:rFonts w:ascii="Courier New" w:hAnsi="Courier New"/>
          <w:sz w:val="16"/>
        </w:rPr>
      </w:pPr>
    </w:p>
    <w:p w14:paraId="60E6A52F"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Select DISPENSE UNITS PER DOSE: &lt;ENTER&gt;</w:t>
      </w:r>
    </w:p>
    <w:p w14:paraId="60E6A530" w14:textId="77777777" w:rsidR="00A47709" w:rsidRPr="00EA77BC" w:rsidRDefault="00A47709" w:rsidP="000128D8">
      <w:pPr>
        <w:shd w:val="pct10" w:color="auto" w:fill="auto"/>
        <w:ind w:left="374"/>
        <w:rPr>
          <w:rFonts w:ascii="Courier New" w:hAnsi="Courier New"/>
          <w:sz w:val="16"/>
        </w:rPr>
      </w:pPr>
    </w:p>
    <w:p w14:paraId="60E6A531"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Strength: 120                 Unit: MG/5ML</w:t>
      </w:r>
    </w:p>
    <w:p w14:paraId="60E6A532" w14:textId="77777777" w:rsidR="00A47709" w:rsidRPr="00EA77BC" w:rsidRDefault="00A47709" w:rsidP="00EA77BC">
      <w:pPr>
        <w:shd w:val="pct10" w:color="auto" w:fill="auto"/>
        <w:ind w:left="374"/>
        <w:rPr>
          <w:rFonts w:ascii="Courier New" w:hAnsi="Courier New"/>
          <w:sz w:val="16"/>
        </w:rPr>
      </w:pPr>
    </w:p>
    <w:p w14:paraId="60E6A53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Select LOCAL POSSIBLE DOSAGE: </w:t>
      </w:r>
      <w:r w:rsidRPr="00EA77BC">
        <w:rPr>
          <w:rFonts w:ascii="Courier New" w:hAnsi="Courier New"/>
          <w:b/>
          <w:sz w:val="16"/>
        </w:rPr>
        <w:t>?</w:t>
      </w:r>
      <w:r w:rsidRPr="00EA77BC">
        <w:rPr>
          <w:rFonts w:ascii="Courier New" w:hAnsi="Courier New"/>
          <w:sz w:val="16"/>
        </w:rPr>
        <w:t xml:space="preserve">      </w:t>
      </w:r>
    </w:p>
    <w:p w14:paraId="60E6A534"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You may enter a new LOCAL POSSIBLE DOSAGE, if you wish</w:t>
      </w:r>
    </w:p>
    <w:p w14:paraId="60E6A53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Answer must be 1-60 characters in length.</w:t>
      </w:r>
    </w:p>
    <w:p w14:paraId="60E6A536"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w:t>
      </w:r>
    </w:p>
    <w:p w14:paraId="60E6A537"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ONE TEASPOONFUL</w:t>
      </w:r>
    </w:p>
    <w:p w14:paraId="60E6A538"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Are you adding 'ONE TEASPOONFUL' as </w:t>
      </w:r>
    </w:p>
    <w:p w14:paraId="60E6A539"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 new LOCAL POSSIBLE DOSAGE (the 1ST for this DRUG)? No// </w:t>
      </w:r>
      <w:r w:rsidRPr="00EA77BC">
        <w:rPr>
          <w:rFonts w:ascii="Courier New" w:hAnsi="Courier New"/>
          <w:b/>
          <w:sz w:val="16"/>
        </w:rPr>
        <w:t>Y</w:t>
      </w:r>
      <w:r w:rsidRPr="00EA77BC">
        <w:rPr>
          <w:rFonts w:ascii="Courier New" w:hAnsi="Courier New"/>
          <w:sz w:val="16"/>
        </w:rPr>
        <w:t xml:space="preserve">  (Yes)</w:t>
      </w:r>
    </w:p>
    <w:p w14:paraId="60E6A53A" w14:textId="77777777" w:rsidR="00A47709" w:rsidRPr="00EA77BC" w:rsidRDefault="00A47709" w:rsidP="00EA77BC">
      <w:pPr>
        <w:shd w:val="pct10" w:color="auto" w:fill="auto"/>
        <w:ind w:left="374"/>
        <w:rPr>
          <w:rFonts w:ascii="Courier New" w:hAnsi="Courier New"/>
          <w:sz w:val="16"/>
        </w:rPr>
      </w:pPr>
    </w:p>
    <w:p w14:paraId="60E6A53B"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LOCAL POSSIBLE DOSAGE: ONE TEASPOONFUL// </w:t>
      </w:r>
      <w:r w:rsidRPr="00EA77BC">
        <w:rPr>
          <w:rFonts w:ascii="Courier New" w:hAnsi="Courier New"/>
          <w:b/>
          <w:sz w:val="16"/>
        </w:rPr>
        <w:t>&lt;ENTER&gt;</w:t>
      </w:r>
    </w:p>
    <w:p w14:paraId="60E6A53C"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OTHER LANGUAGE DOSAGE NAME: </w:t>
      </w:r>
      <w:r w:rsidRPr="00EA77BC">
        <w:rPr>
          <w:rFonts w:ascii="Courier New" w:hAnsi="Courier New"/>
          <w:b/>
          <w:sz w:val="16"/>
        </w:rPr>
        <w:t>&lt;ENTER&gt;</w:t>
      </w:r>
    </w:p>
    <w:p w14:paraId="60E6A53D"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PACKAGE: O  Outpatient</w:t>
      </w:r>
    </w:p>
    <w:p w14:paraId="60E6A53E"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DOSE UNIT: MILLIGRAM(S)</w:t>
      </w:r>
    </w:p>
    <w:p w14:paraId="60E6A53F"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NUMERIC DOSE: 120</w:t>
      </w:r>
    </w:p>
    <w:p w14:paraId="60E6A540" w14:textId="77777777" w:rsidR="00A47709" w:rsidRPr="00EA77BC" w:rsidRDefault="00A47709" w:rsidP="00EA77BC">
      <w:pPr>
        <w:shd w:val="pct10" w:color="auto" w:fill="auto"/>
        <w:ind w:left="374"/>
        <w:rPr>
          <w:rFonts w:ascii="Courier New" w:hAnsi="Courier New"/>
          <w:sz w:val="16"/>
        </w:rPr>
      </w:pPr>
    </w:p>
    <w:p w14:paraId="60E6A541"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Strength: 120                 Unit: MG/5ML</w:t>
      </w:r>
    </w:p>
    <w:p w14:paraId="60E6A542" w14:textId="77777777" w:rsidR="00A47709" w:rsidRPr="00EA77BC" w:rsidRDefault="00A47709" w:rsidP="00EA77BC">
      <w:pPr>
        <w:shd w:val="pct10" w:color="auto" w:fill="auto"/>
        <w:ind w:left="374"/>
        <w:rPr>
          <w:rFonts w:ascii="Courier New" w:hAnsi="Courier New"/>
          <w:sz w:val="16"/>
        </w:rPr>
      </w:pPr>
    </w:p>
    <w:p w14:paraId="60E6A54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&lt;ENTER&gt;</w:t>
      </w:r>
    </w:p>
    <w:p w14:paraId="60E6A544" w14:textId="77777777" w:rsidR="00A47709" w:rsidRPr="00EA77BC" w:rsidRDefault="00A47709" w:rsidP="00EA77BC">
      <w:pPr>
        <w:shd w:val="pct10" w:color="auto" w:fill="auto"/>
        <w:ind w:left="374"/>
        <w:rPr>
          <w:rFonts w:ascii="Courier New" w:hAnsi="Courier New"/>
          <w:sz w:val="16"/>
        </w:rPr>
      </w:pPr>
    </w:p>
    <w:p w14:paraId="60E6A54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Drug:</w:t>
      </w:r>
    </w:p>
    <w:p w14:paraId="60E6A546" w14:textId="77777777" w:rsidR="002C5795" w:rsidRPr="00EA77BC" w:rsidRDefault="002C5795" w:rsidP="00EA77BC">
      <w:pPr>
        <w:rPr>
          <w:b/>
          <w:bCs/>
        </w:rPr>
      </w:pPr>
    </w:p>
    <w:p w14:paraId="60E6A547" w14:textId="77777777" w:rsidR="00FC3E40" w:rsidRPr="00EA77BC" w:rsidRDefault="00FC3E40" w:rsidP="00EA77BC">
      <w:pPr>
        <w:pStyle w:val="Example"/>
      </w:pPr>
      <w:r w:rsidRPr="00EA77BC">
        <w:t>Example 6:</w:t>
      </w:r>
      <w:bookmarkStart w:id="49" w:name="p015"/>
      <w:bookmarkEnd w:id="49"/>
      <w:r w:rsidRPr="00EA77BC">
        <w:t xml:space="preserve">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bCs/>
          <w:szCs w:val="20"/>
        </w:rPr>
        <w:t xml:space="preserve">    Drug not eligible for dosage checks  </w:t>
      </w:r>
      <w:r w:rsidR="007B705B" w:rsidRPr="00EA77BC">
        <w:rPr>
          <w:b w:val="0"/>
          <w:bCs/>
          <w:szCs w:val="20"/>
        </w:rPr>
        <w:t>(</w:t>
      </w:r>
      <w:r w:rsidR="007B705B" w:rsidRPr="00EA77BC">
        <w:rPr>
          <w:b w:val="0"/>
          <w:szCs w:val="20"/>
        </w:rPr>
        <w:t>NUMERIC DOSE sub-field (#5) of the LOCAL POSSIBLE DOSAGES multiple (#904) in DRUG file (#50) and DOSE UNIT</w:t>
      </w:r>
      <w:r w:rsidR="007B705B" w:rsidRPr="00EA77BC">
        <w:rPr>
          <w:rFonts w:eastAsia="Calibri"/>
          <w:b w:val="0"/>
          <w:szCs w:val="20"/>
        </w:rPr>
        <w:t xml:space="preserve"> </w:t>
      </w:r>
      <w:r w:rsidR="007B705B" w:rsidRPr="00EA77BC">
        <w:rPr>
          <w:b w:val="0"/>
          <w:szCs w:val="20"/>
        </w:rPr>
        <w:t xml:space="preserve">sub-field (#4) of the LOCAL POSSIBLE DOSAGES multiple (#904) in DRUG file (#50) </w:t>
      </w:r>
      <w:r w:rsidR="000953CC" w:rsidRPr="00EA77BC">
        <w:rPr>
          <w:b w:val="0"/>
        </w:rPr>
        <w:t>not displayed)</w:t>
      </w:r>
    </w:p>
    <w:p w14:paraId="60E6A548" w14:textId="77777777" w:rsidR="00FC3E40" w:rsidRPr="00EA77BC" w:rsidRDefault="00FC3E40" w:rsidP="00EA77BC">
      <w:pPr>
        <w:pStyle w:val="Codeexample"/>
        <w:keepNext/>
      </w:pPr>
      <w:r w:rsidRPr="00EA77BC">
        <w:t xml:space="preserve">Select Dosages Option: </w:t>
      </w:r>
      <w:r w:rsidRPr="00EA77BC">
        <w:rPr>
          <w:b/>
        </w:rPr>
        <w:t>ENTER/EDIT</w:t>
      </w:r>
      <w:r w:rsidRPr="00EA77BC">
        <w:t xml:space="preserve"> Dosages</w:t>
      </w:r>
    </w:p>
    <w:p w14:paraId="60E6A549" w14:textId="77777777" w:rsidR="00FC3E40" w:rsidRPr="00EA77BC" w:rsidRDefault="00FC3E40" w:rsidP="00EA77BC">
      <w:pPr>
        <w:pStyle w:val="Codeexample"/>
        <w:keepNext/>
      </w:pPr>
    </w:p>
    <w:p w14:paraId="60E6A54A" w14:textId="77777777" w:rsidR="00FC3E40" w:rsidRPr="00EA77BC" w:rsidRDefault="00FC3E40" w:rsidP="00EA77BC">
      <w:pPr>
        <w:pStyle w:val="Codeexample"/>
        <w:keepNext/>
      </w:pPr>
    </w:p>
    <w:p w14:paraId="60E6A54B" w14:textId="77777777" w:rsidR="00FC3E40" w:rsidRPr="00EA77BC" w:rsidRDefault="00FC3E40" w:rsidP="00EA77BC">
      <w:pPr>
        <w:pStyle w:val="Codeexample"/>
        <w:keepNext/>
        <w:rPr>
          <w:b/>
        </w:rPr>
      </w:pPr>
      <w:r w:rsidRPr="00EA77BC">
        <w:t xml:space="preserve">Select Drug: </w:t>
      </w:r>
      <w:r w:rsidRPr="00EA77BC">
        <w:rPr>
          <w:b/>
        </w:rPr>
        <w:t>HYDROCORTISONE</w:t>
      </w:r>
    </w:p>
    <w:p w14:paraId="60E6A54C" w14:textId="77777777" w:rsidR="00FC3E40" w:rsidRPr="00EA77BC" w:rsidRDefault="00FC3E40" w:rsidP="00EA77BC">
      <w:pPr>
        <w:pStyle w:val="Codeexample"/>
        <w:keepNext/>
      </w:pPr>
      <w:r w:rsidRPr="00EA77BC">
        <w:t xml:space="preserve">     1   HYDROCORTISONE 0.5% CR           DE200           </w:t>
      </w:r>
    </w:p>
    <w:p w14:paraId="60E6A54D" w14:textId="77777777" w:rsidR="00FC3E40" w:rsidRPr="00EA77BC" w:rsidRDefault="00FC3E40" w:rsidP="00787223">
      <w:pPr>
        <w:pStyle w:val="Codeexample"/>
      </w:pPr>
      <w:r w:rsidRPr="00EA77BC">
        <w:t xml:space="preserve">     2   HYDROCORTISONE 1% CREAM           DE200           </w:t>
      </w:r>
    </w:p>
    <w:p w14:paraId="60E6A54E" w14:textId="77777777" w:rsidR="00FC3E40" w:rsidRPr="00EA77BC" w:rsidRDefault="00FC3E40" w:rsidP="00732461">
      <w:pPr>
        <w:pStyle w:val="Codeexample"/>
      </w:pPr>
      <w:r w:rsidRPr="00EA77BC">
        <w:t xml:space="preserve">     3   HYDROCORTISONE 1% CREAM (PKT)           DE200           </w:t>
      </w:r>
    </w:p>
    <w:p w14:paraId="60E6A54F" w14:textId="77777777" w:rsidR="00FC3E40" w:rsidRPr="00EA77BC" w:rsidRDefault="00FC3E40" w:rsidP="00732461">
      <w:pPr>
        <w:pStyle w:val="Codeexample"/>
      </w:pPr>
      <w:r w:rsidRPr="00EA77BC">
        <w:t xml:space="preserve">     4   HYDROCORTISONE 1% LOTION           DE200           </w:t>
      </w:r>
    </w:p>
    <w:p w14:paraId="60E6A550" w14:textId="77777777" w:rsidR="00FC3E40" w:rsidRPr="00EA77BC" w:rsidRDefault="00FC3E40" w:rsidP="00732461">
      <w:pPr>
        <w:pStyle w:val="Codeexample"/>
      </w:pPr>
      <w:r w:rsidRPr="00EA77BC">
        <w:t xml:space="preserve">     5   HYDROCORTISONE 1% OINT           DE200           </w:t>
      </w:r>
    </w:p>
    <w:p w14:paraId="60E6A551" w14:textId="77777777" w:rsidR="00FC3E40" w:rsidRPr="00EA77BC" w:rsidRDefault="00FC3E40" w:rsidP="000C5921">
      <w:pPr>
        <w:pStyle w:val="Codeexample"/>
      </w:pPr>
      <w:r w:rsidRPr="00EA77BC">
        <w:t>Press &lt;RETURN&gt; to see more, '^' to exit this list, OR</w:t>
      </w:r>
    </w:p>
    <w:p w14:paraId="60E6A552" w14:textId="77777777" w:rsidR="00FC3E40" w:rsidRPr="00EA77BC" w:rsidRDefault="00FC3E40" w:rsidP="000C5921">
      <w:pPr>
        <w:pStyle w:val="Codeexample"/>
      </w:pPr>
      <w:r w:rsidRPr="00EA77BC">
        <w:t xml:space="preserve">CHOOSE 1-5: </w:t>
      </w:r>
      <w:r w:rsidRPr="00EA77BC">
        <w:rPr>
          <w:b/>
        </w:rPr>
        <w:t>2</w:t>
      </w:r>
      <w:r w:rsidRPr="00EA77BC">
        <w:t xml:space="preserve">  HYDROCORTISONE 1% CREAM         DE200           </w:t>
      </w:r>
    </w:p>
    <w:p w14:paraId="60E6A553" w14:textId="77777777" w:rsidR="00FC3E40" w:rsidRPr="00EA77BC" w:rsidRDefault="00FC3E40" w:rsidP="000C5921">
      <w:pPr>
        <w:pStyle w:val="Codeexample"/>
      </w:pPr>
    </w:p>
    <w:p w14:paraId="60E6A554" w14:textId="77777777" w:rsidR="00FC3E40" w:rsidRPr="00EA77BC" w:rsidRDefault="00FC3E40" w:rsidP="000C5921">
      <w:pPr>
        <w:pStyle w:val="Codeexample"/>
      </w:pPr>
      <w:r w:rsidRPr="00EA77BC">
        <w:t>This entry is marked for the following PHARMACY packages:</w:t>
      </w:r>
    </w:p>
    <w:p w14:paraId="60E6A555" w14:textId="77777777" w:rsidR="00FC3E40" w:rsidRPr="00EA77BC" w:rsidRDefault="00FC3E40" w:rsidP="000C5921">
      <w:pPr>
        <w:pStyle w:val="Codeexample"/>
      </w:pPr>
      <w:r w:rsidRPr="00EA77BC">
        <w:t>Outpatient</w:t>
      </w:r>
    </w:p>
    <w:p w14:paraId="60E6A556" w14:textId="77777777" w:rsidR="00FC3E40" w:rsidRPr="00EA77BC" w:rsidRDefault="00FC3E40" w:rsidP="001B3F39">
      <w:pPr>
        <w:pStyle w:val="Codeexample"/>
      </w:pPr>
      <w:r w:rsidRPr="00EA77BC">
        <w:t>Unit Dose</w:t>
      </w:r>
    </w:p>
    <w:p w14:paraId="60E6A557" w14:textId="77777777" w:rsidR="00FC3E40" w:rsidRPr="00EA77BC" w:rsidRDefault="00FC3E40" w:rsidP="001B3F39">
      <w:pPr>
        <w:pStyle w:val="Codeexample"/>
      </w:pPr>
      <w:r w:rsidRPr="00EA77BC">
        <w:t>Non-VA Med</w:t>
      </w:r>
    </w:p>
    <w:p w14:paraId="60E6A558" w14:textId="77777777" w:rsidR="00FC3E40" w:rsidRPr="00EA77BC" w:rsidRDefault="00FC3E40" w:rsidP="001B3F39">
      <w:pPr>
        <w:pStyle w:val="Codeexample"/>
      </w:pPr>
    </w:p>
    <w:p w14:paraId="60E6A559" w14:textId="77777777" w:rsidR="00FC3E40" w:rsidRPr="00EA77BC" w:rsidRDefault="00FC3E40" w:rsidP="001B3F39">
      <w:pPr>
        <w:pStyle w:val="Codeexample"/>
      </w:pPr>
      <w:r w:rsidRPr="00EA77BC">
        <w:t xml:space="preserve">HYDROCORTISONE 1% CREAM                             Inactive Date: </w:t>
      </w:r>
    </w:p>
    <w:p w14:paraId="60E6A55A" w14:textId="77777777" w:rsidR="00FC3E40" w:rsidRPr="00EA77BC" w:rsidRDefault="00FC3E40" w:rsidP="001B3F39">
      <w:pPr>
        <w:pStyle w:val="Codeexample"/>
      </w:pPr>
    </w:p>
    <w:p w14:paraId="60E6A55B" w14:textId="77777777" w:rsidR="00FC3E40" w:rsidRPr="00EA77BC" w:rsidRDefault="00FC3E40" w:rsidP="001B3F39">
      <w:pPr>
        <w:pStyle w:val="Codeexample"/>
      </w:pPr>
      <w:r w:rsidRPr="00EA77BC">
        <w:t>This drug has the following Local Possible Dosages:</w:t>
      </w:r>
    </w:p>
    <w:p w14:paraId="60E6A55C" w14:textId="77777777" w:rsidR="00FC3E40" w:rsidRPr="00EA77BC" w:rsidRDefault="00FC3E40" w:rsidP="001B3F39">
      <w:pPr>
        <w:pStyle w:val="Codeexample"/>
      </w:pPr>
    </w:p>
    <w:p w14:paraId="60E6A55D" w14:textId="77777777" w:rsidR="00FC3E40" w:rsidRPr="00EA77BC" w:rsidRDefault="00FC3E40" w:rsidP="001B3F39">
      <w:pPr>
        <w:pStyle w:val="Codeexample"/>
      </w:pPr>
      <w:r w:rsidRPr="00EA77BC">
        <w:t>SMALL AMOUNT                                           PACKAGE: IO</w:t>
      </w:r>
    </w:p>
    <w:p w14:paraId="60E6A55E" w14:textId="77777777" w:rsidR="00FC3E40" w:rsidRPr="00EA77BC" w:rsidRDefault="00FC3E40" w:rsidP="001B3F39">
      <w:pPr>
        <w:pStyle w:val="Codeexample"/>
      </w:pPr>
      <w:r w:rsidRPr="00EA77BC">
        <w:t>MODERATE AMOUNT                                        PACKAGE: IO</w:t>
      </w:r>
    </w:p>
    <w:p w14:paraId="60E6A55F" w14:textId="77777777" w:rsidR="00FC3E40" w:rsidRPr="00EA77BC" w:rsidRDefault="00FC3E40" w:rsidP="001B3F39">
      <w:pPr>
        <w:pStyle w:val="Codeexample"/>
      </w:pPr>
      <w:r w:rsidRPr="00EA77BC">
        <w:t>LIBERAL AMOUNT                                         PACKAGE: IO</w:t>
      </w:r>
    </w:p>
    <w:p w14:paraId="60E6A560" w14:textId="77777777" w:rsidR="00FC3E40" w:rsidRPr="00EA77BC" w:rsidRDefault="00FC3E40" w:rsidP="001B3F39">
      <w:pPr>
        <w:pStyle w:val="Codeexample"/>
      </w:pPr>
    </w:p>
    <w:p w14:paraId="60E6A561" w14:textId="77777777" w:rsidR="00FC3E40" w:rsidRPr="00EA77BC" w:rsidRDefault="00FC3E40" w:rsidP="001B3F39">
      <w:pPr>
        <w:pStyle w:val="Codeexample"/>
      </w:pPr>
      <w:r w:rsidRPr="00EA77BC">
        <w:t xml:space="preserve">Do you want to merge new Local Possible Dosages? Y// </w:t>
      </w:r>
      <w:r w:rsidRPr="00EA77BC">
        <w:rPr>
          <w:b/>
        </w:rPr>
        <w:t>NO</w:t>
      </w:r>
    </w:p>
    <w:p w14:paraId="60E6A562" w14:textId="77777777" w:rsidR="00FC3E40" w:rsidRPr="00EA77BC" w:rsidRDefault="00FC3E40" w:rsidP="001B3F39">
      <w:pPr>
        <w:pStyle w:val="Codeexample"/>
      </w:pPr>
    </w:p>
    <w:p w14:paraId="60E6A563" w14:textId="77777777" w:rsidR="00FC3E40" w:rsidRPr="00EA77BC" w:rsidRDefault="00FC3E40" w:rsidP="001B3F39">
      <w:pPr>
        <w:pStyle w:val="Codeexample"/>
      </w:pPr>
      <w:r w:rsidRPr="00EA77BC">
        <w:lastRenderedPageBreak/>
        <w:t>Strength: 1                   Unit: %</w:t>
      </w:r>
    </w:p>
    <w:p w14:paraId="60E6A564" w14:textId="77777777" w:rsidR="00FC3E40" w:rsidRPr="00EA77BC" w:rsidRDefault="00FC3E40" w:rsidP="001B3F39">
      <w:pPr>
        <w:pStyle w:val="Codeexample"/>
      </w:pPr>
    </w:p>
    <w:p w14:paraId="60E6A565" w14:textId="77777777" w:rsidR="00FC3E40" w:rsidRPr="00EA77BC" w:rsidRDefault="00FC3E40" w:rsidP="00CD4C83">
      <w:pPr>
        <w:pStyle w:val="Codeexample"/>
      </w:pPr>
      <w:r w:rsidRPr="00EA77BC">
        <w:t>Select LOCAL POSSIBLE DOSAGE: SMALL AMOUNT    IO</w:t>
      </w:r>
    </w:p>
    <w:p w14:paraId="60E6A566" w14:textId="77777777" w:rsidR="00FC3E40" w:rsidRPr="00EA77BC" w:rsidRDefault="00FC3E40" w:rsidP="00BA5F06">
      <w:pPr>
        <w:pStyle w:val="Codeexample"/>
      </w:pPr>
    </w:p>
    <w:p w14:paraId="60E6A567" w14:textId="77777777" w:rsidR="00FC3E40" w:rsidRPr="00EA77BC" w:rsidRDefault="00FC3E40" w:rsidP="00BA5F06">
      <w:pPr>
        <w:pStyle w:val="Codeexample"/>
      </w:pPr>
      <w:r w:rsidRPr="00EA77BC">
        <w:t xml:space="preserve">LOCAL POSSIBLE DOSAGE: SMALL AMOUNT// </w:t>
      </w:r>
      <w:r w:rsidR="000953CC" w:rsidRPr="00EA77BC">
        <w:rPr>
          <w:sz w:val="18"/>
          <w:szCs w:val="18"/>
        </w:rPr>
        <w:t>&lt;</w:t>
      </w:r>
      <w:r w:rsidR="000953CC" w:rsidRPr="00EA77BC">
        <w:rPr>
          <w:b/>
          <w:sz w:val="18"/>
          <w:szCs w:val="18"/>
        </w:rPr>
        <w:t>ENTER</w:t>
      </w:r>
      <w:r w:rsidR="000953CC" w:rsidRPr="00EA77BC">
        <w:rPr>
          <w:sz w:val="18"/>
          <w:szCs w:val="18"/>
        </w:rPr>
        <w:t>&gt;</w:t>
      </w:r>
    </w:p>
    <w:p w14:paraId="60E6A568" w14:textId="77777777" w:rsidR="00FC3E40" w:rsidRPr="00EA77BC" w:rsidRDefault="00FC3E40" w:rsidP="00BA5F06">
      <w:pPr>
        <w:pStyle w:val="Codeexample"/>
      </w:pPr>
      <w:r w:rsidRPr="00EA77BC">
        <w:t xml:space="preserve">PACKAGE: Both// </w:t>
      </w:r>
      <w:r w:rsidR="000953CC" w:rsidRPr="00EA77BC">
        <w:rPr>
          <w:sz w:val="18"/>
          <w:szCs w:val="18"/>
        </w:rPr>
        <w:t>&lt;</w:t>
      </w:r>
      <w:r w:rsidR="000953CC" w:rsidRPr="00EA77BC">
        <w:rPr>
          <w:b/>
          <w:sz w:val="18"/>
          <w:szCs w:val="18"/>
        </w:rPr>
        <w:t>ENTER</w:t>
      </w:r>
      <w:r w:rsidR="000953CC" w:rsidRPr="00EA77BC">
        <w:rPr>
          <w:sz w:val="18"/>
          <w:szCs w:val="18"/>
        </w:rPr>
        <w:t>&gt;</w:t>
      </w:r>
    </w:p>
    <w:p w14:paraId="60E6A569" w14:textId="77777777" w:rsidR="00FC3E40" w:rsidRPr="00EA77BC" w:rsidRDefault="00FC3E40" w:rsidP="00BA5F06">
      <w:pPr>
        <w:pStyle w:val="Codeexample"/>
      </w:pPr>
      <w:r w:rsidRPr="00EA77BC">
        <w:t xml:space="preserve">BCMA UNITS PER DOSE: </w:t>
      </w:r>
      <w:r w:rsidR="000953CC" w:rsidRPr="00EA77BC">
        <w:rPr>
          <w:sz w:val="18"/>
          <w:szCs w:val="18"/>
        </w:rPr>
        <w:t>&lt;</w:t>
      </w:r>
      <w:r w:rsidR="000953CC" w:rsidRPr="00EA77BC">
        <w:rPr>
          <w:b/>
          <w:sz w:val="18"/>
          <w:szCs w:val="18"/>
        </w:rPr>
        <w:t>ENTER</w:t>
      </w:r>
      <w:r w:rsidR="000953CC" w:rsidRPr="00EA77BC">
        <w:rPr>
          <w:sz w:val="18"/>
          <w:szCs w:val="18"/>
        </w:rPr>
        <w:t>&gt;</w:t>
      </w:r>
    </w:p>
    <w:p w14:paraId="60E6A56A" w14:textId="77777777" w:rsidR="00FC3E40" w:rsidRPr="00EA77BC" w:rsidRDefault="00FC3E40" w:rsidP="0012128D">
      <w:pPr>
        <w:pStyle w:val="Codeexample"/>
      </w:pPr>
    </w:p>
    <w:p w14:paraId="60E6A56B" w14:textId="77777777" w:rsidR="00FC3E40" w:rsidRPr="00EA77BC" w:rsidRDefault="00FC3E40" w:rsidP="0012128D">
      <w:pPr>
        <w:pStyle w:val="Codeexample"/>
      </w:pPr>
      <w:r w:rsidRPr="00EA77BC">
        <w:t>Strength: 1                   Unit: %</w:t>
      </w:r>
    </w:p>
    <w:p w14:paraId="60E6A56C" w14:textId="77777777" w:rsidR="00FC3E40" w:rsidRPr="00EA77BC" w:rsidRDefault="00FC3E40" w:rsidP="0005137D">
      <w:pPr>
        <w:pStyle w:val="Codeexample"/>
      </w:pPr>
    </w:p>
    <w:p w14:paraId="60E6A56D" w14:textId="77777777" w:rsidR="00FC3E40" w:rsidRPr="00EA77BC" w:rsidRDefault="00FC3E40" w:rsidP="0005137D">
      <w:pPr>
        <w:pStyle w:val="Codeexample"/>
      </w:pPr>
      <w:r w:rsidRPr="00EA77BC">
        <w:t>Select LOCAL POSSIBLE DOSAGE:</w:t>
      </w:r>
    </w:p>
    <w:p w14:paraId="60E6A56E" w14:textId="77777777" w:rsidR="002C5795" w:rsidRPr="00EA77BC" w:rsidRDefault="002C5795" w:rsidP="00EB241E">
      <w:pPr>
        <w:rPr>
          <w:b/>
          <w:bCs/>
          <w:sz w:val="20"/>
          <w:szCs w:val="20"/>
        </w:rPr>
      </w:pPr>
    </w:p>
    <w:p w14:paraId="60E6A56F" w14:textId="77777777" w:rsidR="00E15C00" w:rsidRPr="00EA77BC" w:rsidRDefault="00E15C00" w:rsidP="005C4F1E">
      <w:pPr>
        <w:spacing w:after="60"/>
        <w:rPr>
          <w:sz w:val="20"/>
          <w:szCs w:val="20"/>
        </w:rPr>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 PSS*1*155 uses the three new fields that were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National Drug File updates. These fields will be used during the Match/Rematch process of the </w:t>
      </w:r>
      <w:r w:rsidRPr="00EA77BC">
        <w:rPr>
          <w:i/>
        </w:rPr>
        <w:t>Enter/Edit Dosages</w:t>
      </w:r>
      <w:r w:rsidRPr="00EA77BC">
        <w:t xml:space="preserve"> [PSS EDIT DOSAGES] option to determine if possible dosages should be auto-created or not. The three fields are:</w:t>
      </w:r>
    </w:p>
    <w:p w14:paraId="60E6A570" w14:textId="77777777" w:rsidR="00E15C00" w:rsidRPr="00EA77BC" w:rsidRDefault="00E15C00" w:rsidP="000128D8">
      <w:pPr>
        <w:pStyle w:val="BodyTextBullet1"/>
      </w:pPr>
      <w:r w:rsidRPr="00EA77BC">
        <w:t>CREATE DEFAULT POSSIBLE DOSAGE field (#40)</w:t>
      </w:r>
    </w:p>
    <w:p w14:paraId="60E6A571" w14:textId="77777777" w:rsidR="00E15C00" w:rsidRPr="00EA77BC" w:rsidRDefault="00E15C00" w:rsidP="000128D8">
      <w:pPr>
        <w:pStyle w:val="BodyTextBullet1"/>
      </w:pPr>
      <w:r w:rsidRPr="00EA77BC">
        <w:t>POSSIBLE DOSAGES TO CREATE field (#41)</w:t>
      </w:r>
    </w:p>
    <w:p w14:paraId="60E6A572" w14:textId="77777777" w:rsidR="00E15C00" w:rsidRPr="00EA77BC" w:rsidRDefault="00E15C00" w:rsidP="000128D8">
      <w:pPr>
        <w:pStyle w:val="BodyTextBullet1"/>
      </w:pPr>
      <w:r w:rsidRPr="00EA77BC">
        <w:t>PACKAGE field (#42)</w:t>
      </w:r>
    </w:p>
    <w:p w14:paraId="60E6A573" w14:textId="77777777" w:rsidR="00E15C00" w:rsidRPr="00EA77BC" w:rsidRDefault="00E15C00" w:rsidP="000128D8">
      <w:pPr>
        <w:autoSpaceDE w:val="0"/>
        <w:autoSpaceDN w:val="0"/>
        <w:adjustRightInd w:val="0"/>
        <w:spacing w:line="228" w:lineRule="auto"/>
      </w:pPr>
    </w:p>
    <w:p w14:paraId="60E6A574" w14:textId="77777777" w:rsidR="00E15C00" w:rsidRPr="00EA77BC" w:rsidRDefault="00E15C00" w:rsidP="000128D8">
      <w:r w:rsidRPr="00EA77BC">
        <w:t>When CREATE DEFAULT POSSIBLE DOSA</w:t>
      </w:r>
      <w:bookmarkStart w:id="50" w:name="p016"/>
      <w:bookmarkEnd w:id="50"/>
      <w:r w:rsidRPr="00EA77BC">
        <w:t xml:space="preserve">GE field </w:t>
      </w:r>
      <w:r w:rsidR="007B705B" w:rsidRPr="00EA77BC">
        <w:t xml:space="preserve">(#40) </w:t>
      </w:r>
      <w:r w:rsidRPr="00EA77BC">
        <w:t xml:space="preserve">is “YES”, then the existing functionality of auto-creating possible dosages will apply. When this field is “NO”, it will be used in combination with the value in POSSIBLE DOSAGES TO CREATE field </w:t>
      </w:r>
      <w:r w:rsidR="007B705B" w:rsidRPr="00EA77BC">
        <w:t xml:space="preserve">(#41) </w:t>
      </w:r>
      <w:r w:rsidRPr="00EA77BC">
        <w:t>to determine the auto-creation of possible dosages.</w:t>
      </w:r>
    </w:p>
    <w:p w14:paraId="60E6A575" w14:textId="77777777" w:rsidR="00E15C00" w:rsidRPr="00EA77BC" w:rsidRDefault="00E15C00" w:rsidP="00EA77BC">
      <w:pPr>
        <w:rPr>
          <w:sz w:val="16"/>
          <w:szCs w:val="16"/>
        </w:rPr>
      </w:pPr>
    </w:p>
    <w:p w14:paraId="60E6A576" w14:textId="77777777" w:rsidR="00E15C00" w:rsidRPr="00EA77BC" w:rsidRDefault="00E15C00" w:rsidP="00EA77BC">
      <w:r w:rsidRPr="00EA77BC">
        <w:t>The following conditions will apply when CREATE DEFAULT POSSIBLE DOSAGE</w:t>
      </w:r>
    </w:p>
    <w:p w14:paraId="60E6A577" w14:textId="77777777" w:rsidR="00E15C00" w:rsidRPr="00EA77BC" w:rsidRDefault="00E15C00" w:rsidP="00EA77BC">
      <w:r w:rsidRPr="00EA77BC">
        <w:t xml:space="preserve"> field </w:t>
      </w:r>
      <w:r w:rsidR="007B705B" w:rsidRPr="00EA77BC">
        <w:t xml:space="preserve">(#40) </w:t>
      </w:r>
      <w:r w:rsidRPr="00EA77BC">
        <w:t>is “NO”:</w:t>
      </w:r>
    </w:p>
    <w:p w14:paraId="60E6A578"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is “NO”, no possible dosages will be auto-created and the following message will be displayed:</w:t>
      </w:r>
      <w:r w:rsidR="007B705B" w:rsidRPr="00EA77BC" w:rsidDel="007B705B">
        <w:t xml:space="preserve"> </w:t>
      </w:r>
      <w:r w:rsidR="007B705B" w:rsidRPr="00EA77BC">
        <w:br/>
      </w:r>
      <w:r w:rsidRPr="00EA77BC">
        <w:t>“Due to National Drug File settings no possible dosages were auto-created.”</w:t>
      </w:r>
    </w:p>
    <w:p w14:paraId="60E6A579"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"O", 1x possible dosage will be auto-created for the package specified by the new PACKAGE field </w:t>
      </w:r>
      <w:r w:rsidR="007B705B" w:rsidRPr="00EA77BC">
        <w:t xml:space="preserve">(#42) </w:t>
      </w:r>
      <w:r w:rsidRPr="00EA77BC">
        <w:t>and the following message will be displayed:</w:t>
      </w:r>
      <w:r w:rsidR="007B705B" w:rsidRPr="00EA77BC">
        <w:br/>
      </w:r>
      <w:r w:rsidRPr="00EA77BC">
        <w:t>“Due to National Drug File settings only one possible dosage will be auto-created.</w:t>
      </w:r>
    </w:p>
    <w:p w14:paraId="60E6A57A" w14:textId="77777777" w:rsidR="00E15C00" w:rsidRPr="00EA77BC" w:rsidRDefault="00E15C00" w:rsidP="00EA77BC">
      <w:pPr>
        <w:pStyle w:val="BodyTextBullet1"/>
      </w:pPr>
      <w:r w:rsidRPr="00EA77BC">
        <w:t>If other dosages are needed, create POSSIBLE DOSAGES or LOCAL POSSIBLE DOSAGES as appropriate.”</w:t>
      </w:r>
    </w:p>
    <w:p w14:paraId="60E6A57B"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“B”, 1x and 2x possible dosages will be auto-created for the package specified by the new PACKAGE field </w:t>
      </w:r>
      <w:r w:rsidR="007B705B" w:rsidRPr="00EA77BC">
        <w:t xml:space="preserve">(#42) </w:t>
      </w:r>
      <w:r w:rsidRPr="00EA77BC">
        <w:t>and the following message will be displayed:</w:t>
      </w:r>
    </w:p>
    <w:p w14:paraId="60E6A57C" w14:textId="77777777" w:rsidR="00E15C00" w:rsidRPr="00EA77BC" w:rsidRDefault="00E15C00" w:rsidP="00EA77BC">
      <w:pPr>
        <w:pStyle w:val="BodyTextBullet1"/>
      </w:pPr>
      <w:r w:rsidRPr="00EA77BC">
        <w:t>“Due to National Drug File settings TWO possible dosages were auto-created.”</w:t>
      </w:r>
    </w:p>
    <w:p w14:paraId="60E6A57D" w14:textId="77777777" w:rsidR="00E15C00" w:rsidRPr="00EA77BC" w:rsidRDefault="00E15C00" w:rsidP="00EA77BC">
      <w:pPr>
        <w:rPr>
          <w:sz w:val="16"/>
          <w:szCs w:val="16"/>
        </w:rPr>
      </w:pPr>
    </w:p>
    <w:p w14:paraId="60E6A57E" w14:textId="77777777" w:rsidR="00E15C00" w:rsidRPr="00EA77BC" w:rsidRDefault="00E15C00" w:rsidP="00EA77BC">
      <w:pPr>
        <w:pStyle w:val="ExampleHeading"/>
      </w:pPr>
      <w:r w:rsidRPr="00EA77BC">
        <w:t xml:space="preserve">Example 1: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szCs w:val="22"/>
        </w:rPr>
        <w:t xml:space="preserve"> – </w:t>
      </w:r>
      <w:r w:rsidRPr="00EA77BC">
        <w:rPr>
          <w:szCs w:val="22"/>
        </w:rPr>
        <w:t>Messages displayed when Create Default Possible Dosage is No and Possible Dosages To Create is No in the National Drug File</w:t>
      </w:r>
      <w:r w:rsidRPr="00EA77BC">
        <w:t xml:space="preserve"> </w:t>
      </w:r>
    </w:p>
    <w:p w14:paraId="60E6A57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Dosages Option:  Enter/Edit Dosages</w:t>
      </w:r>
    </w:p>
    <w:p w14:paraId="60E6A580" w14:textId="77777777" w:rsidR="00E15C00" w:rsidRPr="00EA77BC" w:rsidRDefault="00E15C00" w:rsidP="00EA77BC">
      <w:pPr>
        <w:shd w:val="clear" w:color="auto" w:fill="E6E6E6"/>
        <w:ind w:left="187"/>
        <w:rPr>
          <w:rFonts w:ascii="Courier New" w:hAnsi="Courier New" w:cs="Courier New"/>
          <w:sz w:val="16"/>
          <w:szCs w:val="16"/>
        </w:rPr>
      </w:pPr>
    </w:p>
    <w:p w14:paraId="60E6A581" w14:textId="77777777" w:rsidR="00E15C00" w:rsidRPr="00EA77BC" w:rsidRDefault="00E15C00" w:rsidP="00EA77BC">
      <w:pPr>
        <w:shd w:val="clear" w:color="auto" w:fill="E6E6E6"/>
        <w:ind w:left="187"/>
        <w:rPr>
          <w:rFonts w:ascii="Courier New" w:hAnsi="Courier New" w:cs="Courier New"/>
          <w:sz w:val="16"/>
          <w:szCs w:val="16"/>
        </w:rPr>
      </w:pPr>
    </w:p>
    <w:p w14:paraId="60E6A58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Drug:    NIACIN 100MG TAB          VT103           </w:t>
      </w:r>
    </w:p>
    <w:p w14:paraId="60E6A583" w14:textId="77777777" w:rsidR="00E15C00" w:rsidRPr="00EA77BC" w:rsidRDefault="00E15C00" w:rsidP="00EA77BC">
      <w:pPr>
        <w:shd w:val="clear" w:color="auto" w:fill="E6E6E6"/>
        <w:ind w:left="187"/>
        <w:rPr>
          <w:rFonts w:ascii="Courier New" w:hAnsi="Courier New" w:cs="Courier New"/>
          <w:sz w:val="16"/>
          <w:szCs w:val="16"/>
        </w:rPr>
      </w:pPr>
    </w:p>
    <w:p w14:paraId="60E6A584"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entry is marked for the following PHARMACY packages:</w:t>
      </w:r>
    </w:p>
    <w:p w14:paraId="60E6A58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Outpatient</w:t>
      </w:r>
    </w:p>
    <w:p w14:paraId="60E6A586"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Unit Dose</w:t>
      </w:r>
    </w:p>
    <w:p w14:paraId="60E6A58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Non-VA Med</w:t>
      </w:r>
    </w:p>
    <w:p w14:paraId="60E6A588" w14:textId="77777777" w:rsidR="00E15C00" w:rsidRPr="00EA77BC" w:rsidRDefault="00E15C00" w:rsidP="00EA77BC">
      <w:pPr>
        <w:shd w:val="clear" w:color="auto" w:fill="E6E6E6"/>
        <w:ind w:left="187"/>
        <w:rPr>
          <w:rFonts w:ascii="Courier New" w:hAnsi="Courier New" w:cs="Courier New"/>
          <w:sz w:val="16"/>
          <w:szCs w:val="16"/>
        </w:rPr>
      </w:pPr>
    </w:p>
    <w:p w14:paraId="60E6A589"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NIACIN 100MG TAB                                    Inactive Date: </w:t>
      </w:r>
    </w:p>
    <w:p w14:paraId="60E6A58A" w14:textId="77777777" w:rsidR="00E15C00" w:rsidRPr="00EA77BC" w:rsidRDefault="00E15C00" w:rsidP="00EA77BC">
      <w:pPr>
        <w:shd w:val="clear" w:color="auto" w:fill="E6E6E6"/>
        <w:ind w:left="187"/>
        <w:rPr>
          <w:rFonts w:ascii="Courier New" w:hAnsi="Courier New" w:cs="Courier New"/>
          <w:sz w:val="16"/>
          <w:szCs w:val="16"/>
        </w:rPr>
      </w:pPr>
    </w:p>
    <w:p w14:paraId="60E6A58B" w14:textId="77777777" w:rsidR="00E15C00" w:rsidRPr="00EA77BC" w:rsidRDefault="00E15C00" w:rsidP="00EA77BC">
      <w:pPr>
        <w:keepNext/>
        <w:shd w:val="clear" w:color="auto" w:fill="E6E6E6"/>
        <w:ind w:left="187"/>
        <w:rPr>
          <w:rFonts w:ascii="Courier New" w:hAnsi="Courier New" w:cs="Courier New"/>
          <w:sz w:val="16"/>
          <w:szCs w:val="16"/>
        </w:rPr>
      </w:pPr>
    </w:p>
    <w:p w14:paraId="60E6A58C" w14:textId="77777777" w:rsidR="00E15C00" w:rsidRPr="00EA77BC" w:rsidRDefault="00E15C00" w:rsidP="00EA77BC">
      <w:pPr>
        <w:keepNext/>
        <w:shd w:val="clear" w:color="auto" w:fill="E6E6E6"/>
        <w:ind w:left="187"/>
        <w:rPr>
          <w:rFonts w:ascii="Courier New" w:hAnsi="Courier New" w:cs="Courier New"/>
          <w:sz w:val="16"/>
          <w:szCs w:val="16"/>
        </w:rPr>
      </w:pPr>
      <w:r w:rsidRPr="00EA77BC">
        <w:rPr>
          <w:rFonts w:ascii="Courier New" w:hAnsi="Courier New" w:cs="Courier New"/>
          <w:sz w:val="16"/>
          <w:szCs w:val="16"/>
        </w:rPr>
        <w:t>This drug can have Possible Dosages, but currently does not have any.</w:t>
      </w:r>
    </w:p>
    <w:p w14:paraId="60E6A58D" w14:textId="77777777" w:rsidR="00E15C00" w:rsidRPr="00EA77BC" w:rsidRDefault="00E15C00" w:rsidP="00EA77BC">
      <w:pPr>
        <w:shd w:val="clear" w:color="auto" w:fill="E6E6E6"/>
        <w:ind w:left="187"/>
        <w:rPr>
          <w:rFonts w:ascii="Courier New" w:hAnsi="Courier New" w:cs="Courier New"/>
          <w:sz w:val="16"/>
          <w:szCs w:val="16"/>
        </w:rPr>
      </w:pPr>
    </w:p>
    <w:p w14:paraId="60E6A58E"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This drug has been set within the National Drug File to not auto create possible dosages. </w:t>
      </w:r>
    </w:p>
    <w:p w14:paraId="60E6A58F" w14:textId="77777777" w:rsidR="00E15C00" w:rsidRPr="00EA77BC" w:rsidRDefault="00E15C00" w:rsidP="00EA77BC">
      <w:pPr>
        <w:shd w:val="clear" w:color="auto" w:fill="E6E6E6"/>
        <w:ind w:left="187"/>
        <w:rPr>
          <w:rFonts w:ascii="Courier New" w:hAnsi="Courier New" w:cs="Courier New"/>
          <w:sz w:val="16"/>
          <w:szCs w:val="16"/>
        </w:rPr>
      </w:pPr>
    </w:p>
    <w:p w14:paraId="60E6A59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w:t>
      </w:r>
    </w:p>
    <w:p w14:paraId="60E6A591" w14:textId="77777777" w:rsidR="00E15C00" w:rsidRPr="00EA77BC" w:rsidRDefault="00E15C00" w:rsidP="00EA77BC">
      <w:pPr>
        <w:shd w:val="clear" w:color="auto" w:fill="E6E6E6"/>
        <w:ind w:left="187"/>
        <w:rPr>
          <w:rFonts w:ascii="Courier New" w:hAnsi="Courier New" w:cs="Courier New"/>
          <w:sz w:val="16"/>
          <w:szCs w:val="16"/>
        </w:rPr>
      </w:pPr>
    </w:p>
    <w:p w14:paraId="60E6A59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drug meets the criteria to have Possible Dosages, but it currently does</w:t>
      </w:r>
    </w:p>
    <w:p w14:paraId="60E6A59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not have any. If you answer 'YES', Possible Dosages can be manually entered for this drug.</w:t>
      </w:r>
    </w:p>
    <w:p w14:paraId="60E6A594" w14:textId="77777777" w:rsidR="00E15C00" w:rsidRPr="00EA77BC" w:rsidRDefault="0076180B" w:rsidP="00EA77BC">
      <w:pPr>
        <w:shd w:val="clear" w:color="auto" w:fill="E6E6E6"/>
        <w:ind w:left="187"/>
        <w:rPr>
          <w:rFonts w:ascii="Courier New" w:hAnsi="Courier New" w:cs="Courier New"/>
          <w:sz w:val="16"/>
          <w:szCs w:val="16"/>
        </w:rPr>
      </w:pPr>
      <w:r>
        <w:rPr>
          <w:rFonts w:ascii="Courier New" w:hAnsi="Courier New" w:cs="Courier New"/>
          <w:noProof/>
          <w:sz w:val="16"/>
          <w:szCs w:val="16"/>
        </w:rPr>
        <mc:AlternateContent>
          <mc:Choice Requires="wps">
            <w:drawing>
              <wp:anchor distT="0" distB="0" distL="114300" distR="114300" simplePos="0" relativeHeight="251662848" behindDoc="0" locked="0" layoutInCell="1" allowOverlap="1" wp14:anchorId="60E6DD2D" wp14:editId="60E6DD2E">
                <wp:simplePos x="0" y="0"/>
                <wp:positionH relativeFrom="column">
                  <wp:posOffset>3852545</wp:posOffset>
                </wp:positionH>
                <wp:positionV relativeFrom="paragraph">
                  <wp:posOffset>76200</wp:posOffset>
                </wp:positionV>
                <wp:extent cx="1190625" cy="673735"/>
                <wp:effectExtent l="4445" t="0" r="0" b="2540"/>
                <wp:wrapNone/>
                <wp:docPr id="71"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73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8" w14:textId="77777777" w:rsidR="00BF2C2B" w:rsidRPr="000953CC" w:rsidRDefault="00BF2C2B" w:rsidP="00E15C00">
                            <w:pPr>
                              <w:rPr>
                                <w:rFonts w:ascii="Arial" w:hAnsi="Arial" w:cs="Arial"/>
                                <w:sz w:val="18"/>
                                <w:szCs w:val="18"/>
                              </w:rPr>
                            </w:pPr>
                            <w:r>
                              <w:rPr>
                                <w:rFonts w:ascii="Arial" w:hAnsi="Arial" w:cs="Arial"/>
                                <w:sz w:val="18"/>
                                <w:szCs w:val="18"/>
                              </w:rPr>
                              <w:t>&lt;&lt; Prompt displayed when no possible dosages were auto-created</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28" type="#_x0000_t202" style="position:absolute;left:0;text-align:left;margin-left:303.35pt;margin-top:6pt;width:93.75pt;height:53.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" stroked="f">
                <v:textbox inset="3.6pt,,.72pt">
                  <w:txbxContent>
                    <w:p w14:paraId="60E6DE28" w14:textId="77777777" w:rsidR="00BF2C2B" w:rsidRPr="000953CC" w:rsidRDefault="00BF2C2B" w:rsidP="00E15C00">
                      <w:pPr>
                        <w:rPr>
                          <w:rFonts w:ascii="Arial" w:hAnsi="Arial" w:cs="Arial"/>
                          <w:sz w:val="18"/>
                          <w:szCs w:val="18"/>
                        </w:rPr>
                      </w:pPr>
                      <w:r>
                        <w:rPr>
                          <w:rFonts w:ascii="Arial" w:hAnsi="Arial" w:cs="Arial"/>
                          <w:sz w:val="18"/>
                          <w:szCs w:val="18"/>
                        </w:rPr>
                        <w:t>&lt;&lt; Prompt displayed when no possible dosages were auto-created</w:t>
                      </w:r>
                    </w:p>
                  </w:txbxContent>
                </v:textbox>
              </v:shape>
            </w:pict>
          </mc:Fallback>
        </mc:AlternateContent>
      </w:r>
    </w:p>
    <w:p w14:paraId="60E6A59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YES</w:t>
      </w:r>
    </w:p>
    <w:p w14:paraId="60E6A596" w14:textId="77777777" w:rsidR="00E15C00" w:rsidRPr="00EA77BC" w:rsidRDefault="00E15C00" w:rsidP="00EA77BC">
      <w:pPr>
        <w:shd w:val="clear" w:color="auto" w:fill="E6E6E6"/>
        <w:ind w:left="187"/>
        <w:rPr>
          <w:rFonts w:ascii="Courier New" w:hAnsi="Courier New" w:cs="Courier New"/>
          <w:sz w:val="16"/>
          <w:szCs w:val="16"/>
        </w:rPr>
      </w:pPr>
    </w:p>
    <w:p w14:paraId="60E6A59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from National Drug File match =&gt; 100    MG</w:t>
      </w:r>
    </w:p>
    <w:p w14:paraId="60E6A598"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currently in the Drug File    =&gt; 100    MG</w:t>
      </w:r>
    </w:p>
    <w:p w14:paraId="60E6A599" w14:textId="77777777" w:rsidR="00E15C00" w:rsidRPr="00EA77BC" w:rsidRDefault="00E15C00" w:rsidP="00EA77BC">
      <w:pPr>
        <w:shd w:val="clear" w:color="auto" w:fill="E6E6E6"/>
        <w:ind w:left="187"/>
        <w:rPr>
          <w:rFonts w:ascii="Courier New" w:hAnsi="Courier New" w:cs="Courier New"/>
          <w:sz w:val="16"/>
          <w:szCs w:val="16"/>
        </w:rPr>
      </w:pPr>
    </w:p>
    <w:p w14:paraId="60E6A59A"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Edit Strength? N// O</w:t>
      </w:r>
    </w:p>
    <w:p w14:paraId="60E6A59B"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C"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D"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=&gt; 100   Unit =&gt;</w:t>
      </w:r>
    </w:p>
    <w:p w14:paraId="60E6A59E" w14:textId="77777777" w:rsidR="00E15C00" w:rsidRPr="00EA77BC" w:rsidRDefault="00E15C00" w:rsidP="00EA77BC">
      <w:pPr>
        <w:shd w:val="clear" w:color="auto" w:fill="E6E6E6"/>
        <w:ind w:left="187"/>
        <w:rPr>
          <w:rFonts w:ascii="Courier New" w:hAnsi="Courier New" w:cs="Courier New"/>
          <w:sz w:val="16"/>
          <w:szCs w:val="16"/>
        </w:rPr>
      </w:pPr>
    </w:p>
    <w:p w14:paraId="60E6A59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DISPENSE UNITS PER DOSE: ?</w:t>
      </w:r>
    </w:p>
    <w:p w14:paraId="60E6A5A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You may enter a new POSSIBLE DOSAGES, if you wish</w:t>
      </w:r>
    </w:p>
    <w:p w14:paraId="60E6A5A1"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Type a Number between 0 and 99999999, 4 Decimal Digits</w:t>
      </w:r>
    </w:p>
    <w:p w14:paraId="60E6A5A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A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DISPENSE UNITS PER DOSE: </w:t>
      </w:r>
    </w:p>
    <w:p w14:paraId="60E6A5A4" w14:textId="77777777" w:rsidR="00E15C00" w:rsidRPr="00EA77BC" w:rsidRDefault="00E15C00" w:rsidP="00EA77BC"/>
    <w:p w14:paraId="60E6A5A5" w14:textId="77777777" w:rsidR="00E15C00" w:rsidRPr="00EA77BC" w:rsidRDefault="00E15C00" w:rsidP="00EA77BC">
      <w:pPr>
        <w:pStyle w:val="Example"/>
      </w:pPr>
      <w:r w:rsidRPr="00EA77BC">
        <w:t xml:space="preserve">Example 2: Supra-Therapeutic Drugs – </w:t>
      </w:r>
      <w:bookmarkStart w:id="51" w:name="p017"/>
      <w:bookmarkEnd w:id="51"/>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i/>
          <w:szCs w:val="22"/>
        </w:rPr>
        <w:t xml:space="preserve"> </w:t>
      </w:r>
      <w:r w:rsidR="007B705B" w:rsidRPr="00EA77BC">
        <w:rPr>
          <w:szCs w:val="22"/>
        </w:rPr>
        <w:t xml:space="preserve">– </w:t>
      </w:r>
      <w:r w:rsidRPr="00EA77BC">
        <w:t>Messages displayed when resetting possible dosages, when Create Default Possible Dosage is No and Possible Dosages To Create is O in the National Drug File</w:t>
      </w:r>
    </w:p>
    <w:p w14:paraId="60E6A5A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A7" w14:textId="77777777" w:rsidR="00E15C00" w:rsidRPr="00EA77BC" w:rsidRDefault="00E15C00" w:rsidP="00EA77BC">
      <w:pPr>
        <w:shd w:val="clear" w:color="auto" w:fill="E6E6E6"/>
        <w:ind w:left="187"/>
        <w:rPr>
          <w:rFonts w:ascii="Courier New" w:hAnsi="Courier New" w:cs="Courier New"/>
          <w:sz w:val="16"/>
          <w:szCs w:val="18"/>
        </w:rPr>
      </w:pPr>
    </w:p>
    <w:p w14:paraId="60E6A5A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A9"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A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A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AC" w14:textId="77777777" w:rsidR="00E15C00" w:rsidRPr="00EA77BC" w:rsidRDefault="00E15C00" w:rsidP="00EA77BC">
      <w:pPr>
        <w:shd w:val="clear" w:color="auto" w:fill="E6E6E6"/>
        <w:ind w:left="187"/>
        <w:rPr>
          <w:rFonts w:ascii="Courier New" w:hAnsi="Courier New" w:cs="Courier New"/>
          <w:sz w:val="16"/>
          <w:szCs w:val="18"/>
        </w:rPr>
      </w:pPr>
    </w:p>
    <w:p w14:paraId="60E6A5A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AE" w14:textId="77777777" w:rsidR="00E15C00" w:rsidRPr="00EA77BC" w:rsidRDefault="00E15C00" w:rsidP="00EA77BC">
      <w:pPr>
        <w:shd w:val="clear" w:color="auto" w:fill="E6E6E6"/>
        <w:ind w:left="187"/>
        <w:rPr>
          <w:rFonts w:ascii="Courier New" w:hAnsi="Courier New" w:cs="Courier New"/>
          <w:sz w:val="16"/>
          <w:szCs w:val="18"/>
        </w:rPr>
      </w:pPr>
    </w:p>
    <w:p w14:paraId="60E6A5A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B0" w14:textId="77777777" w:rsidR="00E15C00" w:rsidRPr="00EA77BC" w:rsidRDefault="00E15C00" w:rsidP="00EA77BC">
      <w:pPr>
        <w:shd w:val="clear" w:color="auto" w:fill="E6E6E6"/>
        <w:ind w:left="187"/>
        <w:rPr>
          <w:rFonts w:ascii="Courier New" w:hAnsi="Courier New" w:cs="Courier New"/>
          <w:sz w:val="16"/>
          <w:szCs w:val="18"/>
        </w:rPr>
      </w:pPr>
    </w:p>
    <w:p w14:paraId="60E6A5B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has been set within the National Drug File to auto create only one possible dosage.</w:t>
      </w:r>
    </w:p>
    <w:p w14:paraId="60E6A5B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B3" w14:textId="77777777" w:rsidR="00E15C00" w:rsidRPr="00EA77BC" w:rsidRDefault="00E15C00" w:rsidP="00EA77BC">
      <w:pPr>
        <w:shd w:val="clear" w:color="auto" w:fill="E6E6E6"/>
        <w:ind w:left="187"/>
        <w:rPr>
          <w:rFonts w:ascii="Courier New" w:hAnsi="Courier New" w:cs="Courier New"/>
          <w:sz w:val="16"/>
          <w:szCs w:val="18"/>
        </w:rPr>
      </w:pPr>
    </w:p>
    <w:p w14:paraId="60E6A5B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B5" w14:textId="77777777" w:rsidR="00E15C00" w:rsidRPr="00EA77BC" w:rsidRDefault="00E15C00" w:rsidP="00EA77BC">
      <w:pPr>
        <w:shd w:val="clear" w:color="auto" w:fill="E6E6E6"/>
        <w:ind w:left="187"/>
        <w:rPr>
          <w:rFonts w:ascii="Courier New" w:hAnsi="Courier New" w:cs="Courier New"/>
          <w:sz w:val="16"/>
          <w:szCs w:val="18"/>
        </w:rPr>
      </w:pPr>
    </w:p>
    <w:p w14:paraId="60E6A5B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B7" w14:textId="77777777" w:rsidR="00E15C00" w:rsidRPr="00EA77BC" w:rsidRDefault="00E15C00" w:rsidP="00EA77BC">
      <w:pPr>
        <w:shd w:val="clear" w:color="auto" w:fill="E6E6E6"/>
        <w:ind w:left="187"/>
        <w:rPr>
          <w:rFonts w:ascii="Courier New" w:hAnsi="Courier New" w:cs="Courier New"/>
          <w:sz w:val="16"/>
          <w:szCs w:val="18"/>
        </w:rPr>
      </w:pPr>
    </w:p>
    <w:p w14:paraId="60E6A5B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Due to National Drug File settings only ONE possible dosage was auto- created. If other dosages are needed, create POSSIBLE DOSAGES or LOCAL POSSIBLE DOSAGES as appropriate</w:t>
      </w:r>
    </w:p>
    <w:p w14:paraId="60E6A5B9" w14:textId="77777777" w:rsidR="00E15C00" w:rsidRPr="00EA77BC" w:rsidRDefault="00E15C00" w:rsidP="00EA77BC">
      <w:pPr>
        <w:shd w:val="clear" w:color="auto" w:fill="E6E6E6"/>
        <w:ind w:left="187"/>
        <w:rPr>
          <w:rFonts w:ascii="Courier New" w:hAnsi="Courier New" w:cs="Courier New"/>
          <w:sz w:val="16"/>
          <w:szCs w:val="18"/>
        </w:rPr>
      </w:pPr>
    </w:p>
    <w:p w14:paraId="60E6A5B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BB" w14:textId="77777777" w:rsidR="00E15C00" w:rsidRPr="00EA77BC" w:rsidRDefault="00E15C00" w:rsidP="00EA77BC">
      <w:pPr>
        <w:shd w:val="clear" w:color="auto" w:fill="E6E6E6"/>
        <w:ind w:left="187"/>
        <w:rPr>
          <w:rFonts w:ascii="Courier New" w:hAnsi="Courier New" w:cs="Courier New"/>
          <w:sz w:val="16"/>
          <w:szCs w:val="18"/>
        </w:rPr>
      </w:pPr>
    </w:p>
    <w:p w14:paraId="60E6A5B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lastRenderedPageBreak/>
        <w:t>Strength from National Drug File match =&gt; 100    MG</w:t>
      </w:r>
    </w:p>
    <w:p w14:paraId="60E6A5B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BE" w14:textId="77777777" w:rsidR="00E15C00" w:rsidRPr="00EA77BC" w:rsidRDefault="00E15C00" w:rsidP="00EA77BC">
      <w:pPr>
        <w:shd w:val="clear" w:color="auto" w:fill="E6E6E6"/>
        <w:ind w:left="187"/>
        <w:rPr>
          <w:rFonts w:ascii="Courier New" w:hAnsi="Courier New" w:cs="Courier New"/>
          <w:sz w:val="16"/>
          <w:szCs w:val="18"/>
        </w:rPr>
      </w:pPr>
    </w:p>
    <w:p w14:paraId="60E6A5B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C0" w14:textId="77777777" w:rsidR="00E15C00" w:rsidRPr="00EA77BC" w:rsidRDefault="00E15C00" w:rsidP="00EA77BC">
      <w:pPr>
        <w:shd w:val="clear" w:color="auto" w:fill="E6E6E6"/>
        <w:ind w:left="187"/>
        <w:rPr>
          <w:rFonts w:ascii="Courier New" w:hAnsi="Courier New" w:cs="Courier New"/>
          <w:sz w:val="16"/>
          <w:szCs w:val="18"/>
        </w:rPr>
      </w:pPr>
    </w:p>
    <w:p w14:paraId="60E6A5C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C2" w14:textId="77777777" w:rsidR="00E15C00" w:rsidRPr="00EA77BC" w:rsidRDefault="00E15C00" w:rsidP="00EA77BC">
      <w:pPr>
        <w:shd w:val="clear" w:color="auto" w:fill="E6E6E6"/>
        <w:ind w:left="187"/>
        <w:rPr>
          <w:rFonts w:ascii="Courier New" w:hAnsi="Courier New" w:cs="Courier New"/>
          <w:sz w:val="16"/>
          <w:szCs w:val="18"/>
        </w:rPr>
      </w:pPr>
    </w:p>
    <w:p w14:paraId="60E6A5C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C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C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C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C7" w14:textId="77777777" w:rsidR="00E15C00" w:rsidRPr="00EA77BC" w:rsidRDefault="00E15C00" w:rsidP="00EA77BC">
      <w:pPr>
        <w:shd w:val="clear" w:color="auto" w:fill="E6E6E6"/>
        <w:ind w:left="187"/>
        <w:rPr>
          <w:rFonts w:ascii="Courier New" w:hAnsi="Courier New" w:cs="Courier New"/>
          <w:sz w:val="16"/>
          <w:szCs w:val="18"/>
        </w:rPr>
      </w:pPr>
    </w:p>
    <w:p w14:paraId="60E6A5C8"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C9"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C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C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DISPENSE UNITS PER DOSE: </w:t>
      </w:r>
      <w:r w:rsidRPr="00EA77BC">
        <w:rPr>
          <w:rFonts w:ascii="Courier New" w:hAnsi="Courier New" w:cs="Courier New"/>
          <w:sz w:val="16"/>
          <w:szCs w:val="16"/>
        </w:rPr>
        <w:t xml:space="preserve"> </w:t>
      </w:r>
    </w:p>
    <w:p w14:paraId="60E6A5CC" w14:textId="77777777" w:rsidR="00E15C00" w:rsidRPr="00EA77BC" w:rsidRDefault="00E15C00" w:rsidP="00EA77BC"/>
    <w:p w14:paraId="60E6A5CD" w14:textId="77777777" w:rsidR="00E15C00" w:rsidRPr="00EA77BC" w:rsidRDefault="00E15C00" w:rsidP="00EA77BC">
      <w:pPr>
        <w:pStyle w:val="Example"/>
      </w:pPr>
      <w:r w:rsidRPr="00EA77BC">
        <w:t xml:space="preserve">Example 3: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sidDel="00EE69FB">
        <w:rPr>
          <w:szCs w:val="22"/>
        </w:rPr>
        <w:t xml:space="preserve"> </w:t>
      </w:r>
      <w:r w:rsidR="007B705B" w:rsidRPr="00EA77BC">
        <w:rPr>
          <w:szCs w:val="22"/>
        </w:rPr>
        <w:t xml:space="preserve">– </w:t>
      </w:r>
      <w:r w:rsidRPr="00EA77BC">
        <w:t>Messages displayed when resetting possible dosages, when Create Default Possible Dosage is No and Possible Dosages To Create is B in the National Drug File</w:t>
      </w:r>
    </w:p>
    <w:p w14:paraId="60E6A5C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CF" w14:textId="77777777" w:rsidR="00E15C00" w:rsidRPr="00EA77BC" w:rsidRDefault="00E15C00" w:rsidP="00EA77BC">
      <w:pPr>
        <w:shd w:val="clear" w:color="auto" w:fill="E6E6E6"/>
        <w:ind w:left="187"/>
        <w:rPr>
          <w:rFonts w:ascii="Courier New" w:hAnsi="Courier New" w:cs="Courier New"/>
          <w:sz w:val="16"/>
          <w:szCs w:val="18"/>
        </w:rPr>
      </w:pPr>
    </w:p>
    <w:p w14:paraId="60E6A5D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D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D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D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D4" w14:textId="77777777" w:rsidR="00E15C00" w:rsidRPr="00EA77BC" w:rsidRDefault="00E15C00" w:rsidP="00EA77BC">
      <w:pPr>
        <w:shd w:val="clear" w:color="auto" w:fill="E6E6E6"/>
        <w:ind w:left="187"/>
        <w:rPr>
          <w:rFonts w:ascii="Courier New" w:hAnsi="Courier New" w:cs="Courier New"/>
          <w:sz w:val="16"/>
          <w:szCs w:val="18"/>
        </w:rPr>
      </w:pPr>
    </w:p>
    <w:p w14:paraId="60E6A5D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D6" w14:textId="77777777" w:rsidR="00E15C00" w:rsidRPr="00EA77BC" w:rsidRDefault="00E15C00" w:rsidP="00EA77BC">
      <w:pPr>
        <w:shd w:val="clear" w:color="auto" w:fill="E6E6E6"/>
        <w:ind w:left="187"/>
        <w:rPr>
          <w:rFonts w:ascii="Courier New" w:hAnsi="Courier New" w:cs="Courier New"/>
          <w:sz w:val="16"/>
          <w:szCs w:val="18"/>
        </w:rPr>
      </w:pPr>
    </w:p>
    <w:p w14:paraId="60E6A5D7" w14:textId="77777777" w:rsidR="00E15C00" w:rsidRPr="00EA77BC" w:rsidRDefault="00E15C00" w:rsidP="00EA77BC">
      <w:pPr>
        <w:shd w:val="clear" w:color="auto" w:fill="E6E6E6"/>
        <w:ind w:left="187"/>
        <w:rPr>
          <w:rFonts w:ascii="Courier New" w:hAnsi="Courier New" w:cs="Courier New"/>
          <w:sz w:val="16"/>
          <w:szCs w:val="18"/>
        </w:rPr>
      </w:pPr>
    </w:p>
    <w:p w14:paraId="60E6A5D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D9" w14:textId="77777777" w:rsidR="00E15C00" w:rsidRPr="00EA77BC" w:rsidRDefault="00E15C00" w:rsidP="00EA77BC">
      <w:pPr>
        <w:shd w:val="clear" w:color="auto" w:fill="E6E6E6"/>
        <w:ind w:left="187"/>
        <w:rPr>
          <w:rFonts w:ascii="Courier New" w:hAnsi="Courier New" w:cs="Courier New"/>
          <w:sz w:val="16"/>
          <w:szCs w:val="18"/>
        </w:rPr>
      </w:pPr>
    </w:p>
    <w:p w14:paraId="60E6A5D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This drug has been set within the National Drug File to auto create two possible dosages. </w:t>
      </w:r>
    </w:p>
    <w:p w14:paraId="60E6A5DB" w14:textId="77777777" w:rsidR="00E15C00" w:rsidRPr="00EA77BC" w:rsidRDefault="00E15C00" w:rsidP="00EA77BC">
      <w:pPr>
        <w:shd w:val="clear" w:color="auto" w:fill="E6E6E6"/>
        <w:ind w:left="187"/>
        <w:rPr>
          <w:rFonts w:ascii="Courier New" w:hAnsi="Courier New" w:cs="Courier New"/>
          <w:sz w:val="16"/>
          <w:szCs w:val="18"/>
        </w:rPr>
      </w:pPr>
    </w:p>
    <w:p w14:paraId="60E6A5D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DD" w14:textId="77777777" w:rsidR="00E15C00" w:rsidRPr="00EA77BC" w:rsidRDefault="00E15C00" w:rsidP="00EA77BC">
      <w:pPr>
        <w:shd w:val="clear" w:color="auto" w:fill="E6E6E6"/>
        <w:ind w:left="187"/>
        <w:rPr>
          <w:rFonts w:ascii="Courier New" w:hAnsi="Courier New" w:cs="Courier New"/>
          <w:sz w:val="16"/>
          <w:szCs w:val="18"/>
        </w:rPr>
      </w:pPr>
    </w:p>
    <w:p w14:paraId="60E6A5DE" w14:textId="77777777" w:rsidR="00E15C00" w:rsidRPr="00EA77BC" w:rsidRDefault="00E15C00" w:rsidP="00EA77BC">
      <w:pPr>
        <w:shd w:val="clear" w:color="auto" w:fill="E6E6E6"/>
        <w:ind w:left="187"/>
        <w:rPr>
          <w:rFonts w:ascii="Courier New" w:hAnsi="Courier New" w:cs="Courier New"/>
          <w:sz w:val="16"/>
          <w:szCs w:val="18"/>
        </w:rPr>
      </w:pPr>
    </w:p>
    <w:p w14:paraId="60E6A5D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E0" w14:textId="77777777" w:rsidR="00E15C00" w:rsidRPr="00EA77BC" w:rsidRDefault="00E15C00" w:rsidP="00EA77BC">
      <w:pPr>
        <w:shd w:val="clear" w:color="auto" w:fill="E6E6E6"/>
        <w:ind w:left="187"/>
        <w:rPr>
          <w:rFonts w:ascii="Courier New" w:hAnsi="Courier New" w:cs="Courier New"/>
          <w:sz w:val="16"/>
          <w:szCs w:val="18"/>
        </w:rPr>
      </w:pPr>
    </w:p>
    <w:p w14:paraId="60E6A5E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Due to National Drug File settings TWO possible dosages were auto-created. </w:t>
      </w:r>
    </w:p>
    <w:p w14:paraId="60E6A5E2" w14:textId="77777777" w:rsidR="00E15C00" w:rsidRPr="00EA77BC" w:rsidRDefault="00E15C00" w:rsidP="00EA77BC">
      <w:pPr>
        <w:shd w:val="clear" w:color="auto" w:fill="E6E6E6"/>
        <w:ind w:left="187"/>
        <w:rPr>
          <w:rFonts w:ascii="Courier New" w:hAnsi="Courier New" w:cs="Courier New"/>
          <w:sz w:val="16"/>
          <w:szCs w:val="18"/>
        </w:rPr>
      </w:pPr>
    </w:p>
    <w:p w14:paraId="60E6A5E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E4" w14:textId="77777777" w:rsidR="00E15C00" w:rsidRPr="00EA77BC" w:rsidRDefault="00E15C00" w:rsidP="00EA77BC">
      <w:pPr>
        <w:shd w:val="clear" w:color="auto" w:fill="E6E6E6"/>
        <w:ind w:left="187"/>
        <w:rPr>
          <w:rFonts w:ascii="Courier New" w:hAnsi="Courier New" w:cs="Courier New"/>
          <w:sz w:val="16"/>
          <w:szCs w:val="18"/>
        </w:rPr>
      </w:pPr>
    </w:p>
    <w:p w14:paraId="60E6A5E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14:paraId="60E6A5E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E7" w14:textId="77777777" w:rsidR="00E15C00" w:rsidRPr="00EA77BC" w:rsidRDefault="00E15C00" w:rsidP="00EA77BC">
      <w:pPr>
        <w:shd w:val="clear" w:color="auto" w:fill="E6E6E6"/>
        <w:ind w:left="187"/>
        <w:rPr>
          <w:rFonts w:ascii="Courier New" w:hAnsi="Courier New" w:cs="Courier New"/>
          <w:sz w:val="16"/>
          <w:szCs w:val="18"/>
        </w:rPr>
      </w:pPr>
    </w:p>
    <w:p w14:paraId="60E6A5E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E9" w14:textId="77777777" w:rsidR="00E15C00" w:rsidRPr="00EA77BC" w:rsidRDefault="00E15C00" w:rsidP="00EA77BC">
      <w:pPr>
        <w:shd w:val="clear" w:color="auto" w:fill="E6E6E6"/>
        <w:ind w:left="187"/>
        <w:rPr>
          <w:rFonts w:ascii="Courier New" w:hAnsi="Courier New" w:cs="Courier New"/>
          <w:sz w:val="16"/>
          <w:szCs w:val="18"/>
        </w:rPr>
      </w:pPr>
    </w:p>
    <w:p w14:paraId="60E6A5EA" w14:textId="77777777" w:rsidR="00E15C00" w:rsidRPr="00EA77BC" w:rsidRDefault="00E15C00" w:rsidP="00EA77BC">
      <w:pPr>
        <w:shd w:val="clear" w:color="auto" w:fill="E6E6E6"/>
        <w:ind w:left="187"/>
        <w:rPr>
          <w:rFonts w:ascii="Courier New" w:hAnsi="Courier New" w:cs="Courier New"/>
          <w:sz w:val="16"/>
          <w:szCs w:val="18"/>
        </w:rPr>
      </w:pPr>
    </w:p>
    <w:p w14:paraId="60E6A5E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EC" w14:textId="77777777" w:rsidR="00E15C00" w:rsidRPr="00EA77BC" w:rsidRDefault="00E15C00" w:rsidP="00EA77BC">
      <w:pPr>
        <w:shd w:val="clear" w:color="auto" w:fill="E6E6E6"/>
        <w:ind w:left="187"/>
        <w:rPr>
          <w:rFonts w:ascii="Courier New" w:hAnsi="Courier New" w:cs="Courier New"/>
          <w:sz w:val="16"/>
          <w:szCs w:val="18"/>
        </w:rPr>
      </w:pPr>
    </w:p>
    <w:p w14:paraId="60E6A5E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E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E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F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F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2     200    IO     </w:t>
      </w:r>
    </w:p>
    <w:p w14:paraId="60E6A5F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F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F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w:t>
      </w:r>
    </w:p>
    <w:p w14:paraId="60E6A5F7" w14:textId="77777777" w:rsidR="00E15C00" w:rsidRPr="00EA77BC" w:rsidRDefault="00E15C00" w:rsidP="00EA77BC">
      <w:pPr>
        <w:pStyle w:val="ExampleHeading"/>
      </w:pPr>
    </w:p>
    <w:p w14:paraId="60E6A5F8" w14:textId="77777777" w:rsidR="003031ED" w:rsidRPr="00EA77BC" w:rsidRDefault="003031ED" w:rsidP="00EA77BC">
      <w:pPr>
        <w:pStyle w:val="Heading2"/>
        <w:numPr>
          <w:ilvl w:val="0"/>
          <w:numId w:val="11"/>
        </w:numPr>
      </w:pPr>
      <w:bookmarkStart w:id="52" w:name="p018"/>
      <w:bookmarkStart w:id="53" w:name="_Toc376874056"/>
      <w:bookmarkStart w:id="54" w:name="_Toc523224100"/>
      <w:bookmarkEnd w:id="52"/>
      <w:r w:rsidRPr="00EA77BC">
        <w:t>Most Common Dosages Report</w:t>
      </w:r>
      <w:bookmarkEnd w:id="53"/>
      <w:bookmarkEnd w:id="54"/>
    </w:p>
    <w:p w14:paraId="60E6A5F9" w14:textId="77777777" w:rsidR="003031ED" w:rsidRPr="00EA77BC" w:rsidRDefault="003031ED" w:rsidP="00EA77BC">
      <w:pPr>
        <w:pStyle w:val="Heading4"/>
        <w:spacing w:after="0"/>
        <w:ind w:firstLine="720"/>
        <w:rPr>
          <w:sz w:val="28"/>
        </w:rPr>
      </w:pPr>
      <w:r w:rsidRPr="00EA77BC">
        <w:t>[PSS COMMON DOSAGES]</w:t>
      </w:r>
    </w:p>
    <w:p w14:paraId="60E6A5FA" w14:textId="77777777" w:rsidR="003031ED" w:rsidRPr="00EA77BC" w:rsidRDefault="003031ED" w:rsidP="00EA77BC"/>
    <w:p w14:paraId="60E6A5FB" w14:textId="77777777" w:rsidR="003031ED" w:rsidRPr="00EA77BC" w:rsidRDefault="003031ED" w:rsidP="00EA77BC">
      <w:r w:rsidRPr="00EA77BC">
        <w:lastRenderedPageBreak/>
        <w:t>The</w:t>
      </w:r>
      <w:r w:rsidRPr="00EA77BC">
        <w:rPr>
          <w:i/>
          <w:iCs/>
        </w:rPr>
        <w:t xml:space="preserve"> Most Common Dosages Report</w:t>
      </w:r>
      <w:r w:rsidRPr="00EA77BC">
        <w:fldChar w:fldCharType="begin"/>
      </w:r>
      <w:r w:rsidRPr="00EA77BC">
        <w:instrText xml:space="preserve"> XE "Most Common Dosages Report" \b</w:instrText>
      </w:r>
      <w:r w:rsidRPr="00EA77BC">
        <w:fldChar w:fldCharType="end"/>
      </w:r>
      <w:r w:rsidRPr="00EA77BC">
        <w:t xml:space="preserve"> </w:t>
      </w:r>
      <w:r w:rsidR="007B705B" w:rsidRPr="00EA77BC">
        <w:t xml:space="preserve">[PSS COMMON DOSAGES] </w:t>
      </w:r>
      <w:r w:rsidRPr="00EA77BC">
        <w:t>option displays the most common dosages administered over a specified time period for Unit Dose orders.</w:t>
      </w:r>
    </w:p>
    <w:p w14:paraId="60E6A5FC" w14:textId="77777777" w:rsidR="003031ED" w:rsidRPr="00EA77BC" w:rsidRDefault="003031ED" w:rsidP="00EA77BC">
      <w:pPr>
        <w:rPr>
          <w:sz w:val="16"/>
        </w:rPr>
      </w:pPr>
    </w:p>
    <w:p w14:paraId="60E6A5FD" w14:textId="77777777" w:rsidR="003031ED" w:rsidRPr="00EA77BC" w:rsidRDefault="003031ED" w:rsidP="00EA77BC">
      <w:pPr>
        <w:pStyle w:val="Example"/>
      </w:pPr>
      <w:r w:rsidRPr="00EA77BC">
        <w:t xml:space="preserve">Example: </w:t>
      </w:r>
      <w:r w:rsidRPr="00EA77BC">
        <w:rPr>
          <w:i/>
        </w:rPr>
        <w:t>Most Common Dosages Report</w:t>
      </w:r>
      <w:r w:rsidR="007B705B" w:rsidRPr="00EA77BC">
        <w:t xml:space="preserve"> [PSS COMMON DOSAGES] Option</w:t>
      </w:r>
    </w:p>
    <w:p w14:paraId="60E6A5F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5F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MO</w:t>
      </w:r>
      <w:r w:rsidRPr="00EA77BC">
        <w:rPr>
          <w:rFonts w:ascii="Courier New" w:hAnsi="Courier New" w:cs="Courier New"/>
          <w:sz w:val="16"/>
        </w:rPr>
        <w:t>st Common Dosages Report</w:t>
      </w:r>
    </w:p>
    <w:p w14:paraId="60E6A600" w14:textId="77777777" w:rsidR="003031ED" w:rsidRPr="00EA77BC" w:rsidRDefault="003031ED" w:rsidP="00EA77BC">
      <w:pPr>
        <w:shd w:val="pct10" w:color="auto" w:fill="auto"/>
        <w:ind w:left="374"/>
        <w:rPr>
          <w:rFonts w:ascii="Courier New" w:hAnsi="Courier New" w:cs="Courier New"/>
          <w:sz w:val="16"/>
        </w:rPr>
      </w:pPr>
    </w:p>
    <w:p w14:paraId="60E6A60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This report displays common dosages of Dispense Drugs for Unit Dose orders</w:t>
      </w:r>
    </w:p>
    <w:p w14:paraId="60E6A60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based on the time frame entered. Unit Dose orders without a Dosage Ordered</w:t>
      </w:r>
    </w:p>
    <w:p w14:paraId="60E6A60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are not included on this report.</w:t>
      </w:r>
    </w:p>
    <w:p w14:paraId="60E6A60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If there are multiple Dispense Drugs associated with an order, only the first</w:t>
      </w:r>
    </w:p>
    <w:p w14:paraId="60E6A60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Dispense Drug of the order will print with the Dosage Ordered.</w:t>
      </w:r>
    </w:p>
    <w:p w14:paraId="60E6A606" w14:textId="77777777" w:rsidR="003031ED" w:rsidRPr="00EA77BC" w:rsidRDefault="003031ED" w:rsidP="00EA77BC">
      <w:pPr>
        <w:shd w:val="pct10" w:color="auto" w:fill="auto"/>
        <w:ind w:left="374"/>
        <w:rPr>
          <w:rFonts w:ascii="Courier New" w:hAnsi="Courier New" w:cs="Courier New"/>
          <w:sz w:val="16"/>
        </w:rPr>
      </w:pPr>
    </w:p>
    <w:p w14:paraId="60E6A607" w14:textId="77777777" w:rsidR="003031ED" w:rsidRPr="00EA77BC" w:rsidRDefault="003031ED" w:rsidP="00EA77BC">
      <w:pPr>
        <w:shd w:val="pct10" w:color="auto" w:fill="auto"/>
        <w:ind w:left="374"/>
        <w:rPr>
          <w:rFonts w:ascii="Courier New" w:hAnsi="Courier New" w:cs="Courier New"/>
          <w:b/>
          <w:bCs/>
          <w:sz w:val="16"/>
        </w:rPr>
      </w:pPr>
      <w:r w:rsidRPr="00EA77BC">
        <w:rPr>
          <w:rFonts w:ascii="Courier New" w:hAnsi="Courier New" w:cs="Courier New"/>
          <w:sz w:val="16"/>
        </w:rPr>
        <w:t>Press Return to continue, '^' to exit:</w:t>
      </w:r>
      <w:r w:rsidRPr="00EA77BC">
        <w:rPr>
          <w:rFonts w:ascii="Courier New" w:hAnsi="Courier New" w:cs="Courier New"/>
          <w:b/>
          <w:bCs/>
          <w:sz w:val="16"/>
        </w:rPr>
        <w:t xml:space="preserve"> &lt;Enter&gt;</w:t>
      </w:r>
    </w:p>
    <w:p w14:paraId="60E6A608" w14:textId="77777777" w:rsidR="003031ED" w:rsidRPr="00EA77BC" w:rsidRDefault="003031ED" w:rsidP="00EA77BC">
      <w:pPr>
        <w:shd w:val="pct10" w:color="auto" w:fill="auto"/>
        <w:ind w:left="374"/>
        <w:rPr>
          <w:rFonts w:ascii="Courier New" w:hAnsi="Courier New" w:cs="Courier New"/>
          <w:sz w:val="16"/>
        </w:rPr>
      </w:pPr>
    </w:p>
    <w:p w14:paraId="60E6A60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Enter start date for gathering Dosages: </w:t>
      </w:r>
      <w:r w:rsidRPr="00EA77BC">
        <w:rPr>
          <w:rFonts w:ascii="Courier New" w:hAnsi="Courier New" w:cs="Courier New"/>
          <w:b/>
          <w:bCs/>
          <w:sz w:val="16"/>
        </w:rPr>
        <w:t>T-365</w:t>
      </w:r>
      <w:r w:rsidRPr="00EA77BC">
        <w:rPr>
          <w:rFonts w:ascii="Courier New" w:hAnsi="Courier New" w:cs="Courier New"/>
          <w:sz w:val="16"/>
        </w:rPr>
        <w:t xml:space="preserve">  (JAN 23, 2000)</w:t>
      </w:r>
    </w:p>
    <w:p w14:paraId="60E6A60A" w14:textId="77777777" w:rsidR="003031ED" w:rsidRPr="00EA77BC" w:rsidRDefault="003031ED" w:rsidP="00EA77BC">
      <w:pPr>
        <w:shd w:val="pct10" w:color="auto" w:fill="auto"/>
        <w:ind w:left="374"/>
        <w:rPr>
          <w:rFonts w:ascii="Courier New" w:hAnsi="Courier New" w:cs="Courier New"/>
          <w:sz w:val="16"/>
        </w:rPr>
      </w:pPr>
    </w:p>
    <w:p w14:paraId="60E6A60B"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Do not print Dosage if frequency is less than:  (1-100): 1// </w:t>
      </w:r>
      <w:r w:rsidRPr="00EA77BC">
        <w:rPr>
          <w:rFonts w:ascii="Courier New" w:hAnsi="Courier New" w:cs="Courier New"/>
          <w:b/>
          <w:bCs/>
          <w:sz w:val="16"/>
        </w:rPr>
        <w:t>10</w:t>
      </w:r>
    </w:p>
    <w:p w14:paraId="60E6A60C" w14:textId="77777777" w:rsidR="003031ED" w:rsidRPr="00EA77BC" w:rsidRDefault="003031ED" w:rsidP="00EA77BC">
      <w:pPr>
        <w:shd w:val="pct10" w:color="auto" w:fill="auto"/>
        <w:ind w:left="374"/>
        <w:rPr>
          <w:rFonts w:ascii="Courier New" w:hAnsi="Courier New" w:cs="Courier New"/>
          <w:sz w:val="16"/>
        </w:rPr>
      </w:pPr>
    </w:p>
    <w:p w14:paraId="60E6A60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Because of the length of this report, and the time needed to gather the</w:t>
      </w:r>
    </w:p>
    <w:p w14:paraId="60E6A60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information, this report must be queued to a printer.</w:t>
      </w:r>
    </w:p>
    <w:p w14:paraId="60E6A60F" w14:textId="77777777" w:rsidR="003031ED" w:rsidRPr="00EA77BC" w:rsidRDefault="003031ED" w:rsidP="00EA77BC">
      <w:pPr>
        <w:shd w:val="pct10" w:color="auto" w:fill="auto"/>
        <w:ind w:left="374"/>
        <w:rPr>
          <w:rFonts w:ascii="Courier New" w:hAnsi="Courier New" w:cs="Courier New"/>
          <w:sz w:val="16"/>
        </w:rPr>
      </w:pPr>
    </w:p>
    <w:p w14:paraId="60E6A61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QUEUED</w:t>
      </w:r>
      <w:r w:rsidRPr="00EA77BC">
        <w:rPr>
          <w:rFonts w:ascii="Courier New" w:hAnsi="Courier New" w:cs="Courier New"/>
          <w:sz w:val="16"/>
        </w:rPr>
        <w:t xml:space="preserve"> </w:t>
      </w:r>
    </w:p>
    <w:p w14:paraId="60E6A611" w14:textId="77777777" w:rsidR="003031ED" w:rsidRPr="00EA77BC" w:rsidRDefault="003031ED" w:rsidP="00EA77BC">
      <w:pPr>
        <w:shd w:val="pct10" w:color="auto" w:fill="auto"/>
        <w:ind w:left="374"/>
        <w:rPr>
          <w:rFonts w:ascii="Courier New" w:hAnsi="Courier New" w:cs="Courier New"/>
          <w:sz w:val="16"/>
        </w:rPr>
      </w:pPr>
    </w:p>
    <w:p w14:paraId="60E6A61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PRINTER 1</w:t>
      </w:r>
      <w:r w:rsidRPr="00EA77BC">
        <w:rPr>
          <w:rFonts w:ascii="Courier New" w:hAnsi="Courier New" w:cs="Courier New"/>
          <w:sz w:val="16"/>
        </w:rPr>
        <w:t xml:space="preserve"> </w:t>
      </w:r>
    </w:p>
    <w:p w14:paraId="60E6A61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61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report must be sent a printer) </w:t>
      </w:r>
    </w:p>
    <w:p w14:paraId="60E6A615" w14:textId="77777777" w:rsidR="003031ED" w:rsidRPr="00EA77BC" w:rsidRDefault="003031ED" w:rsidP="00EA77BC">
      <w:pPr>
        <w:shd w:val="pct10" w:color="auto" w:fill="auto"/>
        <w:ind w:left="374"/>
        <w:rPr>
          <w:rFonts w:ascii="Courier New" w:hAnsi="Courier New" w:cs="Courier New"/>
          <w:b/>
          <w:bCs/>
          <w:sz w:val="16"/>
        </w:rPr>
      </w:pPr>
    </w:p>
    <w:p w14:paraId="60E6A61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COMMON DOSAGES REPORT STARTING FROM 01/23/00                    PAGE: 1</w:t>
      </w:r>
    </w:p>
    <w:p w14:paraId="60E6A617" w14:textId="77777777" w:rsidR="003031ED" w:rsidRPr="00EA77BC" w:rsidRDefault="003031ED" w:rsidP="00EA77BC">
      <w:pPr>
        <w:shd w:val="pct10" w:color="auto" w:fill="auto"/>
        <w:ind w:left="374"/>
        <w:rPr>
          <w:rFonts w:ascii="Courier New" w:hAnsi="Courier New" w:cs="Courier New"/>
          <w:sz w:val="16"/>
        </w:rPr>
      </w:pPr>
    </w:p>
    <w:p w14:paraId="60E6A61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DRUG                                       DOSAGE             FREQUENCY</w:t>
      </w:r>
    </w:p>
    <w:p w14:paraId="60E6A61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61A" w14:textId="77777777" w:rsidR="003031ED" w:rsidRPr="00EA77BC" w:rsidRDefault="003031ED" w:rsidP="00EA77BC">
      <w:pPr>
        <w:shd w:val="pct10" w:color="auto" w:fill="auto"/>
        <w:ind w:left="374"/>
        <w:rPr>
          <w:rFonts w:ascii="Courier New" w:hAnsi="Courier New" w:cs="Courier New"/>
          <w:sz w:val="16"/>
        </w:rPr>
      </w:pPr>
    </w:p>
    <w:p w14:paraId="60E6A61B" w14:textId="77777777" w:rsidR="003031ED" w:rsidRPr="00EA77BC" w:rsidRDefault="003031ED" w:rsidP="00EA77BC">
      <w:pPr>
        <w:shd w:val="pct10" w:color="auto" w:fill="auto"/>
        <w:ind w:left="374"/>
        <w:rPr>
          <w:rFonts w:ascii="Courier New" w:hAnsi="Courier New" w:cs="Courier New"/>
          <w:sz w:val="16"/>
        </w:rPr>
      </w:pPr>
    </w:p>
    <w:p w14:paraId="60E6A61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325MG TAB U.D.               325-650MG TAB         12</w:t>
      </w:r>
    </w:p>
    <w:p w14:paraId="60E6A61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 mg                16</w:t>
      </w:r>
    </w:p>
    <w:p w14:paraId="60E6A61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25</w:t>
      </w:r>
    </w:p>
    <w:p w14:paraId="60E6A61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TAB             66</w:t>
      </w:r>
    </w:p>
    <w:p w14:paraId="60E6A62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33</w:t>
      </w:r>
    </w:p>
    <w:p w14:paraId="60E6A621" w14:textId="77777777" w:rsidR="003031ED" w:rsidRPr="00EA77BC" w:rsidRDefault="003031ED" w:rsidP="00EA77BC">
      <w:pPr>
        <w:shd w:val="pct10" w:color="auto" w:fill="auto"/>
        <w:ind w:left="374"/>
        <w:rPr>
          <w:rFonts w:ascii="Courier New" w:hAnsi="Courier New" w:cs="Courier New"/>
          <w:sz w:val="16"/>
        </w:rPr>
      </w:pPr>
    </w:p>
    <w:p w14:paraId="60E6A62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500MG TAB U.D.               1000 mg               20</w:t>
      </w:r>
    </w:p>
    <w:p w14:paraId="60E6A62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11</w:t>
      </w:r>
    </w:p>
    <w:p w14:paraId="60E6A62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TAB            33</w:t>
      </w:r>
    </w:p>
    <w:p w14:paraId="60E6A62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12</w:t>
      </w:r>
    </w:p>
    <w:p w14:paraId="60E6A62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500-1000MG TAB        17</w:t>
      </w:r>
    </w:p>
    <w:p w14:paraId="60E6A627" w14:textId="77777777" w:rsidR="003031ED" w:rsidRPr="00EA77BC" w:rsidRDefault="003031ED" w:rsidP="00EA77BC">
      <w:pPr>
        <w:shd w:val="pct10" w:color="auto" w:fill="auto"/>
        <w:ind w:left="374"/>
        <w:rPr>
          <w:rFonts w:ascii="Courier New" w:hAnsi="Courier New" w:cs="Courier New"/>
          <w:sz w:val="16"/>
        </w:rPr>
      </w:pPr>
    </w:p>
    <w:p w14:paraId="60E6A62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0.5% INHL SOLN                   0.5% NEB SOLN         10</w:t>
      </w:r>
    </w:p>
    <w:p w14:paraId="60E6A62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0.5CC SOLN            40</w:t>
      </w:r>
    </w:p>
    <w:p w14:paraId="60E6A62A"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0.5ML SOLN            12</w:t>
      </w:r>
    </w:p>
    <w:p w14:paraId="60E6A62B" w14:textId="77777777" w:rsidR="003031ED" w:rsidRPr="00EA77BC" w:rsidRDefault="003031ED" w:rsidP="00EA77BC">
      <w:pPr>
        <w:shd w:val="pct10" w:color="auto" w:fill="auto"/>
        <w:ind w:left="374"/>
        <w:rPr>
          <w:rFonts w:ascii="Courier New" w:hAnsi="Courier New" w:cs="Courier New"/>
          <w:sz w:val="16"/>
        </w:rPr>
      </w:pPr>
    </w:p>
    <w:p w14:paraId="60E6A62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90MCG 200D ORAL INHL             2 PUFFS               52</w:t>
      </w:r>
    </w:p>
    <w:p w14:paraId="60E6A62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17</w:t>
      </w:r>
    </w:p>
    <w:p w14:paraId="60E6A62E" w14:textId="77777777" w:rsidR="003031ED" w:rsidRPr="00EA77BC" w:rsidRDefault="003031ED" w:rsidP="00EA77BC">
      <w:pPr>
        <w:shd w:val="pct10" w:color="auto" w:fill="auto"/>
        <w:ind w:left="374"/>
        <w:rPr>
          <w:rFonts w:ascii="Courier New" w:hAnsi="Courier New" w:cs="Courier New"/>
          <w:sz w:val="16"/>
        </w:rPr>
      </w:pPr>
    </w:p>
    <w:p w14:paraId="60E6A62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ALLOPURINOL 300MG TAB U.D.                 300MG TAB             12</w:t>
      </w:r>
    </w:p>
    <w:p w14:paraId="60E6A630" w14:textId="77777777" w:rsidR="003031ED" w:rsidRPr="00EA77BC" w:rsidRDefault="003031ED" w:rsidP="00EA77BC">
      <w:pPr>
        <w:shd w:val="pct10" w:color="auto" w:fill="auto"/>
        <w:ind w:left="374"/>
        <w:rPr>
          <w:rFonts w:ascii="Courier New" w:hAnsi="Courier New" w:cs="Courier New"/>
          <w:sz w:val="16"/>
        </w:rPr>
      </w:pPr>
    </w:p>
    <w:p w14:paraId="60E6A63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ALOH/MGOH/SIMTH XTRA STRENGTH LIQ          30CC                  11</w:t>
      </w:r>
    </w:p>
    <w:p w14:paraId="60E6A63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SUSP             15</w:t>
      </w:r>
    </w:p>
    <w:p w14:paraId="60E6A63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25</w:t>
      </w:r>
    </w:p>
    <w:p w14:paraId="60E6A634" w14:textId="77777777" w:rsidR="003031ED" w:rsidRPr="00EA77BC" w:rsidRDefault="003031ED" w:rsidP="00EA77BC">
      <w:pPr>
        <w:shd w:val="pct10" w:color="auto" w:fill="auto"/>
        <w:ind w:left="374"/>
        <w:rPr>
          <w:rFonts w:ascii="Courier New" w:hAnsi="Courier New" w:cs="Courier New"/>
          <w:sz w:val="16"/>
        </w:rPr>
      </w:pPr>
    </w:p>
    <w:p w14:paraId="60E6A635" w14:textId="77777777" w:rsidR="002D2690"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AMOXICILLIN 500/CLAV K 125MG TAB           500/125MG TAB         1</w:t>
      </w:r>
      <w:r w:rsidR="002D2690" w:rsidRPr="00EA77BC">
        <w:rPr>
          <w:rFonts w:ascii="Courier New" w:hAnsi="Courier New" w:cs="Courier New"/>
          <w:sz w:val="16"/>
        </w:rPr>
        <w:t>3</w:t>
      </w:r>
    </w:p>
    <w:p w14:paraId="60E6A63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EC TAB U.D.                  325 MG                11</w:t>
      </w:r>
    </w:p>
    <w:p w14:paraId="60E6A63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EC TAB          80</w:t>
      </w:r>
    </w:p>
    <w:p w14:paraId="60E6A638" w14:textId="77777777" w:rsidR="006A6EB5" w:rsidRPr="00EA77BC" w:rsidRDefault="006A6EB5" w:rsidP="00EA77BC">
      <w:pPr>
        <w:shd w:val="pct10" w:color="auto" w:fill="auto"/>
        <w:ind w:left="374"/>
        <w:rPr>
          <w:rFonts w:ascii="Courier New" w:hAnsi="Courier New" w:cs="Courier New"/>
          <w:sz w:val="16"/>
        </w:rPr>
      </w:pPr>
    </w:p>
    <w:p w14:paraId="60E6A63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TAB U.D.                     325 MG                10</w:t>
      </w:r>
    </w:p>
    <w:p w14:paraId="60E6A63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 mg                10</w:t>
      </w:r>
    </w:p>
    <w:p w14:paraId="60E6A63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TAB             17</w:t>
      </w:r>
    </w:p>
    <w:p w14:paraId="60E6A63C" w14:textId="77777777" w:rsidR="006A6EB5" w:rsidRPr="00EA77BC" w:rsidRDefault="006A6EB5" w:rsidP="00EA77BC">
      <w:pPr>
        <w:shd w:val="pct10" w:color="auto" w:fill="auto"/>
        <w:ind w:left="374"/>
        <w:rPr>
          <w:rFonts w:ascii="Courier New" w:hAnsi="Courier New" w:cs="Courier New"/>
          <w:sz w:val="16"/>
        </w:rPr>
      </w:pPr>
    </w:p>
    <w:p w14:paraId="60E6A63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81MG CHEW TAB                      81MG TAB              16</w:t>
      </w:r>
    </w:p>
    <w:p w14:paraId="60E6A63E" w14:textId="77777777" w:rsidR="006A6EB5" w:rsidRPr="00EA77BC" w:rsidRDefault="006A6EB5" w:rsidP="00EA77BC">
      <w:pPr>
        <w:shd w:val="pct10" w:color="auto" w:fill="auto"/>
        <w:ind w:left="374"/>
        <w:rPr>
          <w:rFonts w:ascii="Courier New" w:hAnsi="Courier New" w:cs="Courier New"/>
          <w:sz w:val="16"/>
        </w:rPr>
      </w:pPr>
    </w:p>
    <w:p w14:paraId="60E6A63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lastRenderedPageBreak/>
        <w:t>ATENOLOL  25MG TAB                         25MG TAB              17</w:t>
      </w:r>
    </w:p>
    <w:p w14:paraId="60E6A640" w14:textId="77777777" w:rsidR="006A6EB5" w:rsidRPr="00EA77BC" w:rsidRDefault="006A6EB5" w:rsidP="00EA77BC">
      <w:pPr>
        <w:shd w:val="pct10" w:color="auto" w:fill="auto"/>
        <w:ind w:left="374"/>
        <w:rPr>
          <w:rFonts w:ascii="Courier New" w:hAnsi="Courier New" w:cs="Courier New"/>
          <w:sz w:val="16"/>
        </w:rPr>
      </w:pPr>
    </w:p>
    <w:p w14:paraId="60E6A64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50MG TAB                          50MG TAB              14</w:t>
      </w:r>
    </w:p>
    <w:p w14:paraId="60E6A642" w14:textId="77777777" w:rsidR="006A6EB5" w:rsidRPr="00EA77BC" w:rsidRDefault="006A6EB5" w:rsidP="00EA77BC">
      <w:pPr>
        <w:shd w:val="pct10" w:color="auto" w:fill="auto"/>
        <w:ind w:left="374"/>
        <w:rPr>
          <w:rFonts w:ascii="Courier New" w:hAnsi="Courier New" w:cs="Courier New"/>
          <w:sz w:val="16"/>
        </w:rPr>
      </w:pPr>
    </w:p>
    <w:p w14:paraId="60E6A64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AZITHROMYCIN 250MG TAB                     250MG TAB             11</w:t>
      </w:r>
    </w:p>
    <w:p w14:paraId="60E6A644" w14:textId="77777777" w:rsidR="006A6EB5" w:rsidRPr="00EA77BC" w:rsidRDefault="006A6EB5" w:rsidP="00EA77BC">
      <w:pPr>
        <w:shd w:val="pct10" w:color="auto" w:fill="auto"/>
        <w:ind w:left="374"/>
        <w:rPr>
          <w:rFonts w:ascii="Courier New" w:hAnsi="Courier New" w:cs="Courier New"/>
          <w:sz w:val="16"/>
        </w:rPr>
      </w:pPr>
    </w:p>
    <w:p w14:paraId="60E6A64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BISACODYL 10MG RTL SUPP                    10MG SUPP             19</w:t>
      </w:r>
    </w:p>
    <w:p w14:paraId="60E6A646" w14:textId="77777777" w:rsidR="006A6EB5" w:rsidRPr="00EA77BC" w:rsidRDefault="006A6EB5" w:rsidP="00EA77BC">
      <w:pPr>
        <w:shd w:val="pct10" w:color="auto" w:fill="auto"/>
        <w:ind w:left="374"/>
        <w:rPr>
          <w:rFonts w:ascii="Courier New" w:hAnsi="Courier New" w:cs="Courier New"/>
          <w:sz w:val="16"/>
        </w:rPr>
      </w:pPr>
    </w:p>
    <w:p w14:paraId="60E6A64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100MG CHEW TAB    100MG TAB             11</w:t>
      </w:r>
    </w:p>
    <w:p w14:paraId="60E6A648" w14:textId="77777777" w:rsidR="006A6EB5" w:rsidRPr="00EA77BC" w:rsidRDefault="006A6EB5" w:rsidP="00EA77BC">
      <w:pPr>
        <w:shd w:val="pct10" w:color="auto" w:fill="auto"/>
        <w:ind w:left="374"/>
        <w:rPr>
          <w:rFonts w:ascii="Courier New" w:hAnsi="Courier New" w:cs="Courier New"/>
          <w:sz w:val="16"/>
        </w:rPr>
      </w:pPr>
    </w:p>
    <w:p w14:paraId="60E6A64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200MG TAB         200MG TAB             11</w:t>
      </w:r>
    </w:p>
    <w:p w14:paraId="60E6A64A" w14:textId="77777777" w:rsidR="006A6EB5" w:rsidRPr="00EA77BC" w:rsidRDefault="006A6EB5" w:rsidP="00EA77BC">
      <w:pPr>
        <w:shd w:val="pct10" w:color="auto" w:fill="auto"/>
        <w:ind w:left="374"/>
        <w:rPr>
          <w:rFonts w:ascii="Courier New" w:hAnsi="Courier New" w:cs="Courier New"/>
          <w:sz w:val="16"/>
        </w:rPr>
      </w:pPr>
    </w:p>
    <w:p w14:paraId="60E6A64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CASANTHRANOL 30/DOCUSATE 100MG CAP U.D.    30/100MG CAP          24</w:t>
      </w:r>
    </w:p>
    <w:p w14:paraId="60E6A64C" w14:textId="77777777" w:rsidR="006A6EB5" w:rsidRPr="00EA77BC" w:rsidRDefault="006A6EB5" w:rsidP="00EA77BC">
      <w:pPr>
        <w:shd w:val="pct10" w:color="auto" w:fill="auto"/>
        <w:ind w:left="374"/>
        <w:rPr>
          <w:rFonts w:ascii="Courier New" w:hAnsi="Courier New" w:cs="Courier New"/>
          <w:sz w:val="16"/>
        </w:rPr>
      </w:pPr>
    </w:p>
    <w:p w14:paraId="60E6A64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CLOPIDOGREL BISULFATE 75MG TAB             75 mg                 14</w:t>
      </w:r>
    </w:p>
    <w:p w14:paraId="60E6A64E" w14:textId="77777777" w:rsidR="006A6EB5" w:rsidRPr="00EA77BC" w:rsidRDefault="006A6EB5" w:rsidP="00EA77BC">
      <w:pPr>
        <w:shd w:val="pct10" w:color="auto" w:fill="auto"/>
        <w:ind w:left="374"/>
        <w:rPr>
          <w:rFonts w:ascii="Courier New" w:hAnsi="Courier New" w:cs="Courier New"/>
          <w:sz w:val="16"/>
        </w:rPr>
      </w:pPr>
    </w:p>
    <w:p w14:paraId="60E6A64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DEXAMETHASONE 4MG TAB U.D.                 4MG                   13</w:t>
      </w:r>
    </w:p>
    <w:p w14:paraId="60E6A650" w14:textId="77777777" w:rsidR="006A6EB5" w:rsidRPr="00EA77BC" w:rsidRDefault="006A6EB5" w:rsidP="00EA77BC">
      <w:pPr>
        <w:shd w:val="pct10" w:color="auto" w:fill="auto"/>
        <w:ind w:left="374"/>
        <w:rPr>
          <w:rFonts w:ascii="Courier New" w:hAnsi="Courier New" w:cs="Courier New"/>
          <w:sz w:val="16"/>
        </w:rPr>
      </w:pPr>
    </w:p>
    <w:p w14:paraId="60E6A65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0.125MG TAB              0.125 mg              10</w:t>
      </w:r>
    </w:p>
    <w:p w14:paraId="60E6A652"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10</w:t>
      </w:r>
    </w:p>
    <w:p w14:paraId="60E6A65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TAB           23</w:t>
      </w:r>
    </w:p>
    <w:p w14:paraId="60E6A654" w14:textId="77777777" w:rsidR="006A6EB5" w:rsidRPr="00EA77BC" w:rsidRDefault="006A6EB5" w:rsidP="00EA77BC">
      <w:pPr>
        <w:shd w:val="pct10" w:color="auto" w:fill="auto"/>
        <w:ind w:left="374"/>
        <w:rPr>
          <w:rFonts w:ascii="Courier New" w:hAnsi="Courier New" w:cs="Courier New"/>
          <w:sz w:val="16"/>
        </w:rPr>
      </w:pPr>
    </w:p>
    <w:p w14:paraId="60E6A65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0.25MG TAB               0.25MG                13</w:t>
      </w:r>
    </w:p>
    <w:p w14:paraId="60E6A65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0.25MG TAB            27</w:t>
      </w:r>
    </w:p>
    <w:p w14:paraId="60E6A657" w14:textId="77777777" w:rsidR="006A6EB5" w:rsidRPr="00EA77BC" w:rsidRDefault="006A6EB5" w:rsidP="00EA77BC">
      <w:pPr>
        <w:shd w:val="pct10" w:color="auto" w:fill="auto"/>
        <w:ind w:left="374"/>
        <w:rPr>
          <w:rFonts w:ascii="Courier New" w:hAnsi="Courier New" w:cs="Courier New"/>
          <w:sz w:val="16"/>
        </w:rPr>
      </w:pPr>
    </w:p>
    <w:p w14:paraId="60E6A658"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DOCUSATE NA 100MG CAP U.D.                 100 MG                11</w:t>
      </w:r>
    </w:p>
    <w:p w14:paraId="60E6A65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 mg                19</w:t>
      </w:r>
    </w:p>
    <w:p w14:paraId="60E6A65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11</w:t>
      </w:r>
    </w:p>
    <w:p w14:paraId="60E6A65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CAP             40</w:t>
      </w:r>
    </w:p>
    <w:p w14:paraId="60E6A65C" w14:textId="77777777" w:rsidR="006A6EB5" w:rsidRPr="00EA77BC" w:rsidRDefault="006A6EB5" w:rsidP="00EA77BC">
      <w:pPr>
        <w:shd w:val="pct10" w:color="auto" w:fill="auto"/>
        <w:ind w:left="374"/>
        <w:rPr>
          <w:rFonts w:ascii="Courier New" w:hAnsi="Courier New" w:cs="Courier New"/>
          <w:sz w:val="16"/>
        </w:rPr>
      </w:pPr>
    </w:p>
    <w:p w14:paraId="60E6A65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DROPERIDOL 5MG/2ML INJ                     1/4-1/2CC INJ         19</w:t>
      </w:r>
    </w:p>
    <w:p w14:paraId="60E6A65E" w14:textId="77777777" w:rsidR="006A6EB5" w:rsidRPr="00EA77BC" w:rsidRDefault="006A6EB5" w:rsidP="00EA77BC">
      <w:pPr>
        <w:shd w:val="pct10" w:color="auto" w:fill="auto"/>
        <w:ind w:left="374"/>
        <w:rPr>
          <w:rFonts w:ascii="Courier New" w:hAnsi="Courier New" w:cs="Courier New"/>
          <w:sz w:val="16"/>
        </w:rPr>
      </w:pPr>
    </w:p>
    <w:p w14:paraId="60E6A65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FELODIPINE 5MG SA TAB U.D.                 5MG SA TAB            10</w:t>
      </w:r>
    </w:p>
    <w:p w14:paraId="60E6A660" w14:textId="77777777" w:rsidR="006A6EB5" w:rsidRPr="00EA77BC" w:rsidRDefault="006A6EB5" w:rsidP="00EA77BC">
      <w:pPr>
        <w:shd w:val="pct10" w:color="auto" w:fill="auto"/>
        <w:ind w:left="374"/>
        <w:rPr>
          <w:rFonts w:ascii="Courier New" w:hAnsi="Courier New" w:cs="Courier New"/>
          <w:sz w:val="16"/>
        </w:rPr>
      </w:pPr>
    </w:p>
    <w:p w14:paraId="60E6A66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FERROUS SULFATE 325MG TAB                  325MG TAB             31</w:t>
      </w:r>
    </w:p>
    <w:p w14:paraId="60E6A662" w14:textId="77777777" w:rsidR="006A6EB5" w:rsidRPr="00EA77BC" w:rsidRDefault="006A6EB5" w:rsidP="00EA77BC">
      <w:pPr>
        <w:shd w:val="pct10" w:color="auto" w:fill="auto"/>
        <w:ind w:left="374"/>
        <w:rPr>
          <w:rFonts w:ascii="Courier New" w:hAnsi="Courier New" w:cs="Courier New"/>
          <w:sz w:val="16"/>
        </w:rPr>
      </w:pPr>
    </w:p>
    <w:p w14:paraId="60E6A66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FLUNISOLIDE 250MCG 100D ORAL INHL          2 PUFFS               18</w:t>
      </w:r>
    </w:p>
    <w:p w14:paraId="60E6A664"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12</w:t>
      </w:r>
    </w:p>
    <w:p w14:paraId="60E6A665" w14:textId="77777777" w:rsidR="006A6EB5" w:rsidRPr="00EA77BC" w:rsidRDefault="006A6EB5" w:rsidP="00EA77BC">
      <w:pPr>
        <w:shd w:val="pct10" w:color="auto" w:fill="auto"/>
        <w:ind w:left="374"/>
        <w:rPr>
          <w:rFonts w:ascii="Courier New" w:hAnsi="Courier New" w:cs="Courier New"/>
          <w:sz w:val="16"/>
        </w:rPr>
      </w:pPr>
    </w:p>
    <w:p w14:paraId="60E6A666"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FOLIC ACID 1MG TAB U.D.                    1 mg                  21</w:t>
      </w:r>
    </w:p>
    <w:p w14:paraId="60E6A667"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1MG TAB               19</w:t>
      </w:r>
    </w:p>
    <w:p w14:paraId="60E6A668" w14:textId="77777777" w:rsidR="006A6EB5" w:rsidRPr="00EA77BC" w:rsidRDefault="006A6EB5" w:rsidP="00EA77BC">
      <w:pPr>
        <w:keepNext/>
        <w:shd w:val="pct10" w:color="auto" w:fill="auto"/>
        <w:ind w:left="374"/>
        <w:rPr>
          <w:rFonts w:ascii="Courier New" w:hAnsi="Courier New" w:cs="Courier New"/>
          <w:sz w:val="16"/>
        </w:rPr>
      </w:pPr>
    </w:p>
    <w:p w14:paraId="60E6A669" w14:textId="77777777" w:rsidR="006A6EB5" w:rsidRPr="00EA77BC" w:rsidRDefault="006A6EB5" w:rsidP="00787223">
      <w:pPr>
        <w:shd w:val="pct10" w:color="auto" w:fill="auto"/>
        <w:ind w:left="374"/>
        <w:rPr>
          <w:rFonts w:ascii="Courier New" w:hAnsi="Courier New" w:cs="Courier New"/>
          <w:sz w:val="16"/>
        </w:rPr>
      </w:pPr>
      <w:r w:rsidRPr="00EA77BC">
        <w:rPr>
          <w:rFonts w:ascii="Arial" w:hAnsi="Arial" w:cs="Arial"/>
          <w:i/>
          <w:iCs/>
          <w:sz w:val="18"/>
        </w:rPr>
        <w:t>(Report continues)</w:t>
      </w:r>
    </w:p>
    <w:p w14:paraId="60E6A66A" w14:textId="77777777" w:rsidR="006A6EB5" w:rsidRPr="00EA77BC" w:rsidRDefault="006A6EB5" w:rsidP="00732461">
      <w:bookmarkStart w:id="55" w:name="p020"/>
      <w:bookmarkEnd w:id="55"/>
    </w:p>
    <w:p w14:paraId="60E6A66B" w14:textId="77777777" w:rsidR="00595E65" w:rsidRPr="00EA77BC" w:rsidRDefault="00595E65" w:rsidP="00EA77BC">
      <w:pPr>
        <w:pStyle w:val="Heading2"/>
        <w:numPr>
          <w:ilvl w:val="0"/>
          <w:numId w:val="11"/>
        </w:numPr>
      </w:pPr>
      <w:bookmarkStart w:id="56" w:name="_Toc218939941"/>
      <w:bookmarkStart w:id="57" w:name="_Toc219452209"/>
      <w:bookmarkStart w:id="58" w:name="_Toc219452904"/>
      <w:bookmarkStart w:id="59" w:name="_Toc219455231"/>
      <w:bookmarkStart w:id="60" w:name="_Toc218939944"/>
      <w:bookmarkStart w:id="61" w:name="_Toc219444052"/>
      <w:bookmarkStart w:id="62" w:name="_Toc219445237"/>
      <w:bookmarkStart w:id="63" w:name="_Toc219445775"/>
      <w:bookmarkStart w:id="64" w:name="_Toc219451516"/>
      <w:bookmarkStart w:id="65" w:name="_Toc219452211"/>
      <w:bookmarkStart w:id="66" w:name="_Toc219452906"/>
      <w:bookmarkStart w:id="67" w:name="_Toc219455233"/>
      <w:bookmarkStart w:id="68" w:name="_Toc218939946"/>
      <w:bookmarkStart w:id="69" w:name="_Toc219444054"/>
      <w:bookmarkStart w:id="70" w:name="_Toc219445239"/>
      <w:bookmarkStart w:id="71" w:name="_Toc219445777"/>
      <w:bookmarkStart w:id="72" w:name="_Toc219451518"/>
      <w:bookmarkStart w:id="73" w:name="_Toc219452213"/>
      <w:bookmarkStart w:id="74" w:name="_Toc219452908"/>
      <w:bookmarkStart w:id="75" w:name="_Toc219455235"/>
      <w:bookmarkStart w:id="76" w:name="_Toc218939948"/>
      <w:bookmarkStart w:id="77" w:name="_Toc219444056"/>
      <w:bookmarkStart w:id="78" w:name="_Toc219445241"/>
      <w:bookmarkStart w:id="79" w:name="_Toc219445779"/>
      <w:bookmarkStart w:id="80" w:name="_Toc219451520"/>
      <w:bookmarkStart w:id="81" w:name="_Toc219452215"/>
      <w:bookmarkStart w:id="82" w:name="_Toc219452910"/>
      <w:bookmarkStart w:id="83" w:name="_Toc219455237"/>
      <w:bookmarkStart w:id="84" w:name="_Toc218939949"/>
      <w:bookmarkStart w:id="85" w:name="_Toc219444057"/>
      <w:bookmarkStart w:id="86" w:name="_Toc219445242"/>
      <w:bookmarkStart w:id="87" w:name="_Toc219445780"/>
      <w:bookmarkStart w:id="88" w:name="_Toc219451521"/>
      <w:bookmarkStart w:id="89" w:name="_Toc219452216"/>
      <w:bookmarkStart w:id="90" w:name="_Toc219452911"/>
      <w:bookmarkStart w:id="91" w:name="_Toc219455238"/>
      <w:bookmarkStart w:id="92" w:name="_Toc218939955"/>
      <w:bookmarkStart w:id="93" w:name="_Toc219444063"/>
      <w:bookmarkStart w:id="94" w:name="_Toc219445248"/>
      <w:bookmarkStart w:id="95" w:name="_Toc219445786"/>
      <w:bookmarkStart w:id="96" w:name="_Toc219451527"/>
      <w:bookmarkStart w:id="97" w:name="_Toc219452222"/>
      <w:bookmarkStart w:id="98" w:name="_Toc219452917"/>
      <w:bookmarkStart w:id="99" w:name="_Toc219455244"/>
      <w:bookmarkStart w:id="100" w:name="_Toc218939957"/>
      <w:bookmarkStart w:id="101" w:name="_Toc219444065"/>
      <w:bookmarkStart w:id="102" w:name="_Toc219445250"/>
      <w:bookmarkStart w:id="103" w:name="_Toc219445788"/>
      <w:bookmarkStart w:id="104" w:name="_Toc219451529"/>
      <w:bookmarkStart w:id="105" w:name="_Toc219452224"/>
      <w:bookmarkStart w:id="106" w:name="_Toc219452919"/>
      <w:bookmarkStart w:id="107" w:name="_Toc219455246"/>
      <w:bookmarkStart w:id="108" w:name="_Toc218939959"/>
      <w:bookmarkStart w:id="109" w:name="_Toc219444067"/>
      <w:bookmarkStart w:id="110" w:name="_Toc219445252"/>
      <w:bookmarkStart w:id="111" w:name="_Toc219445790"/>
      <w:bookmarkStart w:id="112" w:name="_Toc219451531"/>
      <w:bookmarkStart w:id="113" w:name="_Toc219452226"/>
      <w:bookmarkStart w:id="114" w:name="_Toc219452921"/>
      <w:bookmarkStart w:id="115" w:name="_Toc219455248"/>
      <w:bookmarkStart w:id="116" w:name="_Toc218939960"/>
      <w:bookmarkStart w:id="117" w:name="_Toc219444068"/>
      <w:bookmarkStart w:id="118" w:name="_Toc219445253"/>
      <w:bookmarkStart w:id="119" w:name="_Toc219445791"/>
      <w:bookmarkStart w:id="120" w:name="_Toc219451532"/>
      <w:bookmarkStart w:id="121" w:name="_Toc219452227"/>
      <w:bookmarkStart w:id="122" w:name="_Toc219452922"/>
      <w:bookmarkStart w:id="123" w:name="_Toc219455249"/>
      <w:bookmarkStart w:id="124" w:name="_Toc218939961"/>
      <w:bookmarkStart w:id="125" w:name="_Toc219444069"/>
      <w:bookmarkStart w:id="126" w:name="_Toc219445254"/>
      <w:bookmarkStart w:id="127" w:name="_Toc219445792"/>
      <w:bookmarkStart w:id="128" w:name="_Toc219451533"/>
      <w:bookmarkStart w:id="129" w:name="_Toc219452228"/>
      <w:bookmarkStart w:id="130" w:name="_Toc219452923"/>
      <w:bookmarkStart w:id="131" w:name="_Toc219455250"/>
      <w:bookmarkStart w:id="132" w:name="_Toc218939964"/>
      <w:bookmarkStart w:id="133" w:name="_Toc219444072"/>
      <w:bookmarkStart w:id="134" w:name="_Toc219445257"/>
      <w:bookmarkStart w:id="135" w:name="_Toc219445795"/>
      <w:bookmarkStart w:id="136" w:name="_Toc219451536"/>
      <w:bookmarkStart w:id="137" w:name="_Toc219452231"/>
      <w:bookmarkStart w:id="138" w:name="_Toc219452926"/>
      <w:bookmarkStart w:id="139" w:name="_Toc219455253"/>
      <w:bookmarkStart w:id="140" w:name="_Toc218939966"/>
      <w:bookmarkStart w:id="141" w:name="_Toc219444074"/>
      <w:bookmarkStart w:id="142" w:name="_Toc219445259"/>
      <w:bookmarkStart w:id="143" w:name="_Toc219445797"/>
      <w:bookmarkStart w:id="144" w:name="_Toc219451538"/>
      <w:bookmarkStart w:id="145" w:name="_Toc219452233"/>
      <w:bookmarkStart w:id="146" w:name="_Toc219452928"/>
      <w:bookmarkStart w:id="147" w:name="_Toc219455255"/>
      <w:bookmarkStart w:id="148" w:name="_Toc218939970"/>
      <w:bookmarkStart w:id="149" w:name="_Toc219444078"/>
      <w:bookmarkStart w:id="150" w:name="_Toc219445263"/>
      <w:bookmarkStart w:id="151" w:name="_Toc219445801"/>
      <w:bookmarkStart w:id="152" w:name="_Toc219451542"/>
      <w:bookmarkStart w:id="153" w:name="_Toc219452237"/>
      <w:bookmarkStart w:id="154" w:name="_Toc219452932"/>
      <w:bookmarkStart w:id="155" w:name="_Toc219455259"/>
      <w:bookmarkStart w:id="156" w:name="_Toc218939972"/>
      <w:bookmarkStart w:id="157" w:name="_Toc219444080"/>
      <w:bookmarkStart w:id="158" w:name="_Toc219445265"/>
      <w:bookmarkStart w:id="159" w:name="_Toc219445803"/>
      <w:bookmarkStart w:id="160" w:name="_Toc219451544"/>
      <w:bookmarkStart w:id="161" w:name="_Toc219452239"/>
      <w:bookmarkStart w:id="162" w:name="_Toc219452934"/>
      <w:bookmarkStart w:id="163" w:name="_Toc219455261"/>
      <w:bookmarkStart w:id="164" w:name="_Toc218939975"/>
      <w:bookmarkStart w:id="165" w:name="_Toc219444083"/>
      <w:bookmarkStart w:id="166" w:name="_Toc219445268"/>
      <w:bookmarkStart w:id="167" w:name="_Toc219445806"/>
      <w:bookmarkStart w:id="168" w:name="_Toc219451547"/>
      <w:bookmarkStart w:id="169" w:name="_Toc219452242"/>
      <w:bookmarkStart w:id="170" w:name="_Toc219452937"/>
      <w:bookmarkStart w:id="171" w:name="_Toc219455264"/>
      <w:bookmarkStart w:id="172" w:name="_Toc218939976"/>
      <w:bookmarkStart w:id="173" w:name="_Toc219444084"/>
      <w:bookmarkStart w:id="174" w:name="_Toc219445269"/>
      <w:bookmarkStart w:id="175" w:name="_Toc219445807"/>
      <w:bookmarkStart w:id="176" w:name="_Toc219451548"/>
      <w:bookmarkStart w:id="177" w:name="_Toc219452243"/>
      <w:bookmarkStart w:id="178" w:name="_Toc219452938"/>
      <w:bookmarkStart w:id="179" w:name="_Toc219455265"/>
      <w:bookmarkStart w:id="180" w:name="_Toc218939982"/>
      <w:bookmarkStart w:id="181" w:name="_Toc219444090"/>
      <w:bookmarkStart w:id="182" w:name="_Toc219445275"/>
      <w:bookmarkStart w:id="183" w:name="_Toc219445813"/>
      <w:bookmarkStart w:id="184" w:name="_Toc219451554"/>
      <w:bookmarkStart w:id="185" w:name="_Toc219452249"/>
      <w:bookmarkStart w:id="186" w:name="_Toc219452944"/>
      <w:bookmarkStart w:id="187" w:name="_Toc219455271"/>
      <w:bookmarkStart w:id="188" w:name="_Toc218939988"/>
      <w:bookmarkStart w:id="189" w:name="_Toc219444096"/>
      <w:bookmarkStart w:id="190" w:name="_Toc219445281"/>
      <w:bookmarkStart w:id="191" w:name="_Toc219445819"/>
      <w:bookmarkStart w:id="192" w:name="_Toc219451560"/>
      <w:bookmarkStart w:id="193" w:name="_Toc219452255"/>
      <w:bookmarkStart w:id="194" w:name="_Toc219452950"/>
      <w:bookmarkStart w:id="195" w:name="_Toc219455277"/>
      <w:bookmarkStart w:id="196" w:name="_Toc218939992"/>
      <w:bookmarkStart w:id="197" w:name="_Toc219444100"/>
      <w:bookmarkStart w:id="198" w:name="_Toc219445285"/>
      <w:bookmarkStart w:id="199" w:name="_Toc219445823"/>
      <w:bookmarkStart w:id="200" w:name="_Toc219451564"/>
      <w:bookmarkStart w:id="201" w:name="_Toc219452259"/>
      <w:bookmarkStart w:id="202" w:name="_Toc219452954"/>
      <w:bookmarkStart w:id="203" w:name="_Toc219455281"/>
      <w:bookmarkStart w:id="204" w:name="_Toc218939995"/>
      <w:bookmarkStart w:id="205" w:name="_Toc219444103"/>
      <w:bookmarkStart w:id="206" w:name="_Toc219445288"/>
      <w:bookmarkStart w:id="207" w:name="_Toc219445826"/>
      <w:bookmarkStart w:id="208" w:name="_Toc219451567"/>
      <w:bookmarkStart w:id="209" w:name="_Toc219452262"/>
      <w:bookmarkStart w:id="210" w:name="_Toc219452957"/>
      <w:bookmarkStart w:id="211" w:name="_Toc219455284"/>
      <w:bookmarkStart w:id="212" w:name="_Toc218939997"/>
      <w:bookmarkStart w:id="213" w:name="_Toc219444105"/>
      <w:bookmarkStart w:id="214" w:name="_Toc219445290"/>
      <w:bookmarkStart w:id="215" w:name="_Toc219445828"/>
      <w:bookmarkStart w:id="216" w:name="_Toc219451569"/>
      <w:bookmarkStart w:id="217" w:name="_Toc219452264"/>
      <w:bookmarkStart w:id="218" w:name="_Toc219452959"/>
      <w:bookmarkStart w:id="219" w:name="_Toc219455286"/>
      <w:bookmarkStart w:id="220" w:name="_Toc218940001"/>
      <w:bookmarkStart w:id="221" w:name="_Toc219444109"/>
      <w:bookmarkStart w:id="222" w:name="_Toc219445294"/>
      <w:bookmarkStart w:id="223" w:name="_Toc219445832"/>
      <w:bookmarkStart w:id="224" w:name="_Toc219451573"/>
      <w:bookmarkStart w:id="225" w:name="_Toc219452268"/>
      <w:bookmarkStart w:id="226" w:name="_Toc219452963"/>
      <w:bookmarkStart w:id="227" w:name="_Toc219455290"/>
      <w:bookmarkStart w:id="228" w:name="_Toc218940003"/>
      <w:bookmarkStart w:id="229" w:name="_Toc219444111"/>
      <w:bookmarkStart w:id="230" w:name="_Toc219445296"/>
      <w:bookmarkStart w:id="231" w:name="_Toc219445834"/>
      <w:bookmarkStart w:id="232" w:name="_Toc219451575"/>
      <w:bookmarkStart w:id="233" w:name="_Toc219452270"/>
      <w:bookmarkStart w:id="234" w:name="_Toc219452965"/>
      <w:bookmarkStart w:id="235" w:name="_Toc219455292"/>
      <w:bookmarkStart w:id="236" w:name="_Toc218940004"/>
      <w:bookmarkStart w:id="237" w:name="_Toc219444112"/>
      <w:bookmarkStart w:id="238" w:name="_Toc219445297"/>
      <w:bookmarkStart w:id="239" w:name="_Toc219445835"/>
      <w:bookmarkStart w:id="240" w:name="_Toc219451576"/>
      <w:bookmarkStart w:id="241" w:name="_Toc219452271"/>
      <w:bookmarkStart w:id="242" w:name="_Toc219452966"/>
      <w:bookmarkStart w:id="243" w:name="_Toc219455293"/>
      <w:bookmarkStart w:id="244" w:name="_Toc218940007"/>
      <w:bookmarkStart w:id="245" w:name="_Toc219444115"/>
      <w:bookmarkStart w:id="246" w:name="_Toc219445300"/>
      <w:bookmarkStart w:id="247" w:name="_Toc219445838"/>
      <w:bookmarkStart w:id="248" w:name="_Toc219451579"/>
      <w:bookmarkStart w:id="249" w:name="_Toc219452274"/>
      <w:bookmarkStart w:id="250" w:name="_Toc219452969"/>
      <w:bookmarkStart w:id="251" w:name="_Toc219455296"/>
      <w:bookmarkStart w:id="252" w:name="_Toc218940011"/>
      <w:bookmarkStart w:id="253" w:name="_Toc219444119"/>
      <w:bookmarkStart w:id="254" w:name="_Toc219445304"/>
      <w:bookmarkStart w:id="255" w:name="_Toc219445842"/>
      <w:bookmarkStart w:id="256" w:name="_Toc219451583"/>
      <w:bookmarkStart w:id="257" w:name="_Toc219452278"/>
      <w:bookmarkStart w:id="258" w:name="_Toc219452973"/>
      <w:bookmarkStart w:id="259" w:name="_Toc219455300"/>
      <w:bookmarkStart w:id="260" w:name="_Toc218940013"/>
      <w:bookmarkStart w:id="261" w:name="_Toc219444121"/>
      <w:bookmarkStart w:id="262" w:name="_Toc219445306"/>
      <w:bookmarkStart w:id="263" w:name="_Toc219445844"/>
      <w:bookmarkStart w:id="264" w:name="_Toc219451585"/>
      <w:bookmarkStart w:id="265" w:name="_Toc219452280"/>
      <w:bookmarkStart w:id="266" w:name="_Toc219452975"/>
      <w:bookmarkStart w:id="267" w:name="_Toc219455302"/>
      <w:bookmarkStart w:id="268" w:name="_Toc218940015"/>
      <w:bookmarkStart w:id="269" w:name="_Toc219444123"/>
      <w:bookmarkStart w:id="270" w:name="_Toc219445308"/>
      <w:bookmarkStart w:id="271" w:name="_Toc219445846"/>
      <w:bookmarkStart w:id="272" w:name="_Toc219451587"/>
      <w:bookmarkStart w:id="273" w:name="_Toc219452282"/>
      <w:bookmarkStart w:id="274" w:name="_Toc219452977"/>
      <w:bookmarkStart w:id="275" w:name="_Toc219455304"/>
      <w:bookmarkStart w:id="276" w:name="_Toc218940017"/>
      <w:bookmarkStart w:id="277" w:name="_Toc219444125"/>
      <w:bookmarkStart w:id="278" w:name="_Toc219445310"/>
      <w:bookmarkStart w:id="279" w:name="_Toc219445848"/>
      <w:bookmarkStart w:id="280" w:name="_Toc219451589"/>
      <w:bookmarkStart w:id="281" w:name="_Toc219452284"/>
      <w:bookmarkStart w:id="282" w:name="_Toc219452979"/>
      <w:bookmarkStart w:id="283" w:name="_Toc219455306"/>
      <w:bookmarkStart w:id="284" w:name="_Toc218940019"/>
      <w:bookmarkStart w:id="285" w:name="_Toc219444127"/>
      <w:bookmarkStart w:id="286" w:name="_Toc219445312"/>
      <w:bookmarkStart w:id="287" w:name="_Toc219445850"/>
      <w:bookmarkStart w:id="288" w:name="_Toc219451591"/>
      <w:bookmarkStart w:id="289" w:name="_Toc219452286"/>
      <w:bookmarkStart w:id="290" w:name="_Toc219452981"/>
      <w:bookmarkStart w:id="291" w:name="_Toc219455308"/>
      <w:bookmarkStart w:id="292" w:name="_Toc218940021"/>
      <w:bookmarkStart w:id="293" w:name="_Toc219444129"/>
      <w:bookmarkStart w:id="294" w:name="_Toc219445314"/>
      <w:bookmarkStart w:id="295" w:name="_Toc219445852"/>
      <w:bookmarkStart w:id="296" w:name="_Toc219451593"/>
      <w:bookmarkStart w:id="297" w:name="_Toc219452288"/>
      <w:bookmarkStart w:id="298" w:name="_Toc219452983"/>
      <w:bookmarkStart w:id="299" w:name="_Toc219455310"/>
      <w:bookmarkStart w:id="300" w:name="_Toc218940023"/>
      <w:bookmarkStart w:id="301" w:name="_Toc219444131"/>
      <w:bookmarkStart w:id="302" w:name="_Toc219445316"/>
      <w:bookmarkStart w:id="303" w:name="_Toc219445854"/>
      <w:bookmarkStart w:id="304" w:name="_Toc219451595"/>
      <w:bookmarkStart w:id="305" w:name="_Toc219452290"/>
      <w:bookmarkStart w:id="306" w:name="_Toc219452985"/>
      <w:bookmarkStart w:id="307" w:name="_Toc219455312"/>
      <w:bookmarkStart w:id="308" w:name="_Toc218940025"/>
      <w:bookmarkStart w:id="309" w:name="_Toc219444133"/>
      <w:bookmarkStart w:id="310" w:name="_Toc219445318"/>
      <w:bookmarkStart w:id="311" w:name="_Toc219445856"/>
      <w:bookmarkStart w:id="312" w:name="_Toc219451597"/>
      <w:bookmarkStart w:id="313" w:name="_Toc219452292"/>
      <w:bookmarkStart w:id="314" w:name="_Toc219452987"/>
      <w:bookmarkStart w:id="315" w:name="_Toc219455314"/>
      <w:bookmarkStart w:id="316" w:name="_Toc218940027"/>
      <w:bookmarkStart w:id="317" w:name="_Toc219444135"/>
      <w:bookmarkStart w:id="318" w:name="_Toc219445320"/>
      <w:bookmarkStart w:id="319" w:name="_Toc219445858"/>
      <w:bookmarkStart w:id="320" w:name="_Toc219451599"/>
      <w:bookmarkStart w:id="321" w:name="_Toc219452294"/>
      <w:bookmarkStart w:id="322" w:name="_Toc219452989"/>
      <w:bookmarkStart w:id="323" w:name="_Toc219455316"/>
      <w:bookmarkStart w:id="324" w:name="_Toc218940029"/>
      <w:bookmarkStart w:id="325" w:name="_Toc219444137"/>
      <w:bookmarkStart w:id="326" w:name="_Toc219445322"/>
      <w:bookmarkStart w:id="327" w:name="_Toc219445860"/>
      <w:bookmarkStart w:id="328" w:name="_Toc219451601"/>
      <w:bookmarkStart w:id="329" w:name="_Toc219452296"/>
      <w:bookmarkStart w:id="330" w:name="_Toc219452991"/>
      <w:bookmarkStart w:id="331" w:name="_Toc219455318"/>
      <w:bookmarkStart w:id="332" w:name="_Toc218940031"/>
      <w:bookmarkStart w:id="333" w:name="_Toc219444139"/>
      <w:bookmarkStart w:id="334" w:name="_Toc219445324"/>
      <w:bookmarkStart w:id="335" w:name="_Toc219445862"/>
      <w:bookmarkStart w:id="336" w:name="_Toc219451603"/>
      <w:bookmarkStart w:id="337" w:name="_Toc219452298"/>
      <w:bookmarkStart w:id="338" w:name="_Toc219452993"/>
      <w:bookmarkStart w:id="339" w:name="_Toc219455320"/>
      <w:bookmarkStart w:id="340" w:name="_Toc218940035"/>
      <w:bookmarkStart w:id="341" w:name="_Toc219444143"/>
      <w:bookmarkStart w:id="342" w:name="_Toc219445328"/>
      <w:bookmarkStart w:id="343" w:name="_Toc219445866"/>
      <w:bookmarkStart w:id="344" w:name="_Toc219451607"/>
      <w:bookmarkStart w:id="345" w:name="_Toc219452302"/>
      <w:bookmarkStart w:id="346" w:name="_Toc219452997"/>
      <w:bookmarkStart w:id="347" w:name="_Toc219455324"/>
      <w:bookmarkStart w:id="348" w:name="_Toc218940038"/>
      <w:bookmarkStart w:id="349" w:name="_Toc219444146"/>
      <w:bookmarkStart w:id="350" w:name="_Toc219445331"/>
      <w:bookmarkStart w:id="351" w:name="_Toc219445869"/>
      <w:bookmarkStart w:id="352" w:name="_Toc219451610"/>
      <w:bookmarkStart w:id="353" w:name="_Toc219452305"/>
      <w:bookmarkStart w:id="354" w:name="_Toc219453000"/>
      <w:bookmarkStart w:id="355" w:name="_Toc219455327"/>
      <w:bookmarkStart w:id="356" w:name="_Toc218940043"/>
      <w:bookmarkStart w:id="357" w:name="_Toc219444151"/>
      <w:bookmarkStart w:id="358" w:name="_Toc219445336"/>
      <w:bookmarkStart w:id="359" w:name="_Toc219445874"/>
      <w:bookmarkStart w:id="360" w:name="_Toc219451615"/>
      <w:bookmarkStart w:id="361" w:name="_Toc219452310"/>
      <w:bookmarkStart w:id="362" w:name="_Toc219453005"/>
      <w:bookmarkStart w:id="363" w:name="_Toc219455332"/>
      <w:bookmarkStart w:id="364" w:name="_Toc218940045"/>
      <w:bookmarkStart w:id="365" w:name="_Toc219444153"/>
      <w:bookmarkStart w:id="366" w:name="_Toc219445338"/>
      <w:bookmarkStart w:id="367" w:name="_Toc219445876"/>
      <w:bookmarkStart w:id="368" w:name="_Toc219451617"/>
      <w:bookmarkStart w:id="369" w:name="_Toc219452312"/>
      <w:bookmarkStart w:id="370" w:name="_Toc219453007"/>
      <w:bookmarkStart w:id="371" w:name="_Toc219455334"/>
      <w:bookmarkStart w:id="372" w:name="_Toc218940047"/>
      <w:bookmarkStart w:id="373" w:name="_Toc219444155"/>
      <w:bookmarkStart w:id="374" w:name="_Toc219445340"/>
      <w:bookmarkStart w:id="375" w:name="_Toc219445878"/>
      <w:bookmarkStart w:id="376" w:name="_Toc219451619"/>
      <w:bookmarkStart w:id="377" w:name="_Toc219452314"/>
      <w:bookmarkStart w:id="378" w:name="_Toc219453009"/>
      <w:bookmarkStart w:id="379" w:name="_Toc219455336"/>
      <w:bookmarkStart w:id="380" w:name="_Toc218940049"/>
      <w:bookmarkStart w:id="381" w:name="_Toc219444157"/>
      <w:bookmarkStart w:id="382" w:name="_Toc219445342"/>
      <w:bookmarkStart w:id="383" w:name="_Toc219445880"/>
      <w:bookmarkStart w:id="384" w:name="_Toc219451621"/>
      <w:bookmarkStart w:id="385" w:name="_Toc219452316"/>
      <w:bookmarkStart w:id="386" w:name="_Toc219453011"/>
      <w:bookmarkStart w:id="387" w:name="_Toc219455338"/>
      <w:bookmarkStart w:id="388" w:name="_Toc218940052"/>
      <w:bookmarkStart w:id="389" w:name="_Toc219444160"/>
      <w:bookmarkStart w:id="390" w:name="_Toc219445345"/>
      <w:bookmarkStart w:id="391" w:name="_Toc219445883"/>
      <w:bookmarkStart w:id="392" w:name="_Toc219451624"/>
      <w:bookmarkStart w:id="393" w:name="_Toc219452319"/>
      <w:bookmarkStart w:id="394" w:name="_Toc219453014"/>
      <w:bookmarkStart w:id="395" w:name="_Toc219455341"/>
      <w:bookmarkStart w:id="396" w:name="_Toc218940055"/>
      <w:bookmarkStart w:id="397" w:name="_Toc219444163"/>
      <w:bookmarkStart w:id="398" w:name="_Toc219445348"/>
      <w:bookmarkStart w:id="399" w:name="_Toc219445886"/>
      <w:bookmarkStart w:id="400" w:name="_Toc219451627"/>
      <w:bookmarkStart w:id="401" w:name="_Toc219452322"/>
      <w:bookmarkStart w:id="402" w:name="_Toc219453017"/>
      <w:bookmarkStart w:id="403" w:name="_Toc219455344"/>
      <w:bookmarkStart w:id="404" w:name="_Toc218940057"/>
      <w:bookmarkStart w:id="405" w:name="_Toc219444165"/>
      <w:bookmarkStart w:id="406" w:name="_Toc219445350"/>
      <w:bookmarkStart w:id="407" w:name="_Toc219445888"/>
      <w:bookmarkStart w:id="408" w:name="_Toc219451629"/>
      <w:bookmarkStart w:id="409" w:name="_Toc219452324"/>
      <w:bookmarkStart w:id="410" w:name="_Toc219453019"/>
      <w:bookmarkStart w:id="411" w:name="_Toc219455346"/>
      <w:bookmarkStart w:id="412" w:name="_Toc14665843"/>
      <w:bookmarkStart w:id="413" w:name="_Toc14666667"/>
      <w:bookmarkStart w:id="414" w:name="_Toc14667133"/>
      <w:bookmarkStart w:id="415" w:name="_Toc219451630"/>
      <w:bookmarkStart w:id="416" w:name="_Toc376874057"/>
      <w:bookmarkStart w:id="417" w:name="_Toc523224101"/>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r w:rsidRPr="00EA77BC">
        <w:t>Noun/Dosage Form Report</w:t>
      </w:r>
      <w:bookmarkEnd w:id="412"/>
      <w:bookmarkEnd w:id="413"/>
      <w:bookmarkEnd w:id="414"/>
      <w:bookmarkEnd w:id="415"/>
      <w:bookmarkEnd w:id="416"/>
      <w:bookmarkEnd w:id="417"/>
    </w:p>
    <w:p w14:paraId="60E6A66C" w14:textId="77777777" w:rsidR="00595E65" w:rsidRPr="00EA77BC" w:rsidRDefault="00595E65" w:rsidP="00787223">
      <w:pPr>
        <w:pStyle w:val="Heading4"/>
        <w:spacing w:after="0"/>
        <w:ind w:firstLine="720"/>
        <w:rPr>
          <w:sz w:val="28"/>
        </w:rPr>
      </w:pPr>
      <w:bookmarkStart w:id="418" w:name="_Toc14665844"/>
      <w:bookmarkStart w:id="419" w:name="_Toc14666668"/>
      <w:r w:rsidRPr="00EA77BC">
        <w:t>[PSS DOSE FORM/NOUN REPORT]</w:t>
      </w:r>
      <w:bookmarkEnd w:id="418"/>
      <w:bookmarkEnd w:id="419"/>
    </w:p>
    <w:p w14:paraId="60E6A66D" w14:textId="77777777" w:rsidR="00595E65" w:rsidRPr="00EA77BC" w:rsidRDefault="00595E65" w:rsidP="00732461"/>
    <w:p w14:paraId="60E6A66E" w14:textId="77777777" w:rsidR="00595E65" w:rsidRPr="00EA77BC" w:rsidRDefault="00595E65" w:rsidP="00732461">
      <w:r w:rsidRPr="00EA77BC">
        <w:t xml:space="preserve">The </w:t>
      </w:r>
      <w:r w:rsidRPr="00EA77BC">
        <w:rPr>
          <w:i/>
          <w:iCs/>
        </w:rPr>
        <w:t>Noun/Dosage Form Report</w:t>
      </w:r>
      <w:r w:rsidRPr="00EA77BC">
        <w:fldChar w:fldCharType="begin"/>
      </w:r>
      <w:r w:rsidRPr="00EA77BC">
        <w:instrText xml:space="preserve"> XE "Noun/Dosage Form Report" \b</w:instrText>
      </w:r>
      <w:r w:rsidRPr="00EA77BC">
        <w:fldChar w:fldCharType="end"/>
      </w:r>
      <w:r w:rsidRPr="00EA77BC">
        <w:t xml:space="preserve"> </w:t>
      </w:r>
      <w:r w:rsidR="007B705B" w:rsidRPr="00EA77BC">
        <w:t xml:space="preserve">[PSS DOSE FORM/NOUN REPORT] </w:t>
      </w:r>
      <w:r w:rsidRPr="00EA77BC">
        <w:t>option displays the Dosage Forms, along with their associated Nouns and package use identifiers. It also displays the Local Possible Dosage created by the software based on the Nouns and Instructions of each Dosage Form.</w:t>
      </w:r>
    </w:p>
    <w:p w14:paraId="60E6A66F" w14:textId="77777777" w:rsidR="00595E65" w:rsidRPr="00EA77BC" w:rsidRDefault="00595E65" w:rsidP="00732461">
      <w:pPr>
        <w:rPr>
          <w:sz w:val="22"/>
        </w:rPr>
      </w:pPr>
    </w:p>
    <w:p w14:paraId="60E6A670" w14:textId="77777777" w:rsidR="00595E65" w:rsidRPr="00EA77BC" w:rsidRDefault="00595E65" w:rsidP="000C5921">
      <w:pPr>
        <w:pStyle w:val="Example"/>
      </w:pPr>
      <w:bookmarkStart w:id="420" w:name="_Toc14665845"/>
      <w:bookmarkStart w:id="421" w:name="_Toc14666669"/>
      <w:bookmarkStart w:id="422" w:name="_Toc14667134"/>
      <w:r w:rsidRPr="00EA77BC">
        <w:t xml:space="preserve">Example: </w:t>
      </w:r>
      <w:r w:rsidRPr="00EA77BC">
        <w:rPr>
          <w:i/>
        </w:rPr>
        <w:t>Noun/Dosage Form Report</w:t>
      </w:r>
      <w:bookmarkEnd w:id="420"/>
      <w:bookmarkEnd w:id="421"/>
      <w:bookmarkEnd w:id="422"/>
      <w:r w:rsidR="007B705B" w:rsidRPr="00EA77BC">
        <w:t xml:space="preserve"> [PSS DOSE FORM/NOUN REPORT] Option</w:t>
      </w:r>
    </w:p>
    <w:p w14:paraId="60E6A671"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NOUN</w:t>
      </w:r>
      <w:r w:rsidRPr="00EA77BC">
        <w:rPr>
          <w:rFonts w:ascii="Courier New" w:hAnsi="Courier New" w:cs="Courier New"/>
          <w:sz w:val="16"/>
        </w:rPr>
        <w:t>/Dosage Form Report</w:t>
      </w:r>
    </w:p>
    <w:p w14:paraId="60E6A672" w14:textId="77777777" w:rsidR="00595E65" w:rsidRPr="00EA77BC" w:rsidRDefault="00595E65" w:rsidP="000C5921">
      <w:pPr>
        <w:shd w:val="pct10" w:color="auto" w:fill="auto"/>
        <w:ind w:left="374"/>
        <w:rPr>
          <w:rFonts w:ascii="Courier New" w:hAnsi="Courier New" w:cs="Courier New"/>
          <w:sz w:val="16"/>
        </w:rPr>
      </w:pPr>
    </w:p>
    <w:p w14:paraId="60E6A673"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This report shows the Dosage Forms and Nouns, along with the package use for</w:t>
      </w:r>
    </w:p>
    <w:p w14:paraId="60E6A674"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each Noun and the resulting Local Possible Dosage.</w:t>
      </w:r>
    </w:p>
    <w:p w14:paraId="60E6A675" w14:textId="77777777" w:rsidR="00595E65" w:rsidRPr="00EA77BC" w:rsidRDefault="00595E65" w:rsidP="000C5921">
      <w:pPr>
        <w:shd w:val="pct10" w:color="auto" w:fill="auto"/>
        <w:ind w:left="374"/>
        <w:rPr>
          <w:rFonts w:ascii="Courier New" w:hAnsi="Courier New" w:cs="Courier New"/>
          <w:sz w:val="16"/>
        </w:rPr>
      </w:pPr>
    </w:p>
    <w:p w14:paraId="60E6A67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DEVICE: HOME// </w:t>
      </w:r>
      <w:r w:rsidRPr="00EA77BC">
        <w:rPr>
          <w:rFonts w:ascii="Courier New" w:hAnsi="Courier New" w:cs="Courier New"/>
          <w:b/>
          <w:bCs/>
          <w:sz w:val="16"/>
        </w:rPr>
        <w:t xml:space="preserve">&lt;Enter&gt; </w:t>
      </w:r>
      <w:r w:rsidRPr="00EA77BC">
        <w:rPr>
          <w:rFonts w:ascii="Courier New" w:hAnsi="Courier New" w:cs="Courier New"/>
          <w:sz w:val="16"/>
        </w:rPr>
        <w:t xml:space="preserve">   TELNET DEVICE</w:t>
      </w:r>
    </w:p>
    <w:p w14:paraId="60E6A677" w14:textId="77777777" w:rsidR="00595E65" w:rsidRPr="00EA77BC" w:rsidRDefault="00595E65" w:rsidP="001B3F39">
      <w:pPr>
        <w:shd w:val="pct10" w:color="auto" w:fill="auto"/>
        <w:ind w:left="374"/>
        <w:rPr>
          <w:rFonts w:ascii="Courier New" w:hAnsi="Courier New" w:cs="Courier New"/>
          <w:sz w:val="16"/>
        </w:rPr>
      </w:pPr>
    </w:p>
    <w:p w14:paraId="60E6A678" w14:textId="77777777" w:rsidR="00595E65" w:rsidRPr="00EA77BC" w:rsidRDefault="00595E65" w:rsidP="001B3F39">
      <w:pPr>
        <w:shd w:val="pct10" w:color="auto" w:fill="auto"/>
        <w:ind w:left="374"/>
        <w:rPr>
          <w:rFonts w:ascii="Courier New" w:hAnsi="Courier New" w:cs="Courier New"/>
          <w:sz w:val="16"/>
        </w:rPr>
      </w:pPr>
    </w:p>
    <w:p w14:paraId="60E6A679" w14:textId="77777777" w:rsidR="00595E65" w:rsidRPr="00EA77BC" w:rsidRDefault="00595E65" w:rsidP="001B3F39">
      <w:pPr>
        <w:shd w:val="pct10" w:color="auto" w:fill="auto"/>
        <w:ind w:left="374"/>
        <w:rPr>
          <w:rFonts w:ascii="Courier New" w:hAnsi="Courier New" w:cs="Courier New"/>
          <w:sz w:val="16"/>
        </w:rPr>
      </w:pPr>
      <w:bookmarkStart w:id="423" w:name="Page_20"/>
      <w:bookmarkEnd w:id="423"/>
      <w:r w:rsidRPr="00EA77BC">
        <w:rPr>
          <w:rFonts w:ascii="Courier New" w:hAnsi="Courier New" w:cs="Courier New"/>
          <w:sz w:val="16"/>
        </w:rPr>
        <w:t xml:space="preserve">Dosage Form </w:t>
      </w:r>
      <w:r w:rsidR="00E330D7" w:rsidRPr="00F24198">
        <w:rPr>
          <w:rFonts w:ascii="Courier New" w:hAnsi="Courier New" w:cs="Courier New"/>
          <w:sz w:val="16"/>
        </w:rPr>
        <w:t xml:space="preserve">[RxNorm Name]               </w:t>
      </w:r>
      <w:r w:rsidRPr="00EA77BC">
        <w:rPr>
          <w:rFonts w:ascii="Courier New" w:hAnsi="Courier New" w:cs="Courier New"/>
          <w:sz w:val="16"/>
        </w:rPr>
        <w:t>Dispense Units per Dose            PAGE: 1</w:t>
      </w:r>
    </w:p>
    <w:p w14:paraId="60E6A67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Noun(s)</w:t>
      </w:r>
      <w:r w:rsidR="00E330D7" w:rsidRPr="00E330D7">
        <w:rPr>
          <w:rFonts w:ascii="Courier New" w:hAnsi="Courier New" w:cs="Courier New"/>
          <w:sz w:val="16"/>
        </w:rPr>
        <w:t xml:space="preserve"> </w:t>
      </w:r>
      <w:r w:rsidR="00E330D7" w:rsidRPr="00F24198">
        <w:rPr>
          <w:rFonts w:ascii="Courier New" w:hAnsi="Courier New" w:cs="Courier New"/>
          <w:sz w:val="16"/>
        </w:rPr>
        <w:t xml:space="preserve">                           </w:t>
      </w:r>
      <w:r w:rsidRPr="00EA77BC">
        <w:rPr>
          <w:rFonts w:ascii="Courier New" w:hAnsi="Courier New" w:cs="Courier New"/>
          <w:sz w:val="16"/>
        </w:rPr>
        <w:t>Package--&gt;Local Possible Dosage</w:t>
      </w:r>
    </w:p>
    <w:p w14:paraId="60E6A67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67C" w14:textId="77777777" w:rsidR="00E330D7" w:rsidRPr="00F24198" w:rsidRDefault="00E330D7" w:rsidP="00E330D7">
      <w:pPr>
        <w:shd w:val="pct10" w:color="auto" w:fill="auto"/>
        <w:ind w:left="374"/>
        <w:rPr>
          <w:rFonts w:ascii="Courier New" w:hAnsi="Courier New" w:cs="Courier New"/>
          <w:sz w:val="16"/>
        </w:rPr>
      </w:pPr>
      <w:r w:rsidRPr="00EA77BC" w:rsidDel="00E330D7">
        <w:rPr>
          <w:rFonts w:ascii="Courier New" w:hAnsi="Courier New" w:cs="Courier New"/>
          <w:sz w:val="16"/>
        </w:rPr>
        <w:t xml:space="preserve"> </w:t>
      </w:r>
      <w:bookmarkStart w:id="424" w:name="Page_21"/>
      <w:bookmarkEnd w:id="424"/>
    </w:p>
    <w:p w14:paraId="60E6A67D"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lastRenderedPageBreak/>
        <w:t xml:space="preserve">ACCESS PIN </w:t>
      </w:r>
    </w:p>
    <w:p w14:paraId="60E6A67E"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(No Nouns)</w:t>
      </w:r>
    </w:p>
    <w:p w14:paraId="60E6A67F" w14:textId="77777777" w:rsidR="00E330D7" w:rsidRPr="00F24198" w:rsidRDefault="00E330D7" w:rsidP="00E330D7">
      <w:pPr>
        <w:shd w:val="pct10" w:color="auto" w:fill="auto"/>
        <w:ind w:left="374"/>
        <w:rPr>
          <w:rFonts w:ascii="Courier New" w:hAnsi="Courier New" w:cs="Courier New"/>
          <w:sz w:val="16"/>
        </w:rPr>
      </w:pPr>
    </w:p>
    <w:p w14:paraId="60E6A680"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ADAPTER                                                             (1)</w:t>
      </w:r>
    </w:p>
    <w:p w14:paraId="60E6A681"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ADAPTER                                                    IO--&gt; 1 ADAPTER</w:t>
      </w:r>
    </w:p>
    <w:p w14:paraId="60E6A682" w14:textId="77777777" w:rsidR="00E330D7" w:rsidRPr="00F24198" w:rsidRDefault="00E330D7" w:rsidP="00E330D7">
      <w:pPr>
        <w:shd w:val="pct10" w:color="auto" w:fill="auto"/>
        <w:ind w:left="374"/>
        <w:rPr>
          <w:rFonts w:ascii="Courier New" w:hAnsi="Courier New" w:cs="Courier New"/>
          <w:sz w:val="16"/>
        </w:rPr>
      </w:pPr>
    </w:p>
    <w:p w14:paraId="60E6A683"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 [Aerosol]                                                   (1)</w:t>
      </w:r>
    </w:p>
    <w:p w14:paraId="60E6A684"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5" w14:textId="77777777" w:rsidR="00E330D7" w:rsidRPr="00F24198" w:rsidRDefault="00E330D7" w:rsidP="00E330D7">
      <w:pPr>
        <w:shd w:val="pct10" w:color="auto" w:fill="auto"/>
        <w:ind w:left="374"/>
        <w:rPr>
          <w:rFonts w:ascii="Courier New" w:hAnsi="Courier New" w:cs="Courier New"/>
          <w:sz w:val="16"/>
        </w:rPr>
      </w:pPr>
    </w:p>
    <w:p w14:paraId="60E6A686"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AEROSOL,ORAL                                                        (1)</w:t>
      </w:r>
    </w:p>
    <w:p w14:paraId="60E6A687"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8" w14:textId="77777777" w:rsidR="00E330D7" w:rsidRPr="00F24198" w:rsidRDefault="00E330D7" w:rsidP="00E330D7">
      <w:pPr>
        <w:shd w:val="pct10" w:color="auto" w:fill="auto"/>
        <w:ind w:left="374"/>
        <w:rPr>
          <w:rFonts w:ascii="Courier New" w:hAnsi="Courier New" w:cs="Courier New"/>
          <w:sz w:val="16"/>
        </w:rPr>
      </w:pPr>
    </w:p>
    <w:p w14:paraId="60E6A689"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AEROSOL,RTL                                                         (1)</w:t>
      </w:r>
    </w:p>
    <w:p w14:paraId="60E6A68A"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APPLICATORFUL                                              IO--&gt; 1 APPLICATORF</w:t>
      </w:r>
    </w:p>
    <w:p w14:paraId="60E6A68B" w14:textId="77777777" w:rsidR="00E330D7" w:rsidRPr="00EA77BC"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UL</w:t>
      </w:r>
    </w:p>
    <w:p w14:paraId="60E6A68C" w14:textId="77777777" w:rsidR="00595E65" w:rsidRPr="00EA77BC" w:rsidRDefault="00595E65" w:rsidP="00EB241E">
      <w:pPr>
        <w:shd w:val="pct10" w:color="auto" w:fill="auto"/>
        <w:ind w:left="374"/>
        <w:rPr>
          <w:rFonts w:ascii="Arial" w:hAnsi="Arial" w:cs="Arial"/>
          <w:i/>
          <w:iCs/>
          <w:color w:val="FFFFFF"/>
          <w:sz w:val="18"/>
        </w:rPr>
      </w:pPr>
      <w:r w:rsidRPr="00EA77BC">
        <w:rPr>
          <w:rFonts w:ascii="Arial" w:hAnsi="Arial" w:cs="Arial"/>
          <w:i/>
          <w:iCs/>
          <w:sz w:val="18"/>
        </w:rPr>
        <w:t>(Report Continues)</w:t>
      </w:r>
    </w:p>
    <w:p w14:paraId="60E6A68D" w14:textId="77777777" w:rsidR="00595E65" w:rsidRPr="00EA77BC" w:rsidRDefault="00595E65" w:rsidP="005C4F1E"/>
    <w:p w14:paraId="60E6A68E" w14:textId="77777777" w:rsidR="00BB5A3B" w:rsidRPr="00EA77BC" w:rsidRDefault="00BB5A3B" w:rsidP="000128D8">
      <w:pPr>
        <w:pStyle w:val="Heading2"/>
        <w:numPr>
          <w:ilvl w:val="0"/>
          <w:numId w:val="11"/>
        </w:numPr>
      </w:pPr>
      <w:bookmarkStart w:id="425" w:name="_Toc219451631"/>
      <w:bookmarkStart w:id="426" w:name="_Toc376874058"/>
      <w:bookmarkStart w:id="427" w:name="_Toc523224102"/>
      <w:bookmarkStart w:id="428" w:name="p021"/>
      <w:bookmarkStart w:id="429" w:name="_Toc14665847"/>
      <w:bookmarkStart w:id="430" w:name="_Toc14666671"/>
      <w:bookmarkStart w:id="431" w:name="_Toc14667136"/>
      <w:r w:rsidRPr="00EA77BC">
        <w:t>Review Dosages Report</w:t>
      </w:r>
      <w:bookmarkEnd w:id="425"/>
      <w:bookmarkEnd w:id="426"/>
      <w:bookmarkEnd w:id="427"/>
    </w:p>
    <w:bookmarkEnd w:id="428"/>
    <w:p w14:paraId="60E6A68F" w14:textId="77777777" w:rsidR="00BB5A3B" w:rsidRPr="00EA77BC" w:rsidRDefault="00BB5A3B" w:rsidP="000128D8">
      <w:pPr>
        <w:pStyle w:val="Heading4"/>
        <w:spacing w:after="0"/>
        <w:ind w:firstLine="720"/>
        <w:rPr>
          <w:sz w:val="28"/>
        </w:rPr>
      </w:pPr>
      <w:r w:rsidRPr="00EA77BC">
        <w:t>[PSS DOSAGE REVIEW REPORT]</w:t>
      </w:r>
    </w:p>
    <w:p w14:paraId="60E6A690" w14:textId="77777777" w:rsidR="00F40BE2" w:rsidRPr="00EA77BC" w:rsidRDefault="00F40BE2" w:rsidP="000128D8">
      <w:pPr>
        <w:pStyle w:val="BodyText4"/>
        <w:keepNext w:val="0"/>
        <w:ind w:left="0"/>
        <w:rPr>
          <w:sz w:val="24"/>
          <w:szCs w:val="24"/>
        </w:rPr>
      </w:pPr>
    </w:p>
    <w:p w14:paraId="60E6A691" w14:textId="77777777" w:rsidR="000953CC" w:rsidRPr="00EA77BC" w:rsidRDefault="00BB5A3B" w:rsidP="00EA77BC">
      <w:pPr>
        <w:pStyle w:val="BodyText4"/>
        <w:keepNext w:val="0"/>
        <w:ind w:left="0"/>
        <w:rPr>
          <w:sz w:val="24"/>
          <w:szCs w:val="24"/>
        </w:rPr>
      </w:pPr>
      <w:r w:rsidRPr="00EA77BC">
        <w:rPr>
          <w:sz w:val="24"/>
          <w:szCs w:val="24"/>
        </w:rPr>
        <w:t xml:space="preserve">The </w:t>
      </w:r>
      <w:r w:rsidRPr="00EA77BC">
        <w:rPr>
          <w:i/>
          <w:iCs/>
          <w:sz w:val="24"/>
          <w:szCs w:val="24"/>
        </w:rPr>
        <w:t>Review Dosages Report</w:t>
      </w:r>
      <w:r w:rsidRPr="00EA77BC">
        <w:rPr>
          <w:sz w:val="24"/>
          <w:szCs w:val="24"/>
        </w:rPr>
        <w:fldChar w:fldCharType="begin"/>
      </w:r>
      <w:r w:rsidRPr="00EA77BC">
        <w:rPr>
          <w:sz w:val="24"/>
          <w:szCs w:val="24"/>
        </w:rPr>
        <w:instrText xml:space="preserve"> XE "Review Dosages Report" \b</w:instrText>
      </w:r>
      <w:r w:rsidRPr="00EA77BC">
        <w:rPr>
          <w:sz w:val="24"/>
          <w:szCs w:val="24"/>
        </w:rPr>
        <w:fldChar w:fldCharType="end"/>
      </w:r>
      <w:r w:rsidRPr="00EA77BC">
        <w:rPr>
          <w:sz w:val="24"/>
          <w:szCs w:val="24"/>
        </w:rPr>
        <w:t xml:space="preserve"> </w:t>
      </w:r>
      <w:r w:rsidR="00896617" w:rsidRPr="00EA77BC">
        <w:t xml:space="preserve">[PSS DOSAGE REVIEW REPORT] </w:t>
      </w:r>
      <w:r w:rsidRPr="00EA77BC">
        <w:rPr>
          <w:sz w:val="24"/>
          <w:szCs w:val="24"/>
        </w:rPr>
        <w:t>option shows the Possible Dosages and Local Possible Dosages for selected Dispense Drugs.</w:t>
      </w:r>
      <w:r w:rsidR="000953CC" w:rsidRPr="00EA77BC">
        <w:rPr>
          <w:sz w:val="24"/>
          <w:szCs w:val="24"/>
        </w:rPr>
        <w:t xml:space="preserve"> If the strength of the drug does not match the strength of the VA Product to which it is matched to, it will be noted on the report. The VA Product Name will be displayed</w:t>
      </w:r>
      <w:r w:rsidR="00341486" w:rsidRPr="00EA77BC">
        <w:rPr>
          <w:sz w:val="24"/>
          <w:szCs w:val="24"/>
        </w:rPr>
        <w:t>, as well as the Dose Unit and Numeric Dose for Local Possible Dosages.</w:t>
      </w:r>
    </w:p>
    <w:p w14:paraId="60E6A692" w14:textId="77777777" w:rsidR="00BB5A3B" w:rsidRPr="00EA77BC" w:rsidRDefault="00BB5A3B" w:rsidP="00EA77BC">
      <w:pPr>
        <w:pStyle w:val="ExampleHeading"/>
      </w:pPr>
    </w:p>
    <w:p w14:paraId="60E6A693" w14:textId="77777777" w:rsidR="00BB5A3B" w:rsidRPr="00EA77BC" w:rsidRDefault="00BB5A3B" w:rsidP="00EA77BC">
      <w:pPr>
        <w:pStyle w:val="Example"/>
      </w:pPr>
      <w:r w:rsidRPr="00EA77BC">
        <w:t xml:space="preserve">Example: </w:t>
      </w:r>
      <w:r w:rsidRPr="00EA77BC">
        <w:rPr>
          <w:i/>
        </w:rPr>
        <w:t>Review Dosages Report</w:t>
      </w:r>
      <w:r w:rsidR="00896617" w:rsidRPr="00EA77BC">
        <w:t xml:space="preserve"> [PSS DOSAGE REVIEW REPORT] Option</w:t>
      </w:r>
    </w:p>
    <w:p w14:paraId="60E6A694" w14:textId="77777777" w:rsidR="000953CC" w:rsidRPr="00EA77BC" w:rsidRDefault="000953CC" w:rsidP="00EA77BC">
      <w:pPr>
        <w:pStyle w:val="Codeexample"/>
      </w:pPr>
      <w:r w:rsidRPr="00EA77BC">
        <w:t xml:space="preserve">Select Dosages Option: </w:t>
      </w:r>
      <w:r w:rsidRPr="00EA77BC">
        <w:rPr>
          <w:b/>
        </w:rPr>
        <w:t>REVIEW</w:t>
      </w:r>
      <w:r w:rsidRPr="00EA77BC">
        <w:t xml:space="preserve"> Dosages Report</w:t>
      </w:r>
    </w:p>
    <w:p w14:paraId="60E6A695" w14:textId="77777777" w:rsidR="000953CC" w:rsidRPr="00EA77BC" w:rsidRDefault="000953CC" w:rsidP="00EA77BC">
      <w:pPr>
        <w:pStyle w:val="Codeexample"/>
      </w:pPr>
    </w:p>
    <w:p w14:paraId="60E6A696" w14:textId="77777777" w:rsidR="000953CC" w:rsidRPr="00EA77BC" w:rsidRDefault="000953CC" w:rsidP="00EA77BC">
      <w:pPr>
        <w:pStyle w:val="Codeexample"/>
      </w:pPr>
      <w:r w:rsidRPr="00EA77BC">
        <w:t xml:space="preserve">     Select one of the following:</w:t>
      </w:r>
    </w:p>
    <w:p w14:paraId="60E6A697" w14:textId="77777777" w:rsidR="000953CC" w:rsidRPr="00EA77BC" w:rsidRDefault="000953CC" w:rsidP="00EA77BC">
      <w:pPr>
        <w:pStyle w:val="Codeexample"/>
      </w:pPr>
    </w:p>
    <w:p w14:paraId="60E6A698" w14:textId="77777777" w:rsidR="000953CC" w:rsidRPr="00EA77BC" w:rsidRDefault="000953CC" w:rsidP="00EA77BC">
      <w:pPr>
        <w:pStyle w:val="Codeexample"/>
      </w:pPr>
      <w:r w:rsidRPr="00EA77BC">
        <w:t xml:space="preserve">          A         ALL</w:t>
      </w:r>
    </w:p>
    <w:p w14:paraId="60E6A699" w14:textId="77777777" w:rsidR="000953CC" w:rsidRPr="00EA77BC" w:rsidRDefault="000953CC" w:rsidP="00EA77BC">
      <w:pPr>
        <w:pStyle w:val="Codeexample"/>
      </w:pPr>
      <w:r w:rsidRPr="00EA77BC">
        <w:t xml:space="preserve">          S         SELECT A RANGE</w:t>
      </w:r>
    </w:p>
    <w:p w14:paraId="60E6A69A" w14:textId="77777777" w:rsidR="000953CC" w:rsidRPr="00EA77BC" w:rsidRDefault="000953CC" w:rsidP="00EA77BC">
      <w:pPr>
        <w:pStyle w:val="Codeexample"/>
      </w:pPr>
    </w:p>
    <w:p w14:paraId="60E6A69B" w14:textId="77777777" w:rsidR="000953CC" w:rsidRPr="00EA77BC" w:rsidRDefault="000953CC" w:rsidP="00EA77BC">
      <w:pPr>
        <w:pStyle w:val="Codeexample"/>
        <w:rPr>
          <w:b/>
        </w:rPr>
      </w:pPr>
      <w:r w:rsidRPr="00EA77BC">
        <w:t xml:space="preserve">Print Report for (A)ll or (S)elect a Range: S// </w:t>
      </w:r>
      <w:r w:rsidRPr="00EA77BC">
        <w:rPr>
          <w:b/>
        </w:rPr>
        <w:t>ALL</w:t>
      </w:r>
    </w:p>
    <w:p w14:paraId="60E6A69C" w14:textId="77777777" w:rsidR="000953CC" w:rsidRPr="00EA77BC" w:rsidRDefault="000953CC" w:rsidP="00EA77BC">
      <w:pPr>
        <w:pStyle w:val="Codeexample"/>
      </w:pPr>
    </w:p>
    <w:p w14:paraId="60E6A69D" w14:textId="77777777" w:rsidR="000953CC" w:rsidRPr="00EA77BC" w:rsidRDefault="000953CC" w:rsidP="00EA77BC">
      <w:pPr>
        <w:pStyle w:val="Codeexample"/>
      </w:pPr>
      <w:r w:rsidRPr="00EA77BC">
        <w:t>This report will be for all drugs.</w:t>
      </w:r>
    </w:p>
    <w:p w14:paraId="60E6A69E" w14:textId="77777777" w:rsidR="000953CC" w:rsidRPr="00EA77BC" w:rsidRDefault="000953CC" w:rsidP="00EA77BC">
      <w:pPr>
        <w:pStyle w:val="Codeexample"/>
      </w:pPr>
    </w:p>
    <w:p w14:paraId="60E6A69F" w14:textId="77777777" w:rsidR="000953CC" w:rsidRPr="00EA77BC" w:rsidRDefault="000953CC" w:rsidP="00EA77BC">
      <w:pPr>
        <w:pStyle w:val="Codeexample"/>
      </w:pPr>
      <w:r w:rsidRPr="00EA77BC">
        <w:t>Is this correct? Y// &lt;</w:t>
      </w:r>
      <w:r w:rsidRPr="00EA77BC">
        <w:rPr>
          <w:b/>
        </w:rPr>
        <w:t>ENTER</w:t>
      </w:r>
      <w:r w:rsidRPr="00EA77BC">
        <w:t>&gt; ES</w:t>
      </w:r>
    </w:p>
    <w:p w14:paraId="60E6A6A0" w14:textId="77777777" w:rsidR="000953CC" w:rsidRPr="00EA77BC" w:rsidRDefault="000953CC" w:rsidP="00EA77BC">
      <w:pPr>
        <w:pStyle w:val="Codeexample"/>
      </w:pPr>
    </w:p>
    <w:p w14:paraId="60E6A6A1" w14:textId="77777777" w:rsidR="000953CC" w:rsidRPr="00EA77BC" w:rsidRDefault="000953CC" w:rsidP="00EA77BC">
      <w:pPr>
        <w:pStyle w:val="Codeexample"/>
      </w:pPr>
      <w:r w:rsidRPr="00EA77BC">
        <w:t xml:space="preserve">   This report is designed for 132 column format!</w:t>
      </w:r>
    </w:p>
    <w:p w14:paraId="60E6A6A2" w14:textId="77777777" w:rsidR="000953CC" w:rsidRPr="00EA77BC" w:rsidRDefault="000953CC" w:rsidP="00EA77BC">
      <w:pPr>
        <w:pStyle w:val="Codeexample"/>
      </w:pPr>
    </w:p>
    <w:p w14:paraId="60E6A6A3" w14:textId="77777777" w:rsidR="000953CC" w:rsidRPr="00EA77BC" w:rsidRDefault="000953CC" w:rsidP="00EA77BC">
      <w:pPr>
        <w:pStyle w:val="Codeexample"/>
      </w:pPr>
      <w:r w:rsidRPr="00EA77BC">
        <w:t>DEVICE: HOME// &lt;</w:t>
      </w:r>
      <w:r w:rsidRPr="00EA77BC">
        <w:rPr>
          <w:b/>
        </w:rPr>
        <w:t>ENTER</w:t>
      </w:r>
      <w:r w:rsidRPr="00EA77BC">
        <w:t>&gt;</w:t>
      </w:r>
    </w:p>
    <w:p w14:paraId="60E6A6A4" w14:textId="77777777" w:rsidR="00F81AD2" w:rsidRPr="00EA77BC" w:rsidRDefault="00F81AD2" w:rsidP="00EA77BC">
      <w:pPr>
        <w:pStyle w:val="Codeexample"/>
      </w:pPr>
    </w:p>
    <w:p w14:paraId="60E6A6A5" w14:textId="77777777" w:rsidR="00F81AD2" w:rsidRPr="00EA77BC" w:rsidRDefault="00F81AD2" w:rsidP="00EA77BC">
      <w:pPr>
        <w:pStyle w:val="Codeexample"/>
      </w:pPr>
    </w:p>
    <w:p w14:paraId="60E6A6A6" w14:textId="77777777" w:rsidR="00F81AD2" w:rsidRPr="00EA77BC" w:rsidRDefault="00F81AD2" w:rsidP="00EA77BC">
      <w:pPr>
        <w:pStyle w:val="Codeexample"/>
      </w:pPr>
      <w:r w:rsidRPr="00EA77BC">
        <w:t xml:space="preserve">Dosage report for all drugs      </w:t>
      </w:r>
      <w:r w:rsidR="00CB0F98" w:rsidRPr="00EA77BC">
        <w:t xml:space="preserve">                    </w:t>
      </w:r>
      <w:r w:rsidRPr="00EA77BC">
        <w:t xml:space="preserve">        Outpatient Expansion     PAGE: 1</w:t>
      </w:r>
    </w:p>
    <w:p w14:paraId="60E6A6A7" w14:textId="77777777" w:rsidR="00F81AD2" w:rsidRPr="00EA77BC" w:rsidRDefault="00F81AD2" w:rsidP="00EA77BC">
      <w:pPr>
        <w:pStyle w:val="Codeexample"/>
      </w:pPr>
      <w:r w:rsidRPr="00EA77BC">
        <w:t>---------------------------------------------------------------------------------------------</w:t>
      </w:r>
    </w:p>
    <w:p w14:paraId="60E6A6A8" w14:textId="77777777" w:rsidR="00F81AD2" w:rsidRPr="00EA77BC" w:rsidRDefault="00F81AD2" w:rsidP="00EA77BC">
      <w:pPr>
        <w:pStyle w:val="Codeexample"/>
      </w:pPr>
    </w:p>
    <w:p w14:paraId="60E6A6A9" w14:textId="77777777" w:rsidR="00F81AD2" w:rsidRPr="00EA77BC" w:rsidRDefault="00F81AD2" w:rsidP="00EA77BC">
      <w:pPr>
        <w:pStyle w:val="Codeexample"/>
      </w:pPr>
      <w:r w:rsidRPr="00EA77BC">
        <w:t xml:space="preserve">(5573)             10% FREE AMINE SOLUTION W/O ELECT.    *N/F*          Inactive Date: </w:t>
      </w:r>
    </w:p>
    <w:p w14:paraId="60E6A6AA" w14:textId="77777777" w:rsidR="00F81AD2" w:rsidRPr="00EA77BC" w:rsidRDefault="00F81AD2" w:rsidP="00EA77BC">
      <w:pPr>
        <w:pStyle w:val="Codeexample"/>
      </w:pPr>
    </w:p>
    <w:p w14:paraId="60E6A6AB" w14:textId="77777777" w:rsidR="00F81AD2" w:rsidRPr="00EA77BC" w:rsidRDefault="00F81AD2" w:rsidP="00EA77BC">
      <w:pPr>
        <w:pStyle w:val="Codeexample"/>
      </w:pPr>
    </w:p>
    <w:p w14:paraId="60E6A6AC" w14:textId="77777777" w:rsidR="00F81AD2" w:rsidRPr="00EA77BC" w:rsidRDefault="00F81AD2" w:rsidP="00EA77BC">
      <w:pPr>
        <w:pStyle w:val="Codeexample"/>
      </w:pPr>
      <w:r w:rsidRPr="00EA77BC">
        <w:t xml:space="preserve">(106)              5,5-DIPHENYLHYDANTOIN (PHENYTOIN) PWDR               Inactive Date: </w:t>
      </w:r>
    </w:p>
    <w:p w14:paraId="60E6A6AD" w14:textId="77777777" w:rsidR="00F81AD2" w:rsidRPr="00EA77BC" w:rsidRDefault="00F81AD2" w:rsidP="00EA77BC">
      <w:pPr>
        <w:pStyle w:val="Codeexample"/>
      </w:pPr>
    </w:p>
    <w:p w14:paraId="60E6A6AE" w14:textId="77777777" w:rsidR="00F81AD2" w:rsidRPr="00EA77BC" w:rsidRDefault="00F81AD2" w:rsidP="00EA77BC">
      <w:pPr>
        <w:pStyle w:val="Codeexample"/>
      </w:pPr>
    </w:p>
    <w:p w14:paraId="60E6A6AF" w14:textId="77777777" w:rsidR="00F81AD2" w:rsidRPr="00EA77BC" w:rsidRDefault="00F81AD2" w:rsidP="00EA77BC">
      <w:pPr>
        <w:pStyle w:val="Codeexample"/>
      </w:pPr>
      <w:r w:rsidRPr="00EA77BC">
        <w:t xml:space="preserve">(1196)             A &amp; D OINT                                           Inactive Date: </w:t>
      </w:r>
    </w:p>
    <w:p w14:paraId="60E6A6B0" w14:textId="77777777" w:rsidR="00F81AD2" w:rsidRPr="00EA77BC" w:rsidRDefault="00F81AD2" w:rsidP="00EA77BC">
      <w:pPr>
        <w:pStyle w:val="Codeexample"/>
      </w:pPr>
      <w:r w:rsidRPr="00EA77BC">
        <w:t xml:space="preserve">            Strength:                      Units:                 Application Package: OXU</w:t>
      </w:r>
    </w:p>
    <w:p w14:paraId="60E6A6B1" w14:textId="77777777" w:rsidR="00F81AD2" w:rsidRPr="00EA77BC" w:rsidRDefault="00F81AD2" w:rsidP="00EA77BC">
      <w:pPr>
        <w:pStyle w:val="Codeexample"/>
      </w:pPr>
      <w:r w:rsidRPr="00EA77BC">
        <w:t xml:space="preserve">    Possible Dosages: (None)</w:t>
      </w:r>
    </w:p>
    <w:p w14:paraId="60E6A6B2" w14:textId="77777777" w:rsidR="00F81AD2" w:rsidRPr="00EA77BC" w:rsidRDefault="00F81AD2" w:rsidP="00EA77BC">
      <w:pPr>
        <w:pStyle w:val="Codeexample"/>
      </w:pPr>
      <w:r w:rsidRPr="00EA77BC">
        <w:t xml:space="preserve">    Local Possible Dosages: </w:t>
      </w:r>
    </w:p>
    <w:p w14:paraId="60E6A6B3" w14:textId="77777777" w:rsidR="00F81AD2" w:rsidRPr="00EA77BC" w:rsidRDefault="00F81AD2" w:rsidP="00EA77BC">
      <w:pPr>
        <w:pStyle w:val="Codeexample"/>
      </w:pPr>
      <w:r w:rsidRPr="00EA77BC">
        <w:t xml:space="preserve">      SMALL AMOUNT</w:t>
      </w:r>
    </w:p>
    <w:p w14:paraId="60E6A6B4" w14:textId="77777777" w:rsidR="00F81AD2" w:rsidRPr="00EA77BC" w:rsidRDefault="00F81AD2" w:rsidP="00EA77BC">
      <w:pPr>
        <w:pStyle w:val="Codeexample"/>
      </w:pPr>
      <w:r w:rsidRPr="00EA77BC">
        <w:t xml:space="preserve">      Numeric Dose:                           Dose Unit:                                    Package: IO</w:t>
      </w:r>
    </w:p>
    <w:p w14:paraId="60E6A6B5" w14:textId="77777777" w:rsidR="00F81AD2" w:rsidRPr="00EA77BC" w:rsidRDefault="00F81AD2" w:rsidP="00EA77BC">
      <w:pPr>
        <w:pStyle w:val="Codeexample"/>
      </w:pPr>
      <w:r w:rsidRPr="00EA77BC">
        <w:t xml:space="preserve">      MODERATE AMOUNT</w:t>
      </w:r>
    </w:p>
    <w:p w14:paraId="60E6A6B6" w14:textId="77777777" w:rsidR="00F81AD2" w:rsidRPr="00EA77BC" w:rsidRDefault="00F81AD2" w:rsidP="00EA77BC">
      <w:pPr>
        <w:pStyle w:val="Codeexample"/>
      </w:pPr>
      <w:r w:rsidRPr="00EA77BC">
        <w:t xml:space="preserve">      Numeric Dose:                           Dose Unit:                                    Package: IO</w:t>
      </w:r>
    </w:p>
    <w:p w14:paraId="60E6A6B7" w14:textId="77777777" w:rsidR="00F81AD2" w:rsidRPr="00EA77BC" w:rsidRDefault="00F81AD2" w:rsidP="00EA77BC">
      <w:pPr>
        <w:pStyle w:val="Codeexample"/>
      </w:pPr>
      <w:r w:rsidRPr="00EA77BC">
        <w:lastRenderedPageBreak/>
        <w:t xml:space="preserve">      LIBERAL AMOUNT</w:t>
      </w:r>
    </w:p>
    <w:p w14:paraId="60E6A6B8" w14:textId="77777777" w:rsidR="00F81AD2" w:rsidRPr="00EA77BC" w:rsidRDefault="00F81AD2" w:rsidP="00EA77BC">
      <w:pPr>
        <w:pStyle w:val="Codeexample"/>
      </w:pPr>
      <w:r w:rsidRPr="00EA77BC">
        <w:t xml:space="preserve">      Numeric Dose:                           Dose Unit:                                    Package: IO</w:t>
      </w:r>
    </w:p>
    <w:p w14:paraId="60E6A6B9" w14:textId="77777777" w:rsidR="00F81AD2" w:rsidRPr="00EA77BC" w:rsidRDefault="00F81AD2" w:rsidP="00EA77BC">
      <w:pPr>
        <w:pStyle w:val="Codeexample"/>
      </w:pPr>
    </w:p>
    <w:p w14:paraId="60E6A6BA" w14:textId="77777777" w:rsidR="00F81AD2" w:rsidRPr="00EA77BC" w:rsidRDefault="00F81AD2" w:rsidP="00EA77BC">
      <w:pPr>
        <w:pStyle w:val="Codeexample"/>
      </w:pPr>
    </w:p>
    <w:p w14:paraId="60E6A6BB" w14:textId="77777777" w:rsidR="00F81AD2" w:rsidRPr="00EA77BC" w:rsidRDefault="00F81AD2" w:rsidP="00EA77BC">
      <w:pPr>
        <w:pStyle w:val="Codeexample"/>
      </w:pPr>
      <w:r w:rsidRPr="00EA77BC">
        <w:t xml:space="preserve"> (108)              ABACAVIR SO4 600MG/LAMIVUDINE 300MG TAB              Inactive Date: </w:t>
      </w:r>
    </w:p>
    <w:p w14:paraId="60E6A6BC" w14:textId="77777777" w:rsidR="00F81AD2" w:rsidRPr="00EA77BC" w:rsidRDefault="00F81AD2" w:rsidP="00EA77BC">
      <w:pPr>
        <w:pStyle w:val="Codeexample"/>
      </w:pPr>
      <w:r w:rsidRPr="00EA77BC">
        <w:t xml:space="preserve">            Strength:                      Units:                 Application Package: OUX</w:t>
      </w:r>
    </w:p>
    <w:p w14:paraId="60E6A6BD" w14:textId="77777777" w:rsidR="00F81AD2" w:rsidRPr="00EA77BC" w:rsidRDefault="00F81AD2" w:rsidP="00EA77BC">
      <w:pPr>
        <w:pStyle w:val="Codeexample"/>
      </w:pPr>
      <w:r w:rsidRPr="00EA77BC">
        <w:t xml:space="preserve">    Possible Dosages: (None)</w:t>
      </w:r>
    </w:p>
    <w:p w14:paraId="60E6A6BE" w14:textId="77777777" w:rsidR="00F81AD2" w:rsidRPr="00EA77BC" w:rsidRDefault="00F81AD2" w:rsidP="00EA77BC">
      <w:pPr>
        <w:pStyle w:val="Codeexample"/>
      </w:pPr>
      <w:r w:rsidRPr="00EA77BC">
        <w:t xml:space="preserve">    Local Possible Dosages: </w:t>
      </w:r>
    </w:p>
    <w:p w14:paraId="60E6A6BF" w14:textId="77777777" w:rsidR="00F81AD2" w:rsidRPr="00EA77BC" w:rsidRDefault="00F81AD2" w:rsidP="00EA77BC">
      <w:pPr>
        <w:pStyle w:val="Codeexample"/>
      </w:pPr>
      <w:r w:rsidRPr="00EA77BC">
        <w:t xml:space="preserve">      1 TABLET</w:t>
      </w:r>
    </w:p>
    <w:p w14:paraId="60E6A6C0" w14:textId="77777777" w:rsidR="00F81AD2" w:rsidRPr="00EA77BC" w:rsidRDefault="00F81AD2" w:rsidP="00EA77BC">
      <w:pPr>
        <w:pStyle w:val="Codeexample"/>
        <w:keepNext/>
      </w:pPr>
      <w:r w:rsidRPr="00EA77BC">
        <w:t xml:space="preserve">      Numeric Dose: 1                         Dose Unit: TABLET(S)                          Package: IO</w:t>
      </w:r>
    </w:p>
    <w:p w14:paraId="60E6A6C1" w14:textId="77777777" w:rsidR="00F81AD2" w:rsidRPr="00EA77BC" w:rsidRDefault="00F81AD2" w:rsidP="00EB241E">
      <w:pPr>
        <w:pStyle w:val="Codeexample"/>
        <w:keepNext/>
      </w:pPr>
      <w:r w:rsidRPr="00EA77BC">
        <w:t xml:space="preserve">      2 TABLETS</w:t>
      </w:r>
    </w:p>
    <w:p w14:paraId="60E6A6C2" w14:textId="77777777" w:rsidR="00F81AD2" w:rsidRPr="00EA77BC" w:rsidRDefault="00F81AD2" w:rsidP="005C4F1E">
      <w:pPr>
        <w:pStyle w:val="Codeexample"/>
      </w:pPr>
      <w:r w:rsidRPr="00EA77BC">
        <w:t xml:space="preserve">      Numeric Dose: 2                         Dose Unit: TABLET(S)                          Package: IO</w:t>
      </w:r>
    </w:p>
    <w:p w14:paraId="60E6A6C3" w14:textId="77777777" w:rsidR="00F81AD2" w:rsidRPr="00EA77BC" w:rsidRDefault="00F81AD2" w:rsidP="000128D8">
      <w:pPr>
        <w:pStyle w:val="Codeexample"/>
      </w:pPr>
    </w:p>
    <w:p w14:paraId="60E6A6C4" w14:textId="77777777" w:rsidR="00F81AD2" w:rsidRPr="00EA77BC" w:rsidRDefault="00F81AD2" w:rsidP="000128D8">
      <w:pPr>
        <w:pStyle w:val="Codeexample"/>
      </w:pPr>
    </w:p>
    <w:p w14:paraId="60E6A6C5" w14:textId="77777777" w:rsidR="00F81AD2" w:rsidRPr="00EA77BC" w:rsidRDefault="00F81AD2" w:rsidP="000128D8">
      <w:pPr>
        <w:pStyle w:val="Codeexample"/>
      </w:pPr>
      <w:r w:rsidRPr="00EA77BC">
        <w:t xml:space="preserve">(192)              ABACAVIR SULFATE 100MG/5ML ORAL SOLN                 Inactive Date: </w:t>
      </w:r>
    </w:p>
    <w:p w14:paraId="60E6A6C6" w14:textId="77777777" w:rsidR="00F81AD2" w:rsidRPr="00EA77BC" w:rsidRDefault="00F81AD2" w:rsidP="00EA77BC">
      <w:pPr>
        <w:pStyle w:val="Codeexample"/>
      </w:pPr>
      <w:r w:rsidRPr="00EA77BC">
        <w:t xml:space="preserve">            Strength: 100                  Units:                 Application Package: OUX</w:t>
      </w:r>
    </w:p>
    <w:p w14:paraId="60E6A6C7" w14:textId="77777777" w:rsidR="00F81AD2" w:rsidRPr="00EA77BC" w:rsidRDefault="00F81AD2" w:rsidP="00EA77BC">
      <w:pPr>
        <w:pStyle w:val="Codeexample"/>
      </w:pPr>
      <w:r w:rsidRPr="00EA77BC">
        <w:t xml:space="preserve">    Possible Dosages: </w:t>
      </w:r>
    </w:p>
    <w:p w14:paraId="60E6A6C8" w14:textId="77777777" w:rsidR="00F81AD2" w:rsidRPr="00EA77BC" w:rsidRDefault="00F81AD2" w:rsidP="00EA77BC">
      <w:pPr>
        <w:pStyle w:val="Codeexample"/>
      </w:pPr>
      <w:r w:rsidRPr="00EA77BC">
        <w:t xml:space="preserve">   Dispense Units Per Dose: 1               Dose: 100MG/5ML                   Package: I</w:t>
      </w:r>
    </w:p>
    <w:p w14:paraId="60E6A6C9" w14:textId="77777777" w:rsidR="00F81AD2" w:rsidRPr="00EA77BC" w:rsidRDefault="00F81AD2" w:rsidP="00EA77BC">
      <w:pPr>
        <w:pStyle w:val="Codeexample"/>
      </w:pPr>
      <w:r w:rsidRPr="00EA77BC">
        <w:t xml:space="preserve">   Dispense Units Per Dose: 2               Dose: 200MG/10ML                  Package: I</w:t>
      </w:r>
    </w:p>
    <w:p w14:paraId="60E6A6CA" w14:textId="77777777" w:rsidR="00F81AD2" w:rsidRPr="00EA77BC" w:rsidRDefault="00F81AD2" w:rsidP="00EA77BC">
      <w:pPr>
        <w:pStyle w:val="Codeexample"/>
      </w:pPr>
      <w:r w:rsidRPr="00EA77BC">
        <w:t xml:space="preserve">   Dispense Units Per Dose: 3               Dose: 300MG/15ML                  Package: I</w:t>
      </w:r>
    </w:p>
    <w:p w14:paraId="60E6A6CB" w14:textId="77777777" w:rsidR="00F81AD2" w:rsidRPr="00EA77BC" w:rsidRDefault="00F81AD2" w:rsidP="00EA77BC">
      <w:pPr>
        <w:pStyle w:val="Codeexample"/>
      </w:pPr>
      <w:r w:rsidRPr="00EA77BC">
        <w:t xml:space="preserve">    Local Possible Dosages: </w:t>
      </w:r>
    </w:p>
    <w:p w14:paraId="60E6A6CC" w14:textId="77777777" w:rsidR="00F81AD2" w:rsidRPr="00EA77BC" w:rsidRDefault="00F81AD2" w:rsidP="00EA77BC">
      <w:pPr>
        <w:pStyle w:val="Codeexample"/>
      </w:pPr>
      <w:r w:rsidRPr="00EA77BC">
        <w:t xml:space="preserve">      1 TEASPOONFUL</w:t>
      </w:r>
    </w:p>
    <w:p w14:paraId="60E6A6CD" w14:textId="77777777" w:rsidR="00F81AD2" w:rsidRPr="00EA77BC" w:rsidRDefault="00F81AD2" w:rsidP="00EA77BC">
      <w:pPr>
        <w:pStyle w:val="Codeexample"/>
      </w:pPr>
      <w:r w:rsidRPr="00EA77BC">
        <w:t xml:space="preserve">      Numeric Dose: 100                       Dose Unit: MILLIGRAM(S)                       Package: IO</w:t>
      </w:r>
    </w:p>
    <w:p w14:paraId="60E6A6CE" w14:textId="77777777" w:rsidR="00F81AD2" w:rsidRPr="00EA77BC" w:rsidRDefault="00F81AD2" w:rsidP="00EA77BC">
      <w:pPr>
        <w:pStyle w:val="Codeexample"/>
      </w:pPr>
      <w:r w:rsidRPr="00EA77BC">
        <w:t xml:space="preserve">      2 TEASPOONFULS</w:t>
      </w:r>
    </w:p>
    <w:p w14:paraId="60E6A6CF" w14:textId="77777777" w:rsidR="00F81AD2" w:rsidRPr="00EA77BC" w:rsidRDefault="00F81AD2" w:rsidP="00EA77BC">
      <w:pPr>
        <w:pStyle w:val="Codeexample"/>
      </w:pPr>
      <w:r w:rsidRPr="00EA77BC">
        <w:t xml:space="preserve">      Numeric Dose: 200                       Dose Unit: MILLIGRAM(S)           Package: IO</w:t>
      </w:r>
    </w:p>
    <w:p w14:paraId="60E6A6D0" w14:textId="77777777" w:rsidR="00F81AD2" w:rsidRPr="00EA77BC" w:rsidRDefault="00F81AD2" w:rsidP="00EA77BC">
      <w:pPr>
        <w:pStyle w:val="Codeexample"/>
      </w:pPr>
      <w:r w:rsidRPr="00EA77BC">
        <w:t xml:space="preserve">      1 TABLESPOONFUL</w:t>
      </w:r>
    </w:p>
    <w:p w14:paraId="60E6A6D1" w14:textId="77777777" w:rsidR="00F81AD2" w:rsidRPr="00EA77BC" w:rsidRDefault="00F81AD2" w:rsidP="00EA77BC">
      <w:pPr>
        <w:pStyle w:val="Codeexample"/>
      </w:pPr>
      <w:r w:rsidRPr="00EA77BC">
        <w:t xml:space="preserve">      Numeric Dose: 300                       Dose Unit: MILLIGRAM(S)           Package: IO</w:t>
      </w:r>
    </w:p>
    <w:p w14:paraId="60E6A6D2" w14:textId="77777777" w:rsidR="00F81AD2" w:rsidRPr="00EA77BC" w:rsidRDefault="00F81AD2" w:rsidP="00EA77BC">
      <w:pPr>
        <w:pStyle w:val="Codeexample"/>
      </w:pPr>
      <w:r w:rsidRPr="00EA77BC">
        <w:t xml:space="preserve">      2 TABLESPOONFULS</w:t>
      </w:r>
    </w:p>
    <w:p w14:paraId="60E6A6D3" w14:textId="77777777" w:rsidR="00F81AD2" w:rsidRPr="00EA77BC" w:rsidRDefault="00F81AD2" w:rsidP="00EA77BC">
      <w:pPr>
        <w:pStyle w:val="Codeexample"/>
      </w:pPr>
      <w:r w:rsidRPr="00EA77BC">
        <w:t xml:space="preserve">      Numeric Dose: 600                       Dose Unit: MILLIGRAM(S)           Package: IO</w:t>
      </w:r>
    </w:p>
    <w:p w14:paraId="60E6A6D4" w14:textId="77777777" w:rsidR="00F81AD2" w:rsidRPr="00EA77BC" w:rsidRDefault="00F81AD2" w:rsidP="00EA77BC">
      <w:pPr>
        <w:pStyle w:val="Codeexample"/>
      </w:pPr>
    </w:p>
    <w:p w14:paraId="60E6A6D5" w14:textId="77777777" w:rsidR="00F81AD2" w:rsidRPr="00EA77BC" w:rsidRDefault="00F81AD2" w:rsidP="00EA77BC">
      <w:pPr>
        <w:pStyle w:val="Codeexample"/>
      </w:pPr>
    </w:p>
    <w:p w14:paraId="60E6A6D6" w14:textId="77777777" w:rsidR="00F81AD2" w:rsidRPr="00EA77BC" w:rsidRDefault="00F81AD2" w:rsidP="00EA77BC">
      <w:pPr>
        <w:pStyle w:val="Codeexample"/>
      </w:pPr>
      <w:r w:rsidRPr="00EA77BC">
        <w:t xml:space="preserve">(4738)             ABDOMINAL PAD 7 1/2 X 8  STERILE                     Inactive Date: </w:t>
      </w:r>
    </w:p>
    <w:p w14:paraId="60E6A6D7" w14:textId="77777777" w:rsidR="00F81AD2" w:rsidRPr="00EA77BC" w:rsidRDefault="00F81AD2" w:rsidP="00EA77BC">
      <w:pPr>
        <w:pStyle w:val="Codeexample"/>
      </w:pPr>
      <w:r w:rsidRPr="00EA77BC">
        <w:t xml:space="preserve"> </w:t>
      </w:r>
    </w:p>
    <w:p w14:paraId="60E6A6D8" w14:textId="77777777" w:rsidR="00F81AD2" w:rsidRPr="00EA77BC" w:rsidRDefault="00F81AD2" w:rsidP="00EA77BC">
      <w:pPr>
        <w:pStyle w:val="Codeexample"/>
      </w:pPr>
    </w:p>
    <w:p w14:paraId="60E6A6D9" w14:textId="77777777" w:rsidR="00F81AD2" w:rsidRPr="00EA77BC" w:rsidRDefault="00F81AD2" w:rsidP="00EA77BC">
      <w:pPr>
        <w:pStyle w:val="Codeexample"/>
        <w:keepNext/>
      </w:pPr>
      <w:r w:rsidRPr="00EA77BC">
        <w:t xml:space="preserve">(196)              ABSORBASE TOP OINT                                   Inactive Date: </w:t>
      </w:r>
    </w:p>
    <w:p w14:paraId="60E6A6DA" w14:textId="77777777" w:rsidR="00F81AD2" w:rsidRPr="00EA77BC" w:rsidRDefault="00F81AD2" w:rsidP="00EA77BC">
      <w:pPr>
        <w:pStyle w:val="Codeexample"/>
        <w:keepNext/>
      </w:pPr>
      <w:r w:rsidRPr="00EA77BC">
        <w:t xml:space="preserve">            Strength:                      Units:                 Application Package: OUX</w:t>
      </w:r>
    </w:p>
    <w:p w14:paraId="60E6A6DB" w14:textId="77777777" w:rsidR="00F81AD2" w:rsidRPr="00EA77BC" w:rsidRDefault="00F81AD2" w:rsidP="00787223">
      <w:pPr>
        <w:pStyle w:val="Codeexample"/>
      </w:pPr>
      <w:r w:rsidRPr="00EA77BC">
        <w:t xml:space="preserve">    Possible Dosages: (None)</w:t>
      </w:r>
    </w:p>
    <w:p w14:paraId="60E6A6DC" w14:textId="77777777" w:rsidR="00F81AD2" w:rsidRPr="00EA77BC" w:rsidRDefault="00F81AD2" w:rsidP="00732461">
      <w:pPr>
        <w:pStyle w:val="Codeexample"/>
      </w:pPr>
      <w:r w:rsidRPr="00EA77BC">
        <w:t xml:space="preserve">    Local Possible Dosages: </w:t>
      </w:r>
    </w:p>
    <w:p w14:paraId="60E6A6DD" w14:textId="77777777" w:rsidR="00F81AD2" w:rsidRPr="00EA77BC" w:rsidRDefault="00F81AD2" w:rsidP="00732461">
      <w:pPr>
        <w:pStyle w:val="Codeexample"/>
      </w:pPr>
      <w:r w:rsidRPr="00EA77BC">
        <w:t xml:space="preserve">      SMALL AMOUNT</w:t>
      </w:r>
    </w:p>
    <w:p w14:paraId="60E6A6DE" w14:textId="77777777" w:rsidR="00F81AD2" w:rsidRPr="00EA77BC" w:rsidRDefault="00F81AD2" w:rsidP="00732461">
      <w:pPr>
        <w:pStyle w:val="Codeexample"/>
      </w:pPr>
      <w:r w:rsidRPr="00EA77BC">
        <w:t xml:space="preserve">      Numeric Dose:                           Dose Unit:                     </w:t>
      </w:r>
      <w:r w:rsidR="008C303C" w:rsidRPr="00EA77BC">
        <w:t xml:space="preserve">  </w:t>
      </w:r>
      <w:r w:rsidRPr="00EA77BC">
        <w:t>Package: IO</w:t>
      </w:r>
    </w:p>
    <w:p w14:paraId="60E6A6DF" w14:textId="77777777" w:rsidR="00F81AD2" w:rsidRPr="00EA77BC" w:rsidRDefault="00F81AD2" w:rsidP="000C5921">
      <w:pPr>
        <w:pStyle w:val="Codeexample"/>
      </w:pPr>
      <w:r w:rsidRPr="00EA77BC">
        <w:t xml:space="preserve">      MODERATE AMOUNT</w:t>
      </w:r>
    </w:p>
    <w:p w14:paraId="60E6A6E0" w14:textId="77777777" w:rsidR="00F81AD2" w:rsidRPr="00EA77BC" w:rsidRDefault="00F81AD2" w:rsidP="000C5921">
      <w:pPr>
        <w:pStyle w:val="Codeexample"/>
      </w:pPr>
      <w:r w:rsidRPr="00EA77BC">
        <w:t xml:space="preserve">      Numeric Dose:                           Dose Unit:                       Package: IO</w:t>
      </w:r>
    </w:p>
    <w:p w14:paraId="60E6A6E1" w14:textId="77777777" w:rsidR="00F81AD2" w:rsidRPr="00EA77BC" w:rsidRDefault="00F81AD2" w:rsidP="000C5921">
      <w:pPr>
        <w:pStyle w:val="Codeexample"/>
      </w:pPr>
      <w:r w:rsidRPr="00EA77BC">
        <w:t xml:space="preserve">      LIBERAL AMOUNT</w:t>
      </w:r>
    </w:p>
    <w:p w14:paraId="60E6A6E2" w14:textId="77777777" w:rsidR="00F81AD2" w:rsidRPr="00EA77BC" w:rsidRDefault="00F81AD2" w:rsidP="000C5921">
      <w:pPr>
        <w:pStyle w:val="Codeexample"/>
      </w:pPr>
      <w:r w:rsidRPr="00EA77BC">
        <w:t xml:space="preserve">      Numeric Dose:                           Dose Unit:                                    Package: IO</w:t>
      </w:r>
    </w:p>
    <w:p w14:paraId="60E6A6E3" w14:textId="77777777" w:rsidR="00F81AD2" w:rsidRPr="00EA77BC" w:rsidRDefault="00F81AD2" w:rsidP="000C5921">
      <w:pPr>
        <w:pStyle w:val="Codeexample"/>
      </w:pPr>
    </w:p>
    <w:p w14:paraId="60E6A6E4" w14:textId="77777777" w:rsidR="00F81AD2" w:rsidRPr="00EA77BC" w:rsidRDefault="00F81AD2" w:rsidP="001B3F39">
      <w:pPr>
        <w:pStyle w:val="Codeexample"/>
      </w:pPr>
    </w:p>
    <w:p w14:paraId="60E6A6E5" w14:textId="77777777" w:rsidR="00F81AD2" w:rsidRPr="00EA77BC" w:rsidRDefault="00F81AD2" w:rsidP="001B3F39">
      <w:pPr>
        <w:pStyle w:val="Codeexample"/>
      </w:pPr>
      <w:r w:rsidRPr="00EA77BC">
        <w:t xml:space="preserve">(200)              ACARBOSE 25MG TAB                                    Inactive Date: </w:t>
      </w:r>
    </w:p>
    <w:p w14:paraId="60E6A6E6" w14:textId="77777777" w:rsidR="00F81AD2" w:rsidRPr="00EA77BC" w:rsidRDefault="00F81AD2" w:rsidP="001B3F39">
      <w:pPr>
        <w:pStyle w:val="Codeexample"/>
      </w:pPr>
      <w:r w:rsidRPr="00EA77BC">
        <w:t xml:space="preserve">            Strength: 25                   Units: MG              Application Package: OUX</w:t>
      </w:r>
    </w:p>
    <w:p w14:paraId="60E6A6E7" w14:textId="77777777" w:rsidR="00F81AD2" w:rsidRPr="00EA77BC" w:rsidRDefault="00F81AD2" w:rsidP="001B3F39">
      <w:pPr>
        <w:pStyle w:val="Codeexample"/>
      </w:pPr>
      <w:r w:rsidRPr="00EA77BC">
        <w:t xml:space="preserve">    Possible Dosages: </w:t>
      </w:r>
    </w:p>
    <w:p w14:paraId="60E6A6E8" w14:textId="77777777" w:rsidR="00F81AD2" w:rsidRPr="00EA77BC" w:rsidRDefault="00F81AD2" w:rsidP="001B3F39">
      <w:pPr>
        <w:pStyle w:val="Codeexample"/>
      </w:pPr>
      <w:r w:rsidRPr="00EA77BC">
        <w:t xml:space="preserve">   Dispense Units Per Dose: 1               Dose: 25MG                        Package: IO     1 TABLET</w:t>
      </w:r>
    </w:p>
    <w:p w14:paraId="60E6A6E9" w14:textId="77777777" w:rsidR="00F81AD2" w:rsidRPr="00EA77BC" w:rsidRDefault="00F81AD2" w:rsidP="001B3F39">
      <w:pPr>
        <w:pStyle w:val="Codeexample"/>
      </w:pPr>
      <w:r w:rsidRPr="00EA77BC">
        <w:t xml:space="preserve">    Local Possible Dosages: (None)</w:t>
      </w:r>
    </w:p>
    <w:p w14:paraId="60E6A6EA" w14:textId="77777777" w:rsidR="00F81AD2" w:rsidRPr="00EA77BC" w:rsidRDefault="00F81AD2" w:rsidP="001B3F39">
      <w:pPr>
        <w:pStyle w:val="Codeexample"/>
      </w:pPr>
    </w:p>
    <w:p w14:paraId="60E6A6EB" w14:textId="77777777" w:rsidR="00F81AD2" w:rsidRPr="00EA77BC" w:rsidRDefault="00F81AD2" w:rsidP="001B3F39">
      <w:pPr>
        <w:pStyle w:val="Codeexample"/>
      </w:pPr>
    </w:p>
    <w:p w14:paraId="60E6A6EC" w14:textId="77777777" w:rsidR="00F81AD2" w:rsidRPr="00EA77BC" w:rsidRDefault="00F81AD2" w:rsidP="001B3F39">
      <w:pPr>
        <w:pStyle w:val="Codeexample"/>
      </w:pPr>
      <w:r w:rsidRPr="00EA77BC">
        <w:t xml:space="preserve">(2736)             ACCU-CHEK AVIVA 1-2 CONTROL SOLN                     Inactive Date: </w:t>
      </w:r>
    </w:p>
    <w:p w14:paraId="60E6A6ED" w14:textId="77777777" w:rsidR="00F81AD2" w:rsidRPr="00EA77BC" w:rsidRDefault="00F81AD2" w:rsidP="001B3F39">
      <w:pPr>
        <w:pStyle w:val="Codeexample"/>
      </w:pPr>
    </w:p>
    <w:p w14:paraId="60E6A6EE" w14:textId="77777777" w:rsidR="00F81AD2" w:rsidRPr="00EA77BC" w:rsidRDefault="00F81AD2" w:rsidP="001B3F39">
      <w:pPr>
        <w:pStyle w:val="Codeexample"/>
      </w:pPr>
    </w:p>
    <w:p w14:paraId="60E6A6EF" w14:textId="77777777" w:rsidR="00F81AD2" w:rsidRPr="00EA77BC" w:rsidRDefault="00F81AD2" w:rsidP="001B3F39">
      <w:pPr>
        <w:pStyle w:val="Codeexample"/>
      </w:pPr>
      <w:r w:rsidRPr="00EA77BC">
        <w:t xml:space="preserve">(203)              ACEBUTOLOL HCL 200MG CAP                             Inactive Date: </w:t>
      </w:r>
    </w:p>
    <w:p w14:paraId="60E6A6F0" w14:textId="77777777" w:rsidR="00F81AD2" w:rsidRPr="00EA77BC" w:rsidRDefault="00F81AD2" w:rsidP="001B3F39">
      <w:pPr>
        <w:pStyle w:val="Codeexample"/>
      </w:pPr>
      <w:r w:rsidRPr="00EA77BC">
        <w:t xml:space="preserve">            Strength: 200                  Units: MG              Application Package: OUX</w:t>
      </w:r>
    </w:p>
    <w:p w14:paraId="60E6A6F1" w14:textId="77777777" w:rsidR="00F81AD2" w:rsidRPr="00EA77BC" w:rsidRDefault="00F81AD2" w:rsidP="001B3F39">
      <w:pPr>
        <w:pStyle w:val="Codeexample"/>
      </w:pPr>
      <w:r w:rsidRPr="00EA77BC">
        <w:t xml:space="preserve">    Possible Dosages: </w:t>
      </w:r>
    </w:p>
    <w:p w14:paraId="60E6A6F2" w14:textId="77777777" w:rsidR="00F81AD2" w:rsidRPr="00EA77BC" w:rsidRDefault="00F81AD2" w:rsidP="001B3F39">
      <w:pPr>
        <w:pStyle w:val="Codeexample"/>
      </w:pPr>
      <w:r w:rsidRPr="00EA77BC">
        <w:t xml:space="preserve">   Dispense Units Per Dose: 1               Dose: 200MG                       Package: IO     1 CAPSULE</w:t>
      </w:r>
    </w:p>
    <w:p w14:paraId="60E6A6F3" w14:textId="77777777" w:rsidR="00F81AD2" w:rsidRPr="00EA77BC" w:rsidRDefault="00F81AD2" w:rsidP="00CD4C83">
      <w:pPr>
        <w:pStyle w:val="Codeexample"/>
      </w:pPr>
      <w:r w:rsidRPr="00EA77BC">
        <w:t xml:space="preserve">   Dispense Units Per Dose: 2               Dose: 400MG                       Package: IO     2 CAPSULES</w:t>
      </w:r>
    </w:p>
    <w:p w14:paraId="60E6A6F4" w14:textId="77777777" w:rsidR="00F81AD2" w:rsidRPr="00EA77BC" w:rsidRDefault="00F81AD2" w:rsidP="00BA5F06">
      <w:pPr>
        <w:pStyle w:val="Codeexample"/>
      </w:pPr>
      <w:r w:rsidRPr="00EA77BC">
        <w:t xml:space="preserve">    Local Possible Dosages: (None)</w:t>
      </w:r>
    </w:p>
    <w:p w14:paraId="60E6A6F5" w14:textId="77777777" w:rsidR="00F81AD2" w:rsidRPr="00EA77BC" w:rsidRDefault="00F81AD2" w:rsidP="00BA5F06">
      <w:pPr>
        <w:pStyle w:val="Codeexample"/>
      </w:pPr>
    </w:p>
    <w:p w14:paraId="60E6A6F6" w14:textId="77777777" w:rsidR="00F81AD2" w:rsidRPr="00EA77BC" w:rsidRDefault="00F81AD2" w:rsidP="00BA5F06">
      <w:pPr>
        <w:pStyle w:val="Codeexample"/>
      </w:pPr>
    </w:p>
    <w:p w14:paraId="60E6A6F7" w14:textId="77777777" w:rsidR="00F81AD2" w:rsidRPr="00EA77BC" w:rsidRDefault="00F81AD2" w:rsidP="00BA5F06">
      <w:pPr>
        <w:pStyle w:val="Codeexample"/>
      </w:pPr>
      <w:r w:rsidRPr="00EA77BC">
        <w:t xml:space="preserve">(2716)             ACETAMINOPHEN 100MG/ML (SF) ORAL SUSP                Inactive Date: </w:t>
      </w:r>
    </w:p>
    <w:p w14:paraId="60E6A6F8" w14:textId="77777777" w:rsidR="00F81AD2" w:rsidRPr="00EA77BC" w:rsidRDefault="00F81AD2" w:rsidP="0012128D">
      <w:pPr>
        <w:pStyle w:val="Codeexample"/>
      </w:pPr>
      <w:r w:rsidRPr="00EA77BC">
        <w:t xml:space="preserve">            Strength: 100                  Units:                 Application Package: OUX</w:t>
      </w:r>
    </w:p>
    <w:p w14:paraId="60E6A6F9" w14:textId="77777777" w:rsidR="00F81AD2" w:rsidRPr="00EA77BC" w:rsidRDefault="00F81AD2" w:rsidP="0012128D">
      <w:pPr>
        <w:pStyle w:val="Codeexample"/>
      </w:pPr>
      <w:r w:rsidRPr="00EA77BC">
        <w:t xml:space="preserve">    Possible Dosages: </w:t>
      </w:r>
    </w:p>
    <w:p w14:paraId="60E6A6FA" w14:textId="77777777" w:rsidR="00F81AD2" w:rsidRPr="00EA77BC" w:rsidRDefault="00F81AD2" w:rsidP="0005137D">
      <w:pPr>
        <w:pStyle w:val="Codeexample"/>
      </w:pPr>
      <w:r w:rsidRPr="00EA77BC">
        <w:t xml:space="preserve">   Dispense Units Per Dose: 1               Dose: 100MG/1ML                   Package: I</w:t>
      </w:r>
    </w:p>
    <w:p w14:paraId="60E6A6FB" w14:textId="77777777" w:rsidR="00F81AD2" w:rsidRPr="00EA77BC" w:rsidRDefault="00F81AD2" w:rsidP="0005137D">
      <w:pPr>
        <w:pStyle w:val="Codeexample"/>
      </w:pPr>
      <w:r w:rsidRPr="00EA77BC">
        <w:t xml:space="preserve">   Dispense Units Per Dose: 2               Dose: 200MG/2ML                   Package: I</w:t>
      </w:r>
    </w:p>
    <w:p w14:paraId="60E6A6FC" w14:textId="77777777" w:rsidR="00F81AD2" w:rsidRPr="00EA77BC" w:rsidRDefault="00F81AD2" w:rsidP="00EB241E">
      <w:pPr>
        <w:pStyle w:val="Codeexample"/>
      </w:pPr>
      <w:r w:rsidRPr="00EA77BC">
        <w:t xml:space="preserve">    Local Possible Dosages: </w:t>
      </w:r>
    </w:p>
    <w:p w14:paraId="60E6A6FD" w14:textId="77777777" w:rsidR="00F81AD2" w:rsidRPr="00EA77BC" w:rsidRDefault="00F81AD2" w:rsidP="005C4F1E">
      <w:pPr>
        <w:pStyle w:val="Codeexample"/>
      </w:pPr>
      <w:r w:rsidRPr="00EA77BC">
        <w:t xml:space="preserve">      100MG (1ML)</w:t>
      </w:r>
    </w:p>
    <w:p w14:paraId="60E6A6FE" w14:textId="77777777" w:rsidR="00F81AD2" w:rsidRPr="00EA77BC" w:rsidRDefault="00F81AD2" w:rsidP="000128D8">
      <w:pPr>
        <w:pStyle w:val="Codeexample"/>
      </w:pPr>
      <w:r w:rsidRPr="00EA77BC">
        <w:t xml:space="preserve">      Numeric Dose: </w:t>
      </w:r>
      <w:r w:rsidR="008C303C" w:rsidRPr="00EA77BC">
        <w:t xml:space="preserve">100 </w:t>
      </w:r>
      <w:r w:rsidRPr="00EA77BC">
        <w:t xml:space="preserve">                    Dose Unit:</w:t>
      </w:r>
      <w:r w:rsidR="008C303C" w:rsidRPr="00EA77BC">
        <w:t xml:space="preserve"> MILLIGRAM(S)           </w:t>
      </w:r>
      <w:r w:rsidRPr="00EA77BC">
        <w:t>Package: O</w:t>
      </w:r>
    </w:p>
    <w:p w14:paraId="60E6A6FF" w14:textId="77777777" w:rsidR="00F81AD2" w:rsidRPr="00EA77BC" w:rsidRDefault="00F81AD2" w:rsidP="000128D8">
      <w:pPr>
        <w:pStyle w:val="Codeexample"/>
      </w:pPr>
      <w:r w:rsidRPr="00EA77BC">
        <w:t xml:space="preserve">      200MG (2ML)</w:t>
      </w:r>
    </w:p>
    <w:p w14:paraId="60E6A700" w14:textId="77777777" w:rsidR="00F81AD2" w:rsidRPr="00EA77BC" w:rsidRDefault="00F81AD2" w:rsidP="000128D8">
      <w:pPr>
        <w:pStyle w:val="Codeexample"/>
      </w:pPr>
      <w:r w:rsidRPr="00EA77BC">
        <w:t xml:space="preserve">      Numeric Dose</w:t>
      </w:r>
      <w:r w:rsidR="008C303C" w:rsidRPr="00EA77BC">
        <w:t xml:space="preserve">: 200                     </w:t>
      </w:r>
      <w:r w:rsidRPr="00EA77BC">
        <w:t>Dose Unit:</w:t>
      </w:r>
      <w:r w:rsidR="008C303C" w:rsidRPr="00EA77BC">
        <w:t xml:space="preserve"> MILLIGRAM(S)           </w:t>
      </w:r>
      <w:r w:rsidRPr="00EA77BC">
        <w:t>Package: O</w:t>
      </w:r>
    </w:p>
    <w:p w14:paraId="60E6A701" w14:textId="77777777" w:rsidR="00F81AD2" w:rsidRPr="00EA77BC" w:rsidRDefault="00F81AD2" w:rsidP="00EA77BC">
      <w:pPr>
        <w:pStyle w:val="Codeexample"/>
      </w:pPr>
    </w:p>
    <w:p w14:paraId="60E6A702" w14:textId="77777777" w:rsidR="00F81AD2" w:rsidRPr="00EA77BC" w:rsidRDefault="00F81AD2" w:rsidP="00EA77BC">
      <w:pPr>
        <w:pStyle w:val="Codeexample"/>
      </w:pPr>
    </w:p>
    <w:p w14:paraId="60E6A703" w14:textId="77777777" w:rsidR="00F81AD2" w:rsidRPr="00EA77BC" w:rsidRDefault="00F81AD2" w:rsidP="00EA77BC">
      <w:pPr>
        <w:pStyle w:val="Codeexample"/>
      </w:pPr>
      <w:r w:rsidRPr="00EA77BC">
        <w:t xml:space="preserve">(2587)             ACETAMINOPHEN 120MG/5ML LIQUID                       Inactive Date: </w:t>
      </w:r>
    </w:p>
    <w:p w14:paraId="60E6A704" w14:textId="77777777" w:rsidR="00F81AD2" w:rsidRPr="00EA77BC" w:rsidRDefault="00F81AD2" w:rsidP="00EA77BC">
      <w:pPr>
        <w:pStyle w:val="Codeexample"/>
      </w:pPr>
      <w:r w:rsidRPr="00EA77BC">
        <w:t xml:space="preserve">            Strength: 120                  Units:                 Application Package: UOX</w:t>
      </w:r>
    </w:p>
    <w:p w14:paraId="60E6A705" w14:textId="77777777" w:rsidR="00F81AD2" w:rsidRPr="00EA77BC" w:rsidRDefault="00F81AD2" w:rsidP="00EA77BC">
      <w:pPr>
        <w:pStyle w:val="Codeexample"/>
      </w:pPr>
      <w:r w:rsidRPr="00EA77BC">
        <w:t xml:space="preserve">    Possible Dosages: </w:t>
      </w:r>
    </w:p>
    <w:p w14:paraId="60E6A706" w14:textId="77777777" w:rsidR="00F81AD2" w:rsidRPr="00EA77BC" w:rsidRDefault="00F81AD2" w:rsidP="00EA77BC">
      <w:pPr>
        <w:pStyle w:val="Codeexample"/>
      </w:pPr>
      <w:r w:rsidRPr="00EA77BC">
        <w:t xml:space="preserve">   Dispense Units Per Dose: 1               Dose: 120MG/3.75ML                Package: I</w:t>
      </w:r>
    </w:p>
    <w:p w14:paraId="60E6A707" w14:textId="77777777" w:rsidR="00F81AD2" w:rsidRPr="00EA77BC" w:rsidRDefault="00F81AD2" w:rsidP="00EA77BC">
      <w:pPr>
        <w:pStyle w:val="Codeexample"/>
      </w:pPr>
      <w:r w:rsidRPr="00EA77BC">
        <w:t xml:space="preserve">   Dispense Units Per Dose: 2               Dose: 240MG/7.5ML                 Package: I</w:t>
      </w:r>
    </w:p>
    <w:p w14:paraId="60E6A708" w14:textId="77777777" w:rsidR="00F81AD2" w:rsidRPr="00EA77BC" w:rsidRDefault="0076180B" w:rsidP="00EA77BC">
      <w:pPr>
        <w:pStyle w:val="Codeexample"/>
      </w:pPr>
      <w:r>
        <w:rPr>
          <w:noProof/>
        </w:rPr>
        <mc:AlternateContent>
          <mc:Choice Requires="wps">
            <w:drawing>
              <wp:anchor distT="0" distB="0" distL="114300" distR="114300" simplePos="0" relativeHeight="251646464" behindDoc="0" locked="0" layoutInCell="1" allowOverlap="1" wp14:anchorId="60E6DD2F" wp14:editId="60E6DD30">
                <wp:simplePos x="0" y="0"/>
                <wp:positionH relativeFrom="column">
                  <wp:posOffset>3524250</wp:posOffset>
                </wp:positionH>
                <wp:positionV relativeFrom="paragraph">
                  <wp:posOffset>94615</wp:posOffset>
                </wp:positionV>
                <wp:extent cx="1333500" cy="133350"/>
                <wp:effectExtent l="0" t="0" r="0" b="635"/>
                <wp:wrapNone/>
                <wp:docPr id="7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9" w14:textId="77777777" w:rsidR="00BF2C2B" w:rsidRPr="00B72617" w:rsidRDefault="00BF2C2B">
                            <w:pPr>
                              <w:rPr>
                                <w:rFonts w:ascii="Calibri" w:hAnsi="Calibri"/>
                                <w:i/>
                                <w:sz w:val="16"/>
                                <w:szCs w:val="16"/>
                              </w:rPr>
                            </w:pPr>
                            <w:r w:rsidRPr="00B72617">
                              <w:rPr>
                                <w:rFonts w:ascii="Calibri" w:hAnsi="Calibri"/>
                                <w:i/>
                                <w:sz w:val="16"/>
                                <w:szCs w:val="16"/>
                              </w:rPr>
                              <w:t>&lt;&lt; Strength mismatch notice</w:t>
                            </w: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29" type="#_x0000_t202" style="position:absolute;left:0;text-align:left;margin-left:277.5pt;margin-top:7.45pt;width:105pt;height: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" stroked="f">
                <v:textbox inset=".72pt,.72pt,.72pt,.72pt">
                  <w:txbxContent>
                    <w:p w14:paraId="60E6DE29" w14:textId="77777777" w:rsidR="00BF2C2B" w:rsidRPr="00B72617" w:rsidRDefault="00BF2C2B">
                      <w:pPr>
                        <w:rPr>
                          <w:rFonts w:ascii="Calibri" w:hAnsi="Calibri"/>
                          <w:i/>
                          <w:sz w:val="16"/>
                          <w:szCs w:val="16"/>
                        </w:rPr>
                      </w:pPr>
                      <w:r w:rsidRPr="00B72617">
                        <w:rPr>
                          <w:rFonts w:ascii="Calibri" w:hAnsi="Calibri"/>
                          <w:i/>
                          <w:sz w:val="16"/>
                          <w:szCs w:val="16"/>
                        </w:rPr>
                        <w:t>&lt;&lt; Strength mismatch notice</w:t>
                      </w:r>
                    </w:p>
                  </w:txbxContent>
                </v:textbox>
              </v:shape>
            </w:pict>
          </mc:Fallback>
        </mc:AlternateContent>
      </w:r>
      <w:r w:rsidR="00F81AD2" w:rsidRPr="00EA77BC">
        <w:t xml:space="preserve">    Local Possible Dosages: (None)</w:t>
      </w:r>
    </w:p>
    <w:p w14:paraId="60E6A709" w14:textId="77777777" w:rsidR="00F81AD2" w:rsidRPr="00EA77BC" w:rsidRDefault="00F81AD2" w:rsidP="00EA77BC">
      <w:pPr>
        <w:pStyle w:val="Codeexample"/>
      </w:pPr>
      <w:r w:rsidRPr="00EA77BC">
        <w:t xml:space="preserve">   Note: Strength of 120 does not match NDF strength of 160.</w:t>
      </w:r>
    </w:p>
    <w:p w14:paraId="60E6A70A" w14:textId="77777777" w:rsidR="00F81AD2" w:rsidRPr="00EA77BC" w:rsidRDefault="00F81AD2" w:rsidP="00EA77BC">
      <w:pPr>
        <w:pStyle w:val="Codeexample"/>
      </w:pPr>
      <w:r w:rsidRPr="00EA77BC">
        <w:t xml:space="preserve">   VA PRODUCT MATCH: ACETAMINOPHEN 160MG/5ML ELIXIR</w:t>
      </w:r>
    </w:p>
    <w:p w14:paraId="60E6A70B" w14:textId="77777777" w:rsidR="000123A2" w:rsidRPr="00EA77BC" w:rsidRDefault="00BB5A3B" w:rsidP="00EA77BC">
      <w:pPr>
        <w:pStyle w:val="Codeexample"/>
      </w:pPr>
      <w:r w:rsidRPr="00EA77BC">
        <w:t>(Report Continues)</w:t>
      </w:r>
    </w:p>
    <w:p w14:paraId="60E6A70C" w14:textId="77777777" w:rsidR="00BB5A3B" w:rsidRPr="00EA77BC" w:rsidRDefault="00BB5A3B" w:rsidP="00EA77BC"/>
    <w:p w14:paraId="60E6A70D" w14:textId="77777777" w:rsidR="009606A0" w:rsidRPr="00EA77BC" w:rsidRDefault="009606A0" w:rsidP="00EA77BC">
      <w:pPr>
        <w:pStyle w:val="Heading2"/>
        <w:numPr>
          <w:ilvl w:val="0"/>
          <w:numId w:val="11"/>
        </w:numPr>
      </w:pPr>
      <w:bookmarkStart w:id="432" w:name="_Local_Possible_Dosages"/>
      <w:bookmarkStart w:id="433" w:name="p023"/>
      <w:bookmarkStart w:id="434" w:name="_Toc213747223"/>
      <w:bookmarkStart w:id="435" w:name="_Toc217032714"/>
      <w:bookmarkStart w:id="436" w:name="_Toc219451632"/>
      <w:bookmarkStart w:id="437" w:name="_Toc376874059"/>
      <w:bookmarkStart w:id="438" w:name="_Toc523224103"/>
      <w:bookmarkEnd w:id="432"/>
      <w:bookmarkEnd w:id="433"/>
      <w:r w:rsidRPr="00EA77BC">
        <w:t>Local Possible Dosages Report</w:t>
      </w:r>
      <w:bookmarkEnd w:id="434"/>
      <w:bookmarkEnd w:id="435"/>
      <w:bookmarkEnd w:id="436"/>
      <w:bookmarkEnd w:id="437"/>
      <w:bookmarkEnd w:id="438"/>
    </w:p>
    <w:p w14:paraId="60E6A70E" w14:textId="77777777" w:rsidR="009606A0" w:rsidRPr="00EA77BC" w:rsidRDefault="009606A0" w:rsidP="00787223">
      <w:pPr>
        <w:pStyle w:val="Heading4"/>
        <w:spacing w:after="0"/>
        <w:ind w:firstLine="720"/>
      </w:pPr>
      <w:r w:rsidRPr="00EA77BC">
        <w:t>[PSS LOCAL POSSIBLE DOSAGES]</w:t>
      </w:r>
    </w:p>
    <w:p w14:paraId="60E6A70F" w14:textId="77777777" w:rsidR="009606A0" w:rsidRPr="00EA77BC" w:rsidRDefault="009606A0" w:rsidP="00732461">
      <w:pPr>
        <w:pStyle w:val="BodyText4"/>
        <w:keepNext w:val="0"/>
        <w:ind w:left="0"/>
        <w:rPr>
          <w:b/>
          <w:bCs/>
        </w:rPr>
      </w:pPr>
    </w:p>
    <w:p w14:paraId="60E6A710" w14:textId="77777777" w:rsidR="00F03AA1" w:rsidRPr="00EA77BC" w:rsidRDefault="009606A0" w:rsidP="00732461">
      <w:r w:rsidRPr="00EA77BC">
        <w:t>The</w:t>
      </w:r>
      <w:r w:rsidRPr="00EA77BC">
        <w:rPr>
          <w:i/>
        </w:rPr>
        <w:t xml:space="preserve"> Local Possible Dosages Repor</w:t>
      </w:r>
      <w:r w:rsidRPr="00EA77BC">
        <w:t xml:space="preserve">t </w:t>
      </w:r>
      <w:r w:rsidR="00F32232" w:rsidRPr="00EA77BC">
        <w:fldChar w:fldCharType="begin"/>
      </w:r>
      <w:r w:rsidR="00F32232" w:rsidRPr="00EA77BC">
        <w:instrText xml:space="preserve"> XE "Local Possible Dosages Report" \b</w:instrText>
      </w:r>
      <w:r w:rsidR="00F32232" w:rsidRPr="00EA77BC">
        <w:fldChar w:fldCharType="end"/>
      </w:r>
      <w:r w:rsidR="006624F0" w:rsidRPr="00EA77BC">
        <w:t xml:space="preserve">[PSS LOCAL POSSIBLE DOSAGES] </w:t>
      </w:r>
      <w:r w:rsidRPr="00EA77BC">
        <w:t xml:space="preserve">option identifies drugs with Local Possible Dosages that have missing data in </w:t>
      </w:r>
      <w:r w:rsidR="00C95B6A" w:rsidRPr="00EA77BC">
        <w:t xml:space="preserve">either </w:t>
      </w:r>
      <w:r w:rsidRPr="00EA77BC">
        <w:t xml:space="preserve">the </w:t>
      </w:r>
      <w:r w:rsidR="00B40849" w:rsidRPr="00EA77BC">
        <w:t xml:space="preserve">Numeric Dose </w:t>
      </w:r>
      <w:r w:rsidR="00C95B6A" w:rsidRPr="00EA77BC">
        <w:t>or</w:t>
      </w:r>
      <w:r w:rsidR="00B40849" w:rsidRPr="00EA77BC">
        <w:t xml:space="preserve"> Dose Unit fields.</w:t>
      </w:r>
      <w:r w:rsidR="006B466F" w:rsidRPr="00EA77BC">
        <w:t xml:space="preserve"> </w:t>
      </w:r>
      <w:r w:rsidR="00F03AA1" w:rsidRPr="00EA77BC">
        <w:t>This data needs to be populated if Dosage checks are to be performed, when that Local Possible Dosage is selected for an order.</w:t>
      </w:r>
      <w:r w:rsidR="005A6333" w:rsidRPr="00EA77BC">
        <w:t xml:space="preserve"> </w:t>
      </w:r>
    </w:p>
    <w:p w14:paraId="60E6A711" w14:textId="77777777" w:rsidR="009606A0" w:rsidRPr="00EA77BC" w:rsidRDefault="009606A0" w:rsidP="00732461">
      <w:pPr>
        <w:pStyle w:val="BodyText4"/>
        <w:keepNext w:val="0"/>
        <w:ind w:left="0"/>
        <w:rPr>
          <w:sz w:val="24"/>
          <w:szCs w:val="24"/>
        </w:rPr>
      </w:pPr>
      <w:r w:rsidRPr="00EA77BC">
        <w:rPr>
          <w:sz w:val="24"/>
          <w:szCs w:val="24"/>
        </w:rPr>
        <w:t xml:space="preserve"> </w:t>
      </w:r>
    </w:p>
    <w:p w14:paraId="60E6A712" w14:textId="77777777" w:rsidR="00D063E5" w:rsidRPr="00EA77BC" w:rsidRDefault="009606A0" w:rsidP="000C5921">
      <w:pPr>
        <w:pStyle w:val="BodyText4"/>
        <w:keepNext w:val="0"/>
        <w:ind w:left="0"/>
        <w:rPr>
          <w:sz w:val="24"/>
          <w:szCs w:val="24"/>
        </w:rPr>
      </w:pPr>
      <w:r w:rsidRPr="00EA77BC">
        <w:rPr>
          <w:sz w:val="24"/>
          <w:szCs w:val="24"/>
        </w:rPr>
        <w:t>This report can be printed for all drugs in the local drug file that have Local Possible Dosages d</w:t>
      </w:r>
      <w:bookmarkStart w:id="439" w:name="p024"/>
      <w:bookmarkEnd w:id="439"/>
      <w:r w:rsidRPr="00EA77BC">
        <w:rPr>
          <w:sz w:val="24"/>
          <w:szCs w:val="24"/>
        </w:rPr>
        <w:t xml:space="preserve">efined or only the drugs that have Local Possible Dosages defined with missing data in either </w:t>
      </w:r>
      <w:r w:rsidR="006624F0" w:rsidRPr="00EA77BC">
        <w:rPr>
          <w:sz w:val="24"/>
          <w:szCs w:val="24"/>
        </w:rPr>
        <w:t xml:space="preserve">the </w:t>
      </w:r>
      <w:r w:rsidR="006624F0" w:rsidRPr="00EA77BC">
        <w:t xml:space="preserve">NUMERIC DOSE </w:t>
      </w:r>
      <w:r w:rsidR="006624F0" w:rsidRPr="00EA77BC">
        <w:rPr>
          <w:sz w:val="24"/>
          <w:szCs w:val="24"/>
        </w:rPr>
        <w:t xml:space="preserve">sub-field (#5) of the LOCAL POSSIBLE DOSAGES multiple (#904) in DRUG file (#50) </w:t>
      </w:r>
      <w:r w:rsidR="006624F0" w:rsidRPr="00EA77BC">
        <w:t>or DOSE UNIT</w:t>
      </w:r>
      <w:r w:rsidR="006624F0" w:rsidRPr="00EA77BC">
        <w:rPr>
          <w:rFonts w:eastAsia="Calibri"/>
        </w:rPr>
        <w:t xml:space="preserve"> </w:t>
      </w:r>
      <w:r w:rsidR="006624F0" w:rsidRPr="00EA77BC">
        <w:rPr>
          <w:sz w:val="24"/>
          <w:szCs w:val="24"/>
        </w:rPr>
        <w:t xml:space="preserve">sub-field (#4) of the LOCAL POSSIBLE DOSAGES multiple (#904) in DRUG file (#50). </w:t>
      </w:r>
      <w:r w:rsidR="00F03AA1" w:rsidRPr="00EA77BC">
        <w:rPr>
          <w:sz w:val="24"/>
          <w:szCs w:val="24"/>
        </w:rPr>
        <w:t>If no missing data is found the report will display ‘No Local Possible Dosage missing data found.’</w:t>
      </w:r>
      <w:r w:rsidR="00D063E5" w:rsidRPr="00EA77BC">
        <w:rPr>
          <w:sz w:val="24"/>
          <w:szCs w:val="24"/>
        </w:rPr>
        <w:t xml:space="preserve"> </w:t>
      </w:r>
    </w:p>
    <w:p w14:paraId="60E6A713" w14:textId="77777777" w:rsidR="00D063E5" w:rsidRPr="00EA77BC" w:rsidRDefault="00D063E5" w:rsidP="000C5921">
      <w:pPr>
        <w:pStyle w:val="BodyText4"/>
        <w:keepNext w:val="0"/>
        <w:ind w:left="0"/>
        <w:rPr>
          <w:sz w:val="24"/>
          <w:szCs w:val="24"/>
        </w:rPr>
      </w:pPr>
    </w:p>
    <w:p w14:paraId="60E6A714" w14:textId="77777777" w:rsidR="00D063E5" w:rsidRPr="00EA77BC" w:rsidRDefault="00D063E5" w:rsidP="000C5921">
      <w:pPr>
        <w:pStyle w:val="BodyText4"/>
        <w:keepNext w:val="0"/>
        <w:ind w:left="0"/>
        <w:rPr>
          <w:sz w:val="24"/>
          <w:szCs w:val="24"/>
        </w:rPr>
      </w:pPr>
      <w:r w:rsidRPr="00EA77BC">
        <w:rPr>
          <w:sz w:val="24"/>
          <w:szCs w:val="24"/>
        </w:rPr>
        <w:t>If the strength of the drug does not match the strength of the VA Product to which it is matched to, it will be noted on the report.</w:t>
      </w:r>
    </w:p>
    <w:p w14:paraId="60E6A715" w14:textId="77777777" w:rsidR="009606A0" w:rsidRPr="00EA77BC" w:rsidRDefault="009606A0" w:rsidP="000C5921">
      <w:pPr>
        <w:pStyle w:val="BodyText4"/>
        <w:keepNext w:val="0"/>
        <w:ind w:left="0"/>
        <w:rPr>
          <w:sz w:val="24"/>
          <w:szCs w:val="24"/>
        </w:rPr>
      </w:pPr>
    </w:p>
    <w:p w14:paraId="60E6A716" w14:textId="77777777" w:rsidR="009606A0" w:rsidRPr="00EA77BC" w:rsidRDefault="0076180B" w:rsidP="000C5921">
      <w:pPr>
        <w:pStyle w:val="BodyText4"/>
        <w:keepNext w:val="0"/>
        <w:ind w:left="0"/>
        <w:rPr>
          <w:sz w:val="24"/>
          <w:szCs w:val="24"/>
        </w:rPr>
      </w:pPr>
      <w:r>
        <w:rPr>
          <w:noProof/>
          <w:position w:val="-4"/>
        </w:rPr>
        <w:drawing>
          <wp:inline distT="0" distB="0" distL="0" distR="0" wp14:anchorId="60E6DD31" wp14:editId="60E6DD32">
            <wp:extent cx="419100" cy="342900"/>
            <wp:effectExtent l="0" t="0" r="0" b="0"/>
            <wp:docPr id="9" name="Picture 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cil 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4C4DC0" w:rsidRPr="00EA77BC">
        <w:rPr>
          <w:b/>
          <w:sz w:val="24"/>
          <w:szCs w:val="24"/>
        </w:rPr>
        <w:t>Note:</w:t>
      </w:r>
      <w:r w:rsidR="009606A0" w:rsidRPr="00EA77BC">
        <w:rPr>
          <w:sz w:val="24"/>
          <w:szCs w:val="24"/>
        </w:rPr>
        <w:t xml:space="preserve"> This report is written for a 132 column format. </w:t>
      </w:r>
    </w:p>
    <w:p w14:paraId="60E6A717" w14:textId="77777777" w:rsidR="009606A0" w:rsidRPr="00EA77BC" w:rsidRDefault="009606A0" w:rsidP="001B3F39">
      <w:pPr>
        <w:pStyle w:val="BodyText4"/>
        <w:keepNext w:val="0"/>
        <w:ind w:left="0"/>
        <w:rPr>
          <w:sz w:val="24"/>
          <w:szCs w:val="24"/>
        </w:rPr>
      </w:pPr>
    </w:p>
    <w:p w14:paraId="60E6A718" w14:textId="77777777" w:rsidR="009606A0" w:rsidRPr="00EA77BC" w:rsidRDefault="009606A0" w:rsidP="001B3F39">
      <w:pPr>
        <w:pStyle w:val="BodyText4"/>
        <w:keepNext w:val="0"/>
        <w:ind w:left="0"/>
        <w:rPr>
          <w:sz w:val="24"/>
          <w:szCs w:val="24"/>
        </w:rPr>
      </w:pPr>
      <w:r w:rsidRPr="00EA77BC">
        <w:rPr>
          <w:sz w:val="24"/>
          <w:szCs w:val="24"/>
        </w:rPr>
        <w:t>Drugs that meet the following criteria will be screened out from this report.</w:t>
      </w:r>
    </w:p>
    <w:p w14:paraId="60E6A719" w14:textId="77777777" w:rsidR="009606A0" w:rsidRPr="00EA77BC" w:rsidRDefault="009606A0" w:rsidP="001B3F39">
      <w:pPr>
        <w:pStyle w:val="BodyTextBullet1"/>
      </w:pPr>
      <w:r w:rsidRPr="00EA77BC">
        <w:t>Inactive</w:t>
      </w:r>
    </w:p>
    <w:p w14:paraId="60E6A71A" w14:textId="77777777" w:rsidR="009606A0" w:rsidRPr="00EA77BC" w:rsidRDefault="009606A0" w:rsidP="001B3F39">
      <w:pPr>
        <w:pStyle w:val="BodyTextBullet1"/>
      </w:pPr>
      <w:r w:rsidRPr="00EA77BC">
        <w:t>Not Matched to NDF</w:t>
      </w:r>
    </w:p>
    <w:p w14:paraId="60E6A71B" w14:textId="77777777" w:rsidR="009606A0" w:rsidRPr="00EA77BC" w:rsidRDefault="009606A0" w:rsidP="001B3F39">
      <w:pPr>
        <w:pStyle w:val="BodyTextBullet1"/>
      </w:pPr>
      <w:r w:rsidRPr="00EA77BC">
        <w:t xml:space="preserve">Associated with dosage form that is excluded from dosage checks and matched to a VA Product that has the OVERRIDE DF DOSE CHK EXCLUSION field </w:t>
      </w:r>
      <w:r w:rsidR="006624F0" w:rsidRPr="00EA77BC">
        <w:t xml:space="preserve">(#31) of the VA PRODUCT file (#50.68) </w:t>
      </w:r>
      <w:r w:rsidRPr="00EA77BC">
        <w:t>set to ‘No’</w:t>
      </w:r>
    </w:p>
    <w:p w14:paraId="60E6A71C" w14:textId="77777777" w:rsidR="009606A0" w:rsidRPr="00EA77BC" w:rsidRDefault="009606A0" w:rsidP="001B3F39">
      <w:pPr>
        <w:pStyle w:val="BodyTextBullet1"/>
      </w:pPr>
      <w:r w:rsidRPr="00EA77BC">
        <w:t xml:space="preserve">Associated with dosage form that is NOT excluded from dosage checks, but is matched to a VA Product that has the OVERRIDE DF DOSE CHK EXCLUSION field </w:t>
      </w:r>
      <w:r w:rsidR="006624F0" w:rsidRPr="00EA77BC">
        <w:t xml:space="preserve">(#31) of the VA PRODUCT file (#50.68) </w:t>
      </w:r>
      <w:r w:rsidRPr="00EA77BC">
        <w:t>set to ‘Yes’</w:t>
      </w:r>
    </w:p>
    <w:p w14:paraId="60E6A71D" w14:textId="77777777" w:rsidR="009606A0" w:rsidRPr="00EA77BC" w:rsidRDefault="009606A0" w:rsidP="001B3F39">
      <w:pPr>
        <w:pStyle w:val="BodyTextBullet1"/>
      </w:pPr>
      <w:r w:rsidRPr="00EA77BC">
        <w:t xml:space="preserve">Drug is marked as a supply item (‘S’ in DEA, SPECIAL HDLG field </w:t>
      </w:r>
      <w:r w:rsidR="008E7929" w:rsidRPr="00EA77BC">
        <w:t xml:space="preserve">(#3) of the DRUG file (#50) </w:t>
      </w:r>
      <w:r w:rsidRPr="00EA77BC">
        <w:t>or assigned a VA Drug Class starting with an ‘XA’)</w:t>
      </w:r>
    </w:p>
    <w:p w14:paraId="60E6A71E" w14:textId="77777777" w:rsidR="009606A0" w:rsidRPr="00EA77BC" w:rsidRDefault="009606A0" w:rsidP="001B3F39">
      <w:pPr>
        <w:pStyle w:val="BodyTextBullet1"/>
      </w:pPr>
      <w:r w:rsidRPr="00EA77BC">
        <w:t>Drug does not have any Local Possible Dosages defined</w:t>
      </w:r>
    </w:p>
    <w:p w14:paraId="60E6A71F" w14:textId="77777777" w:rsidR="009606A0" w:rsidRPr="00EA77BC" w:rsidRDefault="009606A0" w:rsidP="001B3F39">
      <w:pPr>
        <w:pStyle w:val="BodyText4"/>
        <w:keepNext w:val="0"/>
        <w:ind w:left="0"/>
        <w:rPr>
          <w:sz w:val="24"/>
          <w:szCs w:val="24"/>
        </w:rPr>
      </w:pPr>
    </w:p>
    <w:p w14:paraId="60E6A720" w14:textId="77777777" w:rsidR="00F03AA1" w:rsidRPr="00EA77BC" w:rsidRDefault="00E65104" w:rsidP="001B3F39">
      <w:pPr>
        <w:pStyle w:val="Example"/>
      </w:pPr>
      <w:r w:rsidRPr="00EA77BC">
        <w:t>Example:</w:t>
      </w:r>
      <w:r w:rsidR="000765E5" w:rsidRPr="00EA77BC">
        <w:t xml:space="preserve"> </w:t>
      </w:r>
      <w:r w:rsidR="008E7929" w:rsidRPr="00EA77BC">
        <w:rPr>
          <w:i/>
        </w:rPr>
        <w:t>Local Possible Dosages Report</w:t>
      </w:r>
      <w:r w:rsidR="008E7929" w:rsidRPr="00EA77BC">
        <w:t xml:space="preserve"> [PSS LOCAL POSSIBLE DOSAGES] Option</w:t>
      </w:r>
      <w:r w:rsidRPr="00EA77BC">
        <w:t xml:space="preserve"> for Only Local Possible Dosage with Missing Data</w:t>
      </w:r>
    </w:p>
    <w:p w14:paraId="60E6A721"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Select Enhanced Order Checks Setup Menu Option: </w:t>
      </w:r>
      <w:r w:rsidRPr="00EA77BC">
        <w:rPr>
          <w:rFonts w:ascii="Courier New" w:hAnsi="Courier New" w:cs="Courier New"/>
          <w:b/>
          <w:sz w:val="17"/>
          <w:szCs w:val="17"/>
        </w:rPr>
        <w:t>LOCAL PO</w:t>
      </w:r>
      <w:r w:rsidRPr="00EA77BC">
        <w:rPr>
          <w:rFonts w:ascii="Courier New" w:hAnsi="Courier New" w:cs="Courier New"/>
          <w:sz w:val="17"/>
          <w:szCs w:val="17"/>
        </w:rPr>
        <w:t>ssible Dosages Report</w:t>
      </w:r>
    </w:p>
    <w:p w14:paraId="60E6A722" w14:textId="77777777" w:rsidR="00E65104" w:rsidRPr="00EA77BC" w:rsidRDefault="00E65104" w:rsidP="001B3F39">
      <w:pPr>
        <w:shd w:val="clear" w:color="auto" w:fill="D9D9D9"/>
        <w:ind w:left="360" w:right="-90"/>
        <w:rPr>
          <w:rFonts w:ascii="Courier New" w:hAnsi="Courier New" w:cs="Courier New"/>
          <w:sz w:val="17"/>
          <w:szCs w:val="17"/>
        </w:rPr>
      </w:pPr>
    </w:p>
    <w:p w14:paraId="60E6A72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will print Local Possible Dosage information only for Drugs for</w:t>
      </w:r>
    </w:p>
    <w:p w14:paraId="60E6A72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which Dosage Checks can be performed. Drugs that are inactive, marked and/or</w:t>
      </w:r>
    </w:p>
    <w:p w14:paraId="60E6A72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classed as supply items, not matched to NDF or excluded from dosage checks (due</w:t>
      </w:r>
    </w:p>
    <w:p w14:paraId="60E6A726" w14:textId="77777777" w:rsidR="00E65104" w:rsidRPr="00EA77BC" w:rsidRDefault="00E65104" w:rsidP="00CD4C8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to dosage form or VA Product override) will not be included in this report.</w:t>
      </w:r>
    </w:p>
    <w:p w14:paraId="60E6A727" w14:textId="77777777" w:rsidR="00E65104" w:rsidRPr="00EA77BC" w:rsidRDefault="00E65104" w:rsidP="00BA5F06">
      <w:pPr>
        <w:shd w:val="clear" w:color="auto" w:fill="D9D9D9"/>
        <w:ind w:left="360" w:right="-90"/>
        <w:rPr>
          <w:rFonts w:ascii="Courier New" w:hAnsi="Courier New" w:cs="Courier New"/>
          <w:sz w:val="17"/>
          <w:szCs w:val="17"/>
        </w:rPr>
      </w:pPr>
    </w:p>
    <w:p w14:paraId="60E6A728"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Users will be able to print Local Possible Dosage information for all eligible</w:t>
      </w:r>
    </w:p>
    <w:p w14:paraId="60E6A729"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drugs or only for drugs with missing data in the Numeric Dose and Dose Unit</w:t>
      </w:r>
    </w:p>
    <w:p w14:paraId="60E6A72A"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fields. These two fields must be populated to perform Dosage Checks for a Local</w:t>
      </w:r>
    </w:p>
    <w:p w14:paraId="60E6A72B"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Possible Dosage selected when placing a Pharmacy order.</w:t>
      </w:r>
    </w:p>
    <w:p w14:paraId="60E6A72C" w14:textId="77777777" w:rsidR="00E65104" w:rsidRPr="00EA77BC" w:rsidRDefault="00E65104" w:rsidP="0005137D">
      <w:pPr>
        <w:shd w:val="clear" w:color="auto" w:fill="D9D9D9"/>
        <w:ind w:left="360" w:right="-90"/>
        <w:rPr>
          <w:rFonts w:ascii="Courier New" w:hAnsi="Courier New" w:cs="Courier New"/>
          <w:sz w:val="17"/>
          <w:szCs w:val="17"/>
        </w:rPr>
      </w:pPr>
    </w:p>
    <w:p w14:paraId="60E6A72D" w14:textId="77777777" w:rsidR="00E65104" w:rsidRPr="00EA77BC" w:rsidRDefault="00E65104" w:rsidP="0005137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Select one of the following:</w:t>
      </w:r>
    </w:p>
    <w:p w14:paraId="60E6A72E" w14:textId="77777777" w:rsidR="00E65104" w:rsidRPr="00EA77BC" w:rsidRDefault="00E65104" w:rsidP="00EB241E">
      <w:pPr>
        <w:shd w:val="clear" w:color="auto" w:fill="D9D9D9"/>
        <w:ind w:left="360" w:right="-90"/>
        <w:rPr>
          <w:rFonts w:ascii="Courier New" w:hAnsi="Courier New" w:cs="Courier New"/>
          <w:sz w:val="17"/>
          <w:szCs w:val="17"/>
        </w:rPr>
      </w:pPr>
    </w:p>
    <w:p w14:paraId="60E6A72F" w14:textId="77777777" w:rsidR="00E65104" w:rsidRPr="00EA77BC" w:rsidRDefault="00E65104" w:rsidP="005C4F1E">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A         ALL LOCAL POSSIBLE DOSAGES</w:t>
      </w:r>
    </w:p>
    <w:p w14:paraId="60E6A730" w14:textId="77777777" w:rsidR="00E65104" w:rsidRPr="00EA77BC" w:rsidRDefault="00E65104" w:rsidP="000128D8">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O         ONLY LOCAL POSSIBLE DOSAGE WITH MISSING DATA</w:t>
      </w:r>
    </w:p>
    <w:p w14:paraId="60E6A731" w14:textId="77777777" w:rsidR="00E65104" w:rsidRPr="00EA77BC" w:rsidRDefault="00E65104" w:rsidP="000128D8">
      <w:pPr>
        <w:shd w:val="clear" w:color="auto" w:fill="D9D9D9"/>
        <w:ind w:left="360" w:right="-90"/>
        <w:rPr>
          <w:rFonts w:ascii="Courier New" w:hAnsi="Courier New" w:cs="Courier New"/>
          <w:sz w:val="17"/>
          <w:szCs w:val="17"/>
        </w:rPr>
      </w:pPr>
    </w:p>
    <w:p w14:paraId="60E6A732"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Enter 'A' for All, 'O' for Only: O// &lt;</w:t>
      </w:r>
      <w:r w:rsidRPr="00EA77BC">
        <w:rPr>
          <w:rFonts w:ascii="Courier New" w:hAnsi="Courier New" w:cs="Courier New"/>
          <w:b/>
          <w:sz w:val="17"/>
          <w:szCs w:val="17"/>
        </w:rPr>
        <w:t>ENTER</w:t>
      </w:r>
      <w:r w:rsidRPr="00EA77BC">
        <w:rPr>
          <w:rFonts w:ascii="Courier New" w:hAnsi="Courier New" w:cs="Courier New"/>
          <w:sz w:val="17"/>
          <w:szCs w:val="17"/>
        </w:rPr>
        <w:t>&gt; NLY LOCAL POSSIBLE DOSAGE WITH MISSING DATA</w:t>
      </w:r>
    </w:p>
    <w:p w14:paraId="60E6A733" w14:textId="77777777" w:rsidR="00E65104" w:rsidRPr="00EA77BC" w:rsidRDefault="00E65104" w:rsidP="00EA77BC">
      <w:pPr>
        <w:shd w:val="clear" w:color="auto" w:fill="D9D9D9"/>
        <w:ind w:left="360" w:right="-90"/>
        <w:rPr>
          <w:rFonts w:ascii="Courier New" w:hAnsi="Courier New" w:cs="Courier New"/>
          <w:sz w:val="17"/>
          <w:szCs w:val="17"/>
        </w:rPr>
      </w:pPr>
    </w:p>
    <w:p w14:paraId="60E6A734"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is designed for 132 column format!</w:t>
      </w:r>
    </w:p>
    <w:p w14:paraId="60E6A735" w14:textId="77777777" w:rsidR="00CB0F98"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DEVICE: HOME//   &lt;</w:t>
      </w:r>
      <w:r w:rsidRPr="00EA77BC">
        <w:rPr>
          <w:rFonts w:ascii="Courier New" w:hAnsi="Courier New" w:cs="Courier New"/>
          <w:b/>
          <w:sz w:val="17"/>
          <w:szCs w:val="17"/>
        </w:rPr>
        <w:t>ENTER</w:t>
      </w:r>
      <w:r w:rsidRPr="00EA77BC">
        <w:rPr>
          <w:rFonts w:ascii="Courier New" w:hAnsi="Courier New" w:cs="Courier New"/>
          <w:sz w:val="17"/>
          <w:szCs w:val="17"/>
        </w:rPr>
        <w:t>&gt;</w:t>
      </w:r>
    </w:p>
    <w:p w14:paraId="60E6A736" w14:textId="77777777" w:rsidR="00CB0F98" w:rsidRPr="00EA77BC" w:rsidRDefault="00CB0F98" w:rsidP="00EA77BC">
      <w:pPr>
        <w:shd w:val="clear" w:color="auto" w:fill="D9D9D9"/>
        <w:ind w:left="360" w:right="-90"/>
        <w:rPr>
          <w:rFonts w:ascii="Courier New" w:hAnsi="Courier New" w:cs="Courier New"/>
          <w:sz w:val="17"/>
          <w:szCs w:val="17"/>
        </w:rPr>
      </w:pPr>
    </w:p>
    <w:p w14:paraId="60E6A737"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Local Possible Dosages Report (Missing Data Only)                                 PAGE: 1</w:t>
      </w:r>
    </w:p>
    <w:p w14:paraId="60E6A738"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 (811)              GELUSIL TABLETS</w:t>
      </w:r>
    </w:p>
    <w:p w14:paraId="60E6A739" w14:textId="77777777" w:rsidR="00E65104" w:rsidRPr="00EA77BC" w:rsidRDefault="00E65104" w:rsidP="0078722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Units:         Application Package: UOX</w:t>
      </w:r>
    </w:p>
    <w:p w14:paraId="60E6A73A"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3B"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TABLET</w:t>
      </w:r>
    </w:p>
    <w:p w14:paraId="60E6A73C"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D"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TABLET(S)</w:t>
      </w:r>
    </w:p>
    <w:p w14:paraId="60E6A73E"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F"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AL OH 200MG/MG OH 200MG/SIMETHICONE 25MG TAB,CHEWABLE</w:t>
      </w:r>
    </w:p>
    <w:p w14:paraId="60E6A740" w14:textId="77777777" w:rsidR="00E65104" w:rsidRPr="00EA77BC" w:rsidRDefault="00E65104" w:rsidP="000C5921">
      <w:pPr>
        <w:shd w:val="clear" w:color="auto" w:fill="D9D9D9"/>
        <w:ind w:left="360" w:right="-90"/>
        <w:rPr>
          <w:rFonts w:ascii="Courier New" w:hAnsi="Courier New" w:cs="Courier New"/>
          <w:sz w:val="17"/>
          <w:szCs w:val="17"/>
        </w:rPr>
      </w:pPr>
    </w:p>
    <w:p w14:paraId="60E6A741"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(156)              GUAIFENESIN 50MG/5ML SYRUP            </w:t>
      </w:r>
    </w:p>
    <w:p w14:paraId="60E6A742"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50               Units: MG/5ML   Application Package: OUX</w:t>
      </w:r>
    </w:p>
    <w:p w14:paraId="60E6A74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4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TEASPOONFUL     </w:t>
      </w:r>
    </w:p>
    <w:p w14:paraId="60E6A74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MILLIGRAM(S)              Package: IO</w:t>
      </w:r>
    </w:p>
    <w:p w14:paraId="60E6A746"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TEASPOONFUL(S)  </w:t>
      </w:r>
    </w:p>
    <w:p w14:paraId="60E6A747"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IO</w:t>
      </w:r>
    </w:p>
    <w:p w14:paraId="60E6A748"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Note: Strength 50 does not match NDF strength of 100.</w:t>
      </w:r>
    </w:p>
    <w:p w14:paraId="60E6A749"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GUAIFENESIN 100MG/5ML SYRUP</w:t>
      </w:r>
    </w:p>
    <w:p w14:paraId="60E6A74A" w14:textId="77777777" w:rsidR="009606A0" w:rsidRPr="00EA77BC" w:rsidRDefault="009606A0" w:rsidP="001B3F39">
      <w:pPr>
        <w:pStyle w:val="BodyText4"/>
        <w:keepNext w:val="0"/>
        <w:ind w:left="0"/>
        <w:rPr>
          <w:b/>
          <w:bCs/>
        </w:rPr>
      </w:pPr>
    </w:p>
    <w:p w14:paraId="60E6A74B" w14:textId="77777777" w:rsidR="00BB5A3B" w:rsidRPr="00EA77BC" w:rsidRDefault="00BB5A3B" w:rsidP="00EA77BC">
      <w:pPr>
        <w:pStyle w:val="Heading2"/>
        <w:numPr>
          <w:ilvl w:val="0"/>
          <w:numId w:val="11"/>
        </w:numPr>
      </w:pPr>
      <w:bookmarkStart w:id="440" w:name="_Request_Change_to"/>
      <w:bookmarkStart w:id="441" w:name="p025"/>
      <w:bookmarkStart w:id="442" w:name="_Toc219451633"/>
      <w:bookmarkStart w:id="443" w:name="Request_Change_to_DoseUnit"/>
      <w:bookmarkStart w:id="444" w:name="_Toc376874060"/>
      <w:bookmarkStart w:id="445" w:name="_Toc523224104"/>
      <w:bookmarkEnd w:id="440"/>
      <w:bookmarkEnd w:id="441"/>
      <w:r w:rsidRPr="00EA77BC">
        <w:t>Request Change to Dose Unit</w:t>
      </w:r>
      <w:bookmarkEnd w:id="442"/>
      <w:bookmarkEnd w:id="443"/>
      <w:bookmarkEnd w:id="444"/>
      <w:bookmarkEnd w:id="445"/>
    </w:p>
    <w:p w14:paraId="60E6A74C" w14:textId="77777777" w:rsidR="00BB5A3B" w:rsidRPr="00EA77BC" w:rsidRDefault="00BB5A3B" w:rsidP="00787223">
      <w:pPr>
        <w:pStyle w:val="Heading4"/>
        <w:spacing w:after="0"/>
        <w:ind w:firstLine="720"/>
      </w:pPr>
      <w:r w:rsidRPr="00EA77BC">
        <w:t>[PSS DOSE UNIT REQUEST]</w:t>
      </w:r>
    </w:p>
    <w:p w14:paraId="60E6A74D" w14:textId="77777777" w:rsidR="00BB5A3B" w:rsidRPr="00EA77BC" w:rsidRDefault="00BB5A3B" w:rsidP="00732461">
      <w:pPr>
        <w:pStyle w:val="BodyText4"/>
        <w:keepNext w:val="0"/>
        <w:ind w:left="0"/>
        <w:rPr>
          <w:sz w:val="24"/>
          <w:szCs w:val="24"/>
        </w:rPr>
      </w:pPr>
    </w:p>
    <w:p w14:paraId="60E6A74E" w14:textId="77777777" w:rsidR="00BB5A3B" w:rsidRPr="00EA77BC" w:rsidRDefault="00BB5A3B"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Dose Unit </w:t>
      </w:r>
      <w:r w:rsidR="00560341" w:rsidRPr="00EA77BC">
        <w:fldChar w:fldCharType="begin"/>
      </w:r>
      <w:r w:rsidR="00560341" w:rsidRPr="00EA77BC">
        <w:instrText xml:space="preserve"> XE "Request Changes to Dose Unit" \b</w:instrText>
      </w:r>
      <w:r w:rsidR="00560341" w:rsidRPr="00EA77BC">
        <w:fldChar w:fldCharType="end"/>
      </w:r>
      <w:r w:rsidR="00560341" w:rsidRPr="00EA77BC">
        <w:t xml:space="preserve">[PSS DOSE UNIT REQUEST] </w:t>
      </w:r>
      <w:r w:rsidRPr="00EA77BC">
        <w:rPr>
          <w:sz w:val="24"/>
          <w:szCs w:val="24"/>
        </w:rPr>
        <w:t>option is provided for users to request additions or changes to the DOSE UNITS file (#51.24). The request is directed to an Outlook mail group (</w:t>
      </w:r>
      <w:hyperlink r:id="rId30" w:history="1">
        <w:r w:rsidRPr="00EA77BC">
          <w:rPr>
            <w:rStyle w:val="Hyperlink"/>
            <w:color w:val="auto"/>
            <w:sz w:val="24"/>
            <w:szCs w:val="24"/>
            <w:u w:val="none"/>
          </w:rPr>
          <w:t>VAOITVHITPSDOSEUNITREQ@VA.GOV</w:t>
        </w:r>
      </w:hyperlink>
      <w:r w:rsidRPr="00EA77BC">
        <w:rPr>
          <w:sz w:val="24"/>
          <w:szCs w:val="24"/>
        </w:rPr>
        <w:t>) that will review and act on the requests. A copy of the request is also sent to the user’s VistA email account. The following information about the request will be needed:</w:t>
      </w:r>
    </w:p>
    <w:p w14:paraId="60E6A74F" w14:textId="77777777" w:rsidR="00BB5A3B" w:rsidRPr="00EA77BC" w:rsidRDefault="00BB5A3B" w:rsidP="00732461">
      <w:pPr>
        <w:pStyle w:val="BodyTextBullet1"/>
      </w:pPr>
      <w:r w:rsidRPr="00EA77BC">
        <w:t>Dose Unit to be added or modified (required)</w:t>
      </w:r>
    </w:p>
    <w:p w14:paraId="60E6A750" w14:textId="77777777" w:rsidR="00BB5A3B" w:rsidRPr="00EA77BC" w:rsidRDefault="00BB5A3B" w:rsidP="000C5921">
      <w:pPr>
        <w:pStyle w:val="BodyTextBullet1"/>
      </w:pPr>
      <w:r w:rsidRPr="00EA77BC">
        <w:t>References or Reason for Request (required)</w:t>
      </w:r>
    </w:p>
    <w:p w14:paraId="60E6A751" w14:textId="77777777" w:rsidR="00BB5A3B" w:rsidRPr="00EA77BC" w:rsidRDefault="00BB5A3B" w:rsidP="000C5921">
      <w:pPr>
        <w:pStyle w:val="BodyText4"/>
        <w:keepNext w:val="0"/>
        <w:ind w:left="0"/>
        <w:rPr>
          <w:sz w:val="24"/>
          <w:szCs w:val="24"/>
        </w:rPr>
      </w:pPr>
    </w:p>
    <w:p w14:paraId="60E6A752" w14:textId="77777777" w:rsidR="00BB5A3B" w:rsidRPr="00EA77BC" w:rsidRDefault="00BB5A3B" w:rsidP="000C5921">
      <w:pPr>
        <w:pStyle w:val="BodyText4"/>
        <w:keepNext w:val="0"/>
        <w:ind w:left="0"/>
        <w:rPr>
          <w:sz w:val="24"/>
          <w:szCs w:val="24"/>
        </w:rPr>
      </w:pPr>
      <w:r w:rsidRPr="00EA77BC">
        <w:rPr>
          <w:sz w:val="24"/>
          <w:szCs w:val="24"/>
        </w:rPr>
        <w:t>If the user is not ready to send the request, answer</w:t>
      </w:r>
      <w:r w:rsidR="00D759CB" w:rsidRPr="00EA77BC">
        <w:rPr>
          <w:sz w:val="24"/>
          <w:szCs w:val="24"/>
        </w:rPr>
        <w:t>ing</w:t>
      </w:r>
      <w:r w:rsidRPr="00EA77BC">
        <w:rPr>
          <w:sz w:val="24"/>
          <w:szCs w:val="24"/>
        </w:rPr>
        <w:t xml:space="preserve"> ‘No’ at the transmit prompt </w:t>
      </w:r>
      <w:r w:rsidR="00D759CB" w:rsidRPr="00EA77BC">
        <w:rPr>
          <w:sz w:val="24"/>
          <w:szCs w:val="24"/>
        </w:rPr>
        <w:t>will send</w:t>
      </w:r>
      <w:r w:rsidRPr="00EA77BC">
        <w:rPr>
          <w:sz w:val="24"/>
          <w:szCs w:val="24"/>
        </w:rPr>
        <w:t xml:space="preserve"> the request just to the user’s VistA email account. </w:t>
      </w:r>
      <w:r w:rsidR="00293463" w:rsidRPr="00EA77BC">
        <w:rPr>
          <w:sz w:val="24"/>
          <w:szCs w:val="24"/>
        </w:rPr>
        <w:t>Once ready to send the request and if no changes are needed, the VistA email message can be retrieved and forwarded to the Outlook mail group (</w:t>
      </w:r>
      <w:r w:rsidR="009547DC" w:rsidRPr="00EA77BC">
        <w:rPr>
          <w:sz w:val="24"/>
          <w:szCs w:val="24"/>
        </w:rPr>
        <w:t>VAOITVHITPSDOSEUNITREQ@VA.GOV</w:t>
      </w:r>
      <w:r w:rsidR="00293463" w:rsidRPr="00EA77BC">
        <w:rPr>
          <w:sz w:val="24"/>
          <w:szCs w:val="24"/>
        </w:rPr>
        <w:t xml:space="preserve">). If the VistA email message is no longer available for retrieval, the request must be reentered and transmitted. </w:t>
      </w:r>
      <w:r w:rsidRPr="00EA77BC">
        <w:rPr>
          <w:sz w:val="24"/>
          <w:szCs w:val="24"/>
        </w:rPr>
        <w:t>The option will use whatever editor (line or screen) the user has defined for</w:t>
      </w:r>
      <w:r w:rsidR="000765E5" w:rsidRPr="00EA77BC">
        <w:rPr>
          <w:sz w:val="24"/>
          <w:szCs w:val="24"/>
        </w:rPr>
        <w:t xml:space="preserve"> </w:t>
      </w:r>
      <w:r w:rsidRPr="00EA77BC">
        <w:rPr>
          <w:sz w:val="24"/>
          <w:szCs w:val="24"/>
        </w:rPr>
        <w:t xml:space="preserve">“Preferred editor” in the NEW PERSON </w:t>
      </w:r>
      <w:r w:rsidR="00297597" w:rsidRPr="00EA77BC">
        <w:rPr>
          <w:sz w:val="24"/>
          <w:szCs w:val="24"/>
        </w:rPr>
        <w:t xml:space="preserve">file </w:t>
      </w:r>
      <w:r w:rsidRPr="00EA77BC">
        <w:rPr>
          <w:sz w:val="24"/>
          <w:szCs w:val="24"/>
        </w:rPr>
        <w:t>(#200).</w:t>
      </w:r>
    </w:p>
    <w:p w14:paraId="60E6A753" w14:textId="77777777" w:rsidR="00BB5A3B" w:rsidRPr="00EA77BC" w:rsidRDefault="00BB5A3B" w:rsidP="000C5921"/>
    <w:p w14:paraId="60E6A754" w14:textId="77777777" w:rsidR="00BB5A3B" w:rsidRPr="00EA77BC" w:rsidRDefault="00F93DFC" w:rsidP="000C5921">
      <w:pPr>
        <w:pStyle w:val="Example"/>
      </w:pPr>
      <w:r w:rsidRPr="00EA77BC">
        <w:t xml:space="preserve">Example: </w:t>
      </w:r>
      <w:r w:rsidR="00560341" w:rsidRPr="00EA77BC">
        <w:rPr>
          <w:i/>
        </w:rPr>
        <w:t>Request Change to Dose Unit</w:t>
      </w:r>
      <w:r w:rsidR="00560341" w:rsidRPr="00EA77BC">
        <w:t xml:space="preserve"> [PSS DOSE UNIT REQUEST] Option</w:t>
      </w:r>
    </w:p>
    <w:p w14:paraId="60E6A755"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Select Enhanced Order Checks Setup Menu Option: </w:t>
      </w:r>
      <w:r w:rsidRPr="00EA77BC">
        <w:rPr>
          <w:rFonts w:ascii="Courier New" w:hAnsi="Courier New" w:cs="Courier New"/>
          <w:b/>
          <w:sz w:val="18"/>
          <w:szCs w:val="18"/>
        </w:rPr>
        <w:t>REQUEST CHANGE TO DOSE UNIT</w:t>
      </w:r>
    </w:p>
    <w:p w14:paraId="60E6A756"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7"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Select one of the following:</w:t>
      </w:r>
    </w:p>
    <w:p w14:paraId="60E6A758"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9"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N         New Dose Unit</w:t>
      </w:r>
    </w:p>
    <w:p w14:paraId="60E6A75A"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C         Change to Existing Dose Unit</w:t>
      </w:r>
    </w:p>
    <w:p w14:paraId="60E6A75B"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C"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Request New Dose Unit or Change existing Dose Unit: N// &lt;</w:t>
      </w:r>
      <w:r w:rsidRPr="00EA77BC">
        <w:rPr>
          <w:rFonts w:ascii="Courier New" w:hAnsi="Courier New" w:cs="Courier New"/>
          <w:b/>
          <w:sz w:val="18"/>
          <w:szCs w:val="18"/>
        </w:rPr>
        <w:t>ENTER</w:t>
      </w:r>
      <w:r w:rsidRPr="00EA77BC">
        <w:rPr>
          <w:rFonts w:ascii="Courier New" w:hAnsi="Courier New" w:cs="Courier New"/>
          <w:sz w:val="18"/>
          <w:szCs w:val="18"/>
        </w:rPr>
        <w:t>&gt; ew Dose Unit</w:t>
      </w:r>
    </w:p>
    <w:p w14:paraId="60E6A75D"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E"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Enter Dose Unit name: </w:t>
      </w:r>
      <w:r w:rsidRPr="00EA77BC">
        <w:rPr>
          <w:rFonts w:ascii="Courier New" w:hAnsi="Courier New" w:cs="Courier New"/>
          <w:b/>
          <w:sz w:val="18"/>
          <w:szCs w:val="18"/>
        </w:rPr>
        <w:t>GRAIN(S)</w:t>
      </w:r>
    </w:p>
    <w:p w14:paraId="60E6A75F"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0"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You must now enter a reason or references for this request.</w:t>
      </w:r>
    </w:p>
    <w:p w14:paraId="60E6A761"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2"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 '^' to exit: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763" w14:textId="77777777" w:rsidR="00BB5A3B" w:rsidRPr="00EA77BC" w:rsidRDefault="00BB5A3B" w:rsidP="00CD4C83">
      <w:pPr>
        <w:shd w:val="clear" w:color="auto" w:fill="D9D9D9"/>
        <w:spacing w:line="228" w:lineRule="auto"/>
        <w:ind w:left="360"/>
        <w:rPr>
          <w:rFonts w:ascii="Courier New" w:hAnsi="Courier New" w:cs="Courier New"/>
          <w:sz w:val="18"/>
          <w:szCs w:val="18"/>
        </w:rPr>
      </w:pPr>
    </w:p>
    <w:p w14:paraId="60E6A764"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WRAP ]==[ INSERT ]====&lt; References/Reason for Request &gt;==[ &lt;PF1&gt;H=Help ]====</w:t>
      </w:r>
    </w:p>
    <w:p w14:paraId="60E6A765" w14:textId="77777777" w:rsidR="00BB5A3B" w:rsidRPr="00EA77BC" w:rsidRDefault="00BB5A3B" w:rsidP="00BA5F06">
      <w:pPr>
        <w:shd w:val="clear" w:color="auto" w:fill="D9D9D9"/>
        <w:spacing w:line="228" w:lineRule="auto"/>
        <w:ind w:left="360"/>
        <w:rPr>
          <w:rFonts w:ascii="Courier New" w:hAnsi="Courier New" w:cs="Courier New"/>
          <w:sz w:val="18"/>
          <w:szCs w:val="18"/>
        </w:rPr>
      </w:pPr>
    </w:p>
    <w:p w14:paraId="60E6A766"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67" w14:textId="77777777" w:rsidR="00BB5A3B" w:rsidRPr="00EA77BC" w:rsidRDefault="00BB5A3B" w:rsidP="0012128D">
      <w:pPr>
        <w:shd w:val="clear" w:color="auto" w:fill="D9D9D9"/>
        <w:spacing w:line="228" w:lineRule="auto"/>
        <w:ind w:left="360"/>
        <w:rPr>
          <w:rFonts w:ascii="Courier New" w:hAnsi="Courier New" w:cs="Courier New"/>
          <w:sz w:val="18"/>
          <w:szCs w:val="18"/>
        </w:rPr>
      </w:pPr>
    </w:p>
    <w:p w14:paraId="60E6A768" w14:textId="77777777" w:rsidR="00BB5A3B" w:rsidRPr="00EA77BC" w:rsidRDefault="00BB5A3B" w:rsidP="0012128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&lt;=======T=======T=======T=======T=======T=======T=======T=======T=======T&gt;======</w:t>
      </w:r>
    </w:p>
    <w:p w14:paraId="60E6A769" w14:textId="77777777" w:rsidR="00BB5A3B" w:rsidRPr="00EA77BC" w:rsidRDefault="00BB5A3B" w:rsidP="0005137D">
      <w:pPr>
        <w:shd w:val="clear" w:color="auto" w:fill="D9D9D9"/>
        <w:spacing w:line="228" w:lineRule="auto"/>
        <w:ind w:left="360"/>
        <w:rPr>
          <w:rFonts w:ascii="Courier New" w:hAnsi="Courier New" w:cs="Courier New"/>
          <w:sz w:val="18"/>
          <w:szCs w:val="18"/>
        </w:rPr>
      </w:pPr>
    </w:p>
    <w:p w14:paraId="60E6A76A" w14:textId="77777777" w:rsidR="00BB5A3B" w:rsidRPr="00EA77BC" w:rsidRDefault="00BB5A3B" w:rsidP="0005137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Do you want to save changes? </w:t>
      </w:r>
      <w:r w:rsidRPr="00EA77BC">
        <w:rPr>
          <w:rFonts w:ascii="Courier New" w:hAnsi="Courier New" w:cs="Courier New"/>
          <w:b/>
          <w:sz w:val="18"/>
          <w:szCs w:val="18"/>
        </w:rPr>
        <w:t>y</w:t>
      </w:r>
      <w:r w:rsidRPr="00EA77BC">
        <w:rPr>
          <w:rFonts w:ascii="Courier New" w:hAnsi="Courier New" w:cs="Courier New"/>
          <w:sz w:val="18"/>
          <w:szCs w:val="18"/>
        </w:rPr>
        <w:t xml:space="preserve">  </w:t>
      </w:r>
    </w:p>
    <w:p w14:paraId="60E6A76B" w14:textId="77777777" w:rsidR="00BB5A3B" w:rsidRPr="00EA77BC" w:rsidRDefault="00BB5A3B" w:rsidP="00EB241E">
      <w:pPr>
        <w:shd w:val="clear" w:color="auto" w:fill="D9D9D9"/>
        <w:spacing w:line="228" w:lineRule="auto"/>
        <w:ind w:left="360"/>
        <w:rPr>
          <w:rFonts w:ascii="Courier New" w:hAnsi="Courier New" w:cs="Courier New"/>
          <w:sz w:val="18"/>
          <w:szCs w:val="18"/>
        </w:rPr>
      </w:pPr>
    </w:p>
    <w:p w14:paraId="60E6A76C" w14:textId="77777777" w:rsidR="00BB5A3B" w:rsidRPr="00EA77BC" w:rsidRDefault="00BB5A3B" w:rsidP="005C4F1E">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Transmit Dose Unit Request? Y// &lt;</w:t>
      </w:r>
      <w:r w:rsidRPr="00EA77BC">
        <w:rPr>
          <w:rFonts w:ascii="Courier New" w:hAnsi="Courier New" w:cs="Courier New"/>
          <w:b/>
          <w:sz w:val="18"/>
          <w:szCs w:val="18"/>
        </w:rPr>
        <w:t>ENTER</w:t>
      </w:r>
      <w:r w:rsidRPr="00EA77BC">
        <w:rPr>
          <w:rFonts w:ascii="Courier New" w:hAnsi="Courier New" w:cs="Courier New"/>
          <w:sz w:val="18"/>
          <w:szCs w:val="18"/>
        </w:rPr>
        <w:t>&gt; ES</w:t>
      </w:r>
    </w:p>
    <w:p w14:paraId="60E6A76D" w14:textId="77777777" w:rsidR="00BB5A3B" w:rsidRPr="00EA77BC" w:rsidRDefault="00BB5A3B" w:rsidP="000128D8">
      <w:pPr>
        <w:shd w:val="clear" w:color="auto" w:fill="D9D9D9"/>
        <w:spacing w:line="228" w:lineRule="auto"/>
        <w:ind w:left="360"/>
        <w:rPr>
          <w:rFonts w:ascii="Courier New" w:hAnsi="Courier New" w:cs="Courier New"/>
          <w:sz w:val="18"/>
          <w:szCs w:val="18"/>
        </w:rPr>
      </w:pPr>
    </w:p>
    <w:p w14:paraId="60E6A76E" w14:textId="77777777" w:rsidR="00BB5A3B" w:rsidRPr="00EA77BC" w:rsidRDefault="00BB5A3B" w:rsidP="000128D8">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Mail message transmitted for review.</w:t>
      </w:r>
    </w:p>
    <w:p w14:paraId="60E6A76F" w14:textId="77777777" w:rsidR="00BB5A3B" w:rsidRPr="00EA77BC" w:rsidRDefault="00BB5A3B" w:rsidP="00EA77BC">
      <w:pPr>
        <w:shd w:val="clear" w:color="auto" w:fill="D9D9D9"/>
        <w:spacing w:line="228" w:lineRule="auto"/>
        <w:ind w:left="360"/>
        <w:rPr>
          <w:rFonts w:ascii="Courier New" w:hAnsi="Courier New" w:cs="Courier New"/>
          <w:sz w:val="18"/>
          <w:szCs w:val="18"/>
        </w:rPr>
      </w:pPr>
    </w:p>
    <w:p w14:paraId="60E6A770" w14:textId="77777777" w:rsidR="00BB5A3B" w:rsidRPr="00EA77BC" w:rsidRDefault="00BB5A3B" w:rsidP="00EA77BC">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w:t>
      </w:r>
    </w:p>
    <w:p w14:paraId="60E6A771" w14:textId="77777777" w:rsidR="00BB5A3B" w:rsidRPr="00EA77BC" w:rsidRDefault="00BB5A3B" w:rsidP="00EA77BC">
      <w:pPr>
        <w:pStyle w:val="BodyText4"/>
        <w:keepNext w:val="0"/>
        <w:ind w:left="0"/>
        <w:rPr>
          <w:sz w:val="24"/>
          <w:szCs w:val="24"/>
        </w:rPr>
      </w:pPr>
      <w:bookmarkStart w:id="446" w:name="p026"/>
      <w:bookmarkEnd w:id="446"/>
    </w:p>
    <w:p w14:paraId="60E6A772" w14:textId="77777777" w:rsidR="00BB5A3B" w:rsidRPr="00EA77BC" w:rsidRDefault="00F93DFC" w:rsidP="00EA77BC">
      <w:pPr>
        <w:pStyle w:val="Example"/>
      </w:pPr>
      <w:r w:rsidRPr="00EA77BC">
        <w:t xml:space="preserve">Example: </w:t>
      </w:r>
      <w:r w:rsidR="00560341" w:rsidRPr="00EA77BC">
        <w:rPr>
          <w:i/>
        </w:rPr>
        <w:t>Request Change to Dose Unit</w:t>
      </w:r>
      <w:r w:rsidR="00560341" w:rsidRPr="00EA77BC">
        <w:t xml:space="preserve"> [PSS DOSE UNIT REQUEST] Option Request Email</w:t>
      </w:r>
    </w:p>
    <w:p w14:paraId="60E6A77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4"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   Page 1</w:t>
      </w:r>
    </w:p>
    <w:p w14:paraId="60E6A77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w:t>
      </w:r>
    </w:p>
    <w:p w14:paraId="60E6A776"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Request New Dose Unit:</w:t>
      </w:r>
    </w:p>
    <w:p w14:paraId="60E6A777"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GRAIN(S)</w:t>
      </w:r>
    </w:p>
    <w:p w14:paraId="60E6A778"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w:t>
      </w:r>
    </w:p>
    <w:p w14:paraId="60E6A779"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7A" w14:textId="77777777" w:rsidR="00BB5A3B" w:rsidRPr="00EA77BC" w:rsidRDefault="00BB5A3B" w:rsidP="00EA77BC">
      <w:pPr>
        <w:shd w:val="clear" w:color="auto" w:fill="D9D9D9"/>
        <w:ind w:left="360"/>
        <w:rPr>
          <w:rFonts w:ascii="Courier New" w:hAnsi="Courier New" w:cs="Courier New"/>
          <w:sz w:val="18"/>
          <w:szCs w:val="18"/>
        </w:rPr>
      </w:pPr>
    </w:p>
    <w:p w14:paraId="60E6A77B"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Enter message action (in IN basket): Ignore// </w:t>
      </w:r>
      <w:r w:rsidRPr="00EA77BC">
        <w:rPr>
          <w:rFonts w:ascii="Courier New" w:hAnsi="Courier New" w:cs="Courier New"/>
          <w:b/>
          <w:sz w:val="18"/>
          <w:szCs w:val="18"/>
        </w:rPr>
        <w:t>QD</w:t>
      </w:r>
      <w:r w:rsidRPr="00EA77BC">
        <w:rPr>
          <w:rFonts w:ascii="Courier New" w:hAnsi="Courier New" w:cs="Courier New"/>
          <w:sz w:val="18"/>
          <w:szCs w:val="18"/>
        </w:rPr>
        <w:t xml:space="preserve">  Query Detailed</w:t>
      </w:r>
    </w:p>
    <w:p w14:paraId="60E6A77C" w14:textId="77777777" w:rsidR="00BB5A3B" w:rsidRPr="00EA77BC" w:rsidRDefault="00BB5A3B" w:rsidP="00EA77BC">
      <w:pPr>
        <w:shd w:val="clear" w:color="auto" w:fill="D9D9D9"/>
        <w:ind w:left="360"/>
        <w:rPr>
          <w:rFonts w:ascii="Courier New" w:hAnsi="Courier New" w:cs="Courier New"/>
          <w:sz w:val="18"/>
          <w:szCs w:val="18"/>
        </w:rPr>
      </w:pPr>
    </w:p>
    <w:p w14:paraId="60E6A77D"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E"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w:t>
      </w:r>
    </w:p>
    <w:p w14:paraId="60E6A77F"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Local Message-ID: 89442@PEPCACHE.FO-BIRM.MED.VA.GOV (2 recipients)</w:t>
      </w:r>
    </w:p>
    <w:p w14:paraId="60E6A780" w14:textId="77777777" w:rsidR="00BB5A3B" w:rsidRPr="00EA77BC" w:rsidRDefault="00BB5A3B" w:rsidP="00EA77BC">
      <w:pPr>
        <w:shd w:val="clear" w:color="auto" w:fill="D9D9D9"/>
        <w:ind w:left="360"/>
        <w:rPr>
          <w:rFonts w:ascii="Courier New" w:hAnsi="Courier New" w:cs="Courier New"/>
          <w:sz w:val="18"/>
          <w:szCs w:val="18"/>
        </w:rPr>
      </w:pPr>
    </w:p>
    <w:p w14:paraId="60E6A781"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PHARMACIST, ONE  Last read: 05/28/08@12:52 [First read: 05/28/08@12:51]</w:t>
      </w:r>
    </w:p>
    <w:p w14:paraId="60E6A782"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VAOITVHITPSDOSEUNITREQ@VA.GOV Sent: 05/28/08@12:51 Time: 1 second</w:t>
      </w:r>
    </w:p>
    <w:p w14:paraId="60E6A78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Message ID: 48343526@FORUM.VA.GOV</w:t>
      </w:r>
    </w:p>
    <w:p w14:paraId="60E6A784" w14:textId="77777777" w:rsidR="00BB5A3B" w:rsidRPr="00EA77BC" w:rsidRDefault="00BB5A3B" w:rsidP="00EA77BC">
      <w:pPr>
        <w:shd w:val="clear" w:color="auto" w:fill="D9D9D9"/>
        <w:ind w:left="360"/>
        <w:rPr>
          <w:rFonts w:ascii="Courier New" w:hAnsi="Courier New" w:cs="Courier New"/>
          <w:sz w:val="18"/>
          <w:szCs w:val="18"/>
        </w:rPr>
      </w:pPr>
    </w:p>
    <w:p w14:paraId="60E6A78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Enter message action (in IN basket): Ignore//</w:t>
      </w:r>
    </w:p>
    <w:p w14:paraId="60E6A786" w14:textId="77777777" w:rsidR="000E5BAC" w:rsidRPr="00EA77BC" w:rsidRDefault="000E5BAC" w:rsidP="00EA77BC"/>
    <w:p w14:paraId="60E6A787" w14:textId="77777777" w:rsidR="000E5BAC" w:rsidRPr="00EA77BC" w:rsidRDefault="000E5BAC" w:rsidP="00EA77BC">
      <w:pPr>
        <w:pStyle w:val="Example"/>
      </w:pPr>
      <w:r w:rsidRPr="00EA77BC">
        <w:t xml:space="preserve">Example: </w:t>
      </w:r>
      <w:r w:rsidR="00560341" w:rsidRPr="00EA77BC">
        <w:rPr>
          <w:i/>
        </w:rPr>
        <w:t>REQuest Change to Dose Unit</w:t>
      </w:r>
      <w:r w:rsidR="00560341" w:rsidRPr="00EA77BC">
        <w:t xml:space="preserve"> [PSS DOSE UNIT REQUEST] Option</w:t>
      </w:r>
    </w:p>
    <w:p w14:paraId="60E6A788" w14:textId="77777777" w:rsidR="000E5BAC" w:rsidRPr="00EA77BC" w:rsidRDefault="000E5BAC" w:rsidP="00EA77BC">
      <w:pPr>
        <w:pStyle w:val="Codeexample"/>
        <w:keepNext/>
      </w:pPr>
      <w:r w:rsidRPr="00EA77BC">
        <w:t>Select Dosages Option: REQuest Change to Dose Unit</w:t>
      </w:r>
    </w:p>
    <w:p w14:paraId="60E6A789" w14:textId="77777777" w:rsidR="000E5BAC" w:rsidRPr="00EA77BC" w:rsidRDefault="000E5BAC" w:rsidP="00EA77BC">
      <w:pPr>
        <w:pStyle w:val="Codeexample"/>
        <w:keepNext/>
      </w:pPr>
    </w:p>
    <w:p w14:paraId="60E6A78A" w14:textId="77777777" w:rsidR="000E5BAC" w:rsidRPr="00EA77BC" w:rsidRDefault="000E5BAC" w:rsidP="00EB241E">
      <w:pPr>
        <w:pStyle w:val="Codeexample"/>
      </w:pPr>
      <w:r w:rsidRPr="00EA77BC">
        <w:t>     Select one of the following:</w:t>
      </w:r>
    </w:p>
    <w:p w14:paraId="60E6A78B" w14:textId="77777777" w:rsidR="000E5BAC" w:rsidRPr="00EA77BC" w:rsidRDefault="000E5BAC" w:rsidP="005C4F1E">
      <w:pPr>
        <w:pStyle w:val="Codeexample"/>
      </w:pPr>
    </w:p>
    <w:p w14:paraId="60E6A78C" w14:textId="77777777" w:rsidR="000E5BAC" w:rsidRPr="00EA77BC" w:rsidRDefault="000E5BAC" w:rsidP="000128D8">
      <w:pPr>
        <w:pStyle w:val="Codeexample"/>
      </w:pPr>
      <w:r w:rsidRPr="00EA77BC">
        <w:t>          N         New Dose Unit</w:t>
      </w:r>
    </w:p>
    <w:p w14:paraId="60E6A78D" w14:textId="77777777" w:rsidR="000E5BAC" w:rsidRPr="00EA77BC" w:rsidRDefault="000E5BAC" w:rsidP="000128D8">
      <w:pPr>
        <w:pStyle w:val="Codeexample"/>
      </w:pPr>
      <w:r w:rsidRPr="00EA77BC">
        <w:t>          C         Change to Existing Dose Unit</w:t>
      </w:r>
    </w:p>
    <w:p w14:paraId="60E6A78E" w14:textId="77777777" w:rsidR="000E5BAC" w:rsidRPr="00EA77BC" w:rsidRDefault="000E5BAC" w:rsidP="00EA77BC">
      <w:pPr>
        <w:pStyle w:val="Codeexample"/>
      </w:pPr>
    </w:p>
    <w:p w14:paraId="60E6A78F" w14:textId="77777777" w:rsidR="000E5BAC" w:rsidRPr="00EA77BC" w:rsidRDefault="000E5BAC" w:rsidP="00EA77BC">
      <w:pPr>
        <w:pStyle w:val="Codeexample"/>
      </w:pPr>
      <w:r w:rsidRPr="00EA77BC">
        <w:t xml:space="preserve">Request New Dose Unit or Change existing Dose Unit: N// Change to Existing Dose </w:t>
      </w:r>
    </w:p>
    <w:p w14:paraId="60E6A790" w14:textId="77777777" w:rsidR="000E5BAC" w:rsidRPr="00EA77BC" w:rsidRDefault="000E5BAC" w:rsidP="00EA77BC">
      <w:pPr>
        <w:pStyle w:val="Codeexample"/>
      </w:pPr>
      <w:r w:rsidRPr="00EA77BC">
        <w:t>Unit</w:t>
      </w:r>
    </w:p>
    <w:p w14:paraId="60E6A791" w14:textId="77777777" w:rsidR="000E5BAC" w:rsidRPr="00EA77BC" w:rsidRDefault="000E5BAC" w:rsidP="00EA77BC">
      <w:pPr>
        <w:pStyle w:val="Codeexample"/>
      </w:pPr>
    </w:p>
    <w:p w14:paraId="60E6A792" w14:textId="77777777" w:rsidR="000E5BAC" w:rsidRPr="00EA77BC" w:rsidRDefault="000E5BAC" w:rsidP="00EA77BC">
      <w:pPr>
        <w:pStyle w:val="Codeexample"/>
      </w:pPr>
      <w:r w:rsidRPr="00EA77BC">
        <w:t>Select DOSE UNITS: ??</w:t>
      </w:r>
    </w:p>
    <w:p w14:paraId="60E6A793" w14:textId="77777777" w:rsidR="000E5BAC" w:rsidRPr="00EA77BC" w:rsidRDefault="000E5BAC" w:rsidP="00EA77BC">
      <w:pPr>
        <w:pStyle w:val="Codeexample"/>
      </w:pPr>
      <w:r w:rsidRPr="00EA77BC">
        <w:t xml:space="preserve">    </w:t>
      </w:r>
    </w:p>
    <w:p w14:paraId="60E6A794" w14:textId="77777777" w:rsidR="000E5BAC" w:rsidRPr="00EA77BC" w:rsidRDefault="000E5BAC" w:rsidP="00EA77BC">
      <w:pPr>
        <w:pStyle w:val="Codeexample"/>
      </w:pPr>
      <w:r w:rsidRPr="00EA77BC">
        <w:t>   Choose from:</w:t>
      </w:r>
    </w:p>
    <w:p w14:paraId="60E6A795" w14:textId="77777777" w:rsidR="000E5BAC" w:rsidRPr="00EA77BC" w:rsidRDefault="000E5BAC" w:rsidP="00EA77BC">
      <w:pPr>
        <w:pStyle w:val="Codeexample"/>
      </w:pPr>
      <w:r w:rsidRPr="00EA77BC">
        <w:t xml:space="preserve">   ANTI-XA UNIT      *** This </w:t>
      </w:r>
      <w:r w:rsidR="00EC3394" w:rsidRPr="00EA77BC">
        <w:t xml:space="preserve">is </w:t>
      </w:r>
      <w:r w:rsidRPr="00EA77BC">
        <w:t>actually stored in the DOSE UNIT file in Mixed Case</w:t>
      </w:r>
    </w:p>
    <w:p w14:paraId="60E6A796" w14:textId="77777777" w:rsidR="000E5BAC" w:rsidRPr="00EA77BC" w:rsidRDefault="000E5BAC" w:rsidP="00EA77BC">
      <w:pPr>
        <w:pStyle w:val="Codeexample"/>
      </w:pPr>
      <w:r w:rsidRPr="00EA77BC">
        <w:t xml:space="preserve">   APPLICATION(S)   </w:t>
      </w:r>
    </w:p>
    <w:p w14:paraId="60E6A797" w14:textId="77777777" w:rsidR="000E5BAC" w:rsidRPr="00EA77BC" w:rsidRDefault="000E5BAC" w:rsidP="00EA77BC">
      <w:pPr>
        <w:pStyle w:val="Codeexample"/>
      </w:pPr>
      <w:r w:rsidRPr="00EA77BC">
        <w:t xml:space="preserve">   APPLICATORFUL(S)   </w:t>
      </w:r>
    </w:p>
    <w:p w14:paraId="60E6A798" w14:textId="77777777" w:rsidR="000E5BAC" w:rsidRPr="00EA77BC" w:rsidRDefault="000E5BAC" w:rsidP="00EA77BC">
      <w:pPr>
        <w:pStyle w:val="Codeexample"/>
      </w:pPr>
      <w:r w:rsidRPr="00EA77BC">
        <w:t xml:space="preserve">   BAR(S)   </w:t>
      </w:r>
    </w:p>
    <w:p w14:paraId="60E6A799" w14:textId="77777777" w:rsidR="000E5BAC" w:rsidRPr="00EA77BC" w:rsidRDefault="000E5BAC" w:rsidP="00EA77BC">
      <w:pPr>
        <w:pStyle w:val="Codeexample"/>
      </w:pPr>
      <w:r w:rsidRPr="00EA77BC">
        <w:t xml:space="preserve">   CAP/TAB   </w:t>
      </w:r>
    </w:p>
    <w:p w14:paraId="60E6A79A" w14:textId="77777777" w:rsidR="000E5BAC" w:rsidRPr="00EA77BC" w:rsidRDefault="000E5BAC" w:rsidP="00EA77BC">
      <w:pPr>
        <w:pStyle w:val="Codeexample"/>
      </w:pPr>
      <w:r w:rsidRPr="00EA77BC">
        <w:t xml:space="preserve">   CAPLET(S)   </w:t>
      </w:r>
    </w:p>
    <w:p w14:paraId="60E6A79B" w14:textId="77777777" w:rsidR="000E5BAC" w:rsidRPr="00EA77BC" w:rsidRDefault="000E5BAC" w:rsidP="00EA77BC">
      <w:pPr>
        <w:pStyle w:val="Codeexample"/>
      </w:pPr>
      <w:r w:rsidRPr="00EA77BC">
        <w:t xml:space="preserve">   CAPSULE(S)   </w:t>
      </w:r>
    </w:p>
    <w:p w14:paraId="60E6A79C" w14:textId="77777777" w:rsidR="000E5BAC" w:rsidRPr="00EA77BC" w:rsidRDefault="000E5BAC" w:rsidP="00EA77BC">
      <w:pPr>
        <w:pStyle w:val="Codeexample"/>
      </w:pPr>
      <w:r w:rsidRPr="00EA77BC">
        <w:t xml:space="preserve">   CENTIMETER(S)   </w:t>
      </w:r>
    </w:p>
    <w:p w14:paraId="60E6A79D" w14:textId="77777777" w:rsidR="000E5BAC" w:rsidRPr="00EA77BC" w:rsidRDefault="000E5BAC" w:rsidP="00EA77BC">
      <w:pPr>
        <w:pStyle w:val="Codeexample"/>
      </w:pPr>
      <w:r w:rsidRPr="00EA77BC">
        <w:t xml:space="preserve">   DROP(S)   </w:t>
      </w:r>
    </w:p>
    <w:p w14:paraId="60E6A79E" w14:textId="77777777" w:rsidR="000E5BAC" w:rsidRPr="00EA77BC" w:rsidRDefault="000E5BAC" w:rsidP="00EA77BC">
      <w:pPr>
        <w:pStyle w:val="Codeexample"/>
      </w:pPr>
      <w:r w:rsidRPr="00EA77BC">
        <w:t xml:space="preserve">   EACH   </w:t>
      </w:r>
    </w:p>
    <w:p w14:paraId="60E6A79F" w14:textId="77777777" w:rsidR="000E5BAC" w:rsidRPr="00EA77BC" w:rsidRDefault="000E5BAC" w:rsidP="00EA77BC">
      <w:pPr>
        <w:pStyle w:val="Codeexample"/>
      </w:pPr>
      <w:r w:rsidRPr="00EA77BC">
        <w:t xml:space="preserve">   ELISA UNIT(S)   </w:t>
      </w:r>
    </w:p>
    <w:p w14:paraId="60E6A7A0" w14:textId="77777777" w:rsidR="000E5BAC" w:rsidRPr="00EA77BC" w:rsidRDefault="000E5BAC" w:rsidP="00EA77BC">
      <w:pPr>
        <w:pStyle w:val="Codeexample"/>
      </w:pPr>
      <w:r w:rsidRPr="00EA77BC">
        <w:t xml:space="preserve">   ENEMA(S)   </w:t>
      </w:r>
    </w:p>
    <w:p w14:paraId="60E6A7A1" w14:textId="77777777" w:rsidR="000E5BAC" w:rsidRPr="00EA77BC" w:rsidRDefault="000E5BAC" w:rsidP="00EA77BC">
      <w:pPr>
        <w:pStyle w:val="Codeexample"/>
      </w:pPr>
      <w:r w:rsidRPr="00EA77BC">
        <w:t xml:space="preserve">   FILM(S)   </w:t>
      </w:r>
    </w:p>
    <w:p w14:paraId="60E6A7A2" w14:textId="77777777" w:rsidR="000E5BAC" w:rsidRPr="00EA77BC" w:rsidRDefault="000E5BAC" w:rsidP="00EA77BC">
      <w:pPr>
        <w:pStyle w:val="Codeexample"/>
      </w:pPr>
      <w:r w:rsidRPr="00EA77BC">
        <w:t xml:space="preserve">   GRAM(S)   </w:t>
      </w:r>
    </w:p>
    <w:p w14:paraId="60E6A7A3" w14:textId="77777777" w:rsidR="000E5BAC" w:rsidRPr="00EA77BC" w:rsidRDefault="000E5BAC" w:rsidP="00EA77BC">
      <w:pPr>
        <w:pStyle w:val="Codeexample"/>
      </w:pPr>
      <w:r w:rsidRPr="00EA77BC">
        <w:t xml:space="preserve">   IMPLANT(S)   </w:t>
      </w:r>
    </w:p>
    <w:p w14:paraId="60E6A7A4" w14:textId="77777777" w:rsidR="000E5BAC" w:rsidRPr="00EA77BC" w:rsidRDefault="000E5BAC" w:rsidP="00EA77BC">
      <w:pPr>
        <w:pStyle w:val="Codeexample"/>
      </w:pPr>
      <w:r w:rsidRPr="00EA77BC">
        <w:t xml:space="preserve">   INCH(ES)   </w:t>
      </w:r>
    </w:p>
    <w:p w14:paraId="60E6A7A5" w14:textId="77777777" w:rsidR="000E5BAC" w:rsidRPr="00EA77BC" w:rsidRDefault="000E5BAC" w:rsidP="00EA77BC">
      <w:pPr>
        <w:pStyle w:val="Codeexample"/>
      </w:pPr>
      <w:r w:rsidRPr="00EA77BC">
        <w:t xml:space="preserve">   INHALATION(S)   </w:t>
      </w:r>
    </w:p>
    <w:p w14:paraId="60E6A7A6" w14:textId="77777777" w:rsidR="000E5BAC" w:rsidRPr="00EA77BC" w:rsidRDefault="000E5BAC" w:rsidP="00EA77BC">
      <w:pPr>
        <w:pStyle w:val="Codeexample"/>
      </w:pPr>
      <w:r w:rsidRPr="00EA77BC">
        <w:t xml:space="preserve">   INSERT(S)   </w:t>
      </w:r>
    </w:p>
    <w:p w14:paraId="60E6A7A7" w14:textId="77777777" w:rsidR="000E5BAC" w:rsidRPr="00EA77BC" w:rsidRDefault="000E5BAC" w:rsidP="00EA77BC">
      <w:pPr>
        <w:pStyle w:val="Codeexample"/>
      </w:pPr>
      <w:r w:rsidRPr="00EA77BC">
        <w:t xml:space="preserve">   LITER(S)   </w:t>
      </w:r>
    </w:p>
    <w:p w14:paraId="60E6A7A8" w14:textId="77777777" w:rsidR="000E5BAC" w:rsidRPr="00EA77BC" w:rsidRDefault="000E5BAC" w:rsidP="00EA77BC">
      <w:pPr>
        <w:pStyle w:val="Codeexample"/>
      </w:pPr>
      <w:r w:rsidRPr="00EA77BC">
        <w:t>                ^</w:t>
      </w:r>
    </w:p>
    <w:p w14:paraId="60E6A7A9" w14:textId="77777777" w:rsidR="000E5BAC" w:rsidRPr="00EA77BC" w:rsidRDefault="000E5BAC" w:rsidP="00EA77BC">
      <w:pPr>
        <w:pStyle w:val="Codeexample"/>
      </w:pPr>
      <w:r w:rsidRPr="00EA77BC">
        <w:t>Select DOSE UNITS:</w:t>
      </w:r>
    </w:p>
    <w:p w14:paraId="60E6A7AA" w14:textId="77777777" w:rsidR="00144EF5" w:rsidRPr="00EA77BC" w:rsidRDefault="00144EF5" w:rsidP="00EA77BC">
      <w:bookmarkStart w:id="447" w:name="_Toc218940063"/>
      <w:bookmarkStart w:id="448" w:name="_Toc219444171"/>
      <w:bookmarkStart w:id="449" w:name="_Toc219445356"/>
      <w:bookmarkStart w:id="450" w:name="_Toc219445894"/>
      <w:bookmarkStart w:id="451" w:name="_Toc219451635"/>
      <w:bookmarkStart w:id="452" w:name="_Toc219452330"/>
      <w:bookmarkStart w:id="453" w:name="_Toc219453025"/>
      <w:bookmarkStart w:id="454" w:name="_Toc219455352"/>
      <w:bookmarkStart w:id="455" w:name="_Toc218940064"/>
      <w:bookmarkStart w:id="456" w:name="_Toc219444172"/>
      <w:bookmarkStart w:id="457" w:name="_Toc219445357"/>
      <w:bookmarkStart w:id="458" w:name="_Toc219445895"/>
      <w:bookmarkStart w:id="459" w:name="_Toc219451636"/>
      <w:bookmarkStart w:id="460" w:name="_Toc219452331"/>
      <w:bookmarkStart w:id="461" w:name="_Toc219453026"/>
      <w:bookmarkStart w:id="462" w:name="_Toc219455353"/>
      <w:bookmarkStart w:id="463" w:name="_Toc218940066"/>
      <w:bookmarkStart w:id="464" w:name="_Toc219444174"/>
      <w:bookmarkStart w:id="465" w:name="_Toc219445359"/>
      <w:bookmarkStart w:id="466" w:name="_Toc219445897"/>
      <w:bookmarkStart w:id="467" w:name="_Toc219451638"/>
      <w:bookmarkStart w:id="468" w:name="_Toc219452333"/>
      <w:bookmarkStart w:id="469" w:name="_Toc219453028"/>
      <w:bookmarkStart w:id="470" w:name="_Toc219455355"/>
      <w:bookmarkStart w:id="471" w:name="_Toc218940068"/>
      <w:bookmarkStart w:id="472" w:name="_Toc219444176"/>
      <w:bookmarkStart w:id="473" w:name="_Toc219445361"/>
      <w:bookmarkStart w:id="474" w:name="_Toc219445899"/>
      <w:bookmarkStart w:id="475" w:name="_Toc219451640"/>
      <w:bookmarkStart w:id="476" w:name="_Toc219452335"/>
      <w:bookmarkStart w:id="477" w:name="_Toc219453030"/>
      <w:bookmarkStart w:id="478" w:name="_Toc219455357"/>
      <w:bookmarkStart w:id="479" w:name="_Toc218940069"/>
      <w:bookmarkStart w:id="480" w:name="_Toc219444177"/>
      <w:bookmarkStart w:id="481" w:name="_Toc219445362"/>
      <w:bookmarkStart w:id="482" w:name="_Toc219445900"/>
      <w:bookmarkStart w:id="483" w:name="_Toc219451641"/>
      <w:bookmarkStart w:id="484" w:name="_Toc219452336"/>
      <w:bookmarkStart w:id="485" w:name="_Toc219453031"/>
      <w:bookmarkStart w:id="486" w:name="_Toc219455358"/>
      <w:bookmarkStart w:id="487" w:name="_Toc218940071"/>
      <w:bookmarkStart w:id="488" w:name="_Toc219444179"/>
      <w:bookmarkStart w:id="489" w:name="_Toc219445364"/>
      <w:bookmarkStart w:id="490" w:name="_Toc219445902"/>
      <w:bookmarkStart w:id="491" w:name="_Toc219451643"/>
      <w:bookmarkStart w:id="492" w:name="_Toc219452338"/>
      <w:bookmarkStart w:id="493" w:name="_Toc219453033"/>
      <w:bookmarkStart w:id="494" w:name="_Toc219455360"/>
      <w:bookmarkStart w:id="495" w:name="_Toc218940073"/>
      <w:bookmarkStart w:id="496" w:name="_Toc219444181"/>
      <w:bookmarkStart w:id="497" w:name="_Toc219445366"/>
      <w:bookmarkStart w:id="498" w:name="_Toc219445904"/>
      <w:bookmarkStart w:id="499" w:name="_Toc219451645"/>
      <w:bookmarkStart w:id="500" w:name="_Toc219452340"/>
      <w:bookmarkStart w:id="501" w:name="_Toc219453035"/>
      <w:bookmarkStart w:id="502" w:name="_Toc219455362"/>
      <w:bookmarkStart w:id="503" w:name="_Toc218940076"/>
      <w:bookmarkStart w:id="504" w:name="_Toc219444184"/>
      <w:bookmarkStart w:id="505" w:name="_Toc219445369"/>
      <w:bookmarkStart w:id="506" w:name="_Toc219445907"/>
      <w:bookmarkStart w:id="507" w:name="_Toc219451648"/>
      <w:bookmarkStart w:id="508" w:name="_Toc219452343"/>
      <w:bookmarkStart w:id="509" w:name="_Toc219453038"/>
      <w:bookmarkStart w:id="510" w:name="_Toc219455365"/>
      <w:bookmarkStart w:id="511" w:name="_Toc218940078"/>
      <w:bookmarkStart w:id="512" w:name="_Toc219444186"/>
      <w:bookmarkStart w:id="513" w:name="_Toc219445371"/>
      <w:bookmarkStart w:id="514" w:name="_Toc219445909"/>
      <w:bookmarkStart w:id="515" w:name="_Toc219451650"/>
      <w:bookmarkStart w:id="516" w:name="_Toc219452345"/>
      <w:bookmarkStart w:id="517" w:name="_Toc219453040"/>
      <w:bookmarkStart w:id="518" w:name="_Toc219455367"/>
      <w:bookmarkStart w:id="519" w:name="_Toc218940082"/>
      <w:bookmarkStart w:id="520" w:name="_Toc219444190"/>
      <w:bookmarkStart w:id="521" w:name="_Toc219445375"/>
      <w:bookmarkStart w:id="522" w:name="_Toc219445913"/>
      <w:bookmarkStart w:id="523" w:name="_Toc219451654"/>
      <w:bookmarkStart w:id="524" w:name="_Toc219452349"/>
      <w:bookmarkStart w:id="525" w:name="_Toc219453044"/>
      <w:bookmarkStart w:id="526" w:name="_Toc219455371"/>
      <w:bookmarkStart w:id="527" w:name="_Toc218940083"/>
      <w:bookmarkStart w:id="528" w:name="_Toc219444191"/>
      <w:bookmarkStart w:id="529" w:name="_Toc219445376"/>
      <w:bookmarkStart w:id="530" w:name="_Toc219445914"/>
      <w:bookmarkStart w:id="531" w:name="_Toc219451655"/>
      <w:bookmarkStart w:id="532" w:name="_Toc219452350"/>
      <w:bookmarkStart w:id="533" w:name="_Toc219453045"/>
      <w:bookmarkStart w:id="534" w:name="_Toc219455372"/>
      <w:bookmarkStart w:id="535" w:name="_Toc218940084"/>
      <w:bookmarkStart w:id="536" w:name="_Toc219444192"/>
      <w:bookmarkStart w:id="537" w:name="_Toc219445377"/>
      <w:bookmarkStart w:id="538" w:name="_Toc219445915"/>
      <w:bookmarkStart w:id="539" w:name="_Toc219451656"/>
      <w:bookmarkStart w:id="540" w:name="_Toc219452351"/>
      <w:bookmarkStart w:id="541" w:name="_Toc219453046"/>
      <w:bookmarkStart w:id="542" w:name="_Toc219455373"/>
      <w:bookmarkStart w:id="543" w:name="_Toc218940087"/>
      <w:bookmarkStart w:id="544" w:name="_Toc219444195"/>
      <w:bookmarkStart w:id="545" w:name="_Toc219445380"/>
      <w:bookmarkStart w:id="546" w:name="_Toc219445918"/>
      <w:bookmarkStart w:id="547" w:name="_Toc219451659"/>
      <w:bookmarkStart w:id="548" w:name="_Toc219452354"/>
      <w:bookmarkStart w:id="549" w:name="_Toc219453049"/>
      <w:bookmarkStart w:id="550" w:name="_Toc219455376"/>
      <w:bookmarkStart w:id="551" w:name="_Toc218940089"/>
      <w:bookmarkStart w:id="552" w:name="_Toc219444197"/>
      <w:bookmarkStart w:id="553" w:name="_Toc219445382"/>
      <w:bookmarkStart w:id="554" w:name="_Toc219445920"/>
      <w:bookmarkStart w:id="555" w:name="_Toc219451661"/>
      <w:bookmarkStart w:id="556" w:name="_Toc219452356"/>
      <w:bookmarkStart w:id="557" w:name="_Toc219453051"/>
      <w:bookmarkStart w:id="558" w:name="_Toc219455378"/>
      <w:bookmarkStart w:id="559" w:name="_Toc218940091"/>
      <w:bookmarkStart w:id="560" w:name="_Toc219444199"/>
      <w:bookmarkStart w:id="561" w:name="_Toc219445384"/>
      <w:bookmarkStart w:id="562" w:name="_Toc219445922"/>
      <w:bookmarkStart w:id="563" w:name="_Toc219451663"/>
      <w:bookmarkStart w:id="564" w:name="_Toc219452358"/>
      <w:bookmarkStart w:id="565" w:name="_Toc219453053"/>
      <w:bookmarkStart w:id="566" w:name="_Toc219455380"/>
      <w:bookmarkStart w:id="567" w:name="_Toc218940093"/>
      <w:bookmarkStart w:id="568" w:name="_Toc219444201"/>
      <w:bookmarkStart w:id="569" w:name="_Toc219445386"/>
      <w:bookmarkStart w:id="570" w:name="_Toc219445924"/>
      <w:bookmarkStart w:id="571" w:name="_Toc219451665"/>
      <w:bookmarkStart w:id="572" w:name="_Toc219452360"/>
      <w:bookmarkStart w:id="573" w:name="_Toc219453055"/>
      <w:bookmarkStart w:id="574" w:name="_Toc219455382"/>
      <w:bookmarkStart w:id="575" w:name="_Toc218940094"/>
      <w:bookmarkStart w:id="576" w:name="_Toc219444202"/>
      <w:bookmarkStart w:id="577" w:name="_Toc219445387"/>
      <w:bookmarkStart w:id="578" w:name="_Toc219445925"/>
      <w:bookmarkStart w:id="579" w:name="_Toc219451666"/>
      <w:bookmarkStart w:id="580" w:name="_Toc219452361"/>
      <w:bookmarkStart w:id="581" w:name="_Toc219453056"/>
      <w:bookmarkStart w:id="582" w:name="_Toc219455383"/>
      <w:bookmarkStart w:id="583" w:name="_Toc218940095"/>
      <w:bookmarkStart w:id="584" w:name="_Toc219444203"/>
      <w:bookmarkStart w:id="585" w:name="_Toc219445388"/>
      <w:bookmarkStart w:id="586" w:name="_Toc219445926"/>
      <w:bookmarkStart w:id="587" w:name="_Toc219451667"/>
      <w:bookmarkStart w:id="588" w:name="_Toc219452362"/>
      <w:bookmarkStart w:id="589" w:name="_Toc219453057"/>
      <w:bookmarkStart w:id="590" w:name="_Toc219455384"/>
      <w:bookmarkStart w:id="591" w:name="_Toc218940096"/>
      <w:bookmarkStart w:id="592" w:name="_Toc219444204"/>
      <w:bookmarkStart w:id="593" w:name="_Toc219445389"/>
      <w:bookmarkStart w:id="594" w:name="_Toc219445927"/>
      <w:bookmarkStart w:id="595" w:name="_Toc219451668"/>
      <w:bookmarkStart w:id="596" w:name="_Toc219452363"/>
      <w:bookmarkStart w:id="597" w:name="_Toc219453058"/>
      <w:bookmarkStart w:id="598" w:name="_Toc219455385"/>
      <w:bookmarkStart w:id="599" w:name="_Toc218940099"/>
      <w:bookmarkStart w:id="600" w:name="_Toc219444207"/>
      <w:bookmarkStart w:id="601" w:name="_Toc219445392"/>
      <w:bookmarkStart w:id="602" w:name="_Toc219445930"/>
      <w:bookmarkStart w:id="603" w:name="_Toc219451671"/>
      <w:bookmarkStart w:id="604" w:name="_Toc219452366"/>
      <w:bookmarkStart w:id="605" w:name="_Toc219453061"/>
      <w:bookmarkStart w:id="606" w:name="_Toc219455388"/>
      <w:bookmarkStart w:id="607" w:name="_Toc218940100"/>
      <w:bookmarkStart w:id="608" w:name="_Toc219444208"/>
      <w:bookmarkStart w:id="609" w:name="_Toc219445393"/>
      <w:bookmarkStart w:id="610" w:name="_Toc219445931"/>
      <w:bookmarkStart w:id="611" w:name="_Toc219451672"/>
      <w:bookmarkStart w:id="612" w:name="_Toc219452367"/>
      <w:bookmarkStart w:id="613" w:name="_Toc219453062"/>
      <w:bookmarkStart w:id="614" w:name="_Toc219455389"/>
      <w:bookmarkStart w:id="615" w:name="_Toc218940106"/>
      <w:bookmarkStart w:id="616" w:name="_Toc219444214"/>
      <w:bookmarkStart w:id="617" w:name="_Toc219445399"/>
      <w:bookmarkStart w:id="618" w:name="_Toc219445937"/>
      <w:bookmarkStart w:id="619" w:name="_Toc219451678"/>
      <w:bookmarkStart w:id="620" w:name="_Toc219452373"/>
      <w:bookmarkStart w:id="621" w:name="_Toc219453068"/>
      <w:bookmarkStart w:id="622" w:name="_Toc219455395"/>
      <w:bookmarkStart w:id="623" w:name="_Toc218940107"/>
      <w:bookmarkStart w:id="624" w:name="_Toc219444215"/>
      <w:bookmarkStart w:id="625" w:name="_Toc219445400"/>
      <w:bookmarkStart w:id="626" w:name="_Toc219445938"/>
      <w:bookmarkStart w:id="627" w:name="_Toc219451679"/>
      <w:bookmarkStart w:id="628" w:name="_Toc219452374"/>
      <w:bookmarkStart w:id="629" w:name="_Toc219453069"/>
      <w:bookmarkStart w:id="630" w:name="_Toc219455396"/>
      <w:bookmarkStart w:id="631" w:name="_Toc218940116"/>
      <w:bookmarkStart w:id="632" w:name="_Toc219444224"/>
      <w:bookmarkStart w:id="633" w:name="_Toc219445409"/>
      <w:bookmarkStart w:id="634" w:name="_Toc219445947"/>
      <w:bookmarkStart w:id="635" w:name="_Toc219451688"/>
      <w:bookmarkStart w:id="636" w:name="_Toc219452383"/>
      <w:bookmarkStart w:id="637" w:name="_Toc219453078"/>
      <w:bookmarkStart w:id="638" w:name="_Toc219455405"/>
      <w:bookmarkStart w:id="639" w:name="_Toc218940117"/>
      <w:bookmarkStart w:id="640" w:name="_Toc219444225"/>
      <w:bookmarkStart w:id="641" w:name="_Toc219445410"/>
      <w:bookmarkStart w:id="642" w:name="_Toc219445948"/>
      <w:bookmarkStart w:id="643" w:name="_Toc219451689"/>
      <w:bookmarkStart w:id="644" w:name="_Toc219452384"/>
      <w:bookmarkStart w:id="645" w:name="_Toc219453079"/>
      <w:bookmarkStart w:id="646" w:name="_Toc219455406"/>
      <w:bookmarkStart w:id="647" w:name="_Toc218940122"/>
      <w:bookmarkStart w:id="648" w:name="_Toc219444230"/>
      <w:bookmarkStart w:id="649" w:name="_Toc219445415"/>
      <w:bookmarkStart w:id="650" w:name="_Toc219445953"/>
      <w:bookmarkStart w:id="651" w:name="_Toc219451694"/>
      <w:bookmarkStart w:id="652" w:name="_Toc219452389"/>
      <w:bookmarkStart w:id="653" w:name="_Toc219453084"/>
      <w:bookmarkStart w:id="654" w:name="_Toc219455411"/>
      <w:bookmarkStart w:id="655" w:name="_Toc218940123"/>
      <w:bookmarkStart w:id="656" w:name="_Toc219444231"/>
      <w:bookmarkStart w:id="657" w:name="_Toc219445416"/>
      <w:bookmarkStart w:id="658" w:name="_Toc219445954"/>
      <w:bookmarkStart w:id="659" w:name="_Toc219451695"/>
      <w:bookmarkStart w:id="660" w:name="_Toc219452390"/>
      <w:bookmarkStart w:id="661" w:name="_Toc219453085"/>
      <w:bookmarkStart w:id="662" w:name="_Toc219455412"/>
      <w:bookmarkStart w:id="663" w:name="_Toc218940124"/>
      <w:bookmarkStart w:id="664" w:name="_Toc219444232"/>
      <w:bookmarkStart w:id="665" w:name="_Toc219445417"/>
      <w:bookmarkStart w:id="666" w:name="_Toc219445955"/>
      <w:bookmarkStart w:id="667" w:name="_Toc219451696"/>
      <w:bookmarkStart w:id="668" w:name="_Toc219452391"/>
      <w:bookmarkStart w:id="669" w:name="_Toc219453086"/>
      <w:bookmarkStart w:id="670" w:name="_Toc219455413"/>
      <w:bookmarkStart w:id="671" w:name="_Toc218940127"/>
      <w:bookmarkStart w:id="672" w:name="_Toc219444235"/>
      <w:bookmarkStart w:id="673" w:name="_Toc219445420"/>
      <w:bookmarkStart w:id="674" w:name="_Toc219445958"/>
      <w:bookmarkStart w:id="675" w:name="_Toc219451699"/>
      <w:bookmarkStart w:id="676" w:name="_Toc219452394"/>
      <w:bookmarkStart w:id="677" w:name="_Toc219453089"/>
      <w:bookmarkStart w:id="678" w:name="_Toc219455416"/>
      <w:bookmarkStart w:id="679" w:name="_Toc218940128"/>
      <w:bookmarkStart w:id="680" w:name="_Toc219444236"/>
      <w:bookmarkStart w:id="681" w:name="_Toc219445421"/>
      <w:bookmarkStart w:id="682" w:name="_Toc219445959"/>
      <w:bookmarkStart w:id="683" w:name="_Toc219451700"/>
      <w:bookmarkStart w:id="684" w:name="_Toc219452395"/>
      <w:bookmarkStart w:id="685" w:name="_Toc219453090"/>
      <w:bookmarkStart w:id="686" w:name="_Toc219455417"/>
      <w:bookmarkStart w:id="687" w:name="_Toc218940136"/>
      <w:bookmarkStart w:id="688" w:name="_Toc219444244"/>
      <w:bookmarkStart w:id="689" w:name="_Toc219445429"/>
      <w:bookmarkStart w:id="690" w:name="_Toc219445967"/>
      <w:bookmarkStart w:id="691" w:name="_Toc219451708"/>
      <w:bookmarkStart w:id="692" w:name="_Toc219452403"/>
      <w:bookmarkStart w:id="693" w:name="_Toc219453098"/>
      <w:bookmarkStart w:id="694" w:name="_Toc219455425"/>
      <w:bookmarkStart w:id="695" w:name="_Toc218940137"/>
      <w:bookmarkStart w:id="696" w:name="_Toc219444245"/>
      <w:bookmarkStart w:id="697" w:name="_Toc219445430"/>
      <w:bookmarkStart w:id="698" w:name="_Toc219445968"/>
      <w:bookmarkStart w:id="699" w:name="_Toc219451709"/>
      <w:bookmarkStart w:id="700" w:name="_Toc219452404"/>
      <w:bookmarkStart w:id="701" w:name="_Toc219453099"/>
      <w:bookmarkStart w:id="702" w:name="_Toc219455426"/>
      <w:bookmarkStart w:id="703" w:name="_Toc218940144"/>
      <w:bookmarkStart w:id="704" w:name="_Toc219444252"/>
      <w:bookmarkStart w:id="705" w:name="_Toc219445437"/>
      <w:bookmarkStart w:id="706" w:name="_Toc219445975"/>
      <w:bookmarkStart w:id="707" w:name="_Toc219451716"/>
      <w:bookmarkStart w:id="708" w:name="_Toc219452411"/>
      <w:bookmarkStart w:id="709" w:name="_Toc219453106"/>
      <w:bookmarkStart w:id="710" w:name="_Toc219455433"/>
      <w:bookmarkStart w:id="711" w:name="_Toc218940145"/>
      <w:bookmarkStart w:id="712" w:name="_Toc219444253"/>
      <w:bookmarkStart w:id="713" w:name="_Toc219445438"/>
      <w:bookmarkStart w:id="714" w:name="_Toc219445976"/>
      <w:bookmarkStart w:id="715" w:name="_Toc219451717"/>
      <w:bookmarkStart w:id="716" w:name="_Toc219452412"/>
      <w:bookmarkStart w:id="717" w:name="_Toc219453107"/>
      <w:bookmarkStart w:id="718" w:name="_Toc219455434"/>
      <w:bookmarkStart w:id="719" w:name="_Toc218940153"/>
      <w:bookmarkStart w:id="720" w:name="_Toc219444261"/>
      <w:bookmarkStart w:id="721" w:name="_Toc219445446"/>
      <w:bookmarkStart w:id="722" w:name="_Toc219445984"/>
      <w:bookmarkStart w:id="723" w:name="_Toc219451725"/>
      <w:bookmarkStart w:id="724" w:name="_Toc219452420"/>
      <w:bookmarkStart w:id="725" w:name="_Toc219453115"/>
      <w:bookmarkStart w:id="726" w:name="_Toc219455442"/>
      <w:bookmarkStart w:id="727" w:name="_Toc218940154"/>
      <w:bookmarkStart w:id="728" w:name="_Toc219444262"/>
      <w:bookmarkStart w:id="729" w:name="_Toc219445447"/>
      <w:bookmarkStart w:id="730" w:name="_Toc219445985"/>
      <w:bookmarkStart w:id="731" w:name="_Toc219451726"/>
      <w:bookmarkStart w:id="732" w:name="_Toc219452421"/>
      <w:bookmarkStart w:id="733" w:name="_Toc219453116"/>
      <w:bookmarkStart w:id="734" w:name="_Toc219455443"/>
      <w:bookmarkStart w:id="735" w:name="_Toc218940161"/>
      <w:bookmarkStart w:id="736" w:name="_Toc219444269"/>
      <w:bookmarkStart w:id="737" w:name="_Toc219445454"/>
      <w:bookmarkStart w:id="738" w:name="_Toc219445992"/>
      <w:bookmarkStart w:id="739" w:name="_Toc219451733"/>
      <w:bookmarkStart w:id="740" w:name="_Toc219452428"/>
      <w:bookmarkStart w:id="741" w:name="_Toc219453123"/>
      <w:bookmarkStart w:id="742" w:name="_Toc219455450"/>
      <w:bookmarkStart w:id="743" w:name="_Toc218940162"/>
      <w:bookmarkStart w:id="744" w:name="_Toc219444270"/>
      <w:bookmarkStart w:id="745" w:name="_Toc219445455"/>
      <w:bookmarkStart w:id="746" w:name="_Toc219445993"/>
      <w:bookmarkStart w:id="747" w:name="_Toc219451734"/>
      <w:bookmarkStart w:id="748" w:name="_Toc219452429"/>
      <w:bookmarkStart w:id="749" w:name="_Toc219453124"/>
      <w:bookmarkStart w:id="750" w:name="_Toc219455451"/>
      <w:bookmarkStart w:id="751" w:name="_Toc218940170"/>
      <w:bookmarkStart w:id="752" w:name="_Toc219444278"/>
      <w:bookmarkStart w:id="753" w:name="_Toc219445463"/>
      <w:bookmarkStart w:id="754" w:name="_Toc219446001"/>
      <w:bookmarkStart w:id="755" w:name="_Toc219451742"/>
      <w:bookmarkStart w:id="756" w:name="_Toc219452437"/>
      <w:bookmarkStart w:id="757" w:name="_Toc219453132"/>
      <w:bookmarkStart w:id="758" w:name="_Toc219455459"/>
      <w:bookmarkStart w:id="759" w:name="_Toc218940171"/>
      <w:bookmarkStart w:id="760" w:name="_Toc219444279"/>
      <w:bookmarkStart w:id="761" w:name="_Toc219445464"/>
      <w:bookmarkStart w:id="762" w:name="_Toc219446002"/>
      <w:bookmarkStart w:id="763" w:name="_Toc219451743"/>
      <w:bookmarkStart w:id="764" w:name="_Toc219452438"/>
      <w:bookmarkStart w:id="765" w:name="_Toc219453133"/>
      <w:bookmarkStart w:id="766" w:name="_Toc219455460"/>
      <w:bookmarkStart w:id="767" w:name="_Toc218940179"/>
      <w:bookmarkStart w:id="768" w:name="_Toc219444287"/>
      <w:bookmarkStart w:id="769" w:name="_Toc219445472"/>
      <w:bookmarkStart w:id="770" w:name="_Toc219446010"/>
      <w:bookmarkStart w:id="771" w:name="_Toc219451751"/>
      <w:bookmarkStart w:id="772" w:name="_Toc219452446"/>
      <w:bookmarkStart w:id="773" w:name="_Toc219453141"/>
      <w:bookmarkStart w:id="774" w:name="_Toc219455468"/>
      <w:bookmarkStart w:id="775" w:name="_Toc218940180"/>
      <w:bookmarkStart w:id="776" w:name="_Toc219444288"/>
      <w:bookmarkStart w:id="777" w:name="_Toc219445473"/>
      <w:bookmarkStart w:id="778" w:name="_Toc219446011"/>
      <w:bookmarkStart w:id="779" w:name="_Toc219451752"/>
      <w:bookmarkStart w:id="780" w:name="_Toc219452447"/>
      <w:bookmarkStart w:id="781" w:name="_Toc219453142"/>
      <w:bookmarkStart w:id="782" w:name="_Toc219455469"/>
      <w:bookmarkStart w:id="783" w:name="_Toc218940187"/>
      <w:bookmarkStart w:id="784" w:name="_Toc219444295"/>
      <w:bookmarkStart w:id="785" w:name="_Toc219445480"/>
      <w:bookmarkStart w:id="786" w:name="_Toc219446018"/>
      <w:bookmarkStart w:id="787" w:name="_Toc219451759"/>
      <w:bookmarkStart w:id="788" w:name="_Toc219452454"/>
      <w:bookmarkStart w:id="789" w:name="_Toc219453149"/>
      <w:bookmarkStart w:id="790" w:name="_Toc219455476"/>
      <w:bookmarkStart w:id="791" w:name="_Toc218940188"/>
      <w:bookmarkStart w:id="792" w:name="_Toc219444296"/>
      <w:bookmarkStart w:id="793" w:name="_Toc219445481"/>
      <w:bookmarkStart w:id="794" w:name="_Toc219446019"/>
      <w:bookmarkStart w:id="795" w:name="_Toc219451760"/>
      <w:bookmarkStart w:id="796" w:name="_Toc219452455"/>
      <w:bookmarkStart w:id="797" w:name="_Toc219453150"/>
      <w:bookmarkStart w:id="798" w:name="_Toc219455477"/>
      <w:bookmarkStart w:id="799" w:name="_Toc218940195"/>
      <w:bookmarkStart w:id="800" w:name="_Toc219444303"/>
      <w:bookmarkStart w:id="801" w:name="_Toc219445488"/>
      <w:bookmarkStart w:id="802" w:name="_Toc219446026"/>
      <w:bookmarkStart w:id="803" w:name="_Toc219451767"/>
      <w:bookmarkStart w:id="804" w:name="_Toc219452462"/>
      <w:bookmarkStart w:id="805" w:name="_Toc219453157"/>
      <w:bookmarkStart w:id="806" w:name="_Toc219455484"/>
      <w:bookmarkStart w:id="807" w:name="_Toc218940197"/>
      <w:bookmarkStart w:id="808" w:name="_Toc219444305"/>
      <w:bookmarkStart w:id="809" w:name="_Toc219445490"/>
      <w:bookmarkStart w:id="810" w:name="_Toc219446028"/>
      <w:bookmarkStart w:id="811" w:name="_Toc219451769"/>
      <w:bookmarkStart w:id="812" w:name="_Toc219452464"/>
      <w:bookmarkStart w:id="813" w:name="_Toc219453159"/>
      <w:bookmarkStart w:id="814" w:name="_Toc219455486"/>
      <w:bookmarkStart w:id="815" w:name="_Toc218940198"/>
      <w:bookmarkStart w:id="816" w:name="_Toc219444306"/>
      <w:bookmarkStart w:id="817" w:name="_Toc219445491"/>
      <w:bookmarkStart w:id="818" w:name="_Toc219446029"/>
      <w:bookmarkStart w:id="819" w:name="_Toc219451770"/>
      <w:bookmarkStart w:id="820" w:name="_Toc219452465"/>
      <w:bookmarkStart w:id="821" w:name="_Toc219453160"/>
      <w:bookmarkStart w:id="822" w:name="_Toc219455487"/>
      <w:bookmarkStart w:id="823" w:name="_Toc218940200"/>
      <w:bookmarkStart w:id="824" w:name="_Toc219444308"/>
      <w:bookmarkStart w:id="825" w:name="_Toc219445493"/>
      <w:bookmarkStart w:id="826" w:name="_Toc219446031"/>
      <w:bookmarkStart w:id="827" w:name="_Toc219451772"/>
      <w:bookmarkStart w:id="828" w:name="_Toc219452467"/>
      <w:bookmarkStart w:id="829" w:name="_Toc219453162"/>
      <w:bookmarkStart w:id="830" w:name="_Toc219455489"/>
      <w:bookmarkStart w:id="831" w:name="_Toc218940201"/>
      <w:bookmarkStart w:id="832" w:name="_Toc219444309"/>
      <w:bookmarkStart w:id="833" w:name="_Toc219445494"/>
      <w:bookmarkStart w:id="834" w:name="_Toc219446032"/>
      <w:bookmarkStart w:id="835" w:name="_Toc219451773"/>
      <w:bookmarkStart w:id="836" w:name="_Toc219452468"/>
      <w:bookmarkStart w:id="837" w:name="_Toc219453163"/>
      <w:bookmarkStart w:id="838" w:name="_Toc219455490"/>
      <w:bookmarkStart w:id="839" w:name="_Toc218940203"/>
      <w:bookmarkStart w:id="840" w:name="_Toc219444311"/>
      <w:bookmarkStart w:id="841" w:name="_Toc219445496"/>
      <w:bookmarkStart w:id="842" w:name="_Toc219446034"/>
      <w:bookmarkStart w:id="843" w:name="_Toc219451775"/>
      <w:bookmarkStart w:id="844" w:name="_Toc219452470"/>
      <w:bookmarkStart w:id="845" w:name="_Toc219453165"/>
      <w:bookmarkStart w:id="846" w:name="_Toc219455492"/>
      <w:bookmarkStart w:id="847" w:name="_Toc218940206"/>
      <w:bookmarkStart w:id="848" w:name="_Toc219444314"/>
      <w:bookmarkStart w:id="849" w:name="_Toc219445499"/>
      <w:bookmarkStart w:id="850" w:name="_Toc219446037"/>
      <w:bookmarkStart w:id="851" w:name="_Toc219451778"/>
      <w:bookmarkStart w:id="852" w:name="_Toc219452473"/>
      <w:bookmarkStart w:id="853" w:name="_Toc219453168"/>
      <w:bookmarkStart w:id="854" w:name="_Toc219455495"/>
      <w:bookmarkStart w:id="855" w:name="_Toc218940207"/>
      <w:bookmarkStart w:id="856" w:name="_Toc219444315"/>
      <w:bookmarkStart w:id="857" w:name="_Toc219445500"/>
      <w:bookmarkStart w:id="858" w:name="_Toc219446038"/>
      <w:bookmarkStart w:id="859" w:name="_Toc219451779"/>
      <w:bookmarkStart w:id="860" w:name="_Toc219452474"/>
      <w:bookmarkStart w:id="861" w:name="_Toc219453169"/>
      <w:bookmarkStart w:id="862" w:name="_Toc219455496"/>
      <w:bookmarkStart w:id="863" w:name="_Toc218940208"/>
      <w:bookmarkStart w:id="864" w:name="_Toc219444316"/>
      <w:bookmarkStart w:id="865" w:name="_Toc219445501"/>
      <w:bookmarkStart w:id="866" w:name="_Toc219446039"/>
      <w:bookmarkStart w:id="867" w:name="_Toc219451780"/>
      <w:bookmarkStart w:id="868" w:name="_Toc219452475"/>
      <w:bookmarkStart w:id="869" w:name="_Toc219453170"/>
      <w:bookmarkStart w:id="870" w:name="_Toc219455497"/>
      <w:bookmarkStart w:id="871" w:name="_Toc218940210"/>
      <w:bookmarkStart w:id="872" w:name="_Toc219444318"/>
      <w:bookmarkStart w:id="873" w:name="_Toc219445503"/>
      <w:bookmarkStart w:id="874" w:name="_Toc219446041"/>
      <w:bookmarkStart w:id="875" w:name="_Toc219451782"/>
      <w:bookmarkStart w:id="876" w:name="_Toc219452477"/>
      <w:bookmarkStart w:id="877" w:name="_Toc219453172"/>
      <w:bookmarkStart w:id="878" w:name="_Toc219455499"/>
      <w:bookmarkStart w:id="879" w:name="_Toc218940211"/>
      <w:bookmarkStart w:id="880" w:name="_Toc219444319"/>
      <w:bookmarkStart w:id="881" w:name="_Toc219445504"/>
      <w:bookmarkStart w:id="882" w:name="_Toc219446042"/>
      <w:bookmarkStart w:id="883" w:name="_Toc219451783"/>
      <w:bookmarkStart w:id="884" w:name="_Toc219452478"/>
      <w:bookmarkStart w:id="885" w:name="_Toc219453173"/>
      <w:bookmarkStart w:id="886" w:name="_Toc219455500"/>
      <w:bookmarkStart w:id="887" w:name="_Toc218940212"/>
      <w:bookmarkStart w:id="888" w:name="_Toc219444320"/>
      <w:bookmarkStart w:id="889" w:name="_Toc219445505"/>
      <w:bookmarkStart w:id="890" w:name="_Toc219446043"/>
      <w:bookmarkStart w:id="891" w:name="_Toc219451784"/>
      <w:bookmarkStart w:id="892" w:name="_Toc219452479"/>
      <w:bookmarkStart w:id="893" w:name="_Toc219453174"/>
      <w:bookmarkStart w:id="894" w:name="_Toc219455501"/>
      <w:bookmarkStart w:id="895" w:name="_Toc218940214"/>
      <w:bookmarkStart w:id="896" w:name="_Toc219444322"/>
      <w:bookmarkStart w:id="897" w:name="_Toc219445507"/>
      <w:bookmarkStart w:id="898" w:name="_Toc219446045"/>
      <w:bookmarkStart w:id="899" w:name="_Toc219451786"/>
      <w:bookmarkStart w:id="900" w:name="_Toc219452481"/>
      <w:bookmarkStart w:id="901" w:name="_Toc219453176"/>
      <w:bookmarkStart w:id="902" w:name="_Toc219455503"/>
      <w:bookmarkStart w:id="903" w:name="_Toc218940217"/>
      <w:bookmarkStart w:id="904" w:name="_Toc219444325"/>
      <w:bookmarkStart w:id="905" w:name="_Toc219445510"/>
      <w:bookmarkStart w:id="906" w:name="_Toc219446048"/>
      <w:bookmarkStart w:id="907" w:name="_Toc219451789"/>
      <w:bookmarkStart w:id="908" w:name="_Toc219452484"/>
      <w:bookmarkStart w:id="909" w:name="_Toc219453179"/>
      <w:bookmarkStart w:id="910" w:name="_Toc219455506"/>
      <w:bookmarkStart w:id="911" w:name="_Toc218940219"/>
      <w:bookmarkStart w:id="912" w:name="_Toc219444327"/>
      <w:bookmarkStart w:id="913" w:name="_Toc219445512"/>
      <w:bookmarkStart w:id="914" w:name="_Toc219446050"/>
      <w:bookmarkStart w:id="915" w:name="_Toc219451791"/>
      <w:bookmarkStart w:id="916" w:name="_Toc219452486"/>
      <w:bookmarkStart w:id="917" w:name="_Toc219453181"/>
      <w:bookmarkStart w:id="918" w:name="_Toc219455508"/>
      <w:bookmarkStart w:id="919" w:name="_Toc218940220"/>
      <w:bookmarkStart w:id="920" w:name="_Toc219444328"/>
      <w:bookmarkStart w:id="921" w:name="_Toc219445513"/>
      <w:bookmarkStart w:id="922" w:name="_Toc219446051"/>
      <w:bookmarkStart w:id="923" w:name="_Toc219451792"/>
      <w:bookmarkStart w:id="924" w:name="_Toc219452487"/>
      <w:bookmarkStart w:id="925" w:name="_Toc219453182"/>
      <w:bookmarkStart w:id="926" w:name="_Toc219455509"/>
      <w:bookmarkStart w:id="927" w:name="_Toc218940221"/>
      <w:bookmarkStart w:id="928" w:name="_Toc219444329"/>
      <w:bookmarkStart w:id="929" w:name="_Toc219445514"/>
      <w:bookmarkStart w:id="930" w:name="_Toc219446052"/>
      <w:bookmarkStart w:id="931" w:name="_Toc219451793"/>
      <w:bookmarkStart w:id="932" w:name="_Toc219452488"/>
      <w:bookmarkStart w:id="933" w:name="_Toc219453183"/>
      <w:bookmarkStart w:id="934" w:name="_Toc219455510"/>
      <w:bookmarkStart w:id="935" w:name="_Toc218940223"/>
      <w:bookmarkStart w:id="936" w:name="_Toc219444331"/>
      <w:bookmarkStart w:id="937" w:name="_Toc219445516"/>
      <w:bookmarkStart w:id="938" w:name="_Toc219446054"/>
      <w:bookmarkStart w:id="939" w:name="_Toc219451795"/>
      <w:bookmarkStart w:id="940" w:name="_Toc219452490"/>
      <w:bookmarkStart w:id="941" w:name="_Toc219453185"/>
      <w:bookmarkStart w:id="942" w:name="_Toc219455512"/>
      <w:bookmarkStart w:id="943" w:name="_Toc218940224"/>
      <w:bookmarkStart w:id="944" w:name="_Toc219444332"/>
      <w:bookmarkStart w:id="945" w:name="_Toc219445517"/>
      <w:bookmarkStart w:id="946" w:name="_Toc219446055"/>
      <w:bookmarkStart w:id="947" w:name="_Toc219451796"/>
      <w:bookmarkStart w:id="948" w:name="_Toc219452491"/>
      <w:bookmarkStart w:id="949" w:name="_Toc219453186"/>
      <w:bookmarkStart w:id="950" w:name="_Toc219455513"/>
      <w:bookmarkStart w:id="951" w:name="_Toc218940225"/>
      <w:bookmarkStart w:id="952" w:name="_Toc219444333"/>
      <w:bookmarkStart w:id="953" w:name="_Toc219445518"/>
      <w:bookmarkStart w:id="954" w:name="_Toc219446056"/>
      <w:bookmarkStart w:id="955" w:name="_Toc219451797"/>
      <w:bookmarkStart w:id="956" w:name="_Toc219452492"/>
      <w:bookmarkStart w:id="957" w:name="_Toc219453187"/>
      <w:bookmarkStart w:id="958" w:name="_Toc219455514"/>
      <w:bookmarkStart w:id="959" w:name="_Toc218940227"/>
      <w:bookmarkStart w:id="960" w:name="_Toc219444335"/>
      <w:bookmarkStart w:id="961" w:name="_Toc219445520"/>
      <w:bookmarkStart w:id="962" w:name="_Toc219446058"/>
      <w:bookmarkStart w:id="963" w:name="_Toc219451799"/>
      <w:bookmarkStart w:id="964" w:name="_Toc219452494"/>
      <w:bookmarkStart w:id="965" w:name="_Toc219453189"/>
      <w:bookmarkStart w:id="966" w:name="_Toc219455516"/>
      <w:bookmarkStart w:id="967" w:name="_Toc218940228"/>
      <w:bookmarkStart w:id="968" w:name="_Toc219444336"/>
      <w:bookmarkStart w:id="969" w:name="_Toc219445521"/>
      <w:bookmarkStart w:id="970" w:name="_Toc219446059"/>
      <w:bookmarkStart w:id="971" w:name="_Toc219451800"/>
      <w:bookmarkStart w:id="972" w:name="_Toc219452495"/>
      <w:bookmarkStart w:id="973" w:name="_Toc219453190"/>
      <w:bookmarkStart w:id="974" w:name="_Toc219455517"/>
      <w:bookmarkStart w:id="975" w:name="_Toc218940229"/>
      <w:bookmarkStart w:id="976" w:name="_Toc219444337"/>
      <w:bookmarkStart w:id="977" w:name="_Toc219445522"/>
      <w:bookmarkStart w:id="978" w:name="_Toc219446060"/>
      <w:bookmarkStart w:id="979" w:name="_Toc219451801"/>
      <w:bookmarkStart w:id="980" w:name="_Toc219452496"/>
      <w:bookmarkStart w:id="981" w:name="_Toc219453191"/>
      <w:bookmarkStart w:id="982" w:name="_Toc219455518"/>
      <w:bookmarkStart w:id="983" w:name="_Toc218940231"/>
      <w:bookmarkStart w:id="984" w:name="_Toc219444339"/>
      <w:bookmarkStart w:id="985" w:name="_Toc219445524"/>
      <w:bookmarkStart w:id="986" w:name="_Toc219446062"/>
      <w:bookmarkStart w:id="987" w:name="_Toc219451803"/>
      <w:bookmarkStart w:id="988" w:name="_Toc219452498"/>
      <w:bookmarkStart w:id="989" w:name="_Toc219453193"/>
      <w:bookmarkStart w:id="990" w:name="_Toc219455520"/>
      <w:bookmarkStart w:id="991" w:name="_Toc218940233"/>
      <w:bookmarkStart w:id="992" w:name="_Toc219444341"/>
      <w:bookmarkStart w:id="993" w:name="_Toc219445526"/>
      <w:bookmarkStart w:id="994" w:name="_Toc219446064"/>
      <w:bookmarkStart w:id="995" w:name="_Toc219451805"/>
      <w:bookmarkStart w:id="996" w:name="_Toc219452500"/>
      <w:bookmarkStart w:id="997" w:name="_Toc219453195"/>
      <w:bookmarkStart w:id="998" w:name="_Toc219455522"/>
      <w:bookmarkStart w:id="999" w:name="_Toc218940235"/>
      <w:bookmarkStart w:id="1000" w:name="_Toc219444343"/>
      <w:bookmarkStart w:id="1001" w:name="_Toc219445528"/>
      <w:bookmarkStart w:id="1002" w:name="_Toc219446066"/>
      <w:bookmarkStart w:id="1003" w:name="_Toc219451807"/>
      <w:bookmarkStart w:id="1004" w:name="_Toc219452502"/>
      <w:bookmarkStart w:id="1005" w:name="_Toc219453197"/>
      <w:bookmarkStart w:id="1006" w:name="_Toc219455524"/>
      <w:bookmarkStart w:id="1007" w:name="_Toc218940237"/>
      <w:bookmarkStart w:id="1008" w:name="_Toc219444345"/>
      <w:bookmarkStart w:id="1009" w:name="_Toc219445530"/>
      <w:bookmarkStart w:id="1010" w:name="_Toc219446068"/>
      <w:bookmarkStart w:id="1011" w:name="_Toc219451809"/>
      <w:bookmarkStart w:id="1012" w:name="_Toc219452504"/>
      <w:bookmarkStart w:id="1013" w:name="_Toc219453199"/>
      <w:bookmarkStart w:id="1014" w:name="_Toc219455526"/>
      <w:bookmarkStart w:id="1015" w:name="_Toc218940239"/>
      <w:bookmarkStart w:id="1016" w:name="_Toc219444347"/>
      <w:bookmarkStart w:id="1017" w:name="_Toc219445532"/>
      <w:bookmarkStart w:id="1018" w:name="_Toc219446070"/>
      <w:bookmarkStart w:id="1019" w:name="_Toc219451811"/>
      <w:bookmarkStart w:id="1020" w:name="_Toc219452506"/>
      <w:bookmarkStart w:id="1021" w:name="_Toc219453201"/>
      <w:bookmarkStart w:id="1022" w:name="_Toc219455528"/>
      <w:bookmarkStart w:id="1023" w:name="_Toc218940240"/>
      <w:bookmarkStart w:id="1024" w:name="_Toc219444348"/>
      <w:bookmarkStart w:id="1025" w:name="_Toc219445533"/>
      <w:bookmarkStart w:id="1026" w:name="_Toc219446071"/>
      <w:bookmarkStart w:id="1027" w:name="_Toc219451812"/>
      <w:bookmarkStart w:id="1028" w:name="_Toc219452507"/>
      <w:bookmarkStart w:id="1029" w:name="_Toc219453202"/>
      <w:bookmarkStart w:id="1030" w:name="_Toc219455529"/>
      <w:bookmarkStart w:id="1031" w:name="_Toc218940246"/>
      <w:bookmarkStart w:id="1032" w:name="_Toc219444354"/>
      <w:bookmarkStart w:id="1033" w:name="_Toc219445539"/>
      <w:bookmarkStart w:id="1034" w:name="_Toc219446077"/>
      <w:bookmarkStart w:id="1035" w:name="_Toc219451818"/>
      <w:bookmarkStart w:id="1036" w:name="_Toc219452513"/>
      <w:bookmarkStart w:id="1037" w:name="_Toc219453208"/>
      <w:bookmarkStart w:id="1038" w:name="_Toc219455535"/>
      <w:bookmarkStart w:id="1039" w:name="_Toc218940248"/>
      <w:bookmarkStart w:id="1040" w:name="_Toc219444356"/>
      <w:bookmarkStart w:id="1041" w:name="_Toc219445541"/>
      <w:bookmarkStart w:id="1042" w:name="_Toc219446079"/>
      <w:bookmarkStart w:id="1043" w:name="_Toc219451820"/>
      <w:bookmarkStart w:id="1044" w:name="_Toc219452515"/>
      <w:bookmarkStart w:id="1045" w:name="_Toc219453210"/>
      <w:bookmarkStart w:id="1046" w:name="_Toc219455537"/>
      <w:bookmarkStart w:id="1047" w:name="_Toc218940250"/>
      <w:bookmarkStart w:id="1048" w:name="_Toc219444358"/>
      <w:bookmarkStart w:id="1049" w:name="_Toc219445543"/>
      <w:bookmarkStart w:id="1050" w:name="_Toc219446081"/>
      <w:bookmarkStart w:id="1051" w:name="_Toc219451822"/>
      <w:bookmarkStart w:id="1052" w:name="_Toc219452517"/>
      <w:bookmarkStart w:id="1053" w:name="_Toc219453212"/>
      <w:bookmarkStart w:id="1054" w:name="_Toc219455539"/>
      <w:bookmarkStart w:id="1055" w:name="_Toc218940254"/>
      <w:bookmarkStart w:id="1056" w:name="_Toc219444362"/>
      <w:bookmarkStart w:id="1057" w:name="_Toc219445547"/>
      <w:bookmarkStart w:id="1058" w:name="_Toc219446085"/>
      <w:bookmarkStart w:id="1059" w:name="_Toc219451826"/>
      <w:bookmarkStart w:id="1060" w:name="_Toc219452521"/>
      <w:bookmarkStart w:id="1061" w:name="_Toc219453216"/>
      <w:bookmarkStart w:id="1062" w:name="_Toc219455543"/>
      <w:bookmarkStart w:id="1063" w:name="_Toc218940258"/>
      <w:bookmarkStart w:id="1064" w:name="_Toc219444366"/>
      <w:bookmarkStart w:id="1065" w:name="_Toc219445551"/>
      <w:bookmarkStart w:id="1066" w:name="_Toc219446089"/>
      <w:bookmarkStart w:id="1067" w:name="_Toc219451830"/>
      <w:bookmarkStart w:id="1068" w:name="_Toc219452525"/>
      <w:bookmarkStart w:id="1069" w:name="_Toc219453220"/>
      <w:bookmarkStart w:id="1070" w:name="_Toc219455547"/>
      <w:bookmarkStart w:id="1071" w:name="_Toc218940260"/>
      <w:bookmarkStart w:id="1072" w:name="_Toc219444368"/>
      <w:bookmarkStart w:id="1073" w:name="_Toc219445553"/>
      <w:bookmarkStart w:id="1074" w:name="_Toc219446091"/>
      <w:bookmarkStart w:id="1075" w:name="_Toc219451832"/>
      <w:bookmarkStart w:id="1076" w:name="_Toc219452527"/>
      <w:bookmarkStart w:id="1077" w:name="_Toc219453222"/>
      <w:bookmarkStart w:id="1078" w:name="_Toc219455549"/>
      <w:bookmarkStart w:id="1079" w:name="_Toc218940261"/>
      <w:bookmarkStart w:id="1080" w:name="_Toc219444369"/>
      <w:bookmarkStart w:id="1081" w:name="_Toc219445554"/>
      <w:bookmarkStart w:id="1082" w:name="_Toc219446092"/>
      <w:bookmarkStart w:id="1083" w:name="_Toc219451833"/>
      <w:bookmarkStart w:id="1084" w:name="_Toc219452528"/>
      <w:bookmarkStart w:id="1085" w:name="_Toc219453223"/>
      <w:bookmarkStart w:id="1086" w:name="_Toc219455550"/>
      <w:bookmarkStart w:id="1087" w:name="_Toc14665851"/>
      <w:bookmarkStart w:id="1088" w:name="_Toc14666675"/>
      <w:bookmarkStart w:id="1089" w:name="_Toc14667139"/>
      <w:bookmarkStart w:id="1090" w:name="_Toc219451834"/>
      <w:bookmarkEnd w:id="429"/>
      <w:bookmarkEnd w:id="430"/>
      <w:bookmarkEnd w:id="43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60E6A7AB" w14:textId="77777777" w:rsidR="00560341" w:rsidRPr="00EA77BC" w:rsidRDefault="00560341" w:rsidP="00EA77BC">
      <w:pPr>
        <w:pStyle w:val="Heading2"/>
        <w:numPr>
          <w:ilvl w:val="0"/>
          <w:numId w:val="11"/>
        </w:numPr>
      </w:pPr>
      <w:bookmarkStart w:id="1091" w:name="p027"/>
      <w:bookmarkStart w:id="1092" w:name="_Toc357755031"/>
      <w:bookmarkStart w:id="1093" w:name="_Toc376874061"/>
      <w:bookmarkStart w:id="1094" w:name="_Toc523224105"/>
      <w:bookmarkEnd w:id="1091"/>
      <w:r w:rsidRPr="00EA77BC">
        <w:t>Lookup Dosing Check Info for Drug</w:t>
      </w:r>
      <w:bookmarkEnd w:id="1092"/>
      <w:bookmarkEnd w:id="1093"/>
      <w:bookmarkEnd w:id="1094"/>
    </w:p>
    <w:p w14:paraId="60E6A7AC" w14:textId="77777777" w:rsidR="00560341" w:rsidRPr="00EA77BC" w:rsidRDefault="00560341" w:rsidP="00EA77BC">
      <w:pPr>
        <w:pStyle w:val="Heading4"/>
        <w:spacing w:after="0"/>
        <w:ind w:firstLine="720"/>
      </w:pPr>
      <w:r w:rsidRPr="00EA77BC">
        <w:t>[PSS DRUG DOSING LOOKUP]</w:t>
      </w:r>
    </w:p>
    <w:p w14:paraId="60E6A7AD" w14:textId="77777777" w:rsidR="00560341" w:rsidRPr="00EA77BC" w:rsidRDefault="00560341" w:rsidP="00EA77BC">
      <w:pPr>
        <w:pStyle w:val="BodyText4"/>
        <w:keepNext w:val="0"/>
        <w:ind w:left="0"/>
        <w:rPr>
          <w:sz w:val="24"/>
          <w:szCs w:val="24"/>
        </w:rPr>
      </w:pPr>
    </w:p>
    <w:p w14:paraId="60E6A7AE" w14:textId="77777777" w:rsidR="00560341" w:rsidRPr="00EA77BC" w:rsidRDefault="00560341" w:rsidP="00EA77BC">
      <w:pPr>
        <w:pStyle w:val="BodyText4"/>
        <w:keepNext w:val="0"/>
        <w:ind w:left="0"/>
        <w:rPr>
          <w:sz w:val="24"/>
          <w:szCs w:val="24"/>
        </w:rPr>
      </w:pPr>
      <w:r w:rsidRPr="00EA77BC">
        <w:rPr>
          <w:sz w:val="24"/>
          <w:szCs w:val="24"/>
        </w:rPr>
        <w:t xml:space="preserve">This option displays all of the information related to Dosing </w:t>
      </w:r>
      <w:r w:rsidR="00BB7056" w:rsidRPr="00EA77BC">
        <w:rPr>
          <w:sz w:val="24"/>
          <w:szCs w:val="24"/>
        </w:rPr>
        <w:t xml:space="preserve">Order Checks </w:t>
      </w:r>
      <w:r w:rsidRPr="00EA77BC">
        <w:rPr>
          <w:sz w:val="24"/>
          <w:szCs w:val="24"/>
        </w:rPr>
        <w:t xml:space="preserve">for the selected entry from the DRUG file (#50). Based on the data displayed, the option informs the user whether or not the drug is eligible or not eligible for Dosing </w:t>
      </w:r>
      <w:r w:rsidR="00BB7056" w:rsidRPr="00EA77BC">
        <w:rPr>
          <w:sz w:val="24"/>
          <w:szCs w:val="24"/>
        </w:rPr>
        <w:t>Order Checks</w:t>
      </w:r>
      <w:r w:rsidRPr="00EA77BC">
        <w:rPr>
          <w:sz w:val="24"/>
          <w:szCs w:val="24"/>
        </w:rPr>
        <w:t>.</w:t>
      </w:r>
    </w:p>
    <w:p w14:paraId="60E6A7AF" w14:textId="77777777" w:rsidR="00560341" w:rsidRPr="00EA77BC" w:rsidRDefault="00560341" w:rsidP="00EA77BC">
      <w:pPr>
        <w:pStyle w:val="BodyText4"/>
        <w:keepNext w:val="0"/>
        <w:ind w:left="0"/>
        <w:rPr>
          <w:sz w:val="24"/>
          <w:szCs w:val="24"/>
        </w:rPr>
      </w:pPr>
    </w:p>
    <w:p w14:paraId="60E6A7B0" w14:textId="77777777" w:rsidR="00560341" w:rsidRPr="00EA77BC" w:rsidRDefault="00560341" w:rsidP="00EA77BC">
      <w:pPr>
        <w:pStyle w:val="BodyText4"/>
        <w:keepNext w:val="0"/>
        <w:ind w:left="0"/>
        <w:rPr>
          <w:sz w:val="24"/>
          <w:szCs w:val="24"/>
        </w:rPr>
      </w:pPr>
      <w:r w:rsidRPr="00EA77BC">
        <w:rPr>
          <w:sz w:val="24"/>
          <w:szCs w:val="24"/>
        </w:rPr>
        <w:t xml:space="preserve">No Dosing </w:t>
      </w:r>
      <w:r w:rsidR="00BB7056" w:rsidRPr="00EA77BC">
        <w:rPr>
          <w:sz w:val="24"/>
          <w:szCs w:val="24"/>
        </w:rPr>
        <w:t xml:space="preserve">Order Checks </w:t>
      </w:r>
      <w:r w:rsidRPr="00EA77BC">
        <w:rPr>
          <w:sz w:val="24"/>
          <w:szCs w:val="24"/>
        </w:rPr>
        <w:t xml:space="preserve">will be performed on supply items. A supply item is identified by either a VA Drug Class code that begins with an ‘XA’ or that contains an ‘S’ in the DEA, SPECIAL HDLG field (#3)  in the DRUG </w:t>
      </w:r>
      <w:r w:rsidR="00BB7056" w:rsidRPr="00EA77BC">
        <w:rPr>
          <w:sz w:val="24"/>
          <w:szCs w:val="24"/>
        </w:rPr>
        <w:t>f</w:t>
      </w:r>
      <w:r w:rsidRPr="00EA77BC">
        <w:rPr>
          <w:sz w:val="24"/>
          <w:szCs w:val="24"/>
        </w:rPr>
        <w:t>ile (#50).</w:t>
      </w:r>
    </w:p>
    <w:p w14:paraId="60E6A7B1" w14:textId="77777777" w:rsidR="00560341" w:rsidRPr="00EA77BC" w:rsidRDefault="00560341" w:rsidP="00EA77BC">
      <w:pPr>
        <w:pStyle w:val="BodyText4"/>
        <w:keepNext w:val="0"/>
        <w:ind w:left="0"/>
        <w:rPr>
          <w:sz w:val="24"/>
          <w:szCs w:val="24"/>
        </w:rPr>
      </w:pPr>
    </w:p>
    <w:p w14:paraId="60E6A7B2" w14:textId="77777777" w:rsidR="00560341" w:rsidRPr="00EA77BC" w:rsidRDefault="00560341" w:rsidP="00EA77BC">
      <w:pPr>
        <w:pStyle w:val="BodyText4"/>
        <w:keepNext w:val="0"/>
        <w:ind w:left="0"/>
        <w:rPr>
          <w:sz w:val="24"/>
          <w:szCs w:val="24"/>
        </w:rPr>
      </w:pPr>
      <w:r w:rsidRPr="00EA77BC">
        <w:rPr>
          <w:sz w:val="24"/>
          <w:szCs w:val="24"/>
        </w:rPr>
        <w:t xml:space="preserve">A dosage form is excluded from Dosing </w:t>
      </w:r>
      <w:r w:rsidR="00BB7056" w:rsidRPr="00EA77BC">
        <w:rPr>
          <w:sz w:val="24"/>
          <w:szCs w:val="24"/>
        </w:rPr>
        <w:t xml:space="preserve">Order Checks </w:t>
      </w:r>
      <w:r w:rsidRPr="00EA77BC">
        <w:rPr>
          <w:sz w:val="24"/>
          <w:szCs w:val="24"/>
        </w:rPr>
        <w:t xml:space="preserve">if the EXCLUDE FROM DOSAGE CHECKS </w:t>
      </w:r>
      <w:r w:rsidR="00BB7056" w:rsidRPr="00EA77BC">
        <w:rPr>
          <w:sz w:val="24"/>
          <w:szCs w:val="24"/>
        </w:rPr>
        <w:t>f</w:t>
      </w:r>
      <w:r w:rsidRPr="00EA77BC">
        <w:rPr>
          <w:sz w:val="24"/>
          <w:szCs w:val="24"/>
        </w:rPr>
        <w:t xml:space="preserve">ield (#11) in the DOSAGE FORM </w:t>
      </w:r>
      <w:r w:rsidR="00BB7056" w:rsidRPr="00EA77BC">
        <w:rPr>
          <w:sz w:val="24"/>
          <w:szCs w:val="24"/>
        </w:rPr>
        <w:t>f</w:t>
      </w:r>
      <w:r w:rsidRPr="00EA77BC">
        <w:rPr>
          <w:sz w:val="24"/>
          <w:szCs w:val="24"/>
        </w:rPr>
        <w:t xml:space="preserve">ile (#50.606) is set to ‘Yes’. If the drug ordered is associated with a dosage form that is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blank or set to ‘No’ for the VA Product the drug is matched to, no Dosing </w:t>
      </w:r>
      <w:r w:rsidR="00BB7056" w:rsidRPr="00EA77BC">
        <w:rPr>
          <w:sz w:val="24"/>
          <w:szCs w:val="24"/>
        </w:rPr>
        <w:t xml:space="preserve">Order Checks </w:t>
      </w:r>
      <w:r w:rsidRPr="00EA77BC">
        <w:rPr>
          <w:sz w:val="24"/>
          <w:szCs w:val="24"/>
        </w:rPr>
        <w:t xml:space="preserve">will be performed. If the drug ordered is associated with a dosage form that is NOT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set to ‘Yes’ for the VA Product that the drug is matched to, no Dosing </w:t>
      </w:r>
      <w:r w:rsidR="00BB7056" w:rsidRPr="00EA77BC">
        <w:rPr>
          <w:sz w:val="24"/>
          <w:szCs w:val="24"/>
        </w:rPr>
        <w:t xml:space="preserve">Order </w:t>
      </w:r>
      <w:r w:rsidRPr="00EA77BC">
        <w:rPr>
          <w:sz w:val="24"/>
          <w:szCs w:val="24"/>
        </w:rPr>
        <w:t>checks will be performed.</w:t>
      </w:r>
    </w:p>
    <w:p w14:paraId="60E6A7B3" w14:textId="77777777" w:rsidR="00560341" w:rsidRPr="00EA77BC" w:rsidRDefault="00560341" w:rsidP="00EA77BC">
      <w:pPr>
        <w:pStyle w:val="BodyText4"/>
        <w:keepNext w:val="0"/>
        <w:ind w:left="0"/>
        <w:rPr>
          <w:sz w:val="24"/>
          <w:szCs w:val="24"/>
        </w:rPr>
      </w:pPr>
    </w:p>
    <w:p w14:paraId="60E6A7B4" w14:textId="77777777" w:rsidR="00560341" w:rsidRPr="00EA77BC" w:rsidRDefault="00560341" w:rsidP="00EA77BC">
      <w:pPr>
        <w:pStyle w:val="BodyText4"/>
        <w:keepNext w:val="0"/>
        <w:ind w:left="0"/>
        <w:rPr>
          <w:sz w:val="24"/>
          <w:szCs w:val="24"/>
        </w:rPr>
      </w:pPr>
      <w:r w:rsidRPr="00EA77BC">
        <w:rPr>
          <w:sz w:val="24"/>
          <w:szCs w:val="24"/>
        </w:rPr>
        <w:t xml:space="preserve">The table below shows all the different combinations of values for the EXCLUDE FROM DOSAGE CHECK field (#11) in the DOSAGE FORM file (#50.606) and the OVERRIDE DF DOSE CHK EXCLUSION field (#31) in the VA PRODUCT file (#50.68) and whether or not those combinations result in a Dosing </w:t>
      </w:r>
      <w:r w:rsidR="00BB7056" w:rsidRPr="00EA77BC">
        <w:rPr>
          <w:sz w:val="24"/>
          <w:szCs w:val="24"/>
        </w:rPr>
        <w:t xml:space="preserve">Order Check </w:t>
      </w:r>
      <w:r w:rsidRPr="00EA77BC">
        <w:rPr>
          <w:sz w:val="24"/>
          <w:szCs w:val="24"/>
        </w:rPr>
        <w:t>being performed.</w:t>
      </w:r>
    </w:p>
    <w:p w14:paraId="60E6A7B5" w14:textId="77777777" w:rsidR="00560341" w:rsidRPr="00EA77BC" w:rsidRDefault="00560341" w:rsidP="00EA77BC">
      <w:pPr>
        <w:pStyle w:val="BodyText4"/>
        <w:keepNext w:val="0"/>
        <w:ind w:left="0"/>
        <w:rPr>
          <w:sz w:val="24"/>
          <w:szCs w:val="24"/>
        </w:rPr>
      </w:pPr>
    </w:p>
    <w:tbl>
      <w:tblPr>
        <w:tblW w:w="0" w:type="auto"/>
        <w:tblInd w:w="720" w:type="dxa"/>
        <w:tblCellMar>
          <w:left w:w="0" w:type="dxa"/>
          <w:right w:w="0" w:type="dxa"/>
        </w:tblCellMar>
        <w:tblLook w:val="04A0" w:firstRow="1" w:lastRow="0" w:firstColumn="1" w:lastColumn="0" w:noHBand="0" w:noVBand="1"/>
      </w:tblPr>
      <w:tblGrid>
        <w:gridCol w:w="2880"/>
        <w:gridCol w:w="2856"/>
        <w:gridCol w:w="2724"/>
      </w:tblGrid>
      <w:tr w:rsidR="00560341" w:rsidRPr="00EA77BC" w14:paraId="60E6A7B9" w14:textId="77777777" w:rsidTr="00EA77BC">
        <w:trPr>
          <w:tblHeader/>
        </w:trPr>
        <w:tc>
          <w:tcPr>
            <w:tcW w:w="2880" w:type="dxa"/>
            <w:tcMar>
              <w:top w:w="0" w:type="dxa"/>
              <w:left w:w="108" w:type="dxa"/>
              <w:bottom w:w="0" w:type="dxa"/>
              <w:right w:w="108" w:type="dxa"/>
            </w:tcMar>
            <w:vAlign w:val="center"/>
            <w:hideMark/>
          </w:tcPr>
          <w:p w14:paraId="60E6A7B6" w14:textId="77777777" w:rsidR="00560341" w:rsidRPr="00EA77BC" w:rsidRDefault="00560341" w:rsidP="00EA77BC">
            <w:pPr>
              <w:pStyle w:val="BodyText4"/>
              <w:ind w:left="0"/>
              <w:jc w:val="center"/>
              <w:rPr>
                <w:b/>
                <w:bCs/>
              </w:rPr>
            </w:pPr>
            <w:r w:rsidRPr="00EA77BC">
              <w:rPr>
                <w:b/>
                <w:bCs/>
              </w:rPr>
              <w:t xml:space="preserve">Dosage Form Field – </w:t>
            </w:r>
            <w:r w:rsidRPr="00EA77BC">
              <w:rPr>
                <w:b/>
                <w:bCs/>
                <w:caps/>
              </w:rPr>
              <w:t>Exclude from Dosage Checks</w:t>
            </w:r>
          </w:p>
        </w:tc>
        <w:tc>
          <w:tcPr>
            <w:tcW w:w="2856" w:type="dxa"/>
            <w:tcMar>
              <w:top w:w="0" w:type="dxa"/>
              <w:left w:w="108" w:type="dxa"/>
              <w:bottom w:w="0" w:type="dxa"/>
              <w:right w:w="108" w:type="dxa"/>
            </w:tcMar>
            <w:vAlign w:val="center"/>
            <w:hideMark/>
          </w:tcPr>
          <w:p w14:paraId="60E6A7B7" w14:textId="77777777" w:rsidR="00560341" w:rsidRPr="00EA77BC" w:rsidRDefault="00560341" w:rsidP="00EA77BC">
            <w:pPr>
              <w:pStyle w:val="BodyText4"/>
              <w:ind w:left="0"/>
              <w:jc w:val="center"/>
              <w:rPr>
                <w:b/>
                <w:bCs/>
              </w:rPr>
            </w:pPr>
            <w:r w:rsidRPr="00EA77BC">
              <w:rPr>
                <w:b/>
                <w:bCs/>
              </w:rPr>
              <w:t>VA Product Field – OVERRIDE DF DOSE CHK EXCLUSION</w:t>
            </w:r>
          </w:p>
        </w:tc>
        <w:tc>
          <w:tcPr>
            <w:tcW w:w="2724" w:type="dxa"/>
            <w:tcMar>
              <w:top w:w="0" w:type="dxa"/>
              <w:left w:w="108" w:type="dxa"/>
              <w:bottom w:w="0" w:type="dxa"/>
              <w:right w:w="108" w:type="dxa"/>
            </w:tcMar>
            <w:vAlign w:val="center"/>
            <w:hideMark/>
          </w:tcPr>
          <w:p w14:paraId="60E6A7B8" w14:textId="77777777" w:rsidR="00560341" w:rsidRPr="00EA77BC" w:rsidRDefault="00560341" w:rsidP="00EA77BC">
            <w:pPr>
              <w:pStyle w:val="BodyText4"/>
              <w:ind w:left="0"/>
              <w:jc w:val="center"/>
              <w:rPr>
                <w:b/>
                <w:bCs/>
              </w:rPr>
            </w:pPr>
            <w:r w:rsidRPr="00EA77BC">
              <w:rPr>
                <w:b/>
                <w:bCs/>
              </w:rPr>
              <w:t>Dosing Order Check Performed? (Y/N)</w:t>
            </w:r>
          </w:p>
        </w:tc>
      </w:tr>
      <w:tr w:rsidR="00560341" w:rsidRPr="00EA77BC" w14:paraId="60E6A7BD" w14:textId="77777777" w:rsidTr="00EA77BC">
        <w:tc>
          <w:tcPr>
            <w:tcW w:w="2880" w:type="dxa"/>
            <w:tcMar>
              <w:top w:w="0" w:type="dxa"/>
              <w:left w:w="108" w:type="dxa"/>
              <w:bottom w:w="0" w:type="dxa"/>
              <w:right w:w="108" w:type="dxa"/>
            </w:tcMar>
            <w:vAlign w:val="center"/>
            <w:hideMark/>
          </w:tcPr>
          <w:p w14:paraId="60E6A7BA" w14:textId="77777777" w:rsidR="00560341" w:rsidRPr="00EA77BC" w:rsidRDefault="00560341" w:rsidP="00EA77BC">
            <w:pPr>
              <w:pStyle w:val="BodyText4"/>
              <w:ind w:left="0"/>
              <w:jc w:val="center"/>
            </w:pPr>
            <w:r w:rsidRPr="00EA77BC">
              <w:t>Yes</w:t>
            </w:r>
          </w:p>
        </w:tc>
        <w:tc>
          <w:tcPr>
            <w:tcW w:w="2856" w:type="dxa"/>
            <w:tcMar>
              <w:top w:w="0" w:type="dxa"/>
              <w:left w:w="108" w:type="dxa"/>
              <w:bottom w:w="0" w:type="dxa"/>
              <w:right w:w="108" w:type="dxa"/>
            </w:tcMar>
            <w:vAlign w:val="center"/>
            <w:hideMark/>
          </w:tcPr>
          <w:p w14:paraId="60E6A7BB"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BC" w14:textId="77777777" w:rsidR="00560341" w:rsidRPr="00EA77BC" w:rsidRDefault="00560341" w:rsidP="00EA77BC">
            <w:pPr>
              <w:pStyle w:val="BodyText4"/>
              <w:keepNext w:val="0"/>
              <w:ind w:left="0"/>
              <w:jc w:val="center"/>
            </w:pPr>
            <w:r w:rsidRPr="00EA77BC">
              <w:t>No</w:t>
            </w:r>
          </w:p>
        </w:tc>
      </w:tr>
      <w:tr w:rsidR="00560341" w:rsidRPr="00EA77BC" w14:paraId="60E6A7C1" w14:textId="77777777" w:rsidTr="00EA77BC">
        <w:tc>
          <w:tcPr>
            <w:tcW w:w="2880" w:type="dxa"/>
            <w:tcMar>
              <w:top w:w="0" w:type="dxa"/>
              <w:left w:w="108" w:type="dxa"/>
              <w:bottom w:w="0" w:type="dxa"/>
              <w:right w:w="108" w:type="dxa"/>
            </w:tcMar>
            <w:vAlign w:val="center"/>
            <w:hideMark/>
          </w:tcPr>
          <w:p w14:paraId="60E6A7BE" w14:textId="77777777" w:rsidR="00560341" w:rsidRPr="00EA77BC" w:rsidRDefault="00560341" w:rsidP="00EA77BC">
            <w:pPr>
              <w:pStyle w:val="BodyText4"/>
              <w:keepNext w:val="0"/>
              <w:ind w:left="0"/>
              <w:jc w:val="center"/>
            </w:pPr>
            <w:r w:rsidRPr="00EA77BC">
              <w:t>Yes</w:t>
            </w:r>
          </w:p>
        </w:tc>
        <w:tc>
          <w:tcPr>
            <w:tcW w:w="2856" w:type="dxa"/>
            <w:tcMar>
              <w:top w:w="0" w:type="dxa"/>
              <w:left w:w="108" w:type="dxa"/>
              <w:bottom w:w="0" w:type="dxa"/>
              <w:right w:w="108" w:type="dxa"/>
            </w:tcMar>
            <w:vAlign w:val="center"/>
            <w:hideMark/>
          </w:tcPr>
          <w:p w14:paraId="60E6A7BF"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0" w14:textId="77777777" w:rsidR="00560341" w:rsidRPr="00EA77BC" w:rsidRDefault="00560341" w:rsidP="00EA77BC">
            <w:pPr>
              <w:pStyle w:val="BodyText4"/>
              <w:keepNext w:val="0"/>
              <w:ind w:left="0"/>
              <w:jc w:val="center"/>
            </w:pPr>
            <w:r w:rsidRPr="00EA77BC">
              <w:t>Yes</w:t>
            </w:r>
          </w:p>
        </w:tc>
      </w:tr>
      <w:tr w:rsidR="00560341" w:rsidRPr="00EA77BC" w14:paraId="60E6A7C5" w14:textId="77777777" w:rsidTr="00EA77BC">
        <w:tc>
          <w:tcPr>
            <w:tcW w:w="2880" w:type="dxa"/>
            <w:tcMar>
              <w:top w:w="0" w:type="dxa"/>
              <w:left w:w="108" w:type="dxa"/>
              <w:bottom w:w="0" w:type="dxa"/>
              <w:right w:w="108" w:type="dxa"/>
            </w:tcMar>
            <w:vAlign w:val="center"/>
            <w:hideMark/>
          </w:tcPr>
          <w:p w14:paraId="60E6A7C2"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3"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C4" w14:textId="77777777" w:rsidR="00560341" w:rsidRPr="00EA77BC" w:rsidRDefault="00560341" w:rsidP="00EA77BC">
            <w:pPr>
              <w:pStyle w:val="BodyText4"/>
              <w:keepNext w:val="0"/>
              <w:ind w:left="0"/>
              <w:jc w:val="center"/>
            </w:pPr>
            <w:r w:rsidRPr="00EA77BC">
              <w:t>Yes</w:t>
            </w:r>
          </w:p>
        </w:tc>
      </w:tr>
      <w:tr w:rsidR="00560341" w:rsidRPr="00EA77BC" w14:paraId="60E6A7C9" w14:textId="77777777" w:rsidTr="00EA77BC">
        <w:tc>
          <w:tcPr>
            <w:tcW w:w="2880" w:type="dxa"/>
            <w:tcMar>
              <w:top w:w="0" w:type="dxa"/>
              <w:left w:w="108" w:type="dxa"/>
              <w:bottom w:w="0" w:type="dxa"/>
              <w:right w:w="108" w:type="dxa"/>
            </w:tcMar>
            <w:vAlign w:val="center"/>
            <w:hideMark/>
          </w:tcPr>
          <w:p w14:paraId="60E6A7C6"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7"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8" w14:textId="77777777" w:rsidR="00560341" w:rsidRPr="00EA77BC" w:rsidRDefault="00560341" w:rsidP="00EA77BC">
            <w:pPr>
              <w:pStyle w:val="BodyText4"/>
              <w:keepNext w:val="0"/>
              <w:ind w:left="0"/>
              <w:jc w:val="center"/>
            </w:pPr>
            <w:r w:rsidRPr="00EA77BC">
              <w:t>No</w:t>
            </w:r>
          </w:p>
        </w:tc>
      </w:tr>
    </w:tbl>
    <w:p w14:paraId="60E6A7CA" w14:textId="77777777" w:rsidR="00560341" w:rsidRPr="00EA77BC" w:rsidRDefault="00560341" w:rsidP="00EA77BC">
      <w:pPr>
        <w:pStyle w:val="BodyText4"/>
        <w:keepNext w:val="0"/>
        <w:ind w:left="0"/>
        <w:rPr>
          <w:sz w:val="24"/>
          <w:szCs w:val="24"/>
        </w:rPr>
      </w:pPr>
    </w:p>
    <w:p w14:paraId="60E6A7CB" w14:textId="77777777" w:rsidR="00560341" w:rsidRPr="00EA77BC" w:rsidRDefault="00560341" w:rsidP="00EA77BC">
      <w:pPr>
        <w:pStyle w:val="BodyText4"/>
        <w:keepNext w:val="0"/>
        <w:ind w:left="0"/>
        <w:rPr>
          <w:sz w:val="24"/>
          <w:szCs w:val="24"/>
        </w:rPr>
      </w:pPr>
      <w:r w:rsidRPr="00EA77BC">
        <w:rPr>
          <w:sz w:val="24"/>
          <w:szCs w:val="24"/>
        </w:rPr>
        <w:t xml:space="preserve">If a drug is not matched to NDF, a GCNSEQNO cannot be obtained to identify the drug to FDB in order to perform a Dosing </w:t>
      </w:r>
      <w:r w:rsidR="00BB7056" w:rsidRPr="00EA77BC">
        <w:rPr>
          <w:sz w:val="24"/>
          <w:szCs w:val="24"/>
        </w:rPr>
        <w:t>Order Check</w:t>
      </w:r>
      <w:r w:rsidRPr="00EA77BC">
        <w:rPr>
          <w:sz w:val="24"/>
          <w:szCs w:val="24"/>
        </w:rPr>
        <w:t xml:space="preserve">. In some cases, the drug may be matched to NDF, but the VA Product, to which it is matched, may not have a GCNSEQNO assigned. In both of these cases, the drug will be ineligible for Dosing </w:t>
      </w:r>
      <w:r w:rsidR="00BB7056" w:rsidRPr="00EA77BC">
        <w:rPr>
          <w:sz w:val="24"/>
          <w:szCs w:val="24"/>
        </w:rPr>
        <w:t>Order Checks</w:t>
      </w:r>
      <w:r w:rsidRPr="00EA77BC">
        <w:rPr>
          <w:sz w:val="24"/>
          <w:szCs w:val="24"/>
        </w:rPr>
        <w:t>.</w:t>
      </w:r>
    </w:p>
    <w:p w14:paraId="60E6A7CC" w14:textId="77777777" w:rsidR="00560341" w:rsidRPr="00EA77BC" w:rsidRDefault="00560341" w:rsidP="00EA77BC">
      <w:pPr>
        <w:pStyle w:val="BodyText4"/>
        <w:keepNext w:val="0"/>
        <w:ind w:left="0"/>
        <w:rPr>
          <w:sz w:val="24"/>
          <w:szCs w:val="24"/>
        </w:rPr>
      </w:pPr>
    </w:p>
    <w:p w14:paraId="60E6A7CD" w14:textId="77777777" w:rsidR="00560341" w:rsidRPr="00EA77BC" w:rsidRDefault="00560341" w:rsidP="00EA77BC">
      <w:pPr>
        <w:pStyle w:val="BodyText4"/>
        <w:keepNext w:val="0"/>
        <w:ind w:left="0"/>
        <w:rPr>
          <w:sz w:val="24"/>
          <w:szCs w:val="24"/>
        </w:rPr>
      </w:pPr>
      <w:r w:rsidRPr="00EA77BC">
        <w:rPr>
          <w:sz w:val="24"/>
          <w:szCs w:val="24"/>
        </w:rPr>
        <w:t xml:space="preserve">The information provided in the first section of the display is from the DRUG file (#50) and VA PRODUCT file (#50.68) (if the drug is matched to NDF). If no GCNSEQNO is found, ‘None’ will display in lieu of the number. Whether or not the drug is eligible or not eligible for Dosing Order Checks is displayed at the bottom of this section. </w:t>
      </w:r>
    </w:p>
    <w:p w14:paraId="60E6A7CE" w14:textId="77777777" w:rsidR="00560341" w:rsidRPr="00EA77BC" w:rsidRDefault="00560341" w:rsidP="00EA77BC">
      <w:pPr>
        <w:pStyle w:val="BodyText4"/>
        <w:keepNext w:val="0"/>
        <w:ind w:left="0"/>
        <w:rPr>
          <w:sz w:val="24"/>
          <w:szCs w:val="24"/>
        </w:rPr>
      </w:pPr>
    </w:p>
    <w:p w14:paraId="60E6A7CF" w14:textId="77777777" w:rsidR="00560341" w:rsidRPr="00EA77BC" w:rsidRDefault="00560341" w:rsidP="00EA77BC">
      <w:pPr>
        <w:pStyle w:val="BodyText4"/>
        <w:keepNext w:val="0"/>
        <w:ind w:left="0"/>
        <w:rPr>
          <w:sz w:val="24"/>
          <w:szCs w:val="24"/>
        </w:rPr>
      </w:pPr>
      <w:r w:rsidRPr="00EA77BC">
        <w:rPr>
          <w:sz w:val="24"/>
          <w:szCs w:val="24"/>
        </w:rPr>
        <w:t>The second section displays all dosage information such as strength, unit, possible dosages</w:t>
      </w:r>
      <w:r w:rsidR="00BB7056" w:rsidRPr="00EA77BC">
        <w:rPr>
          <w:sz w:val="24"/>
          <w:szCs w:val="24"/>
        </w:rPr>
        <w:t>,</w:t>
      </w:r>
      <w:r w:rsidRPr="00EA77BC">
        <w:rPr>
          <w:sz w:val="24"/>
          <w:szCs w:val="24"/>
        </w:rPr>
        <w:t xml:space="preserve"> and local possible dosages that has been defined for the drug selected.</w:t>
      </w:r>
    </w:p>
    <w:p w14:paraId="60E6A7D0" w14:textId="77777777" w:rsidR="00560341" w:rsidRPr="00EA77BC" w:rsidRDefault="00560341" w:rsidP="00EA77BC">
      <w:pPr>
        <w:pStyle w:val="BodyText4"/>
        <w:keepNext w:val="0"/>
        <w:ind w:left="0"/>
        <w:rPr>
          <w:sz w:val="24"/>
          <w:szCs w:val="24"/>
        </w:rPr>
      </w:pPr>
    </w:p>
    <w:p w14:paraId="60E6A7D1" w14:textId="77777777" w:rsidR="00560341" w:rsidRPr="00EA77BC" w:rsidRDefault="00560341" w:rsidP="00EA77BC">
      <w:pPr>
        <w:pStyle w:val="BodyText4"/>
        <w:keepNext w:val="0"/>
        <w:ind w:left="0"/>
        <w:rPr>
          <w:sz w:val="24"/>
          <w:szCs w:val="24"/>
        </w:rPr>
      </w:pPr>
      <w:r w:rsidRPr="00EA77BC">
        <w:rPr>
          <w:sz w:val="24"/>
          <w:szCs w:val="24"/>
        </w:rPr>
        <w:t xml:space="preserve">The third and final section displays dosage information from First Databank (FDB). It will show all route and dose units found in FDB dosing records for the drug and whether or not a weight or BSA value is required for a dosage order check to be performed. If a drug is not eligible for Dosing </w:t>
      </w:r>
      <w:r w:rsidR="00BB7056" w:rsidRPr="00EA77BC">
        <w:rPr>
          <w:sz w:val="24"/>
          <w:szCs w:val="24"/>
        </w:rPr>
        <w:t>Order Checks</w:t>
      </w:r>
      <w:r w:rsidRPr="00EA77BC">
        <w:rPr>
          <w:sz w:val="24"/>
          <w:szCs w:val="24"/>
        </w:rPr>
        <w:t>, no FDB data will display.</w:t>
      </w:r>
    </w:p>
    <w:p w14:paraId="60E6A7D2" w14:textId="77777777" w:rsidR="00560341" w:rsidRPr="00EA77BC" w:rsidRDefault="00560341" w:rsidP="00EA77BC">
      <w:pPr>
        <w:pStyle w:val="BodyText4"/>
        <w:keepNext w:val="0"/>
        <w:ind w:left="0"/>
        <w:rPr>
          <w:sz w:val="24"/>
          <w:szCs w:val="24"/>
        </w:rPr>
      </w:pPr>
    </w:p>
    <w:p w14:paraId="60E6A7D3" w14:textId="77777777" w:rsidR="00560341" w:rsidRPr="00EA77BC" w:rsidRDefault="00560341" w:rsidP="00EA77BC">
      <w:pPr>
        <w:pStyle w:val="BodyText4"/>
        <w:keepNext w:val="0"/>
        <w:ind w:left="0"/>
        <w:rPr>
          <w:sz w:val="24"/>
          <w:szCs w:val="24"/>
        </w:rPr>
      </w:pPr>
      <w:r w:rsidRPr="00EA77BC">
        <w:rPr>
          <w:sz w:val="24"/>
          <w:szCs w:val="24"/>
        </w:rPr>
        <w:t>If some of the dosing records for a drug require a weight or BSA and others do not, the option will display a ‘Yes’ with a list of age range(s) for those records that do require a weight or BSA and a ‘No’ with a list of age range(s) for those records that do not require a weight or BSA. The age will be expressed in days. Age ranges will be displayed in ascending order using the first number in the range. Age ranges with the same first number will display in random order. The corresponding FDB dose type (MAINTENANCE DOSE or SINGLE DOSE) and FDB dose route will print next to the age range in parenthesis.</w:t>
      </w:r>
    </w:p>
    <w:p w14:paraId="60E6A7D4" w14:textId="77777777" w:rsidR="00560341" w:rsidRPr="00EA77BC" w:rsidRDefault="00560341" w:rsidP="00EA77BC">
      <w:pPr>
        <w:pStyle w:val="BodyText4"/>
        <w:keepNext w:val="0"/>
        <w:ind w:left="0"/>
        <w:rPr>
          <w:sz w:val="24"/>
          <w:szCs w:val="24"/>
        </w:rPr>
      </w:pPr>
    </w:p>
    <w:p w14:paraId="60E6A7D5" w14:textId="77777777" w:rsidR="00560341" w:rsidRPr="00EA77BC" w:rsidRDefault="00560341" w:rsidP="00EA77BC">
      <w:pPr>
        <w:pStyle w:val="BodyText4"/>
        <w:keepNext w:val="0"/>
        <w:ind w:left="0"/>
        <w:rPr>
          <w:sz w:val="24"/>
          <w:szCs w:val="24"/>
        </w:rPr>
      </w:pPr>
      <w:r w:rsidRPr="00EA77BC">
        <w:rPr>
          <w:sz w:val="24"/>
          <w:szCs w:val="24"/>
        </w:rPr>
        <w:t>If the vendor database cannot be reached</w:t>
      </w:r>
      <w:r w:rsidR="00095FCE" w:rsidRPr="00EA77BC">
        <w:rPr>
          <w:sz w:val="24"/>
          <w:szCs w:val="24"/>
        </w:rPr>
        <w:t>,</w:t>
      </w:r>
      <w:r w:rsidRPr="00EA77BC">
        <w:rPr>
          <w:sz w:val="24"/>
          <w:szCs w:val="24"/>
        </w:rPr>
        <w:t xml:space="preserve"> the following text in lieu of all FDB information for the drug will be displayed in the third and final section</w:t>
      </w:r>
      <w:r w:rsidR="00095FCE" w:rsidRPr="00EA77BC">
        <w:rPr>
          <w:sz w:val="24"/>
          <w:szCs w:val="24"/>
        </w:rPr>
        <w:t>:</w:t>
      </w:r>
    </w:p>
    <w:p w14:paraId="60E6A7D6" w14:textId="77777777" w:rsidR="00560341" w:rsidRPr="00EA77BC" w:rsidRDefault="00560341" w:rsidP="00EA77BC">
      <w:pPr>
        <w:pStyle w:val="BodyText4"/>
        <w:keepNext w:val="0"/>
        <w:ind w:left="0"/>
        <w:rPr>
          <w:sz w:val="24"/>
          <w:szCs w:val="24"/>
        </w:rPr>
      </w:pPr>
    </w:p>
    <w:p w14:paraId="60E6A7D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Vendor database cannot be reached. FDB dosing information </w:t>
      </w:r>
      <w:r w:rsidR="00C94DA4">
        <w:rPr>
          <w:rFonts w:ascii="Courier New" w:hAnsi="Courier New" w:cs="Courier New"/>
          <w:color w:val="000000"/>
          <w:sz w:val="16"/>
        </w:rPr>
        <w:t xml:space="preserve">could not be </w:t>
      </w:r>
      <w:r w:rsidRPr="00EA77BC">
        <w:rPr>
          <w:rFonts w:ascii="Courier New" w:hAnsi="Courier New" w:cs="Courier New"/>
          <w:color w:val="000000"/>
          <w:sz w:val="16"/>
        </w:rPr>
        <w:t>retrieved at this time.</w:t>
      </w:r>
    </w:p>
    <w:p w14:paraId="60E6A7D8" w14:textId="77777777" w:rsidR="00560341" w:rsidRPr="00EA77BC" w:rsidRDefault="00560341" w:rsidP="00732461"/>
    <w:p w14:paraId="60E6A7D9" w14:textId="77777777" w:rsidR="00560341" w:rsidRPr="00EA77BC" w:rsidRDefault="00560341" w:rsidP="00EA77BC">
      <w:pPr>
        <w:pStyle w:val="Example"/>
      </w:pPr>
      <w:r w:rsidRPr="00EA77BC">
        <w:t>Example 1:  Drug Eligible for Dosage Checks</w:t>
      </w:r>
    </w:p>
    <w:p w14:paraId="60E6A7D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Dosages Option: LOOKUP Dosing Check Info for Drug</w:t>
      </w:r>
    </w:p>
    <w:p w14:paraId="60E6A7DB" w14:textId="77777777" w:rsidR="00560341" w:rsidRPr="00EA77BC" w:rsidRDefault="00560341" w:rsidP="00EA77BC">
      <w:pPr>
        <w:shd w:val="pct10" w:color="auto" w:fill="auto"/>
        <w:ind w:left="374"/>
        <w:rPr>
          <w:rFonts w:ascii="Courier New" w:hAnsi="Courier New" w:cs="Courier New"/>
          <w:color w:val="000000"/>
          <w:sz w:val="16"/>
        </w:rPr>
      </w:pPr>
    </w:p>
    <w:p w14:paraId="60E6A7D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ACETAMINO</w:t>
      </w:r>
    </w:p>
    <w:p w14:paraId="60E6A7D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ACETAMINOPHEN 160MG/5ML ELIXIR           CN103           </w:t>
      </w:r>
    </w:p>
    <w:p w14:paraId="60E6A7D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ACETAMINOPHEN 325MG TAB           CN103           </w:t>
      </w:r>
    </w:p>
    <w:p w14:paraId="60E6A7D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ACETAMINOPHEN 325MG/COD 30MG TAB           CN101           </w:t>
      </w:r>
    </w:p>
    <w:p w14:paraId="60E6A7E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4   ACETAMINOPHEN 650MG SUPP           CN103           </w:t>
      </w:r>
    </w:p>
    <w:p w14:paraId="60E6A7E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5   ACETAMINOPHEN 650MG TAB           CN103         RESTRICTED TO ORTHOPEDI</w:t>
      </w:r>
    </w:p>
    <w:p w14:paraId="60E6A7E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CS     </w:t>
      </w:r>
    </w:p>
    <w:p w14:paraId="60E6A7E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Press &lt;RETURN&gt; to see more, '^' to exit this list, OR</w:t>
      </w:r>
    </w:p>
    <w:p w14:paraId="60E6A7E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1-5: 1  ACETAMINOPHEN 160MG/5ML ELIXIR         CN103           </w:t>
      </w:r>
    </w:p>
    <w:p w14:paraId="60E6A7E5" w14:textId="77777777" w:rsidR="00560341" w:rsidRPr="00EA77BC" w:rsidRDefault="00560341" w:rsidP="00EA77BC">
      <w:pPr>
        <w:shd w:val="pct10" w:color="auto" w:fill="auto"/>
        <w:ind w:left="374"/>
        <w:rPr>
          <w:rFonts w:ascii="Courier New" w:hAnsi="Courier New" w:cs="Courier New"/>
          <w:color w:val="000000"/>
          <w:sz w:val="16"/>
        </w:rPr>
      </w:pPr>
    </w:p>
    <w:p w14:paraId="60E6A7E6" w14:textId="77777777" w:rsidR="00560341" w:rsidRPr="00EA77BC" w:rsidRDefault="00560341" w:rsidP="00EA77BC">
      <w:pPr>
        <w:shd w:val="pct10" w:color="auto" w:fill="auto"/>
        <w:ind w:left="374"/>
        <w:rPr>
          <w:rFonts w:ascii="Courier New" w:hAnsi="Courier New" w:cs="Courier New"/>
          <w:color w:val="000000"/>
          <w:sz w:val="16"/>
        </w:rPr>
      </w:pPr>
    </w:p>
    <w:p w14:paraId="60E6A7E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ACETAMINOPHEN 160MG/5ML ELIXIR  (GCNSEQNO: 004481)</w:t>
      </w:r>
    </w:p>
    <w:p w14:paraId="60E6A7E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E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ACETAMINOPHEN 160MG/5ML ELIXIR</w:t>
      </w:r>
    </w:p>
    <w:p w14:paraId="60E6A7E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ELIXIR</w:t>
      </w:r>
    </w:p>
    <w:p w14:paraId="60E6A7E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CN103</w:t>
      </w:r>
    </w:p>
    <w:p w14:paraId="60E6A7E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NO</w:t>
      </w:r>
    </w:p>
    <w:p w14:paraId="60E6A7E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7EE" w14:textId="77777777" w:rsidR="00560341" w:rsidRPr="00EA77BC" w:rsidRDefault="00560341" w:rsidP="00EA77BC">
      <w:pPr>
        <w:shd w:val="pct10" w:color="auto" w:fill="auto"/>
        <w:ind w:left="374"/>
        <w:rPr>
          <w:rFonts w:ascii="Courier New" w:hAnsi="Courier New" w:cs="Courier New"/>
          <w:color w:val="000000"/>
          <w:sz w:val="16"/>
        </w:rPr>
      </w:pPr>
    </w:p>
    <w:p w14:paraId="60E6A7E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ELIGIBLE FOR DOSAGE CHECKS***</w:t>
      </w:r>
    </w:p>
    <w:p w14:paraId="60E6A7F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F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Strength: 160   Unit: </w:t>
      </w:r>
    </w:p>
    <w:p w14:paraId="60E6A7F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7F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1               DOSE: 160MG/5ML       PACKAGE: I</w:t>
      </w:r>
    </w:p>
    <w:p w14:paraId="60E6A7F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2               DOSE: 320MG/10ML      PACKAGE: I</w:t>
      </w:r>
    </w:p>
    <w:p w14:paraId="60E6A7F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7" w14:textId="77777777" w:rsidR="00560341" w:rsidRPr="00EA77BC" w:rsidRDefault="00560341" w:rsidP="00EA77BC">
      <w:pPr>
        <w:shd w:val="pct10" w:color="auto" w:fill="auto"/>
        <w:ind w:left="374"/>
        <w:rPr>
          <w:rFonts w:ascii="Courier New" w:hAnsi="Courier New" w:cs="Courier New"/>
          <w:color w:val="000000"/>
          <w:sz w:val="16"/>
        </w:rPr>
      </w:pPr>
    </w:p>
    <w:p w14:paraId="60E6A7F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7F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TEASPOON                              PACKAGE: O</w:t>
      </w:r>
    </w:p>
    <w:p w14:paraId="60E6A7F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160          DOSE UNIT: MILLIGRAM(S)</w:t>
      </w:r>
    </w:p>
    <w:p w14:paraId="60E6A7F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TEASPOON                              PACKAGE: O</w:t>
      </w:r>
    </w:p>
    <w:p w14:paraId="60E6A7F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320          DOSE UNIT: MILLIGRAM(S)</w:t>
      </w:r>
    </w:p>
    <w:p w14:paraId="60E6A7F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TABLESPOON                            PACKAGE: O</w:t>
      </w:r>
    </w:p>
    <w:p w14:paraId="60E6A80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480          DOSE UNIT: MILLIGRAM(S)</w:t>
      </w:r>
    </w:p>
    <w:p w14:paraId="60E6A80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TABLESPOON                            PACKAGE: O</w:t>
      </w:r>
    </w:p>
    <w:p w14:paraId="60E6A80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960          DOSE UNIT: MILLIGRAM(S)</w:t>
      </w:r>
    </w:p>
    <w:p w14:paraId="60E6A80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0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ORAL</w:t>
      </w:r>
    </w:p>
    <w:p w14:paraId="60E6A80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DOSE UNITS: ML, MG</w:t>
      </w:r>
    </w:p>
    <w:p w14:paraId="60E6A80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 NO</w:t>
      </w:r>
    </w:p>
    <w:p w14:paraId="60E6A80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WEIGHT REQUIRED FOR DOSAGE CHECKS:</w:t>
      </w:r>
    </w:p>
    <w:p w14:paraId="60E6A80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YES for Age in Days:  0-29  (MAINTENANCE DOSE, ORAL)</w:t>
      </w:r>
    </w:p>
    <w:p w14:paraId="60E6A80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0-29  (SINGLE DOSE, ORAL)</w:t>
      </w:r>
    </w:p>
    <w:p w14:paraId="60E6A80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(SINGLE DOSE, ORAL)</w:t>
      </w:r>
    </w:p>
    <w:p w14:paraId="60E6A80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(MAINTENANCE DOSE, ORAL)</w:t>
      </w:r>
    </w:p>
    <w:p w14:paraId="60E6A80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(MAINTENANCE DOSE, ORAL)</w:t>
      </w:r>
    </w:p>
    <w:p w14:paraId="60E6A80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(SINGLE DOSE, ORAL)</w:t>
      </w:r>
    </w:p>
    <w:p w14:paraId="60E6A81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(MAINTENANCE DOSE, ORAL)</w:t>
      </w:r>
    </w:p>
    <w:p w14:paraId="60E6A81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(SINGLE DOSE, ORAL)</w:t>
      </w:r>
    </w:p>
    <w:p w14:paraId="60E6A81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NO for Age in Days: 4380-40150  (MAINTENANCE DOSE, ORAL)</w:t>
      </w:r>
    </w:p>
    <w:p w14:paraId="60E6A81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4380-40150  (SINGLE DOSE, ORAL)</w:t>
      </w:r>
    </w:p>
    <w:p w14:paraId="60E6A814" w14:textId="77777777" w:rsidR="00560341" w:rsidRPr="00EA77BC" w:rsidRDefault="00560341" w:rsidP="00EA77BC">
      <w:pPr>
        <w:shd w:val="pct10" w:color="auto" w:fill="auto"/>
        <w:ind w:left="374"/>
        <w:rPr>
          <w:rFonts w:ascii="Courier New" w:hAnsi="Courier New" w:cs="Courier New"/>
          <w:color w:val="000000"/>
          <w:sz w:val="16"/>
        </w:rPr>
      </w:pPr>
    </w:p>
    <w:p w14:paraId="60E6A815" w14:textId="77777777" w:rsidR="00560341" w:rsidRPr="00EA77BC" w:rsidRDefault="00560341" w:rsidP="00EA77BC">
      <w:pPr>
        <w:shd w:val="pct10" w:color="auto" w:fill="auto"/>
        <w:ind w:left="374"/>
        <w:rPr>
          <w:rFonts w:ascii="Courier New" w:hAnsi="Courier New" w:cs="Courier New"/>
          <w:color w:val="000000"/>
          <w:sz w:val="16"/>
        </w:rPr>
      </w:pPr>
    </w:p>
    <w:p w14:paraId="60E6A81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17" w14:textId="77777777" w:rsidR="00560341" w:rsidRPr="00EA77BC" w:rsidRDefault="00560341" w:rsidP="00EA77BC"/>
    <w:p w14:paraId="60E6A818" w14:textId="77777777" w:rsidR="00560341" w:rsidRPr="00EA77BC" w:rsidRDefault="00560341" w:rsidP="00EA77BC">
      <w:pPr>
        <w:pStyle w:val="Example"/>
      </w:pPr>
      <w:r w:rsidRPr="00EA77BC">
        <w:t>Example 2:  Drug Not Eligible for Dosage Checks</w:t>
      </w:r>
    </w:p>
    <w:p w14:paraId="60E6A81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hydrocortisone</w:t>
      </w:r>
    </w:p>
    <w:p w14:paraId="60E6A81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HYDROCORTISONE 0.1% CREAM           DE200           </w:t>
      </w:r>
    </w:p>
    <w:p w14:paraId="60E6A81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HYDROCORTISONE 0.5% CREAM           DE200           </w:t>
      </w:r>
    </w:p>
    <w:p w14:paraId="60E6A81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HYDROCORTISONE 0.5% OINT           DE200           </w:t>
      </w:r>
    </w:p>
    <w:p w14:paraId="60E6A81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1-3: 2  HYDROCORTISONE 0.5% CREAM         DE200           </w:t>
      </w:r>
    </w:p>
    <w:p w14:paraId="60E6A81E" w14:textId="77777777" w:rsidR="00560341" w:rsidRPr="00EA77BC" w:rsidRDefault="00560341" w:rsidP="00EA77BC">
      <w:pPr>
        <w:shd w:val="pct10" w:color="auto" w:fill="auto"/>
        <w:ind w:left="374"/>
        <w:rPr>
          <w:rFonts w:ascii="Courier New" w:hAnsi="Courier New" w:cs="Courier New"/>
          <w:color w:val="000000"/>
          <w:sz w:val="16"/>
        </w:rPr>
      </w:pPr>
    </w:p>
    <w:p w14:paraId="60E6A81F" w14:textId="77777777" w:rsidR="00560341" w:rsidRPr="00EA77BC" w:rsidRDefault="00560341" w:rsidP="00EA77BC">
      <w:pPr>
        <w:shd w:val="pct10" w:color="auto" w:fill="auto"/>
        <w:ind w:left="374"/>
        <w:rPr>
          <w:rFonts w:ascii="Courier New" w:hAnsi="Courier New" w:cs="Courier New"/>
          <w:color w:val="000000"/>
          <w:sz w:val="16"/>
        </w:rPr>
      </w:pPr>
    </w:p>
    <w:p w14:paraId="60E6A82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HYDROCORTISONE 0.5% CREAM  (GCNSEQNO: 007543)</w:t>
      </w:r>
    </w:p>
    <w:p w14:paraId="60E6A82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HYDROCORTISONE 0.5% CREAM,TOP</w:t>
      </w:r>
    </w:p>
    <w:p w14:paraId="60E6A82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CREAM,TOP</w:t>
      </w:r>
    </w:p>
    <w:p w14:paraId="60E6A82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DE200</w:t>
      </w:r>
    </w:p>
    <w:p w14:paraId="60E6A82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YES</w:t>
      </w:r>
    </w:p>
    <w:p w14:paraId="60E6A82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827" w14:textId="77777777" w:rsidR="00560341" w:rsidRPr="00EA77BC" w:rsidRDefault="00560341" w:rsidP="00EA77BC">
      <w:pPr>
        <w:shd w:val="pct10" w:color="auto" w:fill="auto"/>
        <w:ind w:left="374"/>
        <w:rPr>
          <w:rFonts w:ascii="Courier New" w:hAnsi="Courier New" w:cs="Courier New"/>
          <w:color w:val="000000"/>
          <w:sz w:val="16"/>
        </w:rPr>
      </w:pPr>
    </w:p>
    <w:p w14:paraId="60E6A82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NOT ELIGIBLE FOR DOSAGE CHECKS***</w:t>
      </w:r>
    </w:p>
    <w:p w14:paraId="60E6A82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Strength:    Unit:</w:t>
      </w:r>
    </w:p>
    <w:p w14:paraId="60E6A82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82C" w14:textId="77777777" w:rsidR="00560341" w:rsidRPr="00EA77BC" w:rsidRDefault="00560341" w:rsidP="00EA77BC">
      <w:pPr>
        <w:shd w:val="pct10" w:color="auto" w:fill="auto"/>
        <w:ind w:left="374"/>
        <w:rPr>
          <w:rFonts w:ascii="Courier New" w:hAnsi="Courier New" w:cs="Courier New"/>
          <w:color w:val="000000"/>
          <w:sz w:val="16"/>
        </w:rPr>
      </w:pPr>
    </w:p>
    <w:p w14:paraId="60E6A82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82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TOPICAL</w:t>
      </w:r>
    </w:p>
    <w:p w14:paraId="60E6A83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FDB DOSE UNITS: </w:t>
      </w:r>
    </w:p>
    <w:p w14:paraId="60E6A83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w:t>
      </w:r>
    </w:p>
    <w:p w14:paraId="60E6A83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WEIGHT REQUIRED FOR DOSAGE CHECKS: </w:t>
      </w:r>
    </w:p>
    <w:p w14:paraId="60E6A833" w14:textId="77777777" w:rsidR="00560341" w:rsidRPr="00EA77BC" w:rsidRDefault="00560341" w:rsidP="00EA77BC">
      <w:pPr>
        <w:shd w:val="pct10" w:color="auto" w:fill="auto"/>
        <w:ind w:left="374"/>
        <w:rPr>
          <w:rFonts w:ascii="Courier New" w:hAnsi="Courier New" w:cs="Courier New"/>
          <w:color w:val="000000"/>
          <w:sz w:val="16"/>
        </w:rPr>
      </w:pPr>
    </w:p>
    <w:p w14:paraId="60E6A834" w14:textId="77777777" w:rsidR="00560341" w:rsidRPr="00EA77BC" w:rsidRDefault="00560341" w:rsidP="00EA77BC">
      <w:pPr>
        <w:shd w:val="pct10" w:color="auto" w:fill="auto"/>
        <w:ind w:left="374"/>
        <w:rPr>
          <w:rFonts w:ascii="Courier New" w:hAnsi="Courier New" w:cs="Courier New"/>
          <w:color w:val="000000"/>
          <w:sz w:val="16"/>
        </w:rPr>
      </w:pPr>
    </w:p>
    <w:p w14:paraId="60E6A83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36" w14:textId="77777777" w:rsidR="00560341" w:rsidRPr="00EA77BC" w:rsidRDefault="00560341" w:rsidP="00EA77BC"/>
    <w:p w14:paraId="60E6A837" w14:textId="77777777" w:rsidR="00560341" w:rsidRPr="00EA77BC" w:rsidRDefault="00560341" w:rsidP="00EA77BC">
      <w:pPr>
        <w:pStyle w:val="Heading2"/>
        <w:numPr>
          <w:ilvl w:val="0"/>
          <w:numId w:val="11"/>
        </w:numPr>
        <w:tabs>
          <w:tab w:val="clear" w:pos="720"/>
          <w:tab w:val="clear" w:pos="1080"/>
          <w:tab w:val="left" w:pos="900"/>
        </w:tabs>
      </w:pPr>
      <w:bookmarkStart w:id="1095" w:name="_Toc344905948"/>
      <w:bookmarkStart w:id="1096" w:name="_Toc357755032"/>
      <w:bookmarkStart w:id="1097" w:name="_Toc376874062"/>
      <w:bookmarkStart w:id="1098" w:name="_Toc523224106"/>
      <w:r w:rsidRPr="00EA77BC">
        <w:t>Drug Names with Trailing Spaces Report</w:t>
      </w:r>
      <w:bookmarkEnd w:id="1095"/>
      <w:bookmarkEnd w:id="1096"/>
      <w:bookmarkEnd w:id="1097"/>
      <w:bookmarkEnd w:id="1098"/>
      <w:r w:rsidRPr="00EA77BC">
        <w:t xml:space="preserve"> </w:t>
      </w:r>
    </w:p>
    <w:p w14:paraId="60E6A838" w14:textId="77777777" w:rsidR="00560341" w:rsidRPr="00EA77BC" w:rsidRDefault="00560341" w:rsidP="00EA77BC">
      <w:pPr>
        <w:pStyle w:val="Heading4"/>
        <w:spacing w:after="0"/>
        <w:ind w:left="907" w:hanging="907"/>
      </w:pPr>
      <w:r w:rsidRPr="00EA77BC">
        <w:tab/>
        <w:t>[PSS TRAILING SPACES REPORT]</w:t>
      </w:r>
    </w:p>
    <w:p w14:paraId="60E6A839" w14:textId="77777777" w:rsidR="00560341" w:rsidRPr="00EA77BC" w:rsidRDefault="00560341" w:rsidP="00EA77BC">
      <w:pPr>
        <w:pStyle w:val="BodyText4"/>
        <w:ind w:left="0"/>
        <w:rPr>
          <w:sz w:val="24"/>
          <w:szCs w:val="24"/>
        </w:rPr>
      </w:pPr>
    </w:p>
    <w:p w14:paraId="60E6A83A" w14:textId="77777777" w:rsidR="00560341" w:rsidRPr="00EA77BC" w:rsidRDefault="00560341" w:rsidP="00EA77BC">
      <w:pPr>
        <w:pStyle w:val="BodyText4"/>
        <w:keepNext w:val="0"/>
        <w:ind w:left="0"/>
        <w:rPr>
          <w:sz w:val="24"/>
          <w:szCs w:val="24"/>
        </w:rPr>
      </w:pPr>
      <w:r w:rsidRPr="00EA77BC">
        <w:rPr>
          <w:sz w:val="24"/>
          <w:szCs w:val="24"/>
        </w:rPr>
        <w:t>This option lists all active, multi-ingredient DRUG File (#50) entries with Local Possible Dosages defined, and whose drug name has trailing spaces. Drugs not matched to the NDF with trailing spaces in the name will also be listed. Single ingredient entries with Local Possible Dosages defined whose drug name has trailing spaces and are matched to a VA Product with a non</w:t>
      </w:r>
      <w:r w:rsidR="00C94DA4">
        <w:rPr>
          <w:sz w:val="24"/>
          <w:szCs w:val="24"/>
        </w:rPr>
        <w:t xml:space="preserve">-numeric value in the STRENGTH field </w:t>
      </w:r>
      <w:r w:rsidRPr="00EA77BC">
        <w:rPr>
          <w:sz w:val="24"/>
          <w:szCs w:val="24"/>
        </w:rPr>
        <w:t>(#2) may also be listed on this report. If the Drug Name is appended to the Local Possible Dosa</w:t>
      </w:r>
      <w:r w:rsidR="00C94DA4">
        <w:rPr>
          <w:sz w:val="24"/>
          <w:szCs w:val="24"/>
        </w:rPr>
        <w:t xml:space="preserve">ge and optional conjunction in </w:t>
      </w:r>
      <w:r w:rsidRPr="00EA77BC">
        <w:rPr>
          <w:sz w:val="24"/>
          <w:szCs w:val="24"/>
        </w:rPr>
        <w:t>the Computerized Patient Record System (CPRS) order dialogues, a selection of such a dosage could cause the conjunction</w:t>
      </w:r>
      <w:r w:rsidR="0017221C">
        <w:rPr>
          <w:sz w:val="24"/>
          <w:szCs w:val="24"/>
        </w:rPr>
        <w:t xml:space="preserve"> plus </w:t>
      </w:r>
      <w:r w:rsidRPr="00EA77BC">
        <w:rPr>
          <w:sz w:val="24"/>
          <w:szCs w:val="24"/>
        </w:rPr>
        <w:t>drug name to become part of the actual Dosage, instead of just a display enhancement. This can cause the Dosage check to fail, and that extra text could come to pharmacy as part of the Dosage in the order. These trailing spaces should be cleaned up if possible.</w:t>
      </w:r>
    </w:p>
    <w:p w14:paraId="60E6A83B" w14:textId="77777777" w:rsidR="00560341" w:rsidRPr="00EA77BC" w:rsidRDefault="00560341" w:rsidP="00EA77BC">
      <w:pPr>
        <w:pStyle w:val="BodyText4"/>
        <w:keepNext w:val="0"/>
        <w:ind w:left="0"/>
        <w:rPr>
          <w:sz w:val="24"/>
          <w:szCs w:val="24"/>
        </w:rPr>
      </w:pPr>
    </w:p>
    <w:p w14:paraId="60E6A83C" w14:textId="77777777" w:rsidR="00560341" w:rsidRPr="00EA77BC" w:rsidRDefault="00560341" w:rsidP="00EA77BC">
      <w:pPr>
        <w:pStyle w:val="BodyText4"/>
        <w:keepNext w:val="0"/>
        <w:ind w:left="0"/>
        <w:rPr>
          <w:sz w:val="24"/>
          <w:szCs w:val="24"/>
        </w:rPr>
      </w:pPr>
      <w:r w:rsidRPr="00EA77BC">
        <w:rPr>
          <w:sz w:val="24"/>
          <w:szCs w:val="24"/>
        </w:rPr>
        <w:t>For each such drug identified in the DRUG file (#50), the report will print the Internal Entry Number and the G</w:t>
      </w:r>
      <w:r w:rsidR="00F15D22" w:rsidRPr="00EA77BC">
        <w:rPr>
          <w:sz w:val="24"/>
          <w:szCs w:val="24"/>
        </w:rPr>
        <w:t xml:space="preserve">ENERIC NAME </w:t>
      </w:r>
      <w:r w:rsidRPr="00EA77BC">
        <w:rPr>
          <w:sz w:val="24"/>
          <w:szCs w:val="24"/>
        </w:rPr>
        <w:t>field (#.01).</w:t>
      </w:r>
    </w:p>
    <w:p w14:paraId="60E6A83D" w14:textId="77777777" w:rsidR="00560341" w:rsidRPr="00EA77BC" w:rsidRDefault="00560341" w:rsidP="00EA77BC">
      <w:pPr>
        <w:pStyle w:val="BodyText4"/>
        <w:keepNext w:val="0"/>
        <w:ind w:left="0"/>
        <w:rPr>
          <w:sz w:val="24"/>
          <w:szCs w:val="24"/>
        </w:rPr>
      </w:pPr>
    </w:p>
    <w:p w14:paraId="60E6A83E"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DRUG NAME TRAILING SPACES REPORT                                    PAGE: 1</w:t>
      </w:r>
    </w:p>
    <w:p w14:paraId="60E6A83F"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40" w14:textId="77777777" w:rsidR="00560341" w:rsidRPr="00EA77BC" w:rsidRDefault="00560341" w:rsidP="00732461">
      <w:pPr>
        <w:shd w:val="pct10" w:color="auto" w:fill="auto"/>
        <w:ind w:left="374"/>
        <w:rPr>
          <w:rFonts w:ascii="Courier New" w:hAnsi="Courier New" w:cs="Courier New"/>
          <w:color w:val="000000"/>
          <w:sz w:val="16"/>
        </w:rPr>
      </w:pPr>
    </w:p>
    <w:p w14:paraId="60E6A841"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MULTIVITAMINS W/MINERALS TAB     (7987)</w:t>
      </w:r>
    </w:p>
    <w:p w14:paraId="60E6A842"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OXYCODONE 5MG/ACETAMINOPHEN 325MG TAB     (7986)</w:t>
      </w:r>
    </w:p>
    <w:p w14:paraId="60E6A843"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TRETINOIN 0.04% GEL     (7988)</w:t>
      </w:r>
    </w:p>
    <w:p w14:paraId="60E6A844" w14:textId="77777777" w:rsidR="00560341" w:rsidRPr="00EA77BC" w:rsidRDefault="00560341" w:rsidP="000C5921">
      <w:pPr>
        <w:shd w:val="pct10" w:color="auto" w:fill="auto"/>
        <w:ind w:left="374"/>
        <w:rPr>
          <w:rFonts w:ascii="Courier New" w:hAnsi="Courier New" w:cs="Courier New"/>
          <w:color w:val="000000"/>
          <w:sz w:val="16"/>
        </w:rPr>
      </w:pPr>
    </w:p>
    <w:p w14:paraId="60E6A845" w14:textId="77777777" w:rsidR="00560341" w:rsidRPr="00EA77BC" w:rsidRDefault="00560341" w:rsidP="00A00EC3">
      <w:pPr>
        <w:shd w:val="pct10" w:color="auto" w:fill="auto"/>
        <w:ind w:left="374"/>
      </w:pPr>
      <w:r w:rsidRPr="00EA77BC">
        <w:rPr>
          <w:rFonts w:ascii="Courier New" w:hAnsi="Courier New" w:cs="Courier New"/>
          <w:color w:val="000000"/>
          <w:sz w:val="16"/>
        </w:rPr>
        <w:t>End of Report.</w:t>
      </w:r>
    </w:p>
    <w:p w14:paraId="60E6A846" w14:textId="77777777" w:rsidR="00E02180" w:rsidRPr="00EA77BC" w:rsidRDefault="00E02180" w:rsidP="00A00EC3">
      <w:pPr>
        <w:pStyle w:val="Heading2"/>
        <w:numPr>
          <w:ilvl w:val="0"/>
          <w:numId w:val="11"/>
        </w:numPr>
        <w:tabs>
          <w:tab w:val="clear" w:pos="720"/>
          <w:tab w:val="clear" w:pos="1080"/>
          <w:tab w:val="left" w:pos="900"/>
        </w:tabs>
      </w:pPr>
      <w:bookmarkStart w:id="1099" w:name="_Drug_Enter/Edit"/>
      <w:bookmarkStart w:id="1100" w:name="_Toc514264925"/>
      <w:bookmarkStart w:id="1101" w:name="_Toc523224107"/>
      <w:bookmarkStart w:id="1102" w:name="p030"/>
      <w:bookmarkStart w:id="1103" w:name="_Toc376874063"/>
      <w:bookmarkEnd w:id="1099"/>
      <w:r w:rsidRPr="00A00EC3">
        <w:t>Manage Buprenorphine Tx of Pain Dosage Forms</w:t>
      </w:r>
      <w:bookmarkEnd w:id="1100"/>
      <w:bookmarkEnd w:id="1101"/>
    </w:p>
    <w:p w14:paraId="60E6A847" w14:textId="77777777" w:rsidR="00E02180" w:rsidRPr="00A00EC3" w:rsidRDefault="00E02180" w:rsidP="00A00EC3">
      <w:pPr>
        <w:pStyle w:val="Heading2"/>
        <w:numPr>
          <w:ilvl w:val="0"/>
          <w:numId w:val="0"/>
        </w:numPr>
        <w:tabs>
          <w:tab w:val="clear" w:pos="1080"/>
          <w:tab w:val="left" w:pos="900"/>
        </w:tabs>
      </w:pPr>
      <w:r w:rsidRPr="00EA77BC">
        <w:tab/>
      </w:r>
      <w:bookmarkStart w:id="1104" w:name="_Toc523224108"/>
      <w:r w:rsidRPr="00EA77BC">
        <w:t xml:space="preserve">[PSS </w:t>
      </w:r>
      <w:r w:rsidRPr="00A00EC3">
        <w:t>BUPRENORPHINE DOSAGE FORMS</w:t>
      </w:r>
      <w:r w:rsidRPr="00EA77BC">
        <w:t>]</w:t>
      </w:r>
      <w:bookmarkEnd w:id="1104"/>
    </w:p>
    <w:bookmarkEnd w:id="1102"/>
    <w:p w14:paraId="60E6A848" w14:textId="77777777" w:rsidR="00E02180" w:rsidRPr="00B82D56" w:rsidRDefault="00E02180" w:rsidP="00E02180">
      <w:pPr>
        <w:rPr>
          <w:lang w:eastAsia="x-none"/>
        </w:rPr>
      </w:pPr>
    </w:p>
    <w:p w14:paraId="60E6A849" w14:textId="77777777" w:rsidR="00E02180" w:rsidRDefault="00E02180" w:rsidP="00E02180">
      <w:pPr>
        <w:pStyle w:val="BodyText4"/>
        <w:keepNext w:val="0"/>
        <w:ind w:left="0"/>
        <w:rPr>
          <w:sz w:val="24"/>
          <w:szCs w:val="24"/>
        </w:rPr>
      </w:pPr>
      <w:r w:rsidRPr="00EA77BC">
        <w:rPr>
          <w:sz w:val="24"/>
          <w:szCs w:val="24"/>
        </w:rPr>
        <w:t xml:space="preserve">This option </w:t>
      </w:r>
      <w:r>
        <w:rPr>
          <w:sz w:val="24"/>
          <w:szCs w:val="24"/>
        </w:rPr>
        <w:t>allows users to manage the list of dosage forms that are utilized for Buprenorphine containing products being used for the treatment of pain. The option leverages the XPAR PARAMETER functionality to allow the management of the appropriate dosage forms. Two dosage forms are delivered at the package level with patch PSS*1*219 (FILM, BUCCAL and PATCH).  Such products may be ordered by providers who do not have a detox number.</w:t>
      </w:r>
    </w:p>
    <w:p w14:paraId="60E6A84A" w14:textId="77777777" w:rsidR="00E02180" w:rsidRDefault="00E02180" w:rsidP="00E02180">
      <w:pPr>
        <w:pStyle w:val="BodyText4"/>
        <w:keepNext w:val="0"/>
        <w:ind w:left="0"/>
        <w:rPr>
          <w:sz w:val="24"/>
          <w:szCs w:val="24"/>
        </w:rPr>
      </w:pPr>
    </w:p>
    <w:p w14:paraId="60E6A84B" w14:textId="77777777" w:rsidR="00E02180" w:rsidRPr="00EA77BC" w:rsidRDefault="00E02180" w:rsidP="00E02180">
      <w:pPr>
        <w:pStyle w:val="BodyText4"/>
        <w:keepNext w:val="0"/>
        <w:ind w:left="0"/>
        <w:rPr>
          <w:sz w:val="24"/>
          <w:szCs w:val="24"/>
        </w:rPr>
      </w:pPr>
      <w:r>
        <w:rPr>
          <w:sz w:val="24"/>
          <w:szCs w:val="24"/>
        </w:rPr>
        <w:t>Users with access to the ‘Dosages’ [PSS DOSAGES MANAGEMENT] menu option can edit the approved dosage forms at the system level as needed. This prevents the need for a new software release every time a new dosage form is identified and approved for Buprenorphine containing product in the treatment of pain. Only users with elevated or programmer privileges can edit these parameters at the package level.</w:t>
      </w:r>
    </w:p>
    <w:p w14:paraId="60E6A84C" w14:textId="77777777" w:rsidR="00E02180" w:rsidRPr="00EA77BC" w:rsidRDefault="00E02180" w:rsidP="00E02180">
      <w:pPr>
        <w:pStyle w:val="BodyText4"/>
        <w:keepNext w:val="0"/>
        <w:ind w:left="0"/>
        <w:rPr>
          <w:sz w:val="24"/>
          <w:szCs w:val="24"/>
        </w:rPr>
      </w:pPr>
    </w:p>
    <w:p w14:paraId="60E6A84D" w14:textId="77777777" w:rsidR="00E02180" w:rsidRDefault="00E02180" w:rsidP="00E02180">
      <w:pPr>
        <w:shd w:val="pct10" w:color="auto" w:fill="auto"/>
        <w:ind w:left="374"/>
        <w:rPr>
          <w:rFonts w:ascii="Courier New" w:hAnsi="Courier New" w:cs="Courier New"/>
          <w:color w:val="000000"/>
          <w:sz w:val="16"/>
        </w:rPr>
      </w:pPr>
    </w:p>
    <w:p w14:paraId="60E6A84E" w14:textId="77777777" w:rsidR="00E02180" w:rsidRPr="00FF5190" w:rsidRDefault="00E02180" w:rsidP="00E02180">
      <w:pPr>
        <w:shd w:val="pct10" w:color="auto" w:fill="auto"/>
        <w:ind w:left="374"/>
        <w:rPr>
          <w:rFonts w:ascii="Courier New" w:hAnsi="Courier New" w:cs="Courier New"/>
          <w:color w:val="000000"/>
          <w:sz w:val="16"/>
          <w:szCs w:val="16"/>
        </w:rPr>
      </w:pPr>
      <w:r w:rsidRPr="00B82D56">
        <w:rPr>
          <w:rFonts w:ascii="Courier New" w:hAnsi="Courier New" w:cs="Courier New"/>
          <w:color w:val="000000"/>
          <w:sz w:val="16"/>
          <w:szCs w:val="16"/>
        </w:rPr>
        <w:t>Select Dosages Option: Manage Buprenorphine Tx of Pain Dosage Forms</w:t>
      </w:r>
    </w:p>
    <w:p w14:paraId="60E6A84F" w14:textId="77777777" w:rsidR="00E02180" w:rsidRPr="00D674FD" w:rsidRDefault="00E02180" w:rsidP="00E02180">
      <w:pPr>
        <w:shd w:val="pct10" w:color="auto" w:fill="auto"/>
        <w:ind w:left="374"/>
        <w:rPr>
          <w:rFonts w:ascii="Courier New" w:hAnsi="Courier New" w:cs="Courier New"/>
          <w:color w:val="000000"/>
          <w:sz w:val="16"/>
        </w:rPr>
      </w:pPr>
    </w:p>
    <w:p w14:paraId="60E6A85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51" w14:textId="77777777" w:rsidR="00E02180" w:rsidRPr="00D674FD" w:rsidRDefault="00E02180" w:rsidP="00E02180">
      <w:pPr>
        <w:shd w:val="pct10" w:color="auto" w:fill="auto"/>
        <w:ind w:left="374"/>
        <w:rPr>
          <w:rFonts w:ascii="Courier New" w:hAnsi="Courier New" w:cs="Courier New"/>
          <w:color w:val="000000"/>
          <w:sz w:val="16"/>
        </w:rPr>
      </w:pPr>
    </w:p>
    <w:p w14:paraId="60E6A85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5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54" w14:textId="77777777" w:rsidR="00E02180" w:rsidRPr="00D674FD" w:rsidRDefault="00E02180" w:rsidP="00E02180">
      <w:pPr>
        <w:shd w:val="pct10" w:color="auto" w:fill="auto"/>
        <w:ind w:left="374"/>
        <w:rPr>
          <w:rFonts w:ascii="Courier New" w:hAnsi="Courier New" w:cs="Courier New"/>
          <w:color w:val="000000"/>
          <w:sz w:val="16"/>
        </w:rPr>
      </w:pPr>
    </w:p>
    <w:p w14:paraId="60E6A85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5  System   TEST.DAYTON.MED.VA.GOV</w:t>
      </w:r>
    </w:p>
    <w:p w14:paraId="60E6A856" w14:textId="77777777" w:rsidR="00E02180" w:rsidRPr="00D674FD" w:rsidRDefault="00E02180" w:rsidP="00E02180">
      <w:pPr>
        <w:shd w:val="pct10" w:color="auto" w:fill="auto"/>
        <w:ind w:left="374"/>
        <w:rPr>
          <w:rFonts w:ascii="Courier New" w:hAnsi="Courier New" w:cs="Courier New"/>
          <w:color w:val="000000"/>
          <w:sz w:val="16"/>
        </w:rPr>
      </w:pPr>
    </w:p>
    <w:p w14:paraId="60E6A85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System: TEST.DAYTON.MED.VA.G</w:t>
      </w:r>
    </w:p>
    <w:p w14:paraId="60E6A85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OV </w:t>
      </w:r>
    </w:p>
    <w:p w14:paraId="60E6A85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5A" w14:textId="77777777" w:rsidR="00E02180" w:rsidRPr="00D674FD" w:rsidRDefault="00E02180" w:rsidP="00E02180">
      <w:pPr>
        <w:shd w:val="pct10" w:color="auto" w:fill="auto"/>
        <w:ind w:left="374"/>
        <w:rPr>
          <w:rFonts w:ascii="Courier New" w:hAnsi="Courier New" w:cs="Courier New"/>
          <w:color w:val="000000"/>
          <w:sz w:val="16"/>
        </w:rPr>
      </w:pPr>
    </w:p>
    <w:p w14:paraId="60E6A85B" w14:textId="77777777" w:rsidR="00E02180" w:rsidRPr="00D674FD" w:rsidRDefault="00E02180" w:rsidP="00E02180">
      <w:pPr>
        <w:shd w:val="pct10" w:color="auto" w:fill="auto"/>
        <w:ind w:left="374"/>
        <w:rPr>
          <w:rFonts w:ascii="Courier New" w:hAnsi="Courier New" w:cs="Courier New"/>
          <w:color w:val="000000"/>
          <w:sz w:val="16"/>
        </w:rPr>
      </w:pPr>
    </w:p>
    <w:p w14:paraId="60E6A85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1</w:t>
      </w:r>
    </w:p>
    <w:p w14:paraId="60E6A85D" w14:textId="77777777" w:rsidR="00E02180" w:rsidRPr="00D674FD" w:rsidRDefault="00E02180" w:rsidP="00E02180">
      <w:pPr>
        <w:shd w:val="pct10" w:color="auto" w:fill="auto"/>
        <w:ind w:left="374"/>
        <w:rPr>
          <w:rFonts w:ascii="Courier New" w:hAnsi="Courier New" w:cs="Courier New"/>
          <w:color w:val="000000"/>
          <w:sz w:val="16"/>
        </w:rPr>
      </w:pPr>
    </w:p>
    <w:p w14:paraId="60E6A85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1//    1</w:t>
      </w:r>
    </w:p>
    <w:p w14:paraId="60E6A85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PATCH//   PATCH</w:t>
      </w:r>
    </w:p>
    <w:p w14:paraId="60E6A86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2</w:t>
      </w:r>
    </w:p>
    <w:p w14:paraId="60E6A861" w14:textId="77777777" w:rsidR="00E02180" w:rsidRPr="00D674FD" w:rsidRDefault="00E02180" w:rsidP="00E02180">
      <w:pPr>
        <w:shd w:val="pct10" w:color="auto" w:fill="auto"/>
        <w:ind w:left="374"/>
        <w:rPr>
          <w:rFonts w:ascii="Courier New" w:hAnsi="Courier New" w:cs="Courier New"/>
          <w:color w:val="000000"/>
          <w:sz w:val="16"/>
        </w:rPr>
      </w:pPr>
    </w:p>
    <w:p w14:paraId="60E6A86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2//    2</w:t>
      </w:r>
    </w:p>
    <w:p w14:paraId="60E6A86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   TAB</w:t>
      </w:r>
    </w:p>
    <w:p w14:paraId="60E6A86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3</w:t>
      </w:r>
    </w:p>
    <w:p w14:paraId="60E6A86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3 as a new Sequence? Yes// YES</w:t>
      </w:r>
    </w:p>
    <w:p w14:paraId="60E6A866" w14:textId="77777777" w:rsidR="00E02180" w:rsidRPr="00D674FD" w:rsidRDefault="00E02180" w:rsidP="00E02180">
      <w:pPr>
        <w:shd w:val="pct10" w:color="auto" w:fill="auto"/>
        <w:ind w:left="374"/>
        <w:rPr>
          <w:rFonts w:ascii="Courier New" w:hAnsi="Courier New" w:cs="Courier New"/>
          <w:color w:val="000000"/>
          <w:sz w:val="16"/>
        </w:rPr>
      </w:pPr>
    </w:p>
    <w:p w14:paraId="60E6A86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3//    3</w:t>
      </w:r>
    </w:p>
    <w:p w14:paraId="60E6A868"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FILM,BUCCAL</w:t>
      </w:r>
    </w:p>
    <w:p w14:paraId="60E6A869" w14:textId="77777777" w:rsidR="00E02180" w:rsidRDefault="00E02180" w:rsidP="00E02180">
      <w:pPr>
        <w:shd w:val="pct10" w:color="auto" w:fill="auto"/>
        <w:ind w:left="374"/>
        <w:rPr>
          <w:rFonts w:ascii="Courier New" w:hAnsi="Courier New" w:cs="Courier New"/>
          <w:color w:val="000000"/>
          <w:sz w:val="16"/>
        </w:rPr>
      </w:pPr>
    </w:p>
    <w:p w14:paraId="60E6A86A" w14:textId="77777777" w:rsidR="00E02180" w:rsidRDefault="00E02180" w:rsidP="00E02180">
      <w:pPr>
        <w:shd w:val="pct10" w:color="auto" w:fill="auto"/>
        <w:ind w:left="374"/>
        <w:rPr>
          <w:rFonts w:ascii="Courier New" w:hAnsi="Courier New" w:cs="Courier New"/>
          <w:color w:val="000000"/>
          <w:sz w:val="16"/>
        </w:rPr>
      </w:pPr>
      <w:r>
        <w:rPr>
          <w:rFonts w:ascii="Courier New" w:hAnsi="Courier New" w:cs="Courier New"/>
          <w:color w:val="000000"/>
          <w:sz w:val="16"/>
        </w:rPr>
        <w:t>=================================================================================</w:t>
      </w:r>
    </w:p>
    <w:p w14:paraId="60E6A86B" w14:textId="77777777" w:rsidR="00E02180" w:rsidRDefault="00E02180" w:rsidP="00E02180">
      <w:pPr>
        <w:shd w:val="pct10" w:color="auto" w:fill="auto"/>
        <w:ind w:left="374"/>
        <w:rPr>
          <w:rFonts w:ascii="Courier New" w:hAnsi="Courier New" w:cs="Courier New"/>
          <w:color w:val="000000"/>
          <w:sz w:val="16"/>
        </w:rPr>
      </w:pPr>
    </w:p>
    <w:p w14:paraId="60E6A86C" w14:textId="77777777" w:rsidR="00E02180" w:rsidRPr="00FF5190" w:rsidRDefault="00E02180" w:rsidP="00E02180">
      <w:pPr>
        <w:shd w:val="pct10" w:color="auto" w:fill="auto"/>
        <w:ind w:left="374"/>
        <w:rPr>
          <w:rFonts w:ascii="Courier New" w:hAnsi="Courier New" w:cs="Courier New"/>
          <w:color w:val="000000"/>
          <w:sz w:val="16"/>
          <w:szCs w:val="16"/>
        </w:rPr>
      </w:pPr>
      <w:r w:rsidRPr="007A5A07">
        <w:rPr>
          <w:rFonts w:ascii="Courier New" w:hAnsi="Courier New" w:cs="Courier New"/>
          <w:color w:val="000000"/>
          <w:sz w:val="16"/>
          <w:szCs w:val="16"/>
        </w:rPr>
        <w:t>Select Dosages Option: Manage Buprenorphine Tx of Pain Dosage Forms</w:t>
      </w:r>
    </w:p>
    <w:p w14:paraId="60E6A86D" w14:textId="77777777" w:rsidR="00E02180" w:rsidRPr="00D674FD" w:rsidRDefault="00E02180" w:rsidP="00E02180">
      <w:pPr>
        <w:shd w:val="pct10" w:color="auto" w:fill="auto"/>
        <w:ind w:left="374"/>
        <w:rPr>
          <w:rFonts w:ascii="Courier New" w:hAnsi="Courier New" w:cs="Courier New"/>
          <w:color w:val="000000"/>
          <w:sz w:val="16"/>
        </w:rPr>
      </w:pPr>
    </w:p>
    <w:p w14:paraId="60E6A86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6F" w14:textId="77777777" w:rsidR="00E02180" w:rsidRPr="00D674FD" w:rsidRDefault="00E02180" w:rsidP="00E02180">
      <w:pPr>
        <w:shd w:val="pct10" w:color="auto" w:fill="auto"/>
        <w:ind w:left="374"/>
        <w:rPr>
          <w:rFonts w:ascii="Courier New" w:hAnsi="Courier New" w:cs="Courier New"/>
          <w:color w:val="000000"/>
          <w:sz w:val="16"/>
        </w:rPr>
      </w:pPr>
    </w:p>
    <w:p w14:paraId="60E6A87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7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72" w14:textId="77777777" w:rsidR="00E02180" w:rsidRPr="00D674FD" w:rsidRDefault="00E02180" w:rsidP="00E02180">
      <w:pPr>
        <w:shd w:val="pct10" w:color="auto" w:fill="auto"/>
        <w:ind w:left="374"/>
        <w:rPr>
          <w:rFonts w:ascii="Courier New" w:hAnsi="Courier New" w:cs="Courier New"/>
          <w:color w:val="000000"/>
          <w:sz w:val="16"/>
        </w:rPr>
      </w:pPr>
    </w:p>
    <w:p w14:paraId="60E6A87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10  Package   PHARMACY DATA MANAGEMENT</w:t>
      </w:r>
    </w:p>
    <w:p w14:paraId="60E6A874" w14:textId="77777777" w:rsidR="00E02180" w:rsidRPr="00D674FD" w:rsidRDefault="00E02180" w:rsidP="00E02180">
      <w:pPr>
        <w:shd w:val="pct10" w:color="auto" w:fill="auto"/>
        <w:ind w:left="374"/>
        <w:rPr>
          <w:rFonts w:ascii="Courier New" w:hAnsi="Courier New" w:cs="Courier New"/>
          <w:color w:val="000000"/>
          <w:sz w:val="16"/>
        </w:rPr>
      </w:pPr>
    </w:p>
    <w:p w14:paraId="60E6A87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Parameters set for 'Package' may be replaced if PHARMACY DATA MANAGEMENT</w:t>
      </w:r>
    </w:p>
    <w:p w14:paraId="60E6A876"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is installed in this account.</w:t>
      </w:r>
    </w:p>
    <w:p w14:paraId="60E6A877" w14:textId="77777777" w:rsidR="00E02180" w:rsidRPr="00D674FD" w:rsidRDefault="00E02180" w:rsidP="00E02180">
      <w:pPr>
        <w:shd w:val="pct10" w:color="auto" w:fill="auto"/>
        <w:ind w:left="374"/>
        <w:rPr>
          <w:rFonts w:ascii="Courier New" w:hAnsi="Courier New" w:cs="Courier New"/>
          <w:color w:val="000000"/>
          <w:sz w:val="16"/>
        </w:rPr>
      </w:pPr>
    </w:p>
    <w:p w14:paraId="60E6A87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Package: PHARMACY DATA MANAG</w:t>
      </w:r>
    </w:p>
    <w:p w14:paraId="60E6A87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EMENT </w:t>
      </w:r>
    </w:p>
    <w:p w14:paraId="60E6A87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7B" w14:textId="77777777" w:rsidR="00E02180" w:rsidRPr="00D674FD" w:rsidRDefault="00E02180" w:rsidP="00E02180">
      <w:pPr>
        <w:shd w:val="pct10" w:color="auto" w:fill="auto"/>
        <w:ind w:left="374"/>
        <w:rPr>
          <w:rFonts w:ascii="Courier New" w:hAnsi="Courier New" w:cs="Courier New"/>
          <w:color w:val="000000"/>
          <w:sz w:val="16"/>
        </w:rPr>
      </w:pPr>
    </w:p>
    <w:p w14:paraId="60E6A87C" w14:textId="77777777" w:rsidR="00E02180" w:rsidRPr="00D674FD" w:rsidRDefault="00E02180" w:rsidP="00E02180">
      <w:pPr>
        <w:shd w:val="pct10" w:color="auto" w:fill="auto"/>
        <w:ind w:left="374"/>
        <w:rPr>
          <w:rFonts w:ascii="Courier New" w:hAnsi="Courier New" w:cs="Courier New"/>
          <w:color w:val="000000"/>
          <w:sz w:val="16"/>
        </w:rPr>
      </w:pPr>
    </w:p>
    <w:p w14:paraId="60E6A87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Value</w:t>
      </w:r>
    </w:p>
    <w:p w14:paraId="60E6A87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w:t>
      </w:r>
    </w:p>
    <w:p w14:paraId="60E6A87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1         FILM,BUCCAL</w:t>
      </w:r>
    </w:p>
    <w:p w14:paraId="60E6A88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2         PATCH</w:t>
      </w:r>
    </w:p>
    <w:p w14:paraId="60E6A88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3         FILM,SUBLINGUAL</w:t>
      </w:r>
    </w:p>
    <w:p w14:paraId="60E6A882" w14:textId="77777777" w:rsidR="00E02180" w:rsidRPr="00D674FD" w:rsidRDefault="00E02180" w:rsidP="00E02180">
      <w:pPr>
        <w:shd w:val="pct10" w:color="auto" w:fill="auto"/>
        <w:ind w:left="374"/>
        <w:rPr>
          <w:rFonts w:ascii="Courier New" w:hAnsi="Courier New" w:cs="Courier New"/>
          <w:color w:val="000000"/>
          <w:sz w:val="16"/>
        </w:rPr>
      </w:pPr>
    </w:p>
    <w:p w14:paraId="60E6A883" w14:textId="77777777" w:rsidR="00E02180" w:rsidRPr="00D674FD" w:rsidRDefault="00E02180" w:rsidP="00E02180">
      <w:pPr>
        <w:shd w:val="pct10" w:color="auto" w:fill="auto"/>
        <w:ind w:left="374"/>
        <w:rPr>
          <w:rFonts w:ascii="Courier New" w:hAnsi="Courier New" w:cs="Courier New"/>
          <w:color w:val="000000"/>
          <w:sz w:val="16"/>
        </w:rPr>
      </w:pPr>
    </w:p>
    <w:p w14:paraId="60E6A88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4</w:t>
      </w:r>
    </w:p>
    <w:p w14:paraId="60E6A88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4 as a new Sequence? Yes// YES</w:t>
      </w:r>
    </w:p>
    <w:p w14:paraId="60E6A886" w14:textId="77777777" w:rsidR="00E02180" w:rsidRPr="00D674FD" w:rsidRDefault="00E02180" w:rsidP="00E02180">
      <w:pPr>
        <w:shd w:val="pct10" w:color="auto" w:fill="auto"/>
        <w:ind w:left="374"/>
        <w:rPr>
          <w:rFonts w:ascii="Courier New" w:hAnsi="Courier New" w:cs="Courier New"/>
          <w:color w:val="000000"/>
          <w:sz w:val="16"/>
        </w:rPr>
      </w:pPr>
    </w:p>
    <w:p w14:paraId="60E6A88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4//    4</w:t>
      </w:r>
    </w:p>
    <w:p w14:paraId="60E6A88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w:t>
      </w:r>
    </w:p>
    <w:p w14:paraId="60E6A88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   TAB  </w:t>
      </w:r>
    </w:p>
    <w:p w14:paraId="60E6A88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2   TAB (DELAYED RELEASE)  </w:t>
      </w:r>
    </w:p>
    <w:p w14:paraId="60E6A88B"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3   TAB,BUCC,SA  </w:t>
      </w:r>
    </w:p>
    <w:p w14:paraId="60E6A88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4   TAB,BUCCAL  </w:t>
      </w:r>
    </w:p>
    <w:p w14:paraId="60E6A88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TAB,CHEWABLE  </w:t>
      </w:r>
    </w:p>
    <w:p w14:paraId="60E6A88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Press &lt;Enter&gt; to see more, '^' to exit this list,  OR</w:t>
      </w:r>
    </w:p>
    <w:p w14:paraId="60E6A88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CHOOSE 1-5: 1  TAB</w:t>
      </w:r>
    </w:p>
    <w:p w14:paraId="60E6A890"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w:t>
      </w:r>
    </w:p>
    <w:p w14:paraId="60E6A891" w14:textId="77777777" w:rsidR="00E02180" w:rsidRDefault="00E02180" w:rsidP="00E02180">
      <w:pPr>
        <w:shd w:val="pct10" w:color="auto" w:fill="auto"/>
        <w:ind w:left="374"/>
        <w:rPr>
          <w:rFonts w:ascii="Courier New" w:hAnsi="Courier New" w:cs="Courier New"/>
          <w:color w:val="000000"/>
          <w:sz w:val="16"/>
        </w:rPr>
      </w:pPr>
    </w:p>
    <w:p w14:paraId="60E6A892" w14:textId="77777777" w:rsidR="00E02180" w:rsidRDefault="00E02180" w:rsidP="00E02180">
      <w:pPr>
        <w:rPr>
          <w:rFonts w:ascii="Courier New" w:hAnsi="Courier New" w:cs="Courier New"/>
          <w:color w:val="000000"/>
          <w:sz w:val="16"/>
        </w:rPr>
      </w:pPr>
    </w:p>
    <w:p w14:paraId="60E6A893" w14:textId="77777777" w:rsidR="00E02180" w:rsidRDefault="00E02180" w:rsidP="00A00EC3">
      <w:pPr>
        <w:pStyle w:val="Heading1"/>
        <w:numPr>
          <w:ilvl w:val="0"/>
          <w:numId w:val="0"/>
        </w:numPr>
      </w:pPr>
    </w:p>
    <w:p w14:paraId="60E6A894" w14:textId="77777777" w:rsidR="00595E65" w:rsidRPr="00EA77BC" w:rsidRDefault="00595E65" w:rsidP="00EA77BC">
      <w:pPr>
        <w:pStyle w:val="Heading1"/>
        <w:numPr>
          <w:ilvl w:val="0"/>
          <w:numId w:val="12"/>
        </w:numPr>
      </w:pPr>
      <w:bookmarkStart w:id="1105" w:name="_Toc523224109"/>
      <w:r w:rsidRPr="00EA77BC">
        <w:t>Drug Enter/Edit</w:t>
      </w:r>
      <w:bookmarkEnd w:id="1087"/>
      <w:bookmarkEnd w:id="1088"/>
      <w:bookmarkEnd w:id="1089"/>
      <w:bookmarkEnd w:id="1090"/>
      <w:bookmarkEnd w:id="1103"/>
      <w:bookmarkEnd w:id="1105"/>
    </w:p>
    <w:p w14:paraId="60E6A895" w14:textId="77777777" w:rsidR="00595E65" w:rsidRPr="00EA77BC" w:rsidRDefault="00595E65" w:rsidP="00732461">
      <w:pPr>
        <w:pStyle w:val="Heading4"/>
        <w:spacing w:after="0"/>
        <w:ind w:firstLine="720"/>
      </w:pPr>
      <w:bookmarkStart w:id="1106" w:name="_Toc14665852"/>
      <w:bookmarkStart w:id="1107" w:name="_Toc14666676"/>
      <w:r w:rsidRPr="00EA77BC">
        <w:t>[PSS DRUG ENTER/EDIT]</w:t>
      </w:r>
      <w:bookmarkEnd w:id="1106"/>
      <w:bookmarkEnd w:id="1107"/>
    </w:p>
    <w:p w14:paraId="60E6A896" w14:textId="77777777" w:rsidR="00595E65" w:rsidRPr="00EA77BC" w:rsidRDefault="00595E65" w:rsidP="002E3973">
      <w:pPr>
        <w:pStyle w:val="TOC4"/>
      </w:pPr>
    </w:p>
    <w:p w14:paraId="60E6A897" w14:textId="77777777" w:rsidR="00595E65" w:rsidRPr="00EA77BC" w:rsidRDefault="00595E65" w:rsidP="00732461">
      <w:r w:rsidRPr="00EA77BC">
        <w:t>The</w:t>
      </w:r>
      <w:r w:rsidRPr="00EA77BC">
        <w:rPr>
          <w:i/>
          <w:iCs/>
        </w:rPr>
        <w:t xml:space="preserve"> Drug Enter/Edit</w:t>
      </w:r>
      <w:r w:rsidRPr="00EA77BC">
        <w:fldChar w:fldCharType="begin"/>
      </w:r>
      <w:r w:rsidRPr="00EA77BC">
        <w:instrText xml:space="preserve"> XE "Drug Enter/Edit" \b</w:instrText>
      </w:r>
      <w:r w:rsidRPr="00EA77BC">
        <w:fldChar w:fldCharType="end"/>
      </w:r>
      <w:r w:rsidRPr="00EA77BC">
        <w:t xml:space="preserve"> </w:t>
      </w:r>
      <w:r w:rsidR="00560341" w:rsidRPr="00EA77BC">
        <w:t xml:space="preserve">[PSS DRUG ENTER/EDIT] </w:t>
      </w:r>
      <w:r w:rsidRPr="00EA77BC">
        <w:t>option allows users to make a new Dispense Drug entry into the DRUG file (#50) or to make changes to existing DRUG file (#50) Dispense Drug entries. This option consolidates entries for all Pharmacy packages if the user possesses the proper package key. It will also allow the user to match Dispense Drugs to corresponding NATIONAL DRUG and Pharmacy Orderable Item entries and to tie the Dispense Drug to a DRUG TEXT file (#51.7) entry. Dispense Drug formulary status is designated via this option and formulary alternatives may be designated for non-formulary Dispense Drug entries.</w:t>
      </w:r>
    </w:p>
    <w:p w14:paraId="60E6A898" w14:textId="77777777" w:rsidR="0033417A" w:rsidRPr="00EA77BC" w:rsidRDefault="0033417A" w:rsidP="000C5921"/>
    <w:p w14:paraId="60E6A899" w14:textId="77777777" w:rsidR="0033417A" w:rsidRPr="00EA77BC" w:rsidRDefault="0033417A" w:rsidP="000C5921">
      <w:r w:rsidRPr="00EA77BC">
        <w:t xml:space="preserve">Furthermore, addition of identically named IV ADDITIVES and IV SOLUTIONS from the </w:t>
      </w:r>
      <w:r w:rsidR="00560341" w:rsidRPr="00EA77BC">
        <w:rPr>
          <w:i/>
          <w:iCs/>
        </w:rPr>
        <w:t>Drug Enter/Edit</w:t>
      </w:r>
      <w:r w:rsidR="00560341" w:rsidRPr="00EA77BC">
        <w:t xml:space="preserve"> </w:t>
      </w:r>
      <w:r w:rsidRPr="00EA77BC">
        <w:t>[PSS DRUG ENTER/EDIT] option is allowed when linking an additive or solution to the drug.</w:t>
      </w:r>
    </w:p>
    <w:p w14:paraId="60E6A89A" w14:textId="77777777" w:rsidR="0033417A" w:rsidRPr="00EA77BC" w:rsidRDefault="0033417A" w:rsidP="000C5921"/>
    <w:p w14:paraId="60E6A89B" w14:textId="77777777" w:rsidR="0033417A" w:rsidRPr="00EA77BC" w:rsidRDefault="0033417A" w:rsidP="000C5921">
      <w:pPr>
        <w:pStyle w:val="Example"/>
      </w:pPr>
      <w:r w:rsidRPr="00EA77BC">
        <w:t>Example – Identically Named Additives</w:t>
      </w:r>
    </w:p>
    <w:p w14:paraId="60E6A89C" w14:textId="77777777" w:rsidR="0033417A" w:rsidRPr="00EA77BC" w:rsidRDefault="0033417A" w:rsidP="000C5921">
      <w:pPr>
        <w:pStyle w:val="Codeexample"/>
      </w:pPr>
      <w:r w:rsidRPr="00EA77BC">
        <w:t>AN IV ITEM? Yes// Y  (Yes)</w:t>
      </w:r>
    </w:p>
    <w:p w14:paraId="60E6A89D" w14:textId="77777777" w:rsidR="0033417A" w:rsidRPr="00EA77BC" w:rsidRDefault="0033417A" w:rsidP="001B3F39">
      <w:pPr>
        <w:pStyle w:val="Codeexample"/>
      </w:pPr>
      <w:r w:rsidRPr="00EA77BC">
        <w:t xml:space="preserve">Edit Additives or Solutions: </w:t>
      </w:r>
    </w:p>
    <w:p w14:paraId="60E6A89E" w14:textId="77777777" w:rsidR="0033417A" w:rsidRPr="00EA77BC" w:rsidRDefault="0033417A" w:rsidP="001B3F39">
      <w:pPr>
        <w:pStyle w:val="Codeexample"/>
      </w:pPr>
      <w:r w:rsidRPr="00EA77BC">
        <w:t xml:space="preserve"> </w:t>
      </w:r>
    </w:p>
    <w:p w14:paraId="60E6A89F" w14:textId="77777777" w:rsidR="0033417A" w:rsidRPr="00EA77BC" w:rsidRDefault="0033417A" w:rsidP="001B3F39">
      <w:pPr>
        <w:pStyle w:val="Codeexample"/>
      </w:pPr>
      <w:r w:rsidRPr="00EA77BC">
        <w:t xml:space="preserve">     Select one of the following:</w:t>
      </w:r>
    </w:p>
    <w:p w14:paraId="60E6A8A0" w14:textId="77777777" w:rsidR="0033417A" w:rsidRPr="00EA77BC" w:rsidRDefault="0033417A" w:rsidP="001B3F39">
      <w:pPr>
        <w:pStyle w:val="Codeexample"/>
      </w:pPr>
      <w:r w:rsidRPr="00EA77BC">
        <w:t xml:space="preserve"> </w:t>
      </w:r>
    </w:p>
    <w:p w14:paraId="60E6A8A1" w14:textId="77777777" w:rsidR="0033417A" w:rsidRPr="00EA77BC" w:rsidRDefault="0033417A" w:rsidP="001B3F39">
      <w:pPr>
        <w:pStyle w:val="Codeexample"/>
      </w:pPr>
      <w:r w:rsidRPr="00EA77BC">
        <w:t xml:space="preserve">          A         ADDITIVES</w:t>
      </w:r>
    </w:p>
    <w:p w14:paraId="60E6A8A2" w14:textId="77777777" w:rsidR="0033417A" w:rsidRPr="00EA77BC" w:rsidRDefault="0033417A" w:rsidP="001B3F39">
      <w:pPr>
        <w:pStyle w:val="Codeexample"/>
      </w:pPr>
      <w:r w:rsidRPr="00EA77BC">
        <w:t xml:space="preserve">          S         SOLUTIONS</w:t>
      </w:r>
    </w:p>
    <w:p w14:paraId="60E6A8A3" w14:textId="77777777" w:rsidR="0033417A" w:rsidRPr="00EA77BC" w:rsidRDefault="0033417A" w:rsidP="001B3F39">
      <w:pPr>
        <w:pStyle w:val="Codeexample"/>
      </w:pPr>
      <w:r w:rsidRPr="00EA77BC">
        <w:t xml:space="preserve"> </w:t>
      </w:r>
    </w:p>
    <w:p w14:paraId="60E6A8A4" w14:textId="77777777" w:rsidR="0033417A" w:rsidRPr="00EA77BC" w:rsidRDefault="0033417A" w:rsidP="00EA77BC">
      <w:pPr>
        <w:pStyle w:val="Codeexample"/>
        <w:keepNext/>
      </w:pPr>
      <w:r w:rsidRPr="00EA77BC">
        <w:t>Enter response: ADDITIVES</w:t>
      </w:r>
    </w:p>
    <w:p w14:paraId="60E6A8A5" w14:textId="77777777" w:rsidR="0033417A" w:rsidRPr="00EA77BC" w:rsidRDefault="0033417A" w:rsidP="00732461">
      <w:pPr>
        <w:pStyle w:val="Codeexample"/>
      </w:pPr>
      <w:r w:rsidRPr="00EA77BC">
        <w:t xml:space="preserve"> </w:t>
      </w:r>
    </w:p>
    <w:p w14:paraId="60E6A8A6" w14:textId="77777777" w:rsidR="0033417A" w:rsidRPr="00EA77BC" w:rsidRDefault="0033417A" w:rsidP="00732461">
      <w:pPr>
        <w:pStyle w:val="Codeexample"/>
      </w:pPr>
      <w:r w:rsidRPr="00EA77BC">
        <w:t xml:space="preserve"> CEFAZOLIN SOD 1GM INJ currently linked to the following IV Additives:</w:t>
      </w:r>
    </w:p>
    <w:p w14:paraId="60E6A8A7" w14:textId="77777777" w:rsidR="0033417A" w:rsidRPr="00EA77BC" w:rsidRDefault="0033417A" w:rsidP="00732461">
      <w:pPr>
        <w:pStyle w:val="Codeexample"/>
      </w:pPr>
      <w:r w:rsidRPr="00EA77BC">
        <w:t xml:space="preserve"> </w:t>
      </w:r>
    </w:p>
    <w:p w14:paraId="60E6A8A8" w14:textId="77777777" w:rsidR="0033417A" w:rsidRPr="00EA77BC" w:rsidRDefault="0033417A" w:rsidP="000C5921">
      <w:pPr>
        <w:pStyle w:val="Codeexample"/>
      </w:pPr>
      <w:r w:rsidRPr="00EA77BC">
        <w:t xml:space="preserve"> </w:t>
      </w:r>
    </w:p>
    <w:p w14:paraId="60E6A8A9" w14:textId="77777777" w:rsidR="0033417A" w:rsidRPr="00EA77BC" w:rsidRDefault="0033417A" w:rsidP="000C5921">
      <w:pPr>
        <w:pStyle w:val="Codeexample"/>
      </w:pPr>
      <w:r w:rsidRPr="00EA77BC">
        <w:t xml:space="preserve"> </w:t>
      </w:r>
    </w:p>
    <w:p w14:paraId="60E6A8AA" w14:textId="77777777" w:rsidR="0033417A" w:rsidRPr="00EA77BC" w:rsidRDefault="0033417A" w:rsidP="000C5921">
      <w:pPr>
        <w:pStyle w:val="Codeexample"/>
      </w:pPr>
      <w:r w:rsidRPr="00EA77BC">
        <w:t xml:space="preserve">   1. TESTDRUG                 Additive Strength: 10 MG</w:t>
      </w:r>
    </w:p>
    <w:p w14:paraId="60E6A8AB" w14:textId="77777777" w:rsidR="0033417A" w:rsidRPr="00EA77BC" w:rsidRDefault="0033417A" w:rsidP="000C5921">
      <w:pPr>
        <w:pStyle w:val="Codeexample"/>
      </w:pPr>
      <w:r w:rsidRPr="00EA77BC">
        <w:t xml:space="preserve"> </w:t>
      </w:r>
    </w:p>
    <w:p w14:paraId="60E6A8AC" w14:textId="77777777" w:rsidR="0033417A" w:rsidRPr="00EA77BC" w:rsidRDefault="0033417A" w:rsidP="000C5921">
      <w:pPr>
        <w:pStyle w:val="Codeexample"/>
      </w:pPr>
      <w:r w:rsidRPr="00EA77BC">
        <w:t xml:space="preserve">   2. TESTDRUG                 Additive Strength: 5 GM</w:t>
      </w:r>
    </w:p>
    <w:p w14:paraId="60E6A8AD" w14:textId="77777777" w:rsidR="0033417A" w:rsidRPr="00EA77BC" w:rsidRDefault="0033417A" w:rsidP="001B3F39">
      <w:pPr>
        <w:pStyle w:val="Codeexample"/>
      </w:pPr>
      <w:r w:rsidRPr="00EA77BC">
        <w:t xml:space="preserve"> </w:t>
      </w:r>
    </w:p>
    <w:p w14:paraId="60E6A8AE" w14:textId="77777777" w:rsidR="0033417A" w:rsidRPr="00EA77BC" w:rsidRDefault="0033417A" w:rsidP="001B3F39">
      <w:pPr>
        <w:pStyle w:val="Codeexample"/>
      </w:pPr>
      <w:r w:rsidRPr="00EA77BC">
        <w:t xml:space="preserve">   3. TESTDRUG                 Additive Strength: 12 GM</w:t>
      </w:r>
    </w:p>
    <w:p w14:paraId="60E6A8AF" w14:textId="77777777" w:rsidR="0033417A" w:rsidRPr="00EA77BC" w:rsidRDefault="0033417A" w:rsidP="001B3F39">
      <w:pPr>
        <w:pStyle w:val="Codeexample"/>
      </w:pPr>
      <w:r w:rsidRPr="00EA77BC">
        <w:t xml:space="preserve"> </w:t>
      </w:r>
    </w:p>
    <w:p w14:paraId="60E6A8B0" w14:textId="77777777" w:rsidR="0033417A" w:rsidRPr="00EA77BC" w:rsidRDefault="0033417A" w:rsidP="001B3F39">
      <w:pPr>
        <w:pStyle w:val="Codeexample"/>
      </w:pPr>
      <w:r w:rsidRPr="00EA77BC">
        <w:t xml:space="preserve">   4. TESTDRUG                 Additive Strength: 12.5 GM</w:t>
      </w:r>
    </w:p>
    <w:p w14:paraId="60E6A8B1" w14:textId="77777777" w:rsidR="0033417A" w:rsidRPr="00EA77BC" w:rsidRDefault="0033417A" w:rsidP="001B3F39">
      <w:pPr>
        <w:pStyle w:val="Codeexample"/>
      </w:pPr>
      <w:r w:rsidRPr="00EA77BC">
        <w:t>Select 1-4 from list above or type 'NEW' to link to a new IV Additive: NEW</w:t>
      </w:r>
    </w:p>
    <w:p w14:paraId="60E6A8B2" w14:textId="77777777" w:rsidR="0033417A" w:rsidRPr="00EA77BC" w:rsidRDefault="0033417A" w:rsidP="001B3F39">
      <w:pPr>
        <w:pStyle w:val="Codeexample"/>
      </w:pPr>
      <w:r w:rsidRPr="00EA77BC">
        <w:t xml:space="preserve"> </w:t>
      </w:r>
    </w:p>
    <w:p w14:paraId="60E6A8B3" w14:textId="77777777" w:rsidR="0033417A" w:rsidRPr="00EA77BC" w:rsidRDefault="0033417A" w:rsidP="001B3F39">
      <w:pPr>
        <w:pStyle w:val="Codeexample"/>
      </w:pPr>
      <w:r w:rsidRPr="00EA77BC">
        <w:t>Select IV ADDITIVES PRINT NAME: TESTDRUG</w:t>
      </w:r>
    </w:p>
    <w:p w14:paraId="60E6A8B4" w14:textId="77777777" w:rsidR="0033417A" w:rsidRPr="00EA77BC" w:rsidRDefault="0033417A" w:rsidP="001B3F39">
      <w:pPr>
        <w:pStyle w:val="Codeexample"/>
      </w:pPr>
      <w:r w:rsidRPr="00EA77BC">
        <w:t xml:space="preserve">  Lookup: PRINT NAME</w:t>
      </w:r>
    </w:p>
    <w:p w14:paraId="60E6A8B5" w14:textId="77777777" w:rsidR="0033417A" w:rsidRPr="00EA77BC" w:rsidRDefault="0033417A" w:rsidP="001B3F39">
      <w:pPr>
        <w:pStyle w:val="Codeexample"/>
      </w:pPr>
      <w:r w:rsidRPr="00EA77BC">
        <w:t xml:space="preserve">     1   TESTDRUG         Additive Strength: 10 MG  </w:t>
      </w:r>
    </w:p>
    <w:p w14:paraId="60E6A8B6" w14:textId="77777777" w:rsidR="0033417A" w:rsidRPr="00EA77BC" w:rsidRDefault="0033417A" w:rsidP="001B3F39">
      <w:pPr>
        <w:pStyle w:val="Codeexample"/>
      </w:pPr>
      <w:r w:rsidRPr="00EA77BC">
        <w:t xml:space="preserve"> </w:t>
      </w:r>
    </w:p>
    <w:p w14:paraId="60E6A8B7" w14:textId="77777777" w:rsidR="0033417A" w:rsidRPr="00EA77BC" w:rsidRDefault="0033417A" w:rsidP="001B3F39">
      <w:pPr>
        <w:pStyle w:val="Codeexample"/>
      </w:pPr>
      <w:r w:rsidRPr="00EA77BC">
        <w:t xml:space="preserve">     2   TESTDRUG         Additive Strength: 5 GM  </w:t>
      </w:r>
    </w:p>
    <w:p w14:paraId="60E6A8B8" w14:textId="77777777" w:rsidR="0033417A" w:rsidRPr="00EA77BC" w:rsidRDefault="0033417A" w:rsidP="001B3F39">
      <w:pPr>
        <w:pStyle w:val="Codeexample"/>
      </w:pPr>
      <w:r w:rsidRPr="00EA77BC">
        <w:t xml:space="preserve"> </w:t>
      </w:r>
    </w:p>
    <w:p w14:paraId="60E6A8B9" w14:textId="77777777" w:rsidR="0033417A" w:rsidRPr="00EA77BC" w:rsidRDefault="0033417A" w:rsidP="001B3F39">
      <w:pPr>
        <w:pStyle w:val="Codeexample"/>
      </w:pPr>
      <w:r w:rsidRPr="00EA77BC">
        <w:t xml:space="preserve">     3   TESTDRUG         Additive Strength: 12 GM  </w:t>
      </w:r>
    </w:p>
    <w:p w14:paraId="60E6A8BA" w14:textId="77777777" w:rsidR="0033417A" w:rsidRPr="00EA77BC" w:rsidRDefault="0033417A" w:rsidP="001B3F39">
      <w:pPr>
        <w:pStyle w:val="Codeexample"/>
      </w:pPr>
      <w:r w:rsidRPr="00EA77BC">
        <w:t xml:space="preserve"> </w:t>
      </w:r>
    </w:p>
    <w:p w14:paraId="60E6A8BB" w14:textId="77777777" w:rsidR="0033417A" w:rsidRPr="00EA77BC" w:rsidRDefault="0033417A" w:rsidP="00CD4C83">
      <w:pPr>
        <w:pStyle w:val="Codeexample"/>
      </w:pPr>
      <w:r w:rsidRPr="00EA77BC">
        <w:t xml:space="preserve">     4   TESTDRUG         Additive Strength: 12.5 GM  </w:t>
      </w:r>
    </w:p>
    <w:p w14:paraId="60E6A8BC" w14:textId="77777777" w:rsidR="0033417A" w:rsidRPr="00EA77BC" w:rsidRDefault="0033417A" w:rsidP="00BA5F06">
      <w:pPr>
        <w:pStyle w:val="Codeexample"/>
      </w:pPr>
      <w:r w:rsidRPr="00EA77BC">
        <w:t xml:space="preserve"> </w:t>
      </w:r>
    </w:p>
    <w:p w14:paraId="60E6A8BD" w14:textId="77777777" w:rsidR="0033417A" w:rsidRPr="00EA77BC" w:rsidRDefault="0033417A" w:rsidP="00BA5F06">
      <w:pPr>
        <w:pStyle w:val="Codeexample"/>
      </w:pPr>
      <w:r w:rsidRPr="00EA77BC">
        <w:t xml:space="preserve">CHOOSE 1-4: </w:t>
      </w:r>
    </w:p>
    <w:p w14:paraId="60E6A8BE" w14:textId="77777777" w:rsidR="0033417A" w:rsidRPr="00EA77BC" w:rsidRDefault="0033417A" w:rsidP="00BA5F06">
      <w:pPr>
        <w:pStyle w:val="Codeexample"/>
      </w:pPr>
      <w:r w:rsidRPr="00EA77BC">
        <w:t xml:space="preserve">  Are you adding 'TESTDRUG' as a new IV ADDITIVES (the 78TH)? No// Y  </w:t>
      </w:r>
    </w:p>
    <w:p w14:paraId="60E6A8BF" w14:textId="77777777" w:rsidR="0033417A" w:rsidRPr="00EA77BC" w:rsidRDefault="0033417A" w:rsidP="0012128D">
      <w:pPr>
        <w:pStyle w:val="Codeexample"/>
      </w:pPr>
      <w:r w:rsidRPr="00EA77BC">
        <w:t>(Yes)</w:t>
      </w:r>
    </w:p>
    <w:p w14:paraId="60E6A8C0" w14:textId="77777777" w:rsidR="00836F5F" w:rsidRPr="00EA77BC" w:rsidRDefault="00836F5F" w:rsidP="0012128D">
      <w:pPr>
        <w:pStyle w:val="ExampleHeading"/>
        <w:rPr>
          <w:bCs/>
        </w:rPr>
      </w:pPr>
    </w:p>
    <w:p w14:paraId="60E6A8C1" w14:textId="77777777" w:rsidR="0033417A" w:rsidRPr="00EA77BC" w:rsidRDefault="00836F5F" w:rsidP="0012128D">
      <w:pPr>
        <w:pStyle w:val="Example"/>
      </w:pPr>
      <w:r w:rsidRPr="00EA77BC">
        <w:t>Example - New Solution</w:t>
      </w:r>
    </w:p>
    <w:p w14:paraId="60E6A8C2" w14:textId="77777777" w:rsidR="0033417A" w:rsidRPr="00EA77BC" w:rsidRDefault="0033417A" w:rsidP="0005137D">
      <w:pPr>
        <w:pStyle w:val="Codeexample"/>
      </w:pPr>
      <w:r w:rsidRPr="00EA77BC">
        <w:t>AN IV ITEM? Yes//   (Yes)</w:t>
      </w:r>
    </w:p>
    <w:p w14:paraId="60E6A8C3" w14:textId="77777777" w:rsidR="0033417A" w:rsidRPr="00EA77BC" w:rsidRDefault="0033417A" w:rsidP="0005137D">
      <w:pPr>
        <w:pStyle w:val="Codeexample"/>
      </w:pPr>
      <w:r w:rsidRPr="00EA77BC">
        <w:t xml:space="preserve">Edit Additives or Solutions: </w:t>
      </w:r>
    </w:p>
    <w:p w14:paraId="60E6A8C4" w14:textId="77777777" w:rsidR="0033417A" w:rsidRPr="00EA77BC" w:rsidRDefault="0033417A" w:rsidP="00EB241E">
      <w:pPr>
        <w:pStyle w:val="Codeexample"/>
      </w:pPr>
      <w:r w:rsidRPr="00EA77BC">
        <w:t xml:space="preserve"> </w:t>
      </w:r>
    </w:p>
    <w:p w14:paraId="60E6A8C5" w14:textId="77777777" w:rsidR="0033417A" w:rsidRPr="00EA77BC" w:rsidRDefault="0033417A" w:rsidP="005C4F1E">
      <w:pPr>
        <w:pStyle w:val="Codeexample"/>
      </w:pPr>
      <w:r w:rsidRPr="00EA77BC">
        <w:t xml:space="preserve">     Select one of the following:</w:t>
      </w:r>
    </w:p>
    <w:p w14:paraId="60E6A8C6" w14:textId="77777777" w:rsidR="0033417A" w:rsidRPr="00EA77BC" w:rsidRDefault="0033417A" w:rsidP="000128D8">
      <w:pPr>
        <w:pStyle w:val="Codeexample"/>
      </w:pPr>
      <w:r w:rsidRPr="00EA77BC">
        <w:t xml:space="preserve"> </w:t>
      </w:r>
    </w:p>
    <w:p w14:paraId="60E6A8C7" w14:textId="77777777" w:rsidR="0033417A" w:rsidRPr="00EA77BC" w:rsidRDefault="0033417A" w:rsidP="000128D8">
      <w:pPr>
        <w:pStyle w:val="Codeexample"/>
      </w:pPr>
      <w:r w:rsidRPr="00EA77BC">
        <w:t xml:space="preserve">          A         ADDITIVES</w:t>
      </w:r>
    </w:p>
    <w:p w14:paraId="60E6A8C8" w14:textId="77777777" w:rsidR="0033417A" w:rsidRPr="00EA77BC" w:rsidRDefault="0033417A" w:rsidP="000128D8">
      <w:pPr>
        <w:pStyle w:val="Codeexample"/>
      </w:pPr>
      <w:r w:rsidRPr="00EA77BC">
        <w:t xml:space="preserve">          S         SOLUTIONS</w:t>
      </w:r>
    </w:p>
    <w:p w14:paraId="60E6A8C9" w14:textId="77777777" w:rsidR="0033417A" w:rsidRPr="00EA77BC" w:rsidRDefault="0033417A" w:rsidP="00EA77BC">
      <w:pPr>
        <w:pStyle w:val="Codeexample"/>
      </w:pPr>
      <w:r w:rsidRPr="00EA77BC">
        <w:t xml:space="preserve"> </w:t>
      </w:r>
    </w:p>
    <w:p w14:paraId="60E6A8CA" w14:textId="77777777" w:rsidR="0033417A" w:rsidRPr="00EA77BC" w:rsidRDefault="0033417A" w:rsidP="00EA77BC">
      <w:pPr>
        <w:pStyle w:val="Codeexample"/>
      </w:pPr>
      <w:r w:rsidRPr="00EA77BC">
        <w:t>Enter response: SOLUTIONS</w:t>
      </w:r>
    </w:p>
    <w:p w14:paraId="60E6A8CB" w14:textId="77777777" w:rsidR="0033417A" w:rsidRPr="00EA77BC" w:rsidRDefault="0033417A" w:rsidP="00EA77BC">
      <w:pPr>
        <w:pStyle w:val="Codeexample"/>
      </w:pPr>
      <w:r w:rsidRPr="00EA77BC">
        <w:t xml:space="preserve"> </w:t>
      </w:r>
    </w:p>
    <w:p w14:paraId="60E6A8CC" w14:textId="77777777" w:rsidR="0033417A" w:rsidRPr="00EA77BC" w:rsidRDefault="0033417A" w:rsidP="00EA77BC">
      <w:pPr>
        <w:pStyle w:val="Codeexample"/>
      </w:pPr>
      <w:r w:rsidRPr="00EA77BC">
        <w:t xml:space="preserve"> CEFAZOLIN SOD 1GM INJ currently linked to IV Solutions:</w:t>
      </w:r>
    </w:p>
    <w:p w14:paraId="60E6A8CD" w14:textId="77777777" w:rsidR="0033417A" w:rsidRPr="00EA77BC" w:rsidRDefault="0033417A" w:rsidP="00EA77BC">
      <w:pPr>
        <w:pStyle w:val="Codeexample"/>
      </w:pPr>
      <w:r w:rsidRPr="00EA77BC">
        <w:t xml:space="preserve"> </w:t>
      </w:r>
    </w:p>
    <w:p w14:paraId="60E6A8CE" w14:textId="77777777" w:rsidR="0033417A" w:rsidRPr="00EA77BC" w:rsidRDefault="0033417A" w:rsidP="00EA77BC">
      <w:pPr>
        <w:pStyle w:val="Codeexample"/>
      </w:pPr>
      <w:r w:rsidRPr="00EA77BC">
        <w:t xml:space="preserve">   1. 0.9% SODIUM CHLORIDE   300 ML</w:t>
      </w:r>
    </w:p>
    <w:p w14:paraId="60E6A8CF" w14:textId="77777777" w:rsidR="0033417A" w:rsidRPr="00EA77BC" w:rsidRDefault="0033417A" w:rsidP="00EA77BC">
      <w:pPr>
        <w:pStyle w:val="Codeexample"/>
      </w:pPr>
      <w:r w:rsidRPr="00EA77BC">
        <w:t xml:space="preserve">   2. 0.9% SODIUM CHLORIDE   300 ML</w:t>
      </w:r>
    </w:p>
    <w:p w14:paraId="60E6A8D0" w14:textId="77777777" w:rsidR="0033417A" w:rsidRPr="00EA77BC" w:rsidRDefault="0033417A" w:rsidP="00EA77BC">
      <w:pPr>
        <w:pStyle w:val="Codeexample"/>
      </w:pPr>
      <w:r w:rsidRPr="00EA77BC">
        <w:t xml:space="preserve">   3. 0.9% SODIUM CHLORIDE   450 ML</w:t>
      </w:r>
    </w:p>
    <w:p w14:paraId="60E6A8D1" w14:textId="77777777" w:rsidR="0033417A" w:rsidRPr="00EA77BC" w:rsidRDefault="0033417A" w:rsidP="00EA77BC">
      <w:pPr>
        <w:pStyle w:val="Codeexample"/>
      </w:pPr>
      <w:r w:rsidRPr="00EA77BC">
        <w:t xml:space="preserve">   4. 0.9% SODIUM CHLORIDE   254 ML</w:t>
      </w:r>
    </w:p>
    <w:p w14:paraId="60E6A8D2" w14:textId="77777777" w:rsidR="0033417A" w:rsidRPr="00EA77BC" w:rsidRDefault="0033417A" w:rsidP="00EA77BC">
      <w:pPr>
        <w:pStyle w:val="Codeexample"/>
      </w:pPr>
      <w:r w:rsidRPr="00EA77BC">
        <w:t xml:space="preserve"> </w:t>
      </w:r>
    </w:p>
    <w:p w14:paraId="60E6A8D3" w14:textId="77777777" w:rsidR="0033417A" w:rsidRPr="00EA77BC" w:rsidRDefault="0033417A" w:rsidP="00EA77BC">
      <w:pPr>
        <w:pStyle w:val="Codeexample"/>
      </w:pPr>
      <w:r w:rsidRPr="00EA77BC">
        <w:t>Select 1-4 from list above or type 'NEW' to link to a new IV Solution: NEW</w:t>
      </w:r>
    </w:p>
    <w:p w14:paraId="60E6A8D4" w14:textId="77777777" w:rsidR="0033417A" w:rsidRPr="00EA77BC" w:rsidRDefault="0033417A" w:rsidP="00EA77BC">
      <w:pPr>
        <w:pStyle w:val="Codeexample"/>
      </w:pPr>
      <w:r w:rsidRPr="00EA77BC">
        <w:t>Select IV SOLUTIONS PRINT NAME: 0.9% SODIUM CHLORIDE</w:t>
      </w:r>
    </w:p>
    <w:p w14:paraId="60E6A8D5" w14:textId="77777777" w:rsidR="0033417A" w:rsidRPr="00EA77BC" w:rsidRDefault="0033417A" w:rsidP="00EA77BC">
      <w:pPr>
        <w:pStyle w:val="Codeexample"/>
      </w:pPr>
      <w:r w:rsidRPr="00EA77BC">
        <w:t xml:space="preserve">  Lookup: PRINT NAME</w:t>
      </w:r>
    </w:p>
    <w:p w14:paraId="60E6A8D6" w14:textId="77777777" w:rsidR="0033417A" w:rsidRPr="00EA77BC" w:rsidRDefault="0033417A" w:rsidP="00EA77BC">
      <w:pPr>
        <w:pStyle w:val="Codeexample"/>
      </w:pPr>
      <w:r w:rsidRPr="00EA77BC">
        <w:t xml:space="preserve">     1   0.9% SODIUM CHLORIDE            250 ML  </w:t>
      </w:r>
    </w:p>
    <w:p w14:paraId="60E6A8D7" w14:textId="77777777" w:rsidR="0033417A" w:rsidRPr="00EA77BC" w:rsidRDefault="0033417A" w:rsidP="00EA77BC">
      <w:pPr>
        <w:pStyle w:val="Codeexample"/>
      </w:pPr>
      <w:r w:rsidRPr="00EA77BC">
        <w:t xml:space="preserve"> </w:t>
      </w:r>
    </w:p>
    <w:p w14:paraId="60E6A8D8" w14:textId="77777777" w:rsidR="0033417A" w:rsidRPr="00EA77BC" w:rsidRDefault="0033417A" w:rsidP="00EA77BC">
      <w:pPr>
        <w:pStyle w:val="Codeexample"/>
      </w:pPr>
      <w:r w:rsidRPr="00EA77BC">
        <w:t xml:space="preserve">     2   0.9% SODIUM CHLORIDE            50 ML  </w:t>
      </w:r>
    </w:p>
    <w:p w14:paraId="60E6A8D9" w14:textId="77777777" w:rsidR="0033417A" w:rsidRPr="00EA77BC" w:rsidRDefault="0033417A" w:rsidP="00EA77BC">
      <w:pPr>
        <w:pStyle w:val="Codeexample"/>
      </w:pPr>
      <w:r w:rsidRPr="00EA77BC">
        <w:t xml:space="preserve"> </w:t>
      </w:r>
    </w:p>
    <w:p w14:paraId="60E6A8DA" w14:textId="77777777" w:rsidR="0033417A" w:rsidRPr="00EA77BC" w:rsidRDefault="0033417A" w:rsidP="00EA77BC">
      <w:pPr>
        <w:pStyle w:val="Codeexample"/>
      </w:pPr>
      <w:r w:rsidRPr="00EA77BC">
        <w:t xml:space="preserve">     3   0.9% SODIUM CHLORIDE            25 ML  </w:t>
      </w:r>
    </w:p>
    <w:p w14:paraId="60E6A8DB" w14:textId="77777777" w:rsidR="0033417A" w:rsidRPr="00EA77BC" w:rsidRDefault="0033417A" w:rsidP="00EA77BC">
      <w:pPr>
        <w:pStyle w:val="Codeexample"/>
      </w:pPr>
      <w:r w:rsidRPr="00EA77BC">
        <w:t xml:space="preserve">     4   0.9% SODIUM CHLORIDE            10 ML  </w:t>
      </w:r>
    </w:p>
    <w:p w14:paraId="60E6A8DC" w14:textId="77777777" w:rsidR="0033417A" w:rsidRPr="00EA77BC" w:rsidRDefault="0033417A" w:rsidP="00EA77BC">
      <w:pPr>
        <w:pStyle w:val="Codeexample"/>
      </w:pPr>
      <w:r w:rsidRPr="00EA77BC">
        <w:t xml:space="preserve">     5   0.9% SODIUM CHLORIDE            1000 ML  </w:t>
      </w:r>
    </w:p>
    <w:p w14:paraId="60E6A8DD" w14:textId="77777777" w:rsidR="0033417A" w:rsidRPr="00EA77BC" w:rsidRDefault="0033417A" w:rsidP="00EA77BC">
      <w:pPr>
        <w:pStyle w:val="Codeexample"/>
      </w:pPr>
      <w:r w:rsidRPr="00EA77BC">
        <w:t xml:space="preserve"> </w:t>
      </w:r>
    </w:p>
    <w:p w14:paraId="60E6A8DE" w14:textId="77777777" w:rsidR="0033417A" w:rsidRPr="00EA77BC" w:rsidRDefault="0033417A" w:rsidP="00EA77BC">
      <w:pPr>
        <w:pStyle w:val="Codeexample"/>
      </w:pPr>
      <w:r w:rsidRPr="00EA77BC">
        <w:t xml:space="preserve">Press &lt;RETURN&gt; to see more, '^' to exit this list, '^^' to exit all </w:t>
      </w:r>
    </w:p>
    <w:p w14:paraId="60E6A8DF" w14:textId="77777777" w:rsidR="0033417A" w:rsidRPr="00EA77BC" w:rsidRDefault="0033417A" w:rsidP="00EA77BC">
      <w:pPr>
        <w:pStyle w:val="Codeexample"/>
      </w:pPr>
      <w:r w:rsidRPr="00EA77BC">
        <w:t>lists, OR</w:t>
      </w:r>
    </w:p>
    <w:p w14:paraId="60E6A8E0" w14:textId="77777777" w:rsidR="0033417A" w:rsidRPr="00EA77BC" w:rsidRDefault="0033417A" w:rsidP="00EA77BC">
      <w:pPr>
        <w:pStyle w:val="Codeexample"/>
      </w:pPr>
      <w:r w:rsidRPr="00EA77BC">
        <w:t xml:space="preserve">CHOOSE 1-5: </w:t>
      </w:r>
    </w:p>
    <w:p w14:paraId="60E6A8E1" w14:textId="77777777" w:rsidR="00836F5F" w:rsidRPr="00EA77BC" w:rsidRDefault="0033417A" w:rsidP="00EA77BC">
      <w:pPr>
        <w:pStyle w:val="Codeexample"/>
      </w:pPr>
      <w:r w:rsidRPr="00EA77BC">
        <w:t xml:space="preserve"> </w:t>
      </w:r>
      <w:r w:rsidR="00836F5F" w:rsidRPr="00EA77BC">
        <w:t xml:space="preserve"> </w:t>
      </w:r>
      <w:r w:rsidRPr="00EA77BC">
        <w:t xml:space="preserve">Are you adding '0.9% SODIUM CHLORIDE' as a new IV SOLUTIONS (the 33RD)? No// Y  </w:t>
      </w:r>
    </w:p>
    <w:p w14:paraId="60E6A8E2" w14:textId="77777777" w:rsidR="0033417A" w:rsidRPr="00EA77BC" w:rsidRDefault="0033417A" w:rsidP="00EA77BC">
      <w:pPr>
        <w:pStyle w:val="Codeexample"/>
      </w:pPr>
      <w:r w:rsidRPr="00EA77BC">
        <w:t>(Yes)</w:t>
      </w:r>
    </w:p>
    <w:p w14:paraId="60E6A8E3" w14:textId="77777777" w:rsidR="00595E65" w:rsidRPr="00EA77BC" w:rsidRDefault="00595E65" w:rsidP="00EA77BC">
      <w:pPr>
        <w:rPr>
          <w:sz w:val="18"/>
        </w:rPr>
      </w:pPr>
    </w:p>
    <w:p w14:paraId="60E6A8E4" w14:textId="77777777" w:rsidR="00595E65" w:rsidRPr="00EA77BC" w:rsidRDefault="00595E65" w:rsidP="00EA77BC">
      <w:r w:rsidRPr="00EA77BC">
        <w:t xml:space="preserve">Dosages created as the result of National Drug File matching or auto creation of dosages may be reviewed and edited via this option. </w:t>
      </w:r>
    </w:p>
    <w:p w14:paraId="60E6A8E5" w14:textId="77777777" w:rsidR="00595E65" w:rsidRPr="00EA77BC" w:rsidRDefault="00595E65" w:rsidP="00EA77BC">
      <w:pPr>
        <w:rPr>
          <w:sz w:val="18"/>
        </w:rPr>
      </w:pPr>
    </w:p>
    <w:p w14:paraId="60E6A8E6" w14:textId="77777777" w:rsidR="00595E65" w:rsidRPr="00EA77BC" w:rsidRDefault="00595E65" w:rsidP="00EA77BC">
      <w:r w:rsidRPr="00EA77BC">
        <w:t>Outpatient Pharmacy designated Dispense Drug entries may be marked or unmarked as a LAB MONITOR or CLOZAPINE DRUG. This will allow lab values to print on the Outpatient Action Profile for the designated drug and provide lab monitor checks for Clozapine drugs during the medication order entry process.</w:t>
      </w:r>
    </w:p>
    <w:p w14:paraId="60E6A8E7" w14:textId="77777777" w:rsidR="00595E65" w:rsidRPr="00EA77BC" w:rsidRDefault="00595E65" w:rsidP="00EA77BC">
      <w:bookmarkStart w:id="1108" w:name="p032"/>
      <w:bookmarkEnd w:id="1108"/>
    </w:p>
    <w:p w14:paraId="60E6A8E8" w14:textId="77777777" w:rsidR="00595E65" w:rsidRPr="00EA77BC" w:rsidRDefault="00595E65" w:rsidP="00EA77BC">
      <w:r w:rsidRPr="00EA77BC">
        <w:t xml:space="preserve">The </w:t>
      </w:r>
      <w:r w:rsidRPr="00EA77BC">
        <w:rPr>
          <w:i/>
          <w:iCs/>
        </w:rPr>
        <w:t>Drug Enter/Edit</w:t>
      </w:r>
      <w:r w:rsidRPr="00EA77BC">
        <w:t xml:space="preserve"> </w:t>
      </w:r>
      <w:r w:rsidR="00560341" w:rsidRPr="00EA77BC">
        <w:t xml:space="preserve">[PSS DRUG ENTER/EDIT] </w:t>
      </w:r>
      <w:r w:rsidRPr="00EA77BC">
        <w:t xml:space="preserve">option allows the user to enter a dosage in a language other than English. PDM does not translate English terms into another language; instead, it allows the user to enter a translation of a term. If a value has not been entered in the OTHER LANGUAGE DOSAGE NAME </w:t>
      </w:r>
      <w:r w:rsidR="00560341" w:rsidRPr="00EA77BC">
        <w:t>sub-field (#3) of the LOCAL POSSIBLE DOSAGE multiple (#904) of the DRUG file (#50), PDM defaults to the value entered in the LOCAL POSSIBLE DOSAGE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xml:space="preserve"> the system will not display default values for those fields during CPRS or Outpatient Pharmacy prescription order entry processing. However, when building the SIG, Outpatient Pharmacy will default to the value the user input during order entry. </w:t>
      </w:r>
    </w:p>
    <w:p w14:paraId="60E6A8E9" w14:textId="77777777" w:rsidR="00B94C3E" w:rsidRPr="00EA77BC" w:rsidRDefault="00B94C3E" w:rsidP="00EA77BC">
      <w:pPr>
        <w:autoSpaceDE w:val="0"/>
        <w:autoSpaceDN w:val="0"/>
        <w:adjustRightInd w:val="0"/>
        <w:spacing w:line="228" w:lineRule="auto"/>
      </w:pPr>
    </w:p>
    <w:p w14:paraId="60E6A8EA" w14:textId="77777777" w:rsidR="00595E65" w:rsidRPr="00EA77BC" w:rsidRDefault="00595E65" w:rsidP="00EA77BC">
      <w:pPr>
        <w:autoSpaceDE w:val="0"/>
        <w:autoSpaceDN w:val="0"/>
        <w:adjustRightInd w:val="0"/>
        <w:spacing w:line="228" w:lineRule="auto"/>
      </w:pPr>
      <w:r w:rsidRPr="00EA77BC">
        <w:t xml:space="preserve">Patch PSS*1*61 adds a new code “F” for NON REFILLABLE to the DEA, SPECIAL HDLG field </w:t>
      </w:r>
      <w:r w:rsidR="00560341" w:rsidRPr="00EA77BC">
        <w:t xml:space="preserve">(#3) </w:t>
      </w:r>
      <w:r w:rsidRPr="00EA77BC">
        <w:t>of the DRUG file (#50), which will allow sites to mark drugs other than controlled substances or clozapine drugs as NON REFILLABLE.</w:t>
      </w:r>
    </w:p>
    <w:p w14:paraId="60E6A8EB" w14:textId="77777777" w:rsidR="00595E65" w:rsidRPr="00EA77BC" w:rsidRDefault="00595E65" w:rsidP="00EA77BC">
      <w:pPr>
        <w:autoSpaceDE w:val="0"/>
        <w:autoSpaceDN w:val="0"/>
        <w:adjustRightInd w:val="0"/>
        <w:spacing w:line="228" w:lineRule="auto"/>
      </w:pPr>
    </w:p>
    <w:p w14:paraId="60E6A8EC" w14:textId="77777777" w:rsidR="00595E65" w:rsidRPr="002B454D" w:rsidRDefault="00B915CD" w:rsidP="00EA77BC">
      <w:pPr>
        <w:autoSpaceDE w:val="0"/>
        <w:autoSpaceDN w:val="0"/>
        <w:adjustRightInd w:val="0"/>
        <w:spacing w:line="228" w:lineRule="auto"/>
        <w:rPr>
          <w:strike/>
        </w:rPr>
      </w:pPr>
      <w:bookmarkStart w:id="1109" w:name="PA32"/>
      <w:r w:rsidRPr="00B915CD">
        <w:t xml:space="preserve">Patch PSS*1*192 adds new fields EPHARMACY BILLABLE (#84), EPHARMACY BILLABLE (TRICARE) (#85), EPHARMACY BILLABLE (CHAMPVA) (#86) </w:t>
      </w:r>
      <w:bookmarkEnd w:id="1109"/>
      <w:r w:rsidR="00595E65" w:rsidRPr="00EA77BC">
        <w:t>of the DRUG file (#50) to indicate that the drug</w:t>
      </w:r>
      <w:r w:rsidR="003017CA">
        <w:t xml:space="preserve"> file entry</w:t>
      </w:r>
      <w:r w:rsidR="00595E65" w:rsidRPr="00EA77BC">
        <w:t xml:space="preserve"> is electronically billable. </w:t>
      </w:r>
      <w:r w:rsidR="003017CA">
        <w:t xml:space="preserve">These fields replace functionality previously provided by the DEA, Special HANDLING field. </w:t>
      </w:r>
    </w:p>
    <w:p w14:paraId="60E6A8ED" w14:textId="77777777" w:rsidR="00BE4EE6" w:rsidRPr="00EA77BC" w:rsidRDefault="00BE4EE6" w:rsidP="00EA77BC">
      <w:pPr>
        <w:autoSpaceDE w:val="0"/>
        <w:autoSpaceDN w:val="0"/>
        <w:adjustRightInd w:val="0"/>
        <w:spacing w:line="228" w:lineRule="auto"/>
      </w:pPr>
    </w:p>
    <w:p w14:paraId="60E6A8EE" w14:textId="77777777" w:rsidR="00C16E44" w:rsidRDefault="00C16E44" w:rsidP="00EA77BC">
      <w:pPr>
        <w:autoSpaceDE w:val="0"/>
        <w:autoSpaceDN w:val="0"/>
        <w:adjustRightInd w:val="0"/>
        <w:spacing w:line="228" w:lineRule="auto"/>
      </w:pPr>
      <w:r w:rsidRPr="00EA77BC">
        <w:t>Patch PSS*1*</w:t>
      </w:r>
      <w:r w:rsidR="00B915CD">
        <w:t>192</w:t>
      </w:r>
      <w:r w:rsidRPr="00EA77BC">
        <w:t xml:space="preserve"> adds a new field </w:t>
      </w:r>
      <w:r w:rsidR="00B915CD" w:rsidRPr="00B915CD">
        <w:t xml:space="preserve">Sensitive Diagnosis Drug </w:t>
      </w:r>
      <w:r w:rsidR="00560341" w:rsidRPr="00EA77BC">
        <w:t>(#</w:t>
      </w:r>
      <w:r w:rsidR="00B915CD">
        <w:t>87</w:t>
      </w:r>
      <w:r w:rsidR="00560341" w:rsidRPr="00EA77BC">
        <w:t xml:space="preserve">) </w:t>
      </w:r>
      <w:r w:rsidRPr="00EA77BC">
        <w:t>of the DRUG file (#50) to indicate that the drug is used to treat certain conditions that are deemed “sensitive”</w:t>
      </w:r>
      <w:r w:rsidR="00FC40B2" w:rsidRPr="00EA77BC">
        <w:t xml:space="preserve">. </w:t>
      </w:r>
      <w:r w:rsidRPr="00EA77BC">
        <w:t>Specifically, the VA may not disclose any information on the following diseases: HIV, drug abuse, alcohol abuse, or sickle cell anemia without a signed consent from the patient</w:t>
      </w:r>
      <w:r w:rsidR="00FC40B2" w:rsidRPr="00EA77BC">
        <w:t xml:space="preserve">. </w:t>
      </w:r>
      <w:r w:rsidR="003017CA">
        <w:t xml:space="preserve">If a drug file entry is marked as a Sensitive Diagnosis Drug, a </w:t>
      </w:r>
      <w:r w:rsidRPr="00EA77BC">
        <w:t xml:space="preserve">signed Release of Information (ROI) </w:t>
      </w:r>
      <w:r w:rsidR="003017CA">
        <w:t>needs to be on file in VistA for prescriptions for the drug to be billable.</w:t>
      </w:r>
      <w:r w:rsidR="00FC40B2" w:rsidRPr="00EA77BC">
        <w:t xml:space="preserve"> </w:t>
      </w:r>
      <w:r w:rsidR="003017CA">
        <w:t>T</w:t>
      </w:r>
      <w:r w:rsidRPr="00EA77BC">
        <w:t>his functionality works in conjunction with ROI modifications made in IB*2*384</w:t>
      </w:r>
      <w:r w:rsidR="00B915CD" w:rsidRPr="00B915CD">
        <w:t xml:space="preserve"> a</w:t>
      </w:r>
      <w:r w:rsidR="00205B16">
        <w:t>nd PSS*1*131.</w:t>
      </w:r>
    </w:p>
    <w:p w14:paraId="60E6A8EF" w14:textId="77777777" w:rsidR="00C32394" w:rsidRPr="00EA77BC" w:rsidRDefault="00C32394" w:rsidP="00732461">
      <w:pPr>
        <w:autoSpaceDE w:val="0"/>
        <w:autoSpaceDN w:val="0"/>
      </w:pPr>
      <w:bookmarkStart w:id="1110" w:name="Page_33"/>
      <w:bookmarkEnd w:id="1110"/>
    </w:p>
    <w:p w14:paraId="60E6A8F0" w14:textId="77777777" w:rsidR="00C32394" w:rsidRPr="00EA77BC" w:rsidRDefault="00C32394" w:rsidP="00732461">
      <w:r w:rsidRPr="00EA77BC">
        <w:t>Patch</w:t>
      </w:r>
      <w:r w:rsidRPr="00EA77BC">
        <w:rPr>
          <w:b/>
        </w:rPr>
        <w:t xml:space="preserve"> </w:t>
      </w:r>
      <w:r w:rsidRPr="00EA77BC">
        <w:t>PSS*1*156</w:t>
      </w:r>
      <w:r w:rsidRPr="00EA77BC">
        <w:rPr>
          <w:b/>
        </w:rPr>
        <w:t xml:space="preserve"> </w:t>
      </w:r>
      <w:r w:rsidRPr="00EA77BC">
        <w:t xml:space="preserve">adds </w:t>
      </w:r>
      <w:r w:rsidR="00560341" w:rsidRPr="00EA77BC">
        <w:t>the new OPAI multiple (#906)</w:t>
      </w:r>
      <w:r w:rsidRPr="00EA77BC">
        <w:t xml:space="preserve"> to the DRUG file (#50), which will allow prescription orders for a certain drug to be sent to a specific Automated Dispensing Device (ADD). Setup can be done by division such that a drug is linked to a specific ADD. This functionality works in conju</w:t>
      </w:r>
      <w:r w:rsidR="004F36AA" w:rsidRPr="00EA77BC">
        <w:t>n</w:t>
      </w:r>
      <w:r w:rsidRPr="00EA77BC">
        <w:t>ction with PSO*7*354.</w:t>
      </w:r>
    </w:p>
    <w:p w14:paraId="60E6A8F1" w14:textId="77777777" w:rsidR="00C32394" w:rsidRPr="00EA77BC" w:rsidRDefault="00C32394" w:rsidP="00732461">
      <w:r w:rsidRPr="00EA77BC">
        <w:t>The sub-file contains the following new fields:</w:t>
      </w:r>
    </w:p>
    <w:p w14:paraId="60E6A8F2" w14:textId="77777777" w:rsidR="00160F7B" w:rsidRPr="00EA77BC" w:rsidRDefault="00EE4093" w:rsidP="000C5921">
      <w:pPr>
        <w:pStyle w:val="BodyTextBullet1"/>
      </w:pPr>
      <w:r w:rsidRPr="00EA77BC">
        <w:t>DIVISION</w:t>
      </w:r>
      <w:r w:rsidR="00C32394" w:rsidRPr="00EA77BC">
        <w:t xml:space="preserve"> - This is the division associated with the ADD for the drug. This field is a pointer to the OUTPATIENT SITE file (#59).</w:t>
      </w:r>
    </w:p>
    <w:p w14:paraId="60E6A8F3" w14:textId="77777777" w:rsidR="00C32394" w:rsidRPr="00EA77BC" w:rsidRDefault="00145D77" w:rsidP="000C5921">
      <w:pPr>
        <w:pStyle w:val="BodyTextBullet1"/>
      </w:pPr>
      <w:r w:rsidRPr="00EA77BC">
        <w:t>WINDOW</w:t>
      </w:r>
      <w:r w:rsidR="00C32394" w:rsidRPr="00EA77BC">
        <w:t xml:space="preserve"> DNS NAME - This field is a pointer to the PHARMACY AUTOMATED DISPENSING DEVICES file (#52.53). Orders with a route of WINDOW will be sent to this ADD.</w:t>
      </w:r>
    </w:p>
    <w:p w14:paraId="60E6A8F4" w14:textId="77777777" w:rsidR="00C32394" w:rsidRPr="00EA77BC" w:rsidRDefault="00EE4093" w:rsidP="000C5921">
      <w:pPr>
        <w:pStyle w:val="BodyTextBullet1"/>
      </w:pPr>
      <w:r w:rsidRPr="00EA77BC">
        <w:t xml:space="preserve">MAIL DNS NAME </w:t>
      </w:r>
      <w:r w:rsidR="00C32394" w:rsidRPr="00EA77BC">
        <w:t>- This field is a pointer to the PHARMACY AUTOMATED DISPENSING DEVICES file (#52.53). Orders with a route of MAIL will be sent to this ADD.</w:t>
      </w:r>
    </w:p>
    <w:p w14:paraId="60E6A8F5" w14:textId="77777777" w:rsidR="00C32394" w:rsidRPr="00EA77BC" w:rsidRDefault="00C32394" w:rsidP="000C5921">
      <w:pPr>
        <w:autoSpaceDE w:val="0"/>
        <w:autoSpaceDN w:val="0"/>
        <w:adjustRightInd w:val="0"/>
      </w:pPr>
    </w:p>
    <w:p w14:paraId="60E6A8F6" w14:textId="77777777" w:rsidR="00684137" w:rsidRPr="00EA77BC" w:rsidRDefault="00C32394" w:rsidP="000C5921">
      <w:pPr>
        <w:autoSpaceDE w:val="0"/>
        <w:autoSpaceDN w:val="0"/>
      </w:pPr>
      <w:r w:rsidRPr="00EA77BC">
        <w:t xml:space="preserve">The </w:t>
      </w:r>
      <w:r w:rsidRPr="00EA77BC">
        <w:rPr>
          <w:i/>
        </w:rPr>
        <w:t>Drug Enter/Edit</w:t>
      </w:r>
      <w:r w:rsidRPr="00EA77BC">
        <w:t xml:space="preserve"> [PSS DRUG ENTER/EDIT] option was modified to add the new fields from the DRUG file (#50).</w:t>
      </w:r>
    </w:p>
    <w:p w14:paraId="60E6A8F7" w14:textId="77777777" w:rsidR="00767313" w:rsidRPr="00EA77BC" w:rsidRDefault="00767313" w:rsidP="001B3F39"/>
    <w:p w14:paraId="60E6A8F8" w14:textId="77777777" w:rsidR="008B6C71" w:rsidRPr="00EA77BC" w:rsidRDefault="008B6C71" w:rsidP="001B3F39">
      <w:pPr>
        <w:autoSpaceDE w:val="0"/>
        <w:autoSpaceDN w:val="0"/>
        <w:adjustRightInd w:val="0"/>
        <w:spacing w:after="120"/>
        <w:rPr>
          <w:b/>
        </w:rPr>
      </w:pPr>
      <w:bookmarkStart w:id="1111" w:name="p033"/>
      <w:bookmarkStart w:id="1112" w:name="_Toc204139893"/>
      <w:bookmarkEnd w:id="1111"/>
      <w:r w:rsidRPr="00EA77BC">
        <w:rPr>
          <w:b/>
        </w:rPr>
        <w:t>DEA Special Handling Code</w:t>
      </w:r>
      <w:bookmarkEnd w:id="1112"/>
      <w:r w:rsidRPr="00EA77BC">
        <w:rPr>
          <w:b/>
        </w:rPr>
        <w:fldChar w:fldCharType="begin"/>
      </w:r>
      <w:r w:rsidRPr="00EA77BC">
        <w:instrText xml:space="preserve"> XE "DEA Special Handling Code" </w:instrText>
      </w:r>
      <w:r w:rsidR="002538B9" w:rsidRPr="00EA77BC">
        <w:instrText>\b</w:instrText>
      </w:r>
      <w:r w:rsidRPr="00EA77BC">
        <w:rPr>
          <w:b/>
        </w:rPr>
        <w:fldChar w:fldCharType="end"/>
      </w:r>
    </w:p>
    <w:p w14:paraId="60E6A8F9" w14:textId="77777777" w:rsidR="008B6C71" w:rsidRPr="00EA77BC" w:rsidRDefault="008B6C71" w:rsidP="001B3F39">
      <w:pPr>
        <w:rPr>
          <w:szCs w:val="22"/>
        </w:rPr>
      </w:pPr>
      <w:r w:rsidRPr="00EA77BC">
        <w:rPr>
          <w:szCs w:val="22"/>
        </w:rPr>
        <w:t>Sites will need to determine all the nutritional supplements in the</w:t>
      </w:r>
      <w:r w:rsidR="00EE4093" w:rsidRPr="00EA77BC">
        <w:rPr>
          <w:szCs w:val="22"/>
        </w:rPr>
        <w:t xml:space="preserve">ir </w:t>
      </w:r>
      <w:r w:rsidR="00560341" w:rsidRPr="00EA77BC">
        <w:rPr>
          <w:szCs w:val="22"/>
        </w:rPr>
        <w:t xml:space="preserve">DRUG file (#50) </w:t>
      </w:r>
      <w:r w:rsidR="00EE4093" w:rsidRPr="00EA77BC">
        <w:rPr>
          <w:szCs w:val="22"/>
        </w:rPr>
        <w:t xml:space="preserve">and mark the DEA, </w:t>
      </w:r>
      <w:r w:rsidRPr="00EA77BC">
        <w:rPr>
          <w:szCs w:val="22"/>
        </w:rPr>
        <w:t xml:space="preserve">SPECIAL HDLG field </w:t>
      </w:r>
      <w:r w:rsidR="00560341" w:rsidRPr="00EA77BC">
        <w:rPr>
          <w:szCs w:val="22"/>
        </w:rPr>
        <w:t xml:space="preserve">(#3) </w:t>
      </w:r>
      <w:r w:rsidRPr="00EA77BC">
        <w:rPr>
          <w:szCs w:val="22"/>
        </w:rPr>
        <w:t xml:space="preserve">entry for all of their nutritional supplements </w:t>
      </w:r>
      <w:r w:rsidR="00EE4093" w:rsidRPr="00EA77BC">
        <w:rPr>
          <w:szCs w:val="22"/>
        </w:rPr>
        <w:t xml:space="preserve">drug file entries with an “N”. </w:t>
      </w:r>
      <w:r w:rsidRPr="00EA77BC">
        <w:rPr>
          <w:szCs w:val="22"/>
        </w:rPr>
        <w:t xml:space="preserve">They will also need to </w:t>
      </w:r>
      <w:r w:rsidR="00A30985">
        <w:rPr>
          <w:szCs w:val="22"/>
        </w:rPr>
        <w:t>mark</w:t>
      </w:r>
      <w:r w:rsidR="002B194B">
        <w:rPr>
          <w:szCs w:val="22"/>
        </w:rPr>
        <w:t xml:space="preserve"> </w:t>
      </w:r>
      <w:r w:rsidRPr="00EA77BC">
        <w:rPr>
          <w:szCs w:val="22"/>
        </w:rPr>
        <w:t>any entries that may be third p</w:t>
      </w:r>
      <w:r w:rsidR="00EE4093" w:rsidRPr="00EA77BC">
        <w:rPr>
          <w:szCs w:val="22"/>
        </w:rPr>
        <w:t>arty reimbursable</w:t>
      </w:r>
      <w:r w:rsidR="00A30985">
        <w:rPr>
          <w:szCs w:val="22"/>
        </w:rPr>
        <w:t xml:space="preserve"> as billable.</w:t>
      </w:r>
      <w:r w:rsidR="00EE4093" w:rsidRPr="00EA77BC">
        <w:rPr>
          <w:szCs w:val="22"/>
        </w:rPr>
        <w:t xml:space="preserve"> </w:t>
      </w:r>
      <w:r w:rsidRPr="00EA77BC">
        <w:rPr>
          <w:szCs w:val="22"/>
        </w:rPr>
        <w:t>Usually only Rx Only nutritional supplements are third party reimbursable.</w:t>
      </w:r>
    </w:p>
    <w:p w14:paraId="60E6A8FA" w14:textId="77777777" w:rsidR="008B6C71" w:rsidRPr="00EA77BC" w:rsidRDefault="008B6C71" w:rsidP="001B3F39"/>
    <w:p w14:paraId="60E6A8FB" w14:textId="77777777" w:rsidR="008B6C71" w:rsidRPr="00EA77BC" w:rsidRDefault="008B6C71" w:rsidP="001B3F39">
      <w:pPr>
        <w:pStyle w:val="Codeexample"/>
      </w:pPr>
      <w:r w:rsidRPr="00EA77BC">
        <w:t>Select OPTION NAME: DRUG ENTER/EDIT  PSS DRUG ENTER/EDIT     Drug Enter/Edit</w:t>
      </w:r>
    </w:p>
    <w:p w14:paraId="60E6A8FC" w14:textId="77777777" w:rsidR="008B6C71" w:rsidRPr="00EA77BC" w:rsidRDefault="008B6C71" w:rsidP="001B3F39">
      <w:pPr>
        <w:pStyle w:val="Codeexample"/>
      </w:pPr>
      <w:r w:rsidRPr="00EA77BC">
        <w:t>Drug Enter/Edit</w:t>
      </w:r>
    </w:p>
    <w:p w14:paraId="60E6A8FD" w14:textId="77777777" w:rsidR="008B6C71" w:rsidRPr="00EA77BC" w:rsidRDefault="008B6C71" w:rsidP="001B3F39">
      <w:pPr>
        <w:pStyle w:val="Codeexample"/>
      </w:pPr>
    </w:p>
    <w:p w14:paraId="60E6A8FE" w14:textId="77777777" w:rsidR="008B6C71" w:rsidRPr="00EA77BC" w:rsidRDefault="008B6C71" w:rsidP="001B3F39">
      <w:pPr>
        <w:pStyle w:val="Codeexample"/>
      </w:pPr>
      <w:r w:rsidRPr="00EA77BC">
        <w:t>Select DRUG GENERIC NAME: TRAZO</w:t>
      </w:r>
    </w:p>
    <w:p w14:paraId="60E6A8FF" w14:textId="77777777" w:rsidR="008B6C71" w:rsidRPr="00EA77BC" w:rsidRDefault="008B6C71" w:rsidP="001B3F39">
      <w:pPr>
        <w:pStyle w:val="Codeexample"/>
      </w:pPr>
      <w:r w:rsidRPr="00EA77BC">
        <w:t xml:space="preserve">  Lookup: GENERIC NAME</w:t>
      </w:r>
    </w:p>
    <w:p w14:paraId="60E6A900" w14:textId="77777777" w:rsidR="008B6C71" w:rsidRPr="00EA77BC" w:rsidRDefault="008B6C71" w:rsidP="001B3F39">
      <w:pPr>
        <w:pStyle w:val="Codeexample"/>
      </w:pPr>
      <w:r w:rsidRPr="00EA77BC">
        <w:t xml:space="preserve">     1   TRAZODONE 100MG TAB                N/F           </w:t>
      </w:r>
    </w:p>
    <w:p w14:paraId="60E6A901" w14:textId="77777777" w:rsidR="008B6C71" w:rsidRPr="00EA77BC" w:rsidRDefault="008B6C71" w:rsidP="001B3F39">
      <w:pPr>
        <w:pStyle w:val="Codeexample"/>
      </w:pPr>
      <w:r w:rsidRPr="00EA77BC">
        <w:t xml:space="preserve">     2   TRAZODONE 50MG TAB                        </w:t>
      </w:r>
    </w:p>
    <w:p w14:paraId="60E6A902" w14:textId="77777777" w:rsidR="008B6C71" w:rsidRPr="00EA77BC" w:rsidRDefault="008B6C71" w:rsidP="001B3F39">
      <w:pPr>
        <w:pStyle w:val="Codeexample"/>
      </w:pPr>
      <w:r w:rsidRPr="00EA77BC">
        <w:t xml:space="preserve">CHOOSE 1-2: 1  TRAZODONE 100MG TAB              N/F           </w:t>
      </w:r>
    </w:p>
    <w:p w14:paraId="60E6A903" w14:textId="77777777" w:rsidR="008B6C71" w:rsidRPr="00EA77BC" w:rsidRDefault="008B6C71" w:rsidP="001B3F39">
      <w:pPr>
        <w:pStyle w:val="Codeexample"/>
      </w:pPr>
    </w:p>
    <w:p w14:paraId="60E6A904" w14:textId="77777777" w:rsidR="008B6C71" w:rsidRPr="00EA77BC" w:rsidRDefault="008B6C71" w:rsidP="001B3F39">
      <w:pPr>
        <w:pStyle w:val="Codeexample"/>
      </w:pPr>
      <w:r w:rsidRPr="00EA77BC">
        <w:t>*******************************************************************************</w:t>
      </w:r>
    </w:p>
    <w:p w14:paraId="60E6A905" w14:textId="77777777" w:rsidR="008B6C71" w:rsidRPr="00EA77BC" w:rsidRDefault="008B6C71" w:rsidP="001B3F39">
      <w:pPr>
        <w:pStyle w:val="Codeexample"/>
      </w:pPr>
      <w:r w:rsidRPr="00EA77BC">
        <w:t xml:space="preserve">This entry is marked for the following PHARMACY packages: </w:t>
      </w:r>
    </w:p>
    <w:p w14:paraId="60E6A906" w14:textId="77777777" w:rsidR="008B6C71" w:rsidRPr="00EA77BC" w:rsidRDefault="008B6C71" w:rsidP="00CD4C83">
      <w:pPr>
        <w:pStyle w:val="Codeexample"/>
      </w:pPr>
      <w:r w:rsidRPr="00EA77BC">
        <w:t xml:space="preserve"> Outpatient</w:t>
      </w:r>
    </w:p>
    <w:p w14:paraId="60E6A907" w14:textId="77777777" w:rsidR="008B6C71" w:rsidRPr="00EA77BC" w:rsidRDefault="008B6C71" w:rsidP="00BA5F06">
      <w:pPr>
        <w:pStyle w:val="Codeexample"/>
      </w:pPr>
      <w:r w:rsidRPr="00EA77BC">
        <w:t xml:space="preserve"> Non-VA Med</w:t>
      </w:r>
    </w:p>
    <w:p w14:paraId="60E6A908" w14:textId="77777777" w:rsidR="008B6C71" w:rsidRPr="00EA77BC" w:rsidRDefault="008B6C71" w:rsidP="00BA5F06">
      <w:pPr>
        <w:pStyle w:val="Codeexample"/>
      </w:pPr>
      <w:r w:rsidRPr="00EA77BC">
        <w:t xml:space="preserve">GENERIC NAME: TRAZODONE 100MG TAB// </w:t>
      </w:r>
    </w:p>
    <w:p w14:paraId="60E6A909" w14:textId="77777777" w:rsidR="00352D84" w:rsidRDefault="008B6C71" w:rsidP="00BA5F06">
      <w:pPr>
        <w:pStyle w:val="Codeexample"/>
      </w:pPr>
      <w:r w:rsidRPr="00EA77BC">
        <w:t>VA CLASSIFICATION:</w:t>
      </w:r>
    </w:p>
    <w:p w14:paraId="60E6A90A" w14:textId="77777777" w:rsidR="008B6C71" w:rsidRDefault="00352D84" w:rsidP="00BA5F06">
      <w:pPr>
        <w:pStyle w:val="Codeexample"/>
      </w:pPr>
      <w:r>
        <w:t>DEA, SPECIAL HDLG: 6// ?</w:t>
      </w:r>
      <w:r w:rsidR="008B6C71" w:rsidRPr="00EA77BC">
        <w:t xml:space="preserve"> </w:t>
      </w:r>
    </w:p>
    <w:p w14:paraId="60E6A90B" w14:textId="77777777" w:rsidR="008B6C71" w:rsidRPr="00EA77BC" w:rsidRDefault="00352D84" w:rsidP="0012128D">
      <w:pPr>
        <w:pStyle w:val="Codeexample"/>
      </w:pPr>
      <w:r>
        <w:t xml:space="preserve">     </w:t>
      </w:r>
      <w:r w:rsidR="008B6C71" w:rsidRPr="00EA77BC">
        <w:t>ANSWER MUST BE 1-6 CHARACTERS IN LENGTH</w:t>
      </w:r>
    </w:p>
    <w:p w14:paraId="60E6A90C" w14:textId="77777777" w:rsidR="008B6C71" w:rsidRPr="00EA77BC" w:rsidRDefault="008B6C71" w:rsidP="0005137D">
      <w:pPr>
        <w:pStyle w:val="Codeexample"/>
      </w:pPr>
    </w:p>
    <w:p w14:paraId="60E6A90D" w14:textId="77777777" w:rsidR="008B6C71" w:rsidRPr="00EA77BC" w:rsidRDefault="008B6C71" w:rsidP="0005137D">
      <w:pPr>
        <w:pStyle w:val="Codeexample"/>
      </w:pPr>
      <w:r w:rsidRPr="00EA77BC">
        <w:t>THE SPECIAL HANDLING CODE IS A 2 TO 6 POSTION FIELD.  IF APPLICABLE,</w:t>
      </w:r>
    </w:p>
    <w:p w14:paraId="60E6A90E" w14:textId="77777777" w:rsidR="008B6C71" w:rsidRPr="00EA77BC" w:rsidRDefault="008B6C71" w:rsidP="00EB241E">
      <w:pPr>
        <w:pStyle w:val="Codeexample"/>
      </w:pPr>
      <w:r w:rsidRPr="00EA77BC">
        <w:t>A SCHEDULE CODE MUST APPEAR IN THE FIRST POSITION.  FOR EXAMPLE,</w:t>
      </w:r>
    </w:p>
    <w:p w14:paraId="60E6A90F" w14:textId="77777777" w:rsidR="008B6C71" w:rsidRPr="00EA77BC" w:rsidRDefault="008B6C71" w:rsidP="005C4F1E">
      <w:pPr>
        <w:pStyle w:val="Codeexample"/>
      </w:pPr>
      <w:r w:rsidRPr="00EA77BC">
        <w:t>A SCHEDULE 3 NARCOTIC WILL BE CODED '3A', A SCHEDULE 3 NON-NARCOTIC WILL BE</w:t>
      </w:r>
    </w:p>
    <w:p w14:paraId="60E6A910" w14:textId="77777777" w:rsidR="008B6C71" w:rsidRPr="00EA77BC" w:rsidRDefault="008B6C71" w:rsidP="000128D8">
      <w:pPr>
        <w:pStyle w:val="Codeexample"/>
      </w:pPr>
      <w:r w:rsidRPr="00EA77BC">
        <w:t>CODED '3C' AND A SCHEDULE 2 DEPRESSANT WILL BE CODED '2L'.</w:t>
      </w:r>
    </w:p>
    <w:p w14:paraId="60E6A911" w14:textId="77777777" w:rsidR="008B6C71" w:rsidRPr="00EA77BC" w:rsidRDefault="008B6C71" w:rsidP="000128D8">
      <w:pPr>
        <w:pStyle w:val="Codeexample"/>
      </w:pPr>
      <w:r w:rsidRPr="00EA77BC">
        <w:t>THE CODES ARE:</w:t>
      </w:r>
    </w:p>
    <w:p w14:paraId="60E6A912" w14:textId="77777777" w:rsidR="008B6C71" w:rsidRPr="00EA77BC" w:rsidRDefault="008B6C71" w:rsidP="00EA77BC">
      <w:pPr>
        <w:pStyle w:val="Codeexample"/>
      </w:pPr>
    </w:p>
    <w:p w14:paraId="60E6A913" w14:textId="77777777" w:rsidR="008B6C71" w:rsidRPr="00EA77BC" w:rsidRDefault="008B6C71" w:rsidP="00EA77BC">
      <w:pPr>
        <w:pStyle w:val="Codeexample"/>
      </w:pPr>
      <w:r w:rsidRPr="00EA77BC">
        <w:t>0          MANUFACTURED IN PHARMACY</w:t>
      </w:r>
    </w:p>
    <w:p w14:paraId="60E6A914" w14:textId="77777777" w:rsidR="008B6C71" w:rsidRPr="00EA77BC" w:rsidRDefault="008B6C71" w:rsidP="00EA77BC">
      <w:pPr>
        <w:pStyle w:val="Codeexample"/>
      </w:pPr>
      <w:r w:rsidRPr="00EA77BC">
        <w:t>1          SCHEDULE 1 ITEM</w:t>
      </w:r>
    </w:p>
    <w:p w14:paraId="60E6A915" w14:textId="77777777" w:rsidR="008B6C71" w:rsidRPr="00EA77BC" w:rsidRDefault="008B6C71" w:rsidP="00EA77BC">
      <w:pPr>
        <w:pStyle w:val="Codeexample"/>
      </w:pPr>
      <w:r w:rsidRPr="00EA77BC">
        <w:t>2          SCHEDULE 2 ITEM</w:t>
      </w:r>
    </w:p>
    <w:p w14:paraId="60E6A916" w14:textId="77777777" w:rsidR="008B6C71" w:rsidRPr="00EA77BC" w:rsidRDefault="008B6C71" w:rsidP="00EA77BC">
      <w:pPr>
        <w:pStyle w:val="Codeexample"/>
      </w:pPr>
      <w:r w:rsidRPr="00EA77BC">
        <w:t>3          SCHEDULE 3 ITEM</w:t>
      </w:r>
    </w:p>
    <w:p w14:paraId="60E6A917" w14:textId="77777777" w:rsidR="008B6C71" w:rsidRPr="00EA77BC" w:rsidRDefault="008B6C71" w:rsidP="00EA77BC">
      <w:pPr>
        <w:pStyle w:val="Codeexample"/>
      </w:pPr>
      <w:r w:rsidRPr="00EA77BC">
        <w:t>4          SCHEDULE 4 ITEM</w:t>
      </w:r>
    </w:p>
    <w:p w14:paraId="60E6A918" w14:textId="77777777" w:rsidR="008B6C71" w:rsidRPr="00EA77BC" w:rsidRDefault="008B6C71" w:rsidP="00EA77BC">
      <w:pPr>
        <w:pStyle w:val="Codeexample"/>
      </w:pPr>
      <w:r w:rsidRPr="00EA77BC">
        <w:t>5          SCHEDULE 5 ITEM</w:t>
      </w:r>
    </w:p>
    <w:p w14:paraId="60E6A919" w14:textId="77777777" w:rsidR="008B6C71" w:rsidRPr="00EA77BC" w:rsidRDefault="008B6C71" w:rsidP="00EA77BC">
      <w:pPr>
        <w:pStyle w:val="Codeexample"/>
      </w:pPr>
      <w:r w:rsidRPr="00EA77BC">
        <w:t>6          LEGEND ITEM</w:t>
      </w:r>
    </w:p>
    <w:p w14:paraId="60E6A91A" w14:textId="77777777" w:rsidR="008B6C71" w:rsidRPr="00EA77BC" w:rsidRDefault="008B6C71" w:rsidP="00EA77BC">
      <w:pPr>
        <w:pStyle w:val="Codeexample"/>
      </w:pPr>
      <w:r w:rsidRPr="00EA77BC">
        <w:t>9          OVER-THE-COUNTER</w:t>
      </w:r>
    </w:p>
    <w:p w14:paraId="60E6A91B" w14:textId="77777777" w:rsidR="008B6C71" w:rsidRPr="00EA77BC" w:rsidRDefault="008B6C71" w:rsidP="00EA77BC">
      <w:pPr>
        <w:pStyle w:val="Codeexample"/>
      </w:pPr>
      <w:r w:rsidRPr="00EA77BC">
        <w:t>L          DEPRESSANTS AND STIMULANTS</w:t>
      </w:r>
    </w:p>
    <w:p w14:paraId="60E6A91C" w14:textId="77777777" w:rsidR="008B6C71" w:rsidRPr="00EA77BC" w:rsidRDefault="008B6C71" w:rsidP="00EA77BC">
      <w:pPr>
        <w:pStyle w:val="Codeexample"/>
      </w:pPr>
      <w:r w:rsidRPr="00EA77BC">
        <w:t>A          NARCOTICS AND ALCOHOLS</w:t>
      </w:r>
    </w:p>
    <w:p w14:paraId="60E6A91D" w14:textId="77777777" w:rsidR="008B6C71" w:rsidRPr="00EA77BC" w:rsidRDefault="008B6C71" w:rsidP="00EA77BC">
      <w:pPr>
        <w:pStyle w:val="Codeexample"/>
      </w:pPr>
      <w:r w:rsidRPr="00EA77BC">
        <w:t>P          DATED DRUGS</w:t>
      </w:r>
    </w:p>
    <w:p w14:paraId="60E6A91E" w14:textId="77777777" w:rsidR="008B6C71" w:rsidRPr="00EA77BC" w:rsidRDefault="008B6C71" w:rsidP="00EA77BC">
      <w:pPr>
        <w:pStyle w:val="Codeexample"/>
      </w:pPr>
      <w:r w:rsidRPr="00EA77BC">
        <w:t>I          INVESTIGATIONAL DRUGS</w:t>
      </w:r>
    </w:p>
    <w:p w14:paraId="60E6A91F" w14:textId="77777777" w:rsidR="008B6C71" w:rsidRPr="00EA77BC" w:rsidRDefault="008B6C71" w:rsidP="00EA77BC">
      <w:pPr>
        <w:pStyle w:val="Codeexample"/>
      </w:pPr>
      <w:r w:rsidRPr="00EA77BC">
        <w:t>M          BULK COMPOUND ITEMS</w:t>
      </w:r>
    </w:p>
    <w:p w14:paraId="60E6A920" w14:textId="77777777" w:rsidR="008B6C71" w:rsidRPr="00EA77BC" w:rsidRDefault="008B6C71" w:rsidP="00EA77BC">
      <w:pPr>
        <w:pStyle w:val="Codeexample"/>
      </w:pPr>
      <w:r w:rsidRPr="00EA77BC">
        <w:t>C          CONTROLLED SUBSTANCES - NON NARCOTIC</w:t>
      </w:r>
    </w:p>
    <w:p w14:paraId="60E6A921" w14:textId="77777777" w:rsidR="008B6C71" w:rsidRPr="00EA77BC" w:rsidRDefault="008B6C71" w:rsidP="00EA77BC">
      <w:pPr>
        <w:pStyle w:val="Codeexample"/>
      </w:pPr>
      <w:r w:rsidRPr="00EA77BC">
        <w:t>R          RESTRICTED ITEMS</w:t>
      </w:r>
    </w:p>
    <w:p w14:paraId="60E6A922" w14:textId="77777777" w:rsidR="008B6C71" w:rsidRPr="00EA77BC" w:rsidRDefault="008B6C71" w:rsidP="00EA77BC">
      <w:pPr>
        <w:pStyle w:val="Codeexample"/>
      </w:pPr>
      <w:r w:rsidRPr="00EA77BC">
        <w:t>S          SUPPLY ITEMS</w:t>
      </w:r>
    </w:p>
    <w:p w14:paraId="60E6A923" w14:textId="77777777" w:rsidR="008B6C71" w:rsidRPr="00EA77BC" w:rsidRDefault="008B6C71" w:rsidP="00EA77BC">
      <w:pPr>
        <w:pStyle w:val="Codeexample"/>
      </w:pPr>
      <w:r w:rsidRPr="00EA77BC">
        <w:t>B          ALLOW REFILL (SCH. 3, 4, 5 ONLY)</w:t>
      </w:r>
    </w:p>
    <w:p w14:paraId="60E6A924" w14:textId="77777777" w:rsidR="008B6C71" w:rsidRPr="00EA77BC" w:rsidRDefault="008B6C71" w:rsidP="00EA77BC">
      <w:pPr>
        <w:pStyle w:val="Codeexample"/>
      </w:pPr>
      <w:r w:rsidRPr="00EA77BC">
        <w:t>W          NOT RENEWABLE</w:t>
      </w:r>
    </w:p>
    <w:p w14:paraId="60E6A925" w14:textId="77777777" w:rsidR="008B6C71" w:rsidRPr="00EA77BC" w:rsidRDefault="008B6C71" w:rsidP="00EA77BC">
      <w:pPr>
        <w:pStyle w:val="Codeexample"/>
      </w:pPr>
      <w:r w:rsidRPr="00EA77BC">
        <w:t>F          NON REFILLABLE</w:t>
      </w:r>
    </w:p>
    <w:p w14:paraId="60E6A926" w14:textId="77777777" w:rsidR="008B6C71" w:rsidRDefault="008B6C71" w:rsidP="00EA77BC">
      <w:pPr>
        <w:pStyle w:val="Codeexample"/>
      </w:pPr>
      <w:r w:rsidRPr="00EA77BC">
        <w:t>N          NUTRITIONAL SUPPLEMENT</w:t>
      </w:r>
    </w:p>
    <w:p w14:paraId="5D3D679E" w14:textId="77777777" w:rsidR="007D657D" w:rsidRDefault="007D657D" w:rsidP="007D657D">
      <w:pPr>
        <w:pStyle w:val="Codeexample"/>
      </w:pPr>
      <w:bookmarkStart w:id="1113" w:name="p34"/>
      <w:r>
        <w:t>K          NOT RENEWABLE (BY TELEPHONE)</w:t>
      </w:r>
    </w:p>
    <w:bookmarkEnd w:id="1113"/>
    <w:p w14:paraId="734BC14F" w14:textId="77777777" w:rsidR="007D657D" w:rsidRPr="00EA77BC" w:rsidRDefault="007D657D" w:rsidP="00EA77BC">
      <w:pPr>
        <w:pStyle w:val="Codeexample"/>
      </w:pPr>
    </w:p>
    <w:p w14:paraId="60E6A927" w14:textId="77777777" w:rsidR="008B6C71" w:rsidRPr="00EA77BC" w:rsidRDefault="00A81415" w:rsidP="002B454D">
      <w:pPr>
        <w:pStyle w:val="Codeexample"/>
        <w:rPr>
          <w:b/>
        </w:rPr>
      </w:pPr>
      <w:r w:rsidRPr="00EA77BC">
        <w:rPr>
          <w:b/>
        </w:rPr>
        <w:t xml:space="preserve">DEA, SPECIAL HDLG: </w:t>
      </w:r>
      <w:r w:rsidR="00DE0DFD">
        <w:rPr>
          <w:b/>
        </w:rPr>
        <w:t>9</w:t>
      </w:r>
      <w:r w:rsidR="008B6C71" w:rsidRPr="00EA77BC">
        <w:rPr>
          <w:b/>
        </w:rPr>
        <w:t>//</w:t>
      </w:r>
    </w:p>
    <w:p w14:paraId="60E6A928" w14:textId="77777777" w:rsidR="00767313" w:rsidRPr="00EA77BC" w:rsidRDefault="00767313" w:rsidP="00EA77BC"/>
    <w:p w14:paraId="60E6A929" w14:textId="77777777" w:rsidR="00595E65" w:rsidRPr="00EA77BC" w:rsidRDefault="00595E65" w:rsidP="00EA77BC">
      <w:pPr>
        <w:autoSpaceDE w:val="0"/>
        <w:autoSpaceDN w:val="0"/>
        <w:adjustRightInd w:val="0"/>
        <w:spacing w:after="120"/>
        <w:rPr>
          <w:b/>
        </w:rPr>
      </w:pPr>
      <w:bookmarkStart w:id="1114" w:name="p034"/>
      <w:bookmarkEnd w:id="1114"/>
      <w:r w:rsidRPr="00EA77BC">
        <w:rPr>
          <w:b/>
        </w:rPr>
        <w:t xml:space="preserve">DEA, SPECIAL HDLG field </w:t>
      </w:r>
      <w:r w:rsidR="00560341" w:rsidRPr="00EA77BC">
        <w:rPr>
          <w:b/>
        </w:rPr>
        <w:t xml:space="preserve">(#3) </w:t>
      </w:r>
      <w:r w:rsidRPr="00EA77BC">
        <w:rPr>
          <w:b/>
        </w:rPr>
        <w:t>effects on ePharmacy Billing:</w:t>
      </w:r>
    </w:p>
    <w:p w14:paraId="60E6A92A" w14:textId="77777777" w:rsidR="00595E65" w:rsidRPr="00EA77BC" w:rsidRDefault="001E72A5" w:rsidP="00663CE4">
      <w:pPr>
        <w:numPr>
          <w:ilvl w:val="0"/>
          <w:numId w:val="32"/>
        </w:numPr>
        <w:autoSpaceDE w:val="0"/>
        <w:autoSpaceDN w:val="0"/>
        <w:adjustRightInd w:val="0"/>
        <w:spacing w:after="120"/>
      </w:pPr>
      <w:r>
        <w:t xml:space="preserve">The </w:t>
      </w:r>
      <w:r w:rsidR="00595E65" w:rsidRPr="00EA77BC">
        <w:t xml:space="preserve">DEA, SPECIAL HDLG field </w:t>
      </w:r>
      <w:r w:rsidR="00560341" w:rsidRPr="00EA77BC">
        <w:rPr>
          <w:szCs w:val="22"/>
        </w:rPr>
        <w:t xml:space="preserve">(#3) </w:t>
      </w:r>
      <w:r>
        <w:rPr>
          <w:szCs w:val="22"/>
        </w:rPr>
        <w:t xml:space="preserve">does not affect Pharmacy Billing. </w:t>
      </w:r>
      <w:r w:rsidRPr="001E72A5">
        <w:rPr>
          <w:szCs w:val="22"/>
        </w:rPr>
        <w:t>Fields EPHARMACY BILLABLE (#84), EPHARMACY BILLABLE (TRICARE) (#85), EPHARMACY BILLABLE (CHAMPVA) (#86) determine billable status.</w:t>
      </w:r>
      <w:r>
        <w:rPr>
          <w:szCs w:val="22"/>
        </w:rPr>
        <w:t xml:space="preserve"> </w:t>
      </w:r>
      <w:r w:rsidR="00595E65" w:rsidRPr="00EA77BC">
        <w:t xml:space="preserve"> </w:t>
      </w:r>
    </w:p>
    <w:p w14:paraId="60E6A92B" w14:textId="77777777" w:rsidR="008B6C71" w:rsidRPr="00EA77BC" w:rsidRDefault="008B6C71" w:rsidP="00EA77BC">
      <w:pPr>
        <w:autoSpaceDE w:val="0"/>
        <w:autoSpaceDN w:val="0"/>
        <w:adjustRightInd w:val="0"/>
      </w:pPr>
    </w:p>
    <w:p w14:paraId="60E6A92C" w14:textId="77777777" w:rsidR="00595E65" w:rsidRPr="00EA77BC" w:rsidRDefault="00595E65" w:rsidP="00EA77BC">
      <w:pPr>
        <w:autoSpaceDE w:val="0"/>
        <w:autoSpaceDN w:val="0"/>
        <w:adjustRightInd w:val="0"/>
      </w:pPr>
      <w:r w:rsidRPr="00EA77BC">
        <w:t>Follow these guidelines to ensure proper electronic billing:</w:t>
      </w:r>
    </w:p>
    <w:p w14:paraId="776E5268" w14:textId="77777777" w:rsidR="0066536A" w:rsidRPr="00EA77BC" w:rsidRDefault="0066536A" w:rsidP="0066536A">
      <w:pPr>
        <w:numPr>
          <w:ilvl w:val="0"/>
          <w:numId w:val="32"/>
        </w:numPr>
        <w:autoSpaceDE w:val="0"/>
        <w:autoSpaceDN w:val="0"/>
        <w:adjustRightInd w:val="0"/>
        <w:spacing w:before="120"/>
      </w:pPr>
      <w:bookmarkStart w:id="1115" w:name="Page_34"/>
      <w:bookmarkEnd w:id="1115"/>
      <w:r w:rsidRPr="00EA77BC">
        <w:t>If an item is to be billed, then</w:t>
      </w:r>
      <w:r>
        <w:t xml:space="preserve"> answer </w:t>
      </w:r>
      <w:r w:rsidRPr="00EA52A9">
        <w:t>YES to field EPHARMACY BILLABLE (#84) in the DRUG file (#50)</w:t>
      </w:r>
      <w:r w:rsidRPr="00EA77BC">
        <w:t xml:space="preserve">. </w:t>
      </w:r>
    </w:p>
    <w:p w14:paraId="5E5C6261" w14:textId="77777777" w:rsidR="0066536A" w:rsidRDefault="0066536A" w:rsidP="0066536A">
      <w:pPr>
        <w:numPr>
          <w:ilvl w:val="0"/>
          <w:numId w:val="32"/>
        </w:numPr>
        <w:autoSpaceDE w:val="0"/>
        <w:autoSpaceDN w:val="0"/>
        <w:adjustRightInd w:val="0"/>
        <w:spacing w:before="120"/>
      </w:pPr>
      <w:r>
        <w:t xml:space="preserve">Sometimes </w:t>
      </w:r>
      <w:r w:rsidRPr="000946F3">
        <w:t>it may be necessary to make exceptions for electronic billing for drugs ordered for TRICARE or CHAMPVA eligible patients.  Fields EPHARMACY BILLABLE (TRICARE) (#85) and EPHARMACY BILLABLE (CHAMPVA) (#86) in the DRUG file (#50) will allow drugs to be marked as billable or non-billable for TRICARE or CHAMPVA, regardless of how the EPHARMACY BILLABLE (#84) field is answered.</w:t>
      </w:r>
    </w:p>
    <w:p w14:paraId="19371428" w14:textId="77777777" w:rsidR="0066536A" w:rsidRDefault="0066536A" w:rsidP="0066536A">
      <w:pPr>
        <w:numPr>
          <w:ilvl w:val="0"/>
          <w:numId w:val="32"/>
        </w:numPr>
        <w:autoSpaceDE w:val="0"/>
        <w:autoSpaceDN w:val="0"/>
        <w:adjustRightInd w:val="0"/>
        <w:spacing w:before="120"/>
      </w:pPr>
      <w:r>
        <w:t xml:space="preserve">Electronic billing for drugs ordered for TRICARE and CHAMPVA eligible patients will be determined by the EPHARMACY BILLABLE (#84) field when the fields EPHARMACY BILLABLE (TRICARE) (#85), </w:t>
      </w:r>
      <w:r w:rsidRPr="005E68E3">
        <w:t>EPHARMACY BILLABLE (</w:t>
      </w:r>
      <w:r>
        <w:t>CHAMPVA</w:t>
      </w:r>
      <w:r w:rsidRPr="005E68E3">
        <w:t>) (#8</w:t>
      </w:r>
      <w:r>
        <w:t>6</w:t>
      </w:r>
      <w:r w:rsidRPr="005E68E3">
        <w:t>)</w:t>
      </w:r>
      <w:r>
        <w:t xml:space="preserve"> are not answered.</w:t>
      </w:r>
    </w:p>
    <w:p w14:paraId="710D121A" w14:textId="77777777" w:rsidR="0066536A" w:rsidRDefault="0066536A" w:rsidP="0066536A">
      <w:pPr>
        <w:numPr>
          <w:ilvl w:val="0"/>
          <w:numId w:val="32"/>
        </w:numPr>
        <w:autoSpaceDE w:val="0"/>
        <w:autoSpaceDN w:val="0"/>
        <w:adjustRightInd w:val="0"/>
        <w:spacing w:before="120"/>
      </w:pPr>
      <w:r>
        <w:t>In the following example, the drug would be billable for a VETERAN, billable for TRICARE and non-billable for CHAMPVA:</w:t>
      </w:r>
    </w:p>
    <w:p w14:paraId="6F0B952F" w14:textId="77777777" w:rsidR="008F5094" w:rsidRDefault="008F5094" w:rsidP="008F5094">
      <w:pPr>
        <w:autoSpaceDE w:val="0"/>
        <w:autoSpaceDN w:val="0"/>
        <w:adjustRightInd w:val="0"/>
        <w:spacing w:before="120"/>
        <w:ind w:left="720"/>
      </w:pPr>
    </w:p>
    <w:p w14:paraId="60E6A931" w14:textId="77777777" w:rsidR="000946F3" w:rsidRPr="00FE42B6" w:rsidRDefault="000946F3" w:rsidP="000946F3">
      <w:pPr>
        <w:pStyle w:val="BodyText4"/>
        <w:shd w:val="clear" w:color="auto" w:fill="DDDDDD"/>
        <w:ind w:left="360"/>
        <w:rPr>
          <w:rFonts w:ascii="Courier New" w:hAnsi="Courier New" w:cs="Courier New"/>
          <w:sz w:val="18"/>
          <w:szCs w:val="18"/>
        </w:rPr>
      </w:pPr>
      <w:r>
        <w:rPr>
          <w:rFonts w:ascii="Courier New" w:hAnsi="Courier New" w:cs="Courier New"/>
          <w:sz w:val="18"/>
          <w:szCs w:val="18"/>
        </w:rPr>
        <w:t xml:space="preserve">  </w:t>
      </w:r>
      <w:r w:rsidRPr="00FE42B6">
        <w:rPr>
          <w:rFonts w:ascii="Courier New" w:hAnsi="Courier New" w:cs="Courier New"/>
          <w:sz w:val="18"/>
          <w:szCs w:val="18"/>
        </w:rPr>
        <w:t xml:space="preserve">ePharmacy Billable: YES// </w:t>
      </w:r>
    </w:p>
    <w:p w14:paraId="60E6A932"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(TRICARE): </w:t>
      </w:r>
    </w:p>
    <w:p w14:paraId="60E6A933"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(CHAMPVA): </w:t>
      </w:r>
      <w:r>
        <w:rPr>
          <w:rFonts w:ascii="Courier New" w:hAnsi="Courier New" w:cs="Courier New"/>
          <w:sz w:val="18"/>
          <w:szCs w:val="18"/>
        </w:rPr>
        <w:t>NO//</w:t>
      </w:r>
    </w:p>
    <w:p w14:paraId="005523FA" w14:textId="1CC22AE3" w:rsidR="0066536A" w:rsidRPr="00EA77BC" w:rsidRDefault="00C51868" w:rsidP="0066536A">
      <w:pPr>
        <w:autoSpaceDE w:val="0"/>
        <w:autoSpaceDN w:val="0"/>
        <w:adjustRightInd w:val="0"/>
        <w:spacing w:before="120" w:line="276" w:lineRule="auto"/>
      </w:pPr>
      <w:r w:rsidRPr="00EA77BC">
        <w:t>.</w:t>
      </w:r>
      <w:r w:rsidR="0076180B">
        <w:rPr>
          <w:noProof/>
          <w:position w:val="-4"/>
        </w:rPr>
        <w:drawing>
          <wp:inline distT="0" distB="0" distL="0" distR="0" wp14:anchorId="60E6DD33" wp14:editId="60E6DD34">
            <wp:extent cx="508000" cy="406400"/>
            <wp:effectExtent l="0" t="0" r="0" b="0"/>
            <wp:docPr id="10" name="Picture 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66536A" w:rsidRPr="0066536A">
        <w:t xml:space="preserve"> </w:t>
      </w:r>
      <w:r w:rsidR="0066536A" w:rsidRPr="00EA77BC">
        <w:t>.</w:t>
      </w:r>
      <w:r w:rsidR="0066536A" w:rsidRPr="00EA77BC">
        <w:rPr>
          <w:b/>
        </w:rPr>
        <w:t>Note:</w:t>
      </w:r>
      <w:r w:rsidR="0066536A" w:rsidRPr="00EA77BC">
        <w:t xml:space="preserve">  The NDF option, </w:t>
      </w:r>
      <w:r w:rsidR="0066536A" w:rsidRPr="00EA77BC">
        <w:rPr>
          <w:i/>
        </w:rPr>
        <w:t>Rematch/Match Single Drugs</w:t>
      </w:r>
      <w:r w:rsidR="0066536A" w:rsidRPr="00EA77BC">
        <w:t xml:space="preserve">, screens out those items with a DEA, SPECIAL HDLG code of “0”, “I”, or “M”. When sites receive NDF data updates that cause one of these items to be unmatched from NDF, they cannot use the </w:t>
      </w:r>
      <w:r w:rsidR="0066536A" w:rsidRPr="00EA77BC">
        <w:rPr>
          <w:i/>
        </w:rPr>
        <w:t>Rematch/Match Single Drugs</w:t>
      </w:r>
      <w:r w:rsidR="0066536A" w:rsidRPr="00EA77BC">
        <w:t xml:space="preserve"> option to rematch if they have added “0”, “I”, or “M” to drugs like Antiretrovirals, Disulfiram, Naltrexone, or Methadone for maintenance or detox. Sites can either:</w:t>
      </w:r>
    </w:p>
    <w:p w14:paraId="5D51F035" w14:textId="77777777" w:rsidR="0066536A" w:rsidRPr="00EA77BC" w:rsidRDefault="0066536A" w:rsidP="0066536A">
      <w:pPr>
        <w:numPr>
          <w:ilvl w:val="0"/>
          <w:numId w:val="33"/>
        </w:numPr>
        <w:tabs>
          <w:tab w:val="clear" w:pos="1080"/>
          <w:tab w:val="num" w:pos="1440"/>
        </w:tabs>
        <w:spacing w:before="80"/>
        <w:ind w:left="1440"/>
      </w:pPr>
      <w:r w:rsidRPr="00EA77BC">
        <w:t>Rematch to NDF using another option, or</w:t>
      </w:r>
    </w:p>
    <w:p w14:paraId="2B78F88C" w14:textId="77777777" w:rsidR="0066536A" w:rsidRPr="00EA77BC" w:rsidRDefault="0066536A" w:rsidP="0066536A">
      <w:pPr>
        <w:numPr>
          <w:ilvl w:val="0"/>
          <w:numId w:val="33"/>
        </w:numPr>
        <w:tabs>
          <w:tab w:val="clear" w:pos="1080"/>
          <w:tab w:val="num" w:pos="1440"/>
        </w:tabs>
        <w:spacing w:before="80"/>
        <w:ind w:left="1440"/>
      </w:pPr>
      <w:r w:rsidRPr="00EA77BC">
        <w:t xml:space="preserve">Remove the DEA, SPECIAL HDLG code, use the </w:t>
      </w:r>
      <w:r w:rsidRPr="00EA77BC">
        <w:rPr>
          <w:i/>
        </w:rPr>
        <w:t>Rematch/Match Single Drugs</w:t>
      </w:r>
      <w:r w:rsidRPr="00EA77BC">
        <w:t xml:space="preserve"> option, and then add the DEA, SPECIAL HDLG code back in.</w:t>
      </w:r>
    </w:p>
    <w:p w14:paraId="5AE3EC2C" w14:textId="77777777" w:rsidR="0066536A" w:rsidRPr="00EA77BC" w:rsidRDefault="0066536A" w:rsidP="0066536A">
      <w:pPr>
        <w:rPr>
          <w:b/>
        </w:rPr>
      </w:pPr>
    </w:p>
    <w:p w14:paraId="74E8419A" w14:textId="77777777" w:rsidR="0066536A" w:rsidRPr="00EA77BC" w:rsidRDefault="0066536A" w:rsidP="0066536A">
      <w:pPr>
        <w:tabs>
          <w:tab w:val="num" w:pos="720"/>
        </w:tabs>
        <w:spacing w:after="120"/>
      </w:pPr>
      <w:r w:rsidRPr="00EA77BC">
        <w:t>Patch PSS*1*90 adds a new multiple field to the DRUG file (#50) to store the latest National Drug Code (NDC) numbers that have been dispensed at window as well as by CMOP for a specific division. This way, when the next prescription is entered by the division for the same drug, the last used NDC is automatically retrieved from this new multiple, saved in the PRESCRIPTION file (#52), and sent to the third party payer through ECME. This field is populated automatically and does not require user input. Below is the multiple field and the fields under it:</w:t>
      </w:r>
    </w:p>
    <w:p w14:paraId="0D29A730" w14:textId="77777777" w:rsidR="0066536A" w:rsidRPr="00EA77BC" w:rsidRDefault="0066536A" w:rsidP="0066536A">
      <w:r w:rsidRPr="00EA77BC">
        <w:t xml:space="preserve">     </w:t>
      </w:r>
      <w:r w:rsidRPr="00EA77BC">
        <w:tab/>
        <w:t>32  NDC BY OUTPATIENT SITE</w:t>
      </w:r>
    </w:p>
    <w:p w14:paraId="11FF81D4" w14:textId="77777777" w:rsidR="0066536A" w:rsidRPr="00EA77BC" w:rsidRDefault="0066536A" w:rsidP="0066536A">
      <w:pPr>
        <w:tabs>
          <w:tab w:val="left" w:pos="1122"/>
        </w:tabs>
        <w:ind w:left="720"/>
      </w:pPr>
      <w:r w:rsidRPr="00EA77BC">
        <w:tab/>
        <w:t xml:space="preserve">.01 - OUTPATIENT SITE  </w:t>
      </w:r>
    </w:p>
    <w:p w14:paraId="12246DFF" w14:textId="77777777" w:rsidR="0066536A" w:rsidRPr="00EA77BC" w:rsidRDefault="0066536A" w:rsidP="0066536A">
      <w:pPr>
        <w:tabs>
          <w:tab w:val="left" w:pos="1122"/>
        </w:tabs>
        <w:ind w:left="720"/>
      </w:pPr>
      <w:r w:rsidRPr="00EA77BC">
        <w:tab/>
        <w:t xml:space="preserve">1    - LAST LOCAL NDC        </w:t>
      </w:r>
    </w:p>
    <w:p w14:paraId="60E6A93D" w14:textId="0D056EAE" w:rsidR="00D23034" w:rsidRDefault="0066536A" w:rsidP="0066536A">
      <w:pPr>
        <w:tabs>
          <w:tab w:val="left" w:pos="1122"/>
          <w:tab w:val="center" w:pos="4680"/>
        </w:tabs>
      </w:pPr>
      <w:r w:rsidRPr="00EA77BC">
        <w:t xml:space="preserve">           </w:t>
      </w:r>
      <w:r w:rsidRPr="00EA77BC">
        <w:tab/>
        <w:t>2    - LAST CMOP NDC</w:t>
      </w:r>
    </w:p>
    <w:p w14:paraId="2473C2D5" w14:textId="77777777" w:rsidR="0066536A" w:rsidRPr="00EA77BC" w:rsidRDefault="0066536A" w:rsidP="0066536A">
      <w:pPr>
        <w:tabs>
          <w:tab w:val="left" w:pos="1122"/>
          <w:tab w:val="center" w:pos="4680"/>
        </w:tabs>
      </w:pPr>
    </w:p>
    <w:p w14:paraId="60E6A93E" w14:textId="77777777" w:rsidR="00595E65" w:rsidRPr="00EA77BC" w:rsidRDefault="00595E65" w:rsidP="000C5921">
      <w:pPr>
        <w:tabs>
          <w:tab w:val="left" w:pos="1122"/>
        </w:tabs>
        <w:rPr>
          <w:b/>
        </w:rPr>
      </w:pPr>
      <w:r w:rsidRPr="00EA77BC">
        <w:rPr>
          <w:b/>
        </w:rPr>
        <w:t xml:space="preserve">DAW </w:t>
      </w:r>
      <w:bookmarkStart w:id="1116" w:name="p035"/>
      <w:bookmarkEnd w:id="1116"/>
      <w:r w:rsidRPr="00EA77BC">
        <w:rPr>
          <w:b/>
        </w:rPr>
        <w:t>CODE field effects on ePharmacy Billing:</w:t>
      </w:r>
    </w:p>
    <w:p w14:paraId="60E6A93F" w14:textId="77777777" w:rsidR="00595E65" w:rsidRPr="00EA77BC" w:rsidRDefault="00595E65" w:rsidP="001B3F39">
      <w:pPr>
        <w:rPr>
          <w:b/>
        </w:rPr>
      </w:pPr>
    </w:p>
    <w:p w14:paraId="60E6A940" w14:textId="77777777" w:rsidR="00595E65" w:rsidRPr="00EA77BC" w:rsidRDefault="00595E65" w:rsidP="001B3F39">
      <w:r w:rsidRPr="00EA77BC">
        <w:t xml:space="preserve">Patch PSS*1*90 adds a new DAW CODE field </w:t>
      </w:r>
      <w:r w:rsidR="00560341" w:rsidRPr="00EA77BC">
        <w:t xml:space="preserve">(#81) </w:t>
      </w:r>
      <w:r w:rsidRPr="00EA77BC">
        <w:t>to the DRUG file (#50). DAW stands for Dispense as Written, and refers to a set of ten NCPDP codes (0-9) that tells third party payers why a brand or generic product was selected to fill a prescription. See table below</w:t>
      </w:r>
      <w:r w:rsidR="00FC40B2" w:rsidRPr="00EA77BC">
        <w:t xml:space="preserve">. </w:t>
      </w:r>
    </w:p>
    <w:p w14:paraId="60E6A941" w14:textId="77777777" w:rsidR="00595E65" w:rsidRPr="00EA77BC" w:rsidRDefault="00595E65" w:rsidP="001B3F39"/>
    <w:tbl>
      <w:tblPr>
        <w:tblW w:w="0" w:type="auto"/>
        <w:tblLook w:val="04A0" w:firstRow="1" w:lastRow="0" w:firstColumn="1" w:lastColumn="0" w:noHBand="0" w:noVBand="1"/>
      </w:tblPr>
      <w:tblGrid>
        <w:gridCol w:w="1728"/>
        <w:gridCol w:w="7848"/>
      </w:tblGrid>
      <w:tr w:rsidR="00560341" w:rsidRPr="00EA77BC" w14:paraId="60E6A944" w14:textId="77777777" w:rsidTr="00246D9E">
        <w:trPr>
          <w:tblHeader/>
        </w:trPr>
        <w:tc>
          <w:tcPr>
            <w:tcW w:w="1728" w:type="dxa"/>
            <w:shd w:val="clear" w:color="auto" w:fill="auto"/>
          </w:tcPr>
          <w:p w14:paraId="60E6A942" w14:textId="77777777" w:rsidR="00560341" w:rsidRPr="00EA77BC" w:rsidRDefault="00560341" w:rsidP="001B3F39">
            <w:pPr>
              <w:keepNext/>
              <w:jc w:val="center"/>
              <w:rPr>
                <w:b/>
                <w:bCs/>
                <w:iCs/>
              </w:rPr>
            </w:pPr>
            <w:r w:rsidRPr="00EA77BC">
              <w:rPr>
                <w:b/>
                <w:bCs/>
                <w:iCs/>
                <w:u w:val="single"/>
              </w:rPr>
              <w:t>DAW Code</w:t>
            </w:r>
          </w:p>
        </w:tc>
        <w:tc>
          <w:tcPr>
            <w:tcW w:w="7848" w:type="dxa"/>
            <w:shd w:val="clear" w:color="auto" w:fill="auto"/>
          </w:tcPr>
          <w:p w14:paraId="60E6A943" w14:textId="77777777" w:rsidR="00560341" w:rsidRPr="00EA77BC" w:rsidRDefault="00560341" w:rsidP="001B3F39">
            <w:pPr>
              <w:keepNext/>
              <w:spacing w:after="40"/>
            </w:pPr>
            <w:r w:rsidRPr="00EA77BC">
              <w:rPr>
                <w:b/>
                <w:bCs/>
                <w:iCs/>
                <w:u w:val="single"/>
              </w:rPr>
              <w:t>DAW Description</w:t>
            </w:r>
          </w:p>
        </w:tc>
      </w:tr>
      <w:tr w:rsidR="00560341" w:rsidRPr="00EA77BC" w14:paraId="60E6A947" w14:textId="77777777" w:rsidTr="00246D9E">
        <w:tc>
          <w:tcPr>
            <w:tcW w:w="1728" w:type="dxa"/>
            <w:shd w:val="clear" w:color="auto" w:fill="auto"/>
          </w:tcPr>
          <w:p w14:paraId="60E6A945" w14:textId="77777777" w:rsidR="00560341" w:rsidRPr="00EA77BC" w:rsidRDefault="00560341" w:rsidP="00732461">
            <w:pPr>
              <w:keepNext/>
              <w:jc w:val="center"/>
              <w:rPr>
                <w:bCs/>
                <w:iCs/>
              </w:rPr>
            </w:pPr>
            <w:bookmarkStart w:id="1117" w:name="Page_35"/>
            <w:bookmarkEnd w:id="1117"/>
            <w:r w:rsidRPr="00EA77BC">
              <w:rPr>
                <w:bCs/>
                <w:iCs/>
              </w:rPr>
              <w:t>0</w:t>
            </w:r>
          </w:p>
        </w:tc>
        <w:tc>
          <w:tcPr>
            <w:tcW w:w="7848" w:type="dxa"/>
            <w:shd w:val="clear" w:color="auto" w:fill="auto"/>
          </w:tcPr>
          <w:p w14:paraId="60E6A946" w14:textId="77777777" w:rsidR="00560341" w:rsidRPr="00EA77BC" w:rsidRDefault="00560341" w:rsidP="00732461">
            <w:pPr>
              <w:keepNext/>
              <w:spacing w:after="40"/>
            </w:pPr>
            <w:r w:rsidRPr="00EA77BC">
              <w:rPr>
                <w:bCs/>
                <w:iCs/>
              </w:rPr>
              <w:t>No Product Selection Indicated</w:t>
            </w:r>
          </w:p>
        </w:tc>
      </w:tr>
      <w:tr w:rsidR="00560341" w:rsidRPr="00EA77BC" w14:paraId="60E6A94A" w14:textId="77777777" w:rsidTr="00246D9E">
        <w:tc>
          <w:tcPr>
            <w:tcW w:w="1728" w:type="dxa"/>
            <w:shd w:val="clear" w:color="auto" w:fill="auto"/>
          </w:tcPr>
          <w:p w14:paraId="60E6A948" w14:textId="77777777" w:rsidR="00560341" w:rsidRPr="00EA77BC" w:rsidRDefault="00560341" w:rsidP="00732461">
            <w:pPr>
              <w:jc w:val="center"/>
              <w:rPr>
                <w:bCs/>
                <w:iCs/>
              </w:rPr>
            </w:pPr>
            <w:r w:rsidRPr="00EA77BC">
              <w:rPr>
                <w:bCs/>
                <w:iCs/>
              </w:rPr>
              <w:t>1</w:t>
            </w:r>
          </w:p>
        </w:tc>
        <w:tc>
          <w:tcPr>
            <w:tcW w:w="7848" w:type="dxa"/>
            <w:shd w:val="clear" w:color="auto" w:fill="auto"/>
          </w:tcPr>
          <w:p w14:paraId="60E6A949" w14:textId="77777777" w:rsidR="00560341" w:rsidRPr="00EA77BC" w:rsidRDefault="00560341" w:rsidP="00732461">
            <w:pPr>
              <w:spacing w:after="40"/>
            </w:pPr>
            <w:r w:rsidRPr="00EA77BC">
              <w:rPr>
                <w:bCs/>
                <w:iCs/>
              </w:rPr>
              <w:t>Substitution Not Allowed by Prescriber</w:t>
            </w:r>
          </w:p>
        </w:tc>
      </w:tr>
      <w:tr w:rsidR="00560341" w:rsidRPr="00EA77BC" w14:paraId="60E6A94D" w14:textId="77777777" w:rsidTr="00246D9E">
        <w:tc>
          <w:tcPr>
            <w:tcW w:w="1728" w:type="dxa"/>
            <w:shd w:val="clear" w:color="auto" w:fill="auto"/>
          </w:tcPr>
          <w:p w14:paraId="60E6A94B" w14:textId="77777777" w:rsidR="00560341" w:rsidRPr="00EA77BC" w:rsidRDefault="00560341" w:rsidP="00732461">
            <w:pPr>
              <w:jc w:val="center"/>
              <w:rPr>
                <w:bCs/>
                <w:iCs/>
              </w:rPr>
            </w:pPr>
            <w:r w:rsidRPr="00EA77BC">
              <w:rPr>
                <w:bCs/>
                <w:iCs/>
              </w:rPr>
              <w:t>2</w:t>
            </w:r>
          </w:p>
        </w:tc>
        <w:tc>
          <w:tcPr>
            <w:tcW w:w="7848" w:type="dxa"/>
            <w:shd w:val="clear" w:color="auto" w:fill="auto"/>
          </w:tcPr>
          <w:p w14:paraId="60E6A94C" w14:textId="77777777" w:rsidR="00560341" w:rsidRPr="00EA77BC" w:rsidRDefault="00560341" w:rsidP="00732461">
            <w:pPr>
              <w:spacing w:after="40"/>
            </w:pPr>
            <w:r w:rsidRPr="00EA77BC">
              <w:rPr>
                <w:bCs/>
                <w:iCs/>
              </w:rPr>
              <w:t>Substitution Allowed-Patient Requested Product Dispensed</w:t>
            </w:r>
          </w:p>
        </w:tc>
      </w:tr>
      <w:tr w:rsidR="00560341" w:rsidRPr="00EA77BC" w14:paraId="60E6A950" w14:textId="77777777" w:rsidTr="00246D9E">
        <w:tc>
          <w:tcPr>
            <w:tcW w:w="1728" w:type="dxa"/>
            <w:shd w:val="clear" w:color="auto" w:fill="auto"/>
          </w:tcPr>
          <w:p w14:paraId="60E6A94E" w14:textId="77777777" w:rsidR="00560341" w:rsidRPr="00EA77BC" w:rsidRDefault="00560341" w:rsidP="00732461">
            <w:pPr>
              <w:jc w:val="center"/>
              <w:rPr>
                <w:bCs/>
                <w:iCs/>
              </w:rPr>
            </w:pPr>
            <w:r w:rsidRPr="00EA77BC">
              <w:rPr>
                <w:bCs/>
                <w:iCs/>
              </w:rPr>
              <w:t>3</w:t>
            </w:r>
          </w:p>
        </w:tc>
        <w:tc>
          <w:tcPr>
            <w:tcW w:w="7848" w:type="dxa"/>
            <w:shd w:val="clear" w:color="auto" w:fill="auto"/>
          </w:tcPr>
          <w:p w14:paraId="60E6A94F" w14:textId="77777777" w:rsidR="00560341" w:rsidRPr="00EA77BC" w:rsidRDefault="00560341" w:rsidP="00732461">
            <w:pPr>
              <w:spacing w:after="40"/>
            </w:pPr>
            <w:r w:rsidRPr="00EA77BC">
              <w:rPr>
                <w:bCs/>
                <w:iCs/>
              </w:rPr>
              <w:t>Substitution Allowed-Pharmacist Selected Product Dispensed</w:t>
            </w:r>
          </w:p>
        </w:tc>
      </w:tr>
      <w:tr w:rsidR="00560341" w:rsidRPr="00EA77BC" w14:paraId="60E6A953" w14:textId="77777777" w:rsidTr="00246D9E">
        <w:tc>
          <w:tcPr>
            <w:tcW w:w="1728" w:type="dxa"/>
            <w:shd w:val="clear" w:color="auto" w:fill="auto"/>
          </w:tcPr>
          <w:p w14:paraId="60E6A951" w14:textId="77777777" w:rsidR="00560341" w:rsidRPr="00EA77BC" w:rsidRDefault="00560341" w:rsidP="00732461">
            <w:pPr>
              <w:jc w:val="center"/>
              <w:rPr>
                <w:bCs/>
                <w:iCs/>
              </w:rPr>
            </w:pPr>
            <w:r w:rsidRPr="00EA77BC">
              <w:rPr>
                <w:bCs/>
                <w:iCs/>
              </w:rPr>
              <w:t>4</w:t>
            </w:r>
          </w:p>
        </w:tc>
        <w:tc>
          <w:tcPr>
            <w:tcW w:w="7848" w:type="dxa"/>
            <w:shd w:val="clear" w:color="auto" w:fill="auto"/>
          </w:tcPr>
          <w:p w14:paraId="60E6A952" w14:textId="77777777" w:rsidR="00560341" w:rsidRPr="00EA77BC" w:rsidRDefault="00560341" w:rsidP="00732461">
            <w:pPr>
              <w:spacing w:after="40"/>
            </w:pPr>
            <w:r w:rsidRPr="00EA77BC">
              <w:rPr>
                <w:bCs/>
                <w:iCs/>
              </w:rPr>
              <w:t>Substitution Allowed-Generic Drug Not in Stock</w:t>
            </w:r>
          </w:p>
        </w:tc>
      </w:tr>
      <w:tr w:rsidR="00560341" w:rsidRPr="00EA77BC" w14:paraId="60E6A956" w14:textId="77777777" w:rsidTr="00246D9E">
        <w:tc>
          <w:tcPr>
            <w:tcW w:w="1728" w:type="dxa"/>
            <w:shd w:val="clear" w:color="auto" w:fill="auto"/>
          </w:tcPr>
          <w:p w14:paraId="60E6A954" w14:textId="77777777" w:rsidR="00560341" w:rsidRPr="00EA77BC" w:rsidRDefault="00560341" w:rsidP="00732461">
            <w:pPr>
              <w:jc w:val="center"/>
              <w:rPr>
                <w:bCs/>
                <w:iCs/>
              </w:rPr>
            </w:pPr>
            <w:r w:rsidRPr="00EA77BC">
              <w:rPr>
                <w:bCs/>
                <w:iCs/>
              </w:rPr>
              <w:t>5</w:t>
            </w:r>
          </w:p>
        </w:tc>
        <w:tc>
          <w:tcPr>
            <w:tcW w:w="7848" w:type="dxa"/>
            <w:shd w:val="clear" w:color="auto" w:fill="auto"/>
          </w:tcPr>
          <w:p w14:paraId="60E6A955" w14:textId="77777777" w:rsidR="00560341" w:rsidRPr="00EA77BC" w:rsidRDefault="00560341" w:rsidP="00732461">
            <w:pPr>
              <w:spacing w:after="40"/>
            </w:pPr>
            <w:r w:rsidRPr="00EA77BC">
              <w:rPr>
                <w:bCs/>
                <w:iCs/>
              </w:rPr>
              <w:t>Substitution Allowed-Brand Drug Dispensed as a Generic</w:t>
            </w:r>
          </w:p>
        </w:tc>
      </w:tr>
      <w:tr w:rsidR="00560341" w:rsidRPr="00EA77BC" w14:paraId="60E6A959" w14:textId="77777777" w:rsidTr="00246D9E">
        <w:tc>
          <w:tcPr>
            <w:tcW w:w="1728" w:type="dxa"/>
            <w:shd w:val="clear" w:color="auto" w:fill="auto"/>
          </w:tcPr>
          <w:p w14:paraId="60E6A957" w14:textId="77777777" w:rsidR="00560341" w:rsidRPr="00EA77BC" w:rsidRDefault="00560341" w:rsidP="00732461">
            <w:pPr>
              <w:jc w:val="center"/>
              <w:rPr>
                <w:bCs/>
                <w:iCs/>
              </w:rPr>
            </w:pPr>
            <w:r w:rsidRPr="00EA77BC">
              <w:rPr>
                <w:bCs/>
                <w:iCs/>
              </w:rPr>
              <w:t>6</w:t>
            </w:r>
          </w:p>
        </w:tc>
        <w:tc>
          <w:tcPr>
            <w:tcW w:w="7848" w:type="dxa"/>
            <w:shd w:val="clear" w:color="auto" w:fill="auto"/>
          </w:tcPr>
          <w:p w14:paraId="60E6A958" w14:textId="77777777" w:rsidR="00560341" w:rsidRPr="00EA77BC" w:rsidRDefault="00560341" w:rsidP="00732461">
            <w:pPr>
              <w:spacing w:after="40"/>
            </w:pPr>
            <w:r w:rsidRPr="00EA77BC">
              <w:rPr>
                <w:bCs/>
                <w:iCs/>
              </w:rPr>
              <w:t>Override</w:t>
            </w:r>
          </w:p>
        </w:tc>
      </w:tr>
      <w:tr w:rsidR="00560341" w:rsidRPr="00EA77BC" w14:paraId="60E6A95C" w14:textId="77777777" w:rsidTr="00246D9E">
        <w:tc>
          <w:tcPr>
            <w:tcW w:w="1728" w:type="dxa"/>
            <w:shd w:val="clear" w:color="auto" w:fill="auto"/>
          </w:tcPr>
          <w:p w14:paraId="60E6A95A" w14:textId="77777777" w:rsidR="00560341" w:rsidRPr="00EA77BC" w:rsidRDefault="00560341" w:rsidP="00732461">
            <w:pPr>
              <w:jc w:val="center"/>
              <w:rPr>
                <w:bCs/>
                <w:iCs/>
              </w:rPr>
            </w:pPr>
            <w:r w:rsidRPr="00EA77BC">
              <w:rPr>
                <w:bCs/>
                <w:iCs/>
              </w:rPr>
              <w:t>7</w:t>
            </w:r>
          </w:p>
        </w:tc>
        <w:tc>
          <w:tcPr>
            <w:tcW w:w="7848" w:type="dxa"/>
            <w:shd w:val="clear" w:color="auto" w:fill="auto"/>
          </w:tcPr>
          <w:p w14:paraId="60E6A95B" w14:textId="77777777" w:rsidR="00560341" w:rsidRPr="00EA77BC" w:rsidRDefault="00560341" w:rsidP="00732461">
            <w:pPr>
              <w:spacing w:after="40"/>
            </w:pPr>
            <w:r w:rsidRPr="00EA77BC">
              <w:rPr>
                <w:bCs/>
                <w:iCs/>
              </w:rPr>
              <w:t>Substitution Not Allowed-Brand Drug Mandated by Law</w:t>
            </w:r>
          </w:p>
        </w:tc>
      </w:tr>
      <w:tr w:rsidR="00560341" w:rsidRPr="00EA77BC" w14:paraId="60E6A95F" w14:textId="77777777" w:rsidTr="00246D9E">
        <w:tc>
          <w:tcPr>
            <w:tcW w:w="1728" w:type="dxa"/>
            <w:shd w:val="clear" w:color="auto" w:fill="auto"/>
          </w:tcPr>
          <w:p w14:paraId="60E6A95D" w14:textId="77777777" w:rsidR="00560341" w:rsidRPr="00EA77BC" w:rsidRDefault="00560341" w:rsidP="00732461">
            <w:pPr>
              <w:jc w:val="center"/>
              <w:rPr>
                <w:bCs/>
                <w:iCs/>
              </w:rPr>
            </w:pPr>
            <w:r w:rsidRPr="00EA77BC">
              <w:rPr>
                <w:bCs/>
                <w:iCs/>
              </w:rPr>
              <w:t>8</w:t>
            </w:r>
          </w:p>
        </w:tc>
        <w:tc>
          <w:tcPr>
            <w:tcW w:w="7848" w:type="dxa"/>
            <w:shd w:val="clear" w:color="auto" w:fill="auto"/>
          </w:tcPr>
          <w:p w14:paraId="60E6A95E" w14:textId="77777777" w:rsidR="00560341" w:rsidRPr="00EA77BC" w:rsidRDefault="00560341" w:rsidP="00732461">
            <w:pPr>
              <w:spacing w:after="40"/>
            </w:pPr>
            <w:r w:rsidRPr="00EA77BC">
              <w:rPr>
                <w:bCs/>
                <w:iCs/>
              </w:rPr>
              <w:t>Substitution Allowed-Generic Drug Not Available in Marketplace</w:t>
            </w:r>
          </w:p>
        </w:tc>
      </w:tr>
      <w:tr w:rsidR="00560341" w:rsidRPr="00EA77BC" w14:paraId="60E6A962" w14:textId="77777777" w:rsidTr="00246D9E">
        <w:tc>
          <w:tcPr>
            <w:tcW w:w="1728" w:type="dxa"/>
            <w:shd w:val="clear" w:color="auto" w:fill="auto"/>
          </w:tcPr>
          <w:p w14:paraId="60E6A960" w14:textId="77777777" w:rsidR="00560341" w:rsidRPr="00EA77BC" w:rsidRDefault="00560341" w:rsidP="00732461">
            <w:pPr>
              <w:jc w:val="center"/>
              <w:rPr>
                <w:bCs/>
                <w:iCs/>
              </w:rPr>
            </w:pPr>
            <w:r w:rsidRPr="00EA77BC">
              <w:rPr>
                <w:bCs/>
                <w:iCs/>
              </w:rPr>
              <w:t>9</w:t>
            </w:r>
          </w:p>
        </w:tc>
        <w:tc>
          <w:tcPr>
            <w:tcW w:w="7848" w:type="dxa"/>
            <w:shd w:val="clear" w:color="auto" w:fill="auto"/>
          </w:tcPr>
          <w:p w14:paraId="60E6A961" w14:textId="77777777" w:rsidR="00560341" w:rsidRPr="00EA77BC" w:rsidRDefault="00560341" w:rsidP="00732461">
            <w:pPr>
              <w:spacing w:after="40"/>
              <w:rPr>
                <w:bCs/>
                <w:iCs/>
              </w:rPr>
            </w:pPr>
            <w:r w:rsidRPr="00EA77BC">
              <w:rPr>
                <w:bCs/>
                <w:iCs/>
              </w:rPr>
              <w:t>Other</w:t>
            </w:r>
          </w:p>
        </w:tc>
      </w:tr>
    </w:tbl>
    <w:p w14:paraId="60E6A963" w14:textId="77777777" w:rsidR="00595E65" w:rsidRPr="00EA77BC" w:rsidRDefault="00595E65" w:rsidP="00732461"/>
    <w:p w14:paraId="60E6A964" w14:textId="77777777" w:rsidR="00595E65" w:rsidRPr="00EA77BC" w:rsidRDefault="00595E65" w:rsidP="00732461">
      <w:r w:rsidRPr="00EA77BC">
        <w:t xml:space="preserve">Since the VA primarily uses generic products, this has not been a major issue to date. The DAW CODE field </w:t>
      </w:r>
      <w:r w:rsidR="00E81C99" w:rsidRPr="00EA77BC">
        <w:t xml:space="preserve">(#81) </w:t>
      </w:r>
      <w:r w:rsidRPr="00EA77BC">
        <w:t>default is 0, which means the physician did not specify whether to dispense a generic or brand name product. We anticipate getting some rejections from third parties for cases where we still dispense branded products, even though a generic is available in the marketplace. Our use of Coumadin</w:t>
      </w:r>
      <w:r w:rsidRPr="00EA77BC">
        <w:rPr>
          <w:vertAlign w:val="superscript"/>
        </w:rPr>
        <w:t>®</w:t>
      </w:r>
      <w:r w:rsidRPr="00EA77BC">
        <w:t xml:space="preserve"> instead of generic Warfarin is one example.</w:t>
      </w:r>
    </w:p>
    <w:p w14:paraId="60E6A965" w14:textId="77777777" w:rsidR="00595E65" w:rsidRPr="00EA77BC" w:rsidRDefault="00595E65" w:rsidP="00732461"/>
    <w:p w14:paraId="60E6A966" w14:textId="77777777" w:rsidR="00595E65" w:rsidRPr="00EA77BC" w:rsidRDefault="00595E65" w:rsidP="000C5921">
      <w:r w:rsidRPr="00EA77BC">
        <w:t>DAW codes are typically set for individual prescriptions, but can be set at the DRUG file (#50) level as well. An example scenario of each is given below.</w:t>
      </w:r>
    </w:p>
    <w:p w14:paraId="60E6A967" w14:textId="77777777" w:rsidR="00595E65" w:rsidRPr="00EA77BC" w:rsidRDefault="00595E65" w:rsidP="000C5921"/>
    <w:p w14:paraId="60E6A968" w14:textId="77777777" w:rsidR="00595E65" w:rsidRPr="00EA77BC" w:rsidRDefault="00595E65" w:rsidP="000C5921">
      <w:pPr>
        <w:pStyle w:val="Example"/>
      </w:pPr>
      <w:r w:rsidRPr="00EA77BC">
        <w:t>Example: Setting the DAW CODE at the Prescription Level</w:t>
      </w:r>
    </w:p>
    <w:p w14:paraId="60E6A969" w14:textId="77777777" w:rsidR="00595E65" w:rsidRPr="00EA77BC" w:rsidRDefault="00595E65" w:rsidP="000C5921">
      <w:r w:rsidRPr="00EA77BC">
        <w:t>If you are informed that a prescription for Coumadin</w:t>
      </w:r>
      <w:r w:rsidRPr="00EA77BC">
        <w:rPr>
          <w:vertAlign w:val="superscript"/>
        </w:rPr>
        <w:t>®</w:t>
      </w:r>
      <w:r w:rsidRPr="00EA77BC">
        <w:t xml:space="preserve"> was rejected for DAW reasons, you might try changing the DAW CODE of the prescription and resubmitting. The change can be made through the </w:t>
      </w:r>
      <w:r w:rsidRPr="00EA77BC">
        <w:rPr>
          <w:i/>
        </w:rPr>
        <w:t>Patient Prescription Processing</w:t>
      </w:r>
      <w:r w:rsidRPr="00EA77BC">
        <w:t xml:space="preserve"> option or the </w:t>
      </w:r>
      <w:r w:rsidRPr="00EA77BC">
        <w:rPr>
          <w:i/>
        </w:rPr>
        <w:t xml:space="preserve">Edit Prescriptions </w:t>
      </w:r>
      <w:r w:rsidRPr="00EA77BC">
        <w:t>option in Outpatient Pharmacy V. 7.0. The DAW CODE will display for ePharmacy prescriptions. For original fills, this information can be edited by selecting screen field 21. For refills, the user must select screen field 20 (Refill Data), then select the refill number to be edited;</w:t>
      </w:r>
      <w:r w:rsidR="00E81C99" w:rsidRPr="00EA77BC">
        <w:t xml:space="preserve"> </w:t>
      </w:r>
      <w:r w:rsidRPr="00EA77BC">
        <w:t>the “DAW CODE:” prompt displays after the “DIVISION:” prompt. In the case of the Coumadin</w:t>
      </w:r>
      <w:r w:rsidRPr="00EA77BC">
        <w:rPr>
          <w:vertAlign w:val="superscript"/>
        </w:rPr>
        <w:t>®</w:t>
      </w:r>
      <w:r w:rsidRPr="00EA77BC">
        <w:t xml:space="preserve"> reject, you may try changing the field to a 5 or a 1, then resubmitting to see if the claim gets processed. Both 5 and 1 are appropriate choices for the VA setting. Whether or not a claim will get rejected for these reasons and which code to use will vary from third party to third party. We are using brand name products, but are not charging for brand name products. The most common DAW codes are explained as follows:</w:t>
      </w:r>
    </w:p>
    <w:p w14:paraId="60E6A96A" w14:textId="77777777" w:rsidR="00595E65" w:rsidRPr="00EA77BC" w:rsidRDefault="00595E65" w:rsidP="000C5921">
      <w:pPr>
        <w:spacing w:before="120"/>
        <w:ind w:left="810" w:hanging="446"/>
      </w:pPr>
      <w:r w:rsidRPr="00EA77BC">
        <w:t>#1:  Physician stipulates that a particular brand be used.</w:t>
      </w:r>
    </w:p>
    <w:p w14:paraId="60E6A96B" w14:textId="77777777" w:rsidR="00595E65" w:rsidRPr="00EA77BC" w:rsidRDefault="00595E65" w:rsidP="001B3F39">
      <w:pPr>
        <w:spacing w:before="120"/>
        <w:ind w:left="810" w:hanging="446"/>
      </w:pPr>
      <w:r w:rsidRPr="00EA77BC">
        <w:t>#5:  A brand name product is dispensed even though a generic product exists. Patient will be charged at the generic price.</w:t>
      </w:r>
    </w:p>
    <w:p w14:paraId="60E6A96C" w14:textId="77777777" w:rsidR="00595E65" w:rsidRPr="00EA77BC" w:rsidRDefault="00595E65" w:rsidP="001B3F39"/>
    <w:p w14:paraId="60E6A96D" w14:textId="77777777" w:rsidR="00595E65" w:rsidRPr="00EA77BC" w:rsidRDefault="00595E65" w:rsidP="001B3F39">
      <w:pPr>
        <w:pStyle w:val="Example"/>
      </w:pPr>
      <w:bookmarkStart w:id="1118" w:name="p036"/>
      <w:bookmarkEnd w:id="1118"/>
      <w:r w:rsidRPr="00EA77BC">
        <w:t>Example: Setting the DAW CODE at the Drug File Level</w:t>
      </w:r>
    </w:p>
    <w:p w14:paraId="60E6A96E" w14:textId="77777777" w:rsidR="00595E65" w:rsidRPr="00EA77BC" w:rsidRDefault="00595E65" w:rsidP="001B3F39">
      <w:r w:rsidRPr="00EA77BC">
        <w:t>If you are told that almost every prescription for Coumadin</w:t>
      </w:r>
      <w:r w:rsidRPr="00EA77BC">
        <w:rPr>
          <w:vertAlign w:val="superscript"/>
        </w:rPr>
        <w:t>®</w:t>
      </w:r>
      <w:r w:rsidRPr="00EA77BC">
        <w:t xml:space="preserve"> is being rejected, you may choose to make the change at the DRUG file (#50) level. Editing the DAW Code field </w:t>
      </w:r>
      <w:r w:rsidR="00E81C99" w:rsidRPr="00EA77BC">
        <w:t xml:space="preserve">(#81) </w:t>
      </w:r>
      <w:r w:rsidRPr="00EA77BC">
        <w:t>in the DRUG file (#50) for the Coumadin</w:t>
      </w:r>
      <w:r w:rsidRPr="00EA77BC">
        <w:rPr>
          <w:vertAlign w:val="superscript"/>
        </w:rPr>
        <w:t>®</w:t>
      </w:r>
      <w:r w:rsidRPr="00EA77BC">
        <w:t xml:space="preserve"> entry will make a global change, such that each ePharmacy prescription filled for that product will use the DAW code you specify. </w:t>
      </w:r>
    </w:p>
    <w:p w14:paraId="60E6A96F" w14:textId="77777777" w:rsidR="00E81C99" w:rsidRPr="00EA77BC" w:rsidRDefault="00E81C99" w:rsidP="001B3F39"/>
    <w:p w14:paraId="60E6A970" w14:textId="77777777" w:rsidR="00595E65" w:rsidRPr="00EA77BC" w:rsidRDefault="0076180B" w:rsidP="00EA77BC">
      <w:r>
        <w:rPr>
          <w:noProof/>
          <w:position w:val="-4"/>
        </w:rPr>
        <w:drawing>
          <wp:inline distT="0" distB="0" distL="0" distR="0" wp14:anchorId="60E6DD35" wp14:editId="60E6DD36">
            <wp:extent cx="469900" cy="355600"/>
            <wp:effectExtent l="0" t="0" r="0" b="0"/>
            <wp:docPr id="11"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r w:rsidR="00595E65" w:rsidRPr="00EA77BC">
        <w:rPr>
          <w:b/>
        </w:rPr>
        <w:t>Note:</w:t>
      </w:r>
      <w:r w:rsidR="00595E65" w:rsidRPr="00EA77BC">
        <w:t xml:space="preserve"> Ask your Pharmacy ADPAC to make the change at the DRUG file (#50) level.</w:t>
      </w:r>
    </w:p>
    <w:p w14:paraId="60E6A971" w14:textId="77777777" w:rsidR="00E81C99" w:rsidRPr="00EA77BC" w:rsidRDefault="00E81C99" w:rsidP="00EA77BC">
      <w:pPr>
        <w:autoSpaceDE w:val="0"/>
        <w:autoSpaceDN w:val="0"/>
        <w:adjustRightInd w:val="0"/>
        <w:ind w:right="-173"/>
      </w:pPr>
    </w:p>
    <w:p w14:paraId="60E6A972" w14:textId="77777777" w:rsidR="00595E65" w:rsidRPr="00EA77BC" w:rsidRDefault="00595E65" w:rsidP="00EA77BC">
      <w:pPr>
        <w:autoSpaceDE w:val="0"/>
        <w:autoSpaceDN w:val="0"/>
        <w:adjustRightInd w:val="0"/>
        <w:ind w:right="-173"/>
      </w:pPr>
      <w:r w:rsidRPr="00EA77BC">
        <w:t xml:space="preserve">When using the </w:t>
      </w:r>
      <w:r w:rsidRPr="00EA77BC">
        <w:rPr>
          <w:i/>
          <w:iCs/>
        </w:rPr>
        <w:t>Drug Enter/Edit</w:t>
      </w:r>
      <w:r w:rsidRPr="00EA77BC">
        <w:t xml:space="preserve"> </w:t>
      </w:r>
      <w:r w:rsidR="00E81C99" w:rsidRPr="00EA77BC">
        <w:t xml:space="preserve">[PSS DRUG ENTER/EDIT] </w:t>
      </w:r>
      <w:r w:rsidRPr="00EA77BC">
        <w:t>option, a warning message is displayed if a discrepancy is found between the CS FEDERAL SCHEDULE field (#19) of the VA PRODUCT file (#50.68) and the DEA, SPECIAL HDLG field (#3) of the DRUG file (#50)</w:t>
      </w:r>
      <w:r w:rsidR="00FC40B2" w:rsidRPr="00EA77BC">
        <w:t xml:space="preserve">. </w:t>
      </w:r>
      <w:r w:rsidRPr="00EA77BC">
        <w:t>The warning message says, "The CS Federal Schedule associated with this drug in the VA Product file represents a DEA, Special Handling code of XX", where XX is the DEA, SPECIAL HDLG code mapped to corresponding CS FEDERAL SCHEDULE code defined as follows (schedule I, IV and V are identical):</w:t>
      </w:r>
    </w:p>
    <w:p w14:paraId="60E6A973" w14:textId="77777777" w:rsidR="00170CBA" w:rsidRPr="00EA77BC" w:rsidRDefault="00170CBA" w:rsidP="00EA77BC">
      <w:pPr>
        <w:autoSpaceDE w:val="0"/>
        <w:autoSpaceDN w:val="0"/>
        <w:adjustRightInd w:val="0"/>
        <w:ind w:right="-173"/>
      </w:pPr>
    </w:p>
    <w:tbl>
      <w:tblPr>
        <w:tblW w:w="0" w:type="auto"/>
        <w:jc w:val="center"/>
        <w:tblLook w:val="04A0" w:firstRow="1" w:lastRow="0" w:firstColumn="1" w:lastColumn="0" w:noHBand="0" w:noVBand="1"/>
      </w:tblPr>
      <w:tblGrid>
        <w:gridCol w:w="3069"/>
        <w:gridCol w:w="3060"/>
        <w:gridCol w:w="2610"/>
      </w:tblGrid>
      <w:tr w:rsidR="00E81C99" w:rsidRPr="00EA77BC" w14:paraId="60E6A977" w14:textId="77777777" w:rsidTr="00246D9E">
        <w:trPr>
          <w:tblHeader/>
          <w:jc w:val="center"/>
        </w:trPr>
        <w:tc>
          <w:tcPr>
            <w:tcW w:w="3069" w:type="dxa"/>
            <w:shd w:val="clear" w:color="auto" w:fill="auto"/>
          </w:tcPr>
          <w:p w14:paraId="60E6A974" w14:textId="77777777" w:rsidR="00E81C99" w:rsidRPr="00EA77BC" w:rsidRDefault="00E81C99" w:rsidP="00732461">
            <w:pPr>
              <w:pStyle w:val="TableText"/>
              <w:keepNext/>
              <w:spacing w:before="0" w:after="0"/>
              <w:rPr>
                <w:rFonts w:eastAsia="MS Mincho"/>
                <w:sz w:val="24"/>
                <w:szCs w:val="24"/>
              </w:rPr>
            </w:pPr>
          </w:p>
        </w:tc>
        <w:tc>
          <w:tcPr>
            <w:tcW w:w="3060" w:type="dxa"/>
            <w:shd w:val="clear" w:color="auto" w:fill="auto"/>
          </w:tcPr>
          <w:p w14:paraId="60E6A975"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CS FEDERAL SCHEDULE</w:t>
            </w:r>
          </w:p>
        </w:tc>
        <w:tc>
          <w:tcPr>
            <w:tcW w:w="2610" w:type="dxa"/>
            <w:shd w:val="clear" w:color="auto" w:fill="auto"/>
          </w:tcPr>
          <w:p w14:paraId="60E6A976"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DEA, SPECIAL HDLG</w:t>
            </w:r>
          </w:p>
        </w:tc>
      </w:tr>
      <w:tr w:rsidR="00E81C99" w:rsidRPr="00EA77BC" w14:paraId="60E6A97B" w14:textId="77777777" w:rsidTr="00246D9E">
        <w:trPr>
          <w:jc w:val="center"/>
        </w:trPr>
        <w:tc>
          <w:tcPr>
            <w:tcW w:w="3069" w:type="dxa"/>
            <w:shd w:val="clear" w:color="auto" w:fill="auto"/>
          </w:tcPr>
          <w:p w14:paraId="60E6A978" w14:textId="77777777" w:rsidR="00E81C99" w:rsidRPr="00EA77BC" w:rsidRDefault="00E81C99" w:rsidP="00732461">
            <w:pPr>
              <w:pStyle w:val="TableText"/>
              <w:keepNext/>
              <w:rPr>
                <w:sz w:val="24"/>
                <w:szCs w:val="24"/>
              </w:rPr>
            </w:pPr>
            <w:r w:rsidRPr="00EA77BC">
              <w:rPr>
                <w:sz w:val="24"/>
                <w:szCs w:val="24"/>
              </w:rPr>
              <w:t>Schedule I narcotics</w:t>
            </w:r>
          </w:p>
        </w:tc>
        <w:tc>
          <w:tcPr>
            <w:tcW w:w="3060" w:type="dxa"/>
            <w:shd w:val="clear" w:color="auto" w:fill="auto"/>
          </w:tcPr>
          <w:p w14:paraId="60E6A979" w14:textId="77777777" w:rsidR="00E81C99" w:rsidRPr="00EA77BC" w:rsidRDefault="00E81C99" w:rsidP="00732461">
            <w:pPr>
              <w:pStyle w:val="TableText"/>
              <w:keepNext/>
              <w:jc w:val="center"/>
              <w:rPr>
                <w:sz w:val="24"/>
                <w:szCs w:val="24"/>
              </w:rPr>
            </w:pPr>
            <w:r w:rsidRPr="00EA77BC">
              <w:rPr>
                <w:sz w:val="24"/>
                <w:szCs w:val="24"/>
              </w:rPr>
              <w:t>1</w:t>
            </w:r>
          </w:p>
        </w:tc>
        <w:tc>
          <w:tcPr>
            <w:tcW w:w="2610" w:type="dxa"/>
            <w:shd w:val="clear" w:color="auto" w:fill="auto"/>
          </w:tcPr>
          <w:p w14:paraId="60E6A97A" w14:textId="77777777" w:rsidR="00E81C99" w:rsidRPr="00EA77BC" w:rsidRDefault="00E81C99" w:rsidP="00732461">
            <w:pPr>
              <w:pStyle w:val="TableText"/>
              <w:keepNext/>
              <w:jc w:val="center"/>
              <w:rPr>
                <w:rFonts w:eastAsia="MS Mincho"/>
                <w:sz w:val="24"/>
                <w:szCs w:val="24"/>
              </w:rPr>
            </w:pPr>
            <w:r w:rsidRPr="00EA77BC">
              <w:rPr>
                <w:sz w:val="24"/>
                <w:szCs w:val="24"/>
              </w:rPr>
              <w:t>1</w:t>
            </w:r>
          </w:p>
        </w:tc>
      </w:tr>
      <w:tr w:rsidR="00E81C99" w:rsidRPr="00EA77BC" w14:paraId="60E6A97F" w14:textId="77777777" w:rsidTr="00246D9E">
        <w:trPr>
          <w:jc w:val="center"/>
        </w:trPr>
        <w:tc>
          <w:tcPr>
            <w:tcW w:w="3069" w:type="dxa"/>
            <w:shd w:val="clear" w:color="auto" w:fill="auto"/>
          </w:tcPr>
          <w:p w14:paraId="60E6A97C" w14:textId="77777777" w:rsidR="00E81C99" w:rsidRPr="00EA77BC" w:rsidRDefault="00E81C99" w:rsidP="00732461">
            <w:pPr>
              <w:pStyle w:val="TableText"/>
              <w:keepNext/>
              <w:rPr>
                <w:rFonts w:eastAsia="MS Mincho"/>
                <w:sz w:val="24"/>
                <w:szCs w:val="24"/>
              </w:rPr>
            </w:pPr>
            <w:r w:rsidRPr="00EA77BC">
              <w:rPr>
                <w:rFonts w:eastAsia="MS Mincho"/>
                <w:sz w:val="24"/>
                <w:szCs w:val="24"/>
              </w:rPr>
              <w:t>Schedule II narcotics</w:t>
            </w:r>
          </w:p>
        </w:tc>
        <w:tc>
          <w:tcPr>
            <w:tcW w:w="3060" w:type="dxa"/>
            <w:shd w:val="clear" w:color="auto" w:fill="auto"/>
          </w:tcPr>
          <w:p w14:paraId="60E6A97D"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w:t>
            </w:r>
          </w:p>
        </w:tc>
        <w:tc>
          <w:tcPr>
            <w:tcW w:w="2610" w:type="dxa"/>
            <w:shd w:val="clear" w:color="auto" w:fill="auto"/>
          </w:tcPr>
          <w:p w14:paraId="60E6A97E"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2A</w:t>
            </w:r>
          </w:p>
        </w:tc>
      </w:tr>
      <w:tr w:rsidR="00E81C99" w:rsidRPr="00EA77BC" w14:paraId="60E6A983" w14:textId="77777777" w:rsidTr="00246D9E">
        <w:trPr>
          <w:jc w:val="center"/>
        </w:trPr>
        <w:tc>
          <w:tcPr>
            <w:tcW w:w="3069" w:type="dxa"/>
            <w:shd w:val="clear" w:color="auto" w:fill="auto"/>
          </w:tcPr>
          <w:p w14:paraId="60E6A980" w14:textId="77777777" w:rsidR="00E81C99" w:rsidRPr="00EA77BC" w:rsidRDefault="00E81C99" w:rsidP="00732461">
            <w:pPr>
              <w:pStyle w:val="TableText"/>
              <w:rPr>
                <w:rFonts w:eastAsia="MS Mincho"/>
                <w:sz w:val="24"/>
                <w:szCs w:val="24"/>
              </w:rPr>
            </w:pPr>
            <w:r w:rsidRPr="00EA77BC">
              <w:rPr>
                <w:rFonts w:eastAsia="MS Mincho"/>
                <w:sz w:val="24"/>
                <w:szCs w:val="24"/>
              </w:rPr>
              <w:t>Schedule II non-narcotics</w:t>
            </w:r>
          </w:p>
        </w:tc>
        <w:tc>
          <w:tcPr>
            <w:tcW w:w="3060" w:type="dxa"/>
            <w:shd w:val="clear" w:color="auto" w:fill="auto"/>
          </w:tcPr>
          <w:p w14:paraId="60E6A981"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2n</w:t>
            </w:r>
          </w:p>
        </w:tc>
        <w:tc>
          <w:tcPr>
            <w:tcW w:w="2610" w:type="dxa"/>
            <w:shd w:val="clear" w:color="auto" w:fill="auto"/>
          </w:tcPr>
          <w:p w14:paraId="60E6A982"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2C</w:t>
            </w:r>
          </w:p>
        </w:tc>
      </w:tr>
      <w:tr w:rsidR="00E81C99" w:rsidRPr="00EA77BC" w14:paraId="60E6A987" w14:textId="77777777" w:rsidTr="00246D9E">
        <w:trPr>
          <w:jc w:val="center"/>
        </w:trPr>
        <w:tc>
          <w:tcPr>
            <w:tcW w:w="3069" w:type="dxa"/>
            <w:shd w:val="clear" w:color="auto" w:fill="auto"/>
          </w:tcPr>
          <w:p w14:paraId="60E6A984" w14:textId="77777777" w:rsidR="00E81C99" w:rsidRPr="00EA77BC" w:rsidRDefault="00E81C99" w:rsidP="00732461">
            <w:pPr>
              <w:pStyle w:val="TableText"/>
              <w:rPr>
                <w:rFonts w:eastAsia="MS Mincho"/>
                <w:sz w:val="24"/>
                <w:szCs w:val="24"/>
              </w:rPr>
            </w:pPr>
            <w:r w:rsidRPr="00EA77BC">
              <w:rPr>
                <w:rFonts w:eastAsia="MS Mincho"/>
                <w:sz w:val="24"/>
                <w:szCs w:val="24"/>
              </w:rPr>
              <w:t>Schedule III narcotics</w:t>
            </w:r>
          </w:p>
        </w:tc>
        <w:tc>
          <w:tcPr>
            <w:tcW w:w="3060" w:type="dxa"/>
            <w:shd w:val="clear" w:color="auto" w:fill="auto"/>
          </w:tcPr>
          <w:p w14:paraId="60E6A985"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w:t>
            </w:r>
          </w:p>
        </w:tc>
        <w:tc>
          <w:tcPr>
            <w:tcW w:w="2610" w:type="dxa"/>
            <w:shd w:val="clear" w:color="auto" w:fill="auto"/>
          </w:tcPr>
          <w:p w14:paraId="60E6A986"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3A</w:t>
            </w:r>
          </w:p>
        </w:tc>
      </w:tr>
      <w:tr w:rsidR="00E81C99" w:rsidRPr="00EA77BC" w14:paraId="60E6A98B" w14:textId="77777777" w:rsidTr="00246D9E">
        <w:trPr>
          <w:jc w:val="center"/>
        </w:trPr>
        <w:tc>
          <w:tcPr>
            <w:tcW w:w="3069" w:type="dxa"/>
            <w:shd w:val="clear" w:color="auto" w:fill="auto"/>
          </w:tcPr>
          <w:p w14:paraId="60E6A988" w14:textId="77777777" w:rsidR="00E81C99" w:rsidRPr="00EA77BC" w:rsidRDefault="00E81C99" w:rsidP="00732461">
            <w:pPr>
              <w:pStyle w:val="TableText"/>
              <w:rPr>
                <w:rFonts w:eastAsia="MS Mincho"/>
                <w:sz w:val="24"/>
                <w:szCs w:val="24"/>
              </w:rPr>
            </w:pPr>
            <w:r w:rsidRPr="00EA77BC">
              <w:rPr>
                <w:rFonts w:eastAsia="MS Mincho"/>
                <w:sz w:val="24"/>
                <w:szCs w:val="24"/>
              </w:rPr>
              <w:t>Schedule III non-narcotics</w:t>
            </w:r>
          </w:p>
        </w:tc>
        <w:tc>
          <w:tcPr>
            <w:tcW w:w="3060" w:type="dxa"/>
            <w:shd w:val="clear" w:color="auto" w:fill="auto"/>
          </w:tcPr>
          <w:p w14:paraId="60E6A989"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3n</w:t>
            </w:r>
          </w:p>
        </w:tc>
        <w:tc>
          <w:tcPr>
            <w:tcW w:w="2610" w:type="dxa"/>
            <w:shd w:val="clear" w:color="auto" w:fill="auto"/>
          </w:tcPr>
          <w:p w14:paraId="60E6A98A"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3C</w:t>
            </w:r>
          </w:p>
        </w:tc>
      </w:tr>
      <w:tr w:rsidR="00E81C99" w:rsidRPr="00EA77BC" w14:paraId="60E6A98F" w14:textId="77777777" w:rsidTr="00246D9E">
        <w:trPr>
          <w:jc w:val="center"/>
        </w:trPr>
        <w:tc>
          <w:tcPr>
            <w:tcW w:w="3069" w:type="dxa"/>
            <w:shd w:val="clear" w:color="auto" w:fill="auto"/>
          </w:tcPr>
          <w:p w14:paraId="60E6A98C" w14:textId="77777777" w:rsidR="00E81C99" w:rsidRPr="00EA77BC" w:rsidRDefault="00E81C99" w:rsidP="00732461">
            <w:pPr>
              <w:pStyle w:val="TableText"/>
              <w:rPr>
                <w:sz w:val="24"/>
                <w:szCs w:val="24"/>
              </w:rPr>
            </w:pPr>
            <w:r w:rsidRPr="00EA77BC">
              <w:rPr>
                <w:sz w:val="24"/>
                <w:szCs w:val="24"/>
              </w:rPr>
              <w:t>Schedule IV narcotics</w:t>
            </w:r>
          </w:p>
        </w:tc>
        <w:tc>
          <w:tcPr>
            <w:tcW w:w="3060" w:type="dxa"/>
            <w:shd w:val="clear" w:color="auto" w:fill="auto"/>
          </w:tcPr>
          <w:p w14:paraId="60E6A98D" w14:textId="77777777" w:rsidR="00E81C99" w:rsidRPr="00EA77BC" w:rsidRDefault="00E81C99" w:rsidP="00732461">
            <w:pPr>
              <w:pStyle w:val="TableText"/>
              <w:jc w:val="center"/>
              <w:rPr>
                <w:sz w:val="24"/>
                <w:szCs w:val="24"/>
              </w:rPr>
            </w:pPr>
            <w:r w:rsidRPr="00EA77BC">
              <w:rPr>
                <w:sz w:val="24"/>
                <w:szCs w:val="24"/>
              </w:rPr>
              <w:t>4</w:t>
            </w:r>
          </w:p>
        </w:tc>
        <w:tc>
          <w:tcPr>
            <w:tcW w:w="2610" w:type="dxa"/>
            <w:shd w:val="clear" w:color="auto" w:fill="auto"/>
          </w:tcPr>
          <w:p w14:paraId="60E6A98E" w14:textId="77777777" w:rsidR="00E81C99" w:rsidRPr="00EA77BC" w:rsidRDefault="00E81C99" w:rsidP="00732461">
            <w:pPr>
              <w:pStyle w:val="TableText"/>
              <w:jc w:val="center"/>
              <w:rPr>
                <w:sz w:val="24"/>
                <w:szCs w:val="24"/>
              </w:rPr>
            </w:pPr>
            <w:r w:rsidRPr="00EA77BC">
              <w:rPr>
                <w:sz w:val="24"/>
                <w:szCs w:val="24"/>
              </w:rPr>
              <w:t>4</w:t>
            </w:r>
          </w:p>
        </w:tc>
      </w:tr>
      <w:tr w:rsidR="00E81C99" w:rsidRPr="00EA77BC" w14:paraId="60E6A993" w14:textId="77777777" w:rsidTr="00246D9E">
        <w:trPr>
          <w:jc w:val="center"/>
        </w:trPr>
        <w:tc>
          <w:tcPr>
            <w:tcW w:w="3069" w:type="dxa"/>
            <w:shd w:val="clear" w:color="auto" w:fill="auto"/>
          </w:tcPr>
          <w:p w14:paraId="60E6A990" w14:textId="77777777" w:rsidR="00E81C99" w:rsidRPr="00EA77BC" w:rsidRDefault="00E81C99" w:rsidP="00732461">
            <w:pPr>
              <w:pStyle w:val="TableText"/>
              <w:rPr>
                <w:sz w:val="24"/>
                <w:szCs w:val="24"/>
              </w:rPr>
            </w:pPr>
            <w:r w:rsidRPr="00EA77BC">
              <w:rPr>
                <w:sz w:val="24"/>
                <w:szCs w:val="24"/>
              </w:rPr>
              <w:t>Schedule V narcotics</w:t>
            </w:r>
          </w:p>
        </w:tc>
        <w:tc>
          <w:tcPr>
            <w:tcW w:w="3060" w:type="dxa"/>
            <w:shd w:val="clear" w:color="auto" w:fill="auto"/>
          </w:tcPr>
          <w:p w14:paraId="60E6A991" w14:textId="77777777" w:rsidR="00E81C99" w:rsidRPr="00EA77BC" w:rsidRDefault="00E81C99" w:rsidP="00732461">
            <w:pPr>
              <w:pStyle w:val="TableText"/>
              <w:jc w:val="center"/>
              <w:rPr>
                <w:sz w:val="24"/>
                <w:szCs w:val="24"/>
              </w:rPr>
            </w:pPr>
            <w:r w:rsidRPr="00EA77BC">
              <w:rPr>
                <w:sz w:val="24"/>
                <w:szCs w:val="24"/>
              </w:rPr>
              <w:t>5</w:t>
            </w:r>
          </w:p>
        </w:tc>
        <w:tc>
          <w:tcPr>
            <w:tcW w:w="2610" w:type="dxa"/>
            <w:shd w:val="clear" w:color="auto" w:fill="auto"/>
          </w:tcPr>
          <w:p w14:paraId="60E6A992" w14:textId="77777777" w:rsidR="00E81C99" w:rsidRPr="00EA77BC" w:rsidRDefault="00E81C99" w:rsidP="00732461">
            <w:pPr>
              <w:pStyle w:val="TableText"/>
              <w:jc w:val="center"/>
              <w:rPr>
                <w:sz w:val="24"/>
                <w:szCs w:val="24"/>
              </w:rPr>
            </w:pPr>
            <w:r w:rsidRPr="00EA77BC">
              <w:rPr>
                <w:sz w:val="24"/>
                <w:szCs w:val="24"/>
              </w:rPr>
              <w:t>5</w:t>
            </w:r>
          </w:p>
        </w:tc>
      </w:tr>
    </w:tbl>
    <w:p w14:paraId="60E6A994" w14:textId="77777777" w:rsidR="00BB5A3B" w:rsidRPr="00EA77BC" w:rsidRDefault="00BB5A3B" w:rsidP="00732461"/>
    <w:p w14:paraId="60E6A995" w14:textId="77777777" w:rsidR="00DE4E0D" w:rsidRPr="00EA77BC" w:rsidRDefault="00DE4E0D" w:rsidP="00732461">
      <w:r w:rsidRPr="00EA77BC">
        <w:t xml:space="preserve">Patch PSS*1*129 enhances the </w:t>
      </w:r>
      <w:r w:rsidRPr="00EA77BC">
        <w:rPr>
          <w:i/>
        </w:rPr>
        <w:t>Drug Enter/Edit</w:t>
      </w:r>
      <w:r w:rsidRPr="00EA77BC">
        <w:t xml:space="preserve"> </w:t>
      </w:r>
      <w:r w:rsidR="00E81C99" w:rsidRPr="00EA77BC">
        <w:t>[PSS DRUG ENTER/EDIT] option to allow editing of the NUMERIC DOSE sub-field (#5) of the LOCAL POSSIBLE DOSAGES multiple (#904) in DRUG file (#50) and DOSE UNIT</w:t>
      </w:r>
      <w:r w:rsidR="00E81C99" w:rsidRPr="00EA77BC">
        <w:rPr>
          <w:rFonts w:eastAsia="Calibri"/>
        </w:rPr>
        <w:t xml:space="preserve"> </w:t>
      </w:r>
      <w:r w:rsidR="00E81C99" w:rsidRPr="00EA77BC">
        <w:t>sub-field (#4) of the LOCAL POSSIBLE DOSAGES multiple (#904) in DRUG file (#50)</w:t>
      </w:r>
      <w:r w:rsidRPr="00EA77BC">
        <w:t xml:space="preserve">. </w:t>
      </w:r>
    </w:p>
    <w:p w14:paraId="60E6A996" w14:textId="77777777" w:rsidR="00DE4E0D" w:rsidRPr="00EA77BC" w:rsidRDefault="00DE4E0D" w:rsidP="00732461"/>
    <w:p w14:paraId="60E6A997" w14:textId="77777777" w:rsidR="00DE4E0D" w:rsidRPr="00EA77BC" w:rsidRDefault="00DE4E0D" w:rsidP="000C5921">
      <w:pPr>
        <w:pStyle w:val="BodyText4"/>
        <w:keepNext w:val="0"/>
        <w:ind w:left="0"/>
        <w:rPr>
          <w:sz w:val="24"/>
          <w:szCs w:val="24"/>
        </w:rPr>
      </w:pPr>
      <w:r w:rsidRPr="00EA77BC">
        <w:rPr>
          <w:sz w:val="24"/>
          <w:szCs w:val="24"/>
        </w:rPr>
        <w:t xml:space="preserve">If any of the following conditions can be determined at the time of entry, </w:t>
      </w:r>
      <w:r w:rsidR="00E81C99" w:rsidRPr="00EA77BC">
        <w:rPr>
          <w:sz w:val="24"/>
          <w:szCs w:val="24"/>
        </w:rPr>
        <w:t xml:space="preserve">the </w:t>
      </w:r>
      <w:r w:rsidR="00E81C99" w:rsidRPr="00EA77BC">
        <w:t xml:space="preserve">NUMERIC DOSE </w:t>
      </w:r>
      <w:r w:rsidR="00E81C99" w:rsidRPr="00EA77BC">
        <w:rPr>
          <w:sz w:val="24"/>
          <w:szCs w:val="24"/>
        </w:rPr>
        <w:t xml:space="preserve">sub-field (#5) of the LOCAL POSSIBLE DOSAGES multiple (#904) in DRUG file (#50) </w:t>
      </w:r>
      <w:r w:rsidR="00E81C99" w:rsidRPr="00EA77BC">
        <w:t>and DOSE UNIT</w:t>
      </w:r>
      <w:r w:rsidR="00E81C99" w:rsidRPr="00EA77BC">
        <w:rPr>
          <w:rFonts w:eastAsia="Calibri"/>
        </w:rPr>
        <w:t xml:space="preserve"> </w:t>
      </w:r>
      <w:r w:rsidR="00E81C99" w:rsidRPr="00EA77BC">
        <w:rPr>
          <w:sz w:val="24"/>
          <w:szCs w:val="24"/>
        </w:rPr>
        <w:t xml:space="preserve">sub-field (#4) of the LOCAL POSSIBLE DOSAGES multiple (#904) in DRUG file (#50) </w:t>
      </w:r>
      <w:r w:rsidRPr="00EA77BC">
        <w:rPr>
          <w:sz w:val="24"/>
          <w:szCs w:val="24"/>
        </w:rPr>
        <w:t>for any defined Local Possible Dosage will not be presented for data entry.</w:t>
      </w:r>
    </w:p>
    <w:p w14:paraId="60E6A998" w14:textId="77777777" w:rsidR="00DE4E0D" w:rsidRPr="00EA77BC" w:rsidRDefault="00DE4E0D" w:rsidP="00663CE4">
      <w:pPr>
        <w:numPr>
          <w:ilvl w:val="0"/>
          <w:numId w:val="35"/>
        </w:numPr>
        <w:spacing w:before="120"/>
      </w:pPr>
      <w:bookmarkStart w:id="1119" w:name="Page_37"/>
      <w:bookmarkEnd w:id="1119"/>
      <w:r w:rsidRPr="00EA77BC">
        <w:t>Drugs associated with a dosage form that is excluded from dosage checks and the VA Product it is matched to will have the OVERRIDE DF DOSE CHK EXCLUSION field (#31) ) in the VA PRODUCT file (#50.68) file set to ‘No’</w:t>
      </w:r>
    </w:p>
    <w:p w14:paraId="60E6A999" w14:textId="77777777" w:rsidR="00DE4E0D" w:rsidRPr="00EA77BC" w:rsidRDefault="00DE4E0D" w:rsidP="00663CE4">
      <w:pPr>
        <w:numPr>
          <w:ilvl w:val="0"/>
          <w:numId w:val="35"/>
        </w:numPr>
        <w:spacing w:before="120"/>
      </w:pPr>
      <w:bookmarkStart w:id="1120" w:name="p037"/>
      <w:bookmarkEnd w:id="1120"/>
      <w:r w:rsidRPr="00EA77BC">
        <w:t xml:space="preserve">Drug associated with a dosage form that is NOT excluded from dosage checks, but the VA Product that it is matched to will have the OVERRIDE DF DOSE CHK EXCLUSION field </w:t>
      </w:r>
      <w:r w:rsidR="00E81C99" w:rsidRPr="00EA77BC">
        <w:t xml:space="preserve">(#31) </w:t>
      </w:r>
      <w:r w:rsidRPr="00EA77BC">
        <w:t>set to ‘Yes’</w:t>
      </w:r>
    </w:p>
    <w:p w14:paraId="60E6A99A" w14:textId="77777777" w:rsidR="00DE4E0D" w:rsidRPr="00EA77BC" w:rsidRDefault="00DE4E0D" w:rsidP="00663CE4">
      <w:pPr>
        <w:numPr>
          <w:ilvl w:val="0"/>
          <w:numId w:val="35"/>
        </w:numPr>
        <w:spacing w:before="120"/>
      </w:pPr>
      <w:r w:rsidRPr="00EA77BC">
        <w:t xml:space="preserve">Drug is marked as a supply item (‘S’ in DEA, SPECIAL HDLG field </w:t>
      </w:r>
      <w:r w:rsidR="00E81C99" w:rsidRPr="00EA77BC">
        <w:t xml:space="preserve">(#3) </w:t>
      </w:r>
      <w:r w:rsidRPr="00EA77BC">
        <w:t>or assigned a VA Drug Class starting with an ‘XA’).</w:t>
      </w:r>
    </w:p>
    <w:p w14:paraId="60E6A99B" w14:textId="77777777" w:rsidR="00DE4E0D" w:rsidRPr="00EA77BC" w:rsidRDefault="00DE4E0D" w:rsidP="000C5921">
      <w:pPr>
        <w:pStyle w:val="BodyText4"/>
        <w:keepNext w:val="0"/>
        <w:ind w:left="0"/>
        <w:rPr>
          <w:sz w:val="24"/>
          <w:szCs w:val="24"/>
        </w:rPr>
      </w:pPr>
    </w:p>
    <w:p w14:paraId="60E6A99C" w14:textId="77777777" w:rsidR="00630A03" w:rsidRPr="00EA77BC" w:rsidRDefault="00DE4E0D" w:rsidP="000C5921">
      <w:pPr>
        <w:pStyle w:val="BodyText4"/>
        <w:keepNext w:val="0"/>
        <w:ind w:left="0"/>
        <w:rPr>
          <w:sz w:val="24"/>
          <w:szCs w:val="24"/>
        </w:rPr>
      </w:pPr>
      <w:r w:rsidRPr="00EA77BC">
        <w:rPr>
          <w:sz w:val="24"/>
          <w:szCs w:val="24"/>
        </w:rPr>
        <w:t xml:space="preserve">A warning will be provided if the DRUG file </w:t>
      </w:r>
      <w:r w:rsidR="00E81C99" w:rsidRPr="00EA77BC">
        <w:rPr>
          <w:sz w:val="24"/>
          <w:szCs w:val="24"/>
        </w:rPr>
        <w:t xml:space="preserve">(#50) </w:t>
      </w:r>
      <w:r w:rsidRPr="00EA77BC">
        <w:rPr>
          <w:sz w:val="24"/>
          <w:szCs w:val="24"/>
        </w:rPr>
        <w:t xml:space="preserve">strength does not match the VA </w:t>
      </w:r>
      <w:r w:rsidR="00E81C99" w:rsidRPr="00EA77BC">
        <w:rPr>
          <w:sz w:val="24"/>
          <w:szCs w:val="24"/>
        </w:rPr>
        <w:t xml:space="preserve">PRODUCT file (#50.68) </w:t>
      </w:r>
      <w:r w:rsidRPr="00EA77BC">
        <w:rPr>
          <w:sz w:val="24"/>
          <w:szCs w:val="24"/>
        </w:rPr>
        <w:t>strength to which it is matched.</w:t>
      </w:r>
    </w:p>
    <w:p w14:paraId="60E6A99D" w14:textId="77777777" w:rsidR="00630A03" w:rsidRPr="00EA77BC" w:rsidRDefault="00630A03" w:rsidP="001B3F39"/>
    <w:p w14:paraId="60E6A99E" w14:textId="77777777" w:rsidR="00630A03" w:rsidRDefault="00630A03" w:rsidP="001B3F39">
      <w:r w:rsidRPr="00EA77BC">
        <w:t xml:space="preserve">Although ineligible for dosage checks, when editing a Local Possible Dosage for an inactive drug or a drug not matched to NDF, </w:t>
      </w:r>
      <w:r w:rsidR="00E81C99" w:rsidRPr="00EA77BC">
        <w:t>the NUMERIC DOSE sub-field (#5) of the LOCAL POSSIBLE DOSAGES multiple (#904) in DRUG file (#50) and DOSE UNIT</w:t>
      </w:r>
      <w:r w:rsidR="00E81C99" w:rsidRPr="00EA77BC">
        <w:rPr>
          <w:rFonts w:eastAsia="Calibri"/>
        </w:rPr>
        <w:t xml:space="preserve"> </w:t>
      </w:r>
      <w:r w:rsidR="00E81C99" w:rsidRPr="00EA77BC">
        <w:t xml:space="preserve">sub-field (#4) of the LOCAL POSSIBLE DOSAGES multiple (#904) in DRUG file (#50) </w:t>
      </w:r>
      <w:r w:rsidRPr="00EA77BC">
        <w:t>will be displayed to the user for data entry.</w:t>
      </w:r>
    </w:p>
    <w:p w14:paraId="60E6A99F" w14:textId="77777777" w:rsidR="00E9704F" w:rsidRDefault="00E9704F" w:rsidP="001B3F39"/>
    <w:p w14:paraId="60E6A9A0" w14:textId="77777777" w:rsidR="00E9704F" w:rsidRPr="00666468" w:rsidRDefault="00DF314B" w:rsidP="00E9704F">
      <w:bookmarkStart w:id="1121" w:name="p37"/>
      <w:bookmarkEnd w:id="1121"/>
      <w:r w:rsidRPr="00666468">
        <w:t xml:space="preserve">PSS*1*200 enhances the </w:t>
      </w:r>
      <w:r w:rsidRPr="00666468">
        <w:rPr>
          <w:i/>
        </w:rPr>
        <w:t>Drug Enter/Edit</w:t>
      </w:r>
      <w:r w:rsidRPr="00666468">
        <w:t xml:space="preserve"> [PSS DRUG ENTER/EDIT] option to display</w:t>
      </w:r>
      <w:r w:rsidR="00E9704F" w:rsidRPr="00666468">
        <w:t xml:space="preserve"> Copay Tier</w:t>
      </w:r>
      <w:r w:rsidRPr="00666468">
        <w:t xml:space="preserve"> sub-field (#.01)</w:t>
      </w:r>
      <w:r w:rsidR="00E9704F" w:rsidRPr="00666468">
        <w:t xml:space="preserve"> and Copay Effective Date</w:t>
      </w:r>
      <w:r w:rsidRPr="00666468">
        <w:t xml:space="preserve"> sub-field (#1) of the VA PRODUCT file (#50.6)</w:t>
      </w:r>
      <w:r w:rsidR="00666468" w:rsidRPr="00666468">
        <w:t xml:space="preserve"> t</w:t>
      </w:r>
      <w:r w:rsidR="00E9704F" w:rsidRPr="00666468">
        <w:t xml:space="preserve">o accommodate the nationally controlled values for the Fixed Medication Copay Tier </w:t>
      </w:r>
      <w:r w:rsidR="000433ED">
        <w:t xml:space="preserve">(FMCT) </w:t>
      </w:r>
      <w:r w:rsidR="00E9704F" w:rsidRPr="00666468">
        <w:t>data.</w:t>
      </w:r>
      <w:r w:rsidR="000433ED">
        <w:t xml:space="preserve"> FMCT information is used to </w:t>
      </w:r>
      <w:r w:rsidR="000433ED" w:rsidRPr="000433ED">
        <w:t>determi</w:t>
      </w:r>
      <w:r w:rsidR="000433ED">
        <w:t>ne the copay amount for veterans not exempt from paying copayments for their prescriptions.  There are 3 mandated Tiers, Tier 1, Tier 2 and Tier 3.  These tiers will be displayed on the selection list for Pharmacy Products and within the details of an identified product.  The effective date will also be displayed with the details.</w:t>
      </w:r>
    </w:p>
    <w:p w14:paraId="60E6A9A1" w14:textId="77777777" w:rsidR="00E9704F" w:rsidRPr="00EA77BC" w:rsidRDefault="00E9704F" w:rsidP="001B3F39"/>
    <w:p w14:paraId="60E6A9A2" w14:textId="77777777" w:rsidR="00DA7E44" w:rsidRPr="00EA77BC" w:rsidRDefault="00DA7E44" w:rsidP="001B3F39"/>
    <w:p w14:paraId="60E6A9A3" w14:textId="77777777" w:rsidR="00A32469" w:rsidRPr="00EA77BC" w:rsidRDefault="00A32469" w:rsidP="001B3F39">
      <w:pPr>
        <w:pStyle w:val="Example"/>
      </w:pPr>
      <w:r w:rsidRPr="00EA77BC">
        <w:t>Example</w:t>
      </w:r>
      <w:r w:rsidR="00BD78E8" w:rsidRPr="00EA77BC">
        <w:t xml:space="preserve"> 1</w:t>
      </w:r>
      <w:r w:rsidRPr="00EA77BC">
        <w:t xml:space="preserve">: </w:t>
      </w:r>
      <w:r w:rsidR="00E81C99" w:rsidRPr="00EA77BC">
        <w:rPr>
          <w:i/>
        </w:rPr>
        <w:t>Drug Enter/Edit</w:t>
      </w:r>
      <w:r w:rsidR="00E81C99" w:rsidRPr="00EA77BC">
        <w:t xml:space="preserve"> [PSS DRUG ENTER/EDIT] Option </w:t>
      </w:r>
      <w:r w:rsidRPr="00EA77BC">
        <w:t xml:space="preserve">(showing </w:t>
      </w:r>
      <w:r w:rsidR="00BD78E8" w:rsidRPr="00EA77BC">
        <w:t xml:space="preserve">Strength mismatch message and </w:t>
      </w:r>
      <w:r w:rsidRPr="00EA77BC">
        <w:t>new fields</w:t>
      </w:r>
      <w:r w:rsidR="00BD78E8" w:rsidRPr="00EA77BC">
        <w:t>)</w:t>
      </w:r>
    </w:p>
    <w:p w14:paraId="60E6A9A4"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Pharmacy Data Management Option: </w:t>
      </w:r>
      <w:r w:rsidRPr="00EA77BC">
        <w:rPr>
          <w:rFonts w:ascii="Courier New" w:hAnsi="Courier New" w:cs="Courier New"/>
          <w:b/>
          <w:sz w:val="18"/>
          <w:szCs w:val="18"/>
        </w:rPr>
        <w:t>DRUG</w:t>
      </w:r>
    </w:p>
    <w:p w14:paraId="60E6A9A5"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1    Drug Enter/Edit                   </w:t>
      </w:r>
    </w:p>
    <w:p w14:paraId="60E6A9A6"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2    Drug Interaction Management       </w:t>
      </w:r>
    </w:p>
    <w:p w14:paraId="60E6A9A7"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3    Drug Text Management              </w:t>
      </w:r>
    </w:p>
    <w:p w14:paraId="60E6A9A8"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CHOOSE 1-3: </w:t>
      </w:r>
      <w:r w:rsidRPr="00EA77BC">
        <w:rPr>
          <w:rFonts w:ascii="Courier New" w:hAnsi="Courier New" w:cs="Courier New"/>
          <w:b/>
          <w:sz w:val="18"/>
          <w:szCs w:val="18"/>
        </w:rPr>
        <w:t>1</w:t>
      </w:r>
      <w:r w:rsidRPr="00EA77BC">
        <w:rPr>
          <w:rFonts w:ascii="Courier New" w:hAnsi="Courier New" w:cs="Courier New"/>
          <w:sz w:val="18"/>
          <w:szCs w:val="18"/>
        </w:rPr>
        <w:t xml:space="preserve">  Drug Enter/Edit</w:t>
      </w:r>
    </w:p>
    <w:p w14:paraId="60E6A9A9"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A"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DRUG GENERIC NAME:    </w:t>
      </w:r>
      <w:r w:rsidRPr="00EA77BC">
        <w:rPr>
          <w:rFonts w:ascii="Courier New" w:hAnsi="Courier New" w:cs="Courier New"/>
          <w:b/>
          <w:sz w:val="18"/>
          <w:szCs w:val="18"/>
        </w:rPr>
        <w:t>ACETAMINOPHEN ELIX. 120MG/5ML 4OZ</w:t>
      </w:r>
      <w:r w:rsidRPr="00EA77BC">
        <w:rPr>
          <w:rFonts w:ascii="Courier New" w:hAnsi="Courier New" w:cs="Courier New"/>
          <w:sz w:val="18"/>
          <w:szCs w:val="18"/>
        </w:rPr>
        <w:t xml:space="preserve">         CN103    </w:t>
      </w:r>
    </w:p>
    <w:p w14:paraId="60E6A9AB"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9AC"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...OK? Yes// &lt;</w:t>
      </w:r>
      <w:r w:rsidRPr="00EA77BC">
        <w:rPr>
          <w:rFonts w:ascii="Courier New" w:hAnsi="Courier New" w:cs="Courier New"/>
          <w:b/>
          <w:sz w:val="18"/>
          <w:szCs w:val="18"/>
        </w:rPr>
        <w:t>ENTER</w:t>
      </w:r>
      <w:r w:rsidRPr="00EA77BC">
        <w:rPr>
          <w:rFonts w:ascii="Courier New" w:hAnsi="Courier New" w:cs="Courier New"/>
          <w:sz w:val="18"/>
          <w:szCs w:val="18"/>
        </w:rPr>
        <w:t>&gt;  (Yes)</w:t>
      </w:r>
    </w:p>
    <w:p w14:paraId="60E6A9AD"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E"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F" w14:textId="77777777" w:rsidR="00DA7E44" w:rsidRPr="00EA77BC" w:rsidRDefault="00DA7E44" w:rsidP="00CD4C83">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t>
      </w:r>
    </w:p>
    <w:p w14:paraId="60E6A9B0"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This entry is marked for the following PHARMACY packages: </w:t>
      </w:r>
    </w:p>
    <w:p w14:paraId="60E6A9B1"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Outpatient</w:t>
      </w:r>
    </w:p>
    <w:p w14:paraId="60E6A9B2"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Unit Dose</w:t>
      </w:r>
    </w:p>
    <w:p w14:paraId="60E6A9B3"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Non-VA Med</w:t>
      </w:r>
    </w:p>
    <w:p w14:paraId="60E6A9B4"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GENERIC NAME: ACETAMINOPHEN ELIX. 120MG/5ML 4OZ  Replace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5"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VA CLASSIFICATION: CN103//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6"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DEA, SPECIAL HDLG: 6//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7" w14:textId="77777777" w:rsidR="00244EA8" w:rsidRDefault="00244EA8" w:rsidP="00EB241E">
      <w:pPr>
        <w:pStyle w:val="BodyText4"/>
        <w:keepNext w:val="0"/>
        <w:shd w:val="clear" w:color="auto" w:fill="DDDDDD"/>
        <w:ind w:left="360"/>
        <w:rPr>
          <w:rFonts w:ascii="Courier New" w:hAnsi="Courier New" w:cs="Courier New"/>
          <w:sz w:val="18"/>
          <w:szCs w:val="18"/>
        </w:rPr>
      </w:pPr>
    </w:p>
    <w:p w14:paraId="60E6A9B8" w14:textId="77777777" w:rsidR="00244EA8" w:rsidRPr="00244EA8" w:rsidRDefault="00244EA8" w:rsidP="00244EA8">
      <w:pPr>
        <w:pStyle w:val="BodyText4"/>
        <w:shd w:val="clear" w:color="auto" w:fill="DDDDDD"/>
        <w:ind w:left="360"/>
        <w:rPr>
          <w:rFonts w:ascii="Courier New" w:hAnsi="Courier New" w:cs="Courier New"/>
          <w:sz w:val="18"/>
          <w:szCs w:val="18"/>
        </w:rPr>
      </w:pPr>
      <w:bookmarkStart w:id="1122" w:name="AA38"/>
      <w:bookmarkEnd w:id="1122"/>
      <w:r w:rsidRPr="00244EA8">
        <w:rPr>
          <w:rFonts w:ascii="Courier New" w:hAnsi="Courier New" w:cs="Courier New"/>
          <w:sz w:val="18"/>
          <w:szCs w:val="18"/>
        </w:rPr>
        <w:t xml:space="preserve">ePharmacy Billable: YES// </w:t>
      </w:r>
    </w:p>
    <w:p w14:paraId="60E6A9B9"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(TRICARE): </w:t>
      </w:r>
    </w:p>
    <w:p w14:paraId="60E6A9BA"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(CHAMPVA): </w:t>
      </w:r>
    </w:p>
    <w:p w14:paraId="60E6A9BB" w14:textId="77777777" w:rsidR="00244EA8" w:rsidRDefault="00244EA8" w:rsidP="00244EA8">
      <w:pPr>
        <w:pStyle w:val="BodyText4"/>
        <w:keepNext w:val="0"/>
        <w:shd w:val="clear" w:color="auto" w:fill="DDDDDD"/>
        <w:ind w:left="360"/>
        <w:rPr>
          <w:rFonts w:ascii="Courier New" w:hAnsi="Courier New" w:cs="Courier New"/>
          <w:sz w:val="18"/>
          <w:szCs w:val="18"/>
        </w:rPr>
      </w:pPr>
      <w:r w:rsidRPr="00244EA8">
        <w:rPr>
          <w:rFonts w:ascii="Courier New" w:hAnsi="Courier New" w:cs="Courier New"/>
          <w:sz w:val="18"/>
          <w:szCs w:val="18"/>
        </w:rPr>
        <w:t>Sensitive Diagnosis Drug:</w:t>
      </w:r>
    </w:p>
    <w:p w14:paraId="60E6A9BC" w14:textId="77777777" w:rsidR="00DA7E44" w:rsidRDefault="00DA7E44" w:rsidP="00EB241E">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DAW CODE: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D" w14:textId="77777777" w:rsidR="00DA7E44"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NATIONAL FORMULARY INDICATOR: YES</w:t>
      </w:r>
    </w:p>
    <w:p w14:paraId="60E6A9BE" w14:textId="77777777" w:rsidR="00E9704F" w:rsidRPr="00D32499" w:rsidRDefault="00E9704F" w:rsidP="00E9704F">
      <w:pPr>
        <w:pStyle w:val="BodyText4"/>
        <w:shd w:val="clear" w:color="auto" w:fill="DDDDDD"/>
        <w:ind w:left="360"/>
        <w:rPr>
          <w:rFonts w:ascii="Courier New" w:hAnsi="Courier New" w:cs="Courier New"/>
          <w:sz w:val="18"/>
          <w:szCs w:val="18"/>
        </w:rPr>
      </w:pPr>
      <w:bookmarkStart w:id="1123" w:name="p038"/>
      <w:bookmarkEnd w:id="1123"/>
      <w:r w:rsidRPr="00D32499">
        <w:rPr>
          <w:rFonts w:ascii="Courier New" w:hAnsi="Courier New" w:cs="Courier New"/>
          <w:sz w:val="18"/>
          <w:szCs w:val="18"/>
        </w:rPr>
        <w:t>Copay Tier: 2</w:t>
      </w:r>
    </w:p>
    <w:p w14:paraId="60E6A9BF" w14:textId="77777777" w:rsidR="00E9704F" w:rsidRPr="00EA77BC" w:rsidRDefault="00E9704F" w:rsidP="00E9704F">
      <w:pPr>
        <w:pStyle w:val="BodyText4"/>
        <w:keepNext w:val="0"/>
        <w:shd w:val="clear" w:color="auto" w:fill="DDDDDD"/>
        <w:ind w:left="360"/>
        <w:rPr>
          <w:rFonts w:ascii="Courier New" w:hAnsi="Courier New" w:cs="Courier New"/>
          <w:sz w:val="18"/>
          <w:szCs w:val="18"/>
        </w:rPr>
      </w:pPr>
      <w:r w:rsidRPr="00D32499">
        <w:rPr>
          <w:rFonts w:ascii="Courier New" w:hAnsi="Courier New" w:cs="Courier New"/>
          <w:sz w:val="18"/>
          <w:szCs w:val="18"/>
        </w:rPr>
        <w:t>Copay Effective Date: JUN 20, 2016</w:t>
      </w:r>
    </w:p>
    <w:p w14:paraId="60E6A9C0"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VISN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DRUG TEXT ENTRY: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FORMULARY ALTERNATIVE: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INTENDED USE: DRUG ACCOUNTABILITY//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NDC CODE: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8" w14:textId="77777777" w:rsidR="006B6E9C" w:rsidRPr="00EA77BC" w:rsidRDefault="006B6E9C" w:rsidP="00EA77BC">
      <w:pPr>
        <w:pStyle w:val="BodyText4"/>
        <w:keepNext w:val="0"/>
        <w:shd w:val="clear" w:color="auto" w:fill="DDDDDD"/>
        <w:ind w:left="360"/>
        <w:rPr>
          <w:rFonts w:ascii="Courier New" w:hAnsi="Courier New" w:cs="Courier New"/>
          <w:sz w:val="18"/>
          <w:szCs w:val="18"/>
        </w:rPr>
      </w:pPr>
    </w:p>
    <w:p w14:paraId="60E6A9C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MESSAGE: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RESTRICTION: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FSN: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NDC: 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INACTIVE DATE: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SOURCE is not 'NEW'.</w:t>
      </w:r>
    </w:p>
    <w:p w14:paraId="60E6A9D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will be used until the WARNING LABEL SOURCE is set to 'NEW'.</w:t>
      </w:r>
    </w:p>
    <w:p w14:paraId="60E6A9D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8//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D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Current Warning labels for ACETAMINOPHEN ELIX. 120MG/5ML 4OZ</w:t>
      </w:r>
    </w:p>
    <w:p w14:paraId="60E6A9D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Labels will print in the order in which they appear for local and CMOP fills:</w:t>
      </w:r>
    </w:p>
    <w:p w14:paraId="60E6A9D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8N  Do not drink alcoholic beverages when taking this medication. </w:t>
      </w:r>
    </w:p>
    <w:p w14:paraId="60E6A9D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66N  This medicine contains ACETAMINOPHEN. Taking more ACETAMINOPHEN than </w:t>
      </w:r>
    </w:p>
    <w:p w14:paraId="60E6A9D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recommended may cause serious liver problems. </w:t>
      </w:r>
    </w:p>
    <w:p w14:paraId="60E6A9D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70N  Do not take other ACETAMINOPHEN containing products at the same time </w:t>
      </w:r>
    </w:p>
    <w:p w14:paraId="60E6A9D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without first checking with your doctor. Check all medicine labels carefully. </w:t>
      </w:r>
    </w:p>
    <w:p w14:paraId="60E6A9D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Pharmacy fill card display: DRUG WARNING 8N,66N,70N</w:t>
      </w:r>
    </w:p>
    <w:p w14:paraId="60E6A9E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NOTE: Because the NEW WARNING LABEL LIST field is empty, the warnings above</w:t>
      </w:r>
    </w:p>
    <w:p w14:paraId="60E6A9E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are the warnings that our national data source distributes for this drug.</w:t>
      </w:r>
    </w:p>
    <w:p w14:paraId="60E6A9E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Would you like to edit this list of warnings? N// &lt;</w:t>
      </w:r>
      <w:r w:rsidRPr="00EA77BC">
        <w:rPr>
          <w:rFonts w:ascii="Courier New" w:hAnsi="Courier New" w:cs="Courier New"/>
          <w:b/>
          <w:sz w:val="18"/>
          <w:szCs w:val="18"/>
        </w:rPr>
        <w:t>ENTER</w:t>
      </w:r>
      <w:r w:rsidRPr="00EA77BC">
        <w:rPr>
          <w:rFonts w:ascii="Courier New" w:hAnsi="Courier New" w:cs="Courier New"/>
          <w:sz w:val="18"/>
          <w:szCs w:val="18"/>
        </w:rPr>
        <w:t>&gt; O</w:t>
      </w:r>
    </w:p>
    <w:p w14:paraId="60E6A9E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7"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UNITS PER ORDER UNIT: 1//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8" w14:textId="77777777" w:rsidR="00A30985" w:rsidRPr="00A30985" w:rsidRDefault="00A30985" w:rsidP="00A30985">
      <w:pPr>
        <w:pStyle w:val="BodyText4"/>
        <w:shd w:val="clear" w:color="auto" w:fill="DDDDDD"/>
        <w:ind w:left="360"/>
        <w:rPr>
          <w:rFonts w:ascii="Courier New" w:hAnsi="Courier New" w:cs="Courier New"/>
          <w:sz w:val="18"/>
          <w:szCs w:val="18"/>
        </w:rPr>
      </w:pPr>
      <w:r w:rsidRPr="00A30985">
        <w:rPr>
          <w:rFonts w:ascii="Courier New" w:hAnsi="Courier New" w:cs="Courier New"/>
          <w:sz w:val="18"/>
          <w:szCs w:val="18"/>
        </w:rPr>
        <w:t>NCPDP DISP</w:t>
      </w:r>
      <w:r>
        <w:rPr>
          <w:rFonts w:ascii="Courier New" w:hAnsi="Courier New" w:cs="Courier New"/>
          <w:sz w:val="18"/>
          <w:szCs w:val="18"/>
        </w:rPr>
        <w:t>ENSE UNIT: EACH//</w:t>
      </w:r>
    </w:p>
    <w:p w14:paraId="60E6A9E9" w14:textId="77777777" w:rsidR="00FB7ED1" w:rsidRPr="00495098" w:rsidRDefault="00A30985" w:rsidP="00FB7ED1">
      <w:pPr>
        <w:pStyle w:val="BodyText4"/>
        <w:keepNext w:val="0"/>
        <w:shd w:val="clear" w:color="auto" w:fill="DDDDDD"/>
        <w:ind w:left="360"/>
        <w:rPr>
          <w:rFonts w:ascii="Courier New" w:hAnsi="Courier New" w:cs="Courier New"/>
          <w:sz w:val="18"/>
          <w:szCs w:val="18"/>
        </w:rPr>
      </w:pPr>
      <w:r w:rsidRPr="00A30985">
        <w:rPr>
          <w:rFonts w:ascii="Courier New" w:hAnsi="Courier New" w:cs="Courier New"/>
          <w:sz w:val="18"/>
          <w:szCs w:val="18"/>
        </w:rPr>
        <w:t>NCPDP QUAN</w:t>
      </w:r>
      <w:r>
        <w:rPr>
          <w:rFonts w:ascii="Courier New" w:hAnsi="Courier New" w:cs="Courier New"/>
          <w:sz w:val="18"/>
          <w:szCs w:val="18"/>
        </w:rPr>
        <w:t>TITY MULTIPLIER: 1//</w:t>
      </w:r>
      <w:r w:rsidR="00FB7ED1" w:rsidRPr="00495098">
        <w:rPr>
          <w:rFonts w:ascii="Courier New" w:hAnsi="Courier New" w:cs="Courier New"/>
          <w:caps/>
          <w:sz w:val="18"/>
          <w:szCs w:val="18"/>
        </w:rPr>
        <w:t>Maximum Days Supply</w:t>
      </w:r>
      <w:r w:rsidR="00FB7ED1" w:rsidRPr="00495098">
        <w:rPr>
          <w:rFonts w:ascii="Courier New" w:hAnsi="Courier New" w:cs="Courier New"/>
          <w:sz w:val="18"/>
          <w:szCs w:val="18"/>
        </w:rPr>
        <w:t>: 365// ?</w:t>
      </w:r>
    </w:p>
    <w:p w14:paraId="60E6A9EA" w14:textId="77777777" w:rsidR="00FB7ED1" w:rsidRPr="00495098"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sz w:val="18"/>
          <w:szCs w:val="18"/>
        </w:rPr>
        <w:tab/>
        <w:t>This is the maximum number day supply for this drug.</w:t>
      </w:r>
    </w:p>
    <w:p w14:paraId="60E6A9EB" w14:textId="77777777" w:rsidR="00FB7ED1" w:rsidRPr="00EA77BC"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caps/>
          <w:sz w:val="18"/>
          <w:szCs w:val="18"/>
        </w:rPr>
        <w:t>Maximum Days Supply</w:t>
      </w:r>
      <w:r w:rsidRPr="00495098">
        <w:rPr>
          <w:rFonts w:ascii="Courier New" w:hAnsi="Courier New" w:cs="Courier New"/>
          <w:sz w:val="18"/>
          <w:szCs w:val="18"/>
        </w:rPr>
        <w:t>: 365// ?</w:t>
      </w:r>
    </w:p>
    <w:p w14:paraId="60E6A9EC"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DISPENSE UNIT: 0.000</w:t>
      </w:r>
    </w:p>
    <w:p w14:paraId="60E6A9ED" w14:textId="77777777" w:rsidR="00A30985" w:rsidRPr="00EA77BC" w:rsidRDefault="00A30985" w:rsidP="00EA77BC">
      <w:pPr>
        <w:pStyle w:val="BodyText4"/>
        <w:keepNext w:val="0"/>
        <w:shd w:val="clear" w:color="auto" w:fill="DDDDDD"/>
        <w:ind w:left="360"/>
        <w:rPr>
          <w:rFonts w:ascii="Courier New" w:hAnsi="Courier New" w:cs="Courier New"/>
          <w:sz w:val="18"/>
          <w:szCs w:val="18"/>
        </w:rPr>
      </w:pPr>
    </w:p>
    <w:p w14:paraId="60E6A9E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points to ACETAMINOPHEN 160MG/5ML ELIXIR in the National Drug file.</w:t>
      </w:r>
    </w:p>
    <w:p w14:paraId="60E6A9F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This drug has already been matched and classified with the National Drug</w:t>
      </w:r>
    </w:p>
    <w:p w14:paraId="60E6A9F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file. In addition, if the dosage form changes as a result of rematching,</w:t>
      </w:r>
    </w:p>
    <w:p w14:paraId="60E6A9F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you will have to match/rematch to Orderable Item.</w:t>
      </w:r>
    </w:p>
    <w:p w14:paraId="60E6A9F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Do you wish to match/rematch to NATIONAL DRUG file? No// &lt;</w:t>
      </w:r>
      <w:r w:rsidRPr="00EA77BC">
        <w:rPr>
          <w:rFonts w:ascii="Courier New" w:hAnsi="Courier New" w:cs="Courier New"/>
          <w:b/>
          <w:sz w:val="18"/>
          <w:szCs w:val="18"/>
        </w:rPr>
        <w:t>ENTER</w:t>
      </w:r>
      <w:r w:rsidRPr="00EA77BC">
        <w:rPr>
          <w:rFonts w:ascii="Courier New" w:hAnsi="Courier New" w:cs="Courier New"/>
          <w:sz w:val="18"/>
          <w:szCs w:val="18"/>
        </w:rPr>
        <w:t>&gt;  (No)</w:t>
      </w:r>
    </w:p>
    <w:p w14:paraId="60E6A9F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Just a reminder...you are editing ACETAMINOPHEN ELIX. 120MG/5ML 4OZ.</w:t>
      </w:r>
    </w:p>
    <w:p w14:paraId="60E6A9F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from National Drug File match =&gt; 160    MG/5ML</w:t>
      </w:r>
    </w:p>
    <w:p w14:paraId="60E6A9F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Strength currently in the Drug File    =&gt; 120  </w:t>
      </w:r>
    </w:p>
    <w:p w14:paraId="60E6A9FB"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9FC"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b/>
          <w:color w:val="000000"/>
          <w:sz w:val="18"/>
          <w:szCs w:val="18"/>
        </w:rPr>
        <w:t xml:space="preserve">Please Note: Strength of drug does not match strength of VA Product it is matched to. </w:t>
      </w:r>
    </w:p>
    <w:p w14:paraId="60E6A9FD" w14:textId="77777777" w:rsidR="00DA7E44" w:rsidRPr="00EA77BC" w:rsidRDefault="00DA7E44" w:rsidP="005C4F1E">
      <w:pPr>
        <w:pStyle w:val="BodyText4"/>
        <w:shd w:val="clear" w:color="auto" w:fill="DDDDDD"/>
        <w:ind w:left="360"/>
        <w:rPr>
          <w:rFonts w:ascii="Courier New" w:hAnsi="Courier New" w:cs="Courier New"/>
          <w:sz w:val="18"/>
          <w:szCs w:val="18"/>
        </w:rPr>
      </w:pPr>
    </w:p>
    <w:p w14:paraId="60E6A9FE" w14:textId="77777777" w:rsidR="00DA7E44" w:rsidRPr="00EA77BC" w:rsidRDefault="00DA7E44" w:rsidP="000128D8">
      <w:pPr>
        <w:pStyle w:val="BodyText4"/>
        <w:shd w:val="clear" w:color="auto" w:fill="DDDDDD"/>
        <w:ind w:left="360"/>
        <w:rPr>
          <w:rFonts w:ascii="Courier New" w:hAnsi="Courier New" w:cs="Courier New"/>
          <w:sz w:val="18"/>
          <w:szCs w:val="18"/>
        </w:rPr>
      </w:pPr>
    </w:p>
    <w:p w14:paraId="60E6A9FF" w14:textId="77777777" w:rsidR="00DA7E44" w:rsidRPr="00EA77BC" w:rsidRDefault="00DA7E44" w:rsidP="000128D8">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Press Return to Continue: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0"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A0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=&gt; 120   Unit =&gt;</w:t>
      </w:r>
    </w:p>
    <w:p w14:paraId="60E6AA0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POSSIBLE DOSAGES:</w:t>
      </w:r>
    </w:p>
    <w:p w14:paraId="60E6AA0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DISPENSE UNITS PER DOSE: 2         DOSE: 240 MG/5 ML          PACKAGE: I</w:t>
      </w:r>
    </w:p>
    <w:p w14:paraId="60E6AA0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DOSAGES:</w:t>
      </w:r>
    </w:p>
    <w:p w14:paraId="60E6AA0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LOCAL POSSIBLE DOSAGE: ONE TEASPOONFUL               PACKAGE: O</w:t>
      </w:r>
    </w:p>
    <w:p w14:paraId="60E6AA08" w14:textId="77777777" w:rsidR="001E7D97" w:rsidRPr="00EA77BC" w:rsidRDefault="001E7D97" w:rsidP="00EA77BC">
      <w:pPr>
        <w:pStyle w:val="BodyText4"/>
        <w:keepNext w:val="0"/>
        <w:shd w:val="clear" w:color="auto" w:fill="DDDDDD"/>
        <w:ind w:left="360"/>
        <w:rPr>
          <w:rFonts w:ascii="Courier New" w:hAnsi="Courier New" w:cs="Courier New"/>
          <w:sz w:val="18"/>
          <w:szCs w:val="18"/>
        </w:rPr>
      </w:pPr>
    </w:p>
    <w:p w14:paraId="60E6AA0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Do you want to edit the dosages? N// </w:t>
      </w:r>
      <w:r w:rsidRPr="00EA77BC">
        <w:rPr>
          <w:rFonts w:ascii="Courier New" w:hAnsi="Courier New" w:cs="Courier New"/>
          <w:b/>
          <w:sz w:val="18"/>
          <w:szCs w:val="18"/>
        </w:rPr>
        <w:t>YES</w:t>
      </w:r>
    </w:p>
    <w:p w14:paraId="60E6AA0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Changing the strength will update all possible dosages for this Drug.</w:t>
      </w:r>
    </w:p>
    <w:p w14:paraId="60E6AA0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DISPENSE UNITS PER DOSE: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1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w:t>
      </w:r>
    </w:p>
    <w:p w14:paraId="60E6AA1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with LOCAL POSSIBLE DOSAGE:</w:t>
      </w:r>
    </w:p>
    <w:p w14:paraId="60E6AA1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ONE TEASPOONFUL     O</w:t>
      </w:r>
    </w:p>
    <w:p w14:paraId="60E6AA1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You may enter a new LOCAL POSSIBLE DOSAGE, if you wish</w:t>
      </w:r>
    </w:p>
    <w:p w14:paraId="60E6AA1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must be 1-60 characters in length.</w:t>
      </w:r>
    </w:p>
    <w:p w14:paraId="60E6AA1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ONE TEASPOONFUL</w:t>
      </w:r>
      <w:r w:rsidRPr="00EA77BC">
        <w:rPr>
          <w:rFonts w:ascii="Courier New" w:hAnsi="Courier New" w:cs="Courier New"/>
          <w:sz w:val="18"/>
          <w:szCs w:val="18"/>
        </w:rPr>
        <w:t xml:space="preserve">    O</w:t>
      </w:r>
    </w:p>
    <w:p w14:paraId="60E6AA1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 ONE TEASPOONFUL//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OTHER LANGUAGE DOSAGE NAME: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F" w14:textId="77777777" w:rsidR="00DA7E44" w:rsidRPr="00EA77BC" w:rsidRDefault="00DA7E44" w:rsidP="00EA77BC">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PACKAGE: Outpatient//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0" w14:textId="77777777" w:rsidR="00DA7E44" w:rsidRPr="00EA77BC" w:rsidRDefault="0076180B" w:rsidP="00EA77BC">
      <w:pPr>
        <w:pStyle w:val="BodyText4"/>
        <w:shd w:val="clear" w:color="auto" w:fill="DDDDDD"/>
        <w:ind w:left="360"/>
        <w:rPr>
          <w:rFonts w:ascii="Courier New" w:hAnsi="Courier New" w:cs="Courier New"/>
          <w:b/>
          <w:color w:val="000000"/>
          <w:sz w:val="18"/>
          <w:szCs w:val="18"/>
        </w:rPr>
      </w:pPr>
      <w:r>
        <w:rPr>
          <w:rFonts w:ascii="Courier New" w:hAnsi="Courier New" w:cs="Courier New"/>
          <w:noProof/>
          <w:color w:val="000000"/>
          <w:sz w:val="18"/>
          <w:szCs w:val="18"/>
        </w:rPr>
        <mc:AlternateContent>
          <mc:Choice Requires="wps">
            <w:drawing>
              <wp:anchor distT="0" distB="0" distL="114300" distR="114300" simplePos="0" relativeHeight="251661824" behindDoc="0" locked="0" layoutInCell="1" allowOverlap="1" wp14:anchorId="60E6DD37" wp14:editId="60E6DD38">
                <wp:simplePos x="0" y="0"/>
                <wp:positionH relativeFrom="column">
                  <wp:posOffset>2703830</wp:posOffset>
                </wp:positionH>
                <wp:positionV relativeFrom="paragraph">
                  <wp:posOffset>6350</wp:posOffset>
                </wp:positionV>
                <wp:extent cx="2968625" cy="228600"/>
                <wp:effectExtent l="0" t="0" r="4445" b="3175"/>
                <wp:wrapNone/>
                <wp:docPr id="6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A" w14:textId="77777777" w:rsidR="00BF2C2B" w:rsidRPr="000953CC" w:rsidRDefault="00BF2C2B"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30" type="#_x0000_t202" style="position:absolute;left:0;text-align:left;margin-left:212.9pt;margin-top:.5pt;width:233.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" stroked="f">
                <v:textbox inset="3.6pt,,.72pt">
                  <w:txbxContent>
                    <w:p w14:paraId="60E6DE2A" w14:textId="77777777" w:rsidR="00BF2C2B" w:rsidRPr="000953CC" w:rsidRDefault="00BF2C2B"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DA7E44" w:rsidRPr="00EA77BC">
        <w:rPr>
          <w:rFonts w:ascii="Courier New" w:hAnsi="Courier New" w:cs="Courier New"/>
          <w:color w:val="000000"/>
          <w:sz w:val="18"/>
          <w:szCs w:val="18"/>
        </w:rPr>
        <w:t>DOSE UNIT: MILLIGRAM(S)//</w:t>
      </w:r>
      <w:r w:rsidR="00DA7E44" w:rsidRPr="00EA77BC">
        <w:rPr>
          <w:rFonts w:ascii="Courier New" w:hAnsi="Courier New" w:cs="Courier New"/>
          <w:sz w:val="18"/>
          <w:szCs w:val="18"/>
        </w:rPr>
        <w:t xml:space="preserve"> &lt;</w:t>
      </w:r>
      <w:r w:rsidR="00DA7E44" w:rsidRPr="00EA77BC">
        <w:rPr>
          <w:rFonts w:ascii="Courier New" w:hAnsi="Courier New" w:cs="Courier New"/>
          <w:b/>
          <w:sz w:val="18"/>
          <w:szCs w:val="18"/>
        </w:rPr>
        <w:t>ENTER</w:t>
      </w:r>
      <w:r w:rsidR="00DA7E44" w:rsidRPr="00EA77BC">
        <w:rPr>
          <w:rFonts w:ascii="Courier New" w:hAnsi="Courier New" w:cs="Courier New"/>
          <w:sz w:val="18"/>
          <w:szCs w:val="18"/>
        </w:rPr>
        <w:t>&gt;</w:t>
      </w:r>
    </w:p>
    <w:p w14:paraId="60E6AA21"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color w:val="000000"/>
          <w:sz w:val="18"/>
          <w:szCs w:val="18"/>
        </w:rPr>
        <w:t>NUMERIC DOSE:120//</w:t>
      </w:r>
      <w:r w:rsidRPr="00EA77BC">
        <w:rPr>
          <w:rFonts w:ascii="Courier New" w:hAnsi="Courier New" w:cs="Courier New"/>
          <w:sz w:val="18"/>
          <w:szCs w:val="18"/>
        </w:rPr>
        <w:t>&lt;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2" w14:textId="77777777" w:rsidR="00DA7E44" w:rsidRPr="00EA77BC" w:rsidRDefault="00DA7E44" w:rsidP="005C4F1E">
      <w:pPr>
        <w:pStyle w:val="BodyText4"/>
        <w:keepNext w:val="0"/>
        <w:shd w:val="clear" w:color="auto" w:fill="DDDDDD"/>
        <w:ind w:left="360"/>
        <w:rPr>
          <w:rFonts w:ascii="Courier New" w:hAnsi="Courier New" w:cs="Courier New"/>
          <w:sz w:val="18"/>
          <w:szCs w:val="18"/>
        </w:rPr>
      </w:pPr>
    </w:p>
    <w:p w14:paraId="60E6AA23"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24"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p>
    <w:p w14:paraId="60E6AA25"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p>
    <w:p w14:paraId="60E6AA26" w14:textId="77777777" w:rsidR="00DE4E0D" w:rsidRPr="00EA77BC" w:rsidRDefault="00DE4E0D" w:rsidP="00EA77BC">
      <w:pPr>
        <w:pStyle w:val="BodyText4"/>
        <w:keepNext w:val="0"/>
        <w:ind w:left="0"/>
        <w:rPr>
          <w:sz w:val="24"/>
          <w:szCs w:val="24"/>
        </w:rPr>
      </w:pPr>
      <w:bookmarkStart w:id="1124" w:name="p039"/>
      <w:bookmarkEnd w:id="1124"/>
    </w:p>
    <w:p w14:paraId="60E6AA27" w14:textId="77777777" w:rsidR="00DE4E0D" w:rsidRDefault="0076180B" w:rsidP="00EA77BC">
      <w:pPr>
        <w:pStyle w:val="BodyText4"/>
        <w:keepNext w:val="0"/>
        <w:ind w:left="720" w:hanging="720"/>
        <w:rPr>
          <w:position w:val="-4"/>
          <w:sz w:val="24"/>
          <w:szCs w:val="24"/>
        </w:rPr>
      </w:pPr>
      <w:r>
        <w:rPr>
          <w:noProof/>
          <w:position w:val="-4"/>
          <w:sz w:val="24"/>
          <w:szCs w:val="24"/>
        </w:rPr>
        <w:drawing>
          <wp:inline distT="0" distB="0" distL="0" distR="0" wp14:anchorId="60E6DD39" wp14:editId="60E6DD3A">
            <wp:extent cx="469900" cy="355600"/>
            <wp:effectExtent l="0" t="0" r="0" b="0"/>
            <wp:docPr id="12"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r w:rsidR="00DE4E0D" w:rsidRPr="00EA77BC">
        <w:rPr>
          <w:position w:val="-4"/>
          <w:sz w:val="24"/>
          <w:szCs w:val="24"/>
        </w:rPr>
        <w:t xml:space="preserve">Auto population of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 xml:space="preserve">for Local Possible Dosages of eligible drugs ONLY occurs during the post init of the </w:t>
      </w:r>
      <w:r w:rsidR="00A76741" w:rsidRPr="00EA77BC">
        <w:rPr>
          <w:position w:val="-4"/>
          <w:sz w:val="24"/>
          <w:szCs w:val="24"/>
        </w:rPr>
        <w:t xml:space="preserve">PRE V.0.5 </w:t>
      </w:r>
      <w:r w:rsidR="00DE4E0D" w:rsidRPr="00EA77BC">
        <w:rPr>
          <w:position w:val="-4"/>
          <w:sz w:val="24"/>
          <w:szCs w:val="24"/>
        </w:rPr>
        <w:t xml:space="preserve">Pre-Release patch installation. If you choose to delete your Local Possible Dosages when remapping to NDF, then when redefining your Local Possible Dosages you will have to repopulate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along with all other Local Possible Dosage fields.</w:t>
      </w:r>
    </w:p>
    <w:p w14:paraId="60E6AA28" w14:textId="77777777" w:rsidR="0006257E" w:rsidRDefault="0006257E" w:rsidP="00EA77BC">
      <w:pPr>
        <w:pStyle w:val="BodyText4"/>
        <w:keepNext w:val="0"/>
        <w:ind w:left="720" w:hanging="720"/>
        <w:rPr>
          <w:position w:val="-4"/>
          <w:sz w:val="24"/>
          <w:szCs w:val="24"/>
        </w:rPr>
      </w:pPr>
      <w:bookmarkStart w:id="1125" w:name="Page_40"/>
      <w:bookmarkEnd w:id="1125"/>
    </w:p>
    <w:p w14:paraId="60E6AA29" w14:textId="77777777" w:rsidR="0006257E" w:rsidRPr="00B02EE5" w:rsidRDefault="0076180B" w:rsidP="0006257E">
      <w:pPr>
        <w:pStyle w:val="BodyText4"/>
        <w:keepNext w:val="0"/>
        <w:ind w:left="720" w:hanging="720"/>
        <w:rPr>
          <w:position w:val="-4"/>
          <w:sz w:val="24"/>
          <w:szCs w:val="24"/>
        </w:rPr>
      </w:pPr>
      <w:r>
        <w:rPr>
          <w:noProof/>
          <w:position w:val="-4"/>
          <w:sz w:val="24"/>
          <w:szCs w:val="24"/>
        </w:rPr>
        <w:drawing>
          <wp:inline distT="0" distB="0" distL="0" distR="0" wp14:anchorId="60E6DD3B" wp14:editId="60E6DD3C">
            <wp:extent cx="469900" cy="355600"/>
            <wp:effectExtent l="0" t="0" r="0" b="0"/>
            <wp:docPr id="13"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900" cy="355600"/>
                    </a:xfrm>
                    <a:prstGeom prst="rect">
                      <a:avLst/>
                    </a:prstGeom>
                    <a:noFill/>
                    <a:ln>
                      <a:noFill/>
                    </a:ln>
                  </pic:spPr>
                </pic:pic>
              </a:graphicData>
            </a:graphic>
          </wp:inline>
        </w:drawing>
      </w:r>
      <w:bookmarkStart w:id="1126" w:name="enter_edit_note"/>
      <w:bookmarkEnd w:id="1126"/>
      <w:r w:rsidR="0006257E" w:rsidRPr="0006257E">
        <w:rPr>
          <w:sz w:val="24"/>
          <w:szCs w:val="24"/>
        </w:rPr>
        <w:t>Note: Max days supply has been added to both the VA Product File (50.68) and the Drug file (#50.0).  This field allows the user to increase the Max Days supply allowed for a drug to greater than 90 up to 365.  Controlled substances will remain at 1-90 days supply.</w:t>
      </w:r>
      <w:r w:rsidR="0006257E" w:rsidRPr="00B02EE5">
        <w:rPr>
          <w:sz w:val="24"/>
          <w:szCs w:val="24"/>
        </w:rPr>
        <w:t xml:space="preserve"> </w:t>
      </w:r>
    </w:p>
    <w:p w14:paraId="60E6AA2A" w14:textId="77777777" w:rsidR="0006257E" w:rsidRDefault="0006257E" w:rsidP="00EA77BC">
      <w:pPr>
        <w:pStyle w:val="BodyText4"/>
        <w:keepNext w:val="0"/>
        <w:ind w:left="720" w:hanging="720"/>
        <w:rPr>
          <w:position w:val="-4"/>
          <w:sz w:val="24"/>
          <w:szCs w:val="24"/>
        </w:rPr>
      </w:pPr>
    </w:p>
    <w:p w14:paraId="60E6AA2B" w14:textId="77777777" w:rsidR="00C0174A" w:rsidRPr="00BD5AD6" w:rsidRDefault="00C0174A" w:rsidP="00C0174A">
      <w:pPr>
        <w:rPr>
          <w:b/>
        </w:rPr>
      </w:pPr>
      <w:bookmarkStart w:id="1127" w:name="P_189p40"/>
      <w:r w:rsidRPr="00BD5AD6">
        <w:rPr>
          <w:b/>
        </w:rPr>
        <w:t>MAXIMUM</w:t>
      </w:r>
      <w:bookmarkEnd w:id="1127"/>
      <w:r w:rsidRPr="00BD5AD6">
        <w:rPr>
          <w:b/>
        </w:rPr>
        <w:t xml:space="preserve"> DAYS SUPPLY</w:t>
      </w:r>
    </w:p>
    <w:p w14:paraId="60E6AA2C" w14:textId="77777777" w:rsidR="00C0174A" w:rsidRPr="005B05F1" w:rsidRDefault="00C0174A" w:rsidP="00C0174A">
      <w:pPr>
        <w:rPr>
          <w:highlight w:val="yellow"/>
        </w:rPr>
      </w:pPr>
    </w:p>
    <w:p w14:paraId="60E6AA2D" w14:textId="77777777" w:rsidR="00C0174A" w:rsidRDefault="00C0174A" w:rsidP="00C0174A">
      <w:r>
        <w:t xml:space="preserve">Maximum days supply has been added to both the VA PRODUCT file (#50.68) and the DRUG file (#50).  This field is used to determine the maximum number for days supply that may be assigned to a drug.  If this field is left blank, the MAXIMUM DAYS SUPPLY is set to a default of 90 unless the drug is a controlled substance or Clozapine.  Any value greater than 90 increases the number of potential copay units above 3.  </w:t>
      </w:r>
    </w:p>
    <w:p w14:paraId="60E6AA2E" w14:textId="77777777" w:rsidR="00C0174A" w:rsidRDefault="00C0174A" w:rsidP="00C0174A"/>
    <w:p w14:paraId="60E6AA2F" w14:textId="77777777" w:rsidR="00C0174A" w:rsidRDefault="00C0174A" w:rsidP="00C0174A">
      <w:r>
        <w:t>The maximum value allowed for this field is 365 (days) for most drugs, however:</w:t>
      </w:r>
    </w:p>
    <w:p w14:paraId="60E6AA30" w14:textId="77777777" w:rsidR="00C0174A" w:rsidRDefault="00C0174A" w:rsidP="00C0174A"/>
    <w:p w14:paraId="60E6AA31" w14:textId="77777777" w:rsidR="00C0174A" w:rsidRDefault="00C0174A" w:rsidP="00663CE4">
      <w:pPr>
        <w:numPr>
          <w:ilvl w:val="0"/>
          <w:numId w:val="76"/>
        </w:numPr>
      </w:pPr>
      <w:r>
        <w:t>Schedule 2 controlled substances have a 30 day maximum days supply limit.</w:t>
      </w:r>
    </w:p>
    <w:p w14:paraId="60E6AA32" w14:textId="77777777" w:rsidR="00C0174A" w:rsidRDefault="00C0174A" w:rsidP="00663CE4">
      <w:pPr>
        <w:numPr>
          <w:ilvl w:val="0"/>
          <w:numId w:val="76"/>
        </w:numPr>
      </w:pPr>
      <w:r>
        <w:t>Schedule 3-5 controlled substances have a 90 day maximum days supply limit.</w:t>
      </w:r>
    </w:p>
    <w:p w14:paraId="60E6AA33" w14:textId="77777777" w:rsidR="00C0174A" w:rsidRDefault="00C0174A" w:rsidP="00663CE4">
      <w:pPr>
        <w:numPr>
          <w:ilvl w:val="0"/>
          <w:numId w:val="76"/>
        </w:numPr>
      </w:pPr>
      <w:r>
        <w:t xml:space="preserve">The maximum number of days supply for this drug cannot exceed the National Drug File (NDF) maximum value if it exists in the VA PRODUCT file. </w:t>
      </w:r>
    </w:p>
    <w:p w14:paraId="60E6AA34" w14:textId="77777777" w:rsidR="00C0174A" w:rsidRDefault="00C0174A" w:rsidP="00663CE4">
      <w:pPr>
        <w:numPr>
          <w:ilvl w:val="0"/>
          <w:numId w:val="76"/>
        </w:numPr>
      </w:pPr>
      <w:r>
        <w:t>No value can be entered for Clozapine drugs as the maximum days supply is controlled by the Clozapine functionality.</w:t>
      </w:r>
    </w:p>
    <w:p w14:paraId="60E6AA35" w14:textId="77777777" w:rsidR="00C0174A" w:rsidRPr="00663CE4" w:rsidRDefault="00C0174A" w:rsidP="00C0174A"/>
    <w:p w14:paraId="60E6AA36" w14:textId="77777777" w:rsidR="00C0174A" w:rsidRDefault="00C0174A" w:rsidP="00C0174A">
      <w:r w:rsidRPr="00CC1FF6">
        <w:t>The following chart shows the default values used when different values exist in the DRUG file and VA PRODUCT file. Note the default quantity is determined by the patient’s PATIENT STATUS field in the PRESCRIPTION file #52. In this example, the patient status allows for a 60 days supply.</w:t>
      </w:r>
    </w:p>
    <w:p w14:paraId="60E6AA37" w14:textId="77777777" w:rsidR="008776BB" w:rsidRDefault="008776BB" w:rsidP="00C0174A"/>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26"/>
        <w:gridCol w:w="1955"/>
        <w:gridCol w:w="1379"/>
        <w:gridCol w:w="4812"/>
      </w:tblGrid>
      <w:tr w:rsidR="00C0174A" w14:paraId="60E6AA40" w14:textId="77777777" w:rsidTr="00663CE4">
        <w:tc>
          <w:tcPr>
            <w:tcW w:w="895" w:type="dxa"/>
            <w:gridSpan w:val="2"/>
            <w:tcBorders>
              <w:top w:val="single" w:sz="4" w:space="0" w:color="auto"/>
              <w:left w:val="single" w:sz="4" w:space="0" w:color="auto"/>
              <w:bottom w:val="single" w:sz="4" w:space="0" w:color="auto"/>
              <w:right w:val="single" w:sz="4" w:space="0" w:color="auto"/>
            </w:tcBorders>
            <w:shd w:val="clear" w:color="auto" w:fill="EEECE1"/>
            <w:hideMark/>
          </w:tcPr>
          <w:p w14:paraId="60E6AA38"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DAYS</w:t>
            </w:r>
          </w:p>
          <w:p w14:paraId="60E6AA39"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SUPPLY</w:t>
            </w:r>
          </w:p>
        </w:tc>
        <w:tc>
          <w:tcPr>
            <w:tcW w:w="1955" w:type="dxa"/>
            <w:tcBorders>
              <w:top w:val="single" w:sz="4" w:space="0" w:color="auto"/>
              <w:left w:val="single" w:sz="4" w:space="0" w:color="auto"/>
              <w:bottom w:val="single" w:sz="4" w:space="0" w:color="auto"/>
              <w:right w:val="single" w:sz="4" w:space="0" w:color="auto"/>
            </w:tcBorders>
            <w:shd w:val="clear" w:color="auto" w:fill="EEECE1"/>
            <w:hideMark/>
          </w:tcPr>
          <w:p w14:paraId="60E6AA3A"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B"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VA Product file (50.68)</w:t>
            </w:r>
          </w:p>
        </w:tc>
        <w:tc>
          <w:tcPr>
            <w:tcW w:w="1379" w:type="dxa"/>
            <w:tcBorders>
              <w:top w:val="single" w:sz="4" w:space="0" w:color="auto"/>
              <w:left w:val="single" w:sz="4" w:space="0" w:color="auto"/>
              <w:bottom w:val="single" w:sz="4" w:space="0" w:color="auto"/>
              <w:right w:val="single" w:sz="4" w:space="0" w:color="auto"/>
            </w:tcBorders>
            <w:shd w:val="clear" w:color="auto" w:fill="EEECE1"/>
            <w:hideMark/>
          </w:tcPr>
          <w:p w14:paraId="60E6AA3C"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D"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Drug File (#50)</w:t>
            </w:r>
          </w:p>
        </w:tc>
        <w:tc>
          <w:tcPr>
            <w:tcW w:w="4812" w:type="dxa"/>
            <w:tcBorders>
              <w:top w:val="single" w:sz="4" w:space="0" w:color="auto"/>
              <w:left w:val="single" w:sz="4" w:space="0" w:color="auto"/>
              <w:bottom w:val="single" w:sz="4" w:space="0" w:color="auto"/>
              <w:right w:val="single" w:sz="4" w:space="0" w:color="auto"/>
            </w:tcBorders>
            <w:shd w:val="clear" w:color="auto" w:fill="EEECE1"/>
          </w:tcPr>
          <w:p w14:paraId="60E6AA3E" w14:textId="77777777" w:rsidR="00C0174A" w:rsidRPr="00EA41FE" w:rsidRDefault="00C0174A" w:rsidP="00987AE8">
            <w:pPr>
              <w:autoSpaceDE w:val="0"/>
              <w:autoSpaceDN w:val="0"/>
              <w:adjustRightInd w:val="0"/>
              <w:jc w:val="center"/>
              <w:rPr>
                <w:rFonts w:ascii="Calibri" w:eastAsia="Calibri" w:hAnsi="Calibri" w:cs="r_ansi"/>
                <w:b/>
                <w:bCs/>
                <w:sz w:val="20"/>
                <w:szCs w:val="20"/>
              </w:rPr>
            </w:pPr>
          </w:p>
          <w:p w14:paraId="60E6AA3F" w14:textId="77777777" w:rsidR="00C0174A" w:rsidRPr="00EA41FE" w:rsidRDefault="00C0174A" w:rsidP="00987AE8">
            <w:pPr>
              <w:autoSpaceDE w:val="0"/>
              <w:autoSpaceDN w:val="0"/>
              <w:adjustRightInd w:val="0"/>
              <w:rPr>
                <w:rFonts w:ascii="Calibri" w:eastAsia="Calibri" w:hAnsi="Calibri" w:cs="r_ansi"/>
                <w:b/>
                <w:bCs/>
                <w:sz w:val="20"/>
                <w:szCs w:val="20"/>
              </w:rPr>
            </w:pPr>
            <w:r w:rsidRPr="00EA41FE">
              <w:rPr>
                <w:rFonts w:ascii="Calibri" w:eastAsia="Calibri" w:hAnsi="Calibri" w:cs="r_ansi"/>
                <w:b/>
                <w:bCs/>
                <w:sz w:val="20"/>
                <w:szCs w:val="20"/>
              </w:rPr>
              <w:t>(Range for Days Supply): DEFAULT//</w:t>
            </w:r>
          </w:p>
        </w:tc>
      </w:tr>
      <w:tr w:rsidR="00C0174A" w14:paraId="60E6AA45"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FFFFFF"/>
            <w:hideMark/>
          </w:tcPr>
          <w:p w14:paraId="60E6AA4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60E6AA4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FFFFFF"/>
            <w:hideMark/>
          </w:tcPr>
          <w:p w14:paraId="60E6AA43"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FFFFFF"/>
            <w:hideMark/>
          </w:tcPr>
          <w:p w14:paraId="60E6AA44"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(1-90): 60//</w:t>
            </w:r>
          </w:p>
        </w:tc>
      </w:tr>
      <w:tr w:rsidR="00C0174A" w14:paraId="60E6AA4A"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8"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9"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4F"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D"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E"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54"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0"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265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3"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(1-265): 60//</w:t>
            </w:r>
          </w:p>
        </w:tc>
      </w:tr>
      <w:tr w:rsidR="00C0174A" w14:paraId="60E6AA59"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5"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8"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18"/>
                <w:szCs w:val="20"/>
              </w:rPr>
              <w:t>Cannot be greater than NDF Maximum Days Supply: 300</w:t>
            </w:r>
          </w:p>
        </w:tc>
      </w:tr>
      <w:tr w:rsidR="00C0174A" w14:paraId="60E6AA5E"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A"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150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D"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(1-150): 60//</w:t>
            </w:r>
          </w:p>
        </w:tc>
      </w:tr>
    </w:tbl>
    <w:p w14:paraId="60E6AA5F" w14:textId="77777777" w:rsidR="00C0174A" w:rsidRPr="005B05F1" w:rsidRDefault="00C0174A" w:rsidP="00C0174A">
      <w:pPr>
        <w:tabs>
          <w:tab w:val="right" w:pos="9360"/>
        </w:tabs>
        <w:rPr>
          <w:highlight w:val="yellow"/>
        </w:rPr>
      </w:pPr>
    </w:p>
    <w:p w14:paraId="60E6AA60" w14:textId="77777777" w:rsidR="00C0174A" w:rsidRPr="00BD5AD6" w:rsidRDefault="00C0174A" w:rsidP="00C0174A">
      <w:pPr>
        <w:tabs>
          <w:tab w:val="left" w:pos="3280"/>
        </w:tabs>
      </w:pPr>
      <w:r w:rsidRPr="00BD5AD6">
        <w:tab/>
      </w:r>
    </w:p>
    <w:p w14:paraId="60E6AA61" w14:textId="77777777" w:rsidR="00C0174A" w:rsidRPr="00BD5AD6" w:rsidRDefault="00C0174A" w:rsidP="00C0174A">
      <w:pPr>
        <w:autoSpaceDE w:val="0"/>
        <w:autoSpaceDN w:val="0"/>
        <w:adjustRightInd w:val="0"/>
        <w:rPr>
          <w:b/>
          <w:sz w:val="22"/>
          <w:szCs w:val="22"/>
        </w:rPr>
      </w:pPr>
      <w:r w:rsidRPr="00BD5AD6">
        <w:rPr>
          <w:b/>
          <w:sz w:val="22"/>
          <w:szCs w:val="22"/>
        </w:rPr>
        <w:t xml:space="preserve">Example 2: </w:t>
      </w:r>
      <w:r w:rsidRPr="00BD5AD6">
        <w:rPr>
          <w:b/>
          <w:i/>
          <w:sz w:val="22"/>
          <w:szCs w:val="22"/>
        </w:rPr>
        <w:t>Drug Enter/Edit</w:t>
      </w:r>
      <w:r w:rsidRPr="00BD5AD6">
        <w:rPr>
          <w:b/>
          <w:sz w:val="22"/>
          <w:szCs w:val="22"/>
        </w:rPr>
        <w:t xml:space="preserve"> [PSS DRUG ENTER/EDIT] Option (showing a maximum days supply </w:t>
      </w:r>
    </w:p>
    <w:p w14:paraId="60E6AA62" w14:textId="77777777" w:rsidR="00C0174A" w:rsidRPr="00BD5AD6" w:rsidRDefault="00C0174A" w:rsidP="00C0174A">
      <w:pPr>
        <w:autoSpaceDE w:val="0"/>
        <w:autoSpaceDN w:val="0"/>
        <w:adjustRightInd w:val="0"/>
        <w:rPr>
          <w:b/>
          <w:sz w:val="22"/>
          <w:szCs w:val="22"/>
        </w:rPr>
      </w:pPr>
      <w:r w:rsidRPr="00BD5AD6">
        <w:rPr>
          <w:b/>
          <w:sz w:val="22"/>
          <w:szCs w:val="22"/>
        </w:rPr>
        <w:tab/>
        <w:t xml:space="preserve">        of 365)</w:t>
      </w:r>
    </w:p>
    <w:p w14:paraId="60E6AA63" w14:textId="77777777" w:rsidR="00C0174A" w:rsidRPr="00BD5AD6" w:rsidRDefault="00C0174A" w:rsidP="00C0174A">
      <w:pPr>
        <w:pStyle w:val="BodyText4"/>
        <w:keepNext w:val="0"/>
        <w:ind w:left="720" w:hanging="720"/>
        <w:rPr>
          <w:position w:val="-4"/>
          <w:sz w:val="24"/>
          <w:szCs w:val="24"/>
        </w:rPr>
      </w:pPr>
    </w:p>
    <w:p w14:paraId="60E6AA64" w14:textId="77777777" w:rsidR="00C0174A" w:rsidRPr="00BD5AD6" w:rsidRDefault="00C0174A" w:rsidP="00C0174A">
      <w:pPr>
        <w:shd w:val="clear" w:color="auto" w:fill="D9D9D9"/>
        <w:ind w:left="374"/>
        <w:rPr>
          <w:rFonts w:ascii="Courier New" w:hAnsi="Courier New" w:cs="Courier New"/>
          <w:sz w:val="16"/>
        </w:rPr>
      </w:pPr>
    </w:p>
    <w:p w14:paraId="60E6AA65"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Select OPTION NAME: PSS DRUG ENTER/EDIT       Drug Enter/Edit</w:t>
      </w:r>
    </w:p>
    <w:p w14:paraId="60E6AA66" w14:textId="77777777" w:rsidR="00C0174A" w:rsidRPr="00BD5AD6" w:rsidRDefault="00C0174A" w:rsidP="00C0174A">
      <w:pPr>
        <w:shd w:val="clear" w:color="auto" w:fill="D9D9D9"/>
        <w:ind w:left="374"/>
        <w:rPr>
          <w:rFonts w:ascii="Courier New" w:hAnsi="Courier New" w:cs="Courier New"/>
          <w:sz w:val="16"/>
        </w:rPr>
      </w:pPr>
    </w:p>
    <w:p w14:paraId="60E6AA6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GENERIC NAME:    ASPIRIN BUFFERED 325MG TAB     CN103     INTEN     </w:t>
      </w:r>
    </w:p>
    <w:p w14:paraId="60E6AA6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...OK? Yes//   (Yes)</w:t>
      </w:r>
    </w:p>
    <w:p w14:paraId="60E6AA6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t>
      </w:r>
    </w:p>
    <w:p w14:paraId="60E6AA6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This entry is marked for the following PHARMACY packages: </w:t>
      </w:r>
    </w:p>
    <w:p w14:paraId="60E6AA6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Outpatient</w:t>
      </w:r>
    </w:p>
    <w:p w14:paraId="60E6AA6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Unit Dose</w:t>
      </w:r>
    </w:p>
    <w:p w14:paraId="60E6AA6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Ward Stock</w:t>
      </w:r>
    </w:p>
    <w:p w14:paraId="60E6AA6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Non-VA Med</w:t>
      </w:r>
    </w:p>
    <w:p w14:paraId="60E6AA6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GENERIC NAME: ASPIRIN BUFFERED 325MG TAB  Replace </w:t>
      </w:r>
    </w:p>
    <w:p w14:paraId="60E6AA7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VA CLASSIFICATION: CN103// </w:t>
      </w:r>
    </w:p>
    <w:p w14:paraId="60E6AA7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DEA, SPECIAL HDLG: 9P// </w:t>
      </w:r>
    </w:p>
    <w:p w14:paraId="60E6AA7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DAW CODE: </w:t>
      </w:r>
    </w:p>
    <w:p w14:paraId="60E6AA73" w14:textId="77777777" w:rsidR="00C0174A" w:rsidRPr="00BD5AD6" w:rsidRDefault="00C0174A" w:rsidP="00C0174A">
      <w:pPr>
        <w:shd w:val="clear" w:color="auto" w:fill="D9D9D9"/>
        <w:ind w:left="374"/>
        <w:rPr>
          <w:rFonts w:ascii="Courier New" w:hAnsi="Courier New" w:cs="Courier New"/>
          <w:sz w:val="16"/>
        </w:rPr>
      </w:pPr>
      <w:bookmarkStart w:id="1128" w:name="Page_41"/>
      <w:bookmarkEnd w:id="1128"/>
    </w:p>
    <w:p w14:paraId="60E6AA74"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NATIONAL FORMULARY INDICATOR: YES</w:t>
      </w:r>
    </w:p>
    <w:p w14:paraId="60E6AA75" w14:textId="77777777" w:rsidR="00E9704F" w:rsidRPr="00E103FE" w:rsidRDefault="00E9704F" w:rsidP="00E9704F">
      <w:pPr>
        <w:shd w:val="clear" w:color="auto" w:fill="D9D9D9"/>
        <w:ind w:left="374"/>
        <w:rPr>
          <w:rFonts w:ascii="Courier New" w:hAnsi="Courier New" w:cs="Courier New"/>
          <w:sz w:val="16"/>
        </w:rPr>
      </w:pPr>
      <w:bookmarkStart w:id="1129" w:name="p041"/>
      <w:bookmarkEnd w:id="1129"/>
      <w:r w:rsidRPr="00E103FE">
        <w:rPr>
          <w:rFonts w:ascii="Courier New" w:hAnsi="Courier New" w:cs="Courier New"/>
          <w:sz w:val="16"/>
        </w:rPr>
        <w:t xml:space="preserve">Copay Tier: </w:t>
      </w:r>
    </w:p>
    <w:p w14:paraId="60E6AA76" w14:textId="77777777" w:rsidR="00E9704F" w:rsidRPr="00BD5AD6" w:rsidRDefault="00E9704F" w:rsidP="00E9704F">
      <w:pPr>
        <w:shd w:val="clear" w:color="auto" w:fill="D9D9D9"/>
        <w:ind w:left="374"/>
        <w:rPr>
          <w:rFonts w:ascii="Courier New" w:hAnsi="Courier New" w:cs="Courier New"/>
          <w:sz w:val="16"/>
        </w:rPr>
      </w:pPr>
      <w:r w:rsidRPr="00E103FE">
        <w:rPr>
          <w:rFonts w:ascii="Courier New" w:hAnsi="Courier New" w:cs="Courier New"/>
          <w:sz w:val="16"/>
        </w:rPr>
        <w:t>Copay Effective Date:</w:t>
      </w:r>
    </w:p>
    <w:p w14:paraId="60E6AA7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LOCAL NON-FORMULARY: </w:t>
      </w:r>
    </w:p>
    <w:p w14:paraId="60E6AA7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VISN NON-FORMULARY: </w:t>
      </w:r>
    </w:p>
    <w:p w14:paraId="60E6AA7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TEXT ENTRY: </w:t>
      </w:r>
    </w:p>
    <w:p w14:paraId="60E6AA7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FORMULARY ALTERNATIVE: </w:t>
      </w:r>
    </w:p>
    <w:p w14:paraId="60E6AA7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ASPIRIN 325MG CAP// </w:t>
      </w:r>
    </w:p>
    <w:p w14:paraId="60E6AA7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SYNONYM: ASPIRIN 325MG CAP// </w:t>
      </w:r>
    </w:p>
    <w:p w14:paraId="60E6AA7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INTENDED USE: </w:t>
      </w:r>
    </w:p>
    <w:p w14:paraId="60E6AA7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NDC CODE: </w:t>
      </w:r>
    </w:p>
    <w:p w14:paraId="60E6AA7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w:t>
      </w:r>
    </w:p>
    <w:p w14:paraId="60E6AA8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MESSAGE: INTEN// </w:t>
      </w:r>
    </w:p>
    <w:p w14:paraId="60E6AA8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RESTRICTION: </w:t>
      </w:r>
    </w:p>
    <w:p w14:paraId="60E6AA8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FSN: </w:t>
      </w:r>
    </w:p>
    <w:p w14:paraId="60E6AA83"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NDC: 0182-0196-10// </w:t>
      </w:r>
    </w:p>
    <w:p w14:paraId="60E6AA84"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INACTIVE DATE: </w:t>
      </w:r>
    </w:p>
    <w:p w14:paraId="60E6AA85" w14:textId="77777777" w:rsidR="00C0174A" w:rsidRPr="00BD5AD6" w:rsidRDefault="00C0174A" w:rsidP="00C0174A">
      <w:pPr>
        <w:shd w:val="clear" w:color="auto" w:fill="D9D9D9"/>
        <w:ind w:left="374"/>
        <w:rPr>
          <w:rFonts w:ascii="Courier New" w:hAnsi="Courier New" w:cs="Courier New"/>
          <w:sz w:val="16"/>
        </w:rPr>
      </w:pPr>
    </w:p>
    <w:p w14:paraId="60E6AA86" w14:textId="77777777" w:rsidR="00C0174A" w:rsidRPr="00BD5AD6" w:rsidRDefault="00C0174A" w:rsidP="00C0174A">
      <w:pPr>
        <w:shd w:val="clear" w:color="auto" w:fill="D9D9D9"/>
        <w:ind w:left="374"/>
        <w:rPr>
          <w:rFonts w:ascii="Courier New" w:hAnsi="Courier New" w:cs="Courier New"/>
          <w:sz w:val="16"/>
        </w:rPr>
      </w:pPr>
    </w:p>
    <w:p w14:paraId="60E6AA8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Pharmacy fill card display: DRUG WARNING 82N,10N,5N,307N,50N,73N,300N,94N</w:t>
      </w:r>
    </w:p>
    <w:p w14:paraId="60E6AA8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NOTE: Because the NEW WARNING LABEL LIST field is empty, the warnings above</w:t>
      </w:r>
    </w:p>
    <w:p w14:paraId="60E6AA8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are the warnings that our national data source distributes for this drug.</w:t>
      </w:r>
    </w:p>
    <w:p w14:paraId="60E6AA8A" w14:textId="77777777" w:rsidR="00C0174A" w:rsidRPr="00BD5AD6" w:rsidRDefault="00C0174A" w:rsidP="00C0174A">
      <w:pPr>
        <w:shd w:val="clear" w:color="auto" w:fill="D9D9D9"/>
        <w:ind w:left="374"/>
        <w:rPr>
          <w:rFonts w:ascii="Courier New" w:hAnsi="Courier New" w:cs="Courier New"/>
          <w:sz w:val="16"/>
        </w:rPr>
      </w:pPr>
    </w:p>
    <w:p w14:paraId="60E6AA8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Would you like to edit this list of warnings? N// O</w:t>
      </w:r>
    </w:p>
    <w:p w14:paraId="60E6AA8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ORDER UNIT: EA// </w:t>
      </w:r>
    </w:p>
    <w:p w14:paraId="60E6AA8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PRICE PER ORDER UNIT: 4.25// </w:t>
      </w:r>
    </w:p>
    <w:p w14:paraId="60E6AA8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 CAP// </w:t>
      </w:r>
    </w:p>
    <w:p w14:paraId="60E6AA8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UNITS PER ORDER UNIT: 1// </w:t>
      </w:r>
    </w:p>
    <w:p w14:paraId="60E6AA9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DISPENSE UNIT: EACH// </w:t>
      </w:r>
    </w:p>
    <w:p w14:paraId="60E6AA9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QUANTITY MULTIPLIER: 1// </w:t>
      </w:r>
    </w:p>
    <w:p w14:paraId="60E6AA92"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MAXIMUM DAYS SUPPLY: 365</w:t>
      </w:r>
    </w:p>
    <w:p w14:paraId="60E6AA93" w14:textId="77777777" w:rsidR="00C0174A" w:rsidRPr="00EA77BC" w:rsidRDefault="00C0174A" w:rsidP="00EA77BC">
      <w:pPr>
        <w:pStyle w:val="BodyText4"/>
        <w:keepNext w:val="0"/>
        <w:ind w:left="720" w:hanging="720"/>
        <w:rPr>
          <w:position w:val="-4"/>
          <w:sz w:val="24"/>
          <w:szCs w:val="24"/>
        </w:rPr>
      </w:pPr>
    </w:p>
    <w:p w14:paraId="60E6AA94" w14:textId="77777777" w:rsidR="00595E65" w:rsidRPr="00EA77BC" w:rsidRDefault="00595E65" w:rsidP="00EA77BC">
      <w:pPr>
        <w:pStyle w:val="Example"/>
      </w:pPr>
      <w:bookmarkStart w:id="1130" w:name="_Toc14665853"/>
      <w:bookmarkStart w:id="1131" w:name="_Toc14666677"/>
      <w:bookmarkStart w:id="1132" w:name="_Toc14667140"/>
      <w:r w:rsidRPr="00EA77BC">
        <w:t xml:space="preserve">Example </w:t>
      </w:r>
      <w:r w:rsidR="00C0174A">
        <w:rPr>
          <w:lang w:val="en-US"/>
        </w:rPr>
        <w:t>3</w:t>
      </w:r>
      <w:r w:rsidRPr="00EA77BC">
        <w:t xml:space="preserve">: </w:t>
      </w:r>
      <w:r w:rsidR="006A73EA" w:rsidRPr="00EA77BC">
        <w:rPr>
          <w:i/>
        </w:rPr>
        <w:t>D</w:t>
      </w:r>
      <w:bookmarkStart w:id="1133" w:name="p040"/>
      <w:bookmarkEnd w:id="1133"/>
      <w:r w:rsidR="006A73EA" w:rsidRPr="00EA77BC">
        <w:rPr>
          <w:i/>
        </w:rPr>
        <w:t>rug Enter/Edit</w:t>
      </w:r>
      <w:r w:rsidR="006A73EA" w:rsidRPr="00EA77BC">
        <w:rPr>
          <w:b w:val="0"/>
        </w:rPr>
        <w:t xml:space="preserve"> [PSS DRUG ENTER/EDIT] Option</w:t>
      </w:r>
      <w:r w:rsidRPr="00EA77BC">
        <w:t xml:space="preserve">    Marking of an Outpatient Drug for Clozapine or Lab Monitor</w:t>
      </w:r>
      <w:bookmarkEnd w:id="1130"/>
      <w:bookmarkEnd w:id="1131"/>
      <w:bookmarkEnd w:id="1132"/>
    </w:p>
    <w:p w14:paraId="60E6AA95"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6"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 THIS DRUG AND EDIT IT FOR: </w:t>
      </w:r>
    </w:p>
    <w:p w14:paraId="60E6AA9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A9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A9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A9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A9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A9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A9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A9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AA0" w14:textId="77777777" w:rsidR="00286449" w:rsidRPr="00EA77BC" w:rsidRDefault="00286449" w:rsidP="00EA77BC">
      <w:pPr>
        <w:shd w:val="clear" w:color="auto" w:fill="D9D9D9"/>
        <w:ind w:left="374"/>
        <w:rPr>
          <w:rFonts w:ascii="Courier New" w:hAnsi="Courier New" w:cs="Courier New"/>
          <w:sz w:val="16"/>
        </w:rPr>
      </w:pPr>
    </w:p>
    <w:p w14:paraId="60E6AAA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sz w:val="16"/>
        </w:rPr>
        <w:t>O</w:t>
      </w:r>
    </w:p>
    <w:p w14:paraId="60E6AAA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O - Outpatient</w:t>
      </w:r>
    </w:p>
    <w:p w14:paraId="60E6AAA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OUTPATIENT fields. **</w:t>
      </w:r>
    </w:p>
    <w:p w14:paraId="60E6AAA4" w14:textId="77777777" w:rsidR="00286449" w:rsidRPr="00EA77BC" w:rsidRDefault="00286449" w:rsidP="00EA77BC">
      <w:pPr>
        <w:shd w:val="clear" w:color="auto" w:fill="D9D9D9"/>
        <w:ind w:left="374"/>
        <w:rPr>
          <w:rFonts w:ascii="Courier New" w:hAnsi="Courier New" w:cs="Courier New"/>
          <w:sz w:val="16"/>
        </w:rPr>
      </w:pPr>
    </w:p>
    <w:p w14:paraId="60E6AAA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AN Outpatient Pharmacy ITEM? Yes// &lt;</w:t>
      </w:r>
      <w:r w:rsidRPr="00EA77BC">
        <w:rPr>
          <w:rFonts w:ascii="Courier New" w:hAnsi="Courier New" w:cs="Courier New"/>
          <w:b/>
          <w:sz w:val="16"/>
        </w:rPr>
        <w:t>Enter</w:t>
      </w:r>
      <w:r w:rsidRPr="00EA77BC">
        <w:rPr>
          <w:rFonts w:ascii="Courier New" w:hAnsi="Courier New" w:cs="Courier New"/>
          <w:sz w:val="16"/>
        </w:rPr>
        <w:t>&gt;  (Yes)</w:t>
      </w:r>
    </w:p>
    <w:p w14:paraId="60E6AAA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CORRESPONDING INPATIENT DRUG: CLOZAPINE 100MG TAB</w:t>
      </w:r>
    </w:p>
    <w:p w14:paraId="60E6AAA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&lt;</w:t>
      </w:r>
      <w:r w:rsidRPr="00EA77BC">
        <w:rPr>
          <w:rFonts w:ascii="Courier New" w:hAnsi="Courier New" w:cs="Courier New"/>
          <w:b/>
          <w:sz w:val="16"/>
        </w:rPr>
        <w:t>Enter</w:t>
      </w:r>
      <w:r w:rsidRPr="00EA77BC">
        <w:rPr>
          <w:rFonts w:ascii="Courier New" w:hAnsi="Courier New" w:cs="Courier New"/>
          <w:sz w:val="16"/>
        </w:rPr>
        <w:t>&gt;</w:t>
      </w:r>
    </w:p>
    <w:p w14:paraId="60E6AAA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MAXIMUM DOSE PER DAY: &lt;</w:t>
      </w:r>
      <w:r w:rsidRPr="00EA77BC">
        <w:rPr>
          <w:rFonts w:ascii="Courier New" w:hAnsi="Courier New" w:cs="Courier New"/>
          <w:b/>
          <w:sz w:val="16"/>
        </w:rPr>
        <w:t>Enter</w:t>
      </w:r>
      <w:r w:rsidRPr="00EA77BC">
        <w:rPr>
          <w:rFonts w:ascii="Courier New" w:hAnsi="Courier New" w:cs="Courier New"/>
          <w:sz w:val="16"/>
        </w:rPr>
        <w:t>&gt;</w:t>
      </w:r>
    </w:p>
    <w:p w14:paraId="60E6AAA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LOCAL NON-FORMULARY: &lt;</w:t>
      </w:r>
      <w:r w:rsidRPr="00EA77BC">
        <w:rPr>
          <w:rFonts w:ascii="Courier New" w:hAnsi="Courier New" w:cs="Courier New"/>
          <w:b/>
          <w:sz w:val="16"/>
        </w:rPr>
        <w:t>Enter</w:t>
      </w:r>
      <w:r w:rsidRPr="00EA77BC">
        <w:rPr>
          <w:rFonts w:ascii="Courier New" w:hAnsi="Courier New" w:cs="Courier New"/>
          <w:sz w:val="16"/>
        </w:rPr>
        <w:t>&gt;</w:t>
      </w:r>
    </w:p>
    <w:p w14:paraId="60E6AAA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NORMAL AMOUNT TO ORDER: &lt;</w:t>
      </w:r>
      <w:r w:rsidRPr="00EA77BC">
        <w:rPr>
          <w:rFonts w:ascii="Courier New" w:hAnsi="Courier New" w:cs="Courier New"/>
          <w:b/>
          <w:sz w:val="16"/>
        </w:rPr>
        <w:t>Enter</w:t>
      </w:r>
      <w:r w:rsidRPr="00EA77BC">
        <w:rPr>
          <w:rFonts w:ascii="Courier New" w:hAnsi="Courier New" w:cs="Courier New"/>
          <w:sz w:val="16"/>
        </w:rPr>
        <w:t>&gt;</w:t>
      </w:r>
    </w:p>
    <w:p w14:paraId="60E6AAA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SOURCE OF SUPPLY: &lt;</w:t>
      </w:r>
      <w:r w:rsidRPr="00EA77BC">
        <w:rPr>
          <w:rFonts w:ascii="Courier New" w:hAnsi="Courier New" w:cs="Courier New"/>
          <w:b/>
          <w:sz w:val="16"/>
        </w:rPr>
        <w:t>Enter</w:t>
      </w:r>
      <w:r w:rsidRPr="00EA77BC">
        <w:rPr>
          <w:rFonts w:ascii="Courier New" w:hAnsi="Courier New" w:cs="Courier New"/>
          <w:sz w:val="16"/>
        </w:rPr>
        <w:t>&gt;</w:t>
      </w:r>
    </w:p>
    <w:p w14:paraId="60E6AAA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CURRENT INVENTORY: &lt;</w:t>
      </w:r>
      <w:r w:rsidRPr="00EA77BC">
        <w:rPr>
          <w:rFonts w:ascii="Courier New" w:hAnsi="Courier New" w:cs="Courier New"/>
          <w:b/>
          <w:sz w:val="16"/>
        </w:rPr>
        <w:t>Enter</w:t>
      </w:r>
      <w:r w:rsidRPr="00EA77BC">
        <w:rPr>
          <w:rFonts w:ascii="Courier New" w:hAnsi="Courier New" w:cs="Courier New"/>
          <w:sz w:val="16"/>
        </w:rPr>
        <w:t>&gt;</w:t>
      </w:r>
    </w:p>
    <w:p w14:paraId="60E6AAA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ACTION PROFILE MESSAGE (OP): RESTRICTED TO NATIONALLY REGISTERED PATIENTS.</w:t>
      </w:r>
    </w:p>
    <w:p w14:paraId="60E6AAA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Replace &lt;</w:t>
      </w:r>
      <w:r w:rsidRPr="00EA77BC">
        <w:rPr>
          <w:rFonts w:ascii="Courier New" w:hAnsi="Courier New" w:cs="Courier New"/>
          <w:b/>
          <w:sz w:val="16"/>
        </w:rPr>
        <w:t>Enter</w:t>
      </w:r>
      <w:r w:rsidRPr="00EA77BC">
        <w:rPr>
          <w:rFonts w:ascii="Courier New" w:hAnsi="Courier New" w:cs="Courier New"/>
          <w:sz w:val="16"/>
        </w:rPr>
        <w:t>&gt;</w:t>
      </w:r>
    </w:p>
    <w:p w14:paraId="60E6AAA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MESSAGE: NATL RESTRICTED (IEN)  Replace &lt;</w:t>
      </w:r>
      <w:r w:rsidRPr="00EA77BC">
        <w:rPr>
          <w:rFonts w:ascii="Courier New" w:hAnsi="Courier New" w:cs="Courier New"/>
          <w:b/>
          <w:sz w:val="16"/>
        </w:rPr>
        <w:t>Enter</w:t>
      </w:r>
      <w:r w:rsidRPr="00EA77BC">
        <w:rPr>
          <w:rFonts w:ascii="Courier New" w:hAnsi="Courier New" w:cs="Courier New"/>
          <w:sz w:val="16"/>
        </w:rPr>
        <w:t>&gt;</w:t>
      </w:r>
    </w:p>
    <w:p w14:paraId="60E6AAB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QUANTITY DISPENSE MESSAGE: &lt;</w:t>
      </w:r>
      <w:r w:rsidRPr="00EA77BC">
        <w:rPr>
          <w:rFonts w:ascii="Courier New" w:hAnsi="Courier New" w:cs="Courier New"/>
          <w:b/>
          <w:sz w:val="16"/>
        </w:rPr>
        <w:t>Enter</w:t>
      </w:r>
      <w:r w:rsidRPr="00EA77BC">
        <w:rPr>
          <w:rFonts w:ascii="Courier New" w:hAnsi="Courier New" w:cs="Courier New"/>
          <w:sz w:val="16"/>
        </w:rPr>
        <w:t>&gt;</w:t>
      </w:r>
    </w:p>
    <w:p w14:paraId="60E6AAB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OP EXTERNAL DISPENSE: &lt;</w:t>
      </w:r>
      <w:r w:rsidRPr="00EA77BC">
        <w:rPr>
          <w:rFonts w:ascii="Courier New" w:hAnsi="Courier New" w:cs="Courier New"/>
          <w:b/>
          <w:sz w:val="16"/>
        </w:rPr>
        <w:t>Enter</w:t>
      </w:r>
      <w:r w:rsidRPr="00EA77BC">
        <w:rPr>
          <w:rFonts w:ascii="Courier New" w:hAnsi="Courier New" w:cs="Courier New"/>
          <w:sz w:val="16"/>
        </w:rPr>
        <w:t>&gt;</w:t>
      </w:r>
    </w:p>
    <w:p w14:paraId="60E6AAB2" w14:textId="77777777" w:rsidR="00286449" w:rsidRPr="00EA77BC" w:rsidRDefault="00286449" w:rsidP="00EA77BC">
      <w:pPr>
        <w:shd w:val="clear" w:color="auto" w:fill="D9D9D9"/>
        <w:ind w:left="374"/>
        <w:rPr>
          <w:rFonts w:ascii="Courier New" w:hAnsi="Courier New" w:cs="Courier New"/>
          <w:sz w:val="16"/>
        </w:rPr>
      </w:pPr>
    </w:p>
    <w:p w14:paraId="60E6AAB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 to transmit to CMOP? </w:t>
      </w:r>
    </w:p>
    <w:p w14:paraId="60E6AAB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Enter Yes or No: NO&lt;</w:t>
      </w:r>
      <w:r w:rsidRPr="00EA77BC">
        <w:rPr>
          <w:rFonts w:ascii="Courier New" w:hAnsi="Courier New" w:cs="Courier New"/>
          <w:b/>
          <w:sz w:val="16"/>
        </w:rPr>
        <w:t>Enter</w:t>
      </w:r>
      <w:r w:rsidRPr="00EA77BC">
        <w:rPr>
          <w:rFonts w:ascii="Courier New" w:hAnsi="Courier New" w:cs="Courier New"/>
          <w:sz w:val="16"/>
        </w:rPr>
        <w:t>&gt;</w:t>
      </w:r>
    </w:p>
    <w:p w14:paraId="60E6AAB5" w14:textId="77777777" w:rsidR="00286449" w:rsidRPr="00EA77BC" w:rsidRDefault="00286449" w:rsidP="00EA77BC">
      <w:pPr>
        <w:shd w:val="clear" w:color="auto" w:fill="D9D9D9"/>
        <w:ind w:left="374"/>
        <w:rPr>
          <w:rFonts w:ascii="Courier New" w:hAnsi="Courier New" w:cs="Courier New"/>
          <w:sz w:val="16"/>
        </w:rPr>
      </w:pPr>
    </w:p>
    <w:p w14:paraId="60E6AAB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mark/unmark as a LAB MONITOR or CLOZAPINE DRUG? </w:t>
      </w:r>
    </w:p>
    <w:p w14:paraId="60E6AAB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Yes or No: </w:t>
      </w:r>
      <w:r w:rsidRPr="00EA77BC">
        <w:rPr>
          <w:rFonts w:ascii="Courier New" w:hAnsi="Courier New" w:cs="Courier New"/>
          <w:b/>
          <w:sz w:val="16"/>
        </w:rPr>
        <w:t>YES</w:t>
      </w:r>
    </w:p>
    <w:p w14:paraId="60E6AAB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Mark/Unmark for Lab Monitor or Clozapine: </w:t>
      </w:r>
    </w:p>
    <w:p w14:paraId="60E6AAB9" w14:textId="77777777" w:rsidR="00286449" w:rsidRPr="00EA77BC" w:rsidRDefault="00286449" w:rsidP="00EA77BC">
      <w:pPr>
        <w:shd w:val="clear" w:color="auto" w:fill="D9D9D9"/>
        <w:ind w:left="374"/>
        <w:rPr>
          <w:rFonts w:ascii="Courier New" w:hAnsi="Courier New" w:cs="Courier New"/>
          <w:sz w:val="16"/>
        </w:rPr>
      </w:pPr>
    </w:p>
    <w:p w14:paraId="60E6AAB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Select one of the following:</w:t>
      </w:r>
    </w:p>
    <w:p w14:paraId="60E6AABB" w14:textId="77777777" w:rsidR="00286449" w:rsidRPr="00EA77BC" w:rsidRDefault="00286449" w:rsidP="00EA77BC">
      <w:pPr>
        <w:shd w:val="clear" w:color="auto" w:fill="D9D9D9"/>
        <w:ind w:left="374"/>
        <w:rPr>
          <w:rFonts w:ascii="Courier New" w:hAnsi="Courier New" w:cs="Courier New"/>
          <w:sz w:val="16"/>
        </w:rPr>
      </w:pPr>
    </w:p>
    <w:p w14:paraId="60E6AAB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L         LAB MONITOR</w:t>
      </w:r>
    </w:p>
    <w:p w14:paraId="60E6AAB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C         CLOZAPINE</w:t>
      </w:r>
    </w:p>
    <w:p w14:paraId="60E6AABE" w14:textId="77777777" w:rsidR="00286449" w:rsidRPr="00EA77BC" w:rsidRDefault="00286449" w:rsidP="00EA77BC">
      <w:pPr>
        <w:shd w:val="clear" w:color="auto" w:fill="D9D9D9"/>
        <w:ind w:left="374"/>
        <w:rPr>
          <w:rFonts w:ascii="Courier New" w:hAnsi="Courier New" w:cs="Courier New"/>
          <w:sz w:val="16"/>
        </w:rPr>
      </w:pPr>
    </w:p>
    <w:p w14:paraId="60E6AAB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response: </w:t>
      </w:r>
      <w:r w:rsidRPr="00EA77BC">
        <w:rPr>
          <w:rFonts w:ascii="Courier New" w:hAnsi="Courier New" w:cs="Courier New"/>
          <w:b/>
          <w:sz w:val="16"/>
        </w:rPr>
        <w:t>C</w:t>
      </w:r>
      <w:r w:rsidRPr="00EA77BC">
        <w:rPr>
          <w:rFonts w:ascii="Courier New" w:hAnsi="Courier New" w:cs="Courier New"/>
          <w:sz w:val="16"/>
        </w:rPr>
        <w:t>LOZAPINE</w:t>
      </w:r>
    </w:p>
    <w:p w14:paraId="60E6AAC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CLOZAPINE fields. **</w:t>
      </w:r>
    </w:p>
    <w:p w14:paraId="60E6AAC1" w14:textId="77777777" w:rsidR="00286449" w:rsidRPr="00EA77BC" w:rsidRDefault="00286449" w:rsidP="00EA77BC">
      <w:pPr>
        <w:shd w:val="clear" w:color="auto" w:fill="D9D9D9"/>
        <w:ind w:left="374"/>
        <w:rPr>
          <w:rFonts w:ascii="Courier New" w:hAnsi="Courier New" w:cs="Courier New"/>
          <w:sz w:val="16"/>
        </w:rPr>
      </w:pPr>
    </w:p>
    <w:p w14:paraId="60E6AAC2" w14:textId="77777777" w:rsidR="00286449" w:rsidRPr="00EA77BC" w:rsidRDefault="00286449" w:rsidP="00EA77BC">
      <w:pPr>
        <w:shd w:val="clear" w:color="auto" w:fill="D9D9D9"/>
        <w:ind w:left="374"/>
        <w:rPr>
          <w:rFonts w:ascii="Courier New" w:hAnsi="Courier New" w:cs="Courier New"/>
          <w:sz w:val="16"/>
        </w:rPr>
      </w:pPr>
    </w:p>
    <w:p w14:paraId="60E6AAC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Prescription of Clozapine requires identification of two</w:t>
      </w:r>
    </w:p>
    <w:p w14:paraId="60E6AAC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laboratory tests, WBC and Absolute Neutrophil Count (ANC).</w:t>
      </w:r>
    </w:p>
    <w:p w14:paraId="60E6AAC5" w14:textId="77777777" w:rsidR="00286449" w:rsidRPr="00EA77BC" w:rsidRDefault="00286449" w:rsidP="00EA77BC">
      <w:pPr>
        <w:shd w:val="clear" w:color="auto" w:fill="D9D9D9"/>
        <w:ind w:left="374"/>
        <w:rPr>
          <w:rFonts w:ascii="Courier New" w:hAnsi="Courier New" w:cs="Courier New"/>
          <w:sz w:val="16"/>
        </w:rPr>
      </w:pPr>
    </w:p>
    <w:p w14:paraId="60E6AAC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You currently have both laboratory tests identified.</w:t>
      </w:r>
    </w:p>
    <w:p w14:paraId="60E6AAC7" w14:textId="77777777" w:rsidR="00286449" w:rsidRPr="00EA77BC" w:rsidRDefault="00286449" w:rsidP="00EA77BC">
      <w:pPr>
        <w:shd w:val="clear" w:color="auto" w:fill="D9D9D9"/>
        <w:ind w:left="374"/>
        <w:rPr>
          <w:rFonts w:ascii="Courier New" w:hAnsi="Courier New" w:cs="Courier New"/>
          <w:sz w:val="16"/>
        </w:rPr>
      </w:pPr>
    </w:p>
    <w:p w14:paraId="60E6AAC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Type of</w:t>
      </w:r>
    </w:p>
    <w:p w14:paraId="60E6AAC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Test      Lab Test Monitor                           Specimen Type</w:t>
      </w:r>
    </w:p>
    <w:p w14:paraId="60E6AAC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                           -------------</w:t>
      </w:r>
    </w:p>
    <w:p w14:paraId="60E6AACB" w14:textId="77777777" w:rsidR="00286449" w:rsidRPr="00EA77BC" w:rsidRDefault="00286449" w:rsidP="00EA77BC">
      <w:pPr>
        <w:shd w:val="clear" w:color="auto" w:fill="D9D9D9"/>
        <w:ind w:left="374"/>
        <w:rPr>
          <w:rFonts w:ascii="Courier New" w:hAnsi="Courier New" w:cs="Courier New"/>
          <w:sz w:val="16"/>
        </w:rPr>
      </w:pPr>
    </w:p>
    <w:p w14:paraId="60E6AAC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WBC   WBC                                        SERUM</w:t>
      </w:r>
    </w:p>
    <w:p w14:paraId="60E6AAC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ANC   ABSOLUTE NEUTROPHIL COUNT                  SERUM</w:t>
      </w:r>
    </w:p>
    <w:p w14:paraId="60E6AACE" w14:textId="77777777" w:rsidR="00286449" w:rsidRPr="00EA77BC" w:rsidRDefault="00286449" w:rsidP="00EA77BC">
      <w:pPr>
        <w:shd w:val="clear" w:color="auto" w:fill="D9D9D9"/>
        <w:ind w:left="374"/>
        <w:rPr>
          <w:rFonts w:ascii="Courier New" w:hAnsi="Courier New" w:cs="Courier New"/>
          <w:sz w:val="16"/>
        </w:rPr>
      </w:pPr>
    </w:p>
    <w:p w14:paraId="60E6AACF" w14:textId="77777777" w:rsidR="00286449" w:rsidRPr="00EA77BC" w:rsidRDefault="00286449" w:rsidP="00EA77BC">
      <w:pPr>
        <w:shd w:val="clear" w:color="auto" w:fill="D9D9D9"/>
        <w:ind w:left="374"/>
        <w:rPr>
          <w:rFonts w:ascii="Courier New" w:hAnsi="Courier New" w:cs="Courier New"/>
          <w:sz w:val="16"/>
        </w:rPr>
      </w:pPr>
    </w:p>
    <w:p w14:paraId="60E6AAD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(E)dit or (D)elete entry? </w:t>
      </w:r>
      <w:r w:rsidR="00F64190" w:rsidRPr="00EA77BC">
        <w:rPr>
          <w:rFonts w:ascii="Courier New" w:hAnsi="Courier New" w:cs="Courier New"/>
          <w:sz w:val="16"/>
        </w:rPr>
        <w:t>&lt;</w:t>
      </w:r>
      <w:r w:rsidR="00F64190" w:rsidRPr="00EA77BC">
        <w:rPr>
          <w:rFonts w:ascii="Courier New" w:hAnsi="Courier New" w:cs="Courier New"/>
          <w:b/>
          <w:sz w:val="16"/>
        </w:rPr>
        <w:t>Enter</w:t>
      </w:r>
      <w:r w:rsidR="00F64190" w:rsidRPr="00EA77BC">
        <w:rPr>
          <w:rFonts w:ascii="Courier New" w:hAnsi="Courier New" w:cs="Courier New"/>
          <w:sz w:val="16"/>
        </w:rPr>
        <w:t>&gt;</w:t>
      </w:r>
    </w:p>
    <w:p w14:paraId="60E6AAD1" w14:textId="77777777" w:rsidR="00286449" w:rsidRPr="00EA77BC" w:rsidRDefault="00286449" w:rsidP="00EA77BC">
      <w:pPr>
        <w:shd w:val="clear" w:color="auto" w:fill="D9D9D9"/>
        <w:ind w:left="374"/>
        <w:rPr>
          <w:rFonts w:ascii="Courier New" w:hAnsi="Courier New" w:cs="Courier New"/>
          <w:sz w:val="16"/>
        </w:rPr>
      </w:pPr>
    </w:p>
    <w:p w14:paraId="60E6AAD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AD3" w14:textId="77777777" w:rsidR="00286449" w:rsidRPr="00EA77BC" w:rsidRDefault="00286449" w:rsidP="00EA77BC">
      <w:pPr>
        <w:shd w:val="clear" w:color="auto" w:fill="D9D9D9"/>
        <w:ind w:left="374"/>
        <w:rPr>
          <w:rFonts w:ascii="Courier New" w:hAnsi="Courier New" w:cs="Courier New"/>
          <w:sz w:val="16"/>
        </w:rPr>
      </w:pPr>
    </w:p>
    <w:p w14:paraId="60E6AAD4" w14:textId="77777777" w:rsidR="00286449" w:rsidRPr="00EA77BC" w:rsidRDefault="00286449" w:rsidP="00EA77BC">
      <w:pPr>
        <w:shd w:val="clear" w:color="auto" w:fill="D9D9D9"/>
        <w:ind w:left="374"/>
        <w:rPr>
          <w:rFonts w:ascii="Courier New" w:hAnsi="Courier New" w:cs="Courier New"/>
          <w:sz w:val="16"/>
        </w:rPr>
      </w:pPr>
    </w:p>
    <w:p w14:paraId="60E6AAD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CLOZAPINE (MYLAN) 100MG TAB is already matched to</w:t>
      </w:r>
    </w:p>
    <w:p w14:paraId="60E6AAD6" w14:textId="77777777" w:rsidR="00286449" w:rsidRPr="00EA77BC" w:rsidRDefault="00286449" w:rsidP="00EA77BC">
      <w:pPr>
        <w:shd w:val="clear" w:color="auto" w:fill="D9D9D9"/>
        <w:ind w:left="374"/>
        <w:rPr>
          <w:rFonts w:ascii="Courier New" w:hAnsi="Courier New" w:cs="Courier New"/>
          <w:sz w:val="16"/>
        </w:rPr>
      </w:pPr>
    </w:p>
    <w:p w14:paraId="60E6AAD7" w14:textId="77777777" w:rsidR="00286449" w:rsidRPr="00EA77BC" w:rsidRDefault="00286449"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     CLOZAPINE (MYLAN) TAB</w:t>
      </w:r>
    </w:p>
    <w:p w14:paraId="60E6AAD8" w14:textId="77777777" w:rsidR="00286449" w:rsidRPr="00EA77BC" w:rsidRDefault="00286449" w:rsidP="00EA77BC">
      <w:pPr>
        <w:keepNext/>
        <w:shd w:val="clear" w:color="auto" w:fill="D9D9D9"/>
        <w:ind w:left="374"/>
        <w:rPr>
          <w:rFonts w:ascii="Courier New" w:hAnsi="Courier New" w:cs="Courier New"/>
          <w:sz w:val="16"/>
        </w:rPr>
      </w:pPr>
    </w:p>
    <w:p w14:paraId="60E6AAD9" w14:textId="77777777" w:rsidR="00F64190" w:rsidRPr="00EA77BC" w:rsidRDefault="00286449" w:rsidP="00EB241E">
      <w:pPr>
        <w:shd w:val="clear" w:color="auto" w:fill="D9D9D9"/>
        <w:ind w:left="374"/>
        <w:rPr>
          <w:rFonts w:ascii="Courier New" w:hAnsi="Courier New" w:cs="Courier New"/>
          <w:sz w:val="16"/>
        </w:rPr>
      </w:pPr>
      <w:r w:rsidRPr="00EA77BC">
        <w:rPr>
          <w:rFonts w:ascii="Courier New" w:hAnsi="Courier New" w:cs="Courier New"/>
          <w:sz w:val="16"/>
        </w:rPr>
        <w:t>Do you want to match to a different Orderable Item? NO//</w:t>
      </w:r>
    </w:p>
    <w:p w14:paraId="60E6AADA" w14:textId="77777777" w:rsidR="00767313" w:rsidRPr="00EA77BC" w:rsidRDefault="00767313" w:rsidP="005C4F1E"/>
    <w:p w14:paraId="60E6AADB" w14:textId="77777777" w:rsidR="00595E65" w:rsidRPr="00EA77BC" w:rsidRDefault="00C0174A" w:rsidP="000128D8">
      <w:pPr>
        <w:pStyle w:val="ExampleHeading"/>
      </w:pPr>
      <w:r>
        <w:t>Example 4</w:t>
      </w:r>
      <w:r w:rsidR="00595E65" w:rsidRPr="00EA77BC">
        <w:t xml:space="preserve">: </w:t>
      </w:r>
      <w:r w:rsidR="006A73EA" w:rsidRPr="00EA77BC">
        <w:rPr>
          <w:i/>
        </w:rPr>
        <w:t>Drug Enter/Edit</w:t>
      </w:r>
      <w:r w:rsidR="006A73EA" w:rsidRPr="00EA77BC">
        <w:t xml:space="preserve"> [PSS DRUG ENTER/EDIT] Option</w:t>
      </w:r>
      <w:r w:rsidR="00595E65" w:rsidRPr="00EA77BC">
        <w:t xml:space="preserve">    Editing Local Possible Dosages and Orderable Item</w:t>
      </w:r>
    </w:p>
    <w:p w14:paraId="60E6AADC" w14:textId="77777777" w:rsidR="00262850" w:rsidRPr="00EA77BC" w:rsidRDefault="00262850" w:rsidP="000128D8">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DRUG GENERIC NAME: TIMOLOL MALEATE 0.5% OPH </w:t>
      </w:r>
      <w:r w:rsidR="00F64190" w:rsidRPr="00EA77BC">
        <w:rPr>
          <w:rFonts w:ascii="Courier New" w:hAnsi="Courier New" w:cs="Courier New"/>
          <w:sz w:val="16"/>
          <w:szCs w:val="16"/>
        </w:rPr>
        <w:t xml:space="preserve">SOLN      </w:t>
      </w:r>
      <w:r w:rsidRPr="00EA77BC">
        <w:rPr>
          <w:rFonts w:ascii="Courier New" w:hAnsi="Courier New" w:cs="Courier New"/>
          <w:sz w:val="16"/>
          <w:szCs w:val="16"/>
        </w:rPr>
        <w:t xml:space="preserve">OP101 </w:t>
      </w:r>
    </w:p>
    <w:p w14:paraId="60E6AAD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...OK? Yes// (Yes)</w:t>
      </w:r>
    </w:p>
    <w:p w14:paraId="60E6AADE" w14:textId="77777777" w:rsidR="00262850" w:rsidRPr="00EA77BC" w:rsidRDefault="00262850" w:rsidP="00EA77BC">
      <w:pPr>
        <w:shd w:val="clear" w:color="auto" w:fill="D9D9D9"/>
        <w:ind w:left="374"/>
        <w:rPr>
          <w:rFonts w:ascii="Courier New" w:hAnsi="Courier New" w:cs="Courier New"/>
          <w:sz w:val="16"/>
          <w:szCs w:val="16"/>
        </w:rPr>
      </w:pPr>
    </w:p>
    <w:p w14:paraId="60E6AADF"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AAE0"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This entry is marked for the following PHARMACY packages: </w:t>
      </w:r>
    </w:p>
    <w:p w14:paraId="60E6AAE1"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Outpatient</w:t>
      </w:r>
    </w:p>
    <w:p w14:paraId="60E6AAE2"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Unit Dose</w:t>
      </w:r>
    </w:p>
    <w:p w14:paraId="60E6AAE3"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Non-VA Med</w:t>
      </w:r>
    </w:p>
    <w:p w14:paraId="60E6AAE4" w14:textId="77777777" w:rsidR="00F64190" w:rsidRPr="00EA77BC" w:rsidRDefault="00F64190" w:rsidP="00EA77BC">
      <w:pPr>
        <w:shd w:val="clear" w:color="auto" w:fill="D9D9D9"/>
        <w:ind w:left="374"/>
        <w:rPr>
          <w:rFonts w:ascii="Courier New" w:hAnsi="Courier New" w:cs="Courier New"/>
          <w:sz w:val="16"/>
          <w:szCs w:val="16"/>
        </w:rPr>
      </w:pPr>
    </w:p>
    <w:p w14:paraId="60E6AAE5"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GENERIC NAME: TIMOLOL MALEATE 0.5% OPH SOLN</w:t>
      </w:r>
      <w:r w:rsidR="00F64190" w:rsidRPr="00EA77BC">
        <w:rPr>
          <w:rFonts w:ascii="Courier New" w:hAnsi="Courier New" w:cs="Courier New"/>
          <w:sz w:val="16"/>
          <w:szCs w:val="16"/>
        </w:rPr>
        <w:t xml:space="preserve"> </w:t>
      </w:r>
      <w:r w:rsidRPr="00EA77BC">
        <w:rPr>
          <w:rFonts w:ascii="Courier New" w:hAnsi="Courier New" w:cs="Courier New"/>
          <w:sz w:val="16"/>
          <w:szCs w:val="16"/>
        </w:rPr>
        <w:t xml:space="preserve"> Replace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6"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VA CLASSIFICATION: OP101//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7"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DEA, SPECIAL HDLG: 6P//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8" w14:textId="77777777" w:rsidR="004913D3" w:rsidRDefault="004913D3" w:rsidP="00EA77BC">
      <w:pPr>
        <w:shd w:val="clear" w:color="auto" w:fill="D9D9D9"/>
        <w:ind w:left="374"/>
        <w:rPr>
          <w:rFonts w:ascii="Courier New" w:hAnsi="Courier New" w:cs="Courier New"/>
          <w:sz w:val="16"/>
          <w:szCs w:val="16"/>
        </w:rPr>
      </w:pPr>
      <w:bookmarkStart w:id="1134" w:name="AA42"/>
    </w:p>
    <w:p w14:paraId="60E6AAE9"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ePharmacy Billable: YES// </w:t>
      </w:r>
    </w:p>
    <w:p w14:paraId="60E6AAEA"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(TRICARE): </w:t>
      </w:r>
    </w:p>
    <w:p w14:paraId="60E6AAEB"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(CHAMPVA): </w:t>
      </w:r>
    </w:p>
    <w:p w14:paraId="60E6AAEC" w14:textId="77777777" w:rsid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Sensitive Diagnosis Drug:</w:t>
      </w:r>
    </w:p>
    <w:bookmarkEnd w:id="1134"/>
    <w:p w14:paraId="60E6AAE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DAW CODE: 0//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E" w14:textId="77777777" w:rsidR="00262850" w:rsidRPr="00EA77BC" w:rsidRDefault="00262850" w:rsidP="00EA77BC">
      <w:pPr>
        <w:shd w:val="clear" w:color="auto" w:fill="D9D9D9"/>
        <w:ind w:left="374"/>
        <w:rPr>
          <w:rFonts w:ascii="Courier New" w:hAnsi="Courier New" w:cs="Courier New"/>
          <w:sz w:val="16"/>
          <w:szCs w:val="16"/>
        </w:rPr>
      </w:pPr>
    </w:p>
    <w:p w14:paraId="60E6AAEF" w14:textId="77777777" w:rsidR="00666468" w:rsidRDefault="00D906DB" w:rsidP="00E9704F">
      <w:pPr>
        <w:shd w:val="clear" w:color="auto" w:fill="D9D9D9"/>
        <w:ind w:left="374"/>
        <w:rPr>
          <w:rFonts w:ascii="Courier New" w:hAnsi="Courier New" w:cs="Courier New"/>
          <w:sz w:val="16"/>
          <w:szCs w:val="16"/>
        </w:rPr>
      </w:pPr>
      <w:r w:rsidRPr="00EA77BC">
        <w:rPr>
          <w:rFonts w:ascii="Courier New" w:hAnsi="Courier New" w:cs="Courier New"/>
          <w:sz w:val="16"/>
          <w:szCs w:val="16"/>
        </w:rPr>
        <w:t>NATIONAL FORMULARY INDICATOR: YE</w:t>
      </w:r>
      <w:r w:rsidR="00666468">
        <w:rPr>
          <w:rFonts w:ascii="Courier New" w:hAnsi="Courier New" w:cs="Courier New"/>
          <w:sz w:val="16"/>
          <w:szCs w:val="16"/>
        </w:rPr>
        <w:t>S</w:t>
      </w:r>
    </w:p>
    <w:p w14:paraId="60E6AAF0" w14:textId="77777777" w:rsidR="00E9704F" w:rsidRPr="00D32499" w:rsidRDefault="00E9704F" w:rsidP="00E9704F">
      <w:pPr>
        <w:shd w:val="clear" w:color="auto" w:fill="D9D9D9"/>
        <w:ind w:left="374"/>
        <w:rPr>
          <w:rFonts w:ascii="Courier New" w:hAnsi="Courier New" w:cs="Courier New"/>
          <w:sz w:val="16"/>
          <w:szCs w:val="16"/>
        </w:rPr>
      </w:pPr>
      <w:bookmarkStart w:id="1135" w:name="p043"/>
      <w:bookmarkEnd w:id="1135"/>
      <w:r w:rsidRPr="00D32499">
        <w:rPr>
          <w:rFonts w:ascii="Courier New" w:hAnsi="Courier New" w:cs="Courier New"/>
          <w:sz w:val="16"/>
          <w:szCs w:val="16"/>
        </w:rPr>
        <w:t>Copay Tier: 2</w:t>
      </w:r>
    </w:p>
    <w:p w14:paraId="60E6AAF1" w14:textId="77777777" w:rsidR="00E9704F" w:rsidRPr="00EA77BC" w:rsidRDefault="00E9704F" w:rsidP="00E9704F">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AF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LOCAL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VISN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DRUG TEXT ENTRY: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FORMULARY ALTERNATIVE: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INTENDED USE: DRUG ACCOUNTABILITY//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NDC CODE: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MESSAGE: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RESTRICTION: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D"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FSN: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NDC: 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F"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INACTIVE DATE: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0" w14:textId="77777777" w:rsidR="00D906DB" w:rsidRPr="00EA77BC" w:rsidRDefault="00D906DB" w:rsidP="00D906DB">
      <w:pPr>
        <w:shd w:val="clear" w:color="auto" w:fill="D9D9D9"/>
        <w:ind w:left="374"/>
        <w:rPr>
          <w:rFonts w:ascii="Courier New" w:hAnsi="Courier New" w:cs="Courier New"/>
          <w:sz w:val="16"/>
          <w:szCs w:val="16"/>
        </w:rPr>
      </w:pPr>
    </w:p>
    <w:p w14:paraId="60E6AB0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SOURCE is 'NEW'.</w:t>
      </w:r>
    </w:p>
    <w:p w14:paraId="60E6AB0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The following WARNING LABEL may continue to be used for a limited time for some </w:t>
      </w:r>
    </w:p>
    <w:p w14:paraId="60E6AB0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external interfaces.</w:t>
      </w:r>
    </w:p>
    <w:p w14:paraId="60E6AB0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5" w14:textId="77777777" w:rsidR="00D906DB" w:rsidRPr="00EA77BC" w:rsidRDefault="00D906DB" w:rsidP="00D906DB">
      <w:pPr>
        <w:shd w:val="clear" w:color="auto" w:fill="D9D9D9"/>
        <w:ind w:left="374"/>
        <w:rPr>
          <w:rFonts w:ascii="Courier New" w:hAnsi="Courier New" w:cs="Courier New"/>
          <w:sz w:val="16"/>
          <w:szCs w:val="16"/>
        </w:rPr>
      </w:pPr>
    </w:p>
    <w:p w14:paraId="60E6AB0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Current Warning labels for TIMOLOL MALEATE 0.5% OPH SOLN</w:t>
      </w:r>
    </w:p>
    <w:p w14:paraId="60E6AB0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Labels will print in the order in which they appear for local and CMOP fills:</w:t>
      </w:r>
    </w:p>
    <w:p w14:paraId="60E6AB08" w14:textId="77777777" w:rsidR="00D906DB" w:rsidRPr="00EA77BC" w:rsidRDefault="00D906DB" w:rsidP="00D906DB">
      <w:pPr>
        <w:shd w:val="clear" w:color="auto" w:fill="D9D9D9"/>
        <w:ind w:left="374"/>
        <w:rPr>
          <w:rFonts w:ascii="Courier New" w:hAnsi="Courier New" w:cs="Courier New"/>
          <w:sz w:val="16"/>
          <w:szCs w:val="16"/>
        </w:rPr>
      </w:pPr>
    </w:p>
    <w:p w14:paraId="60E6AB0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22N  For the eye. </w:t>
      </w:r>
    </w:p>
    <w:p w14:paraId="60E6AB0A" w14:textId="77777777" w:rsidR="00D906DB" w:rsidRPr="00EA77BC" w:rsidRDefault="00D906DB" w:rsidP="00D906DB">
      <w:pPr>
        <w:shd w:val="clear" w:color="auto" w:fill="D9D9D9"/>
        <w:ind w:left="374"/>
        <w:rPr>
          <w:rFonts w:ascii="Courier New" w:hAnsi="Courier New" w:cs="Courier New"/>
          <w:sz w:val="16"/>
          <w:szCs w:val="16"/>
        </w:rPr>
      </w:pPr>
    </w:p>
    <w:p w14:paraId="60E6AB0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290N  If you are using other eye medications, wait at least 10 minutes before </w:t>
      </w:r>
    </w:p>
    <w:p w14:paraId="60E6AB0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applying them unless directed otherwise. </w:t>
      </w:r>
    </w:p>
    <w:p w14:paraId="60E6AB0D" w14:textId="77777777" w:rsidR="00D906DB" w:rsidRPr="00EA77BC" w:rsidRDefault="00D906DB" w:rsidP="00D906DB">
      <w:pPr>
        <w:shd w:val="clear" w:color="auto" w:fill="D9D9D9"/>
        <w:ind w:left="374"/>
        <w:rPr>
          <w:rFonts w:ascii="Courier New" w:hAnsi="Courier New" w:cs="Courier New"/>
          <w:sz w:val="16"/>
          <w:szCs w:val="16"/>
        </w:rPr>
      </w:pPr>
    </w:p>
    <w:p w14:paraId="60E6AB0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245N  Date opened __________________ </w:t>
      </w:r>
    </w:p>
    <w:p w14:paraId="60E6AB0F" w14:textId="77777777" w:rsidR="00D906DB" w:rsidRPr="00EA77BC" w:rsidRDefault="00D906DB" w:rsidP="00D906DB">
      <w:pPr>
        <w:shd w:val="clear" w:color="auto" w:fill="D9D9D9"/>
        <w:ind w:left="374"/>
        <w:rPr>
          <w:rFonts w:ascii="Courier New" w:hAnsi="Courier New" w:cs="Courier New"/>
          <w:sz w:val="16"/>
          <w:szCs w:val="16"/>
        </w:rPr>
      </w:pPr>
    </w:p>
    <w:p w14:paraId="60E6AB10"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Pharmacy fill card display: DRUG WARNING 22N,290N,245N</w:t>
      </w:r>
    </w:p>
    <w:p w14:paraId="60E6AB1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NOTE: Because the NEW WARNING LABEL LIST field is empty, the warnings above</w:t>
      </w:r>
    </w:p>
    <w:p w14:paraId="60E6AB1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are the warnings that our national data source distributes for this drug.</w:t>
      </w:r>
    </w:p>
    <w:p w14:paraId="60E6AB13" w14:textId="77777777" w:rsidR="00D906DB" w:rsidRPr="00EA77BC" w:rsidRDefault="00D906DB" w:rsidP="00D906DB">
      <w:pPr>
        <w:shd w:val="clear" w:color="auto" w:fill="D9D9D9"/>
        <w:ind w:left="374"/>
        <w:rPr>
          <w:rFonts w:ascii="Courier New" w:hAnsi="Courier New" w:cs="Courier New"/>
          <w:sz w:val="16"/>
          <w:szCs w:val="16"/>
        </w:rPr>
      </w:pPr>
    </w:p>
    <w:p w14:paraId="60E6AB1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Would you like to edit this list of warnings? N// &lt;</w:t>
      </w:r>
      <w:r w:rsidRPr="00EA77BC">
        <w:rPr>
          <w:rFonts w:ascii="Courier New" w:hAnsi="Courier New" w:cs="Courier New"/>
          <w:b/>
          <w:sz w:val="16"/>
          <w:szCs w:val="16"/>
        </w:rPr>
        <w:t>Enter</w:t>
      </w:r>
      <w:r w:rsidRPr="00EA77BC">
        <w:rPr>
          <w:rFonts w:ascii="Courier New" w:hAnsi="Courier New" w:cs="Courier New"/>
          <w:sz w:val="16"/>
          <w:szCs w:val="16"/>
        </w:rPr>
        <w:t>&gt; O</w:t>
      </w:r>
    </w:p>
    <w:p w14:paraId="60E6AB1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ORDER UNIT: BT//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ORDER UNIT: .89//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 ML//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UNITS PER ORDER UNIT: 5//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DISPENSE UNIT: EACH//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QUANTITY MULTIPLIER: 1//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B" w14:textId="77777777" w:rsidR="00C0174A" w:rsidRDefault="00C0174A" w:rsidP="00D906DB">
      <w:pPr>
        <w:shd w:val="clear" w:color="auto" w:fill="D9D9D9"/>
        <w:ind w:left="374"/>
        <w:rPr>
          <w:rFonts w:ascii="Courier New" w:hAnsi="Courier New" w:cs="Courier New"/>
          <w:sz w:val="16"/>
          <w:szCs w:val="16"/>
        </w:rPr>
      </w:pPr>
      <w:bookmarkStart w:id="1136" w:name="P_189p43"/>
      <w:r w:rsidRPr="00BD5AD6">
        <w:rPr>
          <w:rFonts w:ascii="Courier New" w:hAnsi="Courier New" w:cs="Courier New"/>
          <w:sz w:val="16"/>
          <w:szCs w:val="16"/>
        </w:rPr>
        <w:t xml:space="preserve">MAXIMUM </w:t>
      </w:r>
      <w:bookmarkEnd w:id="1136"/>
      <w:r w:rsidRPr="00BD5AD6">
        <w:rPr>
          <w:rFonts w:ascii="Courier New" w:hAnsi="Courier New" w:cs="Courier New"/>
          <w:sz w:val="16"/>
          <w:szCs w:val="16"/>
        </w:rPr>
        <w:t>DAYS SUPPLY: 120//</w:t>
      </w:r>
    </w:p>
    <w:p w14:paraId="60E6AB1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DISPENSE UNIT: 0.1780</w:t>
      </w:r>
    </w:p>
    <w:p w14:paraId="60E6AB1D" w14:textId="77777777" w:rsidR="00D906DB" w:rsidRPr="00EA77BC" w:rsidRDefault="00D906DB" w:rsidP="00D906DB">
      <w:pPr>
        <w:shd w:val="clear" w:color="auto" w:fill="D9D9D9"/>
        <w:ind w:left="374"/>
        <w:rPr>
          <w:rFonts w:ascii="Courier New" w:hAnsi="Courier New" w:cs="Courier New"/>
          <w:sz w:val="16"/>
          <w:szCs w:val="16"/>
        </w:rPr>
      </w:pPr>
    </w:p>
    <w:p w14:paraId="60E6AB1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     points to TIMOLOL MALEATE 0.5% SOLN,OPH in the National Drug file.</w:t>
      </w:r>
    </w:p>
    <w:p w14:paraId="60E6AB1F" w14:textId="77777777" w:rsidR="00D906DB" w:rsidRPr="00EA77BC" w:rsidRDefault="00D906DB" w:rsidP="00D906DB">
      <w:pPr>
        <w:shd w:val="clear" w:color="auto" w:fill="D9D9D9"/>
        <w:ind w:left="374"/>
        <w:rPr>
          <w:rFonts w:ascii="Courier New" w:hAnsi="Courier New" w:cs="Courier New"/>
          <w:sz w:val="16"/>
          <w:szCs w:val="16"/>
        </w:rPr>
      </w:pPr>
    </w:p>
    <w:p w14:paraId="60E6AB20" w14:textId="77777777" w:rsidR="00D906DB" w:rsidRPr="00EA77BC" w:rsidRDefault="00D906DB" w:rsidP="00D906DB">
      <w:pPr>
        <w:shd w:val="clear" w:color="auto" w:fill="D9D9D9"/>
        <w:ind w:left="374"/>
        <w:rPr>
          <w:rFonts w:ascii="Courier New" w:hAnsi="Courier New" w:cs="Courier New"/>
          <w:sz w:val="16"/>
          <w:szCs w:val="16"/>
        </w:rPr>
      </w:pPr>
    </w:p>
    <w:p w14:paraId="60E6AB2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This drug has already been matched and classified with the National Drug</w:t>
      </w:r>
    </w:p>
    <w:p w14:paraId="60E6AB2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file. In addition, if the dosage form changes as a result of rematching,</w:t>
      </w:r>
    </w:p>
    <w:p w14:paraId="60E6AB2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you will have to match/rematch to Orderable Item.</w:t>
      </w:r>
    </w:p>
    <w:p w14:paraId="60E6AB24" w14:textId="77777777" w:rsidR="00D906DB" w:rsidRPr="00EA77BC" w:rsidRDefault="00D906DB" w:rsidP="00D906DB">
      <w:pPr>
        <w:pStyle w:val="Codeexample"/>
      </w:pPr>
      <w:r w:rsidRPr="00EA77BC">
        <w:t>Do you wish to match/rematch to NATIONAL DRUG file? No// &lt;</w:t>
      </w:r>
      <w:r w:rsidRPr="00EA77BC">
        <w:rPr>
          <w:b/>
        </w:rPr>
        <w:t>Enter</w:t>
      </w:r>
      <w:r w:rsidRPr="00EA77BC">
        <w:t>&gt;  (No)</w:t>
      </w:r>
    </w:p>
    <w:p w14:paraId="60E6AB25" w14:textId="77777777" w:rsidR="00D906DB" w:rsidRPr="00EA77BC" w:rsidRDefault="00D906DB" w:rsidP="00D906DB">
      <w:pPr>
        <w:pStyle w:val="Codeexample"/>
      </w:pPr>
    </w:p>
    <w:p w14:paraId="60E6AB26" w14:textId="77777777" w:rsidR="00D906DB" w:rsidRPr="00EA77BC" w:rsidRDefault="00D906DB" w:rsidP="00D906DB">
      <w:pPr>
        <w:pStyle w:val="Codeexample"/>
      </w:pPr>
      <w:r w:rsidRPr="00EA77BC">
        <w:t>Just a reminder...you are editing TIMOLOL MALEATE 0.5% OPH SOLN.</w:t>
      </w:r>
    </w:p>
    <w:p w14:paraId="60E6AB27" w14:textId="77777777" w:rsidR="00D906DB" w:rsidRPr="00EA77BC" w:rsidRDefault="00D906DB" w:rsidP="00D906DB">
      <w:pPr>
        <w:pStyle w:val="Codeexample"/>
      </w:pPr>
    </w:p>
    <w:p w14:paraId="60E6AB28" w14:textId="77777777" w:rsidR="00D906DB" w:rsidRPr="00EA77BC" w:rsidRDefault="00D906DB" w:rsidP="00D906DB">
      <w:pPr>
        <w:pStyle w:val="Codeexample"/>
      </w:pPr>
      <w:r w:rsidRPr="00EA77BC">
        <w:t>LOCAL POSSIBLE DOSAGES:</w:t>
      </w:r>
    </w:p>
    <w:p w14:paraId="60E6AB29" w14:textId="77777777" w:rsidR="00D906DB" w:rsidRPr="00EA77BC" w:rsidRDefault="00D906DB" w:rsidP="00D906DB">
      <w:pPr>
        <w:pStyle w:val="Codeexample"/>
      </w:pPr>
      <w:r w:rsidRPr="00EA77BC">
        <w:t xml:space="preserve">  1 DROP                                                 PACKAGE: IO</w:t>
      </w:r>
    </w:p>
    <w:p w14:paraId="60E6AB2A" w14:textId="77777777" w:rsidR="00D906DB" w:rsidRPr="00EA77BC" w:rsidRDefault="00D906DB" w:rsidP="00D906DB">
      <w:pPr>
        <w:pStyle w:val="Codeexample"/>
      </w:pPr>
      <w:r w:rsidRPr="00EA77BC">
        <w:t xml:space="preserve">  2 DROPS                                               </w:t>
      </w:r>
      <w:r w:rsidRPr="00EA77BC" w:rsidDel="00F64190">
        <w:t xml:space="preserve"> </w:t>
      </w:r>
      <w:r w:rsidRPr="00EA77BC">
        <w:t>PACKAGE: IO</w:t>
      </w:r>
    </w:p>
    <w:p w14:paraId="60E6AB2B" w14:textId="77777777" w:rsidR="00D906DB" w:rsidRPr="00EA77BC" w:rsidRDefault="00D906DB" w:rsidP="00D906DB">
      <w:pPr>
        <w:pStyle w:val="Codeexample"/>
      </w:pPr>
    </w:p>
    <w:p w14:paraId="60E6AB2C" w14:textId="77777777" w:rsidR="00D906DB" w:rsidRPr="00EA77BC" w:rsidRDefault="00D906DB" w:rsidP="00D906DB">
      <w:pPr>
        <w:pStyle w:val="Codeexample"/>
      </w:pPr>
      <w:r w:rsidRPr="00EA77BC">
        <w:t xml:space="preserve">Do you want to edit Local Possible Dosages? N// </w:t>
      </w:r>
      <w:r w:rsidRPr="00EA77BC">
        <w:rPr>
          <w:b/>
        </w:rPr>
        <w:t>YES</w:t>
      </w:r>
    </w:p>
    <w:p w14:paraId="60E6AB2D" w14:textId="77777777" w:rsidR="00D906DB" w:rsidRPr="00EA77BC" w:rsidRDefault="00D906DB" w:rsidP="00D906DB">
      <w:pPr>
        <w:pStyle w:val="Codeexample"/>
      </w:pPr>
    </w:p>
    <w:p w14:paraId="60E6AB2E" w14:textId="77777777" w:rsidR="00D906DB" w:rsidRPr="00EA77BC" w:rsidRDefault="00D906DB" w:rsidP="00D906DB">
      <w:pPr>
        <w:pStyle w:val="Codeexample"/>
      </w:pPr>
      <w:r w:rsidRPr="00EA77BC">
        <w:t>This drug has the following Local Possible Dosages:</w:t>
      </w:r>
    </w:p>
    <w:p w14:paraId="60E6AB2F" w14:textId="77777777" w:rsidR="00D906DB" w:rsidRPr="00EA77BC" w:rsidRDefault="00D906DB" w:rsidP="00D906DB">
      <w:pPr>
        <w:pStyle w:val="Codeexample"/>
      </w:pPr>
    </w:p>
    <w:p w14:paraId="60E6AB30" w14:textId="77777777" w:rsidR="00D906DB" w:rsidRPr="00EA77BC" w:rsidRDefault="00D906DB" w:rsidP="00D906DB">
      <w:pPr>
        <w:pStyle w:val="Codeexample"/>
      </w:pPr>
      <w:r w:rsidRPr="00EA77BC">
        <w:t>1 DROP                                                 PACKAGE: IO</w:t>
      </w:r>
    </w:p>
    <w:p w14:paraId="60E6AB31" w14:textId="77777777" w:rsidR="00D906DB" w:rsidRPr="00EA77BC" w:rsidRDefault="00D906DB" w:rsidP="00D906DB">
      <w:pPr>
        <w:pStyle w:val="Codeexample"/>
      </w:pPr>
      <w:r w:rsidRPr="00EA77BC">
        <w:t>2 DROPS                                                PACKAGE: IO</w:t>
      </w:r>
    </w:p>
    <w:p w14:paraId="60E6AB32" w14:textId="77777777" w:rsidR="00D906DB" w:rsidRPr="00EA77BC" w:rsidRDefault="00D906DB" w:rsidP="00D906DB">
      <w:pPr>
        <w:pStyle w:val="Codeexample"/>
      </w:pPr>
    </w:p>
    <w:p w14:paraId="60E6AB33" w14:textId="77777777" w:rsidR="00D906DB" w:rsidRPr="00EA77BC" w:rsidRDefault="00D906DB" w:rsidP="00D906DB">
      <w:pPr>
        <w:pStyle w:val="Codeexample"/>
      </w:pPr>
      <w:r w:rsidRPr="00EA77BC">
        <w:t xml:space="preserve">Do you want to merge new Local Possible Dosages? Y//  </w:t>
      </w:r>
      <w:r w:rsidRPr="00EA77BC">
        <w:rPr>
          <w:b/>
        </w:rPr>
        <w:t>NO</w:t>
      </w:r>
    </w:p>
    <w:p w14:paraId="60E6AB34" w14:textId="77777777" w:rsidR="00D906DB" w:rsidRPr="00EA77BC" w:rsidRDefault="00D906DB" w:rsidP="00D906DB">
      <w:pPr>
        <w:pStyle w:val="Codeexample"/>
      </w:pPr>
    </w:p>
    <w:p w14:paraId="60E6AB35" w14:textId="77777777" w:rsidR="00D906DB" w:rsidRPr="00EA77BC" w:rsidRDefault="00D906DB" w:rsidP="00D906DB">
      <w:pPr>
        <w:pStyle w:val="Codeexample"/>
      </w:pPr>
      <w:r w:rsidRPr="00EA77BC">
        <w:t>Strength: 0.5                  Unit: %</w:t>
      </w:r>
    </w:p>
    <w:p w14:paraId="60E6AB36" w14:textId="77777777" w:rsidR="00D906DB" w:rsidRPr="00EA77BC" w:rsidRDefault="00D906DB" w:rsidP="00D906DB">
      <w:pPr>
        <w:pStyle w:val="Codeexample"/>
      </w:pPr>
    </w:p>
    <w:p w14:paraId="60E6AB37" w14:textId="77777777" w:rsidR="00D906DB" w:rsidRPr="00EA77BC" w:rsidRDefault="00D906DB" w:rsidP="00D906DB">
      <w:pPr>
        <w:pStyle w:val="Codeexample"/>
      </w:pPr>
      <w:r w:rsidRPr="00EA77BC">
        <w:t>Select LOCAL POSSIBLE DOSAGE: 1 DROP    IO</w:t>
      </w:r>
    </w:p>
    <w:p w14:paraId="60E6AB38" w14:textId="77777777" w:rsidR="00D906DB" w:rsidRPr="00EA77BC" w:rsidRDefault="00D906DB" w:rsidP="00D906DB">
      <w:pPr>
        <w:pStyle w:val="Codeexample"/>
      </w:pPr>
    </w:p>
    <w:p w14:paraId="60E6AB39" w14:textId="77777777" w:rsidR="00D906DB" w:rsidRPr="00EA77BC" w:rsidRDefault="00D906DB" w:rsidP="00D906DB">
      <w:pPr>
        <w:pStyle w:val="Codeexample"/>
      </w:pPr>
      <w:r w:rsidRPr="00EA77BC">
        <w:t>LOCAL POSSIBLE DOSAGE: 1 DROP//&lt;</w:t>
      </w:r>
      <w:r w:rsidRPr="00EA77BC">
        <w:rPr>
          <w:b/>
        </w:rPr>
        <w:t>Enter</w:t>
      </w:r>
      <w:r w:rsidRPr="00EA77BC">
        <w:t>&gt;</w:t>
      </w:r>
    </w:p>
    <w:p w14:paraId="60E6AB3A" w14:textId="77777777" w:rsidR="00D906DB" w:rsidRPr="00EA77BC" w:rsidRDefault="00D906DB" w:rsidP="00D906DB">
      <w:pPr>
        <w:pStyle w:val="Codeexample"/>
      </w:pPr>
      <w:r w:rsidRPr="00EA77BC">
        <w:t>OTHER LANGUAGE DOSAGE NAME: &lt;</w:t>
      </w:r>
      <w:r w:rsidRPr="00EA77BC">
        <w:rPr>
          <w:b/>
        </w:rPr>
        <w:t>Enter</w:t>
      </w:r>
      <w:r w:rsidRPr="00EA77BC">
        <w:t>&gt;</w:t>
      </w:r>
    </w:p>
    <w:p w14:paraId="60E6AB3B" w14:textId="77777777" w:rsidR="00D906DB" w:rsidRPr="00EA77BC" w:rsidRDefault="00D906DB" w:rsidP="00D906DB">
      <w:pPr>
        <w:pStyle w:val="Codeexample"/>
      </w:pPr>
      <w:r w:rsidRPr="00EA77BC">
        <w:t>PACKAGE: Both// &lt;</w:t>
      </w:r>
      <w:r w:rsidRPr="00EA77BC">
        <w:rPr>
          <w:b/>
        </w:rPr>
        <w:t>Enter</w:t>
      </w:r>
      <w:r w:rsidRPr="00EA77BC">
        <w:t>&gt;</w:t>
      </w:r>
    </w:p>
    <w:p w14:paraId="60E6AB3C" w14:textId="77777777" w:rsidR="00D906DB" w:rsidRPr="00EA77BC" w:rsidRDefault="00D906DB" w:rsidP="00D906DB">
      <w:pPr>
        <w:pStyle w:val="Codeexample"/>
      </w:pPr>
      <w:r w:rsidRPr="00EA77BC">
        <w:t>BCMA UNITS PER DOSE: &lt;</w:t>
      </w:r>
      <w:r w:rsidRPr="00EA77BC">
        <w:rPr>
          <w:b/>
        </w:rPr>
        <w:t>Enter</w:t>
      </w:r>
      <w:r w:rsidRPr="00EA77BC">
        <w:t>&gt;</w:t>
      </w:r>
    </w:p>
    <w:p w14:paraId="60E6AB3D" w14:textId="77777777" w:rsidR="00D906DB" w:rsidRPr="00EA77BC" w:rsidRDefault="00D906DB" w:rsidP="00D906DB">
      <w:pPr>
        <w:pStyle w:val="Codeexample"/>
        <w:keepNext/>
      </w:pPr>
      <w:r w:rsidRPr="00EA77BC">
        <w:t>DOSE UNIT: DROP(S)// &lt;</w:t>
      </w:r>
      <w:r w:rsidRPr="00EA77BC">
        <w:rPr>
          <w:b/>
        </w:rPr>
        <w:t>Enter</w:t>
      </w:r>
      <w:r w:rsidRPr="00EA77BC">
        <w:t>&gt;</w:t>
      </w:r>
    </w:p>
    <w:p w14:paraId="60E6AB3E" w14:textId="77777777" w:rsidR="00D906DB" w:rsidRPr="00EA77BC" w:rsidRDefault="00D906DB" w:rsidP="00D906DB">
      <w:pPr>
        <w:pStyle w:val="Codeexample"/>
      </w:pPr>
      <w:r w:rsidRPr="00EA77BC">
        <w:t>NUMERIC DOSE: 1// &lt;</w:t>
      </w:r>
      <w:r w:rsidRPr="00EA77BC">
        <w:rPr>
          <w:b/>
        </w:rPr>
        <w:t>Enter</w:t>
      </w:r>
      <w:r w:rsidRPr="00EA77BC">
        <w:t>&gt;</w:t>
      </w:r>
    </w:p>
    <w:p w14:paraId="60E6AB3F" w14:textId="77777777" w:rsidR="00D906DB" w:rsidRPr="00EA77BC" w:rsidRDefault="00D906DB" w:rsidP="00D906DB">
      <w:pPr>
        <w:pStyle w:val="Codeexample"/>
      </w:pPr>
    </w:p>
    <w:p w14:paraId="60E6AB40" w14:textId="77777777" w:rsidR="00D906DB" w:rsidRPr="00EA77BC" w:rsidRDefault="00D906DB" w:rsidP="00D906DB">
      <w:pPr>
        <w:pStyle w:val="Codeexample"/>
      </w:pPr>
      <w:r w:rsidRPr="00EA77BC">
        <w:t>Strength: 0.5                 Unit: %</w:t>
      </w:r>
    </w:p>
    <w:p w14:paraId="60E6AB41" w14:textId="77777777" w:rsidR="00D906DB" w:rsidRPr="00EA77BC" w:rsidRDefault="00D906DB" w:rsidP="00D906DB">
      <w:pPr>
        <w:pStyle w:val="Codeexample"/>
      </w:pPr>
    </w:p>
    <w:p w14:paraId="60E6AB42" w14:textId="77777777" w:rsidR="00D906DB" w:rsidRPr="00EA77BC" w:rsidRDefault="00D906DB" w:rsidP="00D906DB">
      <w:pPr>
        <w:pStyle w:val="Codeexample"/>
      </w:pPr>
      <w:r w:rsidRPr="00EA77BC">
        <w:t>Select LOCAL POSSIBLE DOSAGE: &lt;</w:t>
      </w:r>
      <w:r w:rsidRPr="00EA77BC">
        <w:rPr>
          <w:b/>
        </w:rPr>
        <w:t>Enter</w:t>
      </w:r>
      <w:r w:rsidRPr="00EA77BC">
        <w:t>&gt;</w:t>
      </w:r>
    </w:p>
    <w:p w14:paraId="60E6AB43" w14:textId="77777777" w:rsidR="00D906DB" w:rsidRPr="00EA77BC" w:rsidRDefault="00D906DB" w:rsidP="00D906DB">
      <w:pPr>
        <w:pStyle w:val="Codeexample"/>
      </w:pPr>
    </w:p>
    <w:p w14:paraId="60E6AB44" w14:textId="77777777" w:rsidR="00D906DB" w:rsidRPr="00EA77BC" w:rsidRDefault="00D906DB" w:rsidP="00D906DB">
      <w:pPr>
        <w:pStyle w:val="Codeexample"/>
      </w:pPr>
      <w:r w:rsidRPr="00EA77BC">
        <w:t>*******************************************************************************</w:t>
      </w:r>
    </w:p>
    <w:p w14:paraId="60E6AB45" w14:textId="77777777" w:rsidR="00D906DB" w:rsidRPr="00EA77BC" w:rsidRDefault="00D906DB" w:rsidP="00D906DB">
      <w:pPr>
        <w:pStyle w:val="Codeexample"/>
      </w:pPr>
      <w:r w:rsidRPr="00EA77BC">
        <w:t xml:space="preserve">This entry is marked for the following PHARMACY packages: </w:t>
      </w:r>
    </w:p>
    <w:p w14:paraId="60E6AB46" w14:textId="77777777" w:rsidR="00D906DB" w:rsidRPr="00EA77BC" w:rsidRDefault="00D906DB" w:rsidP="00D906DB">
      <w:pPr>
        <w:pStyle w:val="Codeexample"/>
      </w:pPr>
      <w:r w:rsidRPr="00EA77BC">
        <w:t> Outpatient</w:t>
      </w:r>
    </w:p>
    <w:p w14:paraId="60E6AB47" w14:textId="77777777" w:rsidR="00D906DB" w:rsidRPr="00EA77BC" w:rsidRDefault="00D906DB" w:rsidP="00D906DB">
      <w:pPr>
        <w:pStyle w:val="Codeexample"/>
      </w:pPr>
      <w:r w:rsidRPr="00EA77BC">
        <w:t> Unit Dose</w:t>
      </w:r>
    </w:p>
    <w:p w14:paraId="60E6AB48" w14:textId="77777777" w:rsidR="00D906DB" w:rsidRPr="00EA77BC" w:rsidRDefault="00D906DB" w:rsidP="00D906DB">
      <w:pPr>
        <w:pStyle w:val="Codeexample"/>
      </w:pPr>
      <w:r w:rsidRPr="00EA77BC">
        <w:t> Non-VA Med</w:t>
      </w:r>
    </w:p>
    <w:p w14:paraId="60E6AB49" w14:textId="77777777" w:rsidR="00D906DB" w:rsidRPr="00EA77BC" w:rsidRDefault="00D906DB" w:rsidP="00D906DB">
      <w:pPr>
        <w:pStyle w:val="Codeexample"/>
      </w:pPr>
    </w:p>
    <w:p w14:paraId="60E6AB4A" w14:textId="77777777" w:rsidR="00D906DB" w:rsidRPr="00EA77BC" w:rsidRDefault="00D906DB" w:rsidP="00D906DB">
      <w:pPr>
        <w:pStyle w:val="Codeexample"/>
      </w:pPr>
      <w:r w:rsidRPr="00EA77BC">
        <w:t xml:space="preserve">MARK THIS DRUG AND EDIT IT FOR: </w:t>
      </w:r>
    </w:p>
    <w:p w14:paraId="60E6AB4B" w14:textId="77777777" w:rsidR="00D906DB" w:rsidRPr="00EA77BC" w:rsidRDefault="00D906DB" w:rsidP="00D906DB">
      <w:pPr>
        <w:pStyle w:val="Codeexample"/>
      </w:pPr>
      <w:r w:rsidRPr="00EA77BC">
        <w:t>O - Outpatient</w:t>
      </w:r>
    </w:p>
    <w:p w14:paraId="60E6AB4C" w14:textId="77777777" w:rsidR="00D906DB" w:rsidRPr="00EA77BC" w:rsidRDefault="00D906DB" w:rsidP="00D906DB">
      <w:pPr>
        <w:pStyle w:val="Codeexample"/>
      </w:pPr>
      <w:r w:rsidRPr="00EA77BC">
        <w:t>U - Unit Dose</w:t>
      </w:r>
    </w:p>
    <w:p w14:paraId="60E6AB4D" w14:textId="77777777" w:rsidR="00D906DB" w:rsidRPr="00EA77BC" w:rsidRDefault="00D906DB" w:rsidP="00D906DB">
      <w:pPr>
        <w:pStyle w:val="Codeexample"/>
      </w:pPr>
      <w:r w:rsidRPr="00EA77BC">
        <w:t>I - IV</w:t>
      </w:r>
    </w:p>
    <w:p w14:paraId="60E6AB4E" w14:textId="77777777" w:rsidR="00D906DB" w:rsidRPr="00EA77BC" w:rsidRDefault="00D906DB" w:rsidP="00D906DB">
      <w:pPr>
        <w:pStyle w:val="Codeexample"/>
      </w:pPr>
      <w:r w:rsidRPr="00EA77BC">
        <w:t>W - Ward Stock</w:t>
      </w:r>
    </w:p>
    <w:p w14:paraId="60E6AB4F" w14:textId="77777777" w:rsidR="00D906DB" w:rsidRPr="00EA77BC" w:rsidRDefault="00D906DB" w:rsidP="00D906DB">
      <w:pPr>
        <w:pStyle w:val="Codeexample"/>
      </w:pPr>
      <w:r w:rsidRPr="00EA77BC">
        <w:t>D - Drug Accountability</w:t>
      </w:r>
    </w:p>
    <w:p w14:paraId="60E6AB50" w14:textId="77777777" w:rsidR="00D906DB" w:rsidRPr="00EA77BC" w:rsidRDefault="00D906DB" w:rsidP="00D906DB">
      <w:pPr>
        <w:pStyle w:val="Codeexample"/>
      </w:pPr>
      <w:r w:rsidRPr="00EA77BC">
        <w:t>C - Controlled Substances</w:t>
      </w:r>
    </w:p>
    <w:p w14:paraId="60E6AB51" w14:textId="77777777" w:rsidR="00D906DB" w:rsidRPr="00EA77BC" w:rsidRDefault="00D906DB" w:rsidP="00D906DB">
      <w:pPr>
        <w:pStyle w:val="Codeexample"/>
      </w:pPr>
      <w:r w:rsidRPr="00EA77BC">
        <w:t>X - Non-VA Med</w:t>
      </w:r>
    </w:p>
    <w:p w14:paraId="60E6AB52" w14:textId="77777777" w:rsidR="00D906DB" w:rsidRPr="00EA77BC" w:rsidRDefault="00D906DB" w:rsidP="00D906DB">
      <w:pPr>
        <w:pStyle w:val="Codeexample"/>
      </w:pPr>
      <w:r w:rsidRPr="00EA77BC">
        <w:t>A - ALL</w:t>
      </w:r>
    </w:p>
    <w:p w14:paraId="60E6AB53" w14:textId="77777777" w:rsidR="00D906DB" w:rsidRPr="00EA77BC" w:rsidRDefault="00D906DB" w:rsidP="00D906DB">
      <w:pPr>
        <w:pStyle w:val="Codeexample"/>
      </w:pPr>
    </w:p>
    <w:p w14:paraId="60E6AB54" w14:textId="77777777" w:rsidR="00D906DB" w:rsidRPr="00EA77BC" w:rsidRDefault="00D906DB" w:rsidP="00D906DB">
      <w:pPr>
        <w:pStyle w:val="Codeexample"/>
      </w:pPr>
      <w:r w:rsidRPr="00EA77BC">
        <w:t xml:space="preserve">Enter your choice(s) separated by commas : </w:t>
      </w:r>
      <w:r w:rsidRPr="00EA77BC">
        <w:rPr>
          <w:b/>
        </w:rPr>
        <w:t>O</w:t>
      </w:r>
    </w:p>
    <w:p w14:paraId="60E6AB55" w14:textId="77777777" w:rsidR="00D906DB" w:rsidRPr="00EA77BC" w:rsidRDefault="00D906DB" w:rsidP="00D906DB">
      <w:pPr>
        <w:pStyle w:val="Codeexample"/>
      </w:pPr>
      <w:r w:rsidRPr="00EA77BC">
        <w:t xml:space="preserve">                                           O - Outpatient</w:t>
      </w:r>
    </w:p>
    <w:p w14:paraId="60E6AB56" w14:textId="77777777" w:rsidR="00D906DB" w:rsidRPr="00EA77BC" w:rsidRDefault="00D906DB" w:rsidP="00D906DB">
      <w:pPr>
        <w:pStyle w:val="Codeexample"/>
      </w:pPr>
      <w:r w:rsidRPr="00EA77BC">
        <w:t>** You are NOW editing OUTPATIENT fields. **</w:t>
      </w:r>
    </w:p>
    <w:p w14:paraId="60E6AB57" w14:textId="77777777" w:rsidR="00D906DB" w:rsidRPr="00EA77BC" w:rsidRDefault="00D906DB" w:rsidP="00D906DB">
      <w:pPr>
        <w:pStyle w:val="Codeexample"/>
      </w:pPr>
    </w:p>
    <w:p w14:paraId="60E6AB58" w14:textId="77777777" w:rsidR="00D906DB" w:rsidRPr="00EA77BC" w:rsidRDefault="00D906DB" w:rsidP="00D906DB">
      <w:pPr>
        <w:pStyle w:val="Codeexample"/>
      </w:pPr>
      <w:r w:rsidRPr="00EA77BC">
        <w:t>AN Outpatient Pharmacy ITEM? Yes// &lt;</w:t>
      </w:r>
      <w:r w:rsidRPr="00EA77BC">
        <w:rPr>
          <w:b/>
        </w:rPr>
        <w:t>Enter</w:t>
      </w:r>
      <w:r w:rsidRPr="00EA77BC">
        <w:t>&gt; (Yes)</w:t>
      </w:r>
    </w:p>
    <w:p w14:paraId="60E6AB59" w14:textId="77777777" w:rsidR="00D906DB" w:rsidRPr="00EA77BC" w:rsidRDefault="00D906DB" w:rsidP="00D906DB">
      <w:pPr>
        <w:pStyle w:val="Codeexample"/>
      </w:pPr>
      <w:r w:rsidRPr="00EA77BC">
        <w:t>CORRESPONDING INPATIENT DRUG: &lt;</w:t>
      </w:r>
      <w:r w:rsidRPr="00EA77BC">
        <w:rPr>
          <w:b/>
        </w:rPr>
        <w:t>Enter</w:t>
      </w:r>
      <w:r w:rsidRPr="00EA77BC">
        <w:t>&gt;</w:t>
      </w:r>
    </w:p>
    <w:p w14:paraId="60E6AB5A" w14:textId="77777777" w:rsidR="00D906DB" w:rsidRPr="00EA77BC" w:rsidRDefault="00D906DB" w:rsidP="00D906DB">
      <w:pPr>
        <w:pStyle w:val="Codeexample"/>
      </w:pPr>
      <w:r w:rsidRPr="00EA77BC">
        <w:t>MAXIMUM DOSE PER DAY: &lt;</w:t>
      </w:r>
      <w:r w:rsidRPr="00EA77BC">
        <w:rPr>
          <w:b/>
        </w:rPr>
        <w:t>Enter</w:t>
      </w:r>
      <w:r w:rsidRPr="00EA77BC">
        <w:t>&gt;</w:t>
      </w:r>
    </w:p>
    <w:p w14:paraId="60E6AB5B" w14:textId="77777777" w:rsidR="00D906DB" w:rsidRPr="00EA77BC" w:rsidRDefault="00D906DB" w:rsidP="00D906DB">
      <w:pPr>
        <w:pStyle w:val="Codeexample"/>
      </w:pPr>
      <w:r w:rsidRPr="00EA77BC">
        <w:t>LOCAL NON-FORMULARY: &lt;</w:t>
      </w:r>
      <w:r w:rsidRPr="00EA77BC">
        <w:rPr>
          <w:b/>
        </w:rPr>
        <w:t>Enter</w:t>
      </w:r>
      <w:r w:rsidRPr="00EA77BC">
        <w:t>&gt;</w:t>
      </w:r>
    </w:p>
    <w:p w14:paraId="60E6AB5C" w14:textId="77777777" w:rsidR="00D906DB" w:rsidRPr="00EA77BC" w:rsidRDefault="00D906DB" w:rsidP="00D906DB">
      <w:pPr>
        <w:pStyle w:val="Codeexample"/>
      </w:pPr>
      <w:r w:rsidRPr="00EA77BC">
        <w:t>NORMAL AMOUNT TO ORDER: &lt;</w:t>
      </w:r>
      <w:r w:rsidRPr="00EA77BC">
        <w:rPr>
          <w:b/>
        </w:rPr>
        <w:t>Enter</w:t>
      </w:r>
      <w:r w:rsidRPr="00EA77BC">
        <w:t>&gt;</w:t>
      </w:r>
    </w:p>
    <w:p w14:paraId="60E6AB5D" w14:textId="77777777" w:rsidR="00D906DB" w:rsidRPr="00EA77BC" w:rsidRDefault="00D906DB" w:rsidP="00D906DB">
      <w:pPr>
        <w:pStyle w:val="Codeexample"/>
      </w:pPr>
      <w:r w:rsidRPr="00EA77BC">
        <w:t>SOURCE OF SUPPLY: 6P// &lt;</w:t>
      </w:r>
      <w:r w:rsidRPr="00EA77BC">
        <w:rPr>
          <w:b/>
        </w:rPr>
        <w:t>Enter</w:t>
      </w:r>
      <w:r w:rsidRPr="00EA77BC">
        <w:t>&gt;</w:t>
      </w:r>
    </w:p>
    <w:p w14:paraId="60E6AB5E" w14:textId="77777777" w:rsidR="00D906DB" w:rsidRPr="00EA77BC" w:rsidRDefault="00D906DB" w:rsidP="00D906DB">
      <w:pPr>
        <w:pStyle w:val="Codeexample"/>
      </w:pPr>
      <w:r w:rsidRPr="00EA77BC">
        <w:t>CURRENT INVENTORY: &lt;</w:t>
      </w:r>
      <w:r w:rsidRPr="00EA77BC">
        <w:rPr>
          <w:b/>
        </w:rPr>
        <w:t>Enter</w:t>
      </w:r>
      <w:r w:rsidRPr="00EA77BC">
        <w:t>&gt;</w:t>
      </w:r>
    </w:p>
    <w:p w14:paraId="60E6AB5F" w14:textId="77777777" w:rsidR="00D906DB" w:rsidRPr="00EA77BC" w:rsidRDefault="00D906DB" w:rsidP="00D906DB">
      <w:pPr>
        <w:pStyle w:val="Codeexample"/>
      </w:pPr>
      <w:r w:rsidRPr="00EA77BC">
        <w:t>ACTION PROFILE MESSAGE (OP): &lt;</w:t>
      </w:r>
      <w:r w:rsidRPr="00EA77BC">
        <w:rPr>
          <w:b/>
        </w:rPr>
        <w:t>Enter</w:t>
      </w:r>
      <w:r w:rsidRPr="00EA77BC">
        <w:t>&gt;</w:t>
      </w:r>
    </w:p>
    <w:p w14:paraId="60E6AB60" w14:textId="77777777" w:rsidR="00D906DB" w:rsidRPr="00EA77BC" w:rsidRDefault="00D906DB" w:rsidP="00D906DB">
      <w:pPr>
        <w:pStyle w:val="Codeexample"/>
      </w:pPr>
      <w:r w:rsidRPr="00EA77BC">
        <w:t>MESSAGE: &lt;</w:t>
      </w:r>
      <w:r w:rsidRPr="00EA77BC">
        <w:rPr>
          <w:b/>
        </w:rPr>
        <w:t>Enter</w:t>
      </w:r>
      <w:r w:rsidRPr="00EA77BC">
        <w:t>&gt;</w:t>
      </w:r>
    </w:p>
    <w:p w14:paraId="60E6AB61" w14:textId="77777777" w:rsidR="00D906DB" w:rsidRPr="00EA77BC" w:rsidRDefault="00D906DB" w:rsidP="00D906DB">
      <w:pPr>
        <w:pStyle w:val="Codeexample"/>
      </w:pPr>
      <w:r w:rsidRPr="00EA77BC">
        <w:t>QUANTITY DISPENSE MESSAGE: &lt;</w:t>
      </w:r>
      <w:r w:rsidRPr="00EA77BC">
        <w:rPr>
          <w:b/>
        </w:rPr>
        <w:t>Enter</w:t>
      </w:r>
      <w:r w:rsidRPr="00EA77BC">
        <w:t>&gt;</w:t>
      </w:r>
    </w:p>
    <w:p w14:paraId="60E6AB62" w14:textId="77777777" w:rsidR="00D906DB" w:rsidRPr="00EA77BC" w:rsidRDefault="00D906DB" w:rsidP="00D906DB">
      <w:pPr>
        <w:pStyle w:val="Codeexample"/>
      </w:pPr>
      <w:r w:rsidRPr="00EA77BC">
        <w:t>OP EXTERNAL DISPENSE: &lt;</w:t>
      </w:r>
      <w:r w:rsidRPr="00EA77BC">
        <w:rPr>
          <w:b/>
        </w:rPr>
        <w:t>Enter</w:t>
      </w:r>
      <w:r w:rsidRPr="00EA77BC">
        <w:t>&gt;</w:t>
      </w:r>
    </w:p>
    <w:p w14:paraId="60E6AB63" w14:textId="77777777" w:rsidR="00D906DB" w:rsidRPr="00EA77BC" w:rsidRDefault="00D906DB" w:rsidP="00D906DB">
      <w:pPr>
        <w:pStyle w:val="Codeexample"/>
      </w:pPr>
    </w:p>
    <w:p w14:paraId="60E6AB64" w14:textId="77777777" w:rsidR="00D906DB" w:rsidRPr="00EA77BC" w:rsidRDefault="00D906DB" w:rsidP="00D906DB">
      <w:pPr>
        <w:pStyle w:val="Codeexample"/>
      </w:pPr>
      <w:r w:rsidRPr="00EA77BC">
        <w:t xml:space="preserve">Do you wish to mark to transmit to CMOP? </w:t>
      </w:r>
    </w:p>
    <w:p w14:paraId="60E6AB65" w14:textId="77777777" w:rsidR="00D906DB" w:rsidRPr="00EA77BC" w:rsidRDefault="00D906DB" w:rsidP="00D906DB">
      <w:pPr>
        <w:pStyle w:val="Codeexample"/>
      </w:pPr>
      <w:r w:rsidRPr="00EA77BC">
        <w:t xml:space="preserve">Enter Yes or No: </w:t>
      </w:r>
      <w:r w:rsidRPr="00EA77BC">
        <w:rPr>
          <w:b/>
        </w:rPr>
        <w:t>YES</w:t>
      </w:r>
    </w:p>
    <w:p w14:paraId="60E6AB66" w14:textId="77777777" w:rsidR="00D906DB" w:rsidRPr="00EA77BC" w:rsidRDefault="00D906DB" w:rsidP="00D906DB">
      <w:pPr>
        <w:pStyle w:val="Codeexample"/>
      </w:pPr>
    </w:p>
    <w:p w14:paraId="60E6AB67" w14:textId="77777777" w:rsidR="00D906DB" w:rsidRPr="00EA77BC" w:rsidRDefault="00D906DB" w:rsidP="00D906DB">
      <w:pPr>
        <w:pStyle w:val="Codeexample"/>
      </w:pPr>
      <w:r w:rsidRPr="00EA77BC">
        <w:t>This option allows you to choose entries from your drug file and helps you</w:t>
      </w:r>
    </w:p>
    <w:p w14:paraId="60E6AB68" w14:textId="77777777" w:rsidR="00D906DB" w:rsidRPr="00EA77BC" w:rsidRDefault="00D906DB" w:rsidP="00D906DB">
      <w:pPr>
        <w:pStyle w:val="Codeexample"/>
      </w:pPr>
      <w:r w:rsidRPr="00EA77BC">
        <w:t>review your NDF matches and mark individual entries to send to CMOP.</w:t>
      </w:r>
    </w:p>
    <w:p w14:paraId="60E6AB69" w14:textId="77777777" w:rsidR="00D906DB" w:rsidRPr="00EA77BC" w:rsidRDefault="00D906DB" w:rsidP="00D906DB">
      <w:pPr>
        <w:pStyle w:val="Codeexample"/>
      </w:pPr>
      <w:r w:rsidRPr="00EA77BC">
        <w:t>If you mark the entry to transmit to CMOP, it will replace your Dispense Unit</w:t>
      </w:r>
    </w:p>
    <w:p w14:paraId="60E6AB6A" w14:textId="77777777" w:rsidR="00D906DB" w:rsidRPr="00EA77BC" w:rsidRDefault="00D906DB" w:rsidP="00D906DB">
      <w:pPr>
        <w:pStyle w:val="Codeexample"/>
      </w:pPr>
      <w:r w:rsidRPr="00EA77BC">
        <w:t>with the VA Dispense Unit. In addition, you may overwrite the local drug name</w:t>
      </w:r>
    </w:p>
    <w:p w14:paraId="60E6AB6B" w14:textId="77777777" w:rsidR="00D906DB" w:rsidRPr="00EA77BC" w:rsidRDefault="00D906DB" w:rsidP="00D906DB">
      <w:pPr>
        <w:pStyle w:val="Codeexample"/>
      </w:pPr>
      <w:r w:rsidRPr="00EA77BC">
        <w:t>with the VA Print Name and the entry will remain uneditable.</w:t>
      </w:r>
    </w:p>
    <w:p w14:paraId="60E6AB6C" w14:textId="77777777" w:rsidR="00D906DB" w:rsidRPr="00EA77BC" w:rsidRDefault="00D906DB" w:rsidP="00D906DB">
      <w:pPr>
        <w:pStyle w:val="Codeexample"/>
      </w:pPr>
    </w:p>
    <w:p w14:paraId="60E6AB6D" w14:textId="77777777" w:rsidR="00D906DB" w:rsidRPr="00EA77BC" w:rsidRDefault="00D906DB" w:rsidP="00D906DB">
      <w:pPr>
        <w:pStyle w:val="Codeexample"/>
      </w:pPr>
    </w:p>
    <w:p w14:paraId="60E6AB6E" w14:textId="77777777" w:rsidR="00D906DB" w:rsidRPr="00EA77BC" w:rsidRDefault="00D906DB" w:rsidP="00D906DB">
      <w:pPr>
        <w:pStyle w:val="Codeexample"/>
      </w:pPr>
      <w:r w:rsidRPr="00EA77BC">
        <w:t xml:space="preserve">   Local Drug Generic Name: TIMOLOL MALEATE 0.5% OPH SOLN</w:t>
      </w:r>
    </w:p>
    <w:p w14:paraId="60E6AB6F" w14:textId="77777777" w:rsidR="00D906DB" w:rsidRPr="00EA77BC" w:rsidRDefault="00D906DB" w:rsidP="00D906DB">
      <w:pPr>
        <w:pStyle w:val="Codeexample"/>
      </w:pPr>
    </w:p>
    <w:p w14:paraId="60E6AB70" w14:textId="77777777" w:rsidR="00D906DB" w:rsidRPr="00EA77BC" w:rsidRDefault="00D906DB" w:rsidP="00D906DB">
      <w:pPr>
        <w:pStyle w:val="Codeexample"/>
      </w:pPr>
      <w:r w:rsidRPr="00EA77BC">
        <w:t xml:space="preserve">             ORDER UNIT: BT</w:t>
      </w:r>
    </w:p>
    <w:p w14:paraId="60E6AB71" w14:textId="77777777" w:rsidR="00D906DB" w:rsidRPr="00EA77BC" w:rsidRDefault="00D906DB" w:rsidP="00D906DB">
      <w:pPr>
        <w:pStyle w:val="Codeexample"/>
      </w:pPr>
      <w:r w:rsidRPr="00EA77BC">
        <w:t>DISPENSE UNITS/ORDER UNITS: 5</w:t>
      </w:r>
    </w:p>
    <w:p w14:paraId="60E6AB72" w14:textId="77777777" w:rsidR="00D906DB" w:rsidRPr="00EA77BC" w:rsidRDefault="00D906DB" w:rsidP="00D906DB">
      <w:pPr>
        <w:pStyle w:val="Codeexample"/>
      </w:pPr>
      <w:r w:rsidRPr="00EA77BC">
        <w:t xml:space="preserve">             DISPENSE UNIT: ML</w:t>
      </w:r>
    </w:p>
    <w:p w14:paraId="60E6AB73" w14:textId="77777777" w:rsidR="00D906DB" w:rsidRPr="00EA77BC" w:rsidRDefault="00D906DB" w:rsidP="00D906DB">
      <w:pPr>
        <w:pStyle w:val="Codeexample"/>
      </w:pPr>
      <w:r w:rsidRPr="00EA77BC">
        <w:t xml:space="preserve">   PRICE PER DISPENSE UNIT: 0.1780</w:t>
      </w:r>
    </w:p>
    <w:p w14:paraId="60E6AB74" w14:textId="77777777" w:rsidR="00D906DB" w:rsidRPr="00EA77BC" w:rsidRDefault="00D906DB" w:rsidP="00D906DB">
      <w:pPr>
        <w:pStyle w:val="Codeexample"/>
      </w:pPr>
    </w:p>
    <w:p w14:paraId="60E6AB75" w14:textId="77777777" w:rsidR="00D906DB" w:rsidRPr="00EA77BC" w:rsidRDefault="00D906DB" w:rsidP="00D906DB">
      <w:pPr>
        <w:pStyle w:val="Codeexample"/>
      </w:pPr>
      <w:r w:rsidRPr="00EA77BC">
        <w:t>VA Print Name: TIMOLOL MALEATE 0.5% OPH SOLN               VA Dispense Unit: ML</w:t>
      </w:r>
    </w:p>
    <w:p w14:paraId="60E6AB76" w14:textId="77777777" w:rsidR="00D906DB" w:rsidRDefault="00D906DB" w:rsidP="00D906DB">
      <w:pPr>
        <w:pStyle w:val="Codeexample"/>
      </w:pPr>
      <w:r w:rsidRPr="00EA77BC">
        <w:t>VA Drug Class: OP101                              CMOP ID: T0056</w:t>
      </w:r>
    </w:p>
    <w:p w14:paraId="60E6AB77" w14:textId="77777777" w:rsidR="00666468" w:rsidRPr="00EA77BC" w:rsidRDefault="00666468" w:rsidP="00D906DB">
      <w:pPr>
        <w:pStyle w:val="Codeexample"/>
      </w:pPr>
      <w:bookmarkStart w:id="1137" w:name="p044"/>
      <w:bookmarkEnd w:id="1137"/>
      <w:r>
        <w:t xml:space="preserve">COPAY Tier: </w:t>
      </w:r>
      <w:r w:rsidR="00D75EEB">
        <w:t>2</w:t>
      </w:r>
    </w:p>
    <w:p w14:paraId="60E6AB78" w14:textId="77777777" w:rsidR="00D906DB" w:rsidRPr="00EA77BC" w:rsidRDefault="00D906DB" w:rsidP="00D906DB">
      <w:pPr>
        <w:pStyle w:val="Codeexample"/>
      </w:pPr>
    </w:p>
    <w:p w14:paraId="60E6AB79" w14:textId="77777777" w:rsidR="00D906DB" w:rsidRPr="00EA77BC" w:rsidRDefault="00D906DB" w:rsidP="00D906DB">
      <w:pPr>
        <w:pStyle w:val="Codeexample"/>
      </w:pPr>
      <w:r w:rsidRPr="00EA77BC">
        <w:t xml:space="preserve">Do you wish to mark this drug to transmit to CMOP? </w:t>
      </w:r>
    </w:p>
    <w:p w14:paraId="60E6AB7A" w14:textId="77777777" w:rsidR="00D906DB" w:rsidRPr="00EA77BC" w:rsidRDefault="00D906DB" w:rsidP="00D906DB">
      <w:pPr>
        <w:pStyle w:val="Codeexample"/>
      </w:pPr>
      <w:r w:rsidRPr="00EA77BC">
        <w:t xml:space="preserve">Enter Yes or No: </w:t>
      </w:r>
      <w:r w:rsidRPr="00EA77BC">
        <w:rPr>
          <w:b/>
        </w:rPr>
        <w:t>YES</w:t>
      </w:r>
    </w:p>
    <w:p w14:paraId="60E6AB7B" w14:textId="77777777" w:rsidR="00D906DB" w:rsidRPr="00EA77BC" w:rsidRDefault="00D906DB" w:rsidP="00D906DB">
      <w:pPr>
        <w:pStyle w:val="Codeexample"/>
      </w:pPr>
      <w:r w:rsidRPr="00EA77BC">
        <w:t>QUANTITY DISPENSE MESSAGE: DISP IN MLS</w:t>
      </w:r>
    </w:p>
    <w:p w14:paraId="60E6AB7C" w14:textId="77777777" w:rsidR="00D906DB" w:rsidRPr="00EA77BC" w:rsidRDefault="00D906DB" w:rsidP="00D906DB">
      <w:pPr>
        <w:pStyle w:val="Codeexample"/>
      </w:pPr>
    </w:p>
    <w:p w14:paraId="60E6AB7D" w14:textId="77777777" w:rsidR="00D906DB" w:rsidRPr="00EA77BC" w:rsidRDefault="00D906DB" w:rsidP="00D906DB">
      <w:pPr>
        <w:pStyle w:val="Codeexample"/>
      </w:pPr>
      <w:r w:rsidRPr="00EA77BC">
        <w:t xml:space="preserve">Do you wish to overwrite your local name? </w:t>
      </w:r>
    </w:p>
    <w:p w14:paraId="60E6AB7E" w14:textId="77777777" w:rsidR="00D906DB" w:rsidRPr="00EA77BC" w:rsidRDefault="00D906DB" w:rsidP="00D906DB">
      <w:pPr>
        <w:pStyle w:val="Codeexample"/>
      </w:pPr>
      <w:r w:rsidRPr="00EA77BC">
        <w:t xml:space="preserve">Enter Yes or No: </w:t>
      </w:r>
      <w:r w:rsidRPr="00EA77BC">
        <w:rPr>
          <w:b/>
        </w:rPr>
        <w:t>NO</w:t>
      </w:r>
    </w:p>
    <w:p w14:paraId="60E6AB7F" w14:textId="77777777" w:rsidR="00D906DB" w:rsidRPr="00EA77BC" w:rsidRDefault="00D906DB" w:rsidP="00D906DB">
      <w:pPr>
        <w:pStyle w:val="Codeexample"/>
      </w:pPr>
    </w:p>
    <w:p w14:paraId="60E6AB80" w14:textId="77777777" w:rsidR="00D906DB" w:rsidRPr="00EA77BC" w:rsidRDefault="00D906DB" w:rsidP="00D906DB">
      <w:pPr>
        <w:pStyle w:val="Codeexample"/>
      </w:pPr>
      <w:r w:rsidRPr="00EA77BC">
        <w:t xml:space="preserve">Do you wish to mark/unmark as a LAB MONITOR or CLOZAPINE DRUG? </w:t>
      </w:r>
    </w:p>
    <w:p w14:paraId="60E6AB81" w14:textId="77777777" w:rsidR="00D906DB" w:rsidRPr="00EA77BC" w:rsidRDefault="00D906DB" w:rsidP="00D906DB">
      <w:pPr>
        <w:pStyle w:val="Codeexample"/>
      </w:pPr>
      <w:r w:rsidRPr="00EA77BC">
        <w:t xml:space="preserve">Enter Yes or No: </w:t>
      </w:r>
      <w:r w:rsidRPr="00EA77BC">
        <w:rPr>
          <w:b/>
        </w:rPr>
        <w:t>NO</w:t>
      </w:r>
    </w:p>
    <w:p w14:paraId="60E6AB82" w14:textId="77777777" w:rsidR="00D906DB" w:rsidRPr="00EA77BC" w:rsidRDefault="00D906DB" w:rsidP="00D906DB">
      <w:pPr>
        <w:pStyle w:val="Codeexample"/>
      </w:pPr>
    </w:p>
    <w:p w14:paraId="60E6AB83" w14:textId="77777777" w:rsidR="00D906DB" w:rsidRPr="00EA77BC" w:rsidRDefault="00D906DB" w:rsidP="00D906DB">
      <w:pPr>
        <w:pStyle w:val="Codeexample"/>
      </w:pPr>
      <w:r w:rsidRPr="00EA77BC">
        <w:t>** You are NOW in the ORDERABLE ITEM matching for the dispense drug. **</w:t>
      </w:r>
    </w:p>
    <w:p w14:paraId="60E6AB84" w14:textId="77777777" w:rsidR="00D906DB" w:rsidRPr="00EA77BC" w:rsidRDefault="00D906DB" w:rsidP="00D906DB">
      <w:pPr>
        <w:pStyle w:val="Codeexample"/>
      </w:pPr>
    </w:p>
    <w:p w14:paraId="60E6AB85" w14:textId="77777777" w:rsidR="00D906DB" w:rsidRPr="00EA77BC" w:rsidRDefault="00D906DB" w:rsidP="00D906DB">
      <w:pPr>
        <w:pStyle w:val="Codeexample"/>
      </w:pPr>
    </w:p>
    <w:p w14:paraId="60E6AB86" w14:textId="77777777" w:rsidR="00D906DB" w:rsidRPr="00EA77BC" w:rsidRDefault="00D906DB" w:rsidP="00D906DB">
      <w:pPr>
        <w:pStyle w:val="Codeexample"/>
      </w:pPr>
      <w:r w:rsidRPr="00EA77BC">
        <w:t>TIMOLOL MALEATE 0.5% OPH SOLN is already matched to</w:t>
      </w:r>
    </w:p>
    <w:p w14:paraId="60E6AB87" w14:textId="77777777" w:rsidR="00D906DB" w:rsidRPr="00EA77BC" w:rsidRDefault="00D906DB" w:rsidP="00D906DB">
      <w:pPr>
        <w:pStyle w:val="Codeexample"/>
      </w:pPr>
    </w:p>
    <w:p w14:paraId="60E6AB88" w14:textId="77777777" w:rsidR="00D906DB" w:rsidRPr="00EA77BC" w:rsidRDefault="00D906DB" w:rsidP="00D906DB">
      <w:pPr>
        <w:pStyle w:val="Codeexample"/>
      </w:pPr>
      <w:r w:rsidRPr="00EA77BC">
        <w:t xml:space="preserve">     TIMOLOL SOLN,OPH</w:t>
      </w:r>
    </w:p>
    <w:p w14:paraId="60E6AB89" w14:textId="77777777" w:rsidR="00D906DB" w:rsidRPr="00EA77BC" w:rsidRDefault="00D906DB" w:rsidP="00D906DB">
      <w:pPr>
        <w:pStyle w:val="Codeexample"/>
      </w:pPr>
    </w:p>
    <w:p w14:paraId="60E6AB8A" w14:textId="77777777" w:rsidR="00D906DB" w:rsidRPr="00EA77BC" w:rsidRDefault="00D906DB" w:rsidP="00D906DB">
      <w:pPr>
        <w:pStyle w:val="Codeexample"/>
      </w:pPr>
    </w:p>
    <w:p w14:paraId="60E6AB8B" w14:textId="77777777" w:rsidR="00D906DB" w:rsidRPr="00EA77BC" w:rsidRDefault="00D906DB" w:rsidP="00D906DB">
      <w:pPr>
        <w:pStyle w:val="Codeexample"/>
        <w:rPr>
          <w:rFonts w:eastAsia="Calibri"/>
        </w:rPr>
      </w:pPr>
      <w:r w:rsidRPr="00EA77BC">
        <w:rPr>
          <w:rFonts w:eastAsia="Calibri"/>
        </w:rPr>
        <w:t>Do you want to match to a different Orderable Item? NO// YES</w:t>
      </w:r>
    </w:p>
    <w:p w14:paraId="60E6AB8C" w14:textId="77777777" w:rsidR="00D906DB" w:rsidRPr="00EA77BC" w:rsidRDefault="00D906DB" w:rsidP="00D906DB">
      <w:pPr>
        <w:pStyle w:val="Codeexample"/>
        <w:rPr>
          <w:rFonts w:eastAsia="Calibri"/>
        </w:rPr>
      </w:pPr>
    </w:p>
    <w:p w14:paraId="60E6AB8D"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8E" w14:textId="77777777" w:rsidR="00D906DB" w:rsidRPr="00EA77BC" w:rsidRDefault="00D906DB" w:rsidP="00D906DB">
      <w:pPr>
        <w:pStyle w:val="Codeexample"/>
        <w:rPr>
          <w:rFonts w:eastAsia="Calibri"/>
        </w:rPr>
      </w:pPr>
    </w:p>
    <w:p w14:paraId="60E6AB8F" w14:textId="77777777" w:rsidR="00D906DB" w:rsidRPr="00EA77BC" w:rsidRDefault="00D906DB" w:rsidP="00D906DB">
      <w:pPr>
        <w:pStyle w:val="Codeexample"/>
        <w:rPr>
          <w:rFonts w:eastAsia="Calibri"/>
        </w:rPr>
      </w:pPr>
    </w:p>
    <w:p w14:paraId="60E6AB90" w14:textId="77777777" w:rsidR="00D906DB" w:rsidRPr="00EA77BC" w:rsidRDefault="00D906DB" w:rsidP="00D906DB">
      <w:pPr>
        <w:pStyle w:val="Codeexample"/>
        <w:rPr>
          <w:rFonts w:eastAsia="Calibri"/>
        </w:rPr>
      </w:pPr>
      <w:r w:rsidRPr="00EA77BC">
        <w:rPr>
          <w:rFonts w:eastAsia="Calibri"/>
        </w:rPr>
        <w:t xml:space="preserve">Match to another Orderable Item with same Dosage Form? NO// </w:t>
      </w:r>
    </w:p>
    <w:p w14:paraId="60E6AB91" w14:textId="77777777" w:rsidR="00D906DB" w:rsidRPr="00EA77BC" w:rsidRDefault="00D906DB" w:rsidP="00D906DB">
      <w:pPr>
        <w:pStyle w:val="Codeexample"/>
        <w:rPr>
          <w:rFonts w:eastAsia="Calibri"/>
        </w:rPr>
      </w:pPr>
    </w:p>
    <w:p w14:paraId="60E6AB92" w14:textId="77777777" w:rsidR="00D906DB" w:rsidRPr="00EA77BC" w:rsidRDefault="00D906DB" w:rsidP="00D906DB">
      <w:pPr>
        <w:pStyle w:val="Codeexample"/>
        <w:rPr>
          <w:rFonts w:eastAsia="Calibri"/>
        </w:rPr>
      </w:pPr>
    </w:p>
    <w:p w14:paraId="60E6AB93"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94" w14:textId="77777777" w:rsidR="00D906DB" w:rsidRPr="00EA77BC" w:rsidRDefault="00D906DB" w:rsidP="00D906DB">
      <w:pPr>
        <w:pStyle w:val="Codeexample"/>
        <w:rPr>
          <w:rFonts w:eastAsia="Calibri"/>
        </w:rPr>
      </w:pPr>
      <w:r w:rsidRPr="00EA77BC">
        <w:rPr>
          <w:rFonts w:eastAsia="Calibri"/>
        </w:rPr>
        <w:t xml:space="preserve">   Dispense Drug -&gt; TIMOLOL 0.5% OPTH SOL 10ML</w:t>
      </w:r>
    </w:p>
    <w:p w14:paraId="60E6AB95" w14:textId="77777777" w:rsidR="00D906DB" w:rsidRPr="00EA77BC" w:rsidRDefault="00D906DB" w:rsidP="00D906DB">
      <w:pPr>
        <w:pStyle w:val="Codeexample"/>
        <w:rPr>
          <w:rFonts w:eastAsia="Calibri"/>
        </w:rPr>
      </w:pPr>
    </w:p>
    <w:p w14:paraId="60E6AB96" w14:textId="77777777" w:rsidR="00D906DB" w:rsidRPr="00EA77BC" w:rsidRDefault="00D906DB" w:rsidP="00D906DB">
      <w:pPr>
        <w:pStyle w:val="Codeexample"/>
        <w:rPr>
          <w:rFonts w:eastAsia="Calibri"/>
        </w:rPr>
      </w:pPr>
    </w:p>
    <w:p w14:paraId="60E6AB97" w14:textId="77777777" w:rsidR="00D906DB" w:rsidRPr="00EA77BC" w:rsidRDefault="00D906DB" w:rsidP="00D906DB">
      <w:pPr>
        <w:pStyle w:val="Codeexample"/>
        <w:rPr>
          <w:rFonts w:eastAsia="Calibri"/>
        </w:rPr>
      </w:pPr>
      <w:r w:rsidRPr="00EA77BC">
        <w:rPr>
          <w:rFonts w:eastAsia="Calibri"/>
        </w:rPr>
        <w:t xml:space="preserve">Orderable Item Name: TIMOLOL// </w:t>
      </w:r>
    </w:p>
    <w:p w14:paraId="60E6AB98" w14:textId="77777777" w:rsidR="00D906DB" w:rsidRPr="00EA77BC" w:rsidRDefault="00D906DB" w:rsidP="00D906DB">
      <w:pPr>
        <w:pStyle w:val="Codeexample"/>
        <w:rPr>
          <w:rFonts w:eastAsia="Calibri"/>
        </w:rPr>
      </w:pPr>
    </w:p>
    <w:p w14:paraId="60E6AB99" w14:textId="77777777" w:rsidR="00D906DB" w:rsidRPr="00EA77BC" w:rsidRDefault="00D906DB" w:rsidP="00D906DB">
      <w:pPr>
        <w:pStyle w:val="Codeexample"/>
        <w:rPr>
          <w:rFonts w:eastAsia="Calibri"/>
        </w:rPr>
      </w:pPr>
      <w:r w:rsidRPr="00EA77BC">
        <w:rPr>
          <w:rFonts w:eastAsia="Calibri"/>
        </w:rPr>
        <w:t>Matching TIMOLOL 0.5% OPTH SOL 10ML</w:t>
      </w:r>
    </w:p>
    <w:p w14:paraId="60E6AB9A" w14:textId="77777777" w:rsidR="00D906DB" w:rsidRPr="00EA77BC" w:rsidRDefault="00D906DB" w:rsidP="00D906DB">
      <w:pPr>
        <w:pStyle w:val="Codeexample"/>
        <w:rPr>
          <w:rFonts w:eastAsia="Calibri"/>
        </w:rPr>
      </w:pPr>
      <w:r w:rsidRPr="00EA77BC">
        <w:rPr>
          <w:rFonts w:eastAsia="Calibri"/>
        </w:rPr>
        <w:t xml:space="preserve">   to</w:t>
      </w:r>
    </w:p>
    <w:p w14:paraId="60E6AB9B" w14:textId="77777777" w:rsidR="00D906DB" w:rsidRPr="00EA77BC" w:rsidRDefault="00D906DB" w:rsidP="00D906DB">
      <w:pPr>
        <w:pStyle w:val="Codeexample"/>
        <w:rPr>
          <w:rFonts w:eastAsia="Calibri"/>
        </w:rPr>
      </w:pPr>
      <w:r w:rsidRPr="00EA77BC">
        <w:rPr>
          <w:rFonts w:eastAsia="Calibri"/>
        </w:rPr>
        <w:t>TIMOLOL SOLN,OPH</w:t>
      </w:r>
    </w:p>
    <w:p w14:paraId="60E6AB9C" w14:textId="77777777" w:rsidR="00D906DB" w:rsidRPr="00EA77BC" w:rsidRDefault="00D906DB" w:rsidP="00D906DB">
      <w:pPr>
        <w:pStyle w:val="Codeexample"/>
        <w:rPr>
          <w:rFonts w:eastAsia="Calibri"/>
        </w:rPr>
      </w:pPr>
    </w:p>
    <w:p w14:paraId="60E6AB9D" w14:textId="77777777" w:rsidR="00D906DB" w:rsidRPr="00EA77BC" w:rsidRDefault="00D906DB" w:rsidP="00D906DB">
      <w:pPr>
        <w:pStyle w:val="Codeexample"/>
        <w:rPr>
          <w:rFonts w:eastAsia="Calibri"/>
        </w:rPr>
      </w:pPr>
      <w:r w:rsidRPr="00EA77BC">
        <w:rPr>
          <w:rFonts w:eastAsia="Calibri"/>
        </w:rPr>
        <w:t xml:space="preserve">Is this OK? YES// </w:t>
      </w:r>
    </w:p>
    <w:p w14:paraId="60E6AB9E" w14:textId="77777777" w:rsidR="00D906DB" w:rsidRPr="00EA77BC" w:rsidRDefault="00D906DB" w:rsidP="00D906DB">
      <w:pPr>
        <w:pStyle w:val="Codeexample"/>
        <w:rPr>
          <w:rFonts w:eastAsia="Calibri"/>
        </w:rPr>
      </w:pPr>
      <w:r w:rsidRPr="00EA77BC">
        <w:rPr>
          <w:rFonts w:eastAsia="Calibri"/>
        </w:rPr>
        <w:t>Match Complete!</w:t>
      </w:r>
    </w:p>
    <w:p w14:paraId="60E6AB9F" w14:textId="77777777" w:rsidR="00D906DB" w:rsidRPr="00EA77BC" w:rsidRDefault="00D906DB" w:rsidP="00D906DB">
      <w:pPr>
        <w:pStyle w:val="Codeexample"/>
        <w:rPr>
          <w:rFonts w:eastAsia="Calibri"/>
        </w:rPr>
      </w:pPr>
    </w:p>
    <w:p w14:paraId="60E6ABA0" w14:textId="77777777" w:rsidR="00D906DB" w:rsidRPr="00EA77BC" w:rsidRDefault="00D906DB" w:rsidP="00D906DB">
      <w:pPr>
        <w:pStyle w:val="Codeexample"/>
        <w:rPr>
          <w:rFonts w:eastAsia="Calibri"/>
        </w:rPr>
      </w:pPr>
      <w:r w:rsidRPr="00EA77BC">
        <w:rPr>
          <w:rFonts w:eastAsia="Calibri"/>
        </w:rPr>
        <w:t xml:space="preserve">   Now editing Orderable Item:</w:t>
      </w:r>
    </w:p>
    <w:p w14:paraId="60E6ABA1" w14:textId="77777777" w:rsidR="00D906DB" w:rsidRPr="00EA77BC" w:rsidRDefault="00D906DB" w:rsidP="00D906DB">
      <w:pPr>
        <w:pStyle w:val="Codeexample"/>
        <w:rPr>
          <w:rFonts w:eastAsia="Calibri"/>
        </w:rPr>
      </w:pPr>
      <w:r w:rsidRPr="00EA77BC">
        <w:rPr>
          <w:rFonts w:eastAsia="Calibri"/>
        </w:rPr>
        <w:t xml:space="preserve">   TIMOLOL   SOLN,OPH</w:t>
      </w:r>
    </w:p>
    <w:p w14:paraId="60E6ABA2" w14:textId="77777777" w:rsidR="00D906DB" w:rsidRPr="00EA77BC" w:rsidRDefault="00D906DB" w:rsidP="00D906DB">
      <w:pPr>
        <w:pStyle w:val="Codeexample"/>
        <w:rPr>
          <w:rFonts w:eastAsia="Calibri"/>
        </w:rPr>
      </w:pPr>
    </w:p>
    <w:p w14:paraId="60E6ABA3" w14:textId="77777777" w:rsidR="00D906DB" w:rsidRPr="00EA77BC" w:rsidRDefault="00D906DB" w:rsidP="00D906DB">
      <w:pPr>
        <w:pStyle w:val="Codeexample"/>
        <w:rPr>
          <w:rFonts w:eastAsia="Calibri"/>
        </w:rPr>
      </w:pPr>
      <w:r w:rsidRPr="00EA77BC">
        <w:rPr>
          <w:rFonts w:eastAsia="Calibri"/>
        </w:rPr>
        <w:t xml:space="preserve">FORMULARY STATUS: </w:t>
      </w:r>
    </w:p>
    <w:p w14:paraId="60E6ABA4" w14:textId="77777777" w:rsidR="00D906DB" w:rsidRPr="00EA77BC" w:rsidRDefault="00D906DB" w:rsidP="00D906DB">
      <w:pPr>
        <w:pStyle w:val="Codeexample"/>
        <w:rPr>
          <w:rFonts w:eastAsia="Calibri"/>
        </w:rPr>
      </w:pPr>
      <w:r w:rsidRPr="00EA77BC">
        <w:rPr>
          <w:rFonts w:eastAsia="Calibri"/>
        </w:rPr>
        <w:t xml:space="preserve">Select OI-DRUG TEXT ENTRY: </w:t>
      </w:r>
    </w:p>
    <w:p w14:paraId="60E6ABA5" w14:textId="77777777" w:rsidR="00D906DB" w:rsidRPr="00EA77BC" w:rsidRDefault="00D906DB" w:rsidP="00D906DB">
      <w:pPr>
        <w:pStyle w:val="Codeexample"/>
        <w:rPr>
          <w:rFonts w:eastAsia="Calibri"/>
        </w:rPr>
      </w:pPr>
      <w:r w:rsidRPr="00EA77BC">
        <w:rPr>
          <w:rFonts w:eastAsia="Calibri"/>
        </w:rPr>
        <w:t xml:space="preserve">INACTIVE DATE: </w:t>
      </w:r>
    </w:p>
    <w:p w14:paraId="60E6ABA6" w14:textId="77777777" w:rsidR="00D906DB" w:rsidRPr="00EA77BC" w:rsidRDefault="00D906DB" w:rsidP="00D906DB">
      <w:pPr>
        <w:pStyle w:val="Codeexample"/>
        <w:rPr>
          <w:rFonts w:eastAsia="Calibri"/>
        </w:rPr>
      </w:pPr>
      <w:r w:rsidRPr="00EA77BC">
        <w:rPr>
          <w:rFonts w:eastAsia="Calibri"/>
        </w:rPr>
        <w:t xml:space="preserve">DAY (nD) or DOSE (nL) LIMIT: </w:t>
      </w:r>
    </w:p>
    <w:p w14:paraId="60E6ABA7" w14:textId="77777777" w:rsidR="00D906DB" w:rsidRPr="00EA77BC" w:rsidRDefault="00D906DB" w:rsidP="00D906DB">
      <w:pPr>
        <w:pStyle w:val="Codeexample"/>
        <w:rPr>
          <w:rFonts w:eastAsia="Calibri"/>
        </w:rPr>
      </w:pPr>
      <w:r w:rsidRPr="00EA77BC">
        <w:rPr>
          <w:rFonts w:eastAsia="Calibri"/>
        </w:rPr>
        <w:t xml:space="preserve">DEFAULT MED ROUTE: </w:t>
      </w:r>
    </w:p>
    <w:p w14:paraId="60E6ABA8" w14:textId="77777777" w:rsidR="00D906DB" w:rsidRPr="00EA77BC" w:rsidRDefault="00D906DB" w:rsidP="00D906DB">
      <w:pPr>
        <w:pStyle w:val="Codeexample"/>
        <w:rPr>
          <w:rFonts w:eastAsia="Calibri"/>
        </w:rPr>
      </w:pPr>
    </w:p>
    <w:p w14:paraId="60E6ABA9" w14:textId="77777777" w:rsidR="00D906DB" w:rsidRPr="00EA77BC" w:rsidRDefault="00D906DB" w:rsidP="00D906DB">
      <w:pPr>
        <w:pStyle w:val="Codeexample"/>
        <w:rPr>
          <w:rFonts w:eastAsia="Calibri"/>
        </w:rPr>
      </w:pPr>
      <w:r w:rsidRPr="00EA77BC">
        <w:rPr>
          <w:rFonts w:eastAsia="Calibri"/>
        </w:rPr>
        <w:t xml:space="preserve"> List of med routes associated with the DOSAGE FORM of the orderable item:</w:t>
      </w:r>
    </w:p>
    <w:p w14:paraId="60E6ABAA" w14:textId="77777777" w:rsidR="00D906DB" w:rsidRPr="00EA77BC" w:rsidRDefault="00D906DB" w:rsidP="00D906DB">
      <w:pPr>
        <w:pStyle w:val="Codeexample"/>
        <w:rPr>
          <w:rFonts w:eastAsia="Calibri"/>
        </w:rPr>
      </w:pPr>
    </w:p>
    <w:p w14:paraId="60E6ABAB" w14:textId="77777777" w:rsidR="00D906DB" w:rsidRPr="00EA77BC" w:rsidRDefault="00D906DB" w:rsidP="00D906DB">
      <w:pPr>
        <w:pStyle w:val="Codeexample"/>
        <w:rPr>
          <w:rFonts w:eastAsia="Calibri"/>
        </w:rPr>
      </w:pPr>
      <w:r w:rsidRPr="00EA77BC">
        <w:rPr>
          <w:rFonts w:eastAsia="Calibri"/>
        </w:rPr>
        <w:t xml:space="preserve">   RIGHT EYE</w:t>
      </w:r>
    </w:p>
    <w:p w14:paraId="60E6ABAC" w14:textId="77777777" w:rsidR="00D906DB" w:rsidRPr="00EA77BC" w:rsidRDefault="00D906DB" w:rsidP="00D906DB">
      <w:pPr>
        <w:pStyle w:val="Codeexample"/>
        <w:rPr>
          <w:rFonts w:eastAsia="Calibri"/>
        </w:rPr>
      </w:pPr>
      <w:r w:rsidRPr="00EA77BC">
        <w:rPr>
          <w:rFonts w:eastAsia="Calibri"/>
        </w:rPr>
        <w:t xml:space="preserve">   LEFT EYE</w:t>
      </w:r>
    </w:p>
    <w:p w14:paraId="60E6ABAD" w14:textId="77777777" w:rsidR="00D906DB" w:rsidRPr="00EA77BC" w:rsidRDefault="00D906DB" w:rsidP="00D906DB">
      <w:pPr>
        <w:pStyle w:val="Codeexample"/>
        <w:rPr>
          <w:rFonts w:eastAsia="Calibri"/>
        </w:rPr>
      </w:pPr>
      <w:r w:rsidRPr="00EA77BC">
        <w:rPr>
          <w:rFonts w:eastAsia="Calibri"/>
        </w:rPr>
        <w:t xml:space="preserve">   BOTH EYES</w:t>
      </w:r>
    </w:p>
    <w:p w14:paraId="60E6ABAE" w14:textId="77777777" w:rsidR="00D906DB" w:rsidRPr="00EA77BC" w:rsidRDefault="00D906DB" w:rsidP="00D906DB">
      <w:pPr>
        <w:pStyle w:val="Codeexample"/>
        <w:rPr>
          <w:rFonts w:eastAsia="Calibri"/>
        </w:rPr>
      </w:pPr>
    </w:p>
    <w:p w14:paraId="60E6ABAF" w14:textId="77777777" w:rsidR="00D906DB" w:rsidRPr="00EA77BC" w:rsidRDefault="00D906DB" w:rsidP="00D906DB">
      <w:pPr>
        <w:pStyle w:val="Codeexample"/>
      </w:pPr>
      <w:r w:rsidRPr="00EA77BC">
        <w:t xml:space="preserve"> If you answer YES to the next prompt, the DEFAULT MED ROUTE (if populated)</w:t>
      </w:r>
    </w:p>
    <w:p w14:paraId="60E6ABB0" w14:textId="77777777" w:rsidR="00D906DB" w:rsidRPr="00EA77BC" w:rsidRDefault="00D906DB" w:rsidP="00D906DB">
      <w:pPr>
        <w:pStyle w:val="Codeexample"/>
      </w:pPr>
      <w:r w:rsidRPr="00EA77BC">
        <w:t xml:space="preserve"> and this list (if populated) will be displayed as selectable med routes</w:t>
      </w:r>
    </w:p>
    <w:p w14:paraId="60E6ABB1" w14:textId="77777777" w:rsidR="00D906DB" w:rsidRPr="00EA77BC" w:rsidRDefault="00D906DB" w:rsidP="00D906DB">
      <w:pPr>
        <w:pStyle w:val="Codeexample"/>
        <w:keepNext/>
      </w:pPr>
      <w:r w:rsidRPr="00EA77BC">
        <w:t xml:space="preserve"> during medication ordering dialog. If you answer NO, the DEFAULT MED ROUTE</w:t>
      </w:r>
    </w:p>
    <w:p w14:paraId="60E6ABB2" w14:textId="77777777" w:rsidR="00D906DB" w:rsidRPr="00EA77BC" w:rsidRDefault="00D906DB" w:rsidP="00D906DB">
      <w:pPr>
        <w:pStyle w:val="Codeexample"/>
      </w:pPr>
      <w:r w:rsidRPr="00EA77BC">
        <w:t xml:space="preserve"> (if populated) and POSSIBLE MED ROUTES list will be displayed instead.</w:t>
      </w:r>
    </w:p>
    <w:p w14:paraId="60E6ABB3" w14:textId="77777777" w:rsidR="00D906DB" w:rsidRPr="00EA77BC" w:rsidRDefault="00D906DB" w:rsidP="00D906DB">
      <w:pPr>
        <w:pStyle w:val="Codeexample"/>
        <w:rPr>
          <w:rFonts w:eastAsia="Calibri"/>
        </w:rPr>
      </w:pPr>
    </w:p>
    <w:p w14:paraId="60E6ABB4" w14:textId="77777777" w:rsidR="00D906DB" w:rsidRPr="00EA77BC" w:rsidRDefault="00D906DB" w:rsidP="00D906DB">
      <w:pPr>
        <w:pStyle w:val="Codeexample"/>
        <w:rPr>
          <w:rFonts w:eastAsia="Calibri"/>
        </w:rPr>
      </w:pPr>
    </w:p>
    <w:p w14:paraId="60E6ABB5" w14:textId="77777777" w:rsidR="00D906DB" w:rsidRPr="00EA77BC" w:rsidRDefault="00D906DB" w:rsidP="00D906DB">
      <w:pPr>
        <w:pStyle w:val="Codeexample"/>
        <w:rPr>
          <w:rFonts w:eastAsia="Calibri"/>
        </w:rPr>
      </w:pPr>
      <w:r w:rsidRPr="00EA77BC">
        <w:rPr>
          <w:rFonts w:eastAsia="Calibri"/>
        </w:rPr>
        <w:t xml:space="preserve">USE DOSAGE FORM MED ROUTE LIST: NO// </w:t>
      </w:r>
    </w:p>
    <w:p w14:paraId="60E6ABB6" w14:textId="77777777" w:rsidR="00D906DB" w:rsidRPr="00EA77BC" w:rsidRDefault="00D906DB" w:rsidP="00D906DB">
      <w:pPr>
        <w:pStyle w:val="Codeexample"/>
        <w:rPr>
          <w:rFonts w:eastAsia="Calibri"/>
        </w:rPr>
      </w:pPr>
    </w:p>
    <w:p w14:paraId="60E6ABB7" w14:textId="77777777" w:rsidR="00D906DB" w:rsidRPr="00EA77BC" w:rsidRDefault="00D906DB" w:rsidP="00D906DB">
      <w:pPr>
        <w:pStyle w:val="Codeexample"/>
        <w:rPr>
          <w:rFonts w:eastAsia="Calibri"/>
        </w:rPr>
      </w:pPr>
      <w:r w:rsidRPr="00EA77BC">
        <w:rPr>
          <w:rFonts w:eastAsia="Calibri"/>
        </w:rPr>
        <w:t>POSSIBLE MED ROUTES: BOTH</w:t>
      </w:r>
    </w:p>
    <w:p w14:paraId="60E6ABB8" w14:textId="77777777" w:rsidR="00D906DB" w:rsidRPr="00EA77BC" w:rsidRDefault="00D906DB" w:rsidP="00D906DB">
      <w:pPr>
        <w:pStyle w:val="Codeexample"/>
        <w:rPr>
          <w:rFonts w:eastAsia="Calibri"/>
        </w:rPr>
      </w:pPr>
      <w:r w:rsidRPr="00EA77BC">
        <w:rPr>
          <w:rFonts w:eastAsia="Calibri"/>
        </w:rPr>
        <w:t xml:space="preserve">     1   BOTH EARS        AU</w:t>
      </w:r>
    </w:p>
    <w:p w14:paraId="60E6ABB9" w14:textId="77777777" w:rsidR="00D906DB" w:rsidRPr="00EA77BC" w:rsidRDefault="00D906DB" w:rsidP="00D906DB">
      <w:pPr>
        <w:pStyle w:val="Codeexample"/>
        <w:rPr>
          <w:rFonts w:eastAsia="Calibri"/>
        </w:rPr>
      </w:pPr>
      <w:r w:rsidRPr="00EA77BC">
        <w:rPr>
          <w:rFonts w:eastAsia="Calibri"/>
        </w:rPr>
        <w:t xml:space="preserve">     2   BOTH EYES        BOTH EYES</w:t>
      </w:r>
    </w:p>
    <w:p w14:paraId="60E6ABBA" w14:textId="77777777" w:rsidR="00D906DB" w:rsidRPr="00EA77BC" w:rsidRDefault="00D906DB" w:rsidP="00D906DB">
      <w:pPr>
        <w:pStyle w:val="Codeexample"/>
        <w:rPr>
          <w:rFonts w:eastAsia="Calibri"/>
        </w:rPr>
      </w:pPr>
      <w:r w:rsidRPr="00EA77BC">
        <w:rPr>
          <w:rFonts w:eastAsia="Calibri"/>
        </w:rPr>
        <w:t>CHOOSE 1-2: 2  BOTH EYES      BOTH EYES</w:t>
      </w:r>
    </w:p>
    <w:p w14:paraId="60E6ABBB" w14:textId="77777777" w:rsidR="00D906DB" w:rsidRPr="00EA77BC" w:rsidRDefault="00D906DB" w:rsidP="00D906DB">
      <w:pPr>
        <w:pStyle w:val="Codeexample"/>
        <w:rPr>
          <w:rFonts w:eastAsia="Calibri"/>
        </w:rPr>
      </w:pPr>
    </w:p>
    <w:p w14:paraId="60E6ABBC" w14:textId="77777777" w:rsidR="00D906DB" w:rsidRPr="00EA77BC" w:rsidRDefault="00D906DB" w:rsidP="00D906DB">
      <w:pPr>
        <w:pStyle w:val="Codeexample"/>
        <w:rPr>
          <w:rFonts w:eastAsia="Calibri"/>
        </w:rPr>
      </w:pPr>
      <w:r w:rsidRPr="00EA77BC">
        <w:rPr>
          <w:rFonts w:eastAsia="Calibri"/>
        </w:rPr>
        <w:t xml:space="preserve">  Are you adding 'BOTH EYES' as a new POSSIBLE MED ROUTE? YES// YES</w:t>
      </w:r>
    </w:p>
    <w:p w14:paraId="60E6ABBD" w14:textId="77777777" w:rsidR="00D906DB" w:rsidRPr="00EA77BC" w:rsidRDefault="00D906DB" w:rsidP="00D906DB">
      <w:pPr>
        <w:pStyle w:val="Codeexample"/>
        <w:rPr>
          <w:rFonts w:eastAsia="Calibri"/>
        </w:rPr>
      </w:pPr>
    </w:p>
    <w:p w14:paraId="60E6ABBE" w14:textId="77777777" w:rsidR="00D906DB" w:rsidRPr="00EA77BC" w:rsidRDefault="00D906DB" w:rsidP="00D906DB">
      <w:pPr>
        <w:pStyle w:val="Codeexample"/>
        <w:rPr>
          <w:rFonts w:eastAsia="Calibri"/>
        </w:rPr>
      </w:pPr>
      <w:r w:rsidRPr="00EA77BC">
        <w:rPr>
          <w:rFonts w:eastAsia="Calibri"/>
        </w:rPr>
        <w:t xml:space="preserve"> List of Possible Med Routes associated with the orderable item:</w:t>
      </w:r>
    </w:p>
    <w:p w14:paraId="60E6ABBF" w14:textId="77777777" w:rsidR="00D906DB" w:rsidRPr="00EA77BC" w:rsidRDefault="00D906DB" w:rsidP="00D906DB">
      <w:pPr>
        <w:pStyle w:val="Codeexample"/>
        <w:rPr>
          <w:rFonts w:eastAsia="Calibri"/>
        </w:rPr>
      </w:pPr>
    </w:p>
    <w:p w14:paraId="60E6ABC0" w14:textId="77777777" w:rsidR="00D906DB" w:rsidRDefault="00D906DB" w:rsidP="00D906DB">
      <w:pPr>
        <w:pStyle w:val="Codeexample"/>
        <w:rPr>
          <w:rFonts w:eastAsia="Calibri"/>
        </w:rPr>
      </w:pPr>
      <w:r w:rsidRPr="00EA77BC">
        <w:rPr>
          <w:rFonts w:eastAsia="Calibri"/>
        </w:rPr>
        <w:t xml:space="preserve">   BOTH EYES</w:t>
      </w:r>
    </w:p>
    <w:p w14:paraId="60E6ABC1" w14:textId="77777777" w:rsidR="00D906DB" w:rsidRPr="00EA77BC" w:rsidRDefault="00D906DB" w:rsidP="00D906DB">
      <w:pPr>
        <w:pStyle w:val="Codeexample"/>
        <w:rPr>
          <w:rFonts w:eastAsia="Calibri"/>
        </w:rPr>
      </w:pPr>
    </w:p>
    <w:p w14:paraId="60E6ABC2" w14:textId="77777777" w:rsidR="00D906DB" w:rsidRPr="00EA77BC" w:rsidRDefault="00D906DB" w:rsidP="00D906DB">
      <w:pPr>
        <w:pStyle w:val="Codeexample"/>
        <w:rPr>
          <w:rFonts w:eastAsia="Calibri"/>
        </w:rPr>
      </w:pPr>
      <w:r w:rsidRPr="00EA77BC">
        <w:rPr>
          <w:rFonts w:eastAsia="Calibri"/>
        </w:rPr>
        <w:t xml:space="preserve">POSSIBLE MED ROUTES: </w:t>
      </w:r>
    </w:p>
    <w:p w14:paraId="60E6ABC3" w14:textId="77777777" w:rsidR="00D906DB" w:rsidRPr="00EA77BC" w:rsidRDefault="00D906DB" w:rsidP="00D906DB">
      <w:pPr>
        <w:pStyle w:val="Codeexample"/>
        <w:rPr>
          <w:rFonts w:eastAsia="Calibri"/>
        </w:rPr>
      </w:pPr>
      <w:r w:rsidRPr="00EA77BC">
        <w:rPr>
          <w:rFonts w:eastAsia="Calibri"/>
        </w:rPr>
        <w:t xml:space="preserve">SCHEDULE TYPE: </w:t>
      </w:r>
    </w:p>
    <w:p w14:paraId="60E6ABC4" w14:textId="77777777" w:rsidR="00D906DB" w:rsidRDefault="00D906DB" w:rsidP="00D906DB">
      <w:pPr>
        <w:pStyle w:val="Codeexample"/>
        <w:rPr>
          <w:rFonts w:eastAsia="Calibri"/>
        </w:rPr>
      </w:pPr>
      <w:r w:rsidRPr="00EA77BC">
        <w:rPr>
          <w:rFonts w:eastAsia="Calibri"/>
        </w:rPr>
        <w:t xml:space="preserve">SCHEDULE: </w:t>
      </w:r>
    </w:p>
    <w:p w14:paraId="60E6ABC5" w14:textId="77777777" w:rsidR="00D906DB" w:rsidRPr="005A3839" w:rsidRDefault="00D906DB" w:rsidP="00D906DB">
      <w:pPr>
        <w:pStyle w:val="Codeexample"/>
        <w:rPr>
          <w:rFonts w:eastAsia="Calibri"/>
        </w:rPr>
      </w:pPr>
      <w:bookmarkStart w:id="1138" w:name="highrisk44"/>
      <w:bookmarkEnd w:id="1138"/>
      <w:r w:rsidRPr="005A3839">
        <w:rPr>
          <w:rFonts w:eastAsia="Calibri"/>
        </w:rPr>
        <w:t>HIGH RISK/HIGH ALERT</w:t>
      </w:r>
    </w:p>
    <w:p w14:paraId="60E6ABC6" w14:textId="77777777" w:rsidR="00D906DB" w:rsidRPr="00EA77BC" w:rsidRDefault="00D906DB" w:rsidP="00D906DB">
      <w:pPr>
        <w:pStyle w:val="Codeexample"/>
        <w:rPr>
          <w:rFonts w:eastAsia="Calibri"/>
        </w:rPr>
      </w:pPr>
      <w:r w:rsidRPr="005A3839">
        <w:rPr>
          <w:rFonts w:eastAsia="Calibri"/>
        </w:rPr>
        <w:t>PROMPT FOR REMOVAL IN BCMA</w:t>
      </w:r>
    </w:p>
    <w:p w14:paraId="60E6ABC7" w14:textId="77777777" w:rsidR="00D906DB" w:rsidRPr="00EA77BC" w:rsidRDefault="00D906DB" w:rsidP="00D906DB">
      <w:pPr>
        <w:pStyle w:val="Codeexample"/>
        <w:rPr>
          <w:rFonts w:eastAsia="Calibri"/>
        </w:rPr>
      </w:pPr>
      <w:bookmarkStart w:id="1139" w:name="schedule_type44"/>
      <w:bookmarkStart w:id="1140" w:name="Page_46"/>
      <w:bookmarkEnd w:id="1139"/>
      <w:bookmarkEnd w:id="1140"/>
      <w:r w:rsidRPr="00EA77BC">
        <w:rPr>
          <w:rFonts w:eastAsia="Calibri"/>
        </w:rPr>
        <w:t xml:space="preserve">PATIENT INSTRUCTIONS: </w:t>
      </w:r>
    </w:p>
    <w:p w14:paraId="60E6ABC8" w14:textId="77777777" w:rsidR="004B6A81" w:rsidRDefault="00D906DB" w:rsidP="00D906DB">
      <w:pPr>
        <w:pStyle w:val="Codeexample"/>
        <w:rPr>
          <w:rFonts w:eastAsia="Calibri"/>
        </w:rPr>
      </w:pPr>
      <w:r w:rsidRPr="00EA77BC">
        <w:rPr>
          <w:rFonts w:eastAsia="Calibri"/>
        </w:rPr>
        <w:t>OTHER LANGUAGE INSTRUCTIONS:</w:t>
      </w:r>
    </w:p>
    <w:p w14:paraId="60E6ABC9"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141" w:name="Page_45"/>
      <w:bookmarkEnd w:id="1141"/>
      <w:r w:rsidRPr="0064290E">
        <w:rPr>
          <w:rFonts w:ascii="Courier New" w:hAnsi="Courier New" w:cs="Courier New"/>
          <w:sz w:val="16"/>
          <w:szCs w:val="16"/>
        </w:rPr>
        <w:t xml:space="preserve">MOST COMMON INDICATION FOR USE: </w:t>
      </w:r>
    </w:p>
    <w:p w14:paraId="60E6ABCA" w14:textId="77777777" w:rsidR="00D906DB" w:rsidRPr="00EA77BC" w:rsidRDefault="004B6A81" w:rsidP="004B6A81">
      <w:pPr>
        <w:pStyle w:val="Codeexample"/>
        <w:rPr>
          <w:rFonts w:eastAsia="Calibri"/>
        </w:rPr>
      </w:pPr>
      <w:r w:rsidRPr="0064290E">
        <w:rPr>
          <w:rFonts w:cs="Courier New"/>
          <w:szCs w:val="16"/>
        </w:rPr>
        <w:t>Select INDICATIONS FOR USE:</w:t>
      </w:r>
      <w:r w:rsidR="00D906DB" w:rsidRPr="00EA77BC">
        <w:rPr>
          <w:rFonts w:eastAsia="Calibri"/>
        </w:rPr>
        <w:t xml:space="preserve"> </w:t>
      </w:r>
    </w:p>
    <w:p w14:paraId="60E6ABCB" w14:textId="77777777" w:rsidR="00D906DB" w:rsidRPr="00EA77BC" w:rsidRDefault="00D906DB" w:rsidP="00D906DB">
      <w:pPr>
        <w:pStyle w:val="Codeexample"/>
        <w:rPr>
          <w:rFonts w:eastAsia="Calibri"/>
        </w:rPr>
      </w:pPr>
    </w:p>
    <w:p w14:paraId="60E6ABCC" w14:textId="77777777" w:rsidR="00D906DB" w:rsidRPr="00EA77BC" w:rsidRDefault="00D906DB" w:rsidP="00D906DB">
      <w:pPr>
        <w:pStyle w:val="Codeexample"/>
      </w:pPr>
      <w:r w:rsidRPr="00EA77BC">
        <w:rPr>
          <w:rFonts w:eastAsia="Calibri"/>
        </w:rPr>
        <w:t>Select SYNONYM:</w:t>
      </w:r>
    </w:p>
    <w:p w14:paraId="60E6ABCD" w14:textId="77777777" w:rsidR="00767313" w:rsidRPr="00EA77BC" w:rsidRDefault="00767313" w:rsidP="00EA77BC"/>
    <w:p w14:paraId="60E6ABCE" w14:textId="77777777" w:rsidR="00595E65" w:rsidRPr="00EA77BC" w:rsidRDefault="00595E65" w:rsidP="00EA77BC">
      <w:pPr>
        <w:pStyle w:val="ExampleHeading"/>
      </w:pPr>
      <w:r w:rsidRPr="00EA77BC">
        <w:t xml:space="preserve">Example </w:t>
      </w:r>
      <w:r w:rsidR="00C0174A">
        <w:t>5</w:t>
      </w:r>
      <w:r w:rsidRPr="00EA77BC">
        <w:t xml:space="preserve">: </w:t>
      </w:r>
      <w:r w:rsidR="006A73EA" w:rsidRPr="00EA77BC">
        <w:rPr>
          <w:i/>
        </w:rPr>
        <w:t>Drug Enter/Edit</w:t>
      </w:r>
      <w:r w:rsidR="006A73EA" w:rsidRPr="00EA77BC">
        <w:t xml:space="preserve"> [PSS DRUG ENTER/EDIT] Option</w:t>
      </w:r>
      <w:r w:rsidRPr="00EA77BC">
        <w:t xml:space="preserve">    Editing Non-VA Medications</w:t>
      </w:r>
      <w:r w:rsidRPr="00EA77BC">
        <w:rPr>
          <w:b w:val="0"/>
          <w:bCs/>
        </w:rPr>
        <w:fldChar w:fldCharType="begin"/>
      </w:r>
      <w:r w:rsidRPr="00EA77BC">
        <w:rPr>
          <w:b w:val="0"/>
          <w:bCs/>
        </w:rPr>
        <w:instrText xml:space="preserve"> XE "Non-VA Meds, Drug Enter/Edit" \b </w:instrText>
      </w:r>
      <w:r w:rsidRPr="00EA77BC">
        <w:rPr>
          <w:b w:val="0"/>
          <w:bCs/>
        </w:rPr>
        <w:fldChar w:fldCharType="end"/>
      </w:r>
    </w:p>
    <w:p w14:paraId="60E6ABC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GINGER ROOT TAB/CAP</w:t>
      </w:r>
    </w:p>
    <w:p w14:paraId="60E6ABD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Are you adding 'GINGER ROOT' as a new DRUG (the 1756TH)? No// </w:t>
      </w:r>
      <w:r w:rsidRPr="00EA77BC">
        <w:rPr>
          <w:rFonts w:ascii="Courier New" w:hAnsi="Courier New" w:cs="Courier New"/>
          <w:b/>
          <w:bCs/>
          <w:sz w:val="16"/>
        </w:rPr>
        <w:t>Y</w:t>
      </w:r>
      <w:r w:rsidRPr="00EA77BC">
        <w:rPr>
          <w:rFonts w:ascii="Courier New" w:hAnsi="Courier New" w:cs="Courier New"/>
          <w:sz w:val="16"/>
        </w:rPr>
        <w:t xml:space="preserve">  (Yes)</w:t>
      </w:r>
    </w:p>
    <w:p w14:paraId="60E6ABD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NUMBER: 112//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VA CLASSIFICATION: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FSN: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NATIONAL DRUG CLASS: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LOCAL NON-FORMULARY: </w:t>
      </w:r>
      <w:r w:rsidRPr="00EA77BC">
        <w:rPr>
          <w:rFonts w:ascii="Courier New" w:hAnsi="Courier New" w:cs="Courier New"/>
          <w:b/>
          <w:bCs/>
          <w:sz w:val="16"/>
        </w:rPr>
        <w:t>N</w:t>
      </w:r>
      <w:r w:rsidRPr="00EA77BC">
        <w:rPr>
          <w:rFonts w:ascii="Courier New" w:hAnsi="Courier New" w:cs="Courier New"/>
          <w:sz w:val="16"/>
        </w:rPr>
        <w:t xml:space="preserve"> </w:t>
      </w:r>
      <w:r w:rsidRPr="00EA77BC">
        <w:rPr>
          <w:rFonts w:ascii="Courier New" w:hAnsi="Courier New" w:cs="Courier New"/>
          <w:b/>
          <w:bCs/>
          <w:sz w:val="16"/>
        </w:rPr>
        <w:t xml:space="preserve">&lt;Enter&gt; </w:t>
      </w:r>
      <w:r w:rsidRPr="00EA77BC">
        <w:rPr>
          <w:rFonts w:ascii="Courier New" w:hAnsi="Courier New" w:cs="Courier New"/>
          <w:sz w:val="16"/>
        </w:rPr>
        <w:t xml:space="preserve">N/F </w:t>
      </w:r>
    </w:p>
    <w:p w14:paraId="60E6ABD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MESSAGE: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RESTRICTION:</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GENERIC NAME: GINGER ROOT TAB/CAP// </w:t>
      </w:r>
      <w:r w:rsidRPr="00EA77BC">
        <w:rPr>
          <w:rFonts w:ascii="Courier New" w:hAnsi="Courier New" w:cs="Courier New"/>
          <w:b/>
          <w:bCs/>
          <w:sz w:val="16"/>
        </w:rPr>
        <w:t>^DI</w:t>
      </w:r>
    </w:p>
    <w:p w14:paraId="60E6ABD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DISPENSE UNIT  </w:t>
      </w:r>
    </w:p>
    <w:p w14:paraId="60E6ABD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DISPENSE UNITS PER ORDER UNIT  </w:t>
      </w:r>
    </w:p>
    <w:p w14:paraId="60E6ABD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DISPENSE UNITS PER ORDER UNIT</w:t>
      </w:r>
    </w:p>
    <w:p w14:paraId="60E6ABD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DISPENSE UNITS PER ORDER UNIT: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PRICE PER DISPENSE UNIT: 0.0000</w:t>
      </w:r>
      <w:r w:rsidRPr="00EA77BC">
        <w:rPr>
          <w:rFonts w:ascii="Courier New" w:hAnsi="Courier New" w:cs="Courier New"/>
          <w:b/>
          <w:bCs/>
          <w:sz w:val="16"/>
        </w:rPr>
        <w:t xml:space="preserve"> </w:t>
      </w:r>
    </w:p>
    <w:p w14:paraId="60E6ABDF" w14:textId="77777777" w:rsidR="00595E65" w:rsidRPr="00EA77BC" w:rsidRDefault="00595E65" w:rsidP="00EA77BC">
      <w:pPr>
        <w:shd w:val="clear" w:color="auto" w:fill="D9D9D9"/>
        <w:ind w:left="374"/>
        <w:rPr>
          <w:rFonts w:ascii="Courier New" w:hAnsi="Courier New" w:cs="Courier New"/>
          <w:sz w:val="18"/>
          <w:szCs w:val="18"/>
        </w:rPr>
      </w:pPr>
      <w:r w:rsidRPr="00EA77BC">
        <w:rPr>
          <w:rFonts w:ascii="Courier New" w:hAnsi="Courier New"/>
          <w:sz w:val="16"/>
        </w:rPr>
        <w:t xml:space="preserve">DAW CODE: 0// </w:t>
      </w:r>
      <w:r w:rsidRPr="00EA77BC">
        <w:rPr>
          <w:rFonts w:ascii="Courier New" w:hAnsi="Courier New" w:cs="Courier New"/>
          <w:b/>
          <w:bCs/>
          <w:sz w:val="16"/>
        </w:rPr>
        <w:t xml:space="preserve">&lt;Enter&gt; </w:t>
      </w:r>
      <w:r w:rsidRPr="00EA77BC">
        <w:rPr>
          <w:rFonts w:ascii="Courier New" w:hAnsi="Courier New" w:cs="Courier New"/>
          <w:sz w:val="18"/>
          <w:szCs w:val="18"/>
        </w:rPr>
        <w:t>- NO PRODUCT SELECTION INDICATED</w:t>
      </w:r>
    </w:p>
    <w:p w14:paraId="60E6ABE0" w14:textId="77777777" w:rsidR="00595E65" w:rsidRPr="00EA77BC" w:rsidRDefault="00595E65" w:rsidP="00EA77BC">
      <w:pPr>
        <w:shd w:val="clear" w:color="auto" w:fill="D9D9D9"/>
        <w:ind w:left="374"/>
        <w:rPr>
          <w:rFonts w:ascii="Courier New" w:hAnsi="Courier New" w:cs="Courier New"/>
          <w:sz w:val="16"/>
        </w:rPr>
      </w:pPr>
    </w:p>
    <w:p w14:paraId="60E6ABE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Do you wish to match/rematch to NATIONAL DRUG file? Yes//   (Yes)</w:t>
      </w:r>
    </w:p>
    <w:p w14:paraId="60E6ABE2" w14:textId="77777777" w:rsidR="00595E65" w:rsidRPr="00EA77BC" w:rsidRDefault="00595E65" w:rsidP="00EA77BC">
      <w:pPr>
        <w:shd w:val="clear" w:color="auto" w:fill="D9D9D9"/>
        <w:ind w:left="374"/>
        <w:rPr>
          <w:rFonts w:ascii="Courier New" w:hAnsi="Courier New" w:cs="Courier New"/>
          <w:sz w:val="16"/>
        </w:rPr>
      </w:pPr>
    </w:p>
    <w:p w14:paraId="60E6ABE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Deleting Possible Dosages...</w:t>
      </w:r>
    </w:p>
    <w:p w14:paraId="60E6ABE4" w14:textId="77777777" w:rsidR="00595E65" w:rsidRPr="00EA77BC" w:rsidRDefault="00595E65" w:rsidP="00EA77BC">
      <w:pPr>
        <w:shd w:val="clear" w:color="auto" w:fill="D9D9D9"/>
        <w:ind w:left="374"/>
        <w:rPr>
          <w:rFonts w:ascii="Courier New" w:hAnsi="Courier New" w:cs="Courier New"/>
          <w:sz w:val="16"/>
        </w:rPr>
      </w:pPr>
    </w:p>
    <w:p w14:paraId="60E6ABE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local drug  GINGER ROOT</w:t>
      </w:r>
    </w:p>
    <w:p w14:paraId="60E6ABE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 </w:t>
      </w:r>
    </w:p>
    <w:p w14:paraId="60E6ABE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2 </w:t>
      </w:r>
    </w:p>
    <w:p w14:paraId="60E6ABE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BE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NDC to match...</w:t>
      </w:r>
    </w:p>
    <w:p w14:paraId="60E6ABEA" w14:textId="77777777" w:rsidR="00595E65" w:rsidRPr="00EA77BC" w:rsidRDefault="00595E65" w:rsidP="00EA77BC">
      <w:pPr>
        <w:shd w:val="clear" w:color="auto" w:fill="D9D9D9"/>
        <w:ind w:left="374"/>
        <w:rPr>
          <w:rFonts w:ascii="Courier New" w:hAnsi="Courier New" w:cs="Courier New"/>
          <w:sz w:val="16"/>
        </w:rPr>
      </w:pPr>
    </w:p>
    <w:p w14:paraId="60E6ABE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 will attempt to match the NDCs from your SYNONYMS.</w:t>
      </w:r>
    </w:p>
    <w:p w14:paraId="60E6ABEC" w14:textId="77777777" w:rsidR="00595E65" w:rsidRPr="00EA77BC" w:rsidRDefault="00595E65" w:rsidP="00EA77BC">
      <w:pPr>
        <w:shd w:val="clear" w:color="auto" w:fill="D9D9D9"/>
        <w:ind w:left="374"/>
        <w:rPr>
          <w:rFonts w:ascii="Courier New" w:hAnsi="Courier New" w:cs="Courier New"/>
          <w:sz w:val="16"/>
        </w:rPr>
      </w:pPr>
    </w:p>
    <w:p w14:paraId="60E6ABE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match by Synonym NDC... now first word</w:t>
      </w:r>
    </w:p>
    <w:p w14:paraId="60E6ABEE" w14:textId="77777777" w:rsidR="00595E65" w:rsidRPr="00EA77BC" w:rsidRDefault="00595E65" w:rsidP="00EA77BC">
      <w:pPr>
        <w:shd w:val="clear" w:color="auto" w:fill="D9D9D9"/>
        <w:ind w:left="374"/>
        <w:rPr>
          <w:rFonts w:ascii="Courier New" w:hAnsi="Courier New" w:cs="Courier New"/>
          <w:sz w:val="16"/>
        </w:rPr>
      </w:pPr>
    </w:p>
    <w:p w14:paraId="60E6ABE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made with GINGER ROOT TAB/CAP</w:t>
      </w:r>
    </w:p>
    <w:p w14:paraId="60E6ABF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Now select VA Product Name </w:t>
      </w:r>
    </w:p>
    <w:p w14:paraId="60E6ABF1" w14:textId="77777777" w:rsidR="00595E65" w:rsidRPr="00EA77BC" w:rsidRDefault="00595E65" w:rsidP="00EA77BC">
      <w:pPr>
        <w:shd w:val="clear" w:color="auto" w:fill="D9D9D9"/>
        <w:ind w:left="374"/>
        <w:rPr>
          <w:rFonts w:ascii="Courier New" w:hAnsi="Courier New" w:cs="Courier New"/>
          <w:sz w:val="16"/>
        </w:rPr>
      </w:pPr>
    </w:p>
    <w:p w14:paraId="60E6ABF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1 GINGER CAP/TAB    CAP/TAB  HA000  G0226  </w:t>
      </w:r>
    </w:p>
    <w:p w14:paraId="60E6ABF3" w14:textId="77777777" w:rsidR="00595E65" w:rsidRPr="00EA77BC" w:rsidRDefault="00595E65" w:rsidP="00EA77BC">
      <w:pPr>
        <w:shd w:val="clear" w:color="auto" w:fill="D9D9D9"/>
        <w:ind w:left="374"/>
        <w:rPr>
          <w:rFonts w:ascii="Courier New" w:hAnsi="Courier New" w:cs="Courier New"/>
          <w:sz w:val="16"/>
        </w:rPr>
      </w:pPr>
    </w:p>
    <w:p w14:paraId="60E6ABF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 </w:t>
      </w:r>
      <w:r w:rsidRPr="00EA77BC">
        <w:rPr>
          <w:rFonts w:ascii="Courier New" w:hAnsi="Courier New" w:cs="Courier New"/>
          <w:b/>
          <w:bCs/>
          <w:sz w:val="16"/>
        </w:rPr>
        <w:t>1</w:t>
      </w:r>
    </w:p>
    <w:p w14:paraId="60E6ABF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&lt; Reply Y, N or press return to continue &gt; :  </w:t>
      </w:r>
      <w:r w:rsidRPr="00EA77BC">
        <w:rPr>
          <w:rFonts w:ascii="Courier New" w:hAnsi="Courier New" w:cs="Courier New"/>
          <w:b/>
          <w:bCs/>
          <w:sz w:val="16"/>
        </w:rPr>
        <w:t>Y</w:t>
      </w:r>
    </w:p>
    <w:p w14:paraId="60E6ABF6" w14:textId="77777777" w:rsidR="00595E65" w:rsidRPr="00EA77BC" w:rsidRDefault="00595E65" w:rsidP="00EA77BC">
      <w:pPr>
        <w:shd w:val="clear" w:color="auto" w:fill="D9D9D9"/>
        <w:ind w:left="374"/>
        <w:rPr>
          <w:rFonts w:ascii="Courier New" w:hAnsi="Courier New" w:cs="Courier New"/>
          <w:sz w:val="16"/>
        </w:rPr>
      </w:pPr>
    </w:p>
    <w:p w14:paraId="60E6ABF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FROM: </w:t>
      </w:r>
    </w:p>
    <w:p w14:paraId="60E6ABF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60  BOTTLE</w:t>
      </w:r>
    </w:p>
    <w:p w14:paraId="60E6ABF9" w14:textId="77777777" w:rsidR="00595E65" w:rsidRPr="00EA77BC" w:rsidRDefault="00595E65" w:rsidP="00EA77BC">
      <w:pPr>
        <w:pStyle w:val="Codeexample"/>
      </w:pPr>
      <w:r w:rsidRPr="00EA77BC">
        <w:t xml:space="preserve">  2    OTHER  OTHER</w:t>
      </w:r>
    </w:p>
    <w:p w14:paraId="60E6ABF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Enter Package Size &amp; Type Combination: </w:t>
      </w:r>
      <w:r w:rsidRPr="00EA77BC">
        <w:rPr>
          <w:rFonts w:ascii="Courier New" w:hAnsi="Courier New" w:cs="Courier New"/>
          <w:b/>
          <w:bCs/>
          <w:sz w:val="16"/>
        </w:rPr>
        <w:t>1</w:t>
      </w:r>
      <w:r w:rsidRPr="00EA77BC">
        <w:rPr>
          <w:rFonts w:ascii="Courier New" w:hAnsi="Courier New" w:cs="Courier New"/>
          <w:sz w:val="16"/>
        </w:rPr>
        <w:t xml:space="preserve"> </w:t>
      </w:r>
    </w:p>
    <w:p w14:paraId="60E6ABFB" w14:textId="77777777" w:rsidR="00595E65" w:rsidRPr="00EA77BC" w:rsidRDefault="00595E65" w:rsidP="00EA77BC">
      <w:pPr>
        <w:shd w:val="clear" w:color="auto" w:fill="D9D9D9"/>
        <w:ind w:left="374"/>
        <w:rPr>
          <w:rFonts w:ascii="Courier New" w:hAnsi="Courier New" w:cs="Courier New"/>
          <w:sz w:val="16"/>
        </w:rPr>
      </w:pPr>
    </w:p>
    <w:p w14:paraId="60E6ABF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ginger root</w:t>
      </w:r>
    </w:p>
    <w:p w14:paraId="60E6ABF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matches    GINGER CAP/TAB</w:t>
      </w:r>
    </w:p>
    <w:p w14:paraId="60E6ABF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SIZE: OTHER</w:t>
      </w:r>
    </w:p>
    <w:p w14:paraId="60E6ABF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TYPE: OTHER</w:t>
      </w:r>
    </w:p>
    <w:p w14:paraId="60E6AC00" w14:textId="77777777" w:rsidR="00595E65" w:rsidRPr="00EA77BC" w:rsidRDefault="00595E65" w:rsidP="00EA77BC">
      <w:pPr>
        <w:shd w:val="clear" w:color="auto" w:fill="D9D9D9"/>
        <w:ind w:left="374"/>
        <w:rPr>
          <w:rFonts w:ascii="Courier New" w:hAnsi="Courier New" w:cs="Courier New"/>
          <w:sz w:val="16"/>
        </w:rPr>
      </w:pPr>
    </w:p>
    <w:p w14:paraId="60E6AC0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&lt; Enter "Y" for yes &gt;</w:t>
      </w:r>
    </w:p>
    <w:p w14:paraId="60E6AC0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&lt; Enter "N" for no &gt;                              OK? :  </w:t>
      </w:r>
      <w:r w:rsidRPr="00EA77BC">
        <w:rPr>
          <w:rFonts w:ascii="Courier New" w:hAnsi="Courier New" w:cs="Courier New"/>
          <w:b/>
          <w:bCs/>
          <w:sz w:val="16"/>
        </w:rPr>
        <w:t>Y</w:t>
      </w:r>
    </w:p>
    <w:p w14:paraId="60E6AC03" w14:textId="77777777" w:rsidR="00595E65" w:rsidRPr="00EA77BC" w:rsidRDefault="00595E65" w:rsidP="00EA77BC">
      <w:pPr>
        <w:shd w:val="clear" w:color="auto" w:fill="D9D9D9"/>
        <w:ind w:left="374"/>
        <w:rPr>
          <w:rFonts w:ascii="Courier New" w:hAnsi="Courier New" w:cs="Courier New"/>
          <w:sz w:val="16"/>
        </w:rPr>
      </w:pPr>
    </w:p>
    <w:p w14:paraId="60E6AC0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NAME: GINGER ROOT TAB/CAP</w:t>
      </w:r>
    </w:p>
    <w:p w14:paraId="60E6AC0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w:t>
      </w:r>
    </w:p>
    <w:p w14:paraId="60E6AC0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w:t>
      </w:r>
    </w:p>
    <w:p w14:paraId="60E6AC0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C08" w14:textId="77777777" w:rsidR="00595E65" w:rsidRPr="00EA77BC" w:rsidRDefault="00595E65" w:rsidP="00EA77BC">
      <w:pPr>
        <w:shd w:val="clear" w:color="auto" w:fill="D9D9D9"/>
        <w:ind w:left="374"/>
        <w:rPr>
          <w:rFonts w:ascii="Courier New" w:hAnsi="Courier New" w:cs="Courier New"/>
          <w:sz w:val="16"/>
        </w:rPr>
      </w:pPr>
    </w:p>
    <w:p w14:paraId="60E6AC0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GINGER CAP/TAB</w:t>
      </w:r>
    </w:p>
    <w:p w14:paraId="60E6AC0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PRINT NAME: GINGER CAP/TAB                            CMOP ID: G0226</w:t>
      </w:r>
    </w:p>
    <w:p w14:paraId="60E6AC0B" w14:textId="77777777" w:rsidR="001C18A6" w:rsidRPr="00EA77BC" w:rsidRDefault="001C18A6" w:rsidP="00EA77BC">
      <w:pPr>
        <w:shd w:val="clear" w:color="auto" w:fill="D9D9D9"/>
        <w:ind w:left="374"/>
        <w:rPr>
          <w:rFonts w:ascii="Courier New" w:hAnsi="Courier New" w:cs="Courier New"/>
          <w:sz w:val="16"/>
        </w:rPr>
      </w:pPr>
    </w:p>
    <w:p w14:paraId="60E6AC0C"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DISPENSE UNIT: CAP/TAB                                MARKABLE FOR CMOP: NO</w:t>
      </w:r>
    </w:p>
    <w:p w14:paraId="60E6AC0D"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SIZE: BOTTLE</w:t>
      </w:r>
    </w:p>
    <w:p w14:paraId="60E6AC0E"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TYPE: OTHER</w:t>
      </w:r>
    </w:p>
    <w:p w14:paraId="60E6AC0F"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CLASS: HA000  HERBS/ALTERNATIVE THERAPIES</w:t>
      </w:r>
    </w:p>
    <w:p w14:paraId="60E6AC10"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INGREDIENTS:</w:t>
      </w:r>
    </w:p>
    <w:p w14:paraId="60E6AC11" w14:textId="77777777" w:rsidR="001C18A6" w:rsidRPr="00EA77BC" w:rsidRDefault="001C18A6" w:rsidP="00EA77BC">
      <w:pPr>
        <w:shd w:val="clear" w:color="auto" w:fill="D9D9D9"/>
        <w:ind w:left="374"/>
        <w:rPr>
          <w:rFonts w:ascii="Courier New" w:hAnsi="Courier New" w:cs="Courier New"/>
          <w:sz w:val="16"/>
        </w:rPr>
      </w:pPr>
    </w:p>
    <w:p w14:paraId="60E6AC1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INDICATOR: NO</w:t>
      </w:r>
    </w:p>
    <w:p w14:paraId="60E6AC1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RESTRICTION:</w:t>
      </w:r>
    </w:p>
    <w:p w14:paraId="60E6AC14" w14:textId="77777777" w:rsidR="00BC1F08" w:rsidRPr="00EA77BC" w:rsidRDefault="00BC1F08" w:rsidP="00EA77BC">
      <w:pPr>
        <w:shd w:val="clear" w:color="auto" w:fill="D9D9D9"/>
        <w:ind w:left="374"/>
        <w:rPr>
          <w:rFonts w:ascii="Courier New" w:hAnsi="Courier New" w:cs="Courier New"/>
          <w:sz w:val="16"/>
        </w:rPr>
      </w:pPr>
    </w:p>
    <w:p w14:paraId="60E6AC1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&lt; Enter "Y" for yes, "N" for no &gt;</w:t>
      </w:r>
    </w:p>
    <w:p w14:paraId="60E6AC16" w14:textId="77777777" w:rsidR="00BC1F08" w:rsidRPr="00EA77BC" w:rsidRDefault="00BC1F08" w:rsidP="00EA77BC">
      <w:pPr>
        <w:shd w:val="clear" w:color="auto" w:fill="D9D9D9"/>
        <w:ind w:left="374"/>
        <w:rPr>
          <w:rFonts w:ascii="Courier New" w:hAnsi="Courier New" w:cs="Courier New"/>
          <w:sz w:val="16"/>
        </w:rPr>
      </w:pPr>
    </w:p>
    <w:p w14:paraId="60E6AC1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 </w:t>
      </w:r>
      <w:r w:rsidRPr="00EA77BC">
        <w:rPr>
          <w:rFonts w:ascii="Courier New" w:hAnsi="Courier New" w:cs="Courier New"/>
          <w:b/>
          <w:bCs/>
          <w:sz w:val="16"/>
        </w:rPr>
        <w:t>Y</w:t>
      </w:r>
    </w:p>
    <w:p w14:paraId="60E6AC18" w14:textId="77777777" w:rsidR="00BC1F08" w:rsidRPr="00EA77BC" w:rsidRDefault="00BC1F08" w:rsidP="00EA77BC">
      <w:pPr>
        <w:shd w:val="clear" w:color="auto" w:fill="D9D9D9"/>
        <w:ind w:left="374"/>
        <w:rPr>
          <w:rFonts w:ascii="Courier New" w:hAnsi="Courier New" w:cs="Courier New"/>
          <w:sz w:val="16"/>
        </w:rPr>
      </w:pPr>
    </w:p>
    <w:p w14:paraId="60E6AC1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You have just VERIFIED this match and MERGED the entry.</w:t>
      </w:r>
    </w:p>
    <w:p w14:paraId="60E6AC1A" w14:textId="77777777" w:rsidR="00BC1F08" w:rsidRPr="00EA77BC" w:rsidRDefault="00BC1F08" w:rsidP="00EA77BC">
      <w:pPr>
        <w:shd w:val="clear" w:color="auto" w:fill="D9D9D9"/>
        <w:ind w:left="374"/>
        <w:rPr>
          <w:rFonts w:ascii="Courier New" w:hAnsi="Courier New" w:cs="Courier New"/>
          <w:sz w:val="16"/>
        </w:rPr>
      </w:pPr>
    </w:p>
    <w:p w14:paraId="60E6AC1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Resetting Possible Dosages..</w:t>
      </w:r>
    </w:p>
    <w:p w14:paraId="60E6AC1C" w14:textId="77777777" w:rsidR="00BC1F08" w:rsidRPr="00EA77BC" w:rsidRDefault="00BC1F08" w:rsidP="00EA77BC">
      <w:pPr>
        <w:shd w:val="clear" w:color="auto" w:fill="D9D9D9"/>
        <w:ind w:left="374"/>
        <w:rPr>
          <w:rFonts w:ascii="Courier New" w:hAnsi="Courier New" w:cs="Courier New"/>
          <w:sz w:val="16"/>
        </w:rPr>
      </w:pPr>
    </w:p>
    <w:p w14:paraId="60E6AC1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Press Return to continue: </w:t>
      </w:r>
    </w:p>
    <w:p w14:paraId="60E6AC1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Just a reminder...you are editing GINGER ROOT</w:t>
      </w:r>
      <w:r w:rsidRPr="00EA77BC">
        <w:rPr>
          <w:rFonts w:ascii="Courier New" w:hAnsi="Courier New" w:cs="Courier New"/>
          <w:sz w:val="16"/>
          <w:szCs w:val="16"/>
        </w:rPr>
        <w:t xml:space="preserve"> TAB/CAP.</w:t>
      </w:r>
      <w:r w:rsidRPr="00EA77BC">
        <w:rPr>
          <w:rFonts w:ascii="Courier New" w:hAnsi="Courier New" w:cs="Courier New"/>
          <w:sz w:val="16"/>
        </w:rPr>
        <w:t>.</w:t>
      </w:r>
    </w:p>
    <w:p w14:paraId="60E6AC1F" w14:textId="77777777" w:rsidR="00BC1F08" w:rsidRPr="00EA77BC" w:rsidRDefault="00BC1F08" w:rsidP="00EA77BC">
      <w:pPr>
        <w:shd w:val="clear" w:color="auto" w:fill="D9D9D9"/>
        <w:ind w:left="374"/>
      </w:pPr>
    </w:p>
    <w:p w14:paraId="60E6AC20"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AC21" w14:textId="77777777" w:rsidR="00BC1F08" w:rsidRPr="00EA77BC" w:rsidRDefault="00BC1F08" w:rsidP="00EA77BC">
      <w:pPr>
        <w:pStyle w:val="Codeexample"/>
      </w:pPr>
    </w:p>
    <w:p w14:paraId="60E6AC2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want to edit Local Possible Dosages? N// </w:t>
      </w:r>
      <w:r w:rsidRPr="00EA77BC">
        <w:rPr>
          <w:rFonts w:ascii="Courier New" w:hAnsi="Courier New" w:cs="Courier New"/>
          <w:b/>
          <w:bCs/>
          <w:sz w:val="16"/>
        </w:rPr>
        <w:t>&lt;Enter&gt; O</w:t>
      </w:r>
    </w:p>
    <w:p w14:paraId="60E6AC23" w14:textId="77777777" w:rsidR="00BC1F08" w:rsidRPr="00EA77BC" w:rsidRDefault="00BC1F08" w:rsidP="00EA77BC">
      <w:pPr>
        <w:shd w:val="clear" w:color="auto" w:fill="D9D9D9"/>
        <w:ind w:left="374"/>
        <w:rPr>
          <w:rFonts w:ascii="Courier New" w:hAnsi="Courier New" w:cs="Courier New"/>
          <w:sz w:val="16"/>
        </w:rPr>
      </w:pPr>
    </w:p>
    <w:p w14:paraId="60E6AC24" w14:textId="77777777" w:rsidR="00BC1F08" w:rsidRPr="00EA77BC" w:rsidRDefault="00BC1F08" w:rsidP="00EA77BC">
      <w:pPr>
        <w:pStyle w:val="BodyText2"/>
        <w:shd w:val="clear" w:color="auto" w:fill="D9D9D9"/>
        <w:ind w:left="374"/>
        <w:rPr>
          <w:rFonts w:cs="Courier New"/>
          <w:bCs w:val="0"/>
        </w:rPr>
      </w:pPr>
      <w:r w:rsidRPr="00EA77BC">
        <w:rPr>
          <w:rFonts w:cs="Courier New"/>
          <w:bCs w:val="0"/>
        </w:rPr>
        <w:t xml:space="preserve">MARK THIS DRUG AND EDIT IT FOR: </w:t>
      </w:r>
    </w:p>
    <w:p w14:paraId="60E6AC2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C2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C2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C28"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C2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C2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C2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C2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C2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bCs/>
          <w:sz w:val="16"/>
        </w:rPr>
        <w:t>X</w:t>
      </w:r>
    </w:p>
    <w:p w14:paraId="60E6AC2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X - Non-VA Med</w:t>
      </w:r>
    </w:p>
    <w:p w14:paraId="60E6AC2F"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Marking/Unmarking for NON-VA MEDS. **</w:t>
      </w:r>
    </w:p>
    <w:p w14:paraId="60E6AC30" w14:textId="77777777" w:rsidR="00BC1F08" w:rsidRPr="00EA77BC" w:rsidRDefault="00BC1F08" w:rsidP="00EA77BC">
      <w:pPr>
        <w:shd w:val="clear" w:color="auto" w:fill="D9D9D9"/>
        <w:ind w:left="374"/>
        <w:rPr>
          <w:rFonts w:ascii="Courier New" w:hAnsi="Courier New" w:cs="Courier New"/>
          <w:sz w:val="16"/>
        </w:rPr>
      </w:pPr>
    </w:p>
    <w:p w14:paraId="60E6AC31"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A Non-VA Med ITEM? No// </w:t>
      </w:r>
      <w:r w:rsidRPr="00EA77BC">
        <w:rPr>
          <w:rFonts w:ascii="Courier New" w:hAnsi="Courier New" w:cs="Courier New"/>
          <w:b/>
          <w:bCs/>
          <w:sz w:val="16"/>
        </w:rPr>
        <w:t>Y</w:t>
      </w:r>
      <w:r w:rsidRPr="00EA77BC">
        <w:rPr>
          <w:rFonts w:ascii="Courier New" w:hAnsi="Courier New" w:cs="Courier New"/>
          <w:sz w:val="16"/>
        </w:rPr>
        <w:t xml:space="preserve">  (Yes)</w:t>
      </w:r>
    </w:p>
    <w:p w14:paraId="60E6AC32" w14:textId="77777777" w:rsidR="00BC1F08" w:rsidRPr="00EA77BC" w:rsidRDefault="00BC1F08" w:rsidP="00EA77BC">
      <w:pPr>
        <w:shd w:val="clear" w:color="auto" w:fill="D9D9D9"/>
        <w:ind w:left="374"/>
        <w:rPr>
          <w:rFonts w:ascii="Courier New" w:hAnsi="Courier New" w:cs="Courier New"/>
          <w:sz w:val="16"/>
        </w:rPr>
      </w:pPr>
    </w:p>
    <w:p w14:paraId="60E6AC3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C34" w14:textId="77777777" w:rsidR="00BC1F08" w:rsidRPr="00EA77BC" w:rsidRDefault="00BC1F08" w:rsidP="00EA77BC">
      <w:pPr>
        <w:shd w:val="clear" w:color="auto" w:fill="D9D9D9"/>
        <w:ind w:left="374"/>
        <w:rPr>
          <w:rFonts w:ascii="Courier New" w:hAnsi="Courier New" w:cs="Courier New"/>
          <w:sz w:val="16"/>
        </w:rPr>
      </w:pPr>
    </w:p>
    <w:p w14:paraId="60E6AC3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There are other Dispense Drugs with the same VA Generic Name and same Dose</w:t>
      </w:r>
    </w:p>
    <w:p w14:paraId="60E6AC3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Form already matched to orderable items. Choose a number to match, or enter</w:t>
      </w:r>
    </w:p>
    <w:p w14:paraId="60E6AC3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to enter a new one.</w:t>
      </w:r>
    </w:p>
    <w:p w14:paraId="60E6AC38" w14:textId="77777777" w:rsidR="00BC1F08" w:rsidRPr="00EA77BC" w:rsidRDefault="00BC1F08" w:rsidP="00EA77BC">
      <w:pPr>
        <w:shd w:val="clear" w:color="auto" w:fill="D9D9D9"/>
        <w:ind w:left="374"/>
        <w:rPr>
          <w:rFonts w:ascii="Courier New" w:hAnsi="Courier New" w:cs="Courier New"/>
          <w:sz w:val="16"/>
        </w:rPr>
      </w:pPr>
    </w:p>
    <w:p w14:paraId="60E6AC3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 drug -&gt; GINGER ROOT TAB/CAP</w:t>
      </w:r>
    </w:p>
    <w:p w14:paraId="60E6AC3A" w14:textId="77777777" w:rsidR="00BC1F08" w:rsidRPr="00EA77BC" w:rsidRDefault="00BC1F08" w:rsidP="00EA77BC">
      <w:pPr>
        <w:shd w:val="clear" w:color="auto" w:fill="D9D9D9"/>
        <w:ind w:left="374"/>
        <w:rPr>
          <w:rFonts w:ascii="Courier New" w:hAnsi="Courier New" w:cs="Courier New"/>
          <w:sz w:val="16"/>
        </w:rPr>
      </w:pPr>
    </w:p>
    <w:p w14:paraId="60E6AC3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1  GINGER CAP/TAB</w:t>
      </w:r>
    </w:p>
    <w:p w14:paraId="60E6AC3C" w14:textId="77777777" w:rsidR="00BC1F08" w:rsidRPr="00EA77BC" w:rsidRDefault="00BC1F08" w:rsidP="00EA77BC">
      <w:pPr>
        <w:shd w:val="clear" w:color="auto" w:fill="D9D9D9"/>
        <w:ind w:left="374"/>
        <w:rPr>
          <w:rFonts w:ascii="Courier New" w:hAnsi="Courier New" w:cs="Courier New"/>
          <w:sz w:val="16"/>
        </w:rPr>
      </w:pPr>
    </w:p>
    <w:p w14:paraId="60E6AC3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Choose number of Orderable Item to match, or '^' to enter a new one:  1</w:t>
      </w:r>
    </w:p>
    <w:p w14:paraId="60E6AC3E" w14:textId="77777777" w:rsidR="00BC1F08" w:rsidRPr="00EA77BC" w:rsidRDefault="00BC1F08" w:rsidP="00EA77BC">
      <w:pPr>
        <w:shd w:val="clear" w:color="auto" w:fill="D9D9D9"/>
        <w:ind w:left="374"/>
        <w:rPr>
          <w:rFonts w:ascii="Courier New" w:hAnsi="Courier New" w:cs="Courier New"/>
          <w:sz w:val="16"/>
        </w:rPr>
      </w:pPr>
    </w:p>
    <w:p w14:paraId="60E6AC3F"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rPr>
        <w:t>Matching GINGER ROOT TAB/CAP</w:t>
      </w:r>
    </w:p>
    <w:p w14:paraId="60E6AC40" w14:textId="77777777" w:rsidR="00BC1F08" w:rsidRPr="00EA77BC" w:rsidRDefault="00BC1F08" w:rsidP="00EA77BC">
      <w:pPr>
        <w:pStyle w:val="Codeexample"/>
        <w:keepNext/>
      </w:pPr>
      <w:r w:rsidRPr="00EA77BC">
        <w:t xml:space="preserve">   to</w:t>
      </w:r>
    </w:p>
    <w:p w14:paraId="60E6AC41" w14:textId="77777777" w:rsidR="00BC1F08" w:rsidRPr="00EA77BC" w:rsidRDefault="00BC1F08" w:rsidP="00EB241E">
      <w:pPr>
        <w:pStyle w:val="Codeexample"/>
      </w:pPr>
      <w:r w:rsidRPr="00EA77BC">
        <w:t>GINGER CAP/TAB</w:t>
      </w:r>
    </w:p>
    <w:p w14:paraId="60E6AC42" w14:textId="77777777" w:rsidR="00BC1F08" w:rsidRPr="00EA77BC" w:rsidRDefault="00BC1F08" w:rsidP="005C4F1E">
      <w:pPr>
        <w:shd w:val="clear" w:color="auto" w:fill="D9D9D9"/>
        <w:ind w:left="374"/>
        <w:rPr>
          <w:rFonts w:ascii="Courier New" w:hAnsi="Courier New" w:cs="Courier New"/>
          <w:sz w:val="16"/>
        </w:rPr>
      </w:pPr>
    </w:p>
    <w:p w14:paraId="60E6AC43"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 xml:space="preserve">Is this OK?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4"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Match Complete!</w:t>
      </w:r>
    </w:p>
    <w:p w14:paraId="60E6AC45" w14:textId="77777777" w:rsidR="00BC1F08" w:rsidRPr="00EA77BC" w:rsidRDefault="00BC1F08" w:rsidP="00EA77BC">
      <w:pPr>
        <w:shd w:val="clear" w:color="auto" w:fill="D9D9D9"/>
        <w:ind w:left="374"/>
      </w:pPr>
    </w:p>
    <w:p w14:paraId="60E6AC46" w14:textId="77777777" w:rsidR="00BC1F08" w:rsidRPr="00EA77BC" w:rsidRDefault="00BC1F08" w:rsidP="00EA77BC">
      <w:pPr>
        <w:shd w:val="clear" w:color="auto" w:fill="D9D9D9"/>
        <w:ind w:left="374"/>
        <w:rPr>
          <w:rFonts w:ascii="Courier New" w:hAnsi="Courier New" w:cs="Courier New"/>
          <w:sz w:val="16"/>
        </w:rPr>
      </w:pPr>
      <w:r w:rsidRPr="00EA77BC">
        <w:t xml:space="preserve">   </w:t>
      </w:r>
      <w:r w:rsidRPr="00EA77BC">
        <w:rPr>
          <w:rFonts w:ascii="Courier New" w:hAnsi="Courier New" w:cs="Courier New"/>
          <w:sz w:val="16"/>
        </w:rPr>
        <w:t>Now editing Orderable Item:</w:t>
      </w:r>
    </w:p>
    <w:p w14:paraId="60E6AC47" w14:textId="77777777" w:rsidR="00BC1F08" w:rsidRPr="00EA77BC" w:rsidRDefault="0076180B" w:rsidP="00EA77BC">
      <w:pPr>
        <w:shd w:val="clear" w:color="auto" w:fill="D9D9D9"/>
        <w:ind w:left="374"/>
        <w:rPr>
          <w:rFonts w:ascii="Courier New" w:hAnsi="Courier New" w:cs="Courier New"/>
          <w:sz w:val="16"/>
        </w:rPr>
      </w:pPr>
      <w:r>
        <w:rPr>
          <w:rFonts w:ascii="Courier New" w:hAnsi="Courier New" w:cs="Courier New"/>
          <w:noProof/>
          <w:sz w:val="20"/>
        </w:rPr>
        <mc:AlternateContent>
          <mc:Choice Requires="wps">
            <w:drawing>
              <wp:anchor distT="0" distB="0" distL="114300" distR="114300" simplePos="0" relativeHeight="251667968" behindDoc="0" locked="0" layoutInCell="1" allowOverlap="1" wp14:anchorId="60E6DD3D" wp14:editId="60E6DD3E">
                <wp:simplePos x="0" y="0"/>
                <wp:positionH relativeFrom="column">
                  <wp:posOffset>2673985</wp:posOffset>
                </wp:positionH>
                <wp:positionV relativeFrom="paragraph">
                  <wp:posOffset>88900</wp:posOffset>
                </wp:positionV>
                <wp:extent cx="1828800" cy="685800"/>
                <wp:effectExtent l="6985" t="12700" r="12065" b="6350"/>
                <wp:wrapNone/>
                <wp:docPr id="6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14:paraId="60E6DE2B" w14:textId="77777777" w:rsidR="00BF2C2B" w:rsidRPr="001C18A6" w:rsidRDefault="00BF2C2B"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31" type="#_x0000_t202" style="position:absolute;left:0;text-align:left;margin-left:210.55pt;margin-top:7pt;width:2in;height:5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">
                <v:textbox>
                  <w:txbxContent>
                    <w:p w14:paraId="60E6DE2B" w14:textId="77777777" w:rsidR="00BF2C2B" w:rsidRPr="001C18A6" w:rsidRDefault="00BF2C2B"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v:textbox>
              </v:shape>
            </w:pict>
          </mc:Fallback>
        </mc:AlternateContent>
      </w:r>
      <w:r w:rsidR="00BC1F08" w:rsidRPr="00EA77BC">
        <w:rPr>
          <w:rFonts w:ascii="Courier New" w:hAnsi="Courier New" w:cs="Courier New"/>
          <w:sz w:val="16"/>
        </w:rPr>
        <w:t xml:space="preserve">   GINGER   CAP/TAB</w:t>
      </w:r>
    </w:p>
    <w:p w14:paraId="60E6AC48" w14:textId="77777777" w:rsidR="00BC1F08" w:rsidRPr="00EA77BC" w:rsidRDefault="00BC1F08" w:rsidP="002B454D">
      <w:pPr>
        <w:shd w:val="clear" w:color="auto" w:fill="D9D9D9"/>
        <w:ind w:left="374"/>
        <w:rPr>
          <w:rFonts w:ascii="Courier New" w:hAnsi="Courier New" w:cs="Courier New"/>
          <w:sz w:val="16"/>
        </w:rPr>
      </w:pPr>
      <w:r w:rsidRPr="00EA77BC">
        <w:rPr>
          <w:rFonts w:ascii="Courier New" w:hAnsi="Courier New" w:cs="Courier New"/>
          <w:sz w:val="16"/>
        </w:rPr>
        <w:t xml:space="preserve">FORMULARY STATUS: </w:t>
      </w:r>
      <w:r w:rsidRPr="00EA77BC">
        <w:rPr>
          <w:rFonts w:ascii="Courier New" w:hAnsi="Courier New" w:cs="Courier New"/>
          <w:b/>
          <w:bCs/>
          <w:sz w:val="16"/>
        </w:rPr>
        <w:t>&lt;Enter&gt;</w:t>
      </w:r>
      <w:r w:rsidRPr="00EA77BC">
        <w:rPr>
          <w:rFonts w:ascii="Courier New" w:hAnsi="Courier New" w:cs="Courier New"/>
          <w:b/>
          <w:bCs/>
          <w:sz w:val="16"/>
        </w:rPr>
        <w:tab/>
        <w:t xml:space="preserve">     </w:t>
      </w:r>
    </w:p>
    <w:p w14:paraId="60E6AC4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OI-DRUG TEXT ENTRY: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DAY (nD) or DOSE (nL) LIMIT: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szCs w:val="16"/>
        </w:rPr>
        <w:t xml:space="preserve">DEFAULT MED ROUTE: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D"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4E"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w:t>
      </w:r>
      <w:r w:rsidR="00FB61E7" w:rsidRPr="00EA77BC">
        <w:rPr>
          <w:rFonts w:ascii="Courier New" w:hAnsi="Courier New" w:cs="Courier New"/>
          <w:sz w:val="16"/>
          <w:szCs w:val="16"/>
        </w:rPr>
        <w:t>DOSAGE FORM</w:t>
      </w:r>
      <w:r w:rsidRPr="00EA77BC">
        <w:rPr>
          <w:rFonts w:ascii="Courier New" w:hAnsi="Courier New" w:cs="Courier New"/>
          <w:sz w:val="16"/>
          <w:szCs w:val="16"/>
        </w:rPr>
        <w:t xml:space="preserve"> of the orderable item:</w:t>
      </w:r>
    </w:p>
    <w:p w14:paraId="60E6AC4F"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0"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NO MED ROUTE DEFINED</w:t>
      </w:r>
    </w:p>
    <w:p w14:paraId="60E6AC51"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2" w14:textId="77777777" w:rsidR="00245E0F" w:rsidRPr="00EA77BC" w:rsidRDefault="00773CC9"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r w:rsidR="003B5ECB" w:rsidRPr="00EA77BC">
        <w:rPr>
          <w:rFonts w:ascii="Courier New" w:hAnsi="Courier New" w:cs="Courier New"/>
          <w:sz w:val="16"/>
          <w:szCs w:val="16"/>
        </w:rPr>
        <w:t>)</w:t>
      </w:r>
    </w:p>
    <w:p w14:paraId="60E6AC53"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and this list (if populated) will be displayed as selectable med routes</w:t>
      </w:r>
    </w:p>
    <w:p w14:paraId="60E6AC54"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AC55"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AC56"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7"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szCs w:val="16"/>
        </w:rPr>
        <w:t xml:space="preserve">USE DOSAGE FORM MED ROUTE LIST: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58" w14:textId="77777777" w:rsidR="00BC1F08" w:rsidRPr="00EA77BC" w:rsidRDefault="00BC1F08" w:rsidP="00EA77BC">
      <w:pPr>
        <w:keepNext/>
        <w:shd w:val="clear" w:color="auto" w:fill="D9D9D9"/>
        <w:ind w:left="374"/>
        <w:rPr>
          <w:rFonts w:ascii="Courier New" w:hAnsi="Courier New" w:cs="Courier New"/>
          <w:sz w:val="16"/>
        </w:rPr>
      </w:pPr>
    </w:p>
    <w:p w14:paraId="60E6AC59" w14:textId="77777777" w:rsidR="00595E65" w:rsidRPr="00EA77BC" w:rsidRDefault="00BC1F08" w:rsidP="00732461">
      <w:pPr>
        <w:shd w:val="clear" w:color="auto" w:fill="D9D9D9"/>
        <w:ind w:left="374"/>
        <w:rPr>
          <w:rFonts w:ascii="Courier New" w:hAnsi="Courier New" w:cs="Courier New"/>
          <w:sz w:val="16"/>
        </w:rPr>
      </w:pPr>
      <w:r w:rsidRPr="00EA77BC">
        <w:rPr>
          <w:rFonts w:ascii="Courier New" w:hAnsi="Courier New" w:cs="Courier New"/>
          <w:sz w:val="16"/>
        </w:rPr>
        <w:t>Select SYNONYM:</w:t>
      </w:r>
      <w:r w:rsidRPr="00EA77BC">
        <w:rPr>
          <w:rFonts w:ascii="Courier New" w:hAnsi="Courier New" w:cs="Courier New"/>
          <w:b/>
          <w:bCs/>
          <w:sz w:val="16"/>
        </w:rPr>
        <w:t xml:space="preserve"> &lt;Enter&gt;</w:t>
      </w:r>
    </w:p>
    <w:p w14:paraId="60E6AC5A" w14:textId="77777777" w:rsidR="00595E65" w:rsidRPr="00EA77BC" w:rsidRDefault="00595E65" w:rsidP="00732461"/>
    <w:p w14:paraId="60E6AC5B" w14:textId="77777777" w:rsidR="00595E65" w:rsidRPr="00EA77BC" w:rsidRDefault="00C0174A" w:rsidP="00732461">
      <w:pPr>
        <w:pStyle w:val="ExampleHeading"/>
      </w:pPr>
      <w:r>
        <w:t>Example 6</w:t>
      </w:r>
      <w:r w:rsidR="00595E65" w:rsidRPr="00EA77BC">
        <w:t xml:space="preserve">: </w:t>
      </w:r>
      <w:bookmarkStart w:id="1142" w:name="p046"/>
      <w:bookmarkEnd w:id="1142"/>
      <w:r w:rsidR="006A73EA" w:rsidRPr="00EA77BC">
        <w:rPr>
          <w:i/>
        </w:rPr>
        <w:t>Drug Enter/Edit</w:t>
      </w:r>
      <w:r w:rsidR="006A73EA" w:rsidRPr="00EA77BC">
        <w:t xml:space="preserve"> [PSS DRUG ENTER/EDIT] Option</w:t>
      </w:r>
      <w:r w:rsidR="00595E65" w:rsidRPr="00EA77BC">
        <w:t xml:space="preserve">    Editing Controlled Substances</w:t>
      </w:r>
    </w:p>
    <w:p w14:paraId="60E6AC5C"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morphine sulf</w:t>
      </w:r>
      <w:r w:rsidRPr="00EA77BC">
        <w:rPr>
          <w:rFonts w:ascii="Courier New" w:hAnsi="Courier New" w:cs="Courier New"/>
          <w:sz w:val="16"/>
        </w:rPr>
        <w:t xml:space="preserve"> 15mg cr tab</w:t>
      </w:r>
    </w:p>
    <w:p w14:paraId="60E6AC5D"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MORPHINE SULF 15MG CR TAB         CN101         WRITTEN RX REQUIRED     </w:t>
      </w:r>
    </w:p>
    <w:p w14:paraId="60E6AC5E" w14:textId="77777777" w:rsidR="00595E65" w:rsidRPr="00EA77BC" w:rsidRDefault="00595E65" w:rsidP="000C5921">
      <w:pPr>
        <w:shd w:val="clear" w:color="auto" w:fill="D9D9D9"/>
        <w:ind w:left="374"/>
        <w:rPr>
          <w:rFonts w:ascii="Courier New" w:hAnsi="Courier New" w:cs="Courier New"/>
          <w:sz w:val="16"/>
        </w:rPr>
      </w:pPr>
    </w:p>
    <w:p w14:paraId="60E6AC5F"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w:t>
      </w:r>
    </w:p>
    <w:p w14:paraId="60E6AC6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C61"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Outpatient</w:t>
      </w:r>
    </w:p>
    <w:p w14:paraId="60E6AC6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Unit Dose</w:t>
      </w:r>
    </w:p>
    <w:p w14:paraId="60E6AC6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Controlled Substances</w:t>
      </w:r>
    </w:p>
    <w:p w14:paraId="60E6AC6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GENERIC NAME: MORPHINE SULF 15MG CR TAB  Replace </w:t>
      </w:r>
      <w:r w:rsidRPr="00EA77BC">
        <w:rPr>
          <w:rFonts w:ascii="Courier New" w:hAnsi="Courier New" w:cs="Courier New"/>
          <w:b/>
          <w:bCs/>
          <w:sz w:val="16"/>
        </w:rPr>
        <w:t>&lt;Enter&gt;</w:t>
      </w:r>
    </w:p>
    <w:p w14:paraId="60E6AC6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VA CLASSIFICATION: CN101// </w:t>
      </w:r>
      <w:r w:rsidRPr="00EA77BC">
        <w:rPr>
          <w:rFonts w:ascii="Courier New" w:hAnsi="Courier New" w:cs="Courier New"/>
          <w:b/>
          <w:bCs/>
          <w:sz w:val="16"/>
        </w:rPr>
        <w:t>&lt;Enter&gt;</w:t>
      </w:r>
    </w:p>
    <w:p w14:paraId="60E6AC6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&lt;Enter&gt;</w:t>
      </w:r>
    </w:p>
    <w:p w14:paraId="60E6AC6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The CS Federal Schedule associated with this drug in the VA Product File represents a DEA, Special Handling code of 2A.</w:t>
      </w:r>
    </w:p>
    <w:p w14:paraId="60E6AC68"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2A</w:t>
      </w:r>
    </w:p>
    <w:p w14:paraId="60E6AC69"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NATIONAL FORMULARY INDICATOR: YES</w:t>
      </w:r>
    </w:p>
    <w:p w14:paraId="60E6AC6A" w14:textId="77777777" w:rsidR="00595E65" w:rsidRPr="00EA77BC" w:rsidRDefault="00595E65" w:rsidP="001B3F39"/>
    <w:p w14:paraId="60E6AC6B" w14:textId="77777777" w:rsidR="00595E65" w:rsidRPr="00EA77BC" w:rsidRDefault="00595E65" w:rsidP="001B3F39">
      <w:pPr>
        <w:pStyle w:val="ExampleHeading"/>
      </w:pPr>
      <w:r w:rsidRPr="00EA77BC">
        <w:t xml:space="preserve">Example </w:t>
      </w:r>
      <w:r w:rsidR="00C0174A">
        <w:t>7</w:t>
      </w:r>
      <w:r w:rsidRPr="00EA77BC">
        <w:t xml:space="preserve">: </w:t>
      </w:r>
      <w:r w:rsidR="006A73EA" w:rsidRPr="00EA77BC">
        <w:rPr>
          <w:bCs/>
          <w:i/>
        </w:rPr>
        <w:t>Drug Enter/Edit</w:t>
      </w:r>
      <w:r w:rsidR="006A73EA" w:rsidRPr="00EA77BC">
        <w:rPr>
          <w:b w:val="0"/>
          <w:bCs/>
        </w:rPr>
        <w:t xml:space="preserve"> [PSS DRUG ENTER/EDIT] Option</w:t>
      </w:r>
      <w:r w:rsidRPr="00EA77BC">
        <w:t xml:space="preserve">    Dispense As Written (DAW) Code Editing</w:t>
      </w:r>
    </w:p>
    <w:p w14:paraId="60E6AC6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Select OPTION NAME: PSS DRUG</w:t>
      </w:r>
    </w:p>
    <w:p w14:paraId="60E6AC6D"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1   PSS DRUG ENTER/EDIT       Drug Enter/Edit</w:t>
      </w:r>
    </w:p>
    <w:p w14:paraId="60E6AC6E"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2   PSS DRUG TEXT FILE REPORT       Drug Text File Report</w:t>
      </w:r>
    </w:p>
    <w:p w14:paraId="60E6AC6F"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CHOOSE 1-2: </w:t>
      </w:r>
      <w:r w:rsidRPr="00EA77BC">
        <w:rPr>
          <w:rFonts w:ascii="Courier New" w:hAnsi="Courier New"/>
          <w:b/>
          <w:sz w:val="16"/>
        </w:rPr>
        <w:t xml:space="preserve">1 </w:t>
      </w:r>
      <w:r w:rsidRPr="00EA77BC">
        <w:rPr>
          <w:rFonts w:ascii="Courier New" w:hAnsi="Courier New"/>
          <w:sz w:val="16"/>
        </w:rPr>
        <w:t xml:space="preserve"> PSS DRUG ENTER/EDIT     Drug Enter/Edit</w:t>
      </w:r>
    </w:p>
    <w:p w14:paraId="60E6AC70" w14:textId="77777777" w:rsidR="00595E65" w:rsidRPr="00EA77BC" w:rsidRDefault="00595E65" w:rsidP="00CD4C83">
      <w:pPr>
        <w:shd w:val="clear" w:color="auto" w:fill="D9D9D9"/>
        <w:ind w:left="374"/>
        <w:rPr>
          <w:rFonts w:ascii="Courier New" w:hAnsi="Courier New"/>
          <w:sz w:val="16"/>
        </w:rPr>
      </w:pPr>
      <w:r w:rsidRPr="00EA77BC">
        <w:rPr>
          <w:rFonts w:ascii="Courier New" w:hAnsi="Courier New"/>
          <w:sz w:val="16"/>
        </w:rPr>
        <w:t>Drug Enter/Edit</w:t>
      </w:r>
    </w:p>
    <w:p w14:paraId="60E6AC71" w14:textId="77777777" w:rsidR="00595E65" w:rsidRPr="00EA77BC" w:rsidRDefault="00595E65" w:rsidP="00BA5F06">
      <w:pPr>
        <w:shd w:val="clear" w:color="auto" w:fill="D9D9D9"/>
        <w:ind w:left="374"/>
        <w:rPr>
          <w:rFonts w:ascii="Courier New" w:hAnsi="Courier New"/>
          <w:sz w:val="16"/>
        </w:rPr>
      </w:pPr>
    </w:p>
    <w:p w14:paraId="60E6AC72"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Select DRUG GENERIC NAME:    METAPROTERENOL 5% SOLUTION 10ML         RE102      </w:t>
      </w:r>
    </w:p>
    <w:p w14:paraId="60E6AC73"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     </w:t>
      </w:r>
    </w:p>
    <w:p w14:paraId="60E6AC74" w14:textId="77777777" w:rsidR="00595E65" w:rsidRPr="00EA77BC" w:rsidRDefault="00595E65" w:rsidP="0012128D">
      <w:pPr>
        <w:shd w:val="clear" w:color="auto" w:fill="D9D9D9"/>
        <w:ind w:left="374"/>
        <w:rPr>
          <w:rFonts w:ascii="Courier New" w:hAnsi="Courier New"/>
          <w:sz w:val="16"/>
        </w:rPr>
      </w:pPr>
      <w:r w:rsidRPr="00EA77BC">
        <w:rPr>
          <w:rFonts w:ascii="Courier New" w:hAnsi="Courier New"/>
          <w:sz w:val="16"/>
        </w:rPr>
        <w:t xml:space="preserve">         ...OK? Yes//  </w:t>
      </w:r>
      <w:r w:rsidRPr="00EA77BC">
        <w:rPr>
          <w:rFonts w:ascii="Courier New" w:hAnsi="Courier New"/>
          <w:b/>
          <w:sz w:val="16"/>
        </w:rPr>
        <w:t>&lt;Enter&gt;</w:t>
      </w:r>
      <w:r w:rsidRPr="00EA77BC">
        <w:rPr>
          <w:rFonts w:ascii="Courier New" w:hAnsi="Courier New"/>
          <w:sz w:val="16"/>
        </w:rPr>
        <w:t xml:space="preserve"> (Yes)</w:t>
      </w:r>
    </w:p>
    <w:p w14:paraId="60E6AC75" w14:textId="77777777" w:rsidR="00595E65" w:rsidRPr="00EA77BC" w:rsidRDefault="00595E65" w:rsidP="0012128D">
      <w:pPr>
        <w:shd w:val="clear" w:color="auto" w:fill="D9D9D9"/>
        <w:ind w:left="374"/>
        <w:rPr>
          <w:rFonts w:ascii="Courier New" w:hAnsi="Courier New"/>
          <w:sz w:val="16"/>
        </w:rPr>
      </w:pPr>
    </w:p>
    <w:p w14:paraId="60E6AC76" w14:textId="77777777" w:rsidR="00595E65" w:rsidRPr="00EA77BC" w:rsidRDefault="00595E65" w:rsidP="0005137D">
      <w:pPr>
        <w:shd w:val="clear" w:color="auto" w:fill="D9D9D9"/>
        <w:ind w:left="374"/>
        <w:rPr>
          <w:rFonts w:ascii="Courier New" w:hAnsi="Courier New"/>
          <w:sz w:val="16"/>
        </w:rPr>
      </w:pPr>
    </w:p>
    <w:p w14:paraId="60E6AC77" w14:textId="77777777" w:rsidR="00595E65" w:rsidRPr="00EA77BC" w:rsidRDefault="00595E65" w:rsidP="0005137D">
      <w:pPr>
        <w:shd w:val="clear" w:color="auto" w:fill="D9D9D9"/>
        <w:ind w:left="374"/>
        <w:rPr>
          <w:rFonts w:ascii="Courier New" w:hAnsi="Courier New"/>
          <w:sz w:val="16"/>
        </w:rPr>
      </w:pPr>
      <w:r w:rsidRPr="00EA77BC">
        <w:rPr>
          <w:rFonts w:ascii="Courier New" w:hAnsi="Courier New"/>
          <w:sz w:val="16"/>
        </w:rPr>
        <w:t>*******************************************************************************</w:t>
      </w:r>
    </w:p>
    <w:p w14:paraId="60E6AC78" w14:textId="77777777" w:rsidR="00595E65" w:rsidRPr="00EA77BC" w:rsidRDefault="00595E65" w:rsidP="00EB241E">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79" w14:textId="77777777" w:rsidR="00595E65" w:rsidRPr="00EA77BC" w:rsidRDefault="00595E65" w:rsidP="005C4F1E">
      <w:pPr>
        <w:shd w:val="clear" w:color="auto" w:fill="D9D9D9"/>
        <w:ind w:left="374"/>
        <w:rPr>
          <w:rFonts w:ascii="Courier New" w:hAnsi="Courier New"/>
          <w:sz w:val="16"/>
        </w:rPr>
      </w:pPr>
      <w:r w:rsidRPr="00EA77BC">
        <w:rPr>
          <w:rFonts w:ascii="Courier New" w:hAnsi="Courier New"/>
          <w:sz w:val="16"/>
        </w:rPr>
        <w:t xml:space="preserve"> Outpatient</w:t>
      </w:r>
    </w:p>
    <w:p w14:paraId="60E6AC7A"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Unit Dose</w:t>
      </w:r>
    </w:p>
    <w:p w14:paraId="60E6AC7B"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Non-VA Med</w:t>
      </w:r>
    </w:p>
    <w:p w14:paraId="60E6AC7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GENERIC NAME: METAPROTERENOL 5% SOLUTION 10ML  Replace </w:t>
      </w:r>
    </w:p>
    <w:p w14:paraId="60E6AC7D" w14:textId="77777777" w:rsidR="00595E65" w:rsidRPr="00EA77BC" w:rsidRDefault="00595E65" w:rsidP="00EA77BC">
      <w:pPr>
        <w:shd w:val="clear" w:color="auto" w:fill="D9D9D9"/>
        <w:ind w:left="374"/>
        <w:rPr>
          <w:rFonts w:ascii="Courier New" w:hAnsi="Courier New"/>
          <w:b/>
          <w:sz w:val="16"/>
        </w:rPr>
      </w:pPr>
      <w:r w:rsidRPr="00EA77BC">
        <w:rPr>
          <w:rFonts w:ascii="Courier New" w:hAnsi="Courier New"/>
          <w:sz w:val="16"/>
        </w:rPr>
        <w:t xml:space="preserve">VA CLASSIFICATION: RE102//  </w:t>
      </w:r>
      <w:r w:rsidRPr="00EA77BC">
        <w:rPr>
          <w:rFonts w:ascii="Courier New" w:hAnsi="Courier New"/>
          <w:b/>
          <w:sz w:val="16"/>
        </w:rPr>
        <w:t xml:space="preserve">&lt;Enter&gt; </w:t>
      </w:r>
    </w:p>
    <w:p w14:paraId="60E6AC7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DEA, SPECIAL HDLG: </w:t>
      </w:r>
      <w:r w:rsidRPr="00EA77BC">
        <w:rPr>
          <w:rFonts w:ascii="Courier New" w:hAnsi="Courier New"/>
          <w:b/>
          <w:sz w:val="16"/>
        </w:rPr>
        <w:t xml:space="preserve"> &lt;Enter&gt;</w:t>
      </w:r>
      <w:r w:rsidRPr="00EA77BC">
        <w:rPr>
          <w:rFonts w:ascii="Courier New" w:hAnsi="Courier New"/>
          <w:sz w:val="16"/>
        </w:rPr>
        <w:t xml:space="preserve"> </w:t>
      </w:r>
    </w:p>
    <w:p w14:paraId="60E6AC7F" w14:textId="77777777" w:rsidR="001C18A6" w:rsidRPr="00EA77BC" w:rsidRDefault="0002255F" w:rsidP="00EA77BC">
      <w:pPr>
        <w:shd w:val="clear" w:color="auto" w:fill="D9D9D9"/>
        <w:ind w:left="374"/>
        <w:rPr>
          <w:rFonts w:ascii="Courier New" w:hAnsi="Courier New"/>
          <w:sz w:val="16"/>
        </w:rPr>
      </w:pPr>
      <w:r w:rsidRPr="00EA77BC">
        <w:rPr>
          <w:rFonts w:ascii="Courier New" w:hAnsi="Courier New"/>
          <w:sz w:val="16"/>
        </w:rPr>
        <w:t xml:space="preserve">DAW CODE: 0// </w:t>
      </w:r>
      <w:r w:rsidR="001C18A6" w:rsidRPr="00EA77BC">
        <w:rPr>
          <w:rFonts w:ascii="Courier New" w:hAnsi="Courier New"/>
          <w:b/>
          <w:sz w:val="16"/>
        </w:rPr>
        <w:t>?</w:t>
      </w:r>
    </w:p>
    <w:p w14:paraId="60E6AC80" w14:textId="77777777" w:rsidR="001C18A6" w:rsidRPr="00EA77BC" w:rsidRDefault="001C18A6" w:rsidP="00EA77BC">
      <w:pPr>
        <w:keepNext/>
        <w:shd w:val="clear" w:color="auto" w:fill="D9D9D9"/>
        <w:ind w:left="374"/>
        <w:rPr>
          <w:rFonts w:ascii="Courier New" w:hAnsi="Courier New"/>
          <w:sz w:val="16"/>
        </w:rPr>
      </w:pPr>
      <w:r w:rsidRPr="00EA77BC">
        <w:rPr>
          <w:rFonts w:ascii="Courier New" w:hAnsi="Courier New"/>
          <w:sz w:val="16"/>
        </w:rPr>
        <w:t xml:space="preserve">     Dispensed As Written code. This information is used for NCPDP electronic</w:t>
      </w:r>
    </w:p>
    <w:p w14:paraId="60E6AC81" w14:textId="77777777" w:rsidR="001C18A6" w:rsidRPr="00EA77BC" w:rsidRDefault="001C18A6" w:rsidP="00EB241E">
      <w:pPr>
        <w:shd w:val="clear" w:color="auto" w:fill="D9D9D9"/>
        <w:ind w:left="374"/>
        <w:rPr>
          <w:rFonts w:ascii="Courier New" w:hAnsi="Courier New"/>
          <w:sz w:val="16"/>
        </w:rPr>
      </w:pPr>
      <w:r w:rsidRPr="00EA77BC">
        <w:rPr>
          <w:rFonts w:ascii="Courier New" w:hAnsi="Courier New"/>
          <w:sz w:val="16"/>
        </w:rPr>
        <w:t xml:space="preserve">     claim transmission to third party payers (insurance companies).</w:t>
      </w:r>
    </w:p>
    <w:p w14:paraId="60E6AC82" w14:textId="77777777" w:rsidR="001C18A6" w:rsidRPr="00EA77BC" w:rsidRDefault="001C18A6" w:rsidP="005C4F1E">
      <w:pPr>
        <w:shd w:val="clear" w:color="auto" w:fill="D9D9D9"/>
        <w:ind w:left="374"/>
        <w:rPr>
          <w:rFonts w:ascii="Courier New" w:hAnsi="Courier New"/>
          <w:sz w:val="16"/>
        </w:rPr>
      </w:pPr>
    </w:p>
    <w:p w14:paraId="60E6AC83"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Answer with BPS NCPDP DAW CODE</w:t>
      </w:r>
    </w:p>
    <w:p w14:paraId="60E6AC84"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Choose from:</w:t>
      </w:r>
    </w:p>
    <w:p w14:paraId="60E6AC85"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0        NO PRODUCT SELECTION INDICATED</w:t>
      </w:r>
    </w:p>
    <w:p w14:paraId="60E6AC86"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1        SUBSTITUTION NOT ALLOWED BY PRESCRIBER</w:t>
      </w:r>
    </w:p>
    <w:p w14:paraId="60E6AC87"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2        SUBSTITUTION ALLOWED-PATIENT REQUESTED PRODUCT DISPENSED</w:t>
      </w:r>
    </w:p>
    <w:p w14:paraId="60E6AC88"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3        SUBSTITUTION ALLOWED-PHARMACIST SELECTED PRODUCT DISPENSED</w:t>
      </w:r>
    </w:p>
    <w:p w14:paraId="60E6AC89"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4        SUBSTITUTION ALLOWED-GENERIC DRUG NOT IN STOCK</w:t>
      </w:r>
    </w:p>
    <w:p w14:paraId="60E6AC8A"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5        SUBSTITUTION ALLOWED-BRAND DRUG DISPENSED AS A GENERIC</w:t>
      </w:r>
    </w:p>
    <w:p w14:paraId="60E6AC8B"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6        OVERRIDE</w:t>
      </w:r>
    </w:p>
    <w:p w14:paraId="60E6AC8C"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7        SUBSTITUTION NOT ALLOWED-BRAND DRUG MANDATED BY LAW</w:t>
      </w:r>
    </w:p>
    <w:p w14:paraId="60E6AC8D"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8        SUBSTITUTION ALLOWED-GENERIC DRUG NOT AVAILABLE IN MARKETPLACE</w:t>
      </w:r>
    </w:p>
    <w:p w14:paraId="60E6AC8E"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9        OTHER</w:t>
      </w:r>
    </w:p>
    <w:p w14:paraId="60E6AC8F"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w:t>
      </w:r>
    </w:p>
    <w:p w14:paraId="60E6AC90" w14:textId="77777777" w:rsidR="00865E91" w:rsidRPr="00865E91" w:rsidRDefault="00865E91" w:rsidP="00865E91">
      <w:pPr>
        <w:shd w:val="clear" w:color="auto" w:fill="D9D9D9"/>
        <w:ind w:left="374"/>
        <w:rPr>
          <w:rFonts w:ascii="Courier New" w:hAnsi="Courier New"/>
          <w:sz w:val="16"/>
        </w:rPr>
      </w:pPr>
      <w:bookmarkStart w:id="1143" w:name="AA48"/>
      <w:r w:rsidRPr="00865E91">
        <w:rPr>
          <w:rFonts w:ascii="Courier New" w:hAnsi="Courier New"/>
          <w:sz w:val="16"/>
        </w:rPr>
        <w:t xml:space="preserve">ePharmacy Billable: YES// </w:t>
      </w:r>
    </w:p>
    <w:p w14:paraId="60E6AC91"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(TRICARE): </w:t>
      </w:r>
    </w:p>
    <w:p w14:paraId="60E6AC92"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(CHAMPVA): </w:t>
      </w:r>
    </w:p>
    <w:p w14:paraId="60E6AC93" w14:textId="77777777" w:rsidR="00865E91" w:rsidRDefault="00865E91" w:rsidP="00865E91">
      <w:pPr>
        <w:shd w:val="clear" w:color="auto" w:fill="D9D9D9"/>
        <w:ind w:left="374"/>
        <w:rPr>
          <w:rFonts w:ascii="Courier New" w:hAnsi="Courier New"/>
          <w:sz w:val="16"/>
        </w:rPr>
      </w:pPr>
      <w:r w:rsidRPr="00865E91">
        <w:rPr>
          <w:rFonts w:ascii="Courier New" w:hAnsi="Courier New"/>
          <w:sz w:val="16"/>
        </w:rPr>
        <w:t xml:space="preserve">Sensitive Diagnosis Drug:     </w:t>
      </w:r>
    </w:p>
    <w:bookmarkEnd w:id="1143"/>
    <w:p w14:paraId="60E6AC94" w14:textId="77777777" w:rsidR="0002255F"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DAW CODE: 0// </w:t>
      </w:r>
      <w:r w:rsidR="0002255F" w:rsidRPr="00EA77BC">
        <w:rPr>
          <w:rFonts w:ascii="Courier New" w:hAnsi="Courier New"/>
          <w:b/>
          <w:sz w:val="16"/>
        </w:rPr>
        <w:t>&lt;Enter&gt;</w:t>
      </w:r>
      <w:r w:rsidR="002C6431" w:rsidRPr="00EA77BC">
        <w:rPr>
          <w:rFonts w:ascii="Courier New" w:hAnsi="Courier New"/>
          <w:b/>
          <w:sz w:val="16"/>
        </w:rPr>
        <w:t xml:space="preserve"> </w:t>
      </w:r>
      <w:r w:rsidR="002C6431" w:rsidRPr="00EA77BC">
        <w:rPr>
          <w:rFonts w:ascii="Courier New" w:hAnsi="Courier New"/>
          <w:sz w:val="16"/>
        </w:rPr>
        <w:t>- NO PRODUCT SELECTION INDICATED</w:t>
      </w:r>
    </w:p>
    <w:p w14:paraId="60E6AC95" w14:textId="77777777" w:rsidR="00595E65" w:rsidRPr="00EA77BC" w:rsidRDefault="00595E65" w:rsidP="00EA77BC">
      <w:pPr>
        <w:shd w:val="clear" w:color="auto" w:fill="D9D9D9"/>
        <w:ind w:left="374"/>
        <w:rPr>
          <w:rFonts w:ascii="Courier New" w:hAnsi="Courier New"/>
          <w:sz w:val="16"/>
        </w:rPr>
      </w:pPr>
    </w:p>
    <w:p w14:paraId="60E6AC96" w14:textId="77777777" w:rsidR="00584B53" w:rsidRDefault="00595E65" w:rsidP="00EA77BC">
      <w:pPr>
        <w:shd w:val="clear" w:color="auto" w:fill="D9D9D9"/>
        <w:ind w:left="374"/>
        <w:rPr>
          <w:rFonts w:ascii="Courier New" w:hAnsi="Courier New"/>
          <w:sz w:val="16"/>
        </w:rPr>
      </w:pPr>
      <w:r w:rsidRPr="00EA77BC">
        <w:rPr>
          <w:rFonts w:ascii="Courier New" w:hAnsi="Courier New"/>
          <w:sz w:val="16"/>
        </w:rPr>
        <w:t>NATIONAL FORMULARY INDICATOR: YES</w:t>
      </w:r>
    </w:p>
    <w:p w14:paraId="60E6AC97" w14:textId="77777777" w:rsidR="00584B53" w:rsidRPr="00D32499" w:rsidRDefault="00584B53" w:rsidP="00584B53">
      <w:pPr>
        <w:shd w:val="clear" w:color="auto" w:fill="D9D9D9"/>
        <w:ind w:left="374"/>
        <w:rPr>
          <w:rFonts w:ascii="Courier New" w:hAnsi="Courier New" w:cs="Courier New"/>
          <w:sz w:val="16"/>
          <w:szCs w:val="16"/>
        </w:rPr>
      </w:pPr>
      <w:bookmarkStart w:id="1144" w:name="p049"/>
      <w:bookmarkEnd w:id="1144"/>
      <w:r w:rsidRPr="00D32499">
        <w:rPr>
          <w:rFonts w:ascii="Courier New" w:hAnsi="Courier New" w:cs="Courier New"/>
          <w:sz w:val="16"/>
          <w:szCs w:val="16"/>
        </w:rPr>
        <w:t>Copay Tier: 2</w:t>
      </w:r>
    </w:p>
    <w:p w14:paraId="60E6AC98" w14:textId="77777777" w:rsidR="00595E65" w:rsidRPr="00584B53"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r w:rsidR="00595E65" w:rsidRPr="00EA77BC">
        <w:rPr>
          <w:rFonts w:ascii="Courier New" w:hAnsi="Courier New"/>
          <w:sz w:val="16"/>
        </w:rPr>
        <w:t xml:space="preserve"> </w:t>
      </w:r>
    </w:p>
    <w:p w14:paraId="60E6AC9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LOCAL NON-FORMULARY:  </w:t>
      </w:r>
      <w:r w:rsidRPr="00EA77BC">
        <w:rPr>
          <w:rFonts w:ascii="Courier New" w:hAnsi="Courier New"/>
          <w:b/>
          <w:sz w:val="16"/>
        </w:rPr>
        <w:t>&lt;Enter&gt;</w:t>
      </w:r>
      <w:r w:rsidRPr="00EA77BC">
        <w:rPr>
          <w:rFonts w:ascii="Courier New" w:hAnsi="Courier New"/>
          <w:sz w:val="16"/>
        </w:rPr>
        <w:t xml:space="preserve"> </w:t>
      </w:r>
    </w:p>
    <w:p w14:paraId="60E6AC9A"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VISN NON-FORMULARY:  </w:t>
      </w:r>
      <w:r w:rsidRPr="00EA77BC">
        <w:rPr>
          <w:rFonts w:ascii="Courier New" w:hAnsi="Courier New"/>
          <w:b/>
          <w:sz w:val="16"/>
        </w:rPr>
        <w:t>&lt;Enter&gt;</w:t>
      </w:r>
      <w:r w:rsidRPr="00EA77BC">
        <w:rPr>
          <w:rFonts w:ascii="Courier New" w:hAnsi="Courier New"/>
          <w:sz w:val="16"/>
        </w:rPr>
        <w:t xml:space="preserve"> </w:t>
      </w:r>
    </w:p>
    <w:p w14:paraId="60E6AC9B"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DRUG TEXT ENTRY:  </w:t>
      </w:r>
      <w:r w:rsidRPr="00EA77BC">
        <w:rPr>
          <w:rFonts w:ascii="Courier New" w:hAnsi="Courier New"/>
          <w:b/>
          <w:sz w:val="16"/>
        </w:rPr>
        <w:t>&lt;Enter&gt;</w:t>
      </w:r>
      <w:r w:rsidRPr="00EA77BC">
        <w:rPr>
          <w:rFonts w:ascii="Courier New" w:hAnsi="Courier New"/>
          <w:sz w:val="16"/>
        </w:rPr>
        <w:t xml:space="preserve"> </w:t>
      </w:r>
    </w:p>
    <w:p w14:paraId="60E6AC9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FORMULARY ALTERNATIVE:  </w:t>
      </w:r>
      <w:r w:rsidRPr="00EA77BC">
        <w:rPr>
          <w:rFonts w:ascii="Courier New" w:hAnsi="Courier New"/>
          <w:b/>
          <w:sz w:val="16"/>
        </w:rPr>
        <w:t>&lt;Enter&gt;</w:t>
      </w:r>
      <w:r w:rsidRPr="00EA77BC">
        <w:rPr>
          <w:rFonts w:ascii="Courier New" w:hAnsi="Courier New"/>
          <w:sz w:val="16"/>
        </w:rPr>
        <w:t xml:space="preserve"> </w:t>
      </w:r>
    </w:p>
    <w:p w14:paraId="60E6AC9D"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Select SYNONYM: METAPROTERENOL SULFATE 5% INHL SOLN</w:t>
      </w:r>
    </w:p>
    <w:p w14:paraId="60E6AC9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  </w:t>
      </w:r>
      <w:r w:rsidRPr="00EA77BC">
        <w:rPr>
          <w:rFonts w:ascii="Courier New" w:hAnsi="Courier New"/>
          <w:b/>
          <w:sz w:val="16"/>
        </w:rPr>
        <w:t>&lt;Enter&gt;</w:t>
      </w:r>
      <w:r w:rsidRPr="00EA77BC">
        <w:rPr>
          <w:rFonts w:ascii="Courier New" w:hAnsi="Courier New"/>
          <w:sz w:val="16"/>
        </w:rPr>
        <w:t xml:space="preserve"> </w:t>
      </w:r>
    </w:p>
    <w:p w14:paraId="60E6AC9F"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SYNONYM: METAPROTERENOL SULFATE 5% INHL SOLN  Replace </w:t>
      </w:r>
    </w:p>
    <w:p w14:paraId="60E6ACA0"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INTENDED USE:  </w:t>
      </w:r>
      <w:r w:rsidRPr="00EA77BC">
        <w:rPr>
          <w:rFonts w:ascii="Courier New" w:hAnsi="Courier New"/>
          <w:b/>
          <w:sz w:val="16"/>
        </w:rPr>
        <w:t>&lt;Enter&gt;</w:t>
      </w:r>
      <w:r w:rsidRPr="00EA77BC">
        <w:rPr>
          <w:rFonts w:ascii="Courier New" w:hAnsi="Courier New"/>
          <w:sz w:val="16"/>
        </w:rPr>
        <w:t xml:space="preserve"> </w:t>
      </w:r>
    </w:p>
    <w:p w14:paraId="60E6ACA1"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NDC CODE:  </w:t>
      </w:r>
      <w:r w:rsidRPr="00EA77BC">
        <w:rPr>
          <w:rFonts w:ascii="Courier New" w:hAnsi="Courier New"/>
          <w:b/>
          <w:sz w:val="16"/>
        </w:rPr>
        <w:t>&lt;Enter&gt;</w:t>
      </w:r>
      <w:r w:rsidRPr="00EA77BC">
        <w:rPr>
          <w:rFonts w:ascii="Courier New" w:hAnsi="Courier New"/>
          <w:sz w:val="16"/>
        </w:rPr>
        <w:t xml:space="preserve"> </w:t>
      </w:r>
    </w:p>
    <w:p w14:paraId="60E6ACA2"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SYNONYM:  </w:t>
      </w:r>
      <w:r w:rsidRPr="00EA77BC">
        <w:rPr>
          <w:rFonts w:ascii="Courier New" w:hAnsi="Courier New"/>
          <w:b/>
          <w:sz w:val="16"/>
        </w:rPr>
        <w:t>&lt;Enter&gt;</w:t>
      </w:r>
      <w:r w:rsidRPr="00EA77BC">
        <w:rPr>
          <w:rFonts w:ascii="Courier New" w:hAnsi="Courier New"/>
          <w:sz w:val="16"/>
        </w:rPr>
        <w:t xml:space="preserve"> </w:t>
      </w:r>
    </w:p>
    <w:p w14:paraId="60E6ACA3"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MESSAGE:  </w:t>
      </w:r>
      <w:r w:rsidRPr="00EA77BC">
        <w:rPr>
          <w:rFonts w:ascii="Courier New" w:hAnsi="Courier New"/>
          <w:b/>
          <w:sz w:val="16"/>
        </w:rPr>
        <w:t>&lt;Enter&gt;</w:t>
      </w:r>
      <w:r w:rsidRPr="00EA77BC">
        <w:rPr>
          <w:rFonts w:ascii="Courier New" w:hAnsi="Courier New"/>
          <w:sz w:val="16"/>
        </w:rPr>
        <w:t xml:space="preserve"> </w:t>
      </w:r>
    </w:p>
    <w:p w14:paraId="60E6ACA4"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RESTRICTION:  &lt;Enter&gt; </w:t>
      </w:r>
    </w:p>
    <w:p w14:paraId="60E6ACA5"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FSN:  &lt;Enter&gt; </w:t>
      </w:r>
    </w:p>
    <w:p w14:paraId="60E6ACA6"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NDC: </w:t>
      </w:r>
      <w:r w:rsidR="002C6431" w:rsidRPr="00EA77BC">
        <w:rPr>
          <w:rFonts w:ascii="Courier New" w:hAnsi="Courier New" w:cs="Courier New"/>
          <w:sz w:val="16"/>
          <w:szCs w:val="16"/>
        </w:rPr>
        <w:t>49502-0676-03</w:t>
      </w:r>
      <w:r w:rsidRPr="00EA77BC">
        <w:rPr>
          <w:rFonts w:ascii="Courier New" w:hAnsi="Courier New"/>
          <w:sz w:val="16"/>
        </w:rPr>
        <w:t xml:space="preserve">//  </w:t>
      </w:r>
      <w:r w:rsidRPr="00EA77BC">
        <w:rPr>
          <w:rFonts w:ascii="Courier New" w:hAnsi="Courier New"/>
          <w:b/>
          <w:sz w:val="16"/>
        </w:rPr>
        <w:t>&lt;Enter&gt;</w:t>
      </w:r>
      <w:r w:rsidRPr="00EA77BC">
        <w:rPr>
          <w:rFonts w:ascii="Courier New" w:hAnsi="Courier New"/>
          <w:sz w:val="16"/>
        </w:rPr>
        <w:t xml:space="preserve"> </w:t>
      </w:r>
    </w:p>
    <w:p w14:paraId="60E6ACA7"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INACTIVE DATE:  </w:t>
      </w:r>
      <w:r w:rsidRPr="00EA77BC">
        <w:rPr>
          <w:rFonts w:ascii="Courier New" w:hAnsi="Courier New"/>
          <w:b/>
          <w:sz w:val="16"/>
        </w:rPr>
        <w:t>&lt;Enter&gt;</w:t>
      </w:r>
      <w:r w:rsidRPr="00EA77BC">
        <w:rPr>
          <w:rFonts w:ascii="Courier New" w:hAnsi="Courier New"/>
          <w:sz w:val="16"/>
        </w:rPr>
        <w:t xml:space="preserve"> </w:t>
      </w:r>
    </w:p>
    <w:p w14:paraId="60E6ACA8" w14:textId="77777777" w:rsidR="00595E65" w:rsidRPr="00EA77BC" w:rsidRDefault="00595E65" w:rsidP="00EA77BC">
      <w:pPr>
        <w:shd w:val="clear" w:color="auto" w:fill="D9D9D9"/>
        <w:ind w:left="374"/>
        <w:rPr>
          <w:rFonts w:ascii="Courier New" w:hAnsi="Courier New"/>
          <w:sz w:val="16"/>
        </w:rPr>
      </w:pPr>
    </w:p>
    <w:p w14:paraId="60E6ACA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WARNING LABEL SOURCE is 'NEW'.</w:t>
      </w:r>
    </w:p>
    <w:p w14:paraId="60E6ACA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The following WARNING LABEL may continue to be used for a limited time for some </w:t>
      </w:r>
    </w:p>
    <w:p w14:paraId="60E6ACA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external interfaces.</w:t>
      </w:r>
    </w:p>
    <w:p w14:paraId="60E6ACA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WARNING LABEL: </w:t>
      </w:r>
    </w:p>
    <w:p w14:paraId="60E6ACAD" w14:textId="77777777" w:rsidR="002C6431" w:rsidRPr="00EA77BC" w:rsidRDefault="002C6431" w:rsidP="00EA77BC">
      <w:pPr>
        <w:shd w:val="clear" w:color="auto" w:fill="D9D9D9"/>
        <w:ind w:left="374"/>
        <w:rPr>
          <w:rFonts w:ascii="Courier New" w:hAnsi="Courier New"/>
          <w:sz w:val="16"/>
        </w:rPr>
      </w:pPr>
    </w:p>
    <w:p w14:paraId="60E6ACA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Current Warning labels for METAPROTERENOL SULFATE 0.6% INHL SOLN</w:t>
      </w:r>
    </w:p>
    <w:p w14:paraId="60E6ACA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Labels will print in the order in which they appear for local and CMOP fills:</w:t>
      </w:r>
    </w:p>
    <w:p w14:paraId="60E6ACB0" w14:textId="77777777" w:rsidR="002C6431" w:rsidRPr="00EA77BC" w:rsidRDefault="002C6431" w:rsidP="00EA77BC">
      <w:pPr>
        <w:shd w:val="clear" w:color="auto" w:fill="D9D9D9"/>
        <w:ind w:left="374"/>
        <w:rPr>
          <w:rFonts w:ascii="Courier New" w:hAnsi="Courier New"/>
          <w:sz w:val="16"/>
        </w:rPr>
      </w:pPr>
    </w:p>
    <w:p w14:paraId="60E6ACB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13N  It is very important that you take or use this exactly as directed.  Do </w:t>
      </w:r>
    </w:p>
    <w:p w14:paraId="60E6ACB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not skip doses or discontinue unless directed by your doctor. </w:t>
      </w:r>
    </w:p>
    <w:p w14:paraId="60E6ACB3" w14:textId="77777777" w:rsidR="002C6431" w:rsidRPr="00EA77BC" w:rsidRDefault="002C6431" w:rsidP="00EA77BC">
      <w:pPr>
        <w:shd w:val="clear" w:color="auto" w:fill="D9D9D9"/>
        <w:ind w:left="374"/>
        <w:rPr>
          <w:rFonts w:ascii="Courier New" w:hAnsi="Courier New"/>
          <w:sz w:val="16"/>
        </w:rPr>
      </w:pPr>
    </w:p>
    <w:p w14:paraId="60E6ACB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109N  WARNING: DO NOT exceed the dose prescribed by your physician. If </w:t>
      </w:r>
    </w:p>
    <w:p w14:paraId="60E6ACB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difficulty in breathing persists, contact your physician. </w:t>
      </w:r>
    </w:p>
    <w:p w14:paraId="60E6ACB6" w14:textId="77777777" w:rsidR="002C6431" w:rsidRPr="00EA77BC" w:rsidRDefault="002C6431" w:rsidP="00EA77BC">
      <w:pPr>
        <w:shd w:val="clear" w:color="auto" w:fill="D9D9D9"/>
        <w:ind w:left="374"/>
        <w:rPr>
          <w:rFonts w:ascii="Courier New" w:hAnsi="Courier New"/>
          <w:sz w:val="16"/>
        </w:rPr>
      </w:pPr>
    </w:p>
    <w:p w14:paraId="60E6ACB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14N  Obtain medical advice before taking non-prescription drugs as some may </w:t>
      </w:r>
    </w:p>
    <w:p w14:paraId="60E6ACB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affect the action of this medication. </w:t>
      </w:r>
    </w:p>
    <w:p w14:paraId="60E6ACB9" w14:textId="77777777" w:rsidR="002C6431" w:rsidRPr="00EA77BC" w:rsidRDefault="002C6431" w:rsidP="00EA77BC">
      <w:pPr>
        <w:shd w:val="clear" w:color="auto" w:fill="D9D9D9"/>
        <w:ind w:left="374"/>
        <w:rPr>
          <w:rFonts w:ascii="Courier New" w:hAnsi="Courier New"/>
          <w:sz w:val="16"/>
        </w:rPr>
      </w:pPr>
    </w:p>
    <w:p w14:paraId="60E6ACB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Pharmacy fill card display: DRUG WARNING 13N,109N,14N</w:t>
      </w:r>
    </w:p>
    <w:p w14:paraId="60E6ACB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NOTE: Because the NEW WARNING LABEL LIST field is empty, the warnings above</w:t>
      </w:r>
    </w:p>
    <w:p w14:paraId="60E6ACB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are the warnings that our national data source distributes for this drug.</w:t>
      </w:r>
    </w:p>
    <w:p w14:paraId="60E6ACBD" w14:textId="77777777" w:rsidR="002C6431" w:rsidRPr="00EA77BC" w:rsidRDefault="002C6431" w:rsidP="00EA77BC">
      <w:pPr>
        <w:shd w:val="clear" w:color="auto" w:fill="D9D9D9"/>
        <w:ind w:left="374"/>
        <w:rPr>
          <w:rFonts w:ascii="Courier New" w:hAnsi="Courier New"/>
          <w:sz w:val="16"/>
        </w:rPr>
      </w:pPr>
    </w:p>
    <w:p w14:paraId="60E6ACB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Would you like to edit this list of warnings? N// O</w:t>
      </w:r>
    </w:p>
    <w:p w14:paraId="60E6ACB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ORDER UNIT: PG// </w:t>
      </w:r>
    </w:p>
    <w:p w14:paraId="60E6ACC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PRICE PER ORDER UNIT: 6.16// </w:t>
      </w:r>
    </w:p>
    <w:p w14:paraId="60E6ACC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 2.5ML// </w:t>
      </w:r>
    </w:p>
    <w:p w14:paraId="60E6ACC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UNITS PER ORDER UNIT: 25// </w:t>
      </w:r>
    </w:p>
    <w:p w14:paraId="60E6ACC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NCPDP DISPENSE UNIT: MILLILITERS// </w:t>
      </w:r>
    </w:p>
    <w:p w14:paraId="60E6ACC4" w14:textId="77777777" w:rsidR="002C6431" w:rsidRDefault="002C6431" w:rsidP="00EA77BC">
      <w:pPr>
        <w:shd w:val="clear" w:color="auto" w:fill="D9D9D9"/>
        <w:ind w:left="374"/>
        <w:rPr>
          <w:rFonts w:ascii="Courier New" w:hAnsi="Courier New"/>
          <w:sz w:val="16"/>
        </w:rPr>
      </w:pPr>
      <w:r w:rsidRPr="00EA77BC">
        <w:rPr>
          <w:rFonts w:ascii="Courier New" w:hAnsi="Courier New"/>
          <w:sz w:val="16"/>
        </w:rPr>
        <w:t xml:space="preserve">NCPDP QUANTITY MULTIPLIER: 2.5// </w:t>
      </w:r>
    </w:p>
    <w:p w14:paraId="60E6ACC5" w14:textId="77777777" w:rsidR="00C0174A" w:rsidRPr="00EA77BC" w:rsidRDefault="00C0174A" w:rsidP="00EA77BC">
      <w:pPr>
        <w:shd w:val="clear" w:color="auto" w:fill="D9D9D9"/>
        <w:ind w:left="374"/>
        <w:rPr>
          <w:rFonts w:ascii="Courier New" w:hAnsi="Courier New"/>
          <w:sz w:val="16"/>
        </w:rPr>
      </w:pPr>
      <w:bookmarkStart w:id="1145" w:name="P_189p49"/>
      <w:r w:rsidRPr="00BD5AD6">
        <w:rPr>
          <w:rFonts w:ascii="Courier New" w:hAnsi="Courier New"/>
          <w:sz w:val="16"/>
        </w:rPr>
        <w:t xml:space="preserve">MAXIMUM </w:t>
      </w:r>
      <w:bookmarkEnd w:id="1145"/>
      <w:r w:rsidRPr="00BD5AD6">
        <w:rPr>
          <w:rFonts w:ascii="Courier New" w:hAnsi="Courier New"/>
          <w:sz w:val="16"/>
        </w:rPr>
        <w:t>DAYS SUPPLY: 120//</w:t>
      </w:r>
    </w:p>
    <w:p w14:paraId="60E6ACC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PRICE PER DISPENSE UNIT: 0.2464</w:t>
      </w:r>
    </w:p>
    <w:p w14:paraId="60E6ACC7" w14:textId="77777777" w:rsidR="002C6431" w:rsidRPr="00EA77BC" w:rsidRDefault="002C6431" w:rsidP="00EA77BC">
      <w:pPr>
        <w:shd w:val="clear" w:color="auto" w:fill="D9D9D9"/>
        <w:ind w:left="374"/>
        <w:rPr>
          <w:rFonts w:ascii="Courier New" w:hAnsi="Courier New"/>
          <w:sz w:val="16"/>
        </w:rPr>
      </w:pPr>
    </w:p>
    <w:p w14:paraId="60E6ACC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points to METAPROTERENOL SO4 0.6% SOLN,INHL in the National Drug file.</w:t>
      </w:r>
    </w:p>
    <w:p w14:paraId="60E6ACC9" w14:textId="77777777" w:rsidR="002C6431" w:rsidRPr="00EA77BC" w:rsidRDefault="002C6431" w:rsidP="00EA77BC">
      <w:pPr>
        <w:shd w:val="clear" w:color="auto" w:fill="D9D9D9"/>
        <w:ind w:left="374"/>
        <w:rPr>
          <w:rFonts w:ascii="Courier New" w:hAnsi="Courier New"/>
          <w:sz w:val="16"/>
        </w:rPr>
      </w:pPr>
    </w:p>
    <w:p w14:paraId="60E6ACCA" w14:textId="77777777" w:rsidR="002C6431" w:rsidRPr="00EA77BC" w:rsidRDefault="002C6431" w:rsidP="00EA77BC">
      <w:pPr>
        <w:shd w:val="clear" w:color="auto" w:fill="D9D9D9"/>
        <w:ind w:left="374"/>
        <w:rPr>
          <w:rFonts w:ascii="Courier New" w:hAnsi="Courier New"/>
          <w:sz w:val="16"/>
        </w:rPr>
      </w:pPr>
    </w:p>
    <w:p w14:paraId="60E6ACCB"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This drug has already been matched and classified with the National Drug</w:t>
      </w:r>
    </w:p>
    <w:p w14:paraId="60E6ACC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file. In addition, if the dosage form changes as a result of rematching,</w:t>
      </w:r>
    </w:p>
    <w:p w14:paraId="60E6ACC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you will have to match/rematch to Orderable Item.</w:t>
      </w:r>
    </w:p>
    <w:p w14:paraId="60E6ACC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This drug has also been marked to transmit to CMOP.</w:t>
      </w:r>
    </w:p>
    <w:p w14:paraId="60E6ACC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If you choose to rematch it, the drug will be marked NOT TO TRANSMIT to CMOP.</w:t>
      </w:r>
    </w:p>
    <w:p w14:paraId="60E6ACD0" w14:textId="77777777" w:rsidR="002C6431" w:rsidRPr="00EA77BC" w:rsidRDefault="002C6431" w:rsidP="00EA77BC">
      <w:pPr>
        <w:shd w:val="clear" w:color="auto" w:fill="D9D9D9"/>
        <w:ind w:left="374"/>
        <w:rPr>
          <w:rFonts w:ascii="Courier New" w:hAnsi="Courier New"/>
          <w:sz w:val="16"/>
        </w:rPr>
      </w:pPr>
    </w:p>
    <w:p w14:paraId="60E6ACD1" w14:textId="77777777" w:rsidR="002C6431" w:rsidRPr="00EA77BC" w:rsidRDefault="002C6431" w:rsidP="00EA77BC">
      <w:pPr>
        <w:shd w:val="clear" w:color="auto" w:fill="D9D9D9"/>
        <w:ind w:left="374"/>
        <w:rPr>
          <w:rFonts w:ascii="Courier New" w:hAnsi="Courier New"/>
          <w:sz w:val="16"/>
        </w:rPr>
      </w:pPr>
    </w:p>
    <w:p w14:paraId="60E6ACD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wish to match/rematch to NATIONAL DRUG file? No//   (No)</w:t>
      </w:r>
    </w:p>
    <w:p w14:paraId="60E6ACD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Just a reminder...you are editing METAPROTERENOL SULFATE 0.6% INHL SOLN.</w:t>
      </w:r>
    </w:p>
    <w:p w14:paraId="60E6ACD4" w14:textId="77777777" w:rsidR="002C6431" w:rsidRPr="00EA77BC" w:rsidRDefault="002C6431" w:rsidP="00EA77BC">
      <w:pPr>
        <w:shd w:val="clear" w:color="auto" w:fill="D9D9D9"/>
        <w:ind w:left="374"/>
        <w:rPr>
          <w:rFonts w:ascii="Courier New" w:hAnsi="Courier New"/>
          <w:sz w:val="16"/>
        </w:rPr>
      </w:pPr>
    </w:p>
    <w:p w14:paraId="60E6ACD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LOCAL POSSIBLE DOSAGES:</w:t>
      </w:r>
    </w:p>
    <w:p w14:paraId="60E6ACD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1 AMPULE                                             PACKAGE: IO</w:t>
      </w:r>
    </w:p>
    <w:p w14:paraId="60E6ACD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2 AMPULES                                            PACKAGE: IO</w:t>
      </w:r>
    </w:p>
    <w:p w14:paraId="60E6ACD8" w14:textId="77777777" w:rsidR="002C6431" w:rsidRPr="00EA77BC" w:rsidRDefault="002C6431" w:rsidP="00EA77BC">
      <w:pPr>
        <w:shd w:val="clear" w:color="auto" w:fill="D9D9D9"/>
        <w:ind w:left="374"/>
        <w:rPr>
          <w:rFonts w:ascii="Courier New" w:hAnsi="Courier New"/>
          <w:sz w:val="16"/>
        </w:rPr>
      </w:pPr>
    </w:p>
    <w:p w14:paraId="60E6ACD9"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want to edit Local Possible Dosages? N// O</w:t>
      </w:r>
    </w:p>
    <w:p w14:paraId="60E6ACD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t>
      </w:r>
    </w:p>
    <w:p w14:paraId="60E6ACD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D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Outpatient</w:t>
      </w:r>
    </w:p>
    <w:p w14:paraId="60E6ACD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Unit Dose</w:t>
      </w:r>
    </w:p>
    <w:p w14:paraId="60E6ACD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Non-VA Med</w:t>
      </w:r>
    </w:p>
    <w:p w14:paraId="60E6ACDF" w14:textId="77777777" w:rsidR="002C6431" w:rsidRPr="00EA77BC" w:rsidRDefault="002C6431" w:rsidP="00EA77BC">
      <w:pPr>
        <w:shd w:val="clear" w:color="auto" w:fill="D9D9D9"/>
        <w:ind w:left="374"/>
        <w:rPr>
          <w:rFonts w:ascii="Courier New" w:hAnsi="Courier New"/>
          <w:sz w:val="16"/>
        </w:rPr>
      </w:pPr>
    </w:p>
    <w:p w14:paraId="60E6ACE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MARK THIS DRUG AND EDIT IT FOR: </w:t>
      </w:r>
    </w:p>
    <w:p w14:paraId="60E6ACE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O  - Outpatient</w:t>
      </w:r>
    </w:p>
    <w:p w14:paraId="60E6ACE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U  - Unit Dose</w:t>
      </w:r>
    </w:p>
    <w:p w14:paraId="60E6ACE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  - IV</w:t>
      </w:r>
    </w:p>
    <w:p w14:paraId="60E6ACE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  - Ward Stock</w:t>
      </w:r>
    </w:p>
    <w:p w14:paraId="60E6ACE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  - Drug Accountability</w:t>
      </w:r>
    </w:p>
    <w:p w14:paraId="60E6ACE6"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C  - Controlled Substances</w:t>
      </w:r>
    </w:p>
    <w:p w14:paraId="60E6ACE7"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X  - Non-VA Med</w:t>
      </w:r>
    </w:p>
    <w:p w14:paraId="60E6ACE8"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A  - ALL</w:t>
      </w:r>
    </w:p>
    <w:p w14:paraId="60E6ACE9" w14:textId="77777777" w:rsidR="002C6431" w:rsidRPr="00EA77BC" w:rsidRDefault="002C6431" w:rsidP="00732461">
      <w:pPr>
        <w:shd w:val="clear" w:color="auto" w:fill="D9D9D9"/>
        <w:ind w:left="374"/>
        <w:rPr>
          <w:rFonts w:ascii="Courier New" w:hAnsi="Courier New"/>
          <w:sz w:val="16"/>
        </w:rPr>
      </w:pPr>
    </w:p>
    <w:p w14:paraId="60E6ACEA"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 xml:space="preserve">Enter your choice(s) separated by commas : </w:t>
      </w:r>
    </w:p>
    <w:p w14:paraId="60E6ACEB"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You are NOW in the ORDERABLE ITEM matching for the dispense drug. **</w:t>
      </w:r>
    </w:p>
    <w:p w14:paraId="60E6ACEC" w14:textId="77777777" w:rsidR="002C6431" w:rsidRPr="00EA77BC" w:rsidRDefault="002C6431" w:rsidP="000C5921">
      <w:pPr>
        <w:shd w:val="clear" w:color="auto" w:fill="D9D9D9"/>
        <w:ind w:left="374"/>
        <w:rPr>
          <w:rFonts w:ascii="Courier New" w:hAnsi="Courier New"/>
          <w:sz w:val="16"/>
        </w:rPr>
      </w:pPr>
    </w:p>
    <w:p w14:paraId="60E6ACED"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METAPROTERENOL SULFATE 0.6% INHL SOLN is already matched to</w:t>
      </w:r>
    </w:p>
    <w:p w14:paraId="60E6ACEE" w14:textId="77777777" w:rsidR="002C6431" w:rsidRPr="00EA77BC" w:rsidRDefault="002C6431" w:rsidP="000C5921">
      <w:pPr>
        <w:shd w:val="clear" w:color="auto" w:fill="D9D9D9"/>
        <w:ind w:left="374"/>
        <w:rPr>
          <w:rFonts w:ascii="Courier New" w:hAnsi="Courier New"/>
          <w:sz w:val="16"/>
        </w:rPr>
      </w:pPr>
    </w:p>
    <w:p w14:paraId="60E6ACEF"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xml:space="preserve">     METAPROTERENOL SULFATE 0.6% (2.5ML) SOLN,INHL</w:t>
      </w:r>
    </w:p>
    <w:p w14:paraId="60E6ACF0" w14:textId="77777777" w:rsidR="002C6431" w:rsidRPr="00EA77BC" w:rsidRDefault="002C6431" w:rsidP="001B3F39">
      <w:pPr>
        <w:shd w:val="clear" w:color="auto" w:fill="D9D9D9"/>
        <w:ind w:left="374"/>
        <w:rPr>
          <w:rFonts w:ascii="Courier New" w:hAnsi="Courier New"/>
          <w:sz w:val="16"/>
        </w:rPr>
      </w:pPr>
    </w:p>
    <w:p w14:paraId="60E6ACF1" w14:textId="77777777" w:rsidR="002C6431" w:rsidRPr="00EA77BC" w:rsidRDefault="002C6431" w:rsidP="001B3F39">
      <w:pPr>
        <w:shd w:val="clear" w:color="auto" w:fill="D9D9D9"/>
        <w:ind w:left="374"/>
        <w:rPr>
          <w:rFonts w:ascii="Courier New" w:hAnsi="Courier New"/>
          <w:sz w:val="16"/>
        </w:rPr>
      </w:pPr>
    </w:p>
    <w:p w14:paraId="60E6ACF2" w14:textId="77777777" w:rsidR="002C6431" w:rsidRPr="00EA77BC" w:rsidRDefault="002C6431" w:rsidP="001B3F39">
      <w:pPr>
        <w:shd w:val="clear" w:color="auto" w:fill="D9D9D9"/>
        <w:ind w:left="374"/>
        <w:rPr>
          <w:rFonts w:ascii="Courier New" w:hAnsi="Courier New"/>
          <w:sz w:val="16"/>
        </w:rPr>
      </w:pPr>
      <w:r w:rsidRPr="00EA77BC">
        <w:rPr>
          <w:rFonts w:ascii="Courier New" w:hAnsi="Courier New"/>
          <w:sz w:val="16"/>
        </w:rPr>
        <w:t>Do you want to match to a different Orderable Item? NO//</w:t>
      </w:r>
    </w:p>
    <w:p w14:paraId="60E6ACF3" w14:textId="77777777" w:rsidR="00595E65" w:rsidRPr="00EA77BC" w:rsidRDefault="00595E65" w:rsidP="001B3F39"/>
    <w:p w14:paraId="60E6ACF4" w14:textId="77777777" w:rsidR="00595E65" w:rsidRPr="00EA77BC" w:rsidRDefault="00595E65" w:rsidP="001B3F39">
      <w:bookmarkStart w:id="1146" w:name="p048"/>
      <w:bookmarkEnd w:id="1146"/>
      <w:r w:rsidRPr="00EA77BC">
        <w:t xml:space="preserve">With Patch PSS*1*92, the </w:t>
      </w:r>
      <w:r w:rsidRPr="00EA77BC">
        <w:rPr>
          <w:i/>
        </w:rPr>
        <w:t xml:space="preserve">Drug Enter/Edit </w:t>
      </w:r>
      <w:r w:rsidR="006A73EA" w:rsidRPr="00EA77BC">
        <w:t>[PSS DRUG ENTER/EDIT]</w:t>
      </w:r>
      <w:r w:rsidR="006A73EA" w:rsidRPr="00EA77BC">
        <w:rPr>
          <w:i/>
        </w:rPr>
        <w:t xml:space="preserve"> </w:t>
      </w:r>
      <w:r w:rsidRPr="00EA77BC">
        <w:t xml:space="preserve">option is modified to allow the user to enter a Service Code in the DRUG file (#50). </w:t>
      </w:r>
    </w:p>
    <w:p w14:paraId="60E6ACF5" w14:textId="77777777" w:rsidR="00595E65" w:rsidRPr="00EA77BC" w:rsidRDefault="00595E65" w:rsidP="001B3F39"/>
    <w:p w14:paraId="60E6ACF6" w14:textId="77777777" w:rsidR="00595E65" w:rsidRPr="00EA77BC" w:rsidRDefault="0076180B" w:rsidP="001B3F39">
      <w:pPr>
        <w:ind w:left="720" w:hanging="720"/>
      </w:pPr>
      <w:r>
        <w:rPr>
          <w:noProof/>
          <w:position w:val="-4"/>
        </w:rPr>
        <w:drawing>
          <wp:inline distT="0" distB="0" distL="0" distR="0" wp14:anchorId="60E6DD3F" wp14:editId="60E6DD40">
            <wp:extent cx="444500" cy="342900"/>
            <wp:effectExtent l="0" t="0" r="0" b="0"/>
            <wp:docPr id="14"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500" cy="342900"/>
                    </a:xfrm>
                    <a:prstGeom prst="rect">
                      <a:avLst/>
                    </a:prstGeom>
                    <a:noFill/>
                    <a:ln>
                      <a:noFill/>
                    </a:ln>
                  </pic:spPr>
                </pic:pic>
              </a:graphicData>
            </a:graphic>
          </wp:inline>
        </w:drawing>
      </w:r>
      <w:r w:rsidR="00595E65" w:rsidRPr="00EA77BC">
        <w:rPr>
          <w:b/>
        </w:rPr>
        <w:t>Note</w:t>
      </w:r>
      <w:r w:rsidR="00595E65" w:rsidRPr="00EA77BC">
        <w:t>: Service Codes are assigned by the Charge Description Master Change Control Board. No entry should be made without coordination of the Change Control Board to assign the code.</w:t>
      </w:r>
    </w:p>
    <w:p w14:paraId="60E6ACF7" w14:textId="77777777" w:rsidR="00595E65" w:rsidRPr="00EA77BC" w:rsidRDefault="00595E65" w:rsidP="001B3F39"/>
    <w:p w14:paraId="60E6ACF8" w14:textId="77777777" w:rsidR="00595E65" w:rsidRPr="00EA77BC" w:rsidRDefault="00595E65" w:rsidP="001B3F39">
      <w:r w:rsidRPr="00EA77BC">
        <w:t xml:space="preserve">If a drug is matched to an entry in the VA PRODUCT file </w:t>
      </w:r>
      <w:r w:rsidR="006A73EA" w:rsidRPr="00EA77BC">
        <w:t xml:space="preserve">(#50.68) </w:t>
      </w:r>
      <w:r w:rsidRPr="00EA77BC">
        <w:t>of the NDF package, a Service Code need not be entered in the DRUG file</w:t>
      </w:r>
      <w:r w:rsidR="006A73EA" w:rsidRPr="00EA77BC">
        <w:t xml:space="preserve"> (#50)</w:t>
      </w:r>
      <w:r w:rsidRPr="00EA77BC">
        <w:t xml:space="preserve">. If a Service Code is defined for drugs of this type in the DRUG file </w:t>
      </w:r>
      <w:r w:rsidR="006A73EA" w:rsidRPr="00EA77BC">
        <w:t xml:space="preserve">(#50) </w:t>
      </w:r>
      <w:r w:rsidRPr="00EA77BC">
        <w:t>and is matched in the VA PRODUCT file</w:t>
      </w:r>
      <w:r w:rsidR="006A73EA" w:rsidRPr="00EA77BC">
        <w:t xml:space="preserve"> (#50.68)</w:t>
      </w:r>
      <w:r w:rsidRPr="00EA77BC">
        <w:t>, the value defined in the VA PRODUCT file</w:t>
      </w:r>
      <w:r w:rsidR="006A73EA" w:rsidRPr="00EA77BC">
        <w:t xml:space="preserve"> (#50.68)</w:t>
      </w:r>
      <w:r w:rsidRPr="00EA77BC">
        <w:t xml:space="preserve"> takes precedence.</w:t>
      </w:r>
    </w:p>
    <w:p w14:paraId="60E6ACF9" w14:textId="77777777" w:rsidR="00595E65" w:rsidRPr="00EA77BC" w:rsidRDefault="00595E65" w:rsidP="001B3F39"/>
    <w:p w14:paraId="60E6ACFA" w14:textId="77777777" w:rsidR="00595E65" w:rsidRPr="00EA77BC" w:rsidRDefault="00595E65" w:rsidP="001B3F39">
      <w:r w:rsidRPr="00EA77BC">
        <w:t xml:space="preserve">The PSSCOMMON input template portion of the </w:t>
      </w:r>
      <w:r w:rsidRPr="00EA77BC">
        <w:rPr>
          <w:i/>
        </w:rPr>
        <w:t>Drug Enter/Edit</w:t>
      </w:r>
      <w:r w:rsidRPr="00EA77BC">
        <w:t xml:space="preserve"> [PSS DRUG ENTER/EDIT] option is modified to allow entry of the new SERVICE CODE field</w:t>
      </w:r>
      <w:r w:rsidR="006A73EA" w:rsidRPr="00EA77BC">
        <w:t xml:space="preserve"> (#400)</w:t>
      </w:r>
      <w:r w:rsidRPr="00EA77BC">
        <w:t>.</w:t>
      </w:r>
    </w:p>
    <w:p w14:paraId="60E6ACFB" w14:textId="77777777" w:rsidR="00595E65" w:rsidRPr="00EA77BC" w:rsidRDefault="00595E65" w:rsidP="001B3F39"/>
    <w:p w14:paraId="60E6ACFC" w14:textId="77777777" w:rsidR="00595E65" w:rsidRPr="00EA77BC" w:rsidRDefault="00595E65" w:rsidP="001B3F39">
      <w:r w:rsidRPr="00EA77BC">
        <w:t>The following is an incomplete example showing only the display when the drug is matched to NDF so there is no prompt for a Service Code.</w:t>
      </w:r>
    </w:p>
    <w:p w14:paraId="60E6ACFD" w14:textId="77777777" w:rsidR="00595E65" w:rsidRPr="00EA77BC" w:rsidRDefault="00595E65" w:rsidP="001B3F39"/>
    <w:p w14:paraId="60E6ACFE" w14:textId="77777777" w:rsidR="00595E65" w:rsidRPr="00EA77BC" w:rsidRDefault="00595E65" w:rsidP="001B3F39">
      <w:pPr>
        <w:pStyle w:val="ExampleHeading"/>
      </w:pPr>
      <w:r w:rsidRPr="00EA77BC">
        <w:t xml:space="preserve">Example </w:t>
      </w:r>
      <w:r w:rsidR="00C0174A">
        <w:rPr>
          <w:lang w:val="en-US"/>
        </w:rPr>
        <w:t>8</w:t>
      </w:r>
      <w:r w:rsidRPr="00EA77BC">
        <w:t xml:space="preserve">: </w:t>
      </w:r>
      <w:r w:rsidR="006A73EA" w:rsidRPr="00EA77BC">
        <w:rPr>
          <w:i/>
        </w:rPr>
        <w:t>Drug Enter/Edit</w:t>
      </w:r>
      <w:r w:rsidR="006A73EA" w:rsidRPr="00EA77BC">
        <w:t xml:space="preserve"> [PSS DRUG ENTER/EDIT] Option</w:t>
      </w:r>
      <w:r w:rsidRPr="00EA77BC">
        <w:t xml:space="preserve">    Drug matched to NDF, no prompt for Service Code</w:t>
      </w:r>
    </w:p>
    <w:p w14:paraId="60E6ACFF" w14:textId="77777777" w:rsidR="00595E65" w:rsidRPr="00EA77BC" w:rsidRDefault="00595E65" w:rsidP="00CD4C83">
      <w:pPr>
        <w:pStyle w:val="Codeexample"/>
        <w:keepNext/>
      </w:pPr>
      <w:r w:rsidRPr="00EA77BC">
        <w:t xml:space="preserve">NDC: </w:t>
      </w:r>
    </w:p>
    <w:p w14:paraId="60E6AD00" w14:textId="77777777" w:rsidR="00595E65" w:rsidRPr="00EA77BC" w:rsidRDefault="00595E65" w:rsidP="00BA5F06">
      <w:pPr>
        <w:pStyle w:val="Codeexample"/>
      </w:pPr>
      <w:r w:rsidRPr="00EA77BC">
        <w:t xml:space="preserve">INACTIVE DATE: </w:t>
      </w:r>
    </w:p>
    <w:p w14:paraId="60E6AD01" w14:textId="77777777" w:rsidR="00595E65" w:rsidRPr="00EA77BC" w:rsidRDefault="00595E65" w:rsidP="00BA5F06">
      <w:pPr>
        <w:pStyle w:val="Codeexample"/>
      </w:pPr>
      <w:r w:rsidRPr="00EA77BC">
        <w:t>&lt;-----</w:t>
      </w:r>
      <w:r w:rsidRPr="00EA77BC">
        <w:sym w:font="Wingdings" w:char="F0E0"/>
      </w:r>
      <w:r w:rsidRPr="00EA77BC">
        <w:t xml:space="preserve">  Note: here between inactive date and warning label is where the Service Code prompt would have been displayed if the drug had not been matched to NDF.</w:t>
      </w:r>
    </w:p>
    <w:p w14:paraId="60E6AD02" w14:textId="77777777" w:rsidR="00595E65" w:rsidRPr="00EA77BC" w:rsidRDefault="00595E65" w:rsidP="00BA5F06">
      <w:pPr>
        <w:pStyle w:val="Codeexample"/>
      </w:pPr>
    </w:p>
    <w:p w14:paraId="60E6AD03" w14:textId="77777777" w:rsidR="00595E65" w:rsidRPr="00EA77BC" w:rsidRDefault="00595E65" w:rsidP="0012128D">
      <w:pPr>
        <w:pStyle w:val="Codeexample"/>
      </w:pPr>
      <w:r w:rsidRPr="00EA77BC">
        <w:t>WARNING LABEL SOURCE is not 'NEW'.</w:t>
      </w:r>
    </w:p>
    <w:p w14:paraId="60E6AD04" w14:textId="77777777" w:rsidR="00595E65" w:rsidRPr="00EA77BC" w:rsidRDefault="00595E65" w:rsidP="0012128D">
      <w:pPr>
        <w:pStyle w:val="Codeexample"/>
      </w:pPr>
      <w:r w:rsidRPr="00EA77BC">
        <w:t>WARNING LABEL will be used until the WARNING LABEL SOURCE is set to 'NEW'.</w:t>
      </w:r>
    </w:p>
    <w:p w14:paraId="60E6AD05" w14:textId="77777777" w:rsidR="00595E65" w:rsidRPr="00EA77BC" w:rsidRDefault="00595E65" w:rsidP="0005137D">
      <w:pPr>
        <w:pStyle w:val="Codeexample"/>
      </w:pPr>
    </w:p>
    <w:p w14:paraId="60E6AD06" w14:textId="77777777" w:rsidR="00595E65" w:rsidRPr="00EA77BC" w:rsidRDefault="00595E65" w:rsidP="0005137D">
      <w:pPr>
        <w:pStyle w:val="Header"/>
        <w:tabs>
          <w:tab w:val="clear" w:pos="4320"/>
          <w:tab w:val="clear" w:pos="8640"/>
        </w:tabs>
        <w:rPr>
          <w:b/>
          <w:bCs/>
        </w:rPr>
      </w:pPr>
    </w:p>
    <w:p w14:paraId="60E6AD07" w14:textId="77777777" w:rsidR="00595E65" w:rsidRPr="00EA77BC" w:rsidRDefault="00595E65" w:rsidP="00EB241E">
      <w:r w:rsidRPr="00EA77BC">
        <w:t>The following is an incomplete example showing only the display when the drug is not matched to NDF so a Service Code is entered.</w:t>
      </w:r>
    </w:p>
    <w:p w14:paraId="60E6AD08" w14:textId="77777777" w:rsidR="00595E65" w:rsidRPr="00EA77BC" w:rsidRDefault="00595E65" w:rsidP="005C4F1E">
      <w:pPr>
        <w:pStyle w:val="Header"/>
        <w:tabs>
          <w:tab w:val="clear" w:pos="4320"/>
          <w:tab w:val="clear" w:pos="8640"/>
        </w:tabs>
        <w:rPr>
          <w:b/>
          <w:bCs/>
        </w:rPr>
      </w:pPr>
    </w:p>
    <w:p w14:paraId="60E6AD09" w14:textId="77777777" w:rsidR="00595E65" w:rsidRPr="00EA77BC" w:rsidRDefault="00595E65" w:rsidP="000128D8">
      <w:pPr>
        <w:pStyle w:val="ExampleHeading"/>
      </w:pPr>
      <w:r w:rsidRPr="00EA77BC">
        <w:t xml:space="preserve">Example </w:t>
      </w:r>
      <w:r w:rsidR="00C0174A">
        <w:rPr>
          <w:lang w:val="en-US"/>
        </w:rPr>
        <w:t>9</w:t>
      </w:r>
      <w:r w:rsidRPr="00EA77BC">
        <w:t xml:space="preserve">: </w:t>
      </w:r>
      <w:r w:rsidR="006A73EA" w:rsidRPr="00EA77BC">
        <w:rPr>
          <w:i/>
        </w:rPr>
        <w:t>Drug Enter/Edit</w:t>
      </w:r>
      <w:r w:rsidR="006A73EA" w:rsidRPr="00EA77BC">
        <w:t xml:space="preserve"> [PSS DRUG ENTER/EDIT] Option</w:t>
      </w:r>
      <w:r w:rsidRPr="00EA77BC">
        <w:t xml:space="preserve">    Drug not matched to NDF, entering a Service Code</w:t>
      </w:r>
    </w:p>
    <w:p w14:paraId="60E6AD0A" w14:textId="77777777" w:rsidR="00595E65" w:rsidRPr="00EA77BC" w:rsidRDefault="00595E65" w:rsidP="000128D8">
      <w:pPr>
        <w:pStyle w:val="Codeexample"/>
      </w:pPr>
      <w:r w:rsidRPr="00EA77BC">
        <w:t xml:space="preserve">NDC: </w:t>
      </w:r>
    </w:p>
    <w:p w14:paraId="60E6AD0B" w14:textId="77777777" w:rsidR="00595E65" w:rsidRPr="00EA77BC" w:rsidRDefault="00595E65" w:rsidP="00EA77BC">
      <w:pPr>
        <w:pStyle w:val="Codeexample"/>
      </w:pPr>
      <w:r w:rsidRPr="00EA77BC">
        <w:t xml:space="preserve">INACTIVE DATE: </w:t>
      </w:r>
    </w:p>
    <w:p w14:paraId="60E6AD0C" w14:textId="77777777" w:rsidR="00595E65" w:rsidRPr="00EA77BC" w:rsidRDefault="00595E65" w:rsidP="00EA77BC">
      <w:pPr>
        <w:pStyle w:val="Codeexample"/>
      </w:pPr>
    </w:p>
    <w:p w14:paraId="60E6AD0D" w14:textId="77777777" w:rsidR="00595E65" w:rsidRPr="00EA77BC" w:rsidRDefault="00595E65" w:rsidP="00EA77BC">
      <w:pPr>
        <w:pStyle w:val="Codeexample"/>
      </w:pPr>
      <w:r w:rsidRPr="00EA77BC">
        <w:t>If you are planning to match to a NDF entry later or have no plan of using</w:t>
      </w:r>
    </w:p>
    <w:p w14:paraId="60E6AD0E" w14:textId="77777777" w:rsidR="00595E65" w:rsidRPr="00EA77BC" w:rsidRDefault="00595E65" w:rsidP="00EA77BC">
      <w:pPr>
        <w:pStyle w:val="Codeexample"/>
      </w:pPr>
      <w:r w:rsidRPr="00EA77BC">
        <w:t>the external billing function, you may skip the Service Code entry.</w:t>
      </w:r>
    </w:p>
    <w:p w14:paraId="60E6AD0F" w14:textId="77777777" w:rsidR="00595E65" w:rsidRPr="00EA77BC" w:rsidRDefault="00595E65" w:rsidP="00EA77BC">
      <w:pPr>
        <w:pStyle w:val="Codeexample"/>
      </w:pPr>
      <w:r w:rsidRPr="00EA77BC">
        <w:t xml:space="preserve">SERVICE CODE: </w:t>
      </w:r>
      <w:r w:rsidRPr="00EA77BC">
        <w:rPr>
          <w:b/>
        </w:rPr>
        <w:t>?</w:t>
      </w:r>
    </w:p>
    <w:p w14:paraId="60E6AD10" w14:textId="77777777" w:rsidR="00595E65" w:rsidRPr="00EA77BC" w:rsidRDefault="00595E65" w:rsidP="00EA77BC">
      <w:pPr>
        <w:pStyle w:val="Codeexample"/>
      </w:pPr>
      <w:r w:rsidRPr="00EA77BC">
        <w:t xml:space="preserve">     This is required for external billing purposes only. Answer must be</w:t>
      </w:r>
    </w:p>
    <w:p w14:paraId="60E6AD11" w14:textId="77777777" w:rsidR="00595E65" w:rsidRPr="00EA77BC" w:rsidRDefault="00595E65" w:rsidP="00EA77BC">
      <w:pPr>
        <w:pStyle w:val="Codeexample"/>
      </w:pPr>
      <w:r w:rsidRPr="00EA77BC">
        <w:t xml:space="preserve">     between 600001-699999.</w:t>
      </w:r>
    </w:p>
    <w:p w14:paraId="60E6AD12" w14:textId="77777777" w:rsidR="00595E65" w:rsidRPr="00EA77BC" w:rsidRDefault="00595E65" w:rsidP="00EA77BC">
      <w:pPr>
        <w:pStyle w:val="Codeexample"/>
      </w:pPr>
      <w:r w:rsidRPr="00EA77BC">
        <w:t xml:space="preserve">SERVICE CODE: </w:t>
      </w:r>
      <w:r w:rsidRPr="00EA77BC">
        <w:rPr>
          <w:b/>
        </w:rPr>
        <w:t>??</w:t>
      </w:r>
    </w:p>
    <w:p w14:paraId="60E6AD13" w14:textId="77777777" w:rsidR="00595E65" w:rsidRPr="00EA77BC" w:rsidRDefault="00595E65" w:rsidP="00EA77BC">
      <w:pPr>
        <w:pStyle w:val="Codeexample"/>
      </w:pPr>
      <w:r w:rsidRPr="00EA77BC">
        <w:t xml:space="preserve">        The Charge Description Master (CDM) Change Control board assigns value</w:t>
      </w:r>
    </w:p>
    <w:p w14:paraId="60E6AD14" w14:textId="77777777" w:rsidR="00595E65" w:rsidRPr="00EA77BC" w:rsidRDefault="00595E65" w:rsidP="00EA77BC">
      <w:pPr>
        <w:pStyle w:val="Codeexample"/>
      </w:pPr>
      <w:r w:rsidRPr="00EA77BC">
        <w:t xml:space="preserve">        for this field. The value should be a number between 600001-699999. </w:t>
      </w:r>
    </w:p>
    <w:p w14:paraId="60E6AD15" w14:textId="77777777" w:rsidR="00595E65" w:rsidRPr="00EA77BC" w:rsidRDefault="00595E65" w:rsidP="00EA77BC">
      <w:pPr>
        <w:pStyle w:val="Codeexample"/>
      </w:pPr>
      <w:r w:rsidRPr="00EA77BC">
        <w:t xml:space="preserve">   </w:t>
      </w:r>
    </w:p>
    <w:p w14:paraId="60E6AD16" w14:textId="77777777" w:rsidR="00595E65" w:rsidRPr="00EA77BC" w:rsidRDefault="00595E65" w:rsidP="00EA77BC">
      <w:pPr>
        <w:pStyle w:val="Codeexample"/>
      </w:pPr>
      <w:r w:rsidRPr="00EA77BC">
        <w:t xml:space="preserve">SERVICE CODE: </w:t>
      </w:r>
      <w:r w:rsidRPr="00EA77BC">
        <w:rPr>
          <w:b/>
        </w:rPr>
        <w:t>699991</w:t>
      </w:r>
    </w:p>
    <w:p w14:paraId="60E6AD17" w14:textId="77777777" w:rsidR="00767313" w:rsidRPr="00EA77BC" w:rsidRDefault="00767313" w:rsidP="00EA77BC">
      <w:bookmarkStart w:id="1147" w:name="_Toc14665855"/>
      <w:bookmarkStart w:id="1148" w:name="_Toc14666679"/>
      <w:bookmarkStart w:id="1149" w:name="_Toc14667142"/>
      <w:bookmarkStart w:id="1150" w:name="_Toc219451835"/>
    </w:p>
    <w:p w14:paraId="60E6AD18" w14:textId="77777777" w:rsidR="007C6048" w:rsidRPr="00EA77BC" w:rsidRDefault="007C6048" w:rsidP="00EA77BC">
      <w:r w:rsidRPr="00EA77BC">
        <w:t xml:space="preserve">Patch PSS*1*147 enhances the </w:t>
      </w:r>
      <w:r w:rsidRPr="00EA77BC">
        <w:rPr>
          <w:i/>
        </w:rPr>
        <w:t>Drug Enter/Edit</w:t>
      </w:r>
      <w:r w:rsidRPr="00EA77BC">
        <w:t xml:space="preserve"> </w:t>
      </w:r>
      <w:r w:rsidR="006A73EA" w:rsidRPr="00EA77BC">
        <w:t>[PSS DRUG ENTER/EDIT] option to display the   NUMERIC DOSE sub-field (#5) of the LOCAL POSSIBLE DOSAGES multiple (#904) in DRUG file (#50) and DOSE UNIT</w:t>
      </w:r>
      <w:r w:rsidR="006A73EA" w:rsidRPr="00EA77BC">
        <w:rPr>
          <w:rFonts w:eastAsia="Calibri"/>
        </w:rPr>
        <w:t xml:space="preserve"> </w:t>
      </w:r>
      <w:r w:rsidR="006A73EA" w:rsidRPr="00EA77BC">
        <w:t>sub-field (#4) of the LOCAL POSSIBLE DOSAGES multiple (#904) in DRUG file (#50) defined for Local Possible Dosages and allows editing of the new Additive Frequency field (#18) in the IV ADDITIVES file (#52.6)</w:t>
      </w:r>
      <w:r w:rsidRPr="00EA77BC">
        <w:t>.</w:t>
      </w:r>
    </w:p>
    <w:p w14:paraId="60E6AD19" w14:textId="77777777" w:rsidR="00542A57" w:rsidRPr="00EA77BC" w:rsidRDefault="00542A57" w:rsidP="00EA77BC"/>
    <w:p w14:paraId="60E6AD1A" w14:textId="77777777" w:rsidR="007C6048" w:rsidRPr="00EA77BC" w:rsidRDefault="007C6048" w:rsidP="00EA77BC">
      <w:pPr>
        <w:pStyle w:val="ExampleHeading"/>
      </w:pPr>
      <w:r w:rsidRPr="00EA77BC">
        <w:t xml:space="preserve">Example 1: </w:t>
      </w:r>
      <w:r w:rsidR="006A73EA" w:rsidRPr="00EA77BC">
        <w:rPr>
          <w:i/>
        </w:rPr>
        <w:t>Drug Enter/Edit</w:t>
      </w:r>
      <w:r w:rsidR="006A73EA" w:rsidRPr="00EA77BC">
        <w:t xml:space="preserve"> [PSS DRUG ENTER/EDIT] Option</w:t>
      </w:r>
      <w:r w:rsidRPr="00EA77BC">
        <w:t xml:space="preserve">    Rematching of drug to NDF</w:t>
      </w:r>
    </w:p>
    <w:p w14:paraId="60E6AD1B" w14:textId="77777777" w:rsidR="007C6048" w:rsidRPr="00EA77BC" w:rsidRDefault="007C6048" w:rsidP="00EA77BC">
      <w:pPr>
        <w:pStyle w:val="Codeexample"/>
      </w:pPr>
      <w:r w:rsidRPr="00EA77BC">
        <w:t>Select Pharmacy Data Management Option: Drug Enter/Edit</w:t>
      </w:r>
    </w:p>
    <w:p w14:paraId="60E6AD1C" w14:textId="77777777" w:rsidR="007C6048" w:rsidRPr="00EA77BC" w:rsidRDefault="007C6048" w:rsidP="00EA77BC">
      <w:pPr>
        <w:pStyle w:val="Codeexample"/>
      </w:pPr>
    </w:p>
    <w:p w14:paraId="60E6AD1D" w14:textId="77777777" w:rsidR="007C6048" w:rsidRPr="00EA77BC" w:rsidRDefault="007C6048" w:rsidP="00EA77BC">
      <w:pPr>
        <w:pStyle w:val="Codeexample"/>
      </w:pPr>
      <w:r w:rsidRPr="00EA77BC">
        <w:t>Select DRUG GENERIC NAME: TIMOPTIC</w:t>
      </w:r>
    </w:p>
    <w:p w14:paraId="60E6AD1E" w14:textId="77777777" w:rsidR="007C6048" w:rsidRPr="00EA77BC" w:rsidRDefault="007C6048" w:rsidP="00EA77BC">
      <w:pPr>
        <w:pStyle w:val="Codeexample"/>
      </w:pPr>
      <w:r w:rsidRPr="00EA77BC">
        <w:t xml:space="preserve">  Lookup: SYNONYM</w:t>
      </w:r>
    </w:p>
    <w:p w14:paraId="60E6AD1F" w14:textId="77777777" w:rsidR="007C6048" w:rsidRPr="00EA77BC" w:rsidRDefault="007C6048" w:rsidP="00EA77BC">
      <w:pPr>
        <w:pStyle w:val="Codeexample"/>
      </w:pPr>
      <w:r w:rsidRPr="00EA77BC">
        <w:t xml:space="preserve">     1   TIMOPTIC 0.25%  TIMOLOL 0.25% OPTH SOL 10ML         OP101           </w:t>
      </w:r>
    </w:p>
    <w:p w14:paraId="60E6AD20" w14:textId="77777777" w:rsidR="007C6048" w:rsidRPr="00EA77BC" w:rsidRDefault="007C6048" w:rsidP="00EA77BC">
      <w:pPr>
        <w:pStyle w:val="Codeexample"/>
      </w:pPr>
      <w:r w:rsidRPr="00EA77BC">
        <w:t xml:space="preserve">     2   TIMOPTIC 0.5%  TIMOLOL 0.5% OPTH SOL 10ML         OP101           </w:t>
      </w:r>
    </w:p>
    <w:p w14:paraId="60E6AD21" w14:textId="77777777" w:rsidR="007C6048" w:rsidRPr="00EA77BC" w:rsidRDefault="007C6048" w:rsidP="00EA77BC">
      <w:pPr>
        <w:pStyle w:val="Codeexample"/>
      </w:pPr>
      <w:r w:rsidRPr="00EA77BC">
        <w:t xml:space="preserve">CHOOSE 1-2: 2  TIMOLOL 0.5% OPTH SOL 10ML         OP101           </w:t>
      </w:r>
    </w:p>
    <w:p w14:paraId="60E6AD22" w14:textId="77777777" w:rsidR="007C6048" w:rsidRPr="00EA77BC" w:rsidRDefault="007C6048" w:rsidP="00EA77BC">
      <w:pPr>
        <w:pStyle w:val="Codeexample"/>
      </w:pPr>
    </w:p>
    <w:p w14:paraId="60E6AD23" w14:textId="77777777" w:rsidR="007C6048" w:rsidRPr="00EA77BC" w:rsidRDefault="007C6048" w:rsidP="00EA77BC">
      <w:pPr>
        <w:pStyle w:val="Codeexample"/>
      </w:pPr>
      <w:r w:rsidRPr="00EA77BC">
        <w:t>*****************************************************************************</w:t>
      </w:r>
    </w:p>
    <w:p w14:paraId="60E6AD24" w14:textId="77777777" w:rsidR="007C6048" w:rsidRPr="00EA77BC" w:rsidRDefault="007C6048" w:rsidP="00EA77BC">
      <w:pPr>
        <w:pStyle w:val="Codeexample"/>
      </w:pPr>
      <w:r w:rsidRPr="00EA77BC">
        <w:t xml:space="preserve">This entry is marked for the following PHARMACY packages: </w:t>
      </w:r>
    </w:p>
    <w:p w14:paraId="60E6AD25" w14:textId="77777777" w:rsidR="007C6048" w:rsidRPr="00EA77BC" w:rsidRDefault="007C6048" w:rsidP="00EA77BC">
      <w:pPr>
        <w:pStyle w:val="Codeexample"/>
      </w:pPr>
      <w:r w:rsidRPr="00EA77BC">
        <w:t xml:space="preserve"> Outpatient</w:t>
      </w:r>
    </w:p>
    <w:p w14:paraId="60E6AD26" w14:textId="77777777" w:rsidR="007C6048" w:rsidRPr="00EA77BC" w:rsidRDefault="007C6048" w:rsidP="00EA77BC">
      <w:pPr>
        <w:pStyle w:val="Codeexample"/>
      </w:pPr>
      <w:r w:rsidRPr="00EA77BC">
        <w:t xml:space="preserve"> Unit Dose</w:t>
      </w:r>
    </w:p>
    <w:p w14:paraId="60E6AD27" w14:textId="77777777" w:rsidR="007C6048" w:rsidRPr="00EA77BC" w:rsidRDefault="007C6048" w:rsidP="00EA77BC">
      <w:pPr>
        <w:pStyle w:val="Codeexample"/>
      </w:pPr>
      <w:r w:rsidRPr="00EA77BC">
        <w:t xml:space="preserve"> Non-VA Med</w:t>
      </w:r>
    </w:p>
    <w:p w14:paraId="60E6AD28" w14:textId="77777777" w:rsidR="007C6048" w:rsidRPr="00EA77BC" w:rsidRDefault="007C6048" w:rsidP="00EA77BC">
      <w:pPr>
        <w:pStyle w:val="Codeexample"/>
      </w:pPr>
      <w:r w:rsidRPr="00EA77BC">
        <w:t>GENERIC NAME: TIMOLOL 0.5% OPTH SOL 10ML  Replace &lt;ENTER&gt;</w:t>
      </w:r>
    </w:p>
    <w:p w14:paraId="60E6AD29" w14:textId="77777777" w:rsidR="007C6048" w:rsidRPr="00EA77BC" w:rsidRDefault="007C6048" w:rsidP="00EA77BC">
      <w:pPr>
        <w:pStyle w:val="Codeexample"/>
      </w:pPr>
      <w:r w:rsidRPr="00EA77BC">
        <w:t>VA CLASSIFICATION: OP101// &lt;ENTER&gt;</w:t>
      </w:r>
    </w:p>
    <w:p w14:paraId="60E6AD2A" w14:textId="77777777" w:rsidR="007C6048" w:rsidRPr="00EA77BC" w:rsidRDefault="007C6048" w:rsidP="00EA77BC">
      <w:pPr>
        <w:pStyle w:val="Codeexample"/>
      </w:pPr>
      <w:r w:rsidRPr="00EA77BC">
        <w:t>DEA, SPECIAL HDLG: 6P// &lt;ENTER&gt;</w:t>
      </w:r>
    </w:p>
    <w:p w14:paraId="60E6AD2B" w14:textId="77777777" w:rsidR="00EA3292" w:rsidRDefault="00EA3292" w:rsidP="00EA77BC">
      <w:pPr>
        <w:pStyle w:val="Codeexample"/>
      </w:pPr>
      <w:bookmarkStart w:id="1151" w:name="AA50"/>
    </w:p>
    <w:p w14:paraId="60E6AD2C" w14:textId="77777777" w:rsidR="00EA3292" w:rsidRDefault="00EA3292" w:rsidP="00EA3292">
      <w:pPr>
        <w:pStyle w:val="Codeexample"/>
      </w:pPr>
      <w:r>
        <w:t xml:space="preserve">ePharmacy Billable: YES// </w:t>
      </w:r>
    </w:p>
    <w:p w14:paraId="60E6AD2D" w14:textId="77777777" w:rsidR="00EA3292" w:rsidRDefault="00EA3292" w:rsidP="00EA3292">
      <w:pPr>
        <w:pStyle w:val="Codeexample"/>
      </w:pPr>
      <w:r>
        <w:t xml:space="preserve">  ePharmacy Billable (TRICARE): </w:t>
      </w:r>
    </w:p>
    <w:p w14:paraId="60E6AD2E" w14:textId="77777777" w:rsidR="00EA3292" w:rsidRDefault="00EA3292" w:rsidP="00EA3292">
      <w:pPr>
        <w:pStyle w:val="Codeexample"/>
      </w:pPr>
      <w:r>
        <w:t xml:space="preserve">  ePharmacy Billable (CHAMPVA): </w:t>
      </w:r>
    </w:p>
    <w:p w14:paraId="60E6AD2F" w14:textId="77777777" w:rsidR="00EA3292" w:rsidRDefault="00EA3292" w:rsidP="00EA3292">
      <w:pPr>
        <w:pStyle w:val="Codeexample"/>
      </w:pPr>
      <w:r>
        <w:t>Sensitive Diagnosis Drug:</w:t>
      </w:r>
    </w:p>
    <w:bookmarkEnd w:id="1151"/>
    <w:p w14:paraId="60E6AD30" w14:textId="77777777" w:rsidR="007C6048" w:rsidRPr="00EA77BC" w:rsidRDefault="007C6048" w:rsidP="00EA77BC">
      <w:pPr>
        <w:pStyle w:val="Codeexample"/>
      </w:pPr>
      <w:r w:rsidRPr="00EA77BC">
        <w:t>DAW CODE: &lt;ENTER&gt;</w:t>
      </w:r>
    </w:p>
    <w:p w14:paraId="60E6AD31" w14:textId="77777777" w:rsidR="007C6048" w:rsidRPr="00EA77BC" w:rsidRDefault="007C6048" w:rsidP="00EA77BC">
      <w:pPr>
        <w:pStyle w:val="Codeexample"/>
      </w:pPr>
      <w:r w:rsidRPr="00EA77BC">
        <w:t>.</w:t>
      </w:r>
    </w:p>
    <w:p w14:paraId="60E6AD32" w14:textId="77777777" w:rsidR="007C6048" w:rsidRPr="00EA77BC" w:rsidRDefault="007C6048" w:rsidP="00EA77BC">
      <w:pPr>
        <w:pStyle w:val="Codeexample"/>
      </w:pPr>
      <w:r w:rsidRPr="00EA77BC">
        <w:t>.</w:t>
      </w:r>
    </w:p>
    <w:p w14:paraId="60E6AD33" w14:textId="77777777" w:rsidR="007C6048" w:rsidRPr="00EA77BC" w:rsidRDefault="007C6048" w:rsidP="00EA77BC">
      <w:pPr>
        <w:pStyle w:val="Codeexample"/>
      </w:pPr>
      <w:r w:rsidRPr="00EA77BC">
        <w:t>.</w:t>
      </w:r>
    </w:p>
    <w:p w14:paraId="60E6AD34" w14:textId="77777777" w:rsidR="007C6048" w:rsidRPr="00EA77BC" w:rsidRDefault="007C6048" w:rsidP="00EA77BC">
      <w:pPr>
        <w:pStyle w:val="Codeexample"/>
      </w:pPr>
      <w:r w:rsidRPr="00EA77BC">
        <w:t>PRICE PER DISPENSE UNIT:  6.060</w:t>
      </w:r>
    </w:p>
    <w:p w14:paraId="60E6AD35" w14:textId="77777777" w:rsidR="007C6048" w:rsidRPr="00EA77BC" w:rsidRDefault="007C6048" w:rsidP="00EA77BC">
      <w:pPr>
        <w:pStyle w:val="Codeexample"/>
      </w:pPr>
    </w:p>
    <w:p w14:paraId="60E6AD36" w14:textId="77777777" w:rsidR="007C6048" w:rsidRPr="00EA77BC" w:rsidRDefault="007C6048" w:rsidP="00EA77BC">
      <w:pPr>
        <w:pStyle w:val="Codeexample"/>
      </w:pPr>
      <w:r w:rsidRPr="00EA77BC">
        <w:t xml:space="preserve">     points to TIMOLOL MALEATE 0.5% SOLN,OPH in the National Drug file.</w:t>
      </w:r>
    </w:p>
    <w:p w14:paraId="60E6AD37" w14:textId="77777777" w:rsidR="007C6048" w:rsidRPr="00EA77BC" w:rsidRDefault="007C6048" w:rsidP="00EA77BC">
      <w:pPr>
        <w:pStyle w:val="Codeexample"/>
      </w:pPr>
    </w:p>
    <w:p w14:paraId="60E6AD38" w14:textId="77777777" w:rsidR="007C6048" w:rsidRPr="00EA77BC" w:rsidRDefault="007C6048" w:rsidP="00EA77BC">
      <w:pPr>
        <w:pStyle w:val="Codeexample"/>
      </w:pPr>
    </w:p>
    <w:p w14:paraId="60E6AD39" w14:textId="77777777" w:rsidR="007C6048" w:rsidRPr="00EA77BC" w:rsidRDefault="007C6048" w:rsidP="00EA77BC">
      <w:pPr>
        <w:pStyle w:val="Codeexample"/>
      </w:pPr>
      <w:r w:rsidRPr="00EA77BC">
        <w:t>This drug has already been matched and classified with the National Drug</w:t>
      </w:r>
    </w:p>
    <w:p w14:paraId="60E6AD3A" w14:textId="77777777" w:rsidR="007C6048" w:rsidRPr="00EA77BC" w:rsidRDefault="007C6048" w:rsidP="00EA77BC">
      <w:pPr>
        <w:pStyle w:val="Codeexample"/>
      </w:pPr>
      <w:r w:rsidRPr="00EA77BC">
        <w:t>file. In addition, if the dosage form changes as a result of rematching,</w:t>
      </w:r>
    </w:p>
    <w:p w14:paraId="60E6AD3B" w14:textId="77777777" w:rsidR="007C6048" w:rsidRPr="00EA77BC" w:rsidRDefault="007C6048" w:rsidP="00EA77BC">
      <w:pPr>
        <w:pStyle w:val="Codeexample"/>
      </w:pPr>
      <w:r w:rsidRPr="00EA77BC">
        <w:t>you will have to match/rematch to Orderable Item.</w:t>
      </w:r>
    </w:p>
    <w:p w14:paraId="60E6AD3C" w14:textId="77777777" w:rsidR="007C6048" w:rsidRPr="00EA77BC" w:rsidRDefault="007C6048" w:rsidP="00EA77BC">
      <w:pPr>
        <w:pStyle w:val="Codeexample"/>
      </w:pPr>
    </w:p>
    <w:p w14:paraId="60E6AD3D" w14:textId="77777777" w:rsidR="007C6048" w:rsidRPr="00EA77BC" w:rsidRDefault="007C6048" w:rsidP="00EA77BC">
      <w:pPr>
        <w:pStyle w:val="Codeexample"/>
      </w:pPr>
      <w:r w:rsidRPr="00EA77BC">
        <w:t>Do you wish to match/rematch to NATIONAL DRUG file? No// Y &lt;ENTER&gt; (Yes)</w:t>
      </w:r>
    </w:p>
    <w:p w14:paraId="60E6AD3E" w14:textId="77777777" w:rsidR="007C6048" w:rsidRPr="00EA77BC" w:rsidRDefault="007C6048" w:rsidP="00EA77BC">
      <w:pPr>
        <w:pStyle w:val="Codeexample"/>
      </w:pPr>
    </w:p>
    <w:p w14:paraId="60E6AD3F" w14:textId="77777777" w:rsidR="007C6048" w:rsidRPr="00EA77BC" w:rsidRDefault="007C6048" w:rsidP="00EA77BC">
      <w:pPr>
        <w:pStyle w:val="Codeexample"/>
      </w:pPr>
      <w:r w:rsidRPr="00EA77BC">
        <w:t>Deleting Possible Dosages...</w:t>
      </w:r>
    </w:p>
    <w:p w14:paraId="60E6AD40" w14:textId="77777777" w:rsidR="007C6048" w:rsidRPr="00EA77BC" w:rsidRDefault="007C6048" w:rsidP="00EA77BC">
      <w:pPr>
        <w:pStyle w:val="Codeexample"/>
      </w:pPr>
    </w:p>
    <w:p w14:paraId="60E6AD41" w14:textId="77777777" w:rsidR="007C6048" w:rsidRPr="00EA77BC" w:rsidRDefault="007C6048" w:rsidP="00EA77BC">
      <w:pPr>
        <w:pStyle w:val="Codeexample"/>
      </w:pPr>
      <w:r w:rsidRPr="00EA77BC">
        <w:t>LOCAL POSSIBLE DOSAGES:</w:t>
      </w:r>
    </w:p>
    <w:p w14:paraId="60E6AD42" w14:textId="77777777" w:rsidR="007C6048" w:rsidRPr="00EA77BC" w:rsidRDefault="007C6048" w:rsidP="00EA77BC">
      <w:pPr>
        <w:pStyle w:val="Codeexample"/>
      </w:pPr>
    </w:p>
    <w:p w14:paraId="60E6AD43" w14:textId="77777777" w:rsidR="007C6048" w:rsidRPr="00EA77BC" w:rsidRDefault="007C6048" w:rsidP="00EA77BC">
      <w:pPr>
        <w:pStyle w:val="Codeexample"/>
      </w:pPr>
      <w:r w:rsidRPr="00EA77BC">
        <w:t>1 DROP   (Package -&gt; O)</w:t>
      </w:r>
    </w:p>
    <w:p w14:paraId="60E6AD44" w14:textId="77777777" w:rsidR="007C6048" w:rsidRPr="00EA77BC" w:rsidRDefault="007C6048" w:rsidP="00EA77BC">
      <w:pPr>
        <w:pStyle w:val="Codeexample"/>
      </w:pPr>
      <w:r w:rsidRPr="00EA77BC">
        <w:t>2 DROP(S)   (Package -&gt; O)</w:t>
      </w:r>
    </w:p>
    <w:p w14:paraId="60E6AD45" w14:textId="77777777" w:rsidR="007C6048" w:rsidRPr="00EA77BC" w:rsidRDefault="007C6048" w:rsidP="00EA77BC">
      <w:pPr>
        <w:pStyle w:val="Codeexample"/>
      </w:pPr>
    </w:p>
    <w:p w14:paraId="60E6AD46" w14:textId="77777777" w:rsidR="007C6048" w:rsidRPr="00EA77BC" w:rsidRDefault="007C6048" w:rsidP="00EA77BC">
      <w:pPr>
        <w:pStyle w:val="Codeexample"/>
      </w:pPr>
      <w:r w:rsidRPr="00EA77BC">
        <w:t>Delete these Local Possible Dosages? Y// NO</w:t>
      </w:r>
    </w:p>
    <w:p w14:paraId="60E6AD47" w14:textId="77777777" w:rsidR="007C6048" w:rsidRPr="00EA77BC" w:rsidRDefault="007C6048" w:rsidP="00EA77BC">
      <w:pPr>
        <w:pStyle w:val="Codeexample"/>
      </w:pPr>
    </w:p>
    <w:p w14:paraId="60E6AD48" w14:textId="77777777" w:rsidR="007C6048" w:rsidRPr="00EA77BC" w:rsidRDefault="007C6048" w:rsidP="00EA77BC">
      <w:pPr>
        <w:pStyle w:val="Codeexample"/>
      </w:pPr>
      <w:r w:rsidRPr="00EA77BC">
        <w:t>Local Possible Dosages not deleted.</w:t>
      </w:r>
    </w:p>
    <w:p w14:paraId="60E6AD49" w14:textId="77777777" w:rsidR="007C6048" w:rsidRPr="00EA77BC" w:rsidRDefault="007C6048" w:rsidP="00EA77BC">
      <w:pPr>
        <w:pStyle w:val="Codeexample"/>
      </w:pPr>
    </w:p>
    <w:p w14:paraId="60E6AD4A" w14:textId="77777777" w:rsidR="007C6048" w:rsidRPr="00EA77BC" w:rsidRDefault="007C6048" w:rsidP="00EA77BC">
      <w:pPr>
        <w:pStyle w:val="Codeexample"/>
      </w:pPr>
    </w:p>
    <w:p w14:paraId="60E6AD4B" w14:textId="77777777" w:rsidR="007C6048" w:rsidRPr="00EA77BC" w:rsidRDefault="007C6048" w:rsidP="00EA77BC">
      <w:pPr>
        <w:pStyle w:val="Codeexample"/>
      </w:pPr>
      <w:r w:rsidRPr="00EA77BC">
        <w:t>Match local drug  TIMOLOL 0.5% OPTH SOL 10ML</w:t>
      </w:r>
    </w:p>
    <w:p w14:paraId="60E6AD4C" w14:textId="77777777" w:rsidR="007C6048" w:rsidRPr="00EA77BC" w:rsidRDefault="007C6048" w:rsidP="00EA77BC">
      <w:pPr>
        <w:pStyle w:val="Codeexample"/>
      </w:pPr>
      <w:r w:rsidRPr="00EA77BC">
        <w:t xml:space="preserve">                                        ORDER UNIT: BT</w:t>
      </w:r>
    </w:p>
    <w:p w14:paraId="60E6AD4D" w14:textId="77777777" w:rsidR="007C6048" w:rsidRPr="00EA77BC" w:rsidRDefault="007C6048" w:rsidP="00EA77BC">
      <w:pPr>
        <w:pStyle w:val="Codeexample"/>
      </w:pPr>
      <w:r w:rsidRPr="00EA77BC">
        <w:t xml:space="preserve">                        DISPENSE UNITS/ORDER UNITS: 1</w:t>
      </w:r>
    </w:p>
    <w:p w14:paraId="60E6AD4E" w14:textId="77777777" w:rsidR="007C6048" w:rsidRPr="00EA77BC" w:rsidRDefault="007C6048" w:rsidP="00EA77BC">
      <w:pPr>
        <w:pStyle w:val="Codeexample"/>
      </w:pPr>
      <w:r w:rsidRPr="00EA77BC">
        <w:t xml:space="preserve">                                     DISPENSE UNIT: </w:t>
      </w:r>
    </w:p>
    <w:p w14:paraId="60E6AD4F" w14:textId="77777777" w:rsidR="007C6048" w:rsidRPr="00EA77BC" w:rsidRDefault="007C6048" w:rsidP="00EA77BC">
      <w:pPr>
        <w:pStyle w:val="Codeexample"/>
      </w:pPr>
      <w:r w:rsidRPr="00EA77BC">
        <w:t>I will try to match NDC:   6-3367-10   to NDF.</w:t>
      </w:r>
    </w:p>
    <w:p w14:paraId="60E6AD50" w14:textId="77777777" w:rsidR="007C6048" w:rsidRPr="00EA77BC" w:rsidRDefault="007C6048" w:rsidP="00EA77BC">
      <w:pPr>
        <w:pStyle w:val="Codeexample"/>
      </w:pPr>
    </w:p>
    <w:p w14:paraId="60E6AD51" w14:textId="77777777" w:rsidR="007C6048" w:rsidRPr="00EA77BC" w:rsidRDefault="007C6048" w:rsidP="00EA77BC">
      <w:pPr>
        <w:pStyle w:val="Codeexample"/>
      </w:pPr>
      <w:r w:rsidRPr="00EA77BC">
        <w:t>Local drug TIMOLOL 0.5% OPTH SOL 10ML</w:t>
      </w:r>
    </w:p>
    <w:p w14:paraId="60E6AD52" w14:textId="77777777" w:rsidR="007C6048" w:rsidRPr="00EA77BC" w:rsidRDefault="007C6048" w:rsidP="00EA77BC">
      <w:pPr>
        <w:pStyle w:val="Codeexample"/>
      </w:pPr>
      <w:r w:rsidRPr="00EA77BC">
        <w:t>matches    TIMOLOL MALEATE 0.5% SOLN,OPH</w:t>
      </w:r>
    </w:p>
    <w:p w14:paraId="60E6AD53" w14:textId="77777777" w:rsidR="007C6048" w:rsidRPr="00EA77BC" w:rsidRDefault="007C6048" w:rsidP="00EA77BC">
      <w:pPr>
        <w:pStyle w:val="Codeexample"/>
      </w:pPr>
      <w:r w:rsidRPr="00EA77BC">
        <w:t>PACKAGE SIZE: 10 ML</w:t>
      </w:r>
    </w:p>
    <w:p w14:paraId="60E6AD54" w14:textId="77777777" w:rsidR="007C6048" w:rsidRPr="00EA77BC" w:rsidRDefault="007C6048" w:rsidP="00EA77BC">
      <w:pPr>
        <w:pStyle w:val="Codeexample"/>
      </w:pPr>
      <w:r w:rsidRPr="00EA77BC">
        <w:t>PACKAGE TYPE: BOTTLE</w:t>
      </w:r>
    </w:p>
    <w:p w14:paraId="60E6AD55" w14:textId="77777777" w:rsidR="007C6048" w:rsidRPr="00EA77BC" w:rsidRDefault="007C6048" w:rsidP="00EA77BC">
      <w:pPr>
        <w:pStyle w:val="Codeexample"/>
      </w:pPr>
      <w:r w:rsidRPr="00EA77BC">
        <w:t xml:space="preserve">          Is this a match ?</w:t>
      </w:r>
    </w:p>
    <w:p w14:paraId="60E6AD56" w14:textId="77777777" w:rsidR="007C6048" w:rsidRPr="00EA77BC" w:rsidRDefault="007C6048" w:rsidP="00EA77BC">
      <w:pPr>
        <w:pStyle w:val="Codeexample"/>
      </w:pPr>
      <w:r w:rsidRPr="00EA77BC">
        <w:t>Enter Yes or No: YES// &lt;ENTER&gt;</w:t>
      </w:r>
    </w:p>
    <w:p w14:paraId="60E6AD57" w14:textId="77777777" w:rsidR="007C6048" w:rsidRPr="00EA77BC" w:rsidRDefault="007C6048" w:rsidP="00EA77BC">
      <w:pPr>
        <w:pStyle w:val="Codeexample"/>
      </w:pPr>
      <w:r w:rsidRPr="00EA77BC">
        <w:t xml:space="preserve">  LOCAL DRUG NAME: TIMOLOL 0.5% OPTH SOL 10ML</w:t>
      </w:r>
    </w:p>
    <w:p w14:paraId="60E6AD58" w14:textId="77777777" w:rsidR="007C6048" w:rsidRPr="00EA77BC" w:rsidRDefault="007C6048" w:rsidP="00EA77BC">
      <w:pPr>
        <w:pStyle w:val="Codeexample"/>
      </w:pPr>
      <w:r w:rsidRPr="00EA77BC">
        <w:t xml:space="preserve">                                        ORDER UNIT: BT</w:t>
      </w:r>
    </w:p>
    <w:p w14:paraId="60E6AD59" w14:textId="77777777" w:rsidR="007C6048" w:rsidRPr="00EA77BC" w:rsidRDefault="007C6048" w:rsidP="00EA77BC">
      <w:pPr>
        <w:pStyle w:val="Codeexample"/>
      </w:pPr>
      <w:r w:rsidRPr="00EA77BC">
        <w:t xml:space="preserve">                        DISPENSE UNITS/ORDER UNITS: 1</w:t>
      </w:r>
    </w:p>
    <w:p w14:paraId="60E6AD5A" w14:textId="77777777" w:rsidR="007C6048" w:rsidRPr="00EA77BC" w:rsidRDefault="007C6048" w:rsidP="00EA77BC">
      <w:pPr>
        <w:pStyle w:val="Codeexample"/>
      </w:pPr>
      <w:r w:rsidRPr="00EA77BC">
        <w:t xml:space="preserve">                                     DISPENSE UNIT: </w:t>
      </w:r>
    </w:p>
    <w:p w14:paraId="60E6AD5B" w14:textId="77777777" w:rsidR="007C6048" w:rsidRPr="00EA77BC" w:rsidRDefault="007C6048" w:rsidP="00EA77BC">
      <w:pPr>
        <w:pStyle w:val="Codeexample"/>
      </w:pPr>
    </w:p>
    <w:p w14:paraId="60E6AD5C" w14:textId="77777777" w:rsidR="007C6048" w:rsidRPr="00EA77BC" w:rsidRDefault="007C6048" w:rsidP="00EA77BC">
      <w:pPr>
        <w:pStyle w:val="Codeexample"/>
      </w:pPr>
      <w:r w:rsidRPr="00EA77BC">
        <w:t>VA PRODUCT NAME: TIMOLOL MALEATE 0.5% SOLN,OPH</w:t>
      </w:r>
    </w:p>
    <w:p w14:paraId="60E6AD5D" w14:textId="77777777" w:rsidR="007C6048" w:rsidRPr="00EA77BC" w:rsidRDefault="007C6048" w:rsidP="00EA77BC">
      <w:pPr>
        <w:pStyle w:val="Codeexample"/>
      </w:pPr>
      <w:r w:rsidRPr="00EA77BC">
        <w:t>VA PRINT NAME: TIMOLOL MALEATE 0.5% OPH SOLN             CMOP ID: T0056</w:t>
      </w:r>
    </w:p>
    <w:p w14:paraId="60E6AD5E" w14:textId="77777777" w:rsidR="007C6048" w:rsidRPr="00EA77BC" w:rsidRDefault="007C6048" w:rsidP="00EA77BC">
      <w:pPr>
        <w:pStyle w:val="Codeexample"/>
      </w:pPr>
      <w:r w:rsidRPr="00EA77BC">
        <w:t>VA DISPENSE UNIT: ML                                     MARKABLE FOR CMOP: YES</w:t>
      </w:r>
    </w:p>
    <w:p w14:paraId="60E6AD5F" w14:textId="77777777" w:rsidR="007C6048" w:rsidRPr="00EA77BC" w:rsidRDefault="007C6048" w:rsidP="00EA77BC">
      <w:pPr>
        <w:pStyle w:val="Codeexample"/>
      </w:pPr>
      <w:r w:rsidRPr="00EA77BC">
        <w:t xml:space="preserve">     PACKAGE SIZE: 10 ML</w:t>
      </w:r>
    </w:p>
    <w:p w14:paraId="60E6AD60" w14:textId="77777777" w:rsidR="007C6048" w:rsidRPr="00EA77BC" w:rsidRDefault="007C6048" w:rsidP="00EA77BC">
      <w:pPr>
        <w:pStyle w:val="Codeexample"/>
      </w:pPr>
      <w:r w:rsidRPr="00EA77BC">
        <w:t xml:space="preserve">     PACKAGE TYPE: BOTTLE</w:t>
      </w:r>
    </w:p>
    <w:p w14:paraId="60E6AD61" w14:textId="77777777" w:rsidR="007C6048" w:rsidRPr="00EA77BC" w:rsidRDefault="007C6048" w:rsidP="00EA77BC">
      <w:pPr>
        <w:pStyle w:val="Codeexample"/>
      </w:pPr>
      <w:r w:rsidRPr="00EA77BC">
        <w:t>VA CLASS: OP101  BETA-BLOCKERS,TOPICAL OPHTHALMIC</w:t>
      </w:r>
    </w:p>
    <w:p w14:paraId="60E6AD62" w14:textId="77777777" w:rsidR="007C6048" w:rsidRPr="00EA77BC" w:rsidRDefault="007C6048" w:rsidP="00EA77BC">
      <w:pPr>
        <w:pStyle w:val="Codeexample"/>
      </w:pPr>
      <w:r w:rsidRPr="00EA77BC">
        <w:t xml:space="preserve">CS FEDERAL SCHEDULE: </w:t>
      </w:r>
    </w:p>
    <w:p w14:paraId="60E6AD63" w14:textId="77777777" w:rsidR="007C6048" w:rsidRPr="00EA77BC" w:rsidRDefault="007C6048" w:rsidP="00EA77BC">
      <w:pPr>
        <w:pStyle w:val="Codeexample"/>
      </w:pPr>
      <w:r w:rsidRPr="00EA77BC">
        <w:t>INGREDIENTS:</w:t>
      </w:r>
    </w:p>
    <w:p w14:paraId="60E6AD64" w14:textId="77777777" w:rsidR="007C6048" w:rsidRPr="00EA77BC" w:rsidRDefault="007C6048" w:rsidP="00EA77BC">
      <w:pPr>
        <w:pStyle w:val="Codeexample"/>
      </w:pPr>
      <w:r w:rsidRPr="00EA77BC">
        <w:t xml:space="preserve">     TIMOLOL MALEATE 0.5 %</w:t>
      </w:r>
    </w:p>
    <w:p w14:paraId="60E6AD65" w14:textId="77777777" w:rsidR="007C6048" w:rsidRPr="00EA77BC" w:rsidRDefault="007C6048" w:rsidP="00EA77BC">
      <w:pPr>
        <w:pStyle w:val="Codeexample"/>
      </w:pPr>
      <w:r w:rsidRPr="00EA77BC">
        <w:t>NATIONAL FORMULARY INDICATOR: YES</w:t>
      </w:r>
    </w:p>
    <w:p w14:paraId="60E6AD66" w14:textId="77777777" w:rsidR="00D75EEB" w:rsidRDefault="007C6048" w:rsidP="00584B53">
      <w:pPr>
        <w:shd w:val="clear" w:color="auto" w:fill="D9D9D9"/>
        <w:ind w:left="374"/>
        <w:rPr>
          <w:rFonts w:ascii="Courier New" w:hAnsi="Courier New" w:cs="Courier New"/>
          <w:sz w:val="16"/>
          <w:szCs w:val="16"/>
        </w:rPr>
      </w:pPr>
      <w:r w:rsidRPr="00D75EEB">
        <w:rPr>
          <w:rFonts w:ascii="Courier New" w:hAnsi="Courier New" w:cs="Courier New"/>
          <w:sz w:val="16"/>
          <w:szCs w:val="16"/>
        </w:rPr>
        <w:t>NATIONAL FORMULARY RESTRICTION:</w:t>
      </w:r>
    </w:p>
    <w:p w14:paraId="60E6AD67" w14:textId="77777777" w:rsidR="00D75EEB" w:rsidRPr="00D75EEB" w:rsidRDefault="00D75EEB" w:rsidP="00584B53">
      <w:pPr>
        <w:shd w:val="clear" w:color="auto" w:fill="D9D9D9"/>
        <w:ind w:left="374"/>
        <w:rPr>
          <w:rFonts w:ascii="Courier New" w:hAnsi="Courier New" w:cs="Courier New"/>
          <w:sz w:val="16"/>
          <w:szCs w:val="16"/>
        </w:rPr>
      </w:pPr>
    </w:p>
    <w:p w14:paraId="60E6AD68" w14:textId="77777777" w:rsidR="00584B53" w:rsidRPr="00D32499" w:rsidRDefault="00584B53" w:rsidP="00584B53">
      <w:pPr>
        <w:shd w:val="clear" w:color="auto" w:fill="D9D9D9"/>
        <w:ind w:left="374"/>
        <w:rPr>
          <w:rFonts w:ascii="Courier New" w:hAnsi="Courier New" w:cs="Courier New"/>
          <w:sz w:val="16"/>
          <w:szCs w:val="16"/>
        </w:rPr>
      </w:pPr>
      <w:bookmarkStart w:id="1152" w:name="p052"/>
      <w:bookmarkEnd w:id="1152"/>
      <w:r w:rsidRPr="00D32499">
        <w:rPr>
          <w:rFonts w:ascii="Courier New" w:hAnsi="Courier New" w:cs="Courier New"/>
          <w:sz w:val="16"/>
          <w:szCs w:val="16"/>
        </w:rPr>
        <w:t>Copay Tier: 2</w:t>
      </w:r>
    </w:p>
    <w:p w14:paraId="60E6AD69"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D6A" w14:textId="77777777" w:rsidR="00584B53" w:rsidRPr="00EA77BC" w:rsidRDefault="00584B53" w:rsidP="00EA77BC">
      <w:pPr>
        <w:pStyle w:val="Codeexample"/>
      </w:pPr>
    </w:p>
    <w:p w14:paraId="60E6AD6B" w14:textId="77777777" w:rsidR="007C6048" w:rsidRPr="00EA77BC" w:rsidRDefault="007C6048" w:rsidP="00EA77BC">
      <w:pPr>
        <w:pStyle w:val="Codeexample"/>
      </w:pPr>
    </w:p>
    <w:p w14:paraId="60E6AD6C" w14:textId="77777777" w:rsidR="007C6048" w:rsidRPr="00EA77BC" w:rsidRDefault="007C6048" w:rsidP="00EA77BC">
      <w:pPr>
        <w:pStyle w:val="Codeexample"/>
      </w:pPr>
      <w:r w:rsidRPr="00EA77BC">
        <w:t>&lt; Enter "Y" for yes, "N" for no &gt;</w:t>
      </w:r>
    </w:p>
    <w:p w14:paraId="60E6AD6D" w14:textId="77777777" w:rsidR="007C6048" w:rsidRPr="00EA77BC" w:rsidRDefault="007C6048" w:rsidP="00EA77BC">
      <w:pPr>
        <w:pStyle w:val="Codeexample"/>
      </w:pPr>
    </w:p>
    <w:p w14:paraId="60E6AD6E" w14:textId="77777777" w:rsidR="007C6048" w:rsidRPr="00EA77BC" w:rsidRDefault="007C6048" w:rsidP="00EA77BC">
      <w:pPr>
        <w:pStyle w:val="Codeexample"/>
      </w:pPr>
    </w:p>
    <w:p w14:paraId="60E6AD6F" w14:textId="77777777" w:rsidR="007C6048" w:rsidRPr="00EA77BC" w:rsidRDefault="007C6048" w:rsidP="00EA77BC">
      <w:pPr>
        <w:pStyle w:val="Codeexample"/>
      </w:pPr>
      <w:r w:rsidRPr="00EA77BC">
        <w:t xml:space="preserve">          Is this a match ? Y</w:t>
      </w:r>
    </w:p>
    <w:p w14:paraId="60E6AD70" w14:textId="77777777" w:rsidR="007C6048" w:rsidRPr="00EA77BC" w:rsidRDefault="007C6048" w:rsidP="00EA77BC">
      <w:pPr>
        <w:pStyle w:val="Codeexample"/>
      </w:pPr>
    </w:p>
    <w:p w14:paraId="60E6AD71" w14:textId="77777777" w:rsidR="007C6048" w:rsidRPr="00EA77BC" w:rsidRDefault="007C6048" w:rsidP="00EA77BC">
      <w:pPr>
        <w:pStyle w:val="Codeexample"/>
      </w:pPr>
      <w:r w:rsidRPr="00EA77BC">
        <w:t>You have just VERIFIED this match and MERGED the entry.</w:t>
      </w:r>
    </w:p>
    <w:p w14:paraId="60E6AD72" w14:textId="77777777" w:rsidR="007C6048" w:rsidRPr="00EA77BC" w:rsidRDefault="007C6048" w:rsidP="00EA77BC">
      <w:pPr>
        <w:pStyle w:val="Codeexample"/>
      </w:pPr>
    </w:p>
    <w:p w14:paraId="60E6AD73" w14:textId="77777777" w:rsidR="007C6048" w:rsidRPr="00EA77BC" w:rsidRDefault="007C6048" w:rsidP="00EA77BC">
      <w:pPr>
        <w:pStyle w:val="Codeexample"/>
      </w:pPr>
      <w:r w:rsidRPr="00EA77BC">
        <w:t>Resetting Possible Dosages..</w:t>
      </w:r>
    </w:p>
    <w:p w14:paraId="60E6AD74" w14:textId="77777777" w:rsidR="007C6048" w:rsidRPr="00EA77BC" w:rsidRDefault="007C6048" w:rsidP="00EA77BC">
      <w:pPr>
        <w:pStyle w:val="Codeexample"/>
      </w:pPr>
    </w:p>
    <w:p w14:paraId="60E6AD75" w14:textId="77777777" w:rsidR="007C6048" w:rsidRPr="00EA77BC" w:rsidRDefault="007C6048" w:rsidP="00EA77BC">
      <w:pPr>
        <w:pStyle w:val="Codeexample"/>
      </w:pPr>
      <w:r w:rsidRPr="00EA77BC">
        <w:t>Press Return to continue: &lt;ENTER&gt;</w:t>
      </w:r>
    </w:p>
    <w:p w14:paraId="60E6AD76" w14:textId="77777777" w:rsidR="007C6048" w:rsidRPr="00EA77BC" w:rsidRDefault="007C6048" w:rsidP="00EA77BC">
      <w:pPr>
        <w:pStyle w:val="Codeexample"/>
        <w:keepNext/>
      </w:pPr>
    </w:p>
    <w:p w14:paraId="60E6AD77" w14:textId="77777777" w:rsidR="007C6048" w:rsidRPr="00EA77BC" w:rsidRDefault="007C6048" w:rsidP="00EA77BC">
      <w:pPr>
        <w:pStyle w:val="Codeexample"/>
        <w:keepNext/>
      </w:pPr>
      <w:r w:rsidRPr="00EA77BC">
        <w:t>This drug has the following Local Possible Dosages:</w:t>
      </w:r>
    </w:p>
    <w:p w14:paraId="60E6AD78" w14:textId="77777777" w:rsidR="007C6048" w:rsidRPr="00EA77BC" w:rsidRDefault="007C6048" w:rsidP="00EA77BC">
      <w:pPr>
        <w:pStyle w:val="Codeexample"/>
        <w:keepNext/>
      </w:pPr>
    </w:p>
    <w:p w14:paraId="60E6AD79" w14:textId="77777777" w:rsidR="007C6048" w:rsidRPr="00EA77BC" w:rsidRDefault="007C6048" w:rsidP="00EA77BC">
      <w:pPr>
        <w:pStyle w:val="Codeexample"/>
        <w:keepNext/>
      </w:pPr>
      <w:r w:rsidRPr="00EA77BC">
        <w:t>1 DROP                                                 PACKAGE: IO</w:t>
      </w:r>
    </w:p>
    <w:p w14:paraId="60E6AD7A" w14:textId="77777777" w:rsidR="007C6048" w:rsidRPr="00EA77BC" w:rsidRDefault="007C6048" w:rsidP="00EA77BC">
      <w:pPr>
        <w:pStyle w:val="Codeexample"/>
        <w:keepNext/>
      </w:pPr>
      <w:r w:rsidRPr="00EA77BC">
        <w:t xml:space="preserve">   BCMA UNITS PER DOSE: </w:t>
      </w:r>
    </w:p>
    <w:p w14:paraId="60E6AD7B" w14:textId="77777777" w:rsidR="007C6048" w:rsidRPr="00EA77BC" w:rsidRDefault="007C6048" w:rsidP="00EA77BC">
      <w:pPr>
        <w:pStyle w:val="Codeexample"/>
        <w:keepNext/>
      </w:pPr>
      <w:r w:rsidRPr="00EA77BC">
        <w:t xml:space="preserve">   NUMERIC DOSE:    DOSE UNIT:</w:t>
      </w:r>
    </w:p>
    <w:p w14:paraId="60E6AD7C" w14:textId="77777777" w:rsidR="007C6048" w:rsidRPr="00EA77BC" w:rsidRDefault="007C6048" w:rsidP="00EA77BC">
      <w:pPr>
        <w:pStyle w:val="Codeexample"/>
        <w:keepNext/>
      </w:pPr>
      <w:r w:rsidRPr="00EA77BC">
        <w:t>2 DROP(S)                                              PACKAGE: IO</w:t>
      </w:r>
    </w:p>
    <w:p w14:paraId="60E6AD7D" w14:textId="77777777" w:rsidR="007C6048" w:rsidRPr="00EA77BC" w:rsidRDefault="007C6048" w:rsidP="00EA77BC">
      <w:pPr>
        <w:pStyle w:val="Codeexample"/>
        <w:keepNext/>
      </w:pPr>
      <w:r w:rsidRPr="00EA77BC">
        <w:t xml:space="preserve">   BCMA UNITS PER DOSE: </w:t>
      </w:r>
    </w:p>
    <w:p w14:paraId="60E6AD7E" w14:textId="77777777" w:rsidR="007C6048" w:rsidRPr="00EA77BC" w:rsidRDefault="007C6048" w:rsidP="00EA77BC">
      <w:pPr>
        <w:pStyle w:val="Codeexample"/>
        <w:keepNext/>
      </w:pPr>
      <w:r w:rsidRPr="00EA77BC">
        <w:t xml:space="preserve">   NUMERIC DOSE:    DOSE UNIT:</w:t>
      </w:r>
    </w:p>
    <w:p w14:paraId="60E6AD7F" w14:textId="77777777" w:rsidR="007C6048" w:rsidRPr="00EA77BC" w:rsidRDefault="007C6048" w:rsidP="00EA77BC">
      <w:pPr>
        <w:pStyle w:val="Codeexample"/>
      </w:pPr>
    </w:p>
    <w:p w14:paraId="60E6AD80" w14:textId="77777777" w:rsidR="007C6048" w:rsidRPr="00EA77BC" w:rsidRDefault="007C6048" w:rsidP="00EA77BC">
      <w:pPr>
        <w:pStyle w:val="Codeexample"/>
      </w:pPr>
    </w:p>
    <w:p w14:paraId="60E6AD81" w14:textId="77777777" w:rsidR="007C6048" w:rsidRPr="00EA77BC" w:rsidRDefault="007C6048" w:rsidP="00EA77BC">
      <w:pPr>
        <w:pStyle w:val="Codeexample"/>
      </w:pPr>
      <w:r w:rsidRPr="00EA77BC">
        <w:t>Do you want to merge new Local Possible Dosages? Y// NO</w:t>
      </w:r>
    </w:p>
    <w:p w14:paraId="60E6AD82" w14:textId="77777777" w:rsidR="007C6048" w:rsidRPr="00EA77BC" w:rsidRDefault="007C6048" w:rsidP="00EA77BC">
      <w:pPr>
        <w:pStyle w:val="Codeexample"/>
      </w:pPr>
      <w:r w:rsidRPr="00EA77BC">
        <w:t>Just a reminder...you are editing TIMOLOL 0.5% OPTH SOL 10ML.</w:t>
      </w:r>
    </w:p>
    <w:p w14:paraId="60E6AD83" w14:textId="77777777" w:rsidR="007C6048" w:rsidRPr="00EA77BC" w:rsidRDefault="007C6048" w:rsidP="00EA77BC">
      <w:pPr>
        <w:pStyle w:val="Codeexample"/>
        <w:keepNext/>
        <w:keepLines/>
      </w:pPr>
    </w:p>
    <w:p w14:paraId="60E6AD84" w14:textId="77777777" w:rsidR="007C6048" w:rsidRPr="00EA77BC" w:rsidRDefault="007C6048" w:rsidP="00EA77BC">
      <w:pPr>
        <w:pStyle w:val="Codeexample"/>
        <w:keepNext/>
        <w:keepLines/>
      </w:pPr>
      <w:r w:rsidRPr="00EA77BC">
        <w:t>LOCAL POSSIBLE DOSAGES:</w:t>
      </w:r>
    </w:p>
    <w:p w14:paraId="60E6AD85" w14:textId="77777777" w:rsidR="007C6048" w:rsidRPr="00EA77BC" w:rsidRDefault="007C6048" w:rsidP="00EA77BC">
      <w:pPr>
        <w:pStyle w:val="Codeexample"/>
        <w:keepNext/>
        <w:keepLines/>
      </w:pPr>
      <w:r w:rsidRPr="00EA77BC">
        <w:t xml:space="preserve">  1 DROP                                               PACKAGE: IO</w:t>
      </w:r>
    </w:p>
    <w:p w14:paraId="60E6AD86" w14:textId="77777777" w:rsidR="007C6048" w:rsidRPr="00EA77BC" w:rsidRDefault="007C6048" w:rsidP="00EA77BC">
      <w:pPr>
        <w:pStyle w:val="Codeexample"/>
        <w:keepNext/>
        <w:keepLines/>
      </w:pPr>
      <w:r w:rsidRPr="00EA77BC">
        <w:t xml:space="preserve">    BCMA UNITS PER DOSE: </w:t>
      </w:r>
    </w:p>
    <w:p w14:paraId="60E6AD87" w14:textId="77777777" w:rsidR="007C6048" w:rsidRPr="00EA77BC" w:rsidRDefault="007C6048" w:rsidP="00EA77BC">
      <w:pPr>
        <w:pStyle w:val="Codeexample"/>
        <w:keepNext/>
        <w:keepLines/>
      </w:pPr>
      <w:r w:rsidRPr="00EA77BC">
        <w:t xml:space="preserve">           NUMERIC DOSE:              DOSE UNIT:</w:t>
      </w:r>
    </w:p>
    <w:p w14:paraId="60E6AD88" w14:textId="77777777" w:rsidR="007C6048" w:rsidRPr="00EA77BC" w:rsidRDefault="007C6048" w:rsidP="00EA77BC">
      <w:pPr>
        <w:pStyle w:val="Codeexample"/>
        <w:keepNext/>
        <w:keepLines/>
      </w:pPr>
      <w:r w:rsidRPr="00EA77BC">
        <w:t xml:space="preserve">  2 DROP(S)                                            PACKAGE: IO</w:t>
      </w:r>
    </w:p>
    <w:p w14:paraId="60E6AD89" w14:textId="77777777" w:rsidR="007C6048" w:rsidRPr="00EA77BC" w:rsidRDefault="007C6048" w:rsidP="00EA77BC">
      <w:pPr>
        <w:pStyle w:val="Codeexample"/>
        <w:keepNext/>
        <w:keepLines/>
      </w:pPr>
      <w:r w:rsidRPr="00EA77BC">
        <w:t xml:space="preserve">    BCMA UNITS PER DOSE: </w:t>
      </w:r>
    </w:p>
    <w:p w14:paraId="60E6AD8A" w14:textId="77777777" w:rsidR="007C6048" w:rsidRPr="00EA77BC" w:rsidRDefault="007C6048" w:rsidP="00EA77BC">
      <w:pPr>
        <w:pStyle w:val="Codeexample"/>
        <w:keepNext/>
        <w:keepLines/>
      </w:pPr>
      <w:r w:rsidRPr="00EA77BC">
        <w:t xml:space="preserve">           NUMERIC DOSE:              DOSE UNIT:</w:t>
      </w:r>
    </w:p>
    <w:p w14:paraId="60E6AD8B" w14:textId="77777777" w:rsidR="007C6048" w:rsidRPr="00EA77BC" w:rsidRDefault="007C6048" w:rsidP="00EA77BC">
      <w:pPr>
        <w:pStyle w:val="Codeexample"/>
      </w:pPr>
    </w:p>
    <w:p w14:paraId="60E6AD8C" w14:textId="77777777" w:rsidR="007C6048" w:rsidRPr="00EA77BC" w:rsidRDefault="007C6048" w:rsidP="00EA77BC">
      <w:pPr>
        <w:pStyle w:val="Codeexample"/>
      </w:pPr>
    </w:p>
    <w:p w14:paraId="60E6AD8D" w14:textId="77777777" w:rsidR="007C6048" w:rsidRPr="00EA77BC" w:rsidRDefault="007C6048" w:rsidP="00EA77BC">
      <w:pPr>
        <w:pStyle w:val="Codeexample"/>
      </w:pPr>
      <w:r w:rsidRPr="00EA77BC">
        <w:t>Do you want to edit Local Possible Dosages? N// YES</w:t>
      </w:r>
    </w:p>
    <w:p w14:paraId="60E6AD8E" w14:textId="77777777" w:rsidR="007C6048" w:rsidRPr="00EA77BC" w:rsidRDefault="007C6048" w:rsidP="00EA77BC">
      <w:pPr>
        <w:pStyle w:val="Codeexample"/>
        <w:keepNext/>
      </w:pPr>
    </w:p>
    <w:p w14:paraId="60E6AD8F" w14:textId="77777777" w:rsidR="007C6048" w:rsidRPr="00EA77BC" w:rsidRDefault="007C6048" w:rsidP="00EA77BC">
      <w:pPr>
        <w:pStyle w:val="Codeexample"/>
        <w:keepNext/>
      </w:pPr>
      <w:r w:rsidRPr="00EA77BC">
        <w:t>This drug has the following Local Possible Dosages:</w:t>
      </w:r>
    </w:p>
    <w:p w14:paraId="60E6AD90" w14:textId="77777777" w:rsidR="007C6048" w:rsidRPr="00EA77BC" w:rsidRDefault="007C6048" w:rsidP="00EA77BC">
      <w:pPr>
        <w:pStyle w:val="Codeexample"/>
        <w:keepNext/>
      </w:pPr>
    </w:p>
    <w:p w14:paraId="60E6AD91" w14:textId="77777777" w:rsidR="007C6048" w:rsidRPr="00EA77BC" w:rsidRDefault="007C6048" w:rsidP="00EA77BC">
      <w:pPr>
        <w:pStyle w:val="Codeexample"/>
        <w:keepNext/>
      </w:pPr>
      <w:r w:rsidRPr="00EA77BC">
        <w:t>1 DROP                                                 PACKAGE: IO</w:t>
      </w:r>
    </w:p>
    <w:p w14:paraId="60E6AD92" w14:textId="77777777" w:rsidR="007C6048" w:rsidRPr="00EA77BC" w:rsidRDefault="007C6048" w:rsidP="00EA77BC">
      <w:pPr>
        <w:pStyle w:val="Codeexample"/>
        <w:keepNext/>
      </w:pPr>
      <w:r w:rsidRPr="00EA77BC">
        <w:t xml:space="preserve">   BCMA UNITS PER DOSE: </w:t>
      </w:r>
    </w:p>
    <w:p w14:paraId="60E6AD93" w14:textId="77777777" w:rsidR="007C6048" w:rsidRPr="00EA77BC" w:rsidRDefault="007C6048" w:rsidP="00EA77BC">
      <w:pPr>
        <w:pStyle w:val="Codeexample"/>
        <w:keepNext/>
      </w:pPr>
      <w:r w:rsidRPr="00EA77BC">
        <w:t xml:space="preserve">   NUMERIC DOSE:    DOSE UNIT:</w:t>
      </w:r>
    </w:p>
    <w:p w14:paraId="60E6AD94" w14:textId="77777777" w:rsidR="007C6048" w:rsidRPr="00EA77BC" w:rsidRDefault="007C6048" w:rsidP="00EA77BC">
      <w:pPr>
        <w:pStyle w:val="Codeexample"/>
        <w:keepNext/>
      </w:pPr>
      <w:r w:rsidRPr="00EA77BC">
        <w:t>2 DROP(S)                                              PACKAGE: IO</w:t>
      </w:r>
    </w:p>
    <w:p w14:paraId="60E6AD95" w14:textId="77777777" w:rsidR="007C6048" w:rsidRPr="00EA77BC" w:rsidRDefault="007C6048" w:rsidP="00EA77BC">
      <w:pPr>
        <w:pStyle w:val="Codeexample"/>
        <w:keepNext/>
      </w:pPr>
      <w:r w:rsidRPr="00EA77BC">
        <w:t xml:space="preserve">   BCMA UNITS PER DOSE: </w:t>
      </w:r>
    </w:p>
    <w:p w14:paraId="60E6AD96" w14:textId="77777777" w:rsidR="007C6048" w:rsidRPr="00EA77BC" w:rsidRDefault="007C6048" w:rsidP="00EA77BC">
      <w:pPr>
        <w:pStyle w:val="Codeexample"/>
      </w:pPr>
      <w:r w:rsidRPr="00EA77BC">
        <w:t xml:space="preserve">   NUMERIC DOSE:    DOSE UNIT:</w:t>
      </w:r>
    </w:p>
    <w:p w14:paraId="60E6AD97" w14:textId="77777777" w:rsidR="007C6048" w:rsidRPr="00EA77BC" w:rsidRDefault="007C6048" w:rsidP="00EA77BC">
      <w:pPr>
        <w:pStyle w:val="Codeexample"/>
      </w:pPr>
    </w:p>
    <w:p w14:paraId="60E6AD98" w14:textId="77777777" w:rsidR="007C6048" w:rsidRPr="00EA77BC" w:rsidRDefault="007C6048" w:rsidP="00EA77BC">
      <w:pPr>
        <w:pStyle w:val="Codeexample"/>
      </w:pPr>
    </w:p>
    <w:p w14:paraId="60E6AD99" w14:textId="77777777" w:rsidR="007C6048" w:rsidRPr="00EA77BC" w:rsidRDefault="007C6048" w:rsidP="00EA77BC">
      <w:pPr>
        <w:pStyle w:val="Codeexample"/>
      </w:pPr>
      <w:r w:rsidRPr="00EA77BC">
        <w:t>Do you want to merge new Local Possible Dosages? Y// NO</w:t>
      </w:r>
    </w:p>
    <w:p w14:paraId="60E6AD9A" w14:textId="77777777" w:rsidR="00767313" w:rsidRPr="00EA77BC" w:rsidRDefault="00767313" w:rsidP="00EA77BC"/>
    <w:p w14:paraId="60E6AD9B" w14:textId="77777777" w:rsidR="007C6048" w:rsidRPr="00EA77BC" w:rsidRDefault="007C6048" w:rsidP="00EA77BC">
      <w:pPr>
        <w:pStyle w:val="ExampleHeading"/>
      </w:pPr>
      <w:r w:rsidRPr="00EA77BC">
        <w:t>Example 2: Editing Additive Frequency for IV Additive</w:t>
      </w:r>
    </w:p>
    <w:p w14:paraId="60E6AD9C" w14:textId="77777777" w:rsidR="007C6048" w:rsidRPr="00EA77BC" w:rsidRDefault="007C6048" w:rsidP="00EA77BC">
      <w:pPr>
        <w:pStyle w:val="Codeexample"/>
        <w:keepNext/>
      </w:pPr>
      <w:r w:rsidRPr="00EA77BC">
        <w:t>Select Pharmacy Data Management Option:  Drug Enter/Edit</w:t>
      </w:r>
    </w:p>
    <w:p w14:paraId="60E6AD9D" w14:textId="77777777" w:rsidR="007C6048" w:rsidRPr="00EA77BC" w:rsidRDefault="007C6048" w:rsidP="00EA77BC">
      <w:pPr>
        <w:pStyle w:val="Codeexample"/>
        <w:keepNext/>
      </w:pPr>
    </w:p>
    <w:p w14:paraId="60E6AD9E" w14:textId="77777777" w:rsidR="007C6048" w:rsidRPr="00EA77BC" w:rsidRDefault="007C6048" w:rsidP="00732461">
      <w:pPr>
        <w:pStyle w:val="Codeexample"/>
      </w:pPr>
      <w:r w:rsidRPr="00EA77BC">
        <w:t>Select DRUG GENERIC NAME:    CIMETIDINE 150MG/ML MDV INJ (8ML)         GA301</w:t>
      </w:r>
    </w:p>
    <w:p w14:paraId="60E6AD9F" w14:textId="77777777" w:rsidR="007C6048" w:rsidRPr="00EA77BC" w:rsidRDefault="007C6048" w:rsidP="00732461">
      <w:pPr>
        <w:pStyle w:val="Codeexample"/>
      </w:pPr>
      <w:r w:rsidRPr="00EA77BC">
        <w:t xml:space="preserve">    </w:t>
      </w:r>
    </w:p>
    <w:p w14:paraId="60E6ADA0" w14:textId="77777777" w:rsidR="007C6048" w:rsidRPr="00EA77BC" w:rsidRDefault="007C6048" w:rsidP="00732461">
      <w:pPr>
        <w:pStyle w:val="Codeexample"/>
      </w:pPr>
      <w:r w:rsidRPr="00EA77BC">
        <w:t xml:space="preserve">         ...OK? Yes// &lt;ENTER&gt;  (Yes)</w:t>
      </w:r>
    </w:p>
    <w:p w14:paraId="60E6ADA1" w14:textId="77777777" w:rsidR="007C6048" w:rsidRPr="00EA77BC" w:rsidRDefault="007C6048" w:rsidP="000C5921">
      <w:pPr>
        <w:pStyle w:val="Codeexample"/>
      </w:pPr>
      <w:r w:rsidRPr="00EA77BC">
        <w:t>***************************************************************************</w:t>
      </w:r>
    </w:p>
    <w:p w14:paraId="60E6ADA2" w14:textId="77777777" w:rsidR="007C6048" w:rsidRPr="00EA77BC" w:rsidRDefault="007C6048" w:rsidP="000C5921">
      <w:pPr>
        <w:pStyle w:val="Codeexample"/>
      </w:pPr>
      <w:r w:rsidRPr="00EA77BC">
        <w:t xml:space="preserve">This entry is marked for the following PHARMACY packages: </w:t>
      </w:r>
    </w:p>
    <w:p w14:paraId="60E6ADA3" w14:textId="77777777" w:rsidR="007C6048" w:rsidRPr="00EA77BC" w:rsidRDefault="007C6048" w:rsidP="000C5921">
      <w:pPr>
        <w:pStyle w:val="Codeexample"/>
      </w:pPr>
      <w:r w:rsidRPr="00EA77BC">
        <w:t xml:space="preserve"> IV</w:t>
      </w:r>
    </w:p>
    <w:p w14:paraId="60E6ADA4" w14:textId="77777777" w:rsidR="007C6048" w:rsidRPr="00EA77BC" w:rsidRDefault="007C6048" w:rsidP="000C5921">
      <w:pPr>
        <w:pStyle w:val="Codeexample"/>
      </w:pPr>
      <w:r w:rsidRPr="00EA77BC">
        <w:t xml:space="preserve"> Ward Stock</w:t>
      </w:r>
    </w:p>
    <w:p w14:paraId="60E6ADA5" w14:textId="77777777" w:rsidR="007C6048" w:rsidRPr="00EA77BC" w:rsidRDefault="007C6048" w:rsidP="000C5921">
      <w:pPr>
        <w:pStyle w:val="Codeexample"/>
      </w:pPr>
      <w:r w:rsidRPr="00EA77BC">
        <w:t>GENERIC NAME: CIMETIDINE 150MG/ML MDV INJ (8ML) Replace &lt;ENTER&gt;</w:t>
      </w:r>
    </w:p>
    <w:p w14:paraId="60E6ADA6" w14:textId="77777777" w:rsidR="007C6048" w:rsidRPr="00EA77BC" w:rsidRDefault="007C6048" w:rsidP="000C5921">
      <w:pPr>
        <w:pStyle w:val="Codeexample"/>
      </w:pPr>
      <w:r w:rsidRPr="00EA77BC">
        <w:t>VA CLASSIFICATION: GA301// &lt;ENTER&gt;</w:t>
      </w:r>
    </w:p>
    <w:p w14:paraId="60E6ADA7" w14:textId="77777777" w:rsidR="007C6048" w:rsidRPr="00EA77BC" w:rsidRDefault="007C6048" w:rsidP="001B3F39">
      <w:pPr>
        <w:pStyle w:val="Codeexample"/>
      </w:pPr>
      <w:r w:rsidRPr="00EA77BC">
        <w:t>DEA, SPECIAL HDLG: &lt;ENTER&gt;</w:t>
      </w:r>
    </w:p>
    <w:p w14:paraId="60E6ADA8" w14:textId="77777777" w:rsidR="009F7C60" w:rsidRDefault="009F7C60" w:rsidP="001B3F39">
      <w:pPr>
        <w:pStyle w:val="Codeexample"/>
      </w:pPr>
      <w:bookmarkStart w:id="1153" w:name="AA52"/>
    </w:p>
    <w:p w14:paraId="60E6ADA9" w14:textId="77777777" w:rsidR="009F7C60" w:rsidRPr="00FE42B6" w:rsidRDefault="009F7C60" w:rsidP="009F7C60">
      <w:pPr>
        <w:pStyle w:val="Codeexample"/>
      </w:pPr>
      <w:r w:rsidRPr="00FE42B6">
        <w:t xml:space="preserve">ePharmacy Billable: YES// </w:t>
      </w:r>
    </w:p>
    <w:p w14:paraId="60E6ADAA" w14:textId="77777777" w:rsidR="009F7C60" w:rsidRPr="00FE42B6" w:rsidRDefault="009F7C60" w:rsidP="009F7C60">
      <w:pPr>
        <w:pStyle w:val="Codeexample"/>
      </w:pPr>
      <w:r w:rsidRPr="00FE42B6">
        <w:t xml:space="preserve">  ePharmacy Billable (TRICARE): </w:t>
      </w:r>
    </w:p>
    <w:p w14:paraId="60E6ADAB" w14:textId="77777777" w:rsidR="009F7C60" w:rsidRPr="00FE42B6" w:rsidRDefault="009F7C60" w:rsidP="009F7C60">
      <w:pPr>
        <w:pStyle w:val="Codeexample"/>
      </w:pPr>
      <w:r w:rsidRPr="00FE42B6">
        <w:t xml:space="preserve">  ePharmacy Billable (CHAMPVA): </w:t>
      </w:r>
    </w:p>
    <w:p w14:paraId="60E6ADAC" w14:textId="77777777" w:rsidR="009F7C60" w:rsidRDefault="009F7C60" w:rsidP="009F7C60">
      <w:pPr>
        <w:pStyle w:val="Codeexample"/>
      </w:pPr>
      <w:r w:rsidRPr="00FE42B6">
        <w:t xml:space="preserve">Sensitive Diagnosis Drug: </w:t>
      </w:r>
    </w:p>
    <w:bookmarkEnd w:id="1153"/>
    <w:p w14:paraId="60E6ADAD" w14:textId="77777777" w:rsidR="007C6048" w:rsidRPr="00EA77BC" w:rsidRDefault="007C6048" w:rsidP="001B3F39">
      <w:pPr>
        <w:pStyle w:val="Codeexample"/>
      </w:pPr>
      <w:r w:rsidRPr="00EA77BC">
        <w:t>DAW CODE: &lt;ENTER&gt;</w:t>
      </w:r>
    </w:p>
    <w:p w14:paraId="60E6ADAE" w14:textId="77777777" w:rsidR="007C6048" w:rsidRPr="00EA77BC" w:rsidRDefault="007C6048" w:rsidP="001B3F39">
      <w:pPr>
        <w:pStyle w:val="Codeexample"/>
      </w:pPr>
      <w:r w:rsidRPr="00EA77BC">
        <w:t>.</w:t>
      </w:r>
    </w:p>
    <w:p w14:paraId="60E6ADAF" w14:textId="77777777" w:rsidR="007C6048" w:rsidRPr="00EA77BC" w:rsidRDefault="007C6048" w:rsidP="001B3F39">
      <w:pPr>
        <w:pStyle w:val="Codeexample"/>
      </w:pPr>
      <w:r w:rsidRPr="00EA77BC">
        <w:t>.</w:t>
      </w:r>
    </w:p>
    <w:p w14:paraId="60E6ADB0" w14:textId="77777777" w:rsidR="007C6048" w:rsidRPr="00EA77BC" w:rsidRDefault="007C6048" w:rsidP="001B3F39">
      <w:pPr>
        <w:pStyle w:val="Codeexample"/>
      </w:pPr>
      <w:r w:rsidRPr="00EA77BC">
        <w:t>.</w:t>
      </w:r>
    </w:p>
    <w:p w14:paraId="60E6ADB1" w14:textId="77777777" w:rsidR="007C6048" w:rsidRPr="00EA77BC" w:rsidRDefault="007C6048" w:rsidP="001B3F39">
      <w:pPr>
        <w:pStyle w:val="Codeexample"/>
      </w:pPr>
    </w:p>
    <w:p w14:paraId="60E6ADB2" w14:textId="77777777" w:rsidR="007C6048" w:rsidRPr="00EA77BC" w:rsidRDefault="007C6048" w:rsidP="001B3F39">
      <w:pPr>
        <w:pStyle w:val="Codeexample"/>
      </w:pPr>
      <w:r w:rsidRPr="00EA77BC">
        <w:t>***************************************************************************</w:t>
      </w:r>
    </w:p>
    <w:p w14:paraId="60E6ADB3" w14:textId="77777777" w:rsidR="007C6048" w:rsidRPr="00EA77BC" w:rsidRDefault="007C6048" w:rsidP="001B3F39">
      <w:pPr>
        <w:pStyle w:val="Codeexample"/>
      </w:pPr>
      <w:r w:rsidRPr="00EA77BC">
        <w:t xml:space="preserve">This entry is marked for the following PHARMACY packages: </w:t>
      </w:r>
    </w:p>
    <w:p w14:paraId="60E6ADB4" w14:textId="77777777" w:rsidR="007C6048" w:rsidRPr="00EA77BC" w:rsidRDefault="007C6048" w:rsidP="001B3F39">
      <w:pPr>
        <w:pStyle w:val="Codeexample"/>
      </w:pPr>
      <w:r w:rsidRPr="00EA77BC">
        <w:t xml:space="preserve"> IV</w:t>
      </w:r>
    </w:p>
    <w:p w14:paraId="60E6ADB5" w14:textId="77777777" w:rsidR="007C6048" w:rsidRPr="00EA77BC" w:rsidRDefault="007C6048" w:rsidP="001B3F39">
      <w:pPr>
        <w:pStyle w:val="Codeexample"/>
      </w:pPr>
      <w:r w:rsidRPr="00EA77BC">
        <w:t xml:space="preserve"> Ward Stock</w:t>
      </w:r>
    </w:p>
    <w:p w14:paraId="60E6ADB6" w14:textId="77777777" w:rsidR="007C6048" w:rsidRPr="00EA77BC" w:rsidRDefault="007C6048" w:rsidP="001B3F39">
      <w:pPr>
        <w:pStyle w:val="Codeexample"/>
      </w:pPr>
    </w:p>
    <w:p w14:paraId="60E6ADB7" w14:textId="77777777" w:rsidR="007C6048" w:rsidRPr="00EA77BC" w:rsidRDefault="007C6048" w:rsidP="001B3F39">
      <w:pPr>
        <w:pStyle w:val="Codeexample"/>
      </w:pPr>
      <w:r w:rsidRPr="00EA77BC">
        <w:t xml:space="preserve">MARK THIS DRUG AND EDIT IT FOR: </w:t>
      </w:r>
    </w:p>
    <w:p w14:paraId="60E6ADB8" w14:textId="77777777" w:rsidR="007C6048" w:rsidRPr="00EA77BC" w:rsidRDefault="007C6048" w:rsidP="001B3F39">
      <w:pPr>
        <w:pStyle w:val="Codeexample"/>
      </w:pPr>
      <w:r w:rsidRPr="00EA77BC">
        <w:t>O  - Outpatient</w:t>
      </w:r>
    </w:p>
    <w:p w14:paraId="60E6ADB9" w14:textId="77777777" w:rsidR="007C6048" w:rsidRPr="00EA77BC" w:rsidRDefault="007C6048" w:rsidP="001B3F39">
      <w:pPr>
        <w:pStyle w:val="Codeexample"/>
      </w:pPr>
      <w:r w:rsidRPr="00EA77BC">
        <w:t>U  - Unit Dose</w:t>
      </w:r>
    </w:p>
    <w:p w14:paraId="60E6ADBA" w14:textId="77777777" w:rsidR="007C6048" w:rsidRPr="00EA77BC" w:rsidRDefault="007C6048" w:rsidP="001B3F39">
      <w:pPr>
        <w:pStyle w:val="Codeexample"/>
      </w:pPr>
      <w:r w:rsidRPr="00EA77BC">
        <w:t>I  - IV</w:t>
      </w:r>
    </w:p>
    <w:p w14:paraId="60E6ADBB" w14:textId="77777777" w:rsidR="007C6048" w:rsidRPr="00EA77BC" w:rsidRDefault="007C6048" w:rsidP="00CD4C83">
      <w:pPr>
        <w:pStyle w:val="Codeexample"/>
      </w:pPr>
      <w:r w:rsidRPr="00EA77BC">
        <w:t>W  - Ward Stock</w:t>
      </w:r>
    </w:p>
    <w:p w14:paraId="60E6ADBC" w14:textId="77777777" w:rsidR="007C6048" w:rsidRPr="00EA77BC" w:rsidRDefault="007C6048" w:rsidP="00BA5F06">
      <w:pPr>
        <w:pStyle w:val="Codeexample"/>
      </w:pPr>
      <w:r w:rsidRPr="00EA77BC">
        <w:t>D  - Drug Accountability</w:t>
      </w:r>
    </w:p>
    <w:p w14:paraId="60E6ADBD" w14:textId="77777777" w:rsidR="007C6048" w:rsidRPr="00EA77BC" w:rsidRDefault="007C6048" w:rsidP="00BA5F06">
      <w:pPr>
        <w:pStyle w:val="Codeexample"/>
      </w:pPr>
      <w:r w:rsidRPr="00EA77BC">
        <w:t>C  - Controlled Substances</w:t>
      </w:r>
    </w:p>
    <w:p w14:paraId="60E6ADBE" w14:textId="77777777" w:rsidR="007C6048" w:rsidRPr="00EA77BC" w:rsidRDefault="007C6048" w:rsidP="00BA5F06">
      <w:pPr>
        <w:pStyle w:val="Codeexample"/>
      </w:pPr>
      <w:r w:rsidRPr="00EA77BC">
        <w:t>X  - Non-VA Med</w:t>
      </w:r>
    </w:p>
    <w:p w14:paraId="60E6ADBF" w14:textId="77777777" w:rsidR="007C6048" w:rsidRPr="00EA77BC" w:rsidRDefault="007C6048" w:rsidP="0012128D">
      <w:pPr>
        <w:pStyle w:val="Codeexample"/>
      </w:pPr>
      <w:r w:rsidRPr="00EA77BC">
        <w:t>A  - ALL</w:t>
      </w:r>
    </w:p>
    <w:p w14:paraId="60E6ADC0" w14:textId="77777777" w:rsidR="007C6048" w:rsidRPr="00EA77BC" w:rsidRDefault="007C6048" w:rsidP="0012128D">
      <w:pPr>
        <w:pStyle w:val="Codeexample"/>
      </w:pPr>
    </w:p>
    <w:p w14:paraId="60E6ADC1" w14:textId="77777777" w:rsidR="007C6048" w:rsidRPr="00EA77BC" w:rsidRDefault="007C6048" w:rsidP="0005137D">
      <w:pPr>
        <w:pStyle w:val="Codeexample"/>
      </w:pPr>
      <w:r w:rsidRPr="00EA77BC">
        <w:t>Enter your choice(s) separated by commas : I</w:t>
      </w:r>
    </w:p>
    <w:p w14:paraId="60E6ADC2" w14:textId="77777777" w:rsidR="007C6048" w:rsidRPr="00EA77BC" w:rsidRDefault="007C6048" w:rsidP="0005137D">
      <w:pPr>
        <w:pStyle w:val="Codeexample"/>
      </w:pPr>
      <w:r w:rsidRPr="00EA77BC">
        <w:t xml:space="preserve">                                           I - IV</w:t>
      </w:r>
    </w:p>
    <w:p w14:paraId="60E6ADC3" w14:textId="77777777" w:rsidR="007C6048" w:rsidRPr="00EA77BC" w:rsidRDefault="007C6048" w:rsidP="00EB241E">
      <w:pPr>
        <w:pStyle w:val="Codeexample"/>
      </w:pPr>
      <w:r w:rsidRPr="00EA77BC">
        <w:t>** You are NOW editing IV fields. **</w:t>
      </w:r>
    </w:p>
    <w:p w14:paraId="60E6ADC4" w14:textId="77777777" w:rsidR="007C6048" w:rsidRPr="00EA77BC" w:rsidRDefault="007C6048" w:rsidP="005C4F1E">
      <w:pPr>
        <w:pStyle w:val="Codeexample"/>
      </w:pPr>
    </w:p>
    <w:p w14:paraId="60E6ADC5" w14:textId="77777777" w:rsidR="007C6048" w:rsidRPr="00EA77BC" w:rsidRDefault="007C6048" w:rsidP="000128D8">
      <w:pPr>
        <w:pStyle w:val="Codeexample"/>
      </w:pPr>
      <w:r w:rsidRPr="00EA77BC">
        <w:t>AN IV ITEM? Yes// &lt;ENTER&gt;  (Yes)</w:t>
      </w:r>
    </w:p>
    <w:p w14:paraId="60E6ADC6" w14:textId="77777777" w:rsidR="007C6048" w:rsidRPr="00EA77BC" w:rsidRDefault="007C6048" w:rsidP="000128D8">
      <w:pPr>
        <w:pStyle w:val="Codeexample"/>
      </w:pPr>
      <w:r w:rsidRPr="00EA77BC">
        <w:t xml:space="preserve">Edit Additives or Solutions: </w:t>
      </w:r>
    </w:p>
    <w:p w14:paraId="60E6ADC7" w14:textId="77777777" w:rsidR="007C6048" w:rsidRPr="00EA77BC" w:rsidRDefault="007C6048" w:rsidP="00EA77BC">
      <w:pPr>
        <w:pStyle w:val="Codeexample"/>
      </w:pPr>
    </w:p>
    <w:p w14:paraId="60E6ADC8" w14:textId="77777777" w:rsidR="007C6048" w:rsidRPr="00EA77BC" w:rsidRDefault="007C6048" w:rsidP="00EA77BC">
      <w:pPr>
        <w:pStyle w:val="Codeexample"/>
      </w:pPr>
      <w:r w:rsidRPr="00EA77BC">
        <w:t xml:space="preserve">     Select one of the following:</w:t>
      </w:r>
    </w:p>
    <w:p w14:paraId="60E6ADC9" w14:textId="77777777" w:rsidR="007C6048" w:rsidRPr="00EA77BC" w:rsidRDefault="007C6048" w:rsidP="00EA77BC">
      <w:pPr>
        <w:pStyle w:val="Codeexample"/>
      </w:pPr>
    </w:p>
    <w:p w14:paraId="60E6ADCA" w14:textId="77777777" w:rsidR="007C6048" w:rsidRPr="00EA77BC" w:rsidRDefault="007C6048" w:rsidP="00EA77BC">
      <w:pPr>
        <w:pStyle w:val="Codeexample"/>
      </w:pPr>
      <w:r w:rsidRPr="00EA77BC">
        <w:t xml:space="preserve">          A         ADDITIVES</w:t>
      </w:r>
    </w:p>
    <w:p w14:paraId="60E6ADCB" w14:textId="77777777" w:rsidR="007C6048" w:rsidRPr="00EA77BC" w:rsidRDefault="007C6048" w:rsidP="00EA77BC">
      <w:pPr>
        <w:pStyle w:val="Codeexample"/>
      </w:pPr>
      <w:r w:rsidRPr="00EA77BC">
        <w:t xml:space="preserve">          S         SOLUTIONS</w:t>
      </w:r>
    </w:p>
    <w:p w14:paraId="60E6ADCC" w14:textId="77777777" w:rsidR="007C6048" w:rsidRPr="00EA77BC" w:rsidRDefault="007C6048" w:rsidP="00EA77BC">
      <w:pPr>
        <w:pStyle w:val="Codeexample"/>
      </w:pPr>
    </w:p>
    <w:p w14:paraId="60E6ADCD" w14:textId="77777777" w:rsidR="007C6048" w:rsidRPr="00EA77BC" w:rsidRDefault="007C6048" w:rsidP="00EA77BC">
      <w:pPr>
        <w:pStyle w:val="Codeexample"/>
        <w:keepNext/>
      </w:pPr>
      <w:r w:rsidRPr="00EA77BC">
        <w:t>Enter response: ADDITIVES</w:t>
      </w:r>
    </w:p>
    <w:p w14:paraId="60E6ADCE" w14:textId="77777777" w:rsidR="007C6048" w:rsidRPr="00EA77BC" w:rsidRDefault="007C6048" w:rsidP="00EA77BC">
      <w:pPr>
        <w:pStyle w:val="Codeexample"/>
      </w:pPr>
      <w:r w:rsidRPr="00EA77BC">
        <w:t>Select IV SOLUTIONS PRINT NAME: CIMETIDINE</w:t>
      </w:r>
      <w:r w:rsidR="00B75E1C" w:rsidRPr="00EA77BC">
        <w:t>// &lt;ENTER&gt;</w:t>
      </w:r>
    </w:p>
    <w:p w14:paraId="60E6ADCF" w14:textId="77777777" w:rsidR="007C6048" w:rsidRPr="00EA77BC" w:rsidRDefault="007C6048" w:rsidP="00EA77BC">
      <w:pPr>
        <w:pStyle w:val="Codeexample"/>
      </w:pPr>
      <w:r w:rsidRPr="00EA77BC">
        <w:t xml:space="preserve">               </w:t>
      </w:r>
    </w:p>
    <w:p w14:paraId="60E6ADD0" w14:textId="77777777" w:rsidR="007C6048" w:rsidRPr="00EA77BC" w:rsidRDefault="007C6048" w:rsidP="00EA77BC">
      <w:pPr>
        <w:pStyle w:val="Codeexample"/>
      </w:pPr>
      <w:r w:rsidRPr="00EA77BC">
        <w:t>PRINT NAME: CIMETIDINE// &lt;ENTER&gt;</w:t>
      </w:r>
    </w:p>
    <w:p w14:paraId="60E6ADD1" w14:textId="77777777" w:rsidR="007C6048" w:rsidRPr="00EA77BC" w:rsidRDefault="00B75E1C" w:rsidP="00EA77BC">
      <w:pPr>
        <w:pStyle w:val="Codeexample"/>
      </w:pPr>
      <w:r w:rsidRPr="00EA77BC">
        <w:t>Select DRUG G</w:t>
      </w:r>
      <w:r w:rsidR="007C6048" w:rsidRPr="00EA77BC">
        <w:t xml:space="preserve">ENERIC </w:t>
      </w:r>
      <w:r w:rsidRPr="00EA77BC">
        <w:t>NAME</w:t>
      </w:r>
      <w:r w:rsidR="007C6048" w:rsidRPr="00EA77BC">
        <w:t>: CIMETIDINE 150MG/ML MDV INJ (8ML)// &lt;ENTER&gt;</w:t>
      </w:r>
    </w:p>
    <w:p w14:paraId="60E6ADD2" w14:textId="77777777" w:rsidR="00B75E1C" w:rsidRPr="00EA77BC" w:rsidRDefault="00B75E1C" w:rsidP="00EA77BC">
      <w:pPr>
        <w:pStyle w:val="Codeexample"/>
      </w:pPr>
      <w:r w:rsidRPr="00EA77BC">
        <w:t xml:space="preserve">  ARE YOU SURE YOU WANT TO SELECT CIMETIDINE 150MG/ML MDV INJ (8ML) ? No// Y  (Yes)</w:t>
      </w:r>
    </w:p>
    <w:p w14:paraId="60E6ADD3" w14:textId="77777777" w:rsidR="007C6048" w:rsidRPr="00EA77BC" w:rsidRDefault="007C6048" w:rsidP="00EA77BC">
      <w:pPr>
        <w:pStyle w:val="Codeexample"/>
      </w:pPr>
      <w:r w:rsidRPr="00EA77BC">
        <w:t>USED IN IV FLUID ORDER ENTRY: YES// &lt;ENTER&gt;</w:t>
      </w:r>
    </w:p>
    <w:p w14:paraId="60E6ADD4" w14:textId="77777777" w:rsidR="007C6048" w:rsidRPr="00EA77BC" w:rsidRDefault="007C6048" w:rsidP="00EA77BC">
      <w:pPr>
        <w:pStyle w:val="Codeexample"/>
      </w:pPr>
      <w:r w:rsidRPr="00EA77BC">
        <w:t>DRUG UNIT: MG// &lt;ENTER&gt;</w:t>
      </w:r>
    </w:p>
    <w:p w14:paraId="60E6ADD5" w14:textId="77777777" w:rsidR="007C6048" w:rsidRPr="00EA77BC" w:rsidRDefault="007C6048" w:rsidP="00EA77BC">
      <w:pPr>
        <w:pStyle w:val="Codeexample"/>
      </w:pPr>
      <w:r w:rsidRPr="00EA77BC">
        <w:t>NUMBER OF DAYS FOR IV ORDER: &lt;ENTER&gt;</w:t>
      </w:r>
    </w:p>
    <w:p w14:paraId="60E6ADD6" w14:textId="77777777" w:rsidR="007C6048" w:rsidRPr="00EA77BC" w:rsidRDefault="007C6048" w:rsidP="00EA77BC">
      <w:pPr>
        <w:pStyle w:val="Codeexample"/>
      </w:pPr>
      <w:r w:rsidRPr="00EA77BC">
        <w:t>USUAL IV SCHEDULE: &lt;ENTER&gt;</w:t>
      </w:r>
    </w:p>
    <w:p w14:paraId="60E6ADD7" w14:textId="77777777" w:rsidR="007C6048" w:rsidRPr="00EA77BC" w:rsidRDefault="007C6048" w:rsidP="00EA77BC">
      <w:pPr>
        <w:pStyle w:val="Codeexample"/>
      </w:pPr>
      <w:r w:rsidRPr="00EA77BC">
        <w:t>ADMINISTRATION TIMES: &lt;ENTER&gt;</w:t>
      </w:r>
    </w:p>
    <w:p w14:paraId="60E6ADD8" w14:textId="77777777" w:rsidR="007C6048" w:rsidRPr="00EA77BC" w:rsidRDefault="007C6048" w:rsidP="00EA77BC">
      <w:pPr>
        <w:pStyle w:val="Codeexample"/>
      </w:pPr>
      <w:r w:rsidRPr="00EA77BC">
        <w:t xml:space="preserve">Select QUICK CODE: &lt;ENTER&gt; </w:t>
      </w:r>
    </w:p>
    <w:p w14:paraId="60E6ADD9" w14:textId="77777777" w:rsidR="007C6048" w:rsidRPr="00EA77BC" w:rsidRDefault="007C6048" w:rsidP="00EA77BC">
      <w:pPr>
        <w:pStyle w:val="Codeexample"/>
      </w:pPr>
      <w:r w:rsidRPr="00EA77BC">
        <w:t xml:space="preserve">AVERAGE DRUG COST PER UNIT: &lt;ENTER&gt; </w:t>
      </w:r>
    </w:p>
    <w:p w14:paraId="60E6ADDA" w14:textId="77777777" w:rsidR="007C6048" w:rsidRPr="00EA77BC" w:rsidRDefault="007C6048" w:rsidP="00EA77BC">
      <w:pPr>
        <w:pStyle w:val="Codeexample"/>
      </w:pPr>
      <w:r w:rsidRPr="00EA77BC">
        <w:t xml:space="preserve">Select ELECTROLYTE: &lt;ENTER&gt; </w:t>
      </w:r>
    </w:p>
    <w:p w14:paraId="60E6ADDB" w14:textId="77777777" w:rsidR="007C6048" w:rsidRPr="00EA77BC" w:rsidRDefault="007C6048" w:rsidP="00EA77BC">
      <w:pPr>
        <w:pStyle w:val="Codeexample"/>
      </w:pPr>
      <w:r w:rsidRPr="00EA77BC">
        <w:t xml:space="preserve">Select SYNONYM: &lt;ENTER&gt; </w:t>
      </w:r>
    </w:p>
    <w:p w14:paraId="60E6ADDC" w14:textId="77777777" w:rsidR="007C6048" w:rsidRPr="00EA77BC" w:rsidRDefault="007C6048" w:rsidP="00EA77BC">
      <w:pPr>
        <w:pStyle w:val="Codeexample"/>
      </w:pPr>
      <w:r w:rsidRPr="00EA77BC">
        <w:t>DRUG INFORMATION: &lt;ENTER&gt;</w:t>
      </w:r>
    </w:p>
    <w:p w14:paraId="60E6ADDD" w14:textId="77777777" w:rsidR="007C6048" w:rsidRPr="00EA77BC" w:rsidRDefault="007C6048" w:rsidP="00EA77BC">
      <w:pPr>
        <w:pStyle w:val="Codeexample"/>
      </w:pPr>
      <w:r w:rsidRPr="00EA77BC">
        <w:t xml:space="preserve">  1&gt;</w:t>
      </w:r>
    </w:p>
    <w:p w14:paraId="60E6ADDE" w14:textId="77777777" w:rsidR="007C6048" w:rsidRPr="00EA77BC" w:rsidRDefault="007C6048" w:rsidP="00EA77BC">
      <w:pPr>
        <w:pStyle w:val="Codeexample"/>
      </w:pPr>
      <w:r w:rsidRPr="00EA77BC">
        <w:t xml:space="preserve">INACTIVATION DATE: &lt;ENTER&gt; </w:t>
      </w:r>
    </w:p>
    <w:p w14:paraId="60E6ADDF" w14:textId="77777777" w:rsidR="007C6048" w:rsidRPr="00EA77BC" w:rsidRDefault="007C6048" w:rsidP="00EA77BC">
      <w:pPr>
        <w:pStyle w:val="Codeexample"/>
      </w:pPr>
      <w:r w:rsidRPr="00EA77BC">
        <w:t xml:space="preserve">CONCENTRATION: &lt;ENTER&gt; </w:t>
      </w:r>
    </w:p>
    <w:p w14:paraId="60E6ADE0" w14:textId="77777777" w:rsidR="007C6048" w:rsidRPr="00EA77BC" w:rsidRDefault="007C6048" w:rsidP="00EA77BC">
      <w:pPr>
        <w:pStyle w:val="Codeexample"/>
        <w:keepNext/>
      </w:pPr>
      <w:r w:rsidRPr="00EA77BC">
        <w:t xml:space="preserve">MESSAGE: &lt;ENTER&gt; </w:t>
      </w:r>
    </w:p>
    <w:p w14:paraId="60E6ADE1" w14:textId="77777777" w:rsidR="007C6048" w:rsidRPr="00EA77BC" w:rsidRDefault="007C6048" w:rsidP="00EA77BC">
      <w:pPr>
        <w:pStyle w:val="Codeexample"/>
        <w:keepNext/>
      </w:pPr>
      <w:r w:rsidRPr="00EA77BC">
        <w:t>ADDITIVE FREQUENCY: ALL BAGS//  &lt;ENTER&gt;</w:t>
      </w:r>
    </w:p>
    <w:p w14:paraId="60E6ADE2" w14:textId="77777777" w:rsidR="007C6048" w:rsidRPr="00EA77BC" w:rsidRDefault="007C6048" w:rsidP="00732461">
      <w:pPr>
        <w:pStyle w:val="Codeexample"/>
      </w:pPr>
      <w:r w:rsidRPr="00EA77BC">
        <w:t>Edit Additives or Solutions: &lt;ENTER&gt;</w:t>
      </w:r>
    </w:p>
    <w:p w14:paraId="60E6ADE3" w14:textId="77777777" w:rsidR="007C6048" w:rsidRPr="00EA77BC" w:rsidRDefault="007C6048" w:rsidP="00732461">
      <w:pPr>
        <w:pStyle w:val="Codeexample"/>
      </w:pPr>
    </w:p>
    <w:p w14:paraId="60E6ADE4" w14:textId="77777777" w:rsidR="007C6048" w:rsidRPr="00EA77BC" w:rsidRDefault="007C6048" w:rsidP="00EA77BC">
      <w:pPr>
        <w:pStyle w:val="Codeexample"/>
        <w:keepNext/>
      </w:pPr>
      <w:r w:rsidRPr="00EA77BC">
        <w:t xml:space="preserve">     Select one of the following:</w:t>
      </w:r>
    </w:p>
    <w:p w14:paraId="60E6ADE5" w14:textId="77777777" w:rsidR="007C6048" w:rsidRPr="00EA77BC" w:rsidRDefault="007C6048" w:rsidP="00EA77BC">
      <w:pPr>
        <w:pStyle w:val="Codeexample"/>
        <w:keepNext/>
      </w:pPr>
      <w:r w:rsidRPr="00EA77BC">
        <w:t xml:space="preserve">          A         ADDITIVES</w:t>
      </w:r>
    </w:p>
    <w:p w14:paraId="60E6ADE6" w14:textId="77777777" w:rsidR="007C6048" w:rsidRPr="00EA77BC" w:rsidRDefault="007C6048" w:rsidP="00732461">
      <w:pPr>
        <w:pStyle w:val="Codeexample"/>
      </w:pPr>
      <w:r w:rsidRPr="00EA77BC">
        <w:t xml:space="preserve">          S         SOLUTIONS</w:t>
      </w:r>
    </w:p>
    <w:p w14:paraId="60E6ADE7" w14:textId="77777777" w:rsidR="007C6048" w:rsidRPr="00EA77BC" w:rsidRDefault="007C6048" w:rsidP="00732461">
      <w:pPr>
        <w:pStyle w:val="Codeexample"/>
      </w:pPr>
    </w:p>
    <w:p w14:paraId="60E6ADE8" w14:textId="77777777" w:rsidR="007C6048" w:rsidRPr="00EA77BC" w:rsidRDefault="007C6048" w:rsidP="00732461">
      <w:pPr>
        <w:pStyle w:val="Codeexample"/>
      </w:pPr>
      <w:r w:rsidRPr="00EA77BC">
        <w:t>Enter response:</w:t>
      </w:r>
    </w:p>
    <w:p w14:paraId="60E6ADE9" w14:textId="77777777" w:rsidR="0050320A" w:rsidRPr="00EA77BC" w:rsidRDefault="0050320A" w:rsidP="000C5921"/>
    <w:p w14:paraId="60E6ADEA" w14:textId="77777777" w:rsidR="001A03E3" w:rsidRPr="00EA77BC" w:rsidRDefault="001A03E3" w:rsidP="000C5921">
      <w:pPr>
        <w:spacing w:after="60"/>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w:t>
      </w:r>
      <w:r w:rsidR="00EB664E" w:rsidRPr="00EA77BC">
        <w:t xml:space="preserve"> </w:t>
      </w:r>
      <w:r w:rsidRPr="00EA77BC">
        <w:t>PSS*1*155 uses the three new fields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w:t>
      </w:r>
      <w:r w:rsidR="00EB664E" w:rsidRPr="00EA77BC">
        <w:t xml:space="preserve">National Drug File updates. </w:t>
      </w:r>
      <w:r w:rsidRPr="00EA77BC">
        <w:t xml:space="preserve">These fields will be used during the Match/Rematch process of the </w:t>
      </w:r>
      <w:r w:rsidRPr="00EA77BC">
        <w:rPr>
          <w:i/>
        </w:rPr>
        <w:t>Drug Enter/Edit</w:t>
      </w:r>
      <w:r w:rsidRPr="00EA77BC">
        <w:t xml:space="preserve"> [PSS DRUG ENTER/EDIT] option to determine if possible dosages should be auto-created or not. The three fields are:</w:t>
      </w:r>
    </w:p>
    <w:p w14:paraId="60E6ADEB" w14:textId="77777777" w:rsidR="001A03E3" w:rsidRPr="00EA77BC" w:rsidRDefault="001A03E3" w:rsidP="000C5921">
      <w:pPr>
        <w:pStyle w:val="BodyTextBullet1"/>
      </w:pPr>
      <w:r w:rsidRPr="00EA77BC">
        <w:t>CREATE DEFAULT POSSIBLE DOSAGE field (#40)</w:t>
      </w:r>
    </w:p>
    <w:p w14:paraId="60E6ADEC" w14:textId="77777777" w:rsidR="001A03E3" w:rsidRPr="00EA77BC" w:rsidRDefault="001A03E3" w:rsidP="000C5921">
      <w:pPr>
        <w:pStyle w:val="BodyTextBullet1"/>
        <w:spacing w:before="60"/>
      </w:pPr>
      <w:r w:rsidRPr="00EA77BC">
        <w:t>POSSIBLE DOSAGES TO CREATE field (#41)</w:t>
      </w:r>
    </w:p>
    <w:p w14:paraId="60E6ADED" w14:textId="77777777" w:rsidR="001A03E3" w:rsidRPr="00EA77BC" w:rsidRDefault="001A03E3" w:rsidP="000C5921">
      <w:pPr>
        <w:pStyle w:val="BodyTextBullet1"/>
        <w:spacing w:before="60"/>
      </w:pPr>
      <w:r w:rsidRPr="00EA77BC">
        <w:t>PACKAGE field (#42)</w:t>
      </w:r>
    </w:p>
    <w:p w14:paraId="60E6ADEE" w14:textId="77777777" w:rsidR="001A03E3" w:rsidRPr="00EA77BC" w:rsidRDefault="001A03E3" w:rsidP="000C5921"/>
    <w:p w14:paraId="60E6ADEF" w14:textId="77777777" w:rsidR="001A03E3" w:rsidRPr="00EA77BC" w:rsidRDefault="001A03E3" w:rsidP="001B3F39">
      <w:r w:rsidRPr="00EA77BC">
        <w:t xml:space="preserve">When CREATE DEFAULT POSSIBLE DOSAGE field </w:t>
      </w:r>
      <w:r w:rsidR="006A73EA" w:rsidRPr="00EA77BC">
        <w:t xml:space="preserve">(#40) </w:t>
      </w:r>
      <w:r w:rsidRPr="00EA77BC">
        <w:t xml:space="preserve">is “YES”, then the existing functionality of auto-creating possible dosages will be retained. When this field is “NO”, it will be used in combination with the value in POSSIBLE DOSAGES TO CREATE field </w:t>
      </w:r>
      <w:r w:rsidR="006A73EA" w:rsidRPr="00EA77BC">
        <w:t xml:space="preserve">(#41) </w:t>
      </w:r>
      <w:r w:rsidRPr="00EA77BC">
        <w:t>to determine the auto-creation of possible dosages.</w:t>
      </w:r>
    </w:p>
    <w:p w14:paraId="60E6ADF0" w14:textId="77777777" w:rsidR="00AA50C7" w:rsidRPr="00EA77BC" w:rsidRDefault="00AA50C7" w:rsidP="001B3F39">
      <w:pPr>
        <w:autoSpaceDE w:val="0"/>
        <w:autoSpaceDN w:val="0"/>
        <w:adjustRightInd w:val="0"/>
        <w:spacing w:line="228" w:lineRule="auto"/>
      </w:pPr>
    </w:p>
    <w:p w14:paraId="60E6ADF1" w14:textId="77777777" w:rsidR="001A03E3" w:rsidRPr="00EA77BC" w:rsidRDefault="001A03E3" w:rsidP="001B3F39">
      <w:pPr>
        <w:pStyle w:val="Example"/>
      </w:pPr>
      <w:r w:rsidRPr="00EA77BC">
        <w:t xml:space="preserve">Example 1: </w:t>
      </w:r>
      <w:r w:rsidR="006A73EA" w:rsidRPr="00EA77BC">
        <w:t xml:space="preserve">Supra-Therapeutic Drugs – </w:t>
      </w:r>
      <w:r w:rsidR="006A73EA" w:rsidRPr="00EA77BC">
        <w:rPr>
          <w:i/>
        </w:rPr>
        <w:t>Drug Enter/Edit</w:t>
      </w:r>
      <w:r w:rsidR="006A73EA" w:rsidRPr="00EA77BC">
        <w:t xml:space="preserve"> [PSS DRUG ENTER/EDIT] Option</w:t>
      </w:r>
      <w:r w:rsidRPr="00EA77BC">
        <w:t xml:space="preserve"> – Message displayed when Create Default Possible Dosage is Yes and no possible dosages auto-created </w:t>
      </w:r>
    </w:p>
    <w:p w14:paraId="60E6ADF2" w14:textId="77777777" w:rsidR="001A03E3" w:rsidRPr="00EA77BC" w:rsidRDefault="001A03E3" w:rsidP="001B3F39">
      <w:pPr>
        <w:pStyle w:val="Codeexample"/>
      </w:pPr>
      <w:r w:rsidRPr="00EA77BC">
        <w:t>Do you wish to match/rematch to NATIONAL DRUG file? No// YES  (Yes)</w:t>
      </w:r>
    </w:p>
    <w:p w14:paraId="60E6ADF3" w14:textId="77777777" w:rsidR="001A03E3" w:rsidRPr="00EA77BC" w:rsidRDefault="001A03E3" w:rsidP="001B3F39">
      <w:pPr>
        <w:pStyle w:val="Codeexample"/>
      </w:pPr>
      <w:r w:rsidRPr="00EA77BC">
        <w:t>Deleting Possible Dosages...</w:t>
      </w:r>
    </w:p>
    <w:p w14:paraId="60E6ADF4" w14:textId="77777777" w:rsidR="001A03E3" w:rsidRPr="00EA77BC" w:rsidRDefault="001A03E3" w:rsidP="001B3F39">
      <w:pPr>
        <w:pStyle w:val="Codeexample"/>
      </w:pPr>
    </w:p>
    <w:p w14:paraId="60E6ADF5" w14:textId="77777777" w:rsidR="001A03E3" w:rsidRPr="00EA77BC" w:rsidRDefault="001A03E3" w:rsidP="001B3F39">
      <w:pPr>
        <w:pStyle w:val="Codeexample"/>
      </w:pPr>
      <w:r w:rsidRPr="00EA77BC">
        <w:t>Match local drug  INSULIN NPH U-100 INJ</w:t>
      </w:r>
    </w:p>
    <w:p w14:paraId="60E6ADF6" w14:textId="77777777" w:rsidR="001A03E3" w:rsidRPr="00EA77BC" w:rsidRDefault="001A03E3" w:rsidP="001B3F39">
      <w:pPr>
        <w:pStyle w:val="Codeexample"/>
      </w:pPr>
      <w:r w:rsidRPr="00EA77BC">
        <w:t xml:space="preserve">                                        ORDER UNIT: VI</w:t>
      </w:r>
    </w:p>
    <w:p w14:paraId="60E6ADF7" w14:textId="77777777" w:rsidR="001A03E3" w:rsidRPr="00EA77BC" w:rsidRDefault="001A03E3" w:rsidP="001B3F39">
      <w:pPr>
        <w:pStyle w:val="Codeexample"/>
      </w:pPr>
      <w:r w:rsidRPr="00EA77BC">
        <w:t xml:space="preserve">                        DISPENSE UNITS/ORDER UNITS: 1</w:t>
      </w:r>
    </w:p>
    <w:p w14:paraId="60E6ADF8" w14:textId="77777777" w:rsidR="001A03E3" w:rsidRPr="00EA77BC" w:rsidRDefault="001A03E3" w:rsidP="001B3F39">
      <w:pPr>
        <w:pStyle w:val="Codeexample"/>
      </w:pPr>
      <w:r w:rsidRPr="00EA77BC">
        <w:t xml:space="preserve">                                     DISPENSE UNIT: </w:t>
      </w:r>
    </w:p>
    <w:p w14:paraId="60E6ADF9" w14:textId="77777777" w:rsidR="001A03E3" w:rsidRPr="00EA77BC" w:rsidRDefault="001A03E3" w:rsidP="001B3F39">
      <w:pPr>
        <w:pStyle w:val="Codeexample"/>
        <w:keepNext/>
      </w:pPr>
      <w:r w:rsidRPr="00EA77BC">
        <w:t>I will try to match NDC:   2-8310-01   to NDF.</w:t>
      </w:r>
    </w:p>
    <w:p w14:paraId="60E6ADFA" w14:textId="77777777" w:rsidR="001A03E3" w:rsidRPr="00EA77BC" w:rsidRDefault="001A03E3" w:rsidP="001B3F39">
      <w:pPr>
        <w:pStyle w:val="Codeexample"/>
      </w:pPr>
      <w:r w:rsidRPr="00EA77BC">
        <w:t xml:space="preserve">     I will attempt to match the NDCs from your SYNONYMS.</w:t>
      </w:r>
    </w:p>
    <w:p w14:paraId="60E6ADFB" w14:textId="77777777" w:rsidR="001A03E3" w:rsidRPr="00EA77BC" w:rsidRDefault="001A03E3" w:rsidP="001B3F39">
      <w:pPr>
        <w:pStyle w:val="Codeexample"/>
      </w:pPr>
      <w:r w:rsidRPr="00EA77BC">
        <w:t xml:space="preserve"> ORDER UNIT: VI</w:t>
      </w:r>
    </w:p>
    <w:p w14:paraId="60E6ADFC" w14:textId="77777777" w:rsidR="001A03E3" w:rsidRPr="00EA77BC" w:rsidRDefault="001A03E3" w:rsidP="001B3F39">
      <w:pPr>
        <w:pStyle w:val="Codeexample"/>
      </w:pPr>
      <w:r w:rsidRPr="00EA77BC">
        <w:t>Match made with INSULIN NPH U-100 INJ</w:t>
      </w:r>
    </w:p>
    <w:p w14:paraId="60E6ADFD" w14:textId="77777777" w:rsidR="001A03E3" w:rsidRPr="00EA77BC" w:rsidRDefault="001A03E3" w:rsidP="00CD4C83">
      <w:pPr>
        <w:pStyle w:val="Codeexample"/>
      </w:pPr>
      <w:r w:rsidRPr="00EA77BC">
        <w:t xml:space="preserve">Now select VA Product Name </w:t>
      </w:r>
    </w:p>
    <w:p w14:paraId="60E6ADFE" w14:textId="77777777" w:rsidR="001A03E3" w:rsidRPr="00EA77BC" w:rsidRDefault="001A03E3" w:rsidP="00BA5F06">
      <w:pPr>
        <w:pStyle w:val="Codeexample"/>
      </w:pPr>
      <w:r w:rsidRPr="00EA77BC">
        <w:t xml:space="preserve">                   </w:t>
      </w:r>
    </w:p>
    <w:p w14:paraId="60E6ADFF" w14:textId="77777777" w:rsidR="001A03E3" w:rsidRPr="00EA77BC" w:rsidRDefault="001A03E3" w:rsidP="00BA5F06">
      <w:pPr>
        <w:pStyle w:val="Codeexample"/>
      </w:pPr>
      <w:r w:rsidRPr="00EA77BC">
        <w:t xml:space="preserve">18 INSULIN NPH HUMAN 100 U/ML INJ HUMULIN N    INJ  HS501  I0160  </w:t>
      </w:r>
    </w:p>
    <w:p w14:paraId="60E6AE00" w14:textId="77777777" w:rsidR="001A03E3" w:rsidRPr="00EA77BC" w:rsidRDefault="001A03E3" w:rsidP="00BA5F06">
      <w:pPr>
        <w:pStyle w:val="Codeexample"/>
      </w:pPr>
      <w:r w:rsidRPr="00EA77BC">
        <w:t xml:space="preserve">19 INSULIN NPH HUMAN 100 U/ML INJ INNOLET 3ML    INJ  HS501  I0356  </w:t>
      </w:r>
    </w:p>
    <w:p w14:paraId="60E6AE01" w14:textId="77777777" w:rsidR="001A03E3" w:rsidRPr="00EA77BC" w:rsidRDefault="001A03E3" w:rsidP="0012128D">
      <w:pPr>
        <w:pStyle w:val="Codeexample"/>
      </w:pPr>
      <w:r w:rsidRPr="00EA77BC">
        <w:t xml:space="preserve">20 INSULIN NPH HUMAN 100 U/ML INJ NOVOLIN N    INJ  HS501  I0161            </w:t>
      </w:r>
    </w:p>
    <w:p w14:paraId="60E6AE02" w14:textId="77777777" w:rsidR="001A03E3" w:rsidRPr="00EA77BC" w:rsidRDefault="001A03E3" w:rsidP="0012128D">
      <w:pPr>
        <w:pStyle w:val="Codeexample"/>
      </w:pPr>
      <w:r w:rsidRPr="00EA77BC">
        <w:t>Enter your choice or press return to continue: 18</w:t>
      </w:r>
    </w:p>
    <w:p w14:paraId="60E6AE03" w14:textId="77777777" w:rsidR="001A03E3" w:rsidRPr="00EA77BC" w:rsidRDefault="001A03E3" w:rsidP="0005137D">
      <w:pPr>
        <w:pStyle w:val="Codeexample"/>
      </w:pPr>
      <w:r w:rsidRPr="00EA77BC">
        <w:t xml:space="preserve">          Is this a match  &lt; Reply Y, N or press return to continue &gt; :  y</w:t>
      </w:r>
    </w:p>
    <w:p w14:paraId="60E6AE04" w14:textId="77777777" w:rsidR="001A03E3" w:rsidRPr="00EA77BC" w:rsidRDefault="001A03E3" w:rsidP="0005137D">
      <w:pPr>
        <w:pStyle w:val="Codeexample"/>
      </w:pPr>
      <w:r w:rsidRPr="00EA77BC">
        <w:t xml:space="preserve">CHOOSE FROM: </w:t>
      </w:r>
    </w:p>
    <w:p w14:paraId="60E6AE05" w14:textId="77777777" w:rsidR="001A03E3" w:rsidRPr="00EA77BC" w:rsidRDefault="001A03E3" w:rsidP="00EB241E">
      <w:pPr>
        <w:pStyle w:val="Codeexample"/>
      </w:pPr>
      <w:r w:rsidRPr="00EA77BC">
        <w:t xml:space="preserve">  1    10 ML  VIAL</w:t>
      </w:r>
    </w:p>
    <w:p w14:paraId="60E6AE06" w14:textId="77777777" w:rsidR="001A03E3" w:rsidRPr="00EA77BC" w:rsidRDefault="001A03E3" w:rsidP="005C4F1E">
      <w:pPr>
        <w:pStyle w:val="Codeexample"/>
      </w:pPr>
      <w:r w:rsidRPr="00EA77BC">
        <w:t xml:space="preserve">  2    OTHER  OTHER</w:t>
      </w:r>
    </w:p>
    <w:p w14:paraId="60E6AE07" w14:textId="77777777" w:rsidR="001A03E3" w:rsidRPr="00EA77BC" w:rsidRDefault="001A03E3" w:rsidP="000128D8">
      <w:pPr>
        <w:pStyle w:val="Codeexample"/>
      </w:pPr>
      <w:r w:rsidRPr="00EA77BC">
        <w:t>Enter Package Size &amp; Type Combination: 1</w:t>
      </w:r>
    </w:p>
    <w:p w14:paraId="60E6AE08" w14:textId="77777777" w:rsidR="001A03E3" w:rsidRPr="00EA77BC" w:rsidRDefault="001A03E3" w:rsidP="000128D8">
      <w:pPr>
        <w:pStyle w:val="Codeexample"/>
      </w:pPr>
    </w:p>
    <w:p w14:paraId="60E6AE09" w14:textId="77777777" w:rsidR="001A03E3" w:rsidRPr="00EA77BC" w:rsidRDefault="001A03E3" w:rsidP="00EA77BC">
      <w:pPr>
        <w:pStyle w:val="Codeexample"/>
      </w:pPr>
    </w:p>
    <w:p w14:paraId="60E6AE0A" w14:textId="77777777" w:rsidR="001A03E3" w:rsidRPr="00EA77BC" w:rsidRDefault="001A03E3" w:rsidP="00EA77BC">
      <w:pPr>
        <w:pStyle w:val="Codeexample"/>
      </w:pPr>
      <w:r w:rsidRPr="00EA77BC">
        <w:t>Local drug INSULIN NPH U-100 INJ</w:t>
      </w:r>
    </w:p>
    <w:p w14:paraId="60E6AE0B" w14:textId="77777777" w:rsidR="001A03E3" w:rsidRPr="00EA77BC" w:rsidRDefault="001A03E3" w:rsidP="00EA77BC">
      <w:pPr>
        <w:pStyle w:val="Codeexample"/>
      </w:pPr>
      <w:r w:rsidRPr="00EA77BC">
        <w:t>matches    INSULIN NPH HUMAN 100 U/ML INJ HUMULIN N</w:t>
      </w:r>
    </w:p>
    <w:p w14:paraId="60E6AE0C" w14:textId="77777777" w:rsidR="001A03E3" w:rsidRPr="00EA77BC" w:rsidRDefault="001A03E3" w:rsidP="00EA77BC">
      <w:pPr>
        <w:pStyle w:val="Codeexample"/>
      </w:pPr>
      <w:r w:rsidRPr="00EA77BC">
        <w:t>PACKAGE SIZE: 10 ML</w:t>
      </w:r>
    </w:p>
    <w:p w14:paraId="60E6AE0D" w14:textId="77777777" w:rsidR="001A03E3" w:rsidRPr="00EA77BC" w:rsidRDefault="001A03E3" w:rsidP="00EA77BC">
      <w:pPr>
        <w:pStyle w:val="Codeexample"/>
      </w:pPr>
      <w:r w:rsidRPr="00EA77BC">
        <w:t>PACKAGE TYPE: VIAL</w:t>
      </w:r>
    </w:p>
    <w:p w14:paraId="60E6AE0E" w14:textId="77777777" w:rsidR="001A03E3" w:rsidRPr="00EA77BC" w:rsidRDefault="001A03E3" w:rsidP="00EA77BC">
      <w:pPr>
        <w:pStyle w:val="Codeexample"/>
      </w:pPr>
    </w:p>
    <w:p w14:paraId="60E6AE0F" w14:textId="77777777" w:rsidR="001A03E3" w:rsidRPr="00EA77BC" w:rsidRDefault="001A03E3" w:rsidP="00EA77BC">
      <w:pPr>
        <w:pStyle w:val="Codeexample"/>
        <w:keepNext/>
      </w:pPr>
      <w:r w:rsidRPr="00EA77BC">
        <w:t>&lt; Enter "Y" for yes &gt;</w:t>
      </w:r>
    </w:p>
    <w:p w14:paraId="60E6AE10" w14:textId="77777777" w:rsidR="001A03E3" w:rsidRPr="00EA77BC" w:rsidRDefault="001A03E3" w:rsidP="00732461">
      <w:pPr>
        <w:pStyle w:val="Codeexample"/>
      </w:pPr>
      <w:r w:rsidRPr="00EA77BC">
        <w:t>&lt; Enter "N" for no &gt;                              OK? :  Y</w:t>
      </w:r>
    </w:p>
    <w:p w14:paraId="60E6AE11" w14:textId="77777777" w:rsidR="00A2682F" w:rsidRPr="00EA77BC" w:rsidRDefault="00A2682F" w:rsidP="00732461">
      <w:pPr>
        <w:pStyle w:val="Codeexample"/>
      </w:pPr>
    </w:p>
    <w:p w14:paraId="60E6AE12" w14:textId="77777777" w:rsidR="001A03E3" w:rsidRPr="00EA77BC" w:rsidRDefault="001A03E3" w:rsidP="00732461">
      <w:pPr>
        <w:pStyle w:val="Codeexample"/>
      </w:pPr>
      <w:r w:rsidRPr="00EA77BC">
        <w:t>LOCAL DRUG NAME: INSULIN NPH U-100 INJ</w:t>
      </w:r>
    </w:p>
    <w:p w14:paraId="60E6AE13" w14:textId="77777777" w:rsidR="001A03E3" w:rsidRPr="00EA77BC" w:rsidRDefault="001A03E3" w:rsidP="000C5921">
      <w:pPr>
        <w:pStyle w:val="Codeexample"/>
      </w:pPr>
      <w:r w:rsidRPr="00EA77BC">
        <w:t xml:space="preserve">                                        ORDER UNIT: VI</w:t>
      </w:r>
    </w:p>
    <w:p w14:paraId="60E6AE14" w14:textId="77777777" w:rsidR="001A03E3" w:rsidRPr="00EA77BC" w:rsidRDefault="001A03E3" w:rsidP="000C5921">
      <w:pPr>
        <w:pStyle w:val="Codeexample"/>
      </w:pPr>
      <w:r w:rsidRPr="00EA77BC">
        <w:t xml:space="preserve">                        DISPENSE UNITS/ORDER UNITS: 1</w:t>
      </w:r>
    </w:p>
    <w:p w14:paraId="60E6AE15" w14:textId="77777777" w:rsidR="001A03E3" w:rsidRPr="00EA77BC" w:rsidRDefault="001A03E3" w:rsidP="000C5921">
      <w:pPr>
        <w:pStyle w:val="Codeexample"/>
      </w:pPr>
      <w:r w:rsidRPr="00EA77BC">
        <w:t xml:space="preserve">                                     DISPENSE UNIT:</w:t>
      </w:r>
    </w:p>
    <w:p w14:paraId="60E6AE16" w14:textId="77777777" w:rsidR="001A03E3" w:rsidRPr="00EA77BC" w:rsidRDefault="001A03E3" w:rsidP="000C5921">
      <w:pPr>
        <w:pStyle w:val="Codeexample"/>
      </w:pPr>
    </w:p>
    <w:p w14:paraId="60E6AE17" w14:textId="77777777" w:rsidR="001A03E3" w:rsidRPr="00EA77BC" w:rsidRDefault="001A03E3" w:rsidP="000C5921">
      <w:pPr>
        <w:pStyle w:val="Codeexample"/>
      </w:pPr>
      <w:r w:rsidRPr="00EA77BC">
        <w:t>VA PRODUCT NAME: INSULIN NPH HUMAN 100 U/ML INJ HUMULIN N</w:t>
      </w:r>
    </w:p>
    <w:p w14:paraId="60E6AE18" w14:textId="77777777" w:rsidR="001A03E3" w:rsidRPr="00EA77BC" w:rsidRDefault="001A03E3" w:rsidP="001B3F39">
      <w:pPr>
        <w:pStyle w:val="Codeexample"/>
      </w:pPr>
      <w:r w:rsidRPr="00EA77BC">
        <w:t>VA PRINT NAME: INSULIN NPH HUMAN 100 UNIT/ML HUMULIN N   CMOP ID: I0160</w:t>
      </w:r>
    </w:p>
    <w:p w14:paraId="60E6AE19" w14:textId="77777777" w:rsidR="001A03E3" w:rsidRPr="00EA77BC" w:rsidRDefault="001A03E3" w:rsidP="001B3F39">
      <w:pPr>
        <w:pStyle w:val="Codeexample"/>
      </w:pPr>
      <w:r w:rsidRPr="00EA77BC">
        <w:t>VA DISPENSE UNIT: VI                              MARKABLE FOR CMOP: YES</w:t>
      </w:r>
    </w:p>
    <w:p w14:paraId="60E6AE1A" w14:textId="77777777" w:rsidR="001A03E3" w:rsidRPr="00EA77BC" w:rsidRDefault="001A03E3" w:rsidP="001B3F39">
      <w:pPr>
        <w:pStyle w:val="Codeexample"/>
      </w:pPr>
      <w:r w:rsidRPr="00EA77BC">
        <w:t xml:space="preserve">     PACKAGE SIZE: 10 ML</w:t>
      </w:r>
    </w:p>
    <w:p w14:paraId="60E6AE1B" w14:textId="77777777" w:rsidR="001A03E3" w:rsidRPr="00EA77BC" w:rsidRDefault="001A03E3" w:rsidP="001B3F39">
      <w:pPr>
        <w:pStyle w:val="Codeexample"/>
      </w:pPr>
      <w:r w:rsidRPr="00EA77BC">
        <w:t xml:space="preserve">     PACKAGE TYPE: VIAL</w:t>
      </w:r>
    </w:p>
    <w:p w14:paraId="60E6AE1C" w14:textId="77777777" w:rsidR="001A03E3" w:rsidRPr="00EA77BC" w:rsidRDefault="001A03E3" w:rsidP="001B3F39">
      <w:pPr>
        <w:pStyle w:val="Codeexample"/>
      </w:pPr>
      <w:r w:rsidRPr="00EA77BC">
        <w:t>VA CLASS: HS501  INSULIN</w:t>
      </w:r>
    </w:p>
    <w:p w14:paraId="60E6AE1D" w14:textId="77777777" w:rsidR="001A03E3" w:rsidRPr="00EA77BC" w:rsidRDefault="001A03E3" w:rsidP="001B3F39">
      <w:pPr>
        <w:pStyle w:val="Codeexample"/>
      </w:pPr>
      <w:r w:rsidRPr="00EA77BC">
        <w:t xml:space="preserve">CS FEDERAL SCHEDULE: </w:t>
      </w:r>
    </w:p>
    <w:p w14:paraId="60E6AE1E" w14:textId="77777777" w:rsidR="001A03E3" w:rsidRPr="00EA77BC" w:rsidRDefault="001A03E3" w:rsidP="001B3F39">
      <w:pPr>
        <w:pStyle w:val="Codeexample"/>
      </w:pPr>
      <w:r w:rsidRPr="00EA77BC">
        <w:t>INGREDIENTS:</w:t>
      </w:r>
    </w:p>
    <w:p w14:paraId="60E6AE1F" w14:textId="77777777" w:rsidR="001A03E3" w:rsidRPr="00EA77BC" w:rsidRDefault="001A03E3" w:rsidP="001B3F39">
      <w:pPr>
        <w:pStyle w:val="Codeexample"/>
      </w:pPr>
      <w:r w:rsidRPr="00EA77BC">
        <w:t xml:space="preserve">     INSULIN,NPH,HUMAN/rDNA 100 UNT/ML</w:t>
      </w:r>
    </w:p>
    <w:p w14:paraId="60E6AE20" w14:textId="77777777" w:rsidR="001A03E3" w:rsidRPr="00EA77BC" w:rsidRDefault="001A03E3" w:rsidP="001B3F39">
      <w:pPr>
        <w:pStyle w:val="Codeexample"/>
      </w:pPr>
      <w:r w:rsidRPr="00EA77BC">
        <w:t>NATIONAL FORMULARY INDICATOR: NO</w:t>
      </w:r>
    </w:p>
    <w:p w14:paraId="60E6AE21" w14:textId="77777777" w:rsidR="001A03E3" w:rsidRPr="00EA77BC" w:rsidRDefault="001A03E3" w:rsidP="001B3F39">
      <w:pPr>
        <w:pStyle w:val="Codeexample"/>
      </w:pPr>
      <w:r w:rsidRPr="00EA77BC">
        <w:t>NATIONAL FORMULARY RESTRICTION:</w:t>
      </w:r>
    </w:p>
    <w:p w14:paraId="60E6AE22" w14:textId="77777777" w:rsidR="001A03E3" w:rsidRDefault="001A03E3" w:rsidP="001B3F39">
      <w:pPr>
        <w:pStyle w:val="Codeexample"/>
      </w:pPr>
    </w:p>
    <w:p w14:paraId="60E6AE23" w14:textId="77777777" w:rsidR="00584B53" w:rsidRPr="00D32499" w:rsidRDefault="00584B53" w:rsidP="00584B53">
      <w:pPr>
        <w:shd w:val="clear" w:color="auto" w:fill="D9D9D9"/>
        <w:ind w:left="374"/>
        <w:rPr>
          <w:rFonts w:ascii="Courier New" w:hAnsi="Courier New" w:cs="Courier New"/>
          <w:sz w:val="16"/>
          <w:szCs w:val="16"/>
        </w:rPr>
      </w:pPr>
      <w:bookmarkStart w:id="1154" w:name="p055"/>
      <w:bookmarkEnd w:id="1154"/>
      <w:r w:rsidRPr="00D32499">
        <w:rPr>
          <w:rFonts w:ascii="Courier New" w:hAnsi="Courier New" w:cs="Courier New"/>
          <w:sz w:val="16"/>
          <w:szCs w:val="16"/>
        </w:rPr>
        <w:t>Copay Tier: 2</w:t>
      </w:r>
    </w:p>
    <w:p w14:paraId="60E6AE24"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25" w14:textId="77777777" w:rsidR="00584B53" w:rsidRPr="00EA77BC" w:rsidRDefault="00584B53" w:rsidP="001B3F39">
      <w:pPr>
        <w:pStyle w:val="Codeexample"/>
      </w:pPr>
    </w:p>
    <w:p w14:paraId="60E6AE26" w14:textId="77777777" w:rsidR="001A03E3" w:rsidRPr="00EA77BC" w:rsidRDefault="001A03E3" w:rsidP="001B3F39">
      <w:pPr>
        <w:pStyle w:val="Codeexample"/>
      </w:pPr>
    </w:p>
    <w:p w14:paraId="60E6AE27" w14:textId="77777777" w:rsidR="001A03E3" w:rsidRPr="00EA77BC" w:rsidRDefault="001A03E3" w:rsidP="001B3F39">
      <w:pPr>
        <w:pStyle w:val="Codeexample"/>
      </w:pPr>
      <w:r w:rsidRPr="00EA77BC">
        <w:t>&lt; Enter "Y" for yes, "N" for no &gt;</w:t>
      </w:r>
    </w:p>
    <w:p w14:paraId="60E6AE28" w14:textId="77777777" w:rsidR="001A03E3" w:rsidRPr="00EA77BC" w:rsidRDefault="001A03E3" w:rsidP="001B3F39">
      <w:pPr>
        <w:pStyle w:val="Codeexample"/>
      </w:pPr>
    </w:p>
    <w:p w14:paraId="60E6AE29" w14:textId="77777777" w:rsidR="001A03E3" w:rsidRPr="00EA77BC" w:rsidRDefault="001A03E3" w:rsidP="001B3F39">
      <w:pPr>
        <w:pStyle w:val="Codeexample"/>
      </w:pPr>
      <w:r w:rsidRPr="00EA77BC">
        <w:t xml:space="preserve">          Is this a match ? Y</w:t>
      </w:r>
    </w:p>
    <w:p w14:paraId="60E6AE2A" w14:textId="77777777" w:rsidR="001A03E3" w:rsidRPr="00EA77BC" w:rsidRDefault="001A03E3" w:rsidP="00CD4C83">
      <w:pPr>
        <w:pStyle w:val="Codeexample"/>
      </w:pPr>
    </w:p>
    <w:p w14:paraId="60E6AE2B" w14:textId="77777777" w:rsidR="001A03E3" w:rsidRPr="00EA77BC" w:rsidRDefault="001A03E3" w:rsidP="00BA5F06">
      <w:pPr>
        <w:pStyle w:val="Codeexample"/>
      </w:pPr>
    </w:p>
    <w:p w14:paraId="60E6AE2C" w14:textId="77777777" w:rsidR="001A03E3" w:rsidRPr="00EA77BC" w:rsidRDefault="001A03E3" w:rsidP="00BA5F06">
      <w:pPr>
        <w:pStyle w:val="Codeexample"/>
      </w:pPr>
      <w:r w:rsidRPr="00EA77BC">
        <w:t>You have just VERIFIED this match and MERGED the entry.</w:t>
      </w:r>
    </w:p>
    <w:p w14:paraId="60E6AE2D" w14:textId="77777777" w:rsidR="001A03E3" w:rsidRPr="00EA77BC" w:rsidRDefault="001A03E3" w:rsidP="00BA5F06">
      <w:pPr>
        <w:pStyle w:val="Codeexample"/>
      </w:pPr>
    </w:p>
    <w:p w14:paraId="60E6AE2E" w14:textId="77777777" w:rsidR="001A03E3" w:rsidRPr="00EA77BC" w:rsidRDefault="001A03E3" w:rsidP="0012128D">
      <w:pPr>
        <w:pStyle w:val="Codeexample"/>
      </w:pPr>
      <w:r w:rsidRPr="00EA77BC">
        <w:t>Resetting Possible Dosages..</w:t>
      </w:r>
    </w:p>
    <w:p w14:paraId="60E6AE2F" w14:textId="77777777" w:rsidR="001A03E3" w:rsidRPr="00EA77BC" w:rsidRDefault="001A03E3" w:rsidP="0012128D">
      <w:pPr>
        <w:pStyle w:val="Codeexample"/>
      </w:pPr>
    </w:p>
    <w:p w14:paraId="60E6AE30" w14:textId="77777777" w:rsidR="001A03E3" w:rsidRPr="00EA77BC" w:rsidRDefault="001A03E3" w:rsidP="0005137D">
      <w:pPr>
        <w:pStyle w:val="Codeexample"/>
      </w:pPr>
      <w:r w:rsidRPr="00EA77BC">
        <w:t xml:space="preserve">Press Return to continue: </w:t>
      </w:r>
    </w:p>
    <w:p w14:paraId="60E6AE31" w14:textId="77777777" w:rsidR="001A03E3" w:rsidRPr="00EA77BC" w:rsidRDefault="001A03E3" w:rsidP="0005137D">
      <w:pPr>
        <w:pStyle w:val="Codeexample"/>
      </w:pPr>
      <w:r w:rsidRPr="00EA77BC">
        <w:t>Just a reminder...you are editing INSULIN NPH U-100 INJ.</w:t>
      </w:r>
    </w:p>
    <w:p w14:paraId="60E6AE32" w14:textId="77777777" w:rsidR="001A03E3" w:rsidRPr="00EA77BC" w:rsidRDefault="001A03E3" w:rsidP="00EB241E">
      <w:pPr>
        <w:pStyle w:val="Codeexample"/>
      </w:pPr>
    </w:p>
    <w:p w14:paraId="60E6AE33" w14:textId="77777777" w:rsidR="001A03E3" w:rsidRPr="00EA77BC" w:rsidRDefault="001A03E3" w:rsidP="005C4F1E">
      <w:pPr>
        <w:pStyle w:val="Codeexample"/>
      </w:pPr>
      <w:r w:rsidRPr="00EA77BC">
        <w:t>Strength from National Drug File match =&gt; 100    UNT/ML</w:t>
      </w:r>
    </w:p>
    <w:p w14:paraId="60E6AE34" w14:textId="77777777" w:rsidR="001A03E3" w:rsidRPr="00EA77BC" w:rsidRDefault="001A03E3" w:rsidP="000128D8">
      <w:pPr>
        <w:pStyle w:val="Codeexample"/>
      </w:pPr>
      <w:r w:rsidRPr="00EA77BC">
        <w:t xml:space="preserve">Strength currently in the Drug File    =&gt; 100    </w:t>
      </w:r>
    </w:p>
    <w:p w14:paraId="60E6AE35" w14:textId="77777777" w:rsidR="001A03E3" w:rsidRPr="00EA77BC" w:rsidRDefault="001A03E3" w:rsidP="000128D8">
      <w:pPr>
        <w:pStyle w:val="Codeexample"/>
      </w:pPr>
    </w:p>
    <w:p w14:paraId="60E6AE36" w14:textId="77777777" w:rsidR="001A03E3" w:rsidRPr="00EA77BC" w:rsidRDefault="001A03E3" w:rsidP="00EA77BC">
      <w:pPr>
        <w:pStyle w:val="Codeexample"/>
      </w:pPr>
      <w:r w:rsidRPr="00EA77BC">
        <w:t>Strength =&gt; 100   Unit =&gt;</w:t>
      </w:r>
    </w:p>
    <w:p w14:paraId="60E6AE37" w14:textId="77777777" w:rsidR="001A03E3" w:rsidRPr="00EA77BC" w:rsidRDefault="001A03E3" w:rsidP="00EA77BC">
      <w:pPr>
        <w:pStyle w:val="Codeexample"/>
      </w:pPr>
    </w:p>
    <w:p w14:paraId="60E6AE38" w14:textId="77777777" w:rsidR="001A03E3" w:rsidRPr="00EA77BC" w:rsidRDefault="001A03E3" w:rsidP="00EA77BC">
      <w:pPr>
        <w:pStyle w:val="Codeexample"/>
      </w:pPr>
    </w:p>
    <w:p w14:paraId="60E6AE39" w14:textId="77777777" w:rsidR="001A03E3" w:rsidRPr="00EA77BC" w:rsidRDefault="001A03E3" w:rsidP="00EA77BC">
      <w:pPr>
        <w:pStyle w:val="Codeexample"/>
      </w:pPr>
      <w:r w:rsidRPr="00EA77BC">
        <w:t>Press Return to continue,'^' to exit:</w:t>
      </w:r>
    </w:p>
    <w:p w14:paraId="60E6AE3A" w14:textId="77777777" w:rsidR="001A03E3" w:rsidRPr="00EA77BC" w:rsidRDefault="001A03E3" w:rsidP="00EA77BC">
      <w:pPr>
        <w:pStyle w:val="Codeexample"/>
      </w:pPr>
    </w:p>
    <w:p w14:paraId="60E6AE3B" w14:textId="77777777" w:rsidR="001A03E3" w:rsidRPr="00EA77BC" w:rsidRDefault="001A03E3" w:rsidP="00EA77BC">
      <w:pPr>
        <w:pStyle w:val="Codeexample"/>
      </w:pPr>
    </w:p>
    <w:p w14:paraId="60E6AE3C" w14:textId="77777777" w:rsidR="001A03E3" w:rsidRPr="00EA77BC" w:rsidRDefault="001A03E3" w:rsidP="00EA77BC">
      <w:pPr>
        <w:pStyle w:val="Codeexample"/>
      </w:pPr>
      <w:r w:rsidRPr="00EA77BC">
        <w:t>POSSIBLE DOSAGES:</w:t>
      </w:r>
    </w:p>
    <w:p w14:paraId="60E6AE3D" w14:textId="77777777" w:rsidR="001A03E3" w:rsidRPr="00EA77BC" w:rsidRDefault="001A03E3" w:rsidP="00EA77BC">
      <w:pPr>
        <w:pStyle w:val="Codeexample"/>
      </w:pPr>
    </w:p>
    <w:p w14:paraId="60E6AE3E" w14:textId="77777777" w:rsidR="001A03E3" w:rsidRPr="00EA77BC" w:rsidRDefault="001A03E3" w:rsidP="00EA77BC">
      <w:pPr>
        <w:pStyle w:val="Codeexample"/>
      </w:pPr>
      <w:r w:rsidRPr="00EA77BC">
        <w:t>LOCAL POSSIBLE DOSAGES:</w:t>
      </w:r>
    </w:p>
    <w:p w14:paraId="60E6AE3F" w14:textId="77777777" w:rsidR="001A03E3" w:rsidRPr="00EA77BC" w:rsidRDefault="0076180B" w:rsidP="00EA77BC">
      <w:pPr>
        <w:pStyle w:val="Codeexample"/>
        <w:keepNext/>
      </w:pPr>
      <w:r>
        <w:rPr>
          <w:noProof/>
        </w:rPr>
        <mc:AlternateContent>
          <mc:Choice Requires="wps">
            <w:drawing>
              <wp:anchor distT="0" distB="0" distL="114300" distR="114300" simplePos="0" relativeHeight="251663872" behindDoc="0" locked="0" layoutInCell="1" allowOverlap="1" wp14:anchorId="60E6DD41" wp14:editId="60E6DD42">
                <wp:simplePos x="0" y="0"/>
                <wp:positionH relativeFrom="column">
                  <wp:posOffset>4829810</wp:posOffset>
                </wp:positionH>
                <wp:positionV relativeFrom="paragraph">
                  <wp:posOffset>36195</wp:posOffset>
                </wp:positionV>
                <wp:extent cx="1068070" cy="1390650"/>
                <wp:effectExtent l="10160" t="7620" r="7620" b="11430"/>
                <wp:wrapNone/>
                <wp:docPr id="67"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390650"/>
                        </a:xfrm>
                        <a:prstGeom prst="rect">
                          <a:avLst/>
                        </a:prstGeom>
                        <a:solidFill>
                          <a:srgbClr val="FFFFFF"/>
                        </a:solidFill>
                        <a:ln w="9525">
                          <a:solidFill>
                            <a:srgbClr val="000000"/>
                          </a:solidFill>
                          <a:miter lim="800000"/>
                          <a:headEnd/>
                          <a:tailEnd/>
                        </a:ln>
                      </wps:spPr>
                      <wps:txbx>
                        <w:txbxContent>
                          <w:p w14:paraId="60E6DE2C" w14:textId="77777777" w:rsidR="00BF2C2B" w:rsidRPr="00F772CA" w:rsidRDefault="00BF2C2B"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3" o:spid="_x0000_s1032" type="#_x0000_t202" style="position:absolute;left:0;text-align:left;margin-left:380.3pt;margin-top:2.85pt;width:84.1pt;height:10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">
                <v:textbox>
                  <w:txbxContent>
                    <w:p w14:paraId="60E6DE2C" w14:textId="77777777" w:rsidR="00BF2C2B" w:rsidRPr="00F772CA" w:rsidRDefault="00BF2C2B"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v:textbox>
              </v:shape>
            </w:pict>
          </mc:Fallback>
        </mc:AlternateContent>
      </w:r>
    </w:p>
    <w:p w14:paraId="60E6AE40" w14:textId="77777777" w:rsidR="001A03E3" w:rsidRPr="00EA77BC" w:rsidRDefault="001A03E3" w:rsidP="00EA77BC">
      <w:pPr>
        <w:pStyle w:val="Codeexample"/>
        <w:keepNext/>
      </w:pPr>
      <w:r w:rsidRPr="00EA77BC">
        <w:t>Due to National Drug File settings no possible dosages were auto-created.</w:t>
      </w:r>
    </w:p>
    <w:p w14:paraId="60E6AE41" w14:textId="77777777" w:rsidR="001A03E3" w:rsidRPr="00EA77BC" w:rsidRDefault="001A03E3" w:rsidP="00EA77BC">
      <w:pPr>
        <w:pStyle w:val="Codeexample"/>
        <w:keepNext/>
      </w:pPr>
    </w:p>
    <w:p w14:paraId="60E6AE42" w14:textId="77777777" w:rsidR="001A03E3" w:rsidRPr="00EA77BC" w:rsidRDefault="001A03E3" w:rsidP="00EA77BC">
      <w:pPr>
        <w:pStyle w:val="Codeexample"/>
        <w:keepNext/>
      </w:pPr>
      <w:r w:rsidRPr="00EA77BC">
        <w:t>Do you want to manually enter possible dosages? N// YES</w:t>
      </w:r>
    </w:p>
    <w:p w14:paraId="60E6AE43" w14:textId="77777777" w:rsidR="001A03E3" w:rsidRPr="00EA77BC" w:rsidRDefault="001A03E3" w:rsidP="00EA77BC">
      <w:pPr>
        <w:pStyle w:val="Codeexample"/>
        <w:keepNext/>
      </w:pPr>
    </w:p>
    <w:p w14:paraId="60E6AE44" w14:textId="77777777" w:rsidR="001A03E3" w:rsidRPr="00EA77BC" w:rsidRDefault="001A03E3" w:rsidP="00EA77BC">
      <w:pPr>
        <w:pStyle w:val="Codeexample"/>
      </w:pPr>
      <w:r w:rsidRPr="00EA77BC">
        <w:t>Changing the strength will update all possible dosages for this Drug.</w:t>
      </w:r>
    </w:p>
    <w:p w14:paraId="60E6AE45" w14:textId="77777777" w:rsidR="001A03E3" w:rsidRPr="00EA77BC" w:rsidRDefault="001A03E3" w:rsidP="00EA77BC">
      <w:pPr>
        <w:pStyle w:val="Codeexample"/>
      </w:pPr>
    </w:p>
    <w:p w14:paraId="60E6AE46" w14:textId="77777777" w:rsidR="001A03E3" w:rsidRPr="00EA77BC" w:rsidRDefault="001A03E3" w:rsidP="00EA77BC">
      <w:pPr>
        <w:pStyle w:val="Codeexample"/>
      </w:pPr>
      <w:r w:rsidRPr="00EA77BC">
        <w:t xml:space="preserve">STRENGTH: 100// </w:t>
      </w:r>
    </w:p>
    <w:p w14:paraId="60E6AE47" w14:textId="77777777" w:rsidR="001A03E3" w:rsidRPr="00EA77BC" w:rsidRDefault="001A03E3" w:rsidP="00EA77BC">
      <w:pPr>
        <w:pStyle w:val="Codeexample"/>
      </w:pPr>
    </w:p>
    <w:p w14:paraId="60E6AE48" w14:textId="77777777" w:rsidR="001A03E3" w:rsidRPr="00EA77BC" w:rsidRDefault="001A03E3" w:rsidP="00EA77BC">
      <w:pPr>
        <w:pStyle w:val="Codeexample"/>
      </w:pPr>
      <w:r w:rsidRPr="00EA77BC">
        <w:t>Select DISPENSE UNITS PER DOSE: ?</w:t>
      </w:r>
    </w:p>
    <w:p w14:paraId="60E6AE49" w14:textId="77777777" w:rsidR="001A03E3" w:rsidRPr="00EA77BC" w:rsidRDefault="001A03E3" w:rsidP="00EA77BC">
      <w:pPr>
        <w:pStyle w:val="Codeexample"/>
      </w:pPr>
    </w:p>
    <w:p w14:paraId="60E6AE4A" w14:textId="77777777" w:rsidR="001A03E3" w:rsidRPr="00EA77BC" w:rsidRDefault="001A03E3" w:rsidP="00EA77BC">
      <w:pPr>
        <w:pStyle w:val="Codeexample"/>
      </w:pPr>
      <w:r w:rsidRPr="00EA77BC">
        <w:t xml:space="preserve">        You may enter a new POSSIBLE DOSAGES, if you wish</w:t>
      </w:r>
    </w:p>
    <w:p w14:paraId="60E6AE4B" w14:textId="77777777" w:rsidR="001A03E3" w:rsidRPr="00EA77BC" w:rsidRDefault="001A03E3" w:rsidP="00EA77BC">
      <w:pPr>
        <w:pStyle w:val="Codeexample"/>
      </w:pPr>
      <w:r w:rsidRPr="00EA77BC">
        <w:t xml:space="preserve">        Type a Number between 0 and 99999999, 4 Decimal Digits</w:t>
      </w:r>
    </w:p>
    <w:p w14:paraId="60E6AE4C" w14:textId="77777777" w:rsidR="001A03E3" w:rsidRPr="00EA77BC" w:rsidRDefault="001A03E3" w:rsidP="00EA77BC">
      <w:pPr>
        <w:pStyle w:val="Codeexample"/>
      </w:pPr>
      <w:r w:rsidRPr="00EA77BC">
        <w:t xml:space="preserve">   </w:t>
      </w:r>
    </w:p>
    <w:p w14:paraId="60E6AE4D" w14:textId="77777777" w:rsidR="001A03E3" w:rsidRPr="00EA77BC" w:rsidRDefault="001A03E3" w:rsidP="00EA77BC">
      <w:pPr>
        <w:pStyle w:val="Codeexample"/>
      </w:pPr>
      <w:r w:rsidRPr="00EA77BC">
        <w:t>Select DISPENSE UNITS PER DOSE: 1</w:t>
      </w:r>
    </w:p>
    <w:p w14:paraId="60E6AE4E" w14:textId="77777777" w:rsidR="001A03E3" w:rsidRPr="00EA77BC" w:rsidRDefault="001A03E3" w:rsidP="00EA77BC">
      <w:pPr>
        <w:pStyle w:val="Codeexample"/>
      </w:pPr>
      <w:r w:rsidRPr="00EA77BC">
        <w:t>Are you adding '1' as a new POSSIBLE DOSAGES (the 1ST for this DRUG)? No// Y</w:t>
      </w:r>
    </w:p>
    <w:p w14:paraId="60E6AE4F" w14:textId="77777777" w:rsidR="001A03E3" w:rsidRPr="00EA77BC" w:rsidRDefault="001A03E3" w:rsidP="00EA77BC">
      <w:pPr>
        <w:pStyle w:val="Codeexample"/>
      </w:pPr>
      <w:r w:rsidRPr="00EA77BC">
        <w:t xml:space="preserve">  (Yes)</w:t>
      </w:r>
    </w:p>
    <w:p w14:paraId="60E6AE50" w14:textId="77777777" w:rsidR="001A03E3" w:rsidRPr="00EA77BC" w:rsidRDefault="001A03E3" w:rsidP="00EA77BC">
      <w:pPr>
        <w:pStyle w:val="Codeexample"/>
      </w:pPr>
      <w:r w:rsidRPr="00EA77BC">
        <w:t xml:space="preserve">  Dosage = 100</w:t>
      </w:r>
    </w:p>
    <w:p w14:paraId="60E6AE51" w14:textId="77777777" w:rsidR="001A03E3" w:rsidRPr="00EA77BC" w:rsidRDefault="001A03E3" w:rsidP="00EA77BC">
      <w:pPr>
        <w:pStyle w:val="Codeexample"/>
      </w:pPr>
      <w:r w:rsidRPr="00EA77BC">
        <w:t xml:space="preserve">   POSSIBLE DOSAGES DOSE: 100//   (No Editing)</w:t>
      </w:r>
    </w:p>
    <w:p w14:paraId="60E6AE52" w14:textId="77777777" w:rsidR="001A03E3" w:rsidRPr="00EA77BC" w:rsidRDefault="001A03E3" w:rsidP="00EA77BC">
      <w:pPr>
        <w:pStyle w:val="Codeexample"/>
      </w:pPr>
    </w:p>
    <w:p w14:paraId="60E6AE53" w14:textId="77777777" w:rsidR="001A03E3" w:rsidRPr="00EA77BC" w:rsidRDefault="001A03E3" w:rsidP="00EA77BC">
      <w:pPr>
        <w:pStyle w:val="Codeexample"/>
      </w:pPr>
      <w:r w:rsidRPr="00EA77BC">
        <w:t>DISPENSE UNITS PER DOSE: 1// 0.1</w:t>
      </w:r>
    </w:p>
    <w:p w14:paraId="60E6AE54" w14:textId="77777777" w:rsidR="001A03E3" w:rsidRPr="00EA77BC" w:rsidRDefault="001A03E3" w:rsidP="00EA77BC">
      <w:pPr>
        <w:pStyle w:val="Codeexample"/>
      </w:pPr>
      <w:r w:rsidRPr="00EA77BC">
        <w:t>PACKAGE: IO</w:t>
      </w:r>
    </w:p>
    <w:p w14:paraId="60E6AE55" w14:textId="77777777" w:rsidR="001A03E3" w:rsidRPr="00EA77BC" w:rsidRDefault="001A03E3" w:rsidP="00EA77BC">
      <w:pPr>
        <w:pStyle w:val="Codeexample"/>
      </w:pPr>
      <w:r w:rsidRPr="00EA77BC">
        <w:t xml:space="preserve">BCMA UNITS PER DOSE: </w:t>
      </w:r>
    </w:p>
    <w:p w14:paraId="60E6AE56" w14:textId="77777777" w:rsidR="001A03E3" w:rsidRPr="00EA77BC" w:rsidRDefault="001A03E3" w:rsidP="00EA77BC">
      <w:pPr>
        <w:pStyle w:val="Codeexample"/>
      </w:pPr>
    </w:p>
    <w:p w14:paraId="60E6AE57" w14:textId="77777777" w:rsidR="00304798" w:rsidRPr="00EA77BC" w:rsidRDefault="00304798" w:rsidP="00EA77BC">
      <w:pPr>
        <w:pStyle w:val="Codeexample"/>
      </w:pPr>
      <w:r w:rsidRPr="00EA77BC">
        <w:t>Select DISPENSE UNITS PER DOSE</w:t>
      </w:r>
    </w:p>
    <w:p w14:paraId="60E6AE58" w14:textId="77777777" w:rsidR="00AA50C7" w:rsidRPr="00EA77BC" w:rsidRDefault="00AA50C7" w:rsidP="00EA77BC"/>
    <w:p w14:paraId="60E6AE59" w14:textId="77777777" w:rsidR="001A03E3" w:rsidRPr="00EA77BC" w:rsidRDefault="001A03E3" w:rsidP="00EA77BC">
      <w:pPr>
        <w:pStyle w:val="Example"/>
      </w:pPr>
      <w:r w:rsidRPr="00EA77BC">
        <w:t xml:space="preserve">Example 2: </w:t>
      </w:r>
      <w:bookmarkStart w:id="1155" w:name="p054"/>
      <w:bookmarkEnd w:id="1155"/>
      <w:r w:rsidRPr="00EA77BC">
        <w:t xml:space="preserve">Supra-Therapeutic Drugs – </w:t>
      </w:r>
      <w:r w:rsidR="009A4CE2" w:rsidRPr="00EA77BC">
        <w:rPr>
          <w:i/>
          <w:szCs w:val="20"/>
        </w:rPr>
        <w:t>Drug Enter/Edit</w:t>
      </w:r>
      <w:r w:rsidR="009A4CE2" w:rsidRPr="00EA77BC">
        <w:rPr>
          <w:b w:val="0"/>
          <w:szCs w:val="20"/>
        </w:rPr>
        <w:t xml:space="preserve"> [PSS DRUG ENTER/EDIT] Option</w:t>
      </w:r>
      <w:r w:rsidRPr="00EA77BC">
        <w:t xml:space="preserve"> – Message displayed when Create Default Possible Dosage is Yes and 1 possible dosage auto-created</w:t>
      </w:r>
    </w:p>
    <w:p w14:paraId="60E6AE5A" w14:textId="77777777" w:rsidR="001A03E3" w:rsidRPr="00EA77BC" w:rsidRDefault="001A03E3" w:rsidP="00EA77BC">
      <w:pPr>
        <w:pStyle w:val="Codeexample"/>
      </w:pPr>
      <w:r w:rsidRPr="00EA77BC">
        <w:t>Do you wish to match/rematch to NATIONAL DRUG file? No// YES  (Yes)</w:t>
      </w:r>
    </w:p>
    <w:p w14:paraId="60E6AE5B" w14:textId="77777777" w:rsidR="001A03E3" w:rsidRPr="00EA77BC" w:rsidRDefault="001A03E3" w:rsidP="00EA77BC">
      <w:pPr>
        <w:pStyle w:val="Codeexample"/>
      </w:pPr>
    </w:p>
    <w:p w14:paraId="60E6AE5C" w14:textId="77777777" w:rsidR="001A03E3" w:rsidRPr="00EA77BC" w:rsidRDefault="001A03E3" w:rsidP="00EA77BC">
      <w:pPr>
        <w:pStyle w:val="Codeexample"/>
      </w:pPr>
      <w:r w:rsidRPr="00EA77BC">
        <w:t>Deleting Possible Dosages...</w:t>
      </w:r>
    </w:p>
    <w:p w14:paraId="60E6AE5D" w14:textId="77777777" w:rsidR="001A03E3" w:rsidRPr="00EA77BC" w:rsidRDefault="001A03E3" w:rsidP="00EA77BC">
      <w:pPr>
        <w:pStyle w:val="Codeexample"/>
      </w:pPr>
    </w:p>
    <w:p w14:paraId="60E6AE5E" w14:textId="77777777" w:rsidR="001A03E3" w:rsidRPr="00EA77BC" w:rsidRDefault="001A03E3" w:rsidP="00EA77BC">
      <w:pPr>
        <w:pStyle w:val="Codeexample"/>
      </w:pPr>
    </w:p>
    <w:p w14:paraId="60E6AE5F" w14:textId="77777777" w:rsidR="001A03E3" w:rsidRPr="00EA77BC" w:rsidRDefault="001A03E3" w:rsidP="00EA77BC">
      <w:pPr>
        <w:pStyle w:val="Codeexample"/>
      </w:pPr>
      <w:r w:rsidRPr="00EA77BC">
        <w:t>Match local drug  LOMUSTINE 100MG CAP</w:t>
      </w:r>
    </w:p>
    <w:p w14:paraId="60E6AE60" w14:textId="77777777" w:rsidR="001A03E3" w:rsidRPr="00EA77BC" w:rsidRDefault="001A03E3" w:rsidP="00EA77BC">
      <w:pPr>
        <w:pStyle w:val="Codeexample"/>
      </w:pPr>
      <w:r w:rsidRPr="00EA77BC">
        <w:t xml:space="preserve">                                        ORDER UNIT: BT</w:t>
      </w:r>
    </w:p>
    <w:p w14:paraId="60E6AE61" w14:textId="77777777" w:rsidR="001A03E3" w:rsidRPr="00EA77BC" w:rsidRDefault="001A03E3" w:rsidP="00EA77BC">
      <w:pPr>
        <w:pStyle w:val="Codeexample"/>
      </w:pPr>
      <w:r w:rsidRPr="00EA77BC">
        <w:t xml:space="preserve">                        DISPENSE UNITS/ORDER UNITS: 20</w:t>
      </w:r>
    </w:p>
    <w:p w14:paraId="60E6AE62" w14:textId="77777777" w:rsidR="001A03E3" w:rsidRPr="00EA77BC" w:rsidRDefault="001A03E3" w:rsidP="00EA77BC">
      <w:pPr>
        <w:pStyle w:val="Codeexample"/>
      </w:pPr>
      <w:r w:rsidRPr="00EA77BC">
        <w:t xml:space="preserve">                                     DISPENSE UNIT: </w:t>
      </w:r>
    </w:p>
    <w:p w14:paraId="60E6AE63" w14:textId="77777777" w:rsidR="001A03E3" w:rsidRPr="00EA77BC" w:rsidRDefault="001A03E3" w:rsidP="00EA77BC">
      <w:pPr>
        <w:pStyle w:val="Codeexample"/>
      </w:pPr>
      <w:r w:rsidRPr="00EA77BC">
        <w:t>I will try to match NDC:   15-3032-20   to NDF.</w:t>
      </w:r>
    </w:p>
    <w:p w14:paraId="60E6AE64" w14:textId="77777777" w:rsidR="001A03E3" w:rsidRPr="00EA77BC" w:rsidRDefault="001A03E3" w:rsidP="00EA77BC">
      <w:pPr>
        <w:pStyle w:val="Codeexample"/>
      </w:pPr>
    </w:p>
    <w:p w14:paraId="60E6AE65" w14:textId="77777777" w:rsidR="001A03E3" w:rsidRPr="00EA77BC" w:rsidRDefault="001A03E3" w:rsidP="00EA77BC">
      <w:pPr>
        <w:pStyle w:val="Codeexample"/>
      </w:pPr>
      <w:r w:rsidRPr="00EA77BC">
        <w:t>Local drug LOMUSTINE 100MG CAP</w:t>
      </w:r>
    </w:p>
    <w:p w14:paraId="60E6AE66" w14:textId="77777777" w:rsidR="001A03E3" w:rsidRPr="00EA77BC" w:rsidRDefault="001A03E3" w:rsidP="00EA77BC">
      <w:pPr>
        <w:pStyle w:val="Codeexample"/>
      </w:pPr>
      <w:r w:rsidRPr="00EA77BC">
        <w:t>matches    LOMUSTINE 100MG CAP</w:t>
      </w:r>
    </w:p>
    <w:p w14:paraId="60E6AE67" w14:textId="77777777" w:rsidR="001A03E3" w:rsidRPr="00EA77BC" w:rsidRDefault="001A03E3" w:rsidP="00EA77BC">
      <w:pPr>
        <w:pStyle w:val="Codeexample"/>
      </w:pPr>
      <w:r w:rsidRPr="00EA77BC">
        <w:t>PACKAGE SIZE: 20</w:t>
      </w:r>
    </w:p>
    <w:p w14:paraId="60E6AE68" w14:textId="77777777" w:rsidR="001A03E3" w:rsidRPr="00EA77BC" w:rsidRDefault="001A03E3" w:rsidP="00EA77BC">
      <w:pPr>
        <w:pStyle w:val="Codeexample"/>
      </w:pPr>
      <w:r w:rsidRPr="00EA77BC">
        <w:t>PACKAGE TYPE: BOTTLE</w:t>
      </w:r>
    </w:p>
    <w:p w14:paraId="60E6AE69" w14:textId="77777777" w:rsidR="001A03E3" w:rsidRPr="00EA77BC" w:rsidRDefault="001A03E3" w:rsidP="00EA77BC">
      <w:pPr>
        <w:pStyle w:val="Codeexample"/>
      </w:pPr>
      <w:r w:rsidRPr="00EA77BC">
        <w:t xml:space="preserve">          Is this a match ?</w:t>
      </w:r>
    </w:p>
    <w:p w14:paraId="60E6AE6A" w14:textId="77777777" w:rsidR="001A03E3" w:rsidRPr="00EA77BC" w:rsidRDefault="001A03E3" w:rsidP="00EA77BC">
      <w:pPr>
        <w:pStyle w:val="Codeexample"/>
      </w:pPr>
      <w:r w:rsidRPr="00EA77BC">
        <w:t>Enter Yes or No: YES// YES</w:t>
      </w:r>
    </w:p>
    <w:p w14:paraId="60E6AE6B" w14:textId="77777777" w:rsidR="001A03E3" w:rsidRPr="00EA77BC" w:rsidRDefault="001A03E3" w:rsidP="00EA77BC">
      <w:pPr>
        <w:pStyle w:val="Codeexample"/>
      </w:pPr>
    </w:p>
    <w:p w14:paraId="60E6AE6C" w14:textId="77777777" w:rsidR="001A03E3" w:rsidRPr="00EA77BC" w:rsidRDefault="001A03E3" w:rsidP="00EA77BC">
      <w:pPr>
        <w:pStyle w:val="Codeexample"/>
      </w:pPr>
      <w:r w:rsidRPr="00EA77BC">
        <w:t>LOCAL DRUG NAME: LOMUSTINE 100MG CAP</w:t>
      </w:r>
    </w:p>
    <w:p w14:paraId="60E6AE6D" w14:textId="77777777" w:rsidR="001A03E3" w:rsidRPr="00EA77BC" w:rsidRDefault="001A03E3" w:rsidP="00EA77BC">
      <w:pPr>
        <w:pStyle w:val="Codeexample"/>
      </w:pPr>
      <w:r w:rsidRPr="00EA77BC">
        <w:t xml:space="preserve">                                        ORDER UNIT: BT</w:t>
      </w:r>
    </w:p>
    <w:p w14:paraId="60E6AE6E" w14:textId="77777777" w:rsidR="001A03E3" w:rsidRPr="00EA77BC" w:rsidRDefault="001A03E3" w:rsidP="00EA77BC">
      <w:pPr>
        <w:pStyle w:val="Codeexample"/>
      </w:pPr>
      <w:r w:rsidRPr="00EA77BC">
        <w:t xml:space="preserve">                        DISPENSE UNITS/ORDER UNITS: 20</w:t>
      </w:r>
    </w:p>
    <w:p w14:paraId="60E6AE6F" w14:textId="77777777" w:rsidR="001A03E3" w:rsidRPr="00EA77BC" w:rsidRDefault="001A03E3" w:rsidP="00EA77BC">
      <w:pPr>
        <w:pStyle w:val="Codeexample"/>
      </w:pPr>
      <w:r w:rsidRPr="00EA77BC">
        <w:t xml:space="preserve">                                     DISPENSE UNIT: </w:t>
      </w:r>
    </w:p>
    <w:p w14:paraId="60E6AE70" w14:textId="77777777" w:rsidR="001A03E3" w:rsidRPr="00EA77BC" w:rsidRDefault="001A03E3" w:rsidP="00EA77BC">
      <w:pPr>
        <w:pStyle w:val="Codeexample"/>
      </w:pPr>
    </w:p>
    <w:p w14:paraId="60E6AE71" w14:textId="77777777" w:rsidR="001A03E3" w:rsidRPr="00EA77BC" w:rsidRDefault="001A03E3" w:rsidP="00EA77BC">
      <w:pPr>
        <w:pStyle w:val="Codeexample"/>
      </w:pPr>
      <w:r w:rsidRPr="00EA77BC">
        <w:t>VA PRODUCT NAME: LOMUSTINE 100MG CAP</w:t>
      </w:r>
    </w:p>
    <w:p w14:paraId="60E6AE72" w14:textId="77777777" w:rsidR="001A03E3" w:rsidRPr="00EA77BC" w:rsidRDefault="001A03E3" w:rsidP="00EA77BC">
      <w:pPr>
        <w:pStyle w:val="Codeexample"/>
      </w:pPr>
      <w:r w:rsidRPr="00EA77BC">
        <w:t>VA PRINT NAME: LOMUSTINE 100MG CAP                       CMOP ID: L0055</w:t>
      </w:r>
    </w:p>
    <w:p w14:paraId="60E6AE73" w14:textId="77777777" w:rsidR="001A03E3" w:rsidRPr="00EA77BC" w:rsidRDefault="001A03E3" w:rsidP="00EA77BC">
      <w:pPr>
        <w:pStyle w:val="Codeexample"/>
      </w:pPr>
      <w:r w:rsidRPr="00EA77BC">
        <w:t>VA DISPENSE UNIT: CAP                                    MARKABLE FOR CMOP: YES</w:t>
      </w:r>
    </w:p>
    <w:p w14:paraId="60E6AE74" w14:textId="77777777" w:rsidR="001A03E3" w:rsidRPr="00EA77BC" w:rsidRDefault="001A03E3" w:rsidP="00EA77BC">
      <w:pPr>
        <w:pStyle w:val="Codeexample"/>
      </w:pPr>
      <w:r w:rsidRPr="00EA77BC">
        <w:t xml:space="preserve">     PACKAGE SIZE: 20</w:t>
      </w:r>
    </w:p>
    <w:p w14:paraId="60E6AE75" w14:textId="77777777" w:rsidR="001A03E3" w:rsidRPr="00EA77BC" w:rsidRDefault="001A03E3" w:rsidP="00EA77BC">
      <w:pPr>
        <w:pStyle w:val="Codeexample"/>
      </w:pPr>
      <w:r w:rsidRPr="00EA77BC">
        <w:t xml:space="preserve">     PACKAGE TYPE: BOTTLE</w:t>
      </w:r>
    </w:p>
    <w:p w14:paraId="60E6AE76" w14:textId="77777777" w:rsidR="001A03E3" w:rsidRPr="00EA77BC" w:rsidRDefault="001A03E3" w:rsidP="00EA77BC">
      <w:pPr>
        <w:pStyle w:val="Codeexample"/>
      </w:pPr>
      <w:r w:rsidRPr="00EA77BC">
        <w:t>VA CLASS: AN100  ANTINEOPLASTICS,ALKYLATING AGENTS</w:t>
      </w:r>
    </w:p>
    <w:p w14:paraId="60E6AE77" w14:textId="77777777" w:rsidR="001A03E3" w:rsidRPr="00EA77BC" w:rsidRDefault="001A03E3" w:rsidP="00EA77BC">
      <w:pPr>
        <w:pStyle w:val="Codeexample"/>
      </w:pPr>
      <w:r w:rsidRPr="00EA77BC">
        <w:t xml:space="preserve">CS FEDERAL SCHEDULE: </w:t>
      </w:r>
    </w:p>
    <w:p w14:paraId="60E6AE78" w14:textId="77777777" w:rsidR="001A03E3" w:rsidRPr="00EA77BC" w:rsidRDefault="001A03E3" w:rsidP="00EA77BC">
      <w:pPr>
        <w:pStyle w:val="Codeexample"/>
      </w:pPr>
      <w:r w:rsidRPr="00EA77BC">
        <w:t>INGREDIENTS:</w:t>
      </w:r>
    </w:p>
    <w:p w14:paraId="60E6AE79" w14:textId="77777777" w:rsidR="001A03E3" w:rsidRPr="00EA77BC" w:rsidRDefault="001A03E3" w:rsidP="00EA77BC">
      <w:pPr>
        <w:pStyle w:val="Codeexample"/>
      </w:pPr>
      <w:r w:rsidRPr="00EA77BC">
        <w:t xml:space="preserve">     LOMUSTINE 100 MG</w:t>
      </w:r>
    </w:p>
    <w:p w14:paraId="60E6AE7A" w14:textId="77777777" w:rsidR="001A03E3" w:rsidRPr="00EA77BC" w:rsidRDefault="001A03E3" w:rsidP="00EA77BC">
      <w:pPr>
        <w:pStyle w:val="Codeexample"/>
      </w:pPr>
      <w:r w:rsidRPr="00EA77BC">
        <w:t>NATIONAL FORMULARY INDICATOR: YES</w:t>
      </w:r>
    </w:p>
    <w:p w14:paraId="60E6AE7B" w14:textId="77777777" w:rsidR="001A03E3" w:rsidRDefault="001A03E3" w:rsidP="00EA77BC">
      <w:pPr>
        <w:pStyle w:val="Codeexample"/>
      </w:pPr>
      <w:r w:rsidRPr="00EA77BC">
        <w:t>NATIONAL FORMULARY RESTRICTION:</w:t>
      </w:r>
    </w:p>
    <w:p w14:paraId="60E6AE7C" w14:textId="77777777" w:rsidR="00D75EEB" w:rsidRDefault="00D75EEB" w:rsidP="00EA77BC">
      <w:pPr>
        <w:pStyle w:val="Codeexample"/>
      </w:pPr>
    </w:p>
    <w:p w14:paraId="60E6AE7D" w14:textId="77777777" w:rsidR="00D75EEB" w:rsidRPr="00D32499" w:rsidRDefault="00D75EEB" w:rsidP="00D75EEB">
      <w:pPr>
        <w:shd w:val="clear" w:color="auto" w:fill="D9D9D9"/>
        <w:ind w:left="374"/>
        <w:rPr>
          <w:rFonts w:ascii="Courier New" w:hAnsi="Courier New" w:cs="Courier New"/>
          <w:sz w:val="16"/>
          <w:szCs w:val="16"/>
        </w:rPr>
      </w:pPr>
      <w:bookmarkStart w:id="1156" w:name="p056"/>
      <w:bookmarkEnd w:id="1156"/>
      <w:r w:rsidRPr="00D32499">
        <w:rPr>
          <w:rFonts w:ascii="Courier New" w:hAnsi="Courier New" w:cs="Courier New"/>
          <w:sz w:val="16"/>
          <w:szCs w:val="16"/>
        </w:rPr>
        <w:t>Copay Tier: 2</w:t>
      </w:r>
    </w:p>
    <w:p w14:paraId="60E6AE7E" w14:textId="77777777" w:rsidR="00D75EEB" w:rsidRPr="00EA77BC" w:rsidRDefault="00D75EEB" w:rsidP="00D75EEB">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7F" w14:textId="77777777" w:rsidR="00D75EEB" w:rsidRPr="00EA77BC" w:rsidRDefault="00D75EEB" w:rsidP="00EA77BC">
      <w:pPr>
        <w:pStyle w:val="Codeexample"/>
      </w:pPr>
    </w:p>
    <w:p w14:paraId="60E6AE80" w14:textId="77777777" w:rsidR="001A03E3" w:rsidRPr="00EA77BC" w:rsidRDefault="001A03E3" w:rsidP="00EA77BC">
      <w:pPr>
        <w:pStyle w:val="Codeexample"/>
      </w:pPr>
    </w:p>
    <w:p w14:paraId="60E6AE81" w14:textId="77777777" w:rsidR="001A03E3" w:rsidRPr="00EA77BC" w:rsidRDefault="001A03E3" w:rsidP="00EA77BC">
      <w:pPr>
        <w:pStyle w:val="Codeexample"/>
      </w:pPr>
      <w:r w:rsidRPr="00EA77BC">
        <w:t>&lt; Enter "Y" for yes, "N" for no &gt;</w:t>
      </w:r>
    </w:p>
    <w:p w14:paraId="60E6AE82" w14:textId="77777777" w:rsidR="001A03E3" w:rsidRPr="00EA77BC" w:rsidRDefault="001A03E3" w:rsidP="00EA77BC">
      <w:pPr>
        <w:pStyle w:val="Codeexample"/>
      </w:pPr>
    </w:p>
    <w:p w14:paraId="60E6AE83" w14:textId="77777777" w:rsidR="001A03E3" w:rsidRPr="00EA77BC" w:rsidRDefault="001A03E3" w:rsidP="00EA77BC">
      <w:pPr>
        <w:pStyle w:val="Codeexample"/>
      </w:pPr>
      <w:r w:rsidRPr="00EA77BC">
        <w:t xml:space="preserve">          Is this a match ? Y</w:t>
      </w:r>
    </w:p>
    <w:p w14:paraId="60E6AE84" w14:textId="77777777" w:rsidR="001A03E3" w:rsidRPr="00EA77BC" w:rsidRDefault="001A03E3" w:rsidP="00EA77BC">
      <w:pPr>
        <w:pStyle w:val="Codeexample"/>
      </w:pPr>
    </w:p>
    <w:p w14:paraId="60E6AE85" w14:textId="77777777" w:rsidR="001A03E3" w:rsidRPr="00EA77BC" w:rsidRDefault="001A03E3" w:rsidP="00EA77BC">
      <w:pPr>
        <w:pStyle w:val="Codeexample"/>
      </w:pPr>
      <w:r w:rsidRPr="00EA77BC">
        <w:t>You have just VERIFIED this match and MERGED the entry.</w:t>
      </w:r>
    </w:p>
    <w:p w14:paraId="60E6AE86" w14:textId="77777777" w:rsidR="001A03E3" w:rsidRPr="00EA77BC" w:rsidRDefault="001A03E3" w:rsidP="00EA77BC">
      <w:pPr>
        <w:pStyle w:val="Codeexample"/>
      </w:pPr>
    </w:p>
    <w:p w14:paraId="60E6AE87" w14:textId="77777777" w:rsidR="001A03E3" w:rsidRPr="00EA77BC" w:rsidRDefault="001A03E3" w:rsidP="00EA77BC">
      <w:pPr>
        <w:pStyle w:val="Codeexample"/>
      </w:pPr>
      <w:r w:rsidRPr="00EA77BC">
        <w:t>Resetting Possible Dosages..</w:t>
      </w:r>
    </w:p>
    <w:p w14:paraId="60E6AE88" w14:textId="77777777" w:rsidR="001A03E3" w:rsidRPr="00EA77BC" w:rsidRDefault="001A03E3" w:rsidP="00EA77BC">
      <w:pPr>
        <w:pStyle w:val="Codeexample"/>
      </w:pPr>
    </w:p>
    <w:p w14:paraId="60E6AE89" w14:textId="77777777" w:rsidR="001A03E3" w:rsidRPr="00EA77BC" w:rsidRDefault="001A03E3" w:rsidP="00EA77BC">
      <w:pPr>
        <w:pStyle w:val="Codeexample"/>
      </w:pPr>
      <w:r w:rsidRPr="00EA77BC">
        <w:t xml:space="preserve">Press Return to continue: </w:t>
      </w:r>
    </w:p>
    <w:p w14:paraId="60E6AE8A" w14:textId="77777777" w:rsidR="001A03E3" w:rsidRPr="00EA77BC" w:rsidRDefault="001A03E3" w:rsidP="00EA77BC">
      <w:pPr>
        <w:pStyle w:val="Codeexample"/>
      </w:pPr>
      <w:r w:rsidRPr="00EA77BC">
        <w:t>Just a reminder...you are editing LOMUSTINE 100MG CAP.</w:t>
      </w:r>
    </w:p>
    <w:p w14:paraId="60E6AE8B" w14:textId="77777777" w:rsidR="001A03E3" w:rsidRPr="00EA77BC" w:rsidRDefault="001A03E3" w:rsidP="00EA77BC">
      <w:pPr>
        <w:pStyle w:val="Codeexample"/>
      </w:pPr>
    </w:p>
    <w:p w14:paraId="60E6AE8C" w14:textId="77777777" w:rsidR="001A03E3" w:rsidRPr="00EA77BC" w:rsidRDefault="001A03E3" w:rsidP="00EA77BC">
      <w:pPr>
        <w:pStyle w:val="Codeexample"/>
      </w:pPr>
    </w:p>
    <w:p w14:paraId="60E6AE8D" w14:textId="77777777" w:rsidR="001A03E3" w:rsidRPr="00EA77BC" w:rsidRDefault="001A03E3" w:rsidP="00EA77BC">
      <w:pPr>
        <w:pStyle w:val="Codeexample"/>
      </w:pPr>
      <w:r w:rsidRPr="00EA77BC">
        <w:t>Strength from National Drug File match =&gt; 100    MG</w:t>
      </w:r>
    </w:p>
    <w:p w14:paraId="60E6AE8E" w14:textId="77777777" w:rsidR="001A03E3" w:rsidRPr="00EA77BC" w:rsidRDefault="001A03E3" w:rsidP="00EA77BC">
      <w:pPr>
        <w:pStyle w:val="Codeexample"/>
      </w:pPr>
      <w:r w:rsidRPr="00EA77BC">
        <w:t>Strength currently in the Drug File    =&gt; 100    MG</w:t>
      </w:r>
    </w:p>
    <w:p w14:paraId="60E6AE8F" w14:textId="77777777" w:rsidR="001A03E3" w:rsidRPr="00EA77BC" w:rsidRDefault="001A03E3" w:rsidP="00EA77BC">
      <w:pPr>
        <w:pStyle w:val="Codeexample"/>
      </w:pPr>
    </w:p>
    <w:p w14:paraId="60E6AE90" w14:textId="77777777" w:rsidR="001A03E3" w:rsidRPr="00EA77BC" w:rsidRDefault="001A03E3" w:rsidP="00EA77BC">
      <w:pPr>
        <w:pStyle w:val="Codeexample"/>
      </w:pPr>
      <w:r w:rsidRPr="00EA77BC">
        <w:t>Strength =&gt; 100   Unit =&gt; MG</w:t>
      </w:r>
    </w:p>
    <w:p w14:paraId="60E6AE91" w14:textId="77777777" w:rsidR="001A03E3" w:rsidRPr="00EA77BC" w:rsidRDefault="001A03E3" w:rsidP="00EA77BC">
      <w:pPr>
        <w:pStyle w:val="Codeexample"/>
      </w:pPr>
    </w:p>
    <w:p w14:paraId="60E6AE92" w14:textId="77777777" w:rsidR="001A03E3" w:rsidRPr="00EA77BC" w:rsidRDefault="001A03E3" w:rsidP="00EA77BC">
      <w:pPr>
        <w:pStyle w:val="Codeexample"/>
      </w:pPr>
    </w:p>
    <w:p w14:paraId="60E6AE93" w14:textId="77777777" w:rsidR="001A03E3" w:rsidRPr="00EA77BC" w:rsidRDefault="001A03E3" w:rsidP="00EA77BC">
      <w:pPr>
        <w:pStyle w:val="Codeexample"/>
      </w:pPr>
      <w:r w:rsidRPr="00EA77BC">
        <w:t>Press Return to continue,'^' to exit:</w:t>
      </w:r>
    </w:p>
    <w:p w14:paraId="60E6AE94" w14:textId="77777777" w:rsidR="001A03E3" w:rsidRPr="00EA77BC" w:rsidRDefault="001A03E3" w:rsidP="00EA77BC">
      <w:pPr>
        <w:pStyle w:val="Codeexample"/>
      </w:pPr>
    </w:p>
    <w:p w14:paraId="60E6AE95" w14:textId="77777777" w:rsidR="001A03E3" w:rsidRPr="00EA77BC" w:rsidRDefault="001A03E3" w:rsidP="00EA77BC">
      <w:pPr>
        <w:pStyle w:val="Codeexample"/>
      </w:pPr>
      <w:r w:rsidRPr="00EA77BC">
        <w:t>POSSIBLE DOSAGES:</w:t>
      </w:r>
    </w:p>
    <w:p w14:paraId="60E6AE96" w14:textId="77777777" w:rsidR="001A03E3" w:rsidRPr="00EA77BC" w:rsidRDefault="001A03E3" w:rsidP="00EA77BC">
      <w:pPr>
        <w:pStyle w:val="Codeexample"/>
      </w:pPr>
      <w:r w:rsidRPr="00EA77BC">
        <w:t xml:space="preserve">   DISPENSE UNITS PER DOSE: 1         DOSE: 100MG      PACKAGE: IO</w:t>
      </w:r>
    </w:p>
    <w:p w14:paraId="60E6AE97" w14:textId="77777777" w:rsidR="001A03E3" w:rsidRPr="00EA77BC" w:rsidRDefault="001A03E3" w:rsidP="00EA77BC">
      <w:pPr>
        <w:pStyle w:val="Codeexample"/>
      </w:pPr>
    </w:p>
    <w:p w14:paraId="60E6AE98" w14:textId="77777777" w:rsidR="001A03E3" w:rsidRPr="00EA77BC" w:rsidRDefault="001A03E3" w:rsidP="00EA77BC">
      <w:pPr>
        <w:pStyle w:val="Codeexample"/>
      </w:pPr>
    </w:p>
    <w:p w14:paraId="60E6AE99" w14:textId="77777777" w:rsidR="001A03E3" w:rsidRPr="00EA77BC" w:rsidRDefault="001A03E3" w:rsidP="00EA77BC">
      <w:pPr>
        <w:pStyle w:val="Codeexample"/>
      </w:pPr>
      <w:r w:rsidRPr="00EA77BC">
        <w:t>LOCAL POSSIBLE DOSAGES:</w:t>
      </w:r>
    </w:p>
    <w:p w14:paraId="60E6AE9A" w14:textId="77777777" w:rsidR="001A03E3" w:rsidRPr="00EA77BC" w:rsidRDefault="001A03E3" w:rsidP="00EA77BC">
      <w:pPr>
        <w:pStyle w:val="Codeexample"/>
        <w:keepNext/>
      </w:pPr>
    </w:p>
    <w:p w14:paraId="60E6AE9B" w14:textId="77777777" w:rsidR="001A03E3" w:rsidRPr="00EA77BC" w:rsidRDefault="001A03E3" w:rsidP="00EA77BC">
      <w:pPr>
        <w:pStyle w:val="Codeexample"/>
        <w:keepNext/>
      </w:pPr>
      <w:r w:rsidRPr="00EA77BC">
        <w:t>Due to National Drug File settings only ONE possible dosage was auto-created. If other dosages are needed, create POSSIBLE DOSAGES or LOCAL POSSIBLE DOSAGES as appropriate.</w:t>
      </w:r>
    </w:p>
    <w:p w14:paraId="60E6AE9C" w14:textId="77777777" w:rsidR="001A03E3" w:rsidRPr="00EA77BC" w:rsidRDefault="001A03E3" w:rsidP="00EA77BC">
      <w:pPr>
        <w:pStyle w:val="Codeexample"/>
      </w:pPr>
    </w:p>
    <w:p w14:paraId="60E6AE9D" w14:textId="77777777" w:rsidR="001A03E3" w:rsidRPr="00EA77BC" w:rsidRDefault="001A03E3" w:rsidP="00EA77BC">
      <w:pPr>
        <w:pStyle w:val="Codeexample"/>
      </w:pPr>
      <w:r w:rsidRPr="00EA77BC">
        <w:t>Do you want to edit the dosages? N// YES</w:t>
      </w:r>
    </w:p>
    <w:p w14:paraId="60E6AE9E" w14:textId="77777777" w:rsidR="001A03E3" w:rsidRPr="00EA77BC" w:rsidRDefault="001A03E3" w:rsidP="00EA77BC">
      <w:pPr>
        <w:pStyle w:val="Codeexample"/>
      </w:pPr>
    </w:p>
    <w:p w14:paraId="60E6AE9F" w14:textId="77777777" w:rsidR="00E57901" w:rsidRPr="00EA77BC" w:rsidRDefault="001A03E3" w:rsidP="00EA77BC">
      <w:pPr>
        <w:pStyle w:val="Codeexample"/>
        <w:keepNext/>
      </w:pPr>
      <w:r w:rsidRPr="00EA77BC">
        <w:t>Changing the strength will update all possible dosages for this Drug.</w:t>
      </w:r>
    </w:p>
    <w:p w14:paraId="60E6AEA0" w14:textId="77777777" w:rsidR="001A03E3" w:rsidRPr="00EA77BC" w:rsidRDefault="001A03E3" w:rsidP="00732461">
      <w:pPr>
        <w:pStyle w:val="Codeexample"/>
      </w:pPr>
      <w:r w:rsidRPr="00EA77BC">
        <w:t xml:space="preserve">STRENGTH: 100// </w:t>
      </w:r>
    </w:p>
    <w:p w14:paraId="60E6AEA1" w14:textId="77777777" w:rsidR="001A03E3" w:rsidRPr="00EA77BC" w:rsidRDefault="001A03E3" w:rsidP="00732461">
      <w:pPr>
        <w:pStyle w:val="Codeexample"/>
      </w:pPr>
    </w:p>
    <w:p w14:paraId="60E6AEA2" w14:textId="77777777" w:rsidR="001A03E3" w:rsidRPr="00EA77BC" w:rsidRDefault="001A03E3" w:rsidP="00732461">
      <w:pPr>
        <w:pStyle w:val="Codeexample"/>
      </w:pPr>
      <w:r w:rsidRPr="00EA77BC">
        <w:t>Select DISPENSE UNITS PER DOSE: ?</w:t>
      </w:r>
    </w:p>
    <w:p w14:paraId="60E6AEA3" w14:textId="77777777" w:rsidR="001A03E3" w:rsidRPr="00EA77BC" w:rsidRDefault="001A03E3" w:rsidP="000C5921">
      <w:pPr>
        <w:pStyle w:val="Codeexample"/>
      </w:pPr>
      <w:r w:rsidRPr="00EA77BC">
        <w:t xml:space="preserve">   Answer with POSSIBLE DOSAGES DISPENSE UNITS PER DOSE</w:t>
      </w:r>
    </w:p>
    <w:p w14:paraId="60E6AEA4" w14:textId="77777777" w:rsidR="001A03E3" w:rsidRPr="00EA77BC" w:rsidRDefault="001A03E3" w:rsidP="000C5921">
      <w:pPr>
        <w:pStyle w:val="Codeexample"/>
      </w:pPr>
      <w:r w:rsidRPr="00EA77BC">
        <w:t xml:space="preserve">   Choose from:</w:t>
      </w:r>
    </w:p>
    <w:p w14:paraId="60E6AEA5" w14:textId="77777777" w:rsidR="001A03E3" w:rsidRPr="00EA77BC" w:rsidRDefault="001A03E3" w:rsidP="000C5921">
      <w:pPr>
        <w:pStyle w:val="Codeexample"/>
      </w:pPr>
      <w:r w:rsidRPr="00EA77BC">
        <w:t xml:space="preserve">   1     100    IO</w:t>
      </w:r>
    </w:p>
    <w:p w14:paraId="60E6AEA6" w14:textId="77777777" w:rsidR="001A03E3" w:rsidRPr="00EA77BC" w:rsidRDefault="001A03E3" w:rsidP="000C5921">
      <w:pPr>
        <w:pStyle w:val="Codeexample"/>
      </w:pPr>
    </w:p>
    <w:p w14:paraId="60E6AEA7" w14:textId="77777777" w:rsidR="001A03E3" w:rsidRPr="00EA77BC" w:rsidRDefault="001A03E3" w:rsidP="000C5921">
      <w:pPr>
        <w:pStyle w:val="Codeexample"/>
      </w:pPr>
      <w:r w:rsidRPr="00EA77BC">
        <w:t xml:space="preserve">        You may enter a new POSSIBLE DOSAGES, if you wish</w:t>
      </w:r>
    </w:p>
    <w:p w14:paraId="60E6AEA8" w14:textId="77777777" w:rsidR="001A03E3" w:rsidRPr="00EA77BC" w:rsidRDefault="001A03E3" w:rsidP="001B3F39">
      <w:pPr>
        <w:pStyle w:val="Codeexample"/>
      </w:pPr>
      <w:r w:rsidRPr="00EA77BC">
        <w:t xml:space="preserve">        Type a Number between 0 and 99999999, 4 Decimal Digits</w:t>
      </w:r>
    </w:p>
    <w:p w14:paraId="60E6AEA9" w14:textId="77777777" w:rsidR="001A03E3" w:rsidRPr="00EA77BC" w:rsidRDefault="001A03E3" w:rsidP="001B3F39">
      <w:pPr>
        <w:pStyle w:val="Codeexample"/>
      </w:pPr>
      <w:r w:rsidRPr="00EA77BC">
        <w:t xml:space="preserve">   </w:t>
      </w:r>
    </w:p>
    <w:p w14:paraId="60E6AEAA" w14:textId="77777777" w:rsidR="001A03E3" w:rsidRPr="00EA77BC" w:rsidRDefault="001A03E3" w:rsidP="001B3F39">
      <w:pPr>
        <w:pStyle w:val="Codeexample"/>
      </w:pPr>
      <w:r w:rsidRPr="00EA77BC">
        <w:t xml:space="preserve">Select DISPENSE UNITS PER DOSE: </w:t>
      </w:r>
    </w:p>
    <w:p w14:paraId="60E6AEAB" w14:textId="77777777" w:rsidR="001A03E3" w:rsidRPr="00EA77BC" w:rsidRDefault="001A03E3" w:rsidP="001B3F39">
      <w:pPr>
        <w:pStyle w:val="ExampleHeading"/>
      </w:pPr>
    </w:p>
    <w:p w14:paraId="60E6AEAC" w14:textId="77777777" w:rsidR="001A03E3" w:rsidRPr="00EA77BC" w:rsidRDefault="001A03E3" w:rsidP="001B3F39">
      <w:pPr>
        <w:pStyle w:val="Example"/>
      </w:pPr>
      <w:r w:rsidRPr="00EA77BC">
        <w:t xml:space="preserve">Example 3: Supra-Therapeutic Drugs – </w:t>
      </w:r>
      <w:r w:rsidR="009A4CE2" w:rsidRPr="00EA77BC">
        <w:rPr>
          <w:i/>
        </w:rPr>
        <w:t>Drug Enter/Edit</w:t>
      </w:r>
      <w:r w:rsidR="009A4CE2" w:rsidRPr="00EA77BC">
        <w:t xml:space="preserve"> [PSS DRUG ENTER/EDIT] Option </w:t>
      </w:r>
      <w:r w:rsidRPr="00EA77BC">
        <w:t xml:space="preserve">– Message displayed </w:t>
      </w:r>
      <w:r w:rsidRPr="00EA77BC">
        <w:rPr>
          <w:szCs w:val="22"/>
        </w:rPr>
        <w:t xml:space="preserve">when Create Default Possible Dosage is Yes and </w:t>
      </w:r>
      <w:r w:rsidRPr="00EA77BC">
        <w:t>2 possible dosages auto-created</w:t>
      </w:r>
    </w:p>
    <w:p w14:paraId="60E6AEAD" w14:textId="77777777" w:rsidR="001A03E3" w:rsidRPr="00EA77BC" w:rsidRDefault="001A03E3" w:rsidP="001B3F39">
      <w:pPr>
        <w:pStyle w:val="Codeexample"/>
      </w:pPr>
      <w:r w:rsidRPr="00EA77BC">
        <w:t>Do you wish to match/rematch to NATIONAL DRUG file? No// Y  (Yes)</w:t>
      </w:r>
    </w:p>
    <w:p w14:paraId="60E6AEAE" w14:textId="77777777" w:rsidR="001A03E3" w:rsidRPr="00EA77BC" w:rsidRDefault="001A03E3" w:rsidP="001B3F39">
      <w:pPr>
        <w:pStyle w:val="Codeexample"/>
      </w:pPr>
    </w:p>
    <w:p w14:paraId="60E6AEAF" w14:textId="77777777" w:rsidR="001A03E3" w:rsidRPr="00EA77BC" w:rsidRDefault="001A03E3" w:rsidP="001B3F39">
      <w:pPr>
        <w:pStyle w:val="Codeexample"/>
      </w:pPr>
      <w:r w:rsidRPr="00EA77BC">
        <w:t>Deleting Possible Dosages...</w:t>
      </w:r>
    </w:p>
    <w:p w14:paraId="60E6AEB0" w14:textId="77777777" w:rsidR="001A03E3" w:rsidRPr="00EA77BC" w:rsidRDefault="001A03E3" w:rsidP="001B3F39">
      <w:pPr>
        <w:pStyle w:val="Codeexample"/>
      </w:pPr>
    </w:p>
    <w:p w14:paraId="60E6AEB1" w14:textId="77777777" w:rsidR="001A03E3" w:rsidRPr="00EA77BC" w:rsidRDefault="001A03E3" w:rsidP="001B3F39">
      <w:pPr>
        <w:pStyle w:val="Codeexample"/>
      </w:pPr>
    </w:p>
    <w:p w14:paraId="60E6AEB2" w14:textId="77777777" w:rsidR="001A03E3" w:rsidRPr="00EA77BC" w:rsidRDefault="001A03E3" w:rsidP="001B3F39">
      <w:pPr>
        <w:pStyle w:val="Codeexample"/>
      </w:pPr>
      <w:r w:rsidRPr="00EA77BC">
        <w:t>Match local drug  DACARBAZINE 200MG INJ</w:t>
      </w:r>
    </w:p>
    <w:p w14:paraId="60E6AEB3" w14:textId="77777777" w:rsidR="001A03E3" w:rsidRPr="00EA77BC" w:rsidRDefault="001A03E3" w:rsidP="001B3F39">
      <w:pPr>
        <w:pStyle w:val="Codeexample"/>
      </w:pPr>
      <w:r w:rsidRPr="00EA77BC">
        <w:t xml:space="preserve">                                        ORDER UNIT: BX</w:t>
      </w:r>
    </w:p>
    <w:p w14:paraId="60E6AEB4" w14:textId="77777777" w:rsidR="001A03E3" w:rsidRPr="00EA77BC" w:rsidRDefault="001A03E3" w:rsidP="001B3F39">
      <w:pPr>
        <w:pStyle w:val="Codeexample"/>
      </w:pPr>
      <w:r w:rsidRPr="00EA77BC">
        <w:t xml:space="preserve">                        DISPENSE UNITS/ORDER UNITS: 12</w:t>
      </w:r>
    </w:p>
    <w:p w14:paraId="60E6AEB5" w14:textId="77777777" w:rsidR="001A03E3" w:rsidRPr="00EA77BC" w:rsidRDefault="001A03E3" w:rsidP="001B3F39">
      <w:pPr>
        <w:pStyle w:val="Codeexample"/>
      </w:pPr>
      <w:r w:rsidRPr="00EA77BC">
        <w:t xml:space="preserve">                                     DISPENSE UNIT: </w:t>
      </w:r>
    </w:p>
    <w:p w14:paraId="60E6AEB6" w14:textId="77777777" w:rsidR="001A03E3" w:rsidRPr="00EA77BC" w:rsidRDefault="001A03E3" w:rsidP="001B3F39">
      <w:pPr>
        <w:pStyle w:val="Codeexample"/>
      </w:pPr>
      <w:r w:rsidRPr="00EA77BC">
        <w:t>I will try to match NDC:   26-8151-20   to NDF.</w:t>
      </w:r>
    </w:p>
    <w:p w14:paraId="60E6AEB7" w14:textId="77777777" w:rsidR="001A03E3" w:rsidRPr="00EA77BC" w:rsidRDefault="001A03E3" w:rsidP="00CD4C83">
      <w:pPr>
        <w:pStyle w:val="Codeexample"/>
      </w:pPr>
    </w:p>
    <w:p w14:paraId="60E6AEB8" w14:textId="77777777" w:rsidR="001A03E3" w:rsidRPr="00EA77BC" w:rsidRDefault="001A03E3" w:rsidP="00BA5F06">
      <w:pPr>
        <w:pStyle w:val="Codeexample"/>
      </w:pPr>
      <w:r w:rsidRPr="00EA77BC">
        <w:t>Local drug DACARBAZINE 200MG INJ</w:t>
      </w:r>
    </w:p>
    <w:p w14:paraId="60E6AEB9" w14:textId="77777777" w:rsidR="001A03E3" w:rsidRPr="00EA77BC" w:rsidRDefault="001A03E3" w:rsidP="00BA5F06">
      <w:pPr>
        <w:pStyle w:val="Codeexample"/>
      </w:pPr>
      <w:r w:rsidRPr="00EA77BC">
        <w:t>matches    DACARBAZINE 200MG/VIL INJ</w:t>
      </w:r>
    </w:p>
    <w:p w14:paraId="60E6AEBA" w14:textId="77777777" w:rsidR="001A03E3" w:rsidRPr="00EA77BC" w:rsidRDefault="001A03E3" w:rsidP="00BA5F06">
      <w:pPr>
        <w:pStyle w:val="Codeexample"/>
      </w:pPr>
      <w:r w:rsidRPr="00EA77BC">
        <w:t>PACKAGE SIZE: 12 X 200 MG</w:t>
      </w:r>
    </w:p>
    <w:p w14:paraId="60E6AEBB" w14:textId="77777777" w:rsidR="001A03E3" w:rsidRPr="00EA77BC" w:rsidRDefault="001A03E3" w:rsidP="0012128D">
      <w:pPr>
        <w:pStyle w:val="Codeexample"/>
      </w:pPr>
      <w:r w:rsidRPr="00EA77BC">
        <w:t>PACKAGE TYPE: VIAL</w:t>
      </w:r>
    </w:p>
    <w:p w14:paraId="60E6AEBC" w14:textId="77777777" w:rsidR="001A03E3" w:rsidRPr="00EA77BC" w:rsidRDefault="001A03E3" w:rsidP="0012128D">
      <w:pPr>
        <w:pStyle w:val="Codeexample"/>
      </w:pPr>
      <w:r w:rsidRPr="00EA77BC">
        <w:t xml:space="preserve">          Is this a match ?</w:t>
      </w:r>
    </w:p>
    <w:p w14:paraId="60E6AEBD" w14:textId="77777777" w:rsidR="001A03E3" w:rsidRPr="00EA77BC" w:rsidRDefault="001A03E3" w:rsidP="0005137D">
      <w:pPr>
        <w:pStyle w:val="Codeexample"/>
      </w:pPr>
      <w:r w:rsidRPr="00EA77BC">
        <w:t>Enter Yes or No: YES// YES</w:t>
      </w:r>
    </w:p>
    <w:p w14:paraId="60E6AEBE" w14:textId="77777777" w:rsidR="001A03E3" w:rsidRPr="00EA77BC" w:rsidRDefault="001A03E3" w:rsidP="0005137D">
      <w:pPr>
        <w:pStyle w:val="Codeexample"/>
      </w:pPr>
    </w:p>
    <w:p w14:paraId="60E6AEBF" w14:textId="77777777" w:rsidR="001A03E3" w:rsidRPr="00EA77BC" w:rsidRDefault="001A03E3" w:rsidP="00EB241E">
      <w:pPr>
        <w:pStyle w:val="Codeexample"/>
      </w:pPr>
    </w:p>
    <w:p w14:paraId="60E6AEC0" w14:textId="77777777" w:rsidR="001A03E3" w:rsidRPr="00EA77BC" w:rsidRDefault="001A03E3" w:rsidP="005C4F1E">
      <w:pPr>
        <w:pStyle w:val="Codeexample"/>
      </w:pPr>
      <w:r w:rsidRPr="00EA77BC">
        <w:t>LOCAL DRUG NAME: DACARBAZINE 200MG INJ</w:t>
      </w:r>
    </w:p>
    <w:p w14:paraId="60E6AEC1" w14:textId="77777777" w:rsidR="001A03E3" w:rsidRPr="00EA77BC" w:rsidRDefault="001A03E3" w:rsidP="000128D8">
      <w:pPr>
        <w:pStyle w:val="Codeexample"/>
      </w:pPr>
      <w:r w:rsidRPr="00EA77BC">
        <w:t xml:space="preserve">                                        ORDER UNIT: BX</w:t>
      </w:r>
    </w:p>
    <w:p w14:paraId="60E6AEC2" w14:textId="77777777" w:rsidR="001A03E3" w:rsidRPr="00EA77BC" w:rsidRDefault="001A03E3" w:rsidP="000128D8">
      <w:pPr>
        <w:pStyle w:val="Codeexample"/>
      </w:pPr>
      <w:r w:rsidRPr="00EA77BC">
        <w:t xml:space="preserve">                        DISPENSE UNITS/ORDER UNITS: 12</w:t>
      </w:r>
    </w:p>
    <w:p w14:paraId="60E6AEC3" w14:textId="77777777" w:rsidR="001A03E3" w:rsidRPr="00EA77BC" w:rsidRDefault="001A03E3" w:rsidP="00EA77BC">
      <w:pPr>
        <w:pStyle w:val="Codeexample"/>
      </w:pPr>
      <w:r w:rsidRPr="00EA77BC">
        <w:t xml:space="preserve">                                     DISPENSE UNIT: </w:t>
      </w:r>
    </w:p>
    <w:p w14:paraId="60E6AEC4" w14:textId="77777777" w:rsidR="001A03E3" w:rsidRPr="00EA77BC" w:rsidRDefault="001A03E3" w:rsidP="00EA77BC">
      <w:pPr>
        <w:pStyle w:val="Codeexample"/>
      </w:pPr>
    </w:p>
    <w:p w14:paraId="60E6AEC5" w14:textId="77777777" w:rsidR="001A03E3" w:rsidRPr="00EA77BC" w:rsidRDefault="001A03E3" w:rsidP="00EA77BC">
      <w:pPr>
        <w:pStyle w:val="Codeexample"/>
        <w:keepNext/>
      </w:pPr>
      <w:r w:rsidRPr="00EA77BC">
        <w:t xml:space="preserve">VA PRODUCT NAME: DACARBAZINE 200MG/VIL INJ               MARKABLE FOR CMOP: NOT </w:t>
      </w:r>
    </w:p>
    <w:p w14:paraId="60E6AEC6" w14:textId="77777777" w:rsidR="001A03E3" w:rsidRPr="00EA77BC" w:rsidRDefault="001A03E3" w:rsidP="00EA77BC">
      <w:pPr>
        <w:pStyle w:val="Codeexample"/>
      </w:pPr>
      <w:r w:rsidRPr="00EA77BC">
        <w:t>MARKED</w:t>
      </w:r>
    </w:p>
    <w:p w14:paraId="60E6AEC7" w14:textId="77777777" w:rsidR="001A03E3" w:rsidRPr="00EA77BC" w:rsidRDefault="001A03E3" w:rsidP="00EA77BC">
      <w:pPr>
        <w:pStyle w:val="Codeexample"/>
      </w:pPr>
      <w:r w:rsidRPr="00EA77BC">
        <w:t xml:space="preserve">     PACKAGE SIZE: 12 X 200 MG</w:t>
      </w:r>
    </w:p>
    <w:p w14:paraId="60E6AEC8" w14:textId="77777777" w:rsidR="001A03E3" w:rsidRPr="00EA77BC" w:rsidRDefault="001A03E3" w:rsidP="00EA77BC">
      <w:pPr>
        <w:pStyle w:val="Codeexample"/>
      </w:pPr>
      <w:r w:rsidRPr="00EA77BC">
        <w:t xml:space="preserve">     PACKAGE TYPE: VIAL</w:t>
      </w:r>
    </w:p>
    <w:p w14:paraId="60E6AEC9" w14:textId="77777777" w:rsidR="001A03E3" w:rsidRPr="00EA77BC" w:rsidRDefault="001A03E3" w:rsidP="00EA77BC">
      <w:pPr>
        <w:pStyle w:val="Codeexample"/>
      </w:pPr>
      <w:r w:rsidRPr="00EA77BC">
        <w:t>VA CLASS: AN900  ANTINEOPLASTIC,OTHER</w:t>
      </w:r>
    </w:p>
    <w:p w14:paraId="60E6AECA" w14:textId="77777777" w:rsidR="001A03E3" w:rsidRPr="00EA77BC" w:rsidRDefault="001A03E3" w:rsidP="00EA77BC">
      <w:pPr>
        <w:pStyle w:val="Codeexample"/>
      </w:pPr>
      <w:r w:rsidRPr="00EA77BC">
        <w:t xml:space="preserve">CS FEDERAL SCHEDULE: </w:t>
      </w:r>
    </w:p>
    <w:p w14:paraId="60E6AECB" w14:textId="77777777" w:rsidR="001A03E3" w:rsidRPr="00EA77BC" w:rsidRDefault="001A03E3" w:rsidP="00EA77BC">
      <w:pPr>
        <w:pStyle w:val="Codeexample"/>
      </w:pPr>
      <w:r w:rsidRPr="00EA77BC">
        <w:t>INGREDIENTS:</w:t>
      </w:r>
    </w:p>
    <w:p w14:paraId="60E6AECC" w14:textId="77777777" w:rsidR="001A03E3" w:rsidRPr="00EA77BC" w:rsidRDefault="001A03E3" w:rsidP="00EA77BC">
      <w:pPr>
        <w:pStyle w:val="Codeexample"/>
      </w:pPr>
      <w:r w:rsidRPr="00EA77BC">
        <w:t xml:space="preserve">     DACARBAZINE 200 </w:t>
      </w:r>
    </w:p>
    <w:p w14:paraId="60E6AECD" w14:textId="77777777" w:rsidR="001A03E3" w:rsidRPr="00EA77BC" w:rsidRDefault="001A03E3" w:rsidP="00EA77BC">
      <w:pPr>
        <w:pStyle w:val="Codeexample"/>
      </w:pPr>
      <w:r w:rsidRPr="00EA77BC">
        <w:t>NATIONAL FORMULARY INDICATOR: YES</w:t>
      </w:r>
    </w:p>
    <w:p w14:paraId="60E6AECE" w14:textId="77777777" w:rsidR="001A03E3" w:rsidRPr="00EA77BC" w:rsidRDefault="001A03E3" w:rsidP="00EA77BC">
      <w:pPr>
        <w:pStyle w:val="Codeexample"/>
      </w:pPr>
      <w:r w:rsidRPr="00EA77BC">
        <w:t>NATIONAL FORMULARY RESTRICTION:</w:t>
      </w:r>
    </w:p>
    <w:p w14:paraId="60E6AECF" w14:textId="77777777" w:rsidR="001A03E3" w:rsidRPr="00EA77BC" w:rsidRDefault="001A03E3" w:rsidP="00EA77BC">
      <w:pPr>
        <w:pStyle w:val="Codeexample"/>
      </w:pPr>
    </w:p>
    <w:p w14:paraId="60E6AED0" w14:textId="77777777" w:rsidR="00584B53" w:rsidRPr="00D32499" w:rsidRDefault="00584B53" w:rsidP="00584B53">
      <w:pPr>
        <w:shd w:val="clear" w:color="auto" w:fill="D9D9D9"/>
        <w:ind w:left="374"/>
        <w:rPr>
          <w:rFonts w:ascii="Courier New" w:hAnsi="Courier New" w:cs="Courier New"/>
          <w:sz w:val="16"/>
          <w:szCs w:val="16"/>
        </w:rPr>
      </w:pPr>
      <w:bookmarkStart w:id="1157" w:name="p058"/>
      <w:bookmarkEnd w:id="1157"/>
      <w:r w:rsidRPr="00D32499">
        <w:rPr>
          <w:rFonts w:ascii="Courier New" w:hAnsi="Courier New" w:cs="Courier New"/>
          <w:sz w:val="16"/>
          <w:szCs w:val="16"/>
        </w:rPr>
        <w:t>Copay Tier: 2</w:t>
      </w:r>
    </w:p>
    <w:p w14:paraId="60E6AED1"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D2" w14:textId="77777777" w:rsidR="001A03E3" w:rsidRPr="00EA77BC" w:rsidRDefault="001A03E3" w:rsidP="00EA77BC">
      <w:pPr>
        <w:pStyle w:val="Codeexample"/>
      </w:pPr>
    </w:p>
    <w:p w14:paraId="60E6AED3" w14:textId="77777777" w:rsidR="001A03E3" w:rsidRPr="00EA77BC" w:rsidRDefault="001A03E3" w:rsidP="00EA77BC">
      <w:pPr>
        <w:pStyle w:val="Codeexample"/>
      </w:pPr>
      <w:r w:rsidRPr="00EA77BC">
        <w:t>&lt; Enter "Y" for yes, "N" for no &gt;</w:t>
      </w:r>
    </w:p>
    <w:p w14:paraId="60E6AED4" w14:textId="77777777" w:rsidR="001A03E3" w:rsidRPr="00EA77BC" w:rsidRDefault="001A03E3" w:rsidP="00EA77BC">
      <w:pPr>
        <w:pStyle w:val="Codeexample"/>
      </w:pPr>
    </w:p>
    <w:p w14:paraId="60E6AED5" w14:textId="77777777" w:rsidR="001A03E3" w:rsidRPr="00EA77BC" w:rsidRDefault="001A03E3" w:rsidP="00EA77BC">
      <w:pPr>
        <w:pStyle w:val="Codeexample"/>
      </w:pPr>
    </w:p>
    <w:p w14:paraId="60E6AED6" w14:textId="77777777" w:rsidR="001A03E3" w:rsidRPr="00EA77BC" w:rsidRDefault="001A03E3" w:rsidP="00EA77BC">
      <w:pPr>
        <w:pStyle w:val="Codeexample"/>
      </w:pPr>
      <w:r w:rsidRPr="00EA77BC">
        <w:t xml:space="preserve">          Is this a match ? Y</w:t>
      </w:r>
    </w:p>
    <w:p w14:paraId="60E6AED7" w14:textId="77777777" w:rsidR="001A03E3" w:rsidRPr="00EA77BC" w:rsidRDefault="001A03E3" w:rsidP="00EA77BC">
      <w:pPr>
        <w:pStyle w:val="Codeexample"/>
      </w:pPr>
    </w:p>
    <w:p w14:paraId="60E6AED8" w14:textId="77777777" w:rsidR="001A03E3" w:rsidRPr="00EA77BC" w:rsidRDefault="001A03E3" w:rsidP="00EA77BC">
      <w:pPr>
        <w:pStyle w:val="Codeexample"/>
      </w:pPr>
      <w:r w:rsidRPr="00EA77BC">
        <w:t>You have just VERIFIED this match and MERGED the entry.</w:t>
      </w:r>
    </w:p>
    <w:p w14:paraId="60E6AED9" w14:textId="77777777" w:rsidR="001A03E3" w:rsidRPr="00EA77BC" w:rsidRDefault="001A03E3" w:rsidP="00EA77BC">
      <w:pPr>
        <w:pStyle w:val="Codeexample"/>
      </w:pPr>
    </w:p>
    <w:p w14:paraId="60E6AEDA" w14:textId="77777777" w:rsidR="001A03E3" w:rsidRPr="00EA77BC" w:rsidRDefault="001A03E3" w:rsidP="00EA77BC">
      <w:pPr>
        <w:pStyle w:val="Codeexample"/>
      </w:pPr>
      <w:r w:rsidRPr="00EA77BC">
        <w:t>Resetting Possible Dosages..</w:t>
      </w:r>
    </w:p>
    <w:p w14:paraId="60E6AEDB" w14:textId="77777777" w:rsidR="001A03E3" w:rsidRPr="00EA77BC" w:rsidRDefault="001A03E3" w:rsidP="00EA77BC">
      <w:pPr>
        <w:pStyle w:val="Codeexample"/>
      </w:pPr>
    </w:p>
    <w:p w14:paraId="60E6AEDC" w14:textId="77777777" w:rsidR="001A03E3" w:rsidRPr="00EA77BC" w:rsidRDefault="001A03E3" w:rsidP="00EA77BC">
      <w:pPr>
        <w:pStyle w:val="Codeexample"/>
      </w:pPr>
    </w:p>
    <w:p w14:paraId="60E6AEDD" w14:textId="77777777" w:rsidR="001A03E3" w:rsidRPr="00EA77BC" w:rsidRDefault="001A03E3" w:rsidP="00EA77BC">
      <w:pPr>
        <w:pStyle w:val="Codeexample"/>
      </w:pPr>
      <w:r w:rsidRPr="00EA77BC">
        <w:t xml:space="preserve">Press Return to continue: </w:t>
      </w:r>
    </w:p>
    <w:p w14:paraId="60E6AEDE" w14:textId="77777777" w:rsidR="001A03E3" w:rsidRPr="00EA77BC" w:rsidRDefault="001A03E3" w:rsidP="00EA77BC">
      <w:pPr>
        <w:pStyle w:val="Codeexample"/>
      </w:pPr>
      <w:r w:rsidRPr="00EA77BC">
        <w:t>Just a reminder...you are editing DACARBAZINE 200MG INJ.</w:t>
      </w:r>
    </w:p>
    <w:p w14:paraId="60E6AEDF" w14:textId="77777777" w:rsidR="001A03E3" w:rsidRPr="00EA77BC" w:rsidRDefault="001A03E3" w:rsidP="00EA77BC">
      <w:pPr>
        <w:pStyle w:val="Codeexample"/>
      </w:pPr>
    </w:p>
    <w:p w14:paraId="60E6AEE0" w14:textId="77777777" w:rsidR="001A03E3" w:rsidRPr="00EA77BC" w:rsidRDefault="001A03E3" w:rsidP="00EA77BC">
      <w:pPr>
        <w:pStyle w:val="Codeexample"/>
      </w:pPr>
      <w:r w:rsidRPr="00EA77BC">
        <w:t>Strength from National Drug File match =&gt; 200    MG/VIAL</w:t>
      </w:r>
    </w:p>
    <w:p w14:paraId="60E6AEE1" w14:textId="77777777" w:rsidR="00AA33C2" w:rsidRPr="00EA77BC" w:rsidRDefault="001A03E3" w:rsidP="00EA77BC">
      <w:pPr>
        <w:pStyle w:val="Codeexample"/>
      </w:pPr>
      <w:r w:rsidRPr="00EA77BC">
        <w:t xml:space="preserve">Strength currently in the Drug File    =&gt; 200 </w:t>
      </w:r>
    </w:p>
    <w:p w14:paraId="60E6AEE2" w14:textId="77777777" w:rsidR="001A03E3" w:rsidRPr="00EA77BC" w:rsidRDefault="001A03E3" w:rsidP="00EA77BC">
      <w:pPr>
        <w:pStyle w:val="Codeexample"/>
      </w:pPr>
      <w:r w:rsidRPr="00EA77BC">
        <w:t xml:space="preserve">Strength =&gt; 200   Unit =&gt; </w:t>
      </w:r>
    </w:p>
    <w:p w14:paraId="60E6AEE3" w14:textId="77777777" w:rsidR="001A03E3" w:rsidRPr="00EA77BC" w:rsidRDefault="001A03E3" w:rsidP="00EA77BC">
      <w:pPr>
        <w:pStyle w:val="Codeexample"/>
      </w:pPr>
    </w:p>
    <w:p w14:paraId="60E6AEE4" w14:textId="77777777" w:rsidR="001A03E3" w:rsidRPr="00EA77BC" w:rsidRDefault="001A03E3" w:rsidP="00EA77BC">
      <w:pPr>
        <w:pStyle w:val="Codeexample"/>
      </w:pPr>
    </w:p>
    <w:p w14:paraId="60E6AEE5" w14:textId="77777777" w:rsidR="001A03E3" w:rsidRPr="00EA77BC" w:rsidRDefault="001A03E3" w:rsidP="00EA77BC">
      <w:pPr>
        <w:pStyle w:val="Codeexample"/>
      </w:pPr>
      <w:r w:rsidRPr="00EA77BC">
        <w:t xml:space="preserve">Press Return to continue,'^' to exit: </w:t>
      </w:r>
    </w:p>
    <w:p w14:paraId="60E6AEE6" w14:textId="77777777" w:rsidR="001A03E3" w:rsidRPr="00EA77BC" w:rsidRDefault="001A03E3" w:rsidP="00EA77BC">
      <w:pPr>
        <w:pStyle w:val="Codeexample"/>
      </w:pPr>
    </w:p>
    <w:p w14:paraId="60E6AEE7" w14:textId="77777777" w:rsidR="001A03E3" w:rsidRPr="00EA77BC" w:rsidRDefault="001A03E3" w:rsidP="00EA77BC">
      <w:pPr>
        <w:pStyle w:val="Codeexample"/>
      </w:pPr>
    </w:p>
    <w:p w14:paraId="60E6AEE8" w14:textId="77777777" w:rsidR="001A03E3" w:rsidRPr="00EA77BC" w:rsidRDefault="001A03E3" w:rsidP="00EA77BC">
      <w:pPr>
        <w:pStyle w:val="Codeexample"/>
      </w:pPr>
      <w:r w:rsidRPr="00EA77BC">
        <w:t>POSSIBLE DOSAGES:</w:t>
      </w:r>
    </w:p>
    <w:p w14:paraId="60E6AEE9" w14:textId="77777777" w:rsidR="001A03E3" w:rsidRPr="00EA77BC" w:rsidRDefault="001A03E3" w:rsidP="00EA77BC">
      <w:pPr>
        <w:pStyle w:val="Codeexample"/>
      </w:pPr>
      <w:r w:rsidRPr="00EA77BC">
        <w:t xml:space="preserve">   DISPENSE UNITS PER DOSE: 1         DOSE: 200MG/1VIAL     PACKAGE: IO</w:t>
      </w:r>
    </w:p>
    <w:p w14:paraId="60E6AEEA" w14:textId="77777777" w:rsidR="001A03E3" w:rsidRPr="00EA77BC" w:rsidRDefault="001A03E3" w:rsidP="00EA77BC">
      <w:pPr>
        <w:pStyle w:val="Codeexample"/>
      </w:pPr>
      <w:r w:rsidRPr="00EA77BC">
        <w:t xml:space="preserve">   DISPENSE UNITS PER DOSE: 2         DOSE: 400MG/2VIAL     PACKAGE: IO</w:t>
      </w:r>
    </w:p>
    <w:p w14:paraId="60E6AEEB" w14:textId="77777777" w:rsidR="001A03E3" w:rsidRPr="00EA77BC" w:rsidRDefault="001A03E3" w:rsidP="00EA77BC">
      <w:pPr>
        <w:pStyle w:val="Codeexample"/>
      </w:pPr>
    </w:p>
    <w:p w14:paraId="60E6AEEC" w14:textId="77777777" w:rsidR="001A03E3" w:rsidRPr="00EA77BC" w:rsidRDefault="001A03E3" w:rsidP="00EA77BC">
      <w:pPr>
        <w:pStyle w:val="Codeexample"/>
      </w:pPr>
      <w:r w:rsidRPr="00EA77BC">
        <w:t>LOCAL POSSIBLE DOSAGES:</w:t>
      </w:r>
    </w:p>
    <w:p w14:paraId="60E6AEED" w14:textId="77777777" w:rsidR="001A03E3" w:rsidRPr="00EA77BC" w:rsidRDefault="001A03E3" w:rsidP="00EA77BC">
      <w:pPr>
        <w:pStyle w:val="Codeexample"/>
        <w:keepNext/>
      </w:pPr>
    </w:p>
    <w:p w14:paraId="60E6AEEE" w14:textId="77777777" w:rsidR="001A03E3" w:rsidRPr="00EA77BC" w:rsidRDefault="001A03E3" w:rsidP="00EA77BC">
      <w:pPr>
        <w:pStyle w:val="Codeexample"/>
        <w:keepNext/>
      </w:pPr>
      <w:r w:rsidRPr="00EA77BC">
        <w:t>Due to National Drug File settings TWO possible dosages were auto-created.</w:t>
      </w:r>
    </w:p>
    <w:p w14:paraId="60E6AEEF" w14:textId="77777777" w:rsidR="001A03E3" w:rsidRPr="00EA77BC" w:rsidRDefault="001A03E3" w:rsidP="00EA77BC">
      <w:pPr>
        <w:pStyle w:val="Codeexample"/>
      </w:pPr>
    </w:p>
    <w:p w14:paraId="60E6AEF0" w14:textId="77777777" w:rsidR="001A03E3" w:rsidRPr="00EA77BC" w:rsidRDefault="001A03E3" w:rsidP="00EA77BC">
      <w:pPr>
        <w:pStyle w:val="Codeexample"/>
      </w:pPr>
      <w:r w:rsidRPr="00EA77BC">
        <w:t>Do you want to edit the dosages? N//</w:t>
      </w:r>
    </w:p>
    <w:p w14:paraId="60E6AEF1" w14:textId="77777777" w:rsidR="001A03E3" w:rsidRPr="00EA77BC" w:rsidRDefault="001A03E3" w:rsidP="00EA77BC">
      <w:pPr>
        <w:autoSpaceDE w:val="0"/>
        <w:autoSpaceDN w:val="0"/>
        <w:adjustRightInd w:val="0"/>
        <w:spacing w:line="228" w:lineRule="auto"/>
      </w:pPr>
    </w:p>
    <w:p w14:paraId="60E6AEF2" w14:textId="77777777" w:rsidR="001A03E3" w:rsidRPr="00EA77BC" w:rsidRDefault="001A03E3" w:rsidP="00EA77BC">
      <w:r w:rsidRPr="00EA77BC">
        <w:t xml:space="preserve">The following conditions will apply when CREATE DEFAULT POSSIBLE DOSAGE field </w:t>
      </w:r>
      <w:r w:rsidR="009A4CE2" w:rsidRPr="00EA77BC">
        <w:t xml:space="preserve">(#40) </w:t>
      </w:r>
      <w:r w:rsidRPr="00EA77BC">
        <w:t>is “NO”:</w:t>
      </w:r>
    </w:p>
    <w:p w14:paraId="60E6AEF3"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POSIBLE DOSAGES TO CREATE field </w:t>
      </w:r>
      <w:r w:rsidR="009A4CE2" w:rsidRPr="00EA77BC">
        <w:rPr>
          <w:szCs w:val="24"/>
        </w:rPr>
        <w:t xml:space="preserve">(#41) </w:t>
      </w:r>
      <w:r w:rsidRPr="00EA77BC">
        <w:rPr>
          <w:szCs w:val="24"/>
        </w:rPr>
        <w:t>is “NO”, no possible dosages will be auto-created and the following message will be displayed:</w:t>
      </w:r>
      <w:r w:rsidR="00AA50C7" w:rsidRPr="00EA77BC">
        <w:rPr>
          <w:szCs w:val="24"/>
        </w:rPr>
        <w:br/>
      </w:r>
      <w:r w:rsidRPr="00EA77BC">
        <w:rPr>
          <w:szCs w:val="24"/>
        </w:rPr>
        <w:t>“This drug has been set within the National Drug File to not auto create possible dosages.”</w:t>
      </w:r>
    </w:p>
    <w:p w14:paraId="60E6AEF4"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POSSIBLE DOSAGES TO CREATE field </w:t>
      </w:r>
      <w:r w:rsidR="009A4CE2" w:rsidRPr="00EA77BC">
        <w:rPr>
          <w:szCs w:val="24"/>
        </w:rPr>
        <w:t xml:space="preserve">(#41) </w:t>
      </w:r>
      <w:r w:rsidRPr="00EA77BC">
        <w:rPr>
          <w:szCs w:val="24"/>
        </w:rPr>
        <w:t xml:space="preserve">is "O", 1x possible dosage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only one possible dosage.”</w:t>
      </w:r>
    </w:p>
    <w:p w14:paraId="60E6AEF5" w14:textId="77777777" w:rsidR="001A03E3" w:rsidRPr="00EA77BC" w:rsidRDefault="001A03E3" w:rsidP="00663CE4">
      <w:pPr>
        <w:pStyle w:val="Normal-TNR12"/>
        <w:widowControl/>
        <w:numPr>
          <w:ilvl w:val="0"/>
          <w:numId w:val="59"/>
        </w:numPr>
        <w:spacing w:before="120"/>
        <w:ind w:left="720"/>
        <w:rPr>
          <w:rFonts w:ascii="Courier New" w:hAnsi="Courier New" w:cs="Courier New"/>
          <w:sz w:val="20"/>
        </w:rPr>
      </w:pPr>
      <w:bookmarkStart w:id="1158" w:name="Page_59"/>
      <w:bookmarkEnd w:id="1158"/>
      <w:r w:rsidRPr="00EA77BC">
        <w:rPr>
          <w:szCs w:val="24"/>
        </w:rPr>
        <w:t xml:space="preserve">If POSSIBLE DOSAGES TO CREATE field </w:t>
      </w:r>
      <w:r w:rsidR="009A4CE2" w:rsidRPr="00EA77BC">
        <w:rPr>
          <w:szCs w:val="24"/>
        </w:rPr>
        <w:t xml:space="preserve">(#41) </w:t>
      </w:r>
      <w:r w:rsidRPr="00EA77BC">
        <w:rPr>
          <w:szCs w:val="24"/>
        </w:rPr>
        <w:t xml:space="preserve">is “B”, 1x and 2x possible dosages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two possible dosag</w:t>
      </w:r>
      <w:r w:rsidR="00C94DA4">
        <w:rPr>
          <w:szCs w:val="24"/>
        </w:rPr>
        <w:t>es</w:t>
      </w:r>
      <w:r w:rsidRPr="00EA77BC">
        <w:rPr>
          <w:rFonts w:ascii="Courier New" w:hAnsi="Courier New" w:cs="Courier New"/>
          <w:sz w:val="20"/>
        </w:rPr>
        <w:t xml:space="preserve">  </w:t>
      </w:r>
    </w:p>
    <w:p w14:paraId="60E6AEF6" w14:textId="77777777" w:rsidR="00AA50C7" w:rsidRPr="00EA77BC" w:rsidRDefault="00AA50C7" w:rsidP="00732461"/>
    <w:p w14:paraId="60E6AEF7" w14:textId="77777777" w:rsidR="001A03E3" w:rsidRPr="00EA77BC" w:rsidRDefault="001A03E3" w:rsidP="00732461">
      <w:pPr>
        <w:pStyle w:val="ExampleHeading"/>
      </w:pPr>
      <w:r w:rsidRPr="00EA77BC">
        <w:t xml:space="preserve">Example 4: Supra-Therapeutic Drugs – </w:t>
      </w:r>
      <w:r w:rsidR="009A4CE2" w:rsidRPr="00EA77BC">
        <w:rPr>
          <w:i/>
          <w:szCs w:val="22"/>
        </w:rPr>
        <w:t>Drug Enter/</w:t>
      </w:r>
      <w:r w:rsidR="009A4CE2" w:rsidRPr="00EA77BC">
        <w:rPr>
          <w:i/>
        </w:rPr>
        <w:t>Edit</w:t>
      </w:r>
      <w:r w:rsidR="009A4CE2" w:rsidRPr="00EA77BC">
        <w:t xml:space="preserve"> [PSS DRUG ENTER/EDIT] Option </w:t>
      </w:r>
      <w:r w:rsidRPr="00EA77BC">
        <w:t>-- Message displayed when NDF is set to not auto-create Possible Dosages</w:t>
      </w:r>
    </w:p>
    <w:p w14:paraId="60E6AEF8" w14:textId="77777777" w:rsidR="001A03E3" w:rsidRPr="00EA77BC" w:rsidRDefault="001A03E3" w:rsidP="000C5921">
      <w:pPr>
        <w:pStyle w:val="Codeexample"/>
      </w:pPr>
      <w:r w:rsidRPr="00EA77BC">
        <w:t>Do you wish to match/rematch to NATIONAL DRUG file? No//   (No)</w:t>
      </w:r>
    </w:p>
    <w:p w14:paraId="60E6AEF9" w14:textId="77777777" w:rsidR="001A03E3" w:rsidRPr="00EA77BC" w:rsidRDefault="001A03E3" w:rsidP="000C5921">
      <w:pPr>
        <w:pStyle w:val="Codeexample"/>
      </w:pPr>
      <w:r w:rsidRPr="00EA77BC">
        <w:t xml:space="preserve">Just a reminder...you are editing LOMUSTINE 10MG CAP </w:t>
      </w:r>
    </w:p>
    <w:p w14:paraId="60E6AEFA" w14:textId="77777777" w:rsidR="001A03E3" w:rsidRPr="00EA77BC" w:rsidRDefault="001A03E3" w:rsidP="000C5921">
      <w:pPr>
        <w:pStyle w:val="Codeexample"/>
      </w:pPr>
    </w:p>
    <w:p w14:paraId="60E6AEFB" w14:textId="77777777" w:rsidR="001A03E3" w:rsidRPr="00EA77BC" w:rsidRDefault="001A03E3" w:rsidP="000C5921">
      <w:pPr>
        <w:pStyle w:val="Codeexample"/>
      </w:pPr>
      <w:r w:rsidRPr="00EA77BC">
        <w:t>Strength from National Drug File match =&gt; 10    MG</w:t>
      </w:r>
    </w:p>
    <w:p w14:paraId="60E6AEFC" w14:textId="77777777" w:rsidR="001A03E3" w:rsidRPr="00EA77BC" w:rsidRDefault="001A03E3" w:rsidP="000C5921">
      <w:pPr>
        <w:pStyle w:val="Codeexample"/>
      </w:pPr>
      <w:r w:rsidRPr="00EA77BC">
        <w:t>Strength currently in the Drug File    =&gt; 10    MG</w:t>
      </w:r>
    </w:p>
    <w:p w14:paraId="60E6AEFD" w14:textId="77777777" w:rsidR="001A03E3" w:rsidRPr="00EA77BC" w:rsidRDefault="001A03E3" w:rsidP="001B3F39">
      <w:pPr>
        <w:pStyle w:val="Codeexample"/>
      </w:pPr>
    </w:p>
    <w:p w14:paraId="60E6AEFE" w14:textId="77777777" w:rsidR="001A03E3" w:rsidRPr="00EA77BC" w:rsidRDefault="001A03E3" w:rsidP="001B3F39">
      <w:pPr>
        <w:pStyle w:val="Codeexample"/>
      </w:pPr>
      <w:r w:rsidRPr="00EA77BC">
        <w:t>Strength =&gt; 10   Unit =&gt; MG</w:t>
      </w:r>
    </w:p>
    <w:p w14:paraId="60E6AEFF" w14:textId="77777777" w:rsidR="001A03E3" w:rsidRPr="00EA77BC" w:rsidRDefault="001A03E3" w:rsidP="001B3F39">
      <w:pPr>
        <w:pStyle w:val="Codeexample"/>
      </w:pPr>
    </w:p>
    <w:p w14:paraId="60E6AF00" w14:textId="77777777" w:rsidR="001A03E3" w:rsidRPr="00EA77BC" w:rsidRDefault="001A03E3" w:rsidP="001B3F39">
      <w:pPr>
        <w:pStyle w:val="Codeexample"/>
      </w:pPr>
      <w:r w:rsidRPr="00EA77BC">
        <w:t>POSSIBLE DOSAGES:</w:t>
      </w:r>
    </w:p>
    <w:p w14:paraId="60E6AF01" w14:textId="77777777" w:rsidR="001A03E3" w:rsidRPr="00EA77BC" w:rsidRDefault="001A03E3" w:rsidP="001B3F39">
      <w:pPr>
        <w:pStyle w:val="Codeexample"/>
      </w:pPr>
      <w:r w:rsidRPr="00EA77BC">
        <w:t xml:space="preserve">   </w:t>
      </w:r>
    </w:p>
    <w:p w14:paraId="60E6AF02" w14:textId="77777777" w:rsidR="001A03E3" w:rsidRPr="00EA77BC" w:rsidRDefault="001A03E3" w:rsidP="001B3F39">
      <w:pPr>
        <w:pStyle w:val="Codeexample"/>
      </w:pPr>
    </w:p>
    <w:p w14:paraId="60E6AF03" w14:textId="77777777" w:rsidR="001A03E3" w:rsidRPr="00EA77BC" w:rsidRDefault="001A03E3" w:rsidP="001B3F39">
      <w:pPr>
        <w:pStyle w:val="Codeexample"/>
      </w:pPr>
      <w:r w:rsidRPr="00EA77BC">
        <w:t>LOCAL POSSIBLE DOSAGES:</w:t>
      </w:r>
    </w:p>
    <w:p w14:paraId="60E6AF04" w14:textId="77777777" w:rsidR="001A03E3" w:rsidRPr="00EA77BC" w:rsidRDefault="001A03E3" w:rsidP="001B3F39">
      <w:pPr>
        <w:pStyle w:val="Codeexample"/>
        <w:keepNext/>
      </w:pPr>
    </w:p>
    <w:p w14:paraId="60E6AF05" w14:textId="77777777" w:rsidR="001A03E3" w:rsidRPr="00EA77BC" w:rsidRDefault="001A03E3" w:rsidP="001B3F39">
      <w:pPr>
        <w:pStyle w:val="Codeexample"/>
        <w:keepNext/>
      </w:pPr>
      <w:r w:rsidRPr="00EA77BC">
        <w:t xml:space="preserve">This drug has been set within the National Drug File to not auto create possible dosages. </w:t>
      </w:r>
    </w:p>
    <w:p w14:paraId="60E6AF06" w14:textId="77777777" w:rsidR="001A03E3" w:rsidRPr="00EA77BC" w:rsidRDefault="001A03E3" w:rsidP="001B3F39">
      <w:pPr>
        <w:pStyle w:val="Codeexample"/>
        <w:keepNext/>
      </w:pPr>
    </w:p>
    <w:p w14:paraId="60E6AF07" w14:textId="77777777" w:rsidR="001A03E3" w:rsidRPr="00EA77BC" w:rsidRDefault="001A03E3" w:rsidP="001B3F39">
      <w:pPr>
        <w:pStyle w:val="Codeexample"/>
      </w:pPr>
      <w:r w:rsidRPr="00EA77BC">
        <w:t>Do you want to manually enter possible dosages? N//</w:t>
      </w:r>
    </w:p>
    <w:p w14:paraId="60E6AF08" w14:textId="77777777" w:rsidR="001A03E3" w:rsidRPr="00EA77BC" w:rsidRDefault="001A03E3" w:rsidP="001B3F39"/>
    <w:p w14:paraId="60E6AF09" w14:textId="77777777" w:rsidR="001A03E3" w:rsidRPr="00EA77BC" w:rsidRDefault="001A03E3" w:rsidP="001B3F39">
      <w:pPr>
        <w:pStyle w:val="ExampleHeading"/>
        <w:rPr>
          <w:szCs w:val="22"/>
        </w:rPr>
      </w:pPr>
      <w:r w:rsidRPr="00EA77BC">
        <w:t>Example</w:t>
      </w:r>
      <w:r w:rsidR="00E57901" w:rsidRPr="00EA77BC">
        <w:t xml:space="preserve"> 5:  Supra-Therapeutic Drugs – </w:t>
      </w:r>
      <w:r w:rsidR="009A4CE2" w:rsidRPr="00EA77BC">
        <w:rPr>
          <w:i/>
          <w:szCs w:val="22"/>
        </w:rPr>
        <w:t>Drug Enter/Edit</w:t>
      </w:r>
      <w:r w:rsidR="009A4CE2" w:rsidRPr="00EA77BC">
        <w:rPr>
          <w:szCs w:val="22"/>
        </w:rPr>
        <w:t xml:space="preserve"> [PSS DRUG ENTER/EDIT] Option </w:t>
      </w:r>
      <w:r w:rsidRPr="00EA77BC">
        <w:rPr>
          <w:szCs w:val="22"/>
        </w:rPr>
        <w:t>-- Message displayed when NDF is set to auto-create 1 Possible Dosage</w:t>
      </w:r>
    </w:p>
    <w:p w14:paraId="60E6AF0A" w14:textId="77777777" w:rsidR="001A03E3" w:rsidRPr="00EA77BC" w:rsidRDefault="001A03E3" w:rsidP="001B3F39">
      <w:pPr>
        <w:pStyle w:val="Codeexample"/>
      </w:pPr>
      <w:r w:rsidRPr="00EA77BC">
        <w:t>Do you wish to match/rematch to NATIONAL DRUG file? No//   (No)</w:t>
      </w:r>
    </w:p>
    <w:p w14:paraId="60E6AF0B" w14:textId="77777777" w:rsidR="001A03E3" w:rsidRPr="00EA77BC" w:rsidRDefault="001A03E3" w:rsidP="00CD4C83">
      <w:pPr>
        <w:pStyle w:val="Codeexample"/>
      </w:pPr>
      <w:r w:rsidRPr="00EA77BC">
        <w:t xml:space="preserve">Just a reminder...you are editing LOMUSTINE 10MG CAP </w:t>
      </w:r>
    </w:p>
    <w:p w14:paraId="60E6AF0C" w14:textId="77777777" w:rsidR="001A03E3" w:rsidRPr="00EA77BC" w:rsidRDefault="001A03E3" w:rsidP="00BA5F06">
      <w:pPr>
        <w:pStyle w:val="Codeexample"/>
      </w:pPr>
    </w:p>
    <w:p w14:paraId="60E6AF0D" w14:textId="77777777" w:rsidR="001A03E3" w:rsidRPr="00EA77BC" w:rsidRDefault="001A03E3" w:rsidP="00BA5F06">
      <w:pPr>
        <w:pStyle w:val="Codeexample"/>
      </w:pPr>
    </w:p>
    <w:p w14:paraId="60E6AF0E" w14:textId="77777777" w:rsidR="001A03E3" w:rsidRPr="00EA77BC" w:rsidRDefault="001A03E3" w:rsidP="00BA5F06">
      <w:pPr>
        <w:pStyle w:val="Codeexample"/>
      </w:pPr>
      <w:r w:rsidRPr="00EA77BC">
        <w:t>This drug can have Possible Dosages, but currently does not have any.</w:t>
      </w:r>
    </w:p>
    <w:p w14:paraId="60E6AF0F" w14:textId="77777777" w:rsidR="001A03E3" w:rsidRPr="00EA77BC" w:rsidRDefault="001A03E3" w:rsidP="0012128D">
      <w:pPr>
        <w:pStyle w:val="Codeexample"/>
      </w:pPr>
    </w:p>
    <w:p w14:paraId="60E6AF10" w14:textId="77777777" w:rsidR="001A03E3" w:rsidRPr="00EA77BC" w:rsidRDefault="001A03E3" w:rsidP="0012128D">
      <w:pPr>
        <w:pStyle w:val="Codeexample"/>
      </w:pPr>
      <w:r w:rsidRPr="00EA77BC">
        <w:t xml:space="preserve">This drug has been set within the National Drug File to auto create only one </w:t>
      </w:r>
    </w:p>
    <w:p w14:paraId="60E6AF11" w14:textId="77777777" w:rsidR="001A03E3" w:rsidRPr="00EA77BC" w:rsidRDefault="001A03E3" w:rsidP="0005137D">
      <w:pPr>
        <w:pStyle w:val="Codeexample"/>
      </w:pPr>
      <w:r w:rsidRPr="00EA77BC">
        <w:t>possible dosage.</w:t>
      </w:r>
    </w:p>
    <w:p w14:paraId="60E6AF12" w14:textId="77777777" w:rsidR="001A03E3" w:rsidRPr="00EA77BC" w:rsidRDefault="001A03E3" w:rsidP="0005137D">
      <w:pPr>
        <w:pStyle w:val="Codeexample"/>
      </w:pPr>
    </w:p>
    <w:p w14:paraId="60E6AF13" w14:textId="77777777" w:rsidR="001A03E3" w:rsidRPr="00EA77BC" w:rsidRDefault="001A03E3" w:rsidP="00EB241E">
      <w:pPr>
        <w:pStyle w:val="Codeexample"/>
      </w:pPr>
      <w:r w:rsidRPr="00EA77BC">
        <w:t>Create Possible Dosages for this drug? N// YES</w:t>
      </w:r>
    </w:p>
    <w:p w14:paraId="60E6AF14" w14:textId="77777777" w:rsidR="001A03E3" w:rsidRPr="00EA77BC" w:rsidRDefault="001A03E3" w:rsidP="005C4F1E">
      <w:pPr>
        <w:pStyle w:val="Codeexample"/>
      </w:pPr>
    </w:p>
    <w:p w14:paraId="60E6AF15" w14:textId="77777777" w:rsidR="001A03E3" w:rsidRPr="00EA77BC" w:rsidRDefault="001A03E3" w:rsidP="000128D8">
      <w:pPr>
        <w:pStyle w:val="Codeexample"/>
      </w:pPr>
      <w:r w:rsidRPr="00EA77BC">
        <w:t>Resetting Possible Dosages..</w:t>
      </w:r>
    </w:p>
    <w:p w14:paraId="60E6AF16" w14:textId="77777777" w:rsidR="001A03E3" w:rsidRPr="00EA77BC" w:rsidRDefault="001A03E3" w:rsidP="000128D8">
      <w:pPr>
        <w:pStyle w:val="Codeexample"/>
      </w:pPr>
    </w:p>
    <w:p w14:paraId="60E6AF17" w14:textId="77777777" w:rsidR="001A03E3" w:rsidRPr="00EA77BC" w:rsidRDefault="001A03E3" w:rsidP="00EA77BC">
      <w:pPr>
        <w:pStyle w:val="Codeexample"/>
      </w:pPr>
      <w:r w:rsidRPr="00EA77BC">
        <w:t>Due to National Drug File settings only ONE possible dosage was auto-created. If other dosages are needed, create POSSIBLE DOSAGES or LOCAL POSSIBLE DOSAGES as appropriate.</w:t>
      </w:r>
    </w:p>
    <w:p w14:paraId="60E6AF18" w14:textId="77777777" w:rsidR="001A03E3" w:rsidRPr="00EA77BC" w:rsidRDefault="001A03E3" w:rsidP="00EA77BC">
      <w:pPr>
        <w:pStyle w:val="Codeexample"/>
      </w:pPr>
    </w:p>
    <w:p w14:paraId="60E6AF19" w14:textId="77777777" w:rsidR="001A03E3" w:rsidRPr="00EA77BC" w:rsidRDefault="001A03E3" w:rsidP="00EA77BC">
      <w:pPr>
        <w:pStyle w:val="Codeexample"/>
      </w:pPr>
      <w:r w:rsidRPr="00EA77BC">
        <w:t>Press Return to continue:</w:t>
      </w:r>
    </w:p>
    <w:p w14:paraId="60E6AF1A" w14:textId="77777777" w:rsidR="001A03E3" w:rsidRPr="00EA77BC" w:rsidRDefault="001A03E3" w:rsidP="00EA77BC">
      <w:pPr>
        <w:pStyle w:val="Codeexample"/>
      </w:pPr>
    </w:p>
    <w:p w14:paraId="60E6AF1B" w14:textId="77777777" w:rsidR="001A03E3" w:rsidRPr="00EA77BC" w:rsidRDefault="001A03E3" w:rsidP="00EA77BC">
      <w:pPr>
        <w:pStyle w:val="Codeexample"/>
      </w:pPr>
      <w:r w:rsidRPr="00EA77BC">
        <w:t>Strength from National Drug File match =&gt; 10    MG</w:t>
      </w:r>
    </w:p>
    <w:p w14:paraId="60E6AF1C" w14:textId="77777777" w:rsidR="001A03E3" w:rsidRPr="00EA77BC" w:rsidRDefault="001A03E3" w:rsidP="00EA77BC">
      <w:pPr>
        <w:pStyle w:val="Codeexample"/>
      </w:pPr>
      <w:r w:rsidRPr="00EA77BC">
        <w:t>Strength currently in the Drug File    =&gt; 10    MG</w:t>
      </w:r>
    </w:p>
    <w:p w14:paraId="60E6AF1D" w14:textId="77777777" w:rsidR="001A03E3" w:rsidRPr="00EA77BC" w:rsidRDefault="001A03E3" w:rsidP="00EA77BC">
      <w:pPr>
        <w:pStyle w:val="Codeexample"/>
      </w:pPr>
    </w:p>
    <w:p w14:paraId="60E6AF1E" w14:textId="77777777" w:rsidR="001A03E3" w:rsidRPr="00EA77BC" w:rsidRDefault="001A03E3" w:rsidP="00EA77BC">
      <w:pPr>
        <w:pStyle w:val="Codeexample"/>
      </w:pPr>
      <w:r w:rsidRPr="00EA77BC">
        <w:t>Strength =&gt; 10   Unit =&gt; MG</w:t>
      </w:r>
    </w:p>
    <w:p w14:paraId="60E6AF1F" w14:textId="77777777" w:rsidR="001A03E3" w:rsidRPr="00EA77BC" w:rsidRDefault="001A03E3" w:rsidP="00EA77BC">
      <w:pPr>
        <w:pStyle w:val="Codeexample"/>
      </w:pPr>
    </w:p>
    <w:p w14:paraId="60E6AF20" w14:textId="77777777" w:rsidR="001A03E3" w:rsidRPr="00EA77BC" w:rsidRDefault="001A03E3" w:rsidP="00EA77BC">
      <w:pPr>
        <w:pStyle w:val="Codeexample"/>
      </w:pPr>
      <w:r w:rsidRPr="00EA77BC">
        <w:t>POSSIBLE DOSAGES:</w:t>
      </w:r>
    </w:p>
    <w:p w14:paraId="60E6AF21" w14:textId="77777777" w:rsidR="001A03E3" w:rsidRPr="00EA77BC" w:rsidRDefault="001A03E3" w:rsidP="00EA77BC">
      <w:pPr>
        <w:pStyle w:val="Codeexample"/>
      </w:pPr>
      <w:r w:rsidRPr="00EA77BC">
        <w:t xml:space="preserve">   DISPENSE UNITS PER DOSE: 1         DOSE: 10 MG           PACKAGE: IO</w:t>
      </w:r>
    </w:p>
    <w:p w14:paraId="60E6AF22" w14:textId="77777777" w:rsidR="001A03E3" w:rsidRPr="00EA77BC" w:rsidRDefault="001A03E3" w:rsidP="00EA77BC">
      <w:pPr>
        <w:pStyle w:val="Codeexample"/>
      </w:pPr>
      <w:r w:rsidRPr="00EA77BC">
        <w:t xml:space="preserve">   </w:t>
      </w:r>
    </w:p>
    <w:p w14:paraId="60E6AF23" w14:textId="77777777" w:rsidR="001A03E3" w:rsidRPr="00EA77BC" w:rsidRDefault="001A03E3" w:rsidP="00EA77BC">
      <w:pPr>
        <w:pStyle w:val="Codeexample"/>
      </w:pPr>
      <w:r w:rsidRPr="00EA77BC">
        <w:t>LOCAL POSSIBLE DOSAGES:</w:t>
      </w:r>
    </w:p>
    <w:p w14:paraId="60E6AF24" w14:textId="77777777" w:rsidR="001A03E3" w:rsidRPr="00EA77BC" w:rsidRDefault="001A03E3" w:rsidP="00EA77BC">
      <w:pPr>
        <w:pStyle w:val="Codeexample"/>
        <w:keepNext/>
      </w:pPr>
    </w:p>
    <w:p w14:paraId="60E6AF25" w14:textId="77777777" w:rsidR="001A03E3" w:rsidRPr="00EA77BC" w:rsidRDefault="001A03E3" w:rsidP="00EA77BC">
      <w:pPr>
        <w:pStyle w:val="Codeexample"/>
        <w:keepNext/>
      </w:pPr>
      <w:r w:rsidRPr="00EA77BC">
        <w:t>This drug has been set within the National Drug File to auto create only one possible dosage.</w:t>
      </w:r>
    </w:p>
    <w:p w14:paraId="60E6AF26" w14:textId="77777777" w:rsidR="001A03E3" w:rsidRPr="00EA77BC" w:rsidRDefault="001A03E3" w:rsidP="00EA77BC">
      <w:pPr>
        <w:pStyle w:val="Codeexample"/>
        <w:keepNext/>
      </w:pPr>
    </w:p>
    <w:p w14:paraId="60E6AF27" w14:textId="77777777" w:rsidR="001A03E3" w:rsidRPr="00EA77BC" w:rsidRDefault="001A03E3" w:rsidP="00EA77BC">
      <w:pPr>
        <w:pStyle w:val="Codeexample"/>
      </w:pPr>
      <w:r w:rsidRPr="00EA77BC">
        <w:t>Do you want to edit the dosages? N//</w:t>
      </w:r>
    </w:p>
    <w:p w14:paraId="60E6AF28" w14:textId="77777777" w:rsidR="001A03E3" w:rsidRPr="00EA77BC" w:rsidRDefault="001A03E3" w:rsidP="00EA77BC">
      <w:bookmarkStart w:id="1159" w:name="p057"/>
      <w:bookmarkEnd w:id="1159"/>
    </w:p>
    <w:p w14:paraId="60E6AF29" w14:textId="77777777" w:rsidR="001A03E3" w:rsidRPr="00EA77BC" w:rsidRDefault="001A03E3" w:rsidP="00EA77BC">
      <w:pPr>
        <w:pStyle w:val="ExampleHeading"/>
      </w:pPr>
      <w:r w:rsidRPr="00EA77BC">
        <w:t xml:space="preserve">Example 6:  Supra-Therapeutic Drugs – </w:t>
      </w:r>
      <w:r w:rsidR="009A4CE2" w:rsidRPr="00EA77BC">
        <w:rPr>
          <w:i/>
          <w:szCs w:val="22"/>
        </w:rPr>
        <w:t>Drug Enter/Edit</w:t>
      </w:r>
      <w:r w:rsidR="009A4CE2" w:rsidRPr="00EA77BC">
        <w:rPr>
          <w:szCs w:val="22"/>
        </w:rPr>
        <w:t xml:space="preserve"> [PSS DRUG ENTER/EDIT] Option </w:t>
      </w:r>
      <w:r w:rsidRPr="00EA77BC">
        <w:t>-- Message displayed when NDF is set to auto-create 2 Possible Dosages</w:t>
      </w:r>
    </w:p>
    <w:p w14:paraId="60E6AF2A" w14:textId="77777777" w:rsidR="001A03E3" w:rsidRPr="00EA77BC" w:rsidRDefault="001A03E3" w:rsidP="00EA77BC">
      <w:pPr>
        <w:pStyle w:val="Codeexample"/>
      </w:pPr>
      <w:r w:rsidRPr="00EA77BC">
        <w:t>Do you wish to match/rematch to NATIONAL DRUG file? No//   (No)</w:t>
      </w:r>
    </w:p>
    <w:p w14:paraId="60E6AF2B" w14:textId="77777777" w:rsidR="001A03E3" w:rsidRPr="00EA77BC" w:rsidRDefault="001A03E3" w:rsidP="00EA77BC">
      <w:pPr>
        <w:pStyle w:val="Codeexample"/>
      </w:pPr>
      <w:r w:rsidRPr="00EA77BC">
        <w:t xml:space="preserve">Just a reminder...you are editing LOMUSTINE 10MG CAP </w:t>
      </w:r>
    </w:p>
    <w:p w14:paraId="60E6AF2C" w14:textId="77777777" w:rsidR="001A03E3" w:rsidRPr="00EA77BC" w:rsidRDefault="001A03E3" w:rsidP="00EA77BC">
      <w:pPr>
        <w:pStyle w:val="Codeexample"/>
      </w:pPr>
    </w:p>
    <w:p w14:paraId="60E6AF2D" w14:textId="77777777" w:rsidR="001A03E3" w:rsidRPr="00EA77BC" w:rsidRDefault="001A03E3" w:rsidP="00EA77BC">
      <w:pPr>
        <w:pStyle w:val="Codeexample"/>
      </w:pPr>
      <w:r w:rsidRPr="00EA77BC">
        <w:t>This drug can have Possible Dosages, but currently does not have any.</w:t>
      </w:r>
    </w:p>
    <w:p w14:paraId="60E6AF2E" w14:textId="77777777" w:rsidR="001A03E3" w:rsidRPr="00EA77BC" w:rsidRDefault="001A03E3" w:rsidP="00EA77BC">
      <w:pPr>
        <w:pStyle w:val="Codeexample"/>
      </w:pPr>
    </w:p>
    <w:p w14:paraId="60E6AF2F" w14:textId="77777777" w:rsidR="001A03E3" w:rsidRPr="00EA77BC" w:rsidRDefault="001A03E3" w:rsidP="00EA77BC">
      <w:pPr>
        <w:pStyle w:val="Codeexample"/>
      </w:pPr>
      <w:r w:rsidRPr="00EA77BC">
        <w:t xml:space="preserve">This drug has been set within the National Drug File to auto create two </w:t>
      </w:r>
    </w:p>
    <w:p w14:paraId="60E6AF30" w14:textId="77777777" w:rsidR="001A03E3" w:rsidRPr="00EA77BC" w:rsidRDefault="001A03E3" w:rsidP="00EA77BC">
      <w:pPr>
        <w:pStyle w:val="Codeexample"/>
      </w:pPr>
      <w:r w:rsidRPr="00EA77BC">
        <w:t>possible dosages.</w:t>
      </w:r>
    </w:p>
    <w:p w14:paraId="60E6AF31" w14:textId="77777777" w:rsidR="001A03E3" w:rsidRPr="00EA77BC" w:rsidRDefault="001A03E3" w:rsidP="00EA77BC">
      <w:pPr>
        <w:pStyle w:val="Codeexample"/>
      </w:pPr>
    </w:p>
    <w:p w14:paraId="60E6AF32" w14:textId="77777777" w:rsidR="001A03E3" w:rsidRPr="00EA77BC" w:rsidRDefault="001A03E3" w:rsidP="00EA77BC">
      <w:pPr>
        <w:pStyle w:val="Codeexample"/>
      </w:pPr>
      <w:r w:rsidRPr="00EA77BC">
        <w:t>Create Possible Dosages for this drug? N// YES</w:t>
      </w:r>
    </w:p>
    <w:p w14:paraId="60E6AF33" w14:textId="77777777" w:rsidR="001A03E3" w:rsidRPr="00EA77BC" w:rsidRDefault="001A03E3" w:rsidP="00EA77BC">
      <w:pPr>
        <w:pStyle w:val="Codeexample"/>
      </w:pPr>
    </w:p>
    <w:p w14:paraId="60E6AF34" w14:textId="77777777" w:rsidR="001A03E3" w:rsidRPr="00EA77BC" w:rsidRDefault="001A03E3" w:rsidP="00EA77BC">
      <w:pPr>
        <w:pStyle w:val="Codeexample"/>
      </w:pPr>
      <w:r w:rsidRPr="00EA77BC">
        <w:t>Resetting Possible Dosages..</w:t>
      </w:r>
    </w:p>
    <w:p w14:paraId="60E6AF35" w14:textId="77777777" w:rsidR="001A03E3" w:rsidRPr="00EA77BC" w:rsidRDefault="001A03E3" w:rsidP="00EA77BC">
      <w:pPr>
        <w:pStyle w:val="Codeexample"/>
      </w:pPr>
    </w:p>
    <w:p w14:paraId="60E6AF36" w14:textId="77777777" w:rsidR="001A03E3" w:rsidRPr="00EA77BC" w:rsidRDefault="001A03E3" w:rsidP="00EA77BC">
      <w:pPr>
        <w:pStyle w:val="Codeexample"/>
      </w:pPr>
      <w:r w:rsidRPr="00EA77BC">
        <w:t>Due to National Drug File settings TWO possible dosages were auto-created.</w:t>
      </w:r>
    </w:p>
    <w:p w14:paraId="60E6AF37" w14:textId="77777777" w:rsidR="001A03E3" w:rsidRPr="00EA77BC" w:rsidRDefault="001A03E3" w:rsidP="00EA77BC">
      <w:pPr>
        <w:pStyle w:val="Codeexample"/>
      </w:pPr>
    </w:p>
    <w:p w14:paraId="60E6AF38" w14:textId="77777777" w:rsidR="001A03E3" w:rsidRPr="00EA77BC" w:rsidRDefault="001A03E3" w:rsidP="00EA77BC">
      <w:pPr>
        <w:pStyle w:val="Codeexample"/>
      </w:pPr>
      <w:r w:rsidRPr="00EA77BC">
        <w:t>Press Return to continue:</w:t>
      </w:r>
    </w:p>
    <w:p w14:paraId="60E6AF39" w14:textId="77777777" w:rsidR="001A03E3" w:rsidRPr="00EA77BC" w:rsidRDefault="001A03E3" w:rsidP="00EA77BC">
      <w:pPr>
        <w:pStyle w:val="Codeexample"/>
      </w:pPr>
    </w:p>
    <w:p w14:paraId="60E6AF3A" w14:textId="77777777" w:rsidR="001A03E3" w:rsidRPr="00EA77BC" w:rsidRDefault="001A03E3" w:rsidP="00EA77BC">
      <w:pPr>
        <w:pStyle w:val="Codeexample"/>
      </w:pPr>
      <w:r w:rsidRPr="00EA77BC">
        <w:t>Strength from National Drug File match =&gt; 10    MG</w:t>
      </w:r>
    </w:p>
    <w:p w14:paraId="60E6AF3B" w14:textId="77777777" w:rsidR="001A03E3" w:rsidRPr="00EA77BC" w:rsidRDefault="001A03E3" w:rsidP="00EA77BC">
      <w:pPr>
        <w:pStyle w:val="Codeexample"/>
      </w:pPr>
      <w:r w:rsidRPr="00EA77BC">
        <w:t>Strength currently in the Drug File    =&gt; 10    MG</w:t>
      </w:r>
    </w:p>
    <w:p w14:paraId="60E6AF3C" w14:textId="77777777" w:rsidR="001A03E3" w:rsidRPr="00EA77BC" w:rsidRDefault="001A03E3" w:rsidP="00EA77BC">
      <w:pPr>
        <w:pStyle w:val="Codeexample"/>
      </w:pPr>
    </w:p>
    <w:p w14:paraId="60E6AF3D" w14:textId="77777777" w:rsidR="001A03E3" w:rsidRPr="00EA77BC" w:rsidRDefault="001A03E3" w:rsidP="00EA77BC">
      <w:pPr>
        <w:pStyle w:val="Codeexample"/>
      </w:pPr>
      <w:r w:rsidRPr="00EA77BC">
        <w:t>Strength =&gt; 10   Unit =&gt; MG</w:t>
      </w:r>
    </w:p>
    <w:p w14:paraId="60E6AF3E" w14:textId="77777777" w:rsidR="001A03E3" w:rsidRPr="00EA77BC" w:rsidRDefault="001A03E3" w:rsidP="00EA77BC">
      <w:pPr>
        <w:pStyle w:val="Codeexample"/>
      </w:pPr>
    </w:p>
    <w:p w14:paraId="60E6AF3F" w14:textId="77777777" w:rsidR="001A03E3" w:rsidRPr="00EA77BC" w:rsidRDefault="001A03E3" w:rsidP="00EA77BC">
      <w:pPr>
        <w:pStyle w:val="Codeexample"/>
      </w:pPr>
      <w:r w:rsidRPr="00EA77BC">
        <w:t>POSSIBLE DOSAGES:</w:t>
      </w:r>
    </w:p>
    <w:p w14:paraId="60E6AF40" w14:textId="77777777" w:rsidR="001A03E3" w:rsidRPr="00EA77BC" w:rsidRDefault="001A03E3" w:rsidP="00EA77BC">
      <w:pPr>
        <w:pStyle w:val="Codeexample"/>
      </w:pPr>
      <w:r w:rsidRPr="00EA77BC">
        <w:t xml:space="preserve">   DISPENSE UNITS PER DOSE: 1         DOSE: 10 MG           PACKAGE: IO</w:t>
      </w:r>
    </w:p>
    <w:p w14:paraId="60E6AF41" w14:textId="77777777" w:rsidR="001A03E3" w:rsidRPr="00EA77BC" w:rsidRDefault="001A03E3" w:rsidP="00EA77BC">
      <w:pPr>
        <w:pStyle w:val="Codeexample"/>
      </w:pPr>
      <w:r w:rsidRPr="00EA77BC">
        <w:t xml:space="preserve">   DISPENSE UNITS PER DOSE: 2         DOSE: 20 MG           PACKAGE: IO</w:t>
      </w:r>
    </w:p>
    <w:p w14:paraId="60E6AF42" w14:textId="77777777" w:rsidR="001A03E3" w:rsidRPr="00EA77BC" w:rsidRDefault="001A03E3" w:rsidP="00EA77BC">
      <w:pPr>
        <w:pStyle w:val="Codeexample"/>
      </w:pPr>
    </w:p>
    <w:p w14:paraId="60E6AF43" w14:textId="77777777" w:rsidR="001A03E3" w:rsidRPr="00EA77BC" w:rsidRDefault="001A03E3" w:rsidP="00EA77BC">
      <w:pPr>
        <w:pStyle w:val="Codeexample"/>
      </w:pPr>
      <w:r w:rsidRPr="00EA77BC">
        <w:t>LOCAL POSSIBLE DOSAGES:</w:t>
      </w:r>
    </w:p>
    <w:p w14:paraId="60E6AF44" w14:textId="77777777" w:rsidR="001A03E3" w:rsidRPr="00EA77BC" w:rsidRDefault="001A03E3" w:rsidP="00EA77BC">
      <w:pPr>
        <w:pStyle w:val="Codeexample"/>
        <w:keepNext/>
      </w:pPr>
    </w:p>
    <w:p w14:paraId="60E6AF45" w14:textId="77777777" w:rsidR="001A03E3" w:rsidRPr="00EA77BC" w:rsidRDefault="001A03E3" w:rsidP="00EA77BC">
      <w:pPr>
        <w:pStyle w:val="Codeexample"/>
        <w:keepNext/>
      </w:pPr>
      <w:r w:rsidRPr="00EA77BC">
        <w:t>This drug has been set within the National Drug File to auto create two possible dosages.</w:t>
      </w:r>
    </w:p>
    <w:p w14:paraId="60E6AF46" w14:textId="77777777" w:rsidR="001A03E3" w:rsidRPr="00EA77BC" w:rsidRDefault="001A03E3" w:rsidP="00EA77BC">
      <w:pPr>
        <w:pStyle w:val="Codeexample"/>
        <w:keepNext/>
      </w:pPr>
    </w:p>
    <w:p w14:paraId="60E6AF47" w14:textId="77777777" w:rsidR="001A03E3" w:rsidRPr="00EA77BC" w:rsidRDefault="001A03E3" w:rsidP="00732461">
      <w:pPr>
        <w:pStyle w:val="Codeexample"/>
      </w:pPr>
      <w:r w:rsidRPr="00EA77BC">
        <w:t>Do you want to edit the dosages? N//</w:t>
      </w:r>
    </w:p>
    <w:p w14:paraId="60E6AF48" w14:textId="77777777" w:rsidR="00892A05" w:rsidRPr="00EA77BC" w:rsidRDefault="00892A05" w:rsidP="00732461"/>
    <w:p w14:paraId="60E6AF49" w14:textId="77777777" w:rsidR="00892A05" w:rsidRPr="00EA77BC" w:rsidRDefault="00892A05" w:rsidP="00732461">
      <w:pPr>
        <w:rPr>
          <w:rFonts w:ascii="Courier New" w:hAnsi="Courier New" w:cs="Courier New"/>
          <w:sz w:val="16"/>
          <w:szCs w:val="16"/>
        </w:rPr>
      </w:pPr>
      <w:r w:rsidRPr="00EA77BC">
        <w:rPr>
          <w:b/>
        </w:rPr>
        <w:t>Multiple Automated Dispensing Devices (ADD)</w:t>
      </w:r>
    </w:p>
    <w:p w14:paraId="60E6AF4A" w14:textId="77777777" w:rsidR="009A4CE2" w:rsidRPr="00EA77BC" w:rsidRDefault="009A4CE2" w:rsidP="000C5921">
      <w:pPr>
        <w:autoSpaceDE w:val="0"/>
        <w:autoSpaceDN w:val="0"/>
        <w:adjustRightInd w:val="0"/>
      </w:pPr>
    </w:p>
    <w:p w14:paraId="60E6AF4B" w14:textId="77777777" w:rsidR="00892A05" w:rsidRPr="00EA77BC" w:rsidRDefault="00892A05" w:rsidP="000C5921">
      <w:pPr>
        <w:autoSpaceDE w:val="0"/>
        <w:autoSpaceDN w:val="0"/>
        <w:adjustRightInd w:val="0"/>
      </w:pPr>
      <w:r w:rsidRPr="00EA77BC">
        <w:t>Patch PSS*1*156, in conju</w:t>
      </w:r>
      <w:r w:rsidR="004F36AA" w:rsidRPr="00EA77BC">
        <w:t>n</w:t>
      </w:r>
      <w:r w:rsidRPr="00EA77BC">
        <w:t>ction will PSO*7*354, allows sites to send</w:t>
      </w:r>
      <w:r w:rsidR="004F36AA" w:rsidRPr="00EA77BC">
        <w:t xml:space="preserve"> prescriptions to multiple ADDs</w:t>
      </w:r>
      <w:r w:rsidRPr="00EA77BC">
        <w:t xml:space="preserve">. Defining a dispensing device at the drug level for a division will override the dispensing device settings in the OUTPATIENT SITE </w:t>
      </w:r>
      <w:r w:rsidR="009A4CE2" w:rsidRPr="00EA77BC">
        <w:t xml:space="preserve">file </w:t>
      </w:r>
      <w:r w:rsidRPr="00EA77BC">
        <w:t>(#59). If populated, the drug will be sent to the dispensing device for that division. There are two types of ADDs, window and mail, and these are based on the route of the prescription. The prompt “OP EXTERNAL DISPENSE:” must be YES for an ADD to be added to a d</w:t>
      </w:r>
      <w:r w:rsidR="00C94DA4">
        <w:t xml:space="preserve">rug. </w:t>
      </w:r>
      <w:r w:rsidRPr="00EA77BC">
        <w:t>The following example illustrates the set-up for the drug CIMETIDINE 200MG TAB to be sent to the dispensing device SCRIPTPRO1 for window prescriptions and SCRIPTPRO2 for mail prescriptions.</w:t>
      </w:r>
    </w:p>
    <w:p w14:paraId="60E6AF4C" w14:textId="77777777" w:rsidR="00892A05" w:rsidRPr="00EA77BC" w:rsidRDefault="00892A05" w:rsidP="000C5921"/>
    <w:p w14:paraId="60E6AF4D" w14:textId="77777777" w:rsidR="00892A05" w:rsidRPr="00EA77BC" w:rsidRDefault="00892A05" w:rsidP="000C5921">
      <w:pPr>
        <w:pStyle w:val="ExampleHeading"/>
      </w:pPr>
      <w:r w:rsidRPr="00EA77BC">
        <w:t>Example 1:  Assigning Dispensing Device for a Drug</w:t>
      </w:r>
    </w:p>
    <w:p w14:paraId="60E6AF4E" w14:textId="77777777" w:rsidR="00892A05" w:rsidRPr="00EA77BC" w:rsidRDefault="00892A05" w:rsidP="000C5921">
      <w:pPr>
        <w:pStyle w:val="Codeexample"/>
      </w:pPr>
      <w:r w:rsidRPr="00EA77BC">
        <w:t>Select OPTION NAME: PSS DRUG ENTER/EDIT     Drug Enter/Edit</w:t>
      </w:r>
    </w:p>
    <w:p w14:paraId="60E6AF4F" w14:textId="77777777" w:rsidR="00892A05" w:rsidRPr="00EA77BC" w:rsidRDefault="00892A05" w:rsidP="001B3F39">
      <w:pPr>
        <w:pStyle w:val="Codeexample"/>
      </w:pPr>
    </w:p>
    <w:p w14:paraId="60E6AF50" w14:textId="77777777" w:rsidR="00892A05" w:rsidRPr="00EA77BC" w:rsidRDefault="00892A05" w:rsidP="001B3F39">
      <w:pPr>
        <w:pStyle w:val="Codeexample"/>
      </w:pPr>
      <w:r w:rsidRPr="00EA77BC">
        <w:t>Select DRUG GENERIC NAME:    CIMETIDINE 200MG TAB         GA301</w:t>
      </w:r>
    </w:p>
    <w:p w14:paraId="60E6AF51" w14:textId="77777777" w:rsidR="00892A05" w:rsidRPr="00EA77BC" w:rsidRDefault="00892A05" w:rsidP="001B3F39">
      <w:pPr>
        <w:pStyle w:val="Codeexample"/>
      </w:pPr>
      <w:r w:rsidRPr="00EA77BC">
        <w:t xml:space="preserve">         ...OK? Yes//   (Yes)</w:t>
      </w:r>
    </w:p>
    <w:p w14:paraId="60E6AF52" w14:textId="77777777" w:rsidR="00892A05" w:rsidRPr="00EA77BC" w:rsidRDefault="00892A05" w:rsidP="001B3F39">
      <w:pPr>
        <w:pStyle w:val="Codeexample"/>
      </w:pPr>
      <w:r w:rsidRPr="00EA77BC">
        <w:t xml:space="preserve"> </w:t>
      </w:r>
    </w:p>
    <w:p w14:paraId="60E6AF53" w14:textId="77777777" w:rsidR="00892A05" w:rsidRPr="00EA77BC" w:rsidRDefault="00892A05" w:rsidP="001B3F39">
      <w:pPr>
        <w:pStyle w:val="Codeexample"/>
      </w:pPr>
      <w:r w:rsidRPr="00EA77BC">
        <w:t xml:space="preserve"> </w:t>
      </w:r>
    </w:p>
    <w:p w14:paraId="60E6AF54" w14:textId="77777777" w:rsidR="00892A05" w:rsidRPr="00EA77BC" w:rsidRDefault="00892A05" w:rsidP="001B3F39">
      <w:pPr>
        <w:pStyle w:val="Codeexample"/>
      </w:pPr>
      <w:r w:rsidRPr="00EA77BC">
        <w:t>*******************************************************************************</w:t>
      </w:r>
    </w:p>
    <w:p w14:paraId="60E6AF55" w14:textId="77777777" w:rsidR="00892A05" w:rsidRPr="00EA77BC" w:rsidRDefault="00892A05" w:rsidP="001B3F39">
      <w:pPr>
        <w:pStyle w:val="Codeexample"/>
      </w:pPr>
      <w:r w:rsidRPr="00EA77BC">
        <w:t>This entry is marked for the following PHARMACY packages:</w:t>
      </w:r>
    </w:p>
    <w:p w14:paraId="60E6AF56" w14:textId="77777777" w:rsidR="00892A05" w:rsidRPr="00EA77BC" w:rsidRDefault="00892A05" w:rsidP="001B3F39">
      <w:pPr>
        <w:pStyle w:val="Codeexample"/>
      </w:pPr>
      <w:r w:rsidRPr="00EA77BC">
        <w:t xml:space="preserve"> Outpatient</w:t>
      </w:r>
    </w:p>
    <w:p w14:paraId="60E6AF57" w14:textId="77777777" w:rsidR="00892A05" w:rsidRPr="00EA77BC" w:rsidRDefault="00892A05" w:rsidP="001B3F39">
      <w:pPr>
        <w:pStyle w:val="Codeexample"/>
      </w:pPr>
      <w:r w:rsidRPr="00EA77BC">
        <w:t xml:space="preserve"> Unit Dose</w:t>
      </w:r>
    </w:p>
    <w:p w14:paraId="60E6AF58" w14:textId="77777777" w:rsidR="00892A05" w:rsidRPr="00EA77BC" w:rsidRDefault="00892A05" w:rsidP="001B3F39">
      <w:pPr>
        <w:pStyle w:val="Codeexample"/>
      </w:pPr>
      <w:r w:rsidRPr="00EA77BC">
        <w:t xml:space="preserve"> Non-VA Med</w:t>
      </w:r>
    </w:p>
    <w:p w14:paraId="60E6AF59" w14:textId="77777777" w:rsidR="00892A05" w:rsidRPr="00EA77BC" w:rsidRDefault="00892A05" w:rsidP="001B3F39">
      <w:pPr>
        <w:pStyle w:val="Codeexample"/>
      </w:pPr>
      <w:r w:rsidRPr="00EA77BC">
        <w:t>GENERIC NAME: CIMETIDINE 200MG TAB  Replace</w:t>
      </w:r>
    </w:p>
    <w:p w14:paraId="60E6AF5A" w14:textId="77777777" w:rsidR="00892A05" w:rsidRPr="00EA77BC" w:rsidRDefault="00892A05" w:rsidP="001B3F39">
      <w:pPr>
        <w:pStyle w:val="Codeexample"/>
      </w:pPr>
      <w:r w:rsidRPr="00EA77BC">
        <w:t>VA CLASSIFICATION: GA301//</w:t>
      </w:r>
    </w:p>
    <w:p w14:paraId="60E6AF5B" w14:textId="77777777" w:rsidR="00892A05" w:rsidRPr="00EA77BC" w:rsidRDefault="00892A05" w:rsidP="001B3F39">
      <w:pPr>
        <w:pStyle w:val="Codeexample"/>
      </w:pPr>
      <w:r w:rsidRPr="00EA77BC">
        <w:t>DEA, SPECIAL HDLG: 6P//</w:t>
      </w:r>
    </w:p>
    <w:p w14:paraId="60E6AF5C" w14:textId="77777777" w:rsidR="00892A05" w:rsidRPr="00EA77BC" w:rsidRDefault="00892A05" w:rsidP="001B3F39">
      <w:pPr>
        <w:pStyle w:val="Codeexample"/>
      </w:pPr>
    </w:p>
    <w:p w14:paraId="60E6AF5D" w14:textId="77777777" w:rsidR="00892A05" w:rsidRPr="00EA77BC" w:rsidRDefault="00892A05" w:rsidP="001B3F39">
      <w:pPr>
        <w:pStyle w:val="Codeexample"/>
      </w:pPr>
      <w:r w:rsidRPr="00EA77BC">
        <w:t xml:space="preserve"> </w:t>
      </w:r>
    </w:p>
    <w:p w14:paraId="60E6AF5E" w14:textId="77777777" w:rsidR="00892A05" w:rsidRPr="00EA77BC" w:rsidRDefault="00892A05" w:rsidP="00CD4C83">
      <w:pPr>
        <w:pStyle w:val="Codeexample"/>
      </w:pPr>
      <w:r w:rsidRPr="00EA77BC">
        <w:t>*******************************************************************************</w:t>
      </w:r>
    </w:p>
    <w:p w14:paraId="60E6AF5F" w14:textId="77777777" w:rsidR="00892A05" w:rsidRPr="00EA77BC" w:rsidRDefault="00892A05" w:rsidP="00BA5F06">
      <w:pPr>
        <w:pStyle w:val="Codeexample"/>
      </w:pPr>
      <w:r w:rsidRPr="00EA77BC">
        <w:t>This entry is marked for the following PHARMACY packages:</w:t>
      </w:r>
    </w:p>
    <w:p w14:paraId="60E6AF60" w14:textId="77777777" w:rsidR="00892A05" w:rsidRPr="00EA77BC" w:rsidRDefault="00892A05" w:rsidP="00BA5F06">
      <w:pPr>
        <w:pStyle w:val="Codeexample"/>
      </w:pPr>
      <w:r w:rsidRPr="00EA77BC">
        <w:t xml:space="preserve"> Outpatient</w:t>
      </w:r>
    </w:p>
    <w:p w14:paraId="60E6AF61" w14:textId="77777777" w:rsidR="00892A05" w:rsidRPr="00EA77BC" w:rsidRDefault="00892A05" w:rsidP="00BA5F06">
      <w:pPr>
        <w:pStyle w:val="Codeexample"/>
      </w:pPr>
      <w:r w:rsidRPr="00EA77BC">
        <w:t xml:space="preserve"> Unit Dose</w:t>
      </w:r>
    </w:p>
    <w:p w14:paraId="60E6AF62" w14:textId="77777777" w:rsidR="00892A05" w:rsidRPr="00EA77BC" w:rsidRDefault="00892A05" w:rsidP="0012128D">
      <w:pPr>
        <w:pStyle w:val="Codeexample"/>
      </w:pPr>
      <w:r w:rsidRPr="00EA77BC">
        <w:t xml:space="preserve"> Non-VA Med</w:t>
      </w:r>
    </w:p>
    <w:p w14:paraId="60E6AF63" w14:textId="77777777" w:rsidR="00892A05" w:rsidRPr="00EA77BC" w:rsidRDefault="00892A05" w:rsidP="0012128D">
      <w:pPr>
        <w:pStyle w:val="Codeexample"/>
      </w:pPr>
      <w:r w:rsidRPr="00EA77BC">
        <w:t xml:space="preserve"> </w:t>
      </w:r>
    </w:p>
    <w:p w14:paraId="60E6AF64" w14:textId="77777777" w:rsidR="00892A05" w:rsidRPr="00EA77BC" w:rsidRDefault="00892A05" w:rsidP="0005137D">
      <w:pPr>
        <w:pStyle w:val="Codeexample"/>
      </w:pPr>
      <w:r w:rsidRPr="00EA77BC">
        <w:t>MARK THIS DRUG AND EDIT IT FOR:</w:t>
      </w:r>
    </w:p>
    <w:p w14:paraId="60E6AF65" w14:textId="77777777" w:rsidR="00892A05" w:rsidRPr="00EA77BC" w:rsidRDefault="00892A05" w:rsidP="0005137D">
      <w:pPr>
        <w:pStyle w:val="Codeexample"/>
      </w:pPr>
      <w:r w:rsidRPr="00EA77BC">
        <w:t>O  - Outpatient</w:t>
      </w:r>
    </w:p>
    <w:p w14:paraId="60E6AF66" w14:textId="77777777" w:rsidR="00892A05" w:rsidRPr="00EA77BC" w:rsidRDefault="00892A05" w:rsidP="00EB241E">
      <w:pPr>
        <w:pStyle w:val="Codeexample"/>
      </w:pPr>
      <w:r w:rsidRPr="00EA77BC">
        <w:t>U  - Unit Dose</w:t>
      </w:r>
    </w:p>
    <w:p w14:paraId="60E6AF67" w14:textId="77777777" w:rsidR="00892A05" w:rsidRPr="00EA77BC" w:rsidRDefault="00892A05" w:rsidP="005C4F1E">
      <w:pPr>
        <w:pStyle w:val="Codeexample"/>
      </w:pPr>
      <w:r w:rsidRPr="00EA77BC">
        <w:t>I  - IV</w:t>
      </w:r>
    </w:p>
    <w:p w14:paraId="60E6AF68" w14:textId="77777777" w:rsidR="00892A05" w:rsidRPr="00EA77BC" w:rsidRDefault="00892A05" w:rsidP="000128D8">
      <w:pPr>
        <w:pStyle w:val="Codeexample"/>
      </w:pPr>
      <w:r w:rsidRPr="00EA77BC">
        <w:t>D  - Drug Accountability</w:t>
      </w:r>
    </w:p>
    <w:p w14:paraId="60E6AF69" w14:textId="77777777" w:rsidR="00892A05" w:rsidRPr="00EA77BC" w:rsidRDefault="00892A05" w:rsidP="000128D8">
      <w:pPr>
        <w:pStyle w:val="Codeexample"/>
      </w:pPr>
      <w:r w:rsidRPr="00EA77BC">
        <w:t>C  - Controlled Substances</w:t>
      </w:r>
    </w:p>
    <w:p w14:paraId="60E6AF6A" w14:textId="77777777" w:rsidR="00892A05" w:rsidRPr="00EA77BC" w:rsidRDefault="00892A05" w:rsidP="00EA77BC">
      <w:pPr>
        <w:pStyle w:val="Codeexample"/>
      </w:pPr>
      <w:r w:rsidRPr="00EA77BC">
        <w:t>X  - Non-VA Med</w:t>
      </w:r>
    </w:p>
    <w:p w14:paraId="60E6AF6B" w14:textId="77777777" w:rsidR="00892A05" w:rsidRPr="00EA77BC" w:rsidRDefault="00892A05" w:rsidP="00EA77BC">
      <w:pPr>
        <w:pStyle w:val="Codeexample"/>
      </w:pPr>
      <w:r w:rsidRPr="00EA77BC">
        <w:t xml:space="preserve"> </w:t>
      </w:r>
    </w:p>
    <w:p w14:paraId="60E6AF6C" w14:textId="77777777" w:rsidR="00892A05" w:rsidRPr="00EA77BC" w:rsidRDefault="00892A05" w:rsidP="00EA77BC">
      <w:pPr>
        <w:pStyle w:val="Codeexample"/>
      </w:pPr>
      <w:r w:rsidRPr="00EA77BC">
        <w:t>Enter your choice(s) separated by commas : O</w:t>
      </w:r>
    </w:p>
    <w:p w14:paraId="60E6AF6D" w14:textId="77777777" w:rsidR="00892A05" w:rsidRPr="00EA77BC" w:rsidRDefault="00892A05" w:rsidP="00EA77BC">
      <w:pPr>
        <w:pStyle w:val="Codeexample"/>
      </w:pPr>
      <w:r w:rsidRPr="00EA77BC">
        <w:t xml:space="preserve">                                           O - Outpatient</w:t>
      </w:r>
    </w:p>
    <w:p w14:paraId="60E6AF6E" w14:textId="77777777" w:rsidR="00892A05" w:rsidRPr="00EA77BC" w:rsidRDefault="00892A05" w:rsidP="00EA77BC">
      <w:pPr>
        <w:pStyle w:val="Codeexample"/>
      </w:pPr>
      <w:r w:rsidRPr="00EA77BC">
        <w:t>** You are NOW editing OUTPATIENT fields. **</w:t>
      </w:r>
    </w:p>
    <w:p w14:paraId="60E6AF6F" w14:textId="77777777" w:rsidR="00892A05" w:rsidRPr="00EA77BC" w:rsidRDefault="00892A05" w:rsidP="00EA77BC">
      <w:pPr>
        <w:pStyle w:val="Codeexample"/>
      </w:pPr>
      <w:r w:rsidRPr="00EA77BC">
        <w:t xml:space="preserve"> </w:t>
      </w:r>
    </w:p>
    <w:p w14:paraId="60E6AF70" w14:textId="77777777" w:rsidR="00892A05" w:rsidRPr="00EA77BC" w:rsidRDefault="00892A05" w:rsidP="00EA77BC">
      <w:pPr>
        <w:pStyle w:val="Codeexample"/>
      </w:pPr>
      <w:r w:rsidRPr="00EA77BC">
        <w:t>AN Outpatient Pharmacy ITEM? Yes//   (Yes)</w:t>
      </w:r>
    </w:p>
    <w:p w14:paraId="60E6AF71" w14:textId="77777777" w:rsidR="00892A05" w:rsidRPr="00EA77BC" w:rsidRDefault="00892A05" w:rsidP="00EA77BC">
      <w:pPr>
        <w:pStyle w:val="Codeexample"/>
      </w:pPr>
      <w:r w:rsidRPr="00EA77BC">
        <w:t>.</w:t>
      </w:r>
    </w:p>
    <w:p w14:paraId="60E6AF72" w14:textId="77777777" w:rsidR="00892A05" w:rsidRPr="00EA77BC" w:rsidRDefault="00892A05" w:rsidP="00EA77BC">
      <w:pPr>
        <w:pStyle w:val="Codeexample"/>
      </w:pPr>
      <w:r w:rsidRPr="00EA77BC">
        <w:t>.</w:t>
      </w:r>
    </w:p>
    <w:p w14:paraId="60E6AF73" w14:textId="77777777" w:rsidR="00892A05" w:rsidRPr="00EA77BC" w:rsidRDefault="00892A05" w:rsidP="00EA77BC">
      <w:pPr>
        <w:pStyle w:val="Codeexample"/>
      </w:pPr>
      <w:r w:rsidRPr="00EA77BC">
        <w:t>QUANTITY DISPENSE MESSAGE:</w:t>
      </w:r>
    </w:p>
    <w:p w14:paraId="60E6AF74" w14:textId="77777777" w:rsidR="00892A05" w:rsidRPr="00EA77BC" w:rsidRDefault="00892A05" w:rsidP="00EA77BC">
      <w:pPr>
        <w:pStyle w:val="Codeexample"/>
      </w:pPr>
      <w:r w:rsidRPr="00EA77BC">
        <w:t>OP EXTERNAL DISPENSE: YES//</w:t>
      </w:r>
    </w:p>
    <w:p w14:paraId="60E6AF75" w14:textId="77777777" w:rsidR="00892A05" w:rsidRPr="00EA77BC" w:rsidRDefault="00892A05" w:rsidP="00EA77BC">
      <w:pPr>
        <w:pStyle w:val="Codeexample"/>
      </w:pPr>
      <w:r w:rsidRPr="00EA77BC">
        <w:t xml:space="preserve"> </w:t>
      </w:r>
    </w:p>
    <w:p w14:paraId="60E6AF76" w14:textId="77777777" w:rsidR="00892A05" w:rsidRPr="00EA77BC" w:rsidRDefault="00892A05" w:rsidP="00EA77BC">
      <w:pPr>
        <w:pStyle w:val="Codeexample"/>
      </w:pPr>
    </w:p>
    <w:p w14:paraId="60E6AF77" w14:textId="77777777" w:rsidR="00892A05" w:rsidRPr="00EA77BC" w:rsidRDefault="00892A05" w:rsidP="00EA77BC">
      <w:pPr>
        <w:pStyle w:val="Codeexample"/>
      </w:pPr>
      <w:r w:rsidRPr="00EA77BC">
        <w:t>Defining a dispensing device at the drug level for a division will override</w:t>
      </w:r>
    </w:p>
    <w:p w14:paraId="60E6AF78" w14:textId="77777777" w:rsidR="00892A05" w:rsidRPr="00EA77BC" w:rsidRDefault="00892A05" w:rsidP="00EA77BC">
      <w:pPr>
        <w:pStyle w:val="Codeexample"/>
      </w:pPr>
      <w:r w:rsidRPr="00EA77BC">
        <w:t>the dispensing device settings in the OUTPATIENT SITE File (#59). If populated,</w:t>
      </w:r>
    </w:p>
    <w:p w14:paraId="60E6AF79" w14:textId="77777777" w:rsidR="00892A05" w:rsidRPr="00EA77BC" w:rsidRDefault="00892A05" w:rsidP="00EA77BC">
      <w:pPr>
        <w:pStyle w:val="Codeexample"/>
      </w:pPr>
      <w:r w:rsidRPr="00EA77BC">
        <w:t>the drug will be sent to the dispensing device for that division.</w:t>
      </w:r>
    </w:p>
    <w:p w14:paraId="60E6AF7A" w14:textId="77777777" w:rsidR="00892A05" w:rsidRPr="00EA77BC" w:rsidRDefault="00892A05" w:rsidP="00EA77BC">
      <w:pPr>
        <w:pStyle w:val="Codeexample"/>
      </w:pPr>
    </w:p>
    <w:p w14:paraId="60E6AF7B" w14:textId="77777777" w:rsidR="00892A05" w:rsidRPr="00EA77BC" w:rsidRDefault="00892A05" w:rsidP="00EA77BC">
      <w:pPr>
        <w:pStyle w:val="Codeexample"/>
      </w:pPr>
      <w:r w:rsidRPr="00EA77BC">
        <w:t xml:space="preserve">Select DIVISION: ALBANY // </w:t>
      </w:r>
    </w:p>
    <w:p w14:paraId="60E6AF7C" w14:textId="77777777" w:rsidR="00892A05" w:rsidRPr="00EA77BC" w:rsidRDefault="00892A05" w:rsidP="00EA77BC">
      <w:pPr>
        <w:pStyle w:val="Codeexample"/>
      </w:pPr>
      <w:r w:rsidRPr="00EA77BC">
        <w:t xml:space="preserve">  DIVISION: ALBANY // </w:t>
      </w:r>
    </w:p>
    <w:p w14:paraId="60E6AF7D" w14:textId="77777777" w:rsidR="00892A05" w:rsidRPr="00EA77BC" w:rsidRDefault="00892A05" w:rsidP="00EA77BC">
      <w:pPr>
        <w:pStyle w:val="Codeexample"/>
      </w:pPr>
      <w:r w:rsidRPr="00EA77BC">
        <w:t xml:space="preserve">  WINDOW DNS NAME: SCRIPTPRO1// </w:t>
      </w:r>
    </w:p>
    <w:p w14:paraId="60E6AF7E" w14:textId="77777777" w:rsidR="00892A05" w:rsidRPr="00EA77BC" w:rsidRDefault="00892A05" w:rsidP="00EA77BC">
      <w:pPr>
        <w:pStyle w:val="Codeexample"/>
      </w:pPr>
      <w:r w:rsidRPr="00EA77BC">
        <w:t xml:space="preserve">  MAIL DNS NAME: SCRIPTPRO2// </w:t>
      </w:r>
    </w:p>
    <w:p w14:paraId="60E6AF7F" w14:textId="77777777" w:rsidR="00892A05" w:rsidRPr="00EA77BC" w:rsidRDefault="00892A05" w:rsidP="00EA77BC">
      <w:pPr>
        <w:pStyle w:val="Codeexample"/>
      </w:pPr>
      <w:r w:rsidRPr="00EA77BC">
        <w:t>Select DIVISION:</w:t>
      </w:r>
    </w:p>
    <w:p w14:paraId="60E6AF80" w14:textId="77777777" w:rsidR="004C239F" w:rsidRPr="00EA77BC" w:rsidRDefault="004C239F" w:rsidP="00EA77BC"/>
    <w:p w14:paraId="60E6AF81" w14:textId="77777777" w:rsidR="00892A05" w:rsidRPr="00EA77BC" w:rsidRDefault="00892A05" w:rsidP="00EA77BC">
      <w:r w:rsidRPr="00EA77BC">
        <w:t>The following actions will apply when OP EXTERNAL DISPENSE field</w:t>
      </w:r>
      <w:r w:rsidR="00E70186" w:rsidRPr="00EA77BC">
        <w:t xml:space="preserve"> (#28) </w:t>
      </w:r>
      <w:r w:rsidRPr="00EA77BC">
        <w:t>is YES:</w:t>
      </w:r>
    </w:p>
    <w:p w14:paraId="60E6AF82" w14:textId="77777777" w:rsidR="00892A05" w:rsidRPr="00EA77BC" w:rsidRDefault="00892A05" w:rsidP="00EA77BC">
      <w:pPr>
        <w:pStyle w:val="BodyTextBullet1"/>
      </w:pPr>
      <w:r w:rsidRPr="00EA77BC">
        <w:t>To change where a drug is being routed, simply change the ADD associated with the drug.</w:t>
      </w:r>
    </w:p>
    <w:p w14:paraId="60E6AF83" w14:textId="77777777" w:rsidR="00892A05" w:rsidRPr="00EA77BC" w:rsidRDefault="00892A05" w:rsidP="00EA77BC">
      <w:pPr>
        <w:rPr>
          <w:sz w:val="18"/>
          <w:szCs w:val="18"/>
        </w:rPr>
      </w:pPr>
    </w:p>
    <w:p w14:paraId="60E6AF84" w14:textId="77777777" w:rsidR="00892A05" w:rsidRPr="00EA77BC" w:rsidRDefault="00892A05" w:rsidP="00EA77BC">
      <w:pPr>
        <w:pStyle w:val="Codeexample"/>
      </w:pPr>
      <w:r w:rsidRPr="00EA77BC">
        <w:t>Select DIVISION: ALBANY//</w:t>
      </w:r>
    </w:p>
    <w:p w14:paraId="60E6AF85" w14:textId="77777777" w:rsidR="00892A05" w:rsidRPr="00EA77BC" w:rsidRDefault="00892A05" w:rsidP="00EA77BC">
      <w:pPr>
        <w:pStyle w:val="Codeexample"/>
      </w:pPr>
      <w:r w:rsidRPr="00EA77BC">
        <w:t xml:space="preserve">  DIVISION: ALBANY//</w:t>
      </w:r>
    </w:p>
    <w:p w14:paraId="60E6AF86" w14:textId="77777777" w:rsidR="00892A05" w:rsidRPr="00EA77BC" w:rsidRDefault="00892A05" w:rsidP="00EA77BC">
      <w:pPr>
        <w:pStyle w:val="Codeexample"/>
      </w:pPr>
      <w:r w:rsidRPr="00EA77BC">
        <w:t xml:space="preserve">  WINDOW DNS NAME: SCRIPTPRO1// scriptpro3    MACHINE2@VA.GOV  9002</w:t>
      </w:r>
    </w:p>
    <w:p w14:paraId="60E6AF87" w14:textId="77777777" w:rsidR="00892A05" w:rsidRPr="00EA77BC" w:rsidRDefault="00892A05" w:rsidP="00EA77BC">
      <w:pPr>
        <w:pStyle w:val="Codeexample"/>
      </w:pPr>
      <w:r w:rsidRPr="00EA77BC">
        <w:t xml:space="preserve">  </w:t>
      </w:r>
      <w:r w:rsidRPr="00EA77BC">
        <w:rPr>
          <w:szCs w:val="16"/>
        </w:rPr>
        <w:t xml:space="preserve">MAIL DNS NAME: </w:t>
      </w:r>
      <w:r w:rsidRPr="00EA77BC">
        <w:rPr>
          <w:szCs w:val="20"/>
        </w:rPr>
        <w:t>SCRIPTPRO2</w:t>
      </w:r>
      <w:r w:rsidRPr="00EA77BC">
        <w:rPr>
          <w:szCs w:val="16"/>
        </w:rPr>
        <w:t>//</w:t>
      </w:r>
    </w:p>
    <w:p w14:paraId="60E6AF88" w14:textId="77777777" w:rsidR="00892A05" w:rsidRPr="00EA77BC" w:rsidRDefault="00892A05" w:rsidP="00EA77BC">
      <w:pPr>
        <w:pStyle w:val="Codeexample"/>
      </w:pPr>
      <w:r w:rsidRPr="00EA77BC">
        <w:t>Select DIVISION:</w:t>
      </w:r>
    </w:p>
    <w:p w14:paraId="60E6AF89" w14:textId="77777777" w:rsidR="00892A05" w:rsidRPr="00EA77BC" w:rsidRDefault="00892A05" w:rsidP="00EA77BC">
      <w:pPr>
        <w:rPr>
          <w:sz w:val="18"/>
          <w:szCs w:val="18"/>
        </w:rPr>
      </w:pPr>
    </w:p>
    <w:p w14:paraId="60E6AF8A" w14:textId="77777777" w:rsidR="00892A05" w:rsidRPr="00EA77BC" w:rsidRDefault="00892A05" w:rsidP="00EA77BC">
      <w:pPr>
        <w:pStyle w:val="ExampleHeading"/>
        <w:jc w:val="center"/>
        <w:rPr>
          <w:b w:val="0"/>
          <w:sz w:val="22"/>
          <w:szCs w:val="22"/>
        </w:rPr>
      </w:pPr>
      <w:r w:rsidRPr="00EA77BC">
        <w:rPr>
          <w:b w:val="0"/>
          <w:sz w:val="22"/>
          <w:szCs w:val="22"/>
        </w:rPr>
        <w:t xml:space="preserve">ADDs can be removed from an ADD defined in </w:t>
      </w:r>
      <w:r w:rsidR="00666B04" w:rsidRPr="00EA77BC">
        <w:rPr>
          <w:b w:val="0"/>
          <w:sz w:val="22"/>
          <w:szCs w:val="22"/>
        </w:rPr>
        <w:t xml:space="preserve">the DRUG </w:t>
      </w:r>
      <w:r w:rsidRPr="00EA77BC">
        <w:rPr>
          <w:b w:val="0"/>
          <w:sz w:val="22"/>
          <w:szCs w:val="22"/>
        </w:rPr>
        <w:t xml:space="preserve">file </w:t>
      </w:r>
      <w:r w:rsidR="00666B04" w:rsidRPr="00EA77BC">
        <w:rPr>
          <w:b w:val="0"/>
          <w:sz w:val="22"/>
          <w:szCs w:val="22"/>
        </w:rPr>
        <w:t>(</w:t>
      </w:r>
      <w:r w:rsidRPr="00EA77BC">
        <w:rPr>
          <w:b w:val="0"/>
          <w:sz w:val="22"/>
          <w:szCs w:val="22"/>
        </w:rPr>
        <w:t>#50</w:t>
      </w:r>
      <w:r w:rsidR="00666B04" w:rsidRPr="00EA77BC">
        <w:rPr>
          <w:b w:val="0"/>
          <w:sz w:val="22"/>
          <w:szCs w:val="22"/>
        </w:rPr>
        <w:t>)</w:t>
      </w:r>
      <w:r w:rsidRPr="00EA77BC">
        <w:rPr>
          <w:b w:val="0"/>
          <w:sz w:val="22"/>
          <w:szCs w:val="22"/>
        </w:rPr>
        <w:t xml:space="preserve"> for specific drugs for a site.</w:t>
      </w:r>
    </w:p>
    <w:p w14:paraId="60E6AF8B" w14:textId="77777777" w:rsidR="00892A05" w:rsidRPr="00EA77BC" w:rsidRDefault="00892A05" w:rsidP="00EA77BC">
      <w:pPr>
        <w:rPr>
          <w:sz w:val="18"/>
          <w:szCs w:val="18"/>
        </w:rPr>
      </w:pPr>
    </w:p>
    <w:p w14:paraId="60E6AF8C"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Select DIVISION: troy   514</w:t>
      </w:r>
    </w:p>
    <w:p w14:paraId="60E6AF8D"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...OK? Yes//   (Yes)</w:t>
      </w:r>
    </w:p>
    <w:p w14:paraId="60E6AF8E"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w:t>
      </w:r>
    </w:p>
    <w:p w14:paraId="60E6AF8F"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DIVISION: TROY// @</w:t>
      </w:r>
    </w:p>
    <w:p w14:paraId="60E6AF90"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SURE YOU WANT TO DELETE THE ENTIRE DIVISION? y  (Yes)</w:t>
      </w:r>
    </w:p>
    <w:p w14:paraId="60E6AF91" w14:textId="77777777" w:rsidR="00892A05" w:rsidRPr="00EA77BC" w:rsidRDefault="00892A05" w:rsidP="00EA77BC">
      <w:pPr>
        <w:shd w:val="pct10" w:color="auto" w:fill="auto"/>
        <w:ind w:left="374"/>
        <w:rPr>
          <w:rFonts w:ascii="Courier New" w:hAnsi="Courier New" w:cs="Courier New"/>
          <w:sz w:val="20"/>
          <w:szCs w:val="20"/>
        </w:rPr>
      </w:pPr>
      <w:r w:rsidRPr="00EA77BC">
        <w:rPr>
          <w:rFonts w:ascii="Courier New" w:hAnsi="Courier New" w:cs="Courier New"/>
          <w:sz w:val="16"/>
          <w:szCs w:val="20"/>
        </w:rPr>
        <w:t>Select DIVISION:</w:t>
      </w:r>
    </w:p>
    <w:p w14:paraId="60E6AF92" w14:textId="77777777" w:rsidR="00892A05" w:rsidRPr="00EA77BC" w:rsidRDefault="00892A05" w:rsidP="00EA77BC">
      <w:pPr>
        <w:rPr>
          <w:sz w:val="18"/>
          <w:szCs w:val="18"/>
        </w:rPr>
      </w:pPr>
    </w:p>
    <w:p w14:paraId="60E6AF93" w14:textId="77777777" w:rsidR="00892A05" w:rsidRPr="00EA77BC" w:rsidRDefault="00892A05" w:rsidP="00EA77BC">
      <w:pPr>
        <w:pStyle w:val="BodyTextBullet1"/>
      </w:pPr>
      <w:r w:rsidRPr="00EA77BC">
        <w:t>If the response to OP EXTERNAL DISPENSE field</w:t>
      </w:r>
      <w:r w:rsidR="00E70186" w:rsidRPr="00EA77BC">
        <w:t xml:space="preserve"> (#28)</w:t>
      </w:r>
      <w:r w:rsidRPr="00EA77BC">
        <w:t xml:space="preserve"> is NO, then there will be no prompt to add an ADD. </w:t>
      </w:r>
    </w:p>
    <w:p w14:paraId="60E6AF94" w14:textId="77777777" w:rsidR="00892A05" w:rsidRPr="00EA77BC" w:rsidRDefault="00892A05" w:rsidP="00EA77BC">
      <w:pPr>
        <w:rPr>
          <w:sz w:val="18"/>
          <w:szCs w:val="18"/>
        </w:rPr>
      </w:pPr>
    </w:p>
    <w:p w14:paraId="60E6AF95"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OP EXTERNAL DISPENSE: N  NO</w:t>
      </w:r>
    </w:p>
    <w:p w14:paraId="60E6AF96"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 xml:space="preserve"> </w:t>
      </w:r>
    </w:p>
    <w:p w14:paraId="60E6AF97"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Do you wish to mark to transmit to CMOP?</w:t>
      </w:r>
    </w:p>
    <w:p w14:paraId="60E6AF98" w14:textId="77777777" w:rsidR="00892A05" w:rsidRPr="00EA77BC" w:rsidRDefault="00892A05" w:rsidP="00EA77BC">
      <w:pPr>
        <w:pStyle w:val="computerscreen"/>
        <w:ind w:left="360"/>
      </w:pPr>
      <w:r w:rsidRPr="00EA77BC">
        <w:t>Enter Yes or No:</w:t>
      </w:r>
    </w:p>
    <w:p w14:paraId="60E6AF99" w14:textId="77777777" w:rsidR="00892A05" w:rsidRPr="00EA77BC" w:rsidRDefault="00892A05" w:rsidP="00EA77BC"/>
    <w:p w14:paraId="60E6AF9A" w14:textId="77777777" w:rsidR="003D1011" w:rsidRPr="00EA77BC" w:rsidRDefault="003D1011" w:rsidP="00EA77BC">
      <w:r w:rsidRPr="00EA77BC">
        <w:t>Patch PSS*1*146 addresses a functionality change to prevent erroneous matching with</w:t>
      </w:r>
    </w:p>
    <w:p w14:paraId="60E6AF9B" w14:textId="77777777" w:rsidR="003D1011" w:rsidRPr="00EA77BC" w:rsidRDefault="003D1011" w:rsidP="00EA77BC">
      <w:r w:rsidRPr="00EA77BC">
        <w:t>Dispense Drugs. It is very easy to select the wrong item and incorrectly change the PRINT NAME field (#.01) of the IV ADDITIVES file (#52.6) and/or IV SOLUTIONS file (#52.7). Also, once an additive or solution is selected, it is unclear as to whether or not the user is still selecting or editing.</w:t>
      </w:r>
    </w:p>
    <w:p w14:paraId="60E6AF9C" w14:textId="77777777" w:rsidR="003D1011" w:rsidRPr="00EA77BC" w:rsidRDefault="003D1011" w:rsidP="00EA77BC">
      <w:pPr>
        <w:autoSpaceDE w:val="0"/>
        <w:autoSpaceDN w:val="0"/>
        <w:rPr>
          <w:rFonts w:ascii="Lucida Console" w:hAnsi="Lucida Console"/>
          <w:sz w:val="20"/>
          <w:szCs w:val="20"/>
        </w:rPr>
      </w:pPr>
    </w:p>
    <w:p w14:paraId="60E6AF9D" w14:textId="77777777" w:rsidR="003D1011" w:rsidRPr="00EA77BC" w:rsidRDefault="003D1011" w:rsidP="00EA77BC">
      <w:r w:rsidRPr="00EA77BC">
        <w:t>Patch PSS*1*146 enhances this process by displaying the previously entered Print Name as the default if only one is entered.</w:t>
      </w:r>
    </w:p>
    <w:p w14:paraId="60E6AF9E" w14:textId="77777777" w:rsidR="003D1011" w:rsidRPr="00EA77BC" w:rsidRDefault="003D1011" w:rsidP="00EA77BC"/>
    <w:p w14:paraId="60E6AF9F" w14:textId="77777777" w:rsidR="003D1011" w:rsidRPr="00EA77BC" w:rsidRDefault="003D1011" w:rsidP="00EA77BC">
      <w:pPr>
        <w:pStyle w:val="ExampleHeading"/>
      </w:pPr>
      <w:r w:rsidRPr="00EA77BC">
        <w:t>Example:</w:t>
      </w:r>
    </w:p>
    <w:p w14:paraId="60E6AFA0" w14:textId="77777777" w:rsidR="003D1011" w:rsidRPr="00EA77BC" w:rsidRDefault="003D1011" w:rsidP="00EA77BC">
      <w:pPr>
        <w:pStyle w:val="Codeexample"/>
      </w:pPr>
      <w:r w:rsidRPr="00EA77BC">
        <w:t>Select IV ADDITIVES PRINT NAME: ADDITIVE1//</w:t>
      </w:r>
    </w:p>
    <w:p w14:paraId="60E6AFA1" w14:textId="77777777" w:rsidR="003D1011" w:rsidRPr="00EA77BC" w:rsidRDefault="003D1011" w:rsidP="00EA77BC">
      <w:pPr>
        <w:autoSpaceDE w:val="0"/>
        <w:autoSpaceDN w:val="0"/>
        <w:rPr>
          <w:rFonts w:ascii="Lucida Console" w:hAnsi="Lucida Console"/>
          <w:sz w:val="20"/>
          <w:szCs w:val="20"/>
        </w:rPr>
      </w:pPr>
    </w:p>
    <w:p w14:paraId="60E6AFA2" w14:textId="77777777" w:rsidR="003D1011" w:rsidRPr="00EA77BC" w:rsidRDefault="003D1011" w:rsidP="00EA77BC">
      <w:r w:rsidRPr="00EA77BC">
        <w:t xml:space="preserve">If more than one Print Name were previously entered, the software will display the list of all linked Additives and/or Solutions to select from so an edit may be made. </w:t>
      </w:r>
    </w:p>
    <w:p w14:paraId="60E6AFA3" w14:textId="77777777" w:rsidR="003D1011" w:rsidRPr="00EA77BC" w:rsidRDefault="003D1011" w:rsidP="00EA77BC">
      <w:pPr>
        <w:autoSpaceDE w:val="0"/>
        <w:autoSpaceDN w:val="0"/>
        <w:rPr>
          <w:rFonts w:ascii="Lucida Console" w:hAnsi="Lucida Console"/>
          <w:sz w:val="20"/>
          <w:szCs w:val="20"/>
        </w:rPr>
      </w:pPr>
    </w:p>
    <w:p w14:paraId="60E6AFA4" w14:textId="77777777" w:rsidR="003D1011" w:rsidRPr="00EA77BC" w:rsidRDefault="003D1011" w:rsidP="00EA77BC">
      <w:pPr>
        <w:pStyle w:val="ExampleHeading"/>
      </w:pPr>
      <w:r w:rsidRPr="00EA77BC">
        <w:t>Example:</w:t>
      </w:r>
    </w:p>
    <w:p w14:paraId="60E6AFA5" w14:textId="77777777" w:rsidR="003D1011" w:rsidRPr="00EA77BC" w:rsidRDefault="003D1011" w:rsidP="00EA77BC">
      <w:pPr>
        <w:pStyle w:val="Codeexample"/>
      </w:pPr>
      <w:r w:rsidRPr="00EA77BC">
        <w:t xml:space="preserve">&lt;DRUG NAME&gt; currently linked to the following IV Additives:                                                         </w:t>
      </w:r>
    </w:p>
    <w:p w14:paraId="60E6AFA6" w14:textId="77777777" w:rsidR="003D1011" w:rsidRPr="00EA77BC" w:rsidRDefault="003D1011" w:rsidP="00EA77BC">
      <w:pPr>
        <w:pStyle w:val="Codeexample"/>
      </w:pPr>
      <w:r w:rsidRPr="00EA77BC">
        <w:t xml:space="preserve">           1. ADDITIVE1                                         </w:t>
      </w:r>
    </w:p>
    <w:p w14:paraId="60E6AFA7" w14:textId="77777777" w:rsidR="003D1011" w:rsidRPr="00EA77BC" w:rsidRDefault="003D1011" w:rsidP="00EA77BC">
      <w:pPr>
        <w:pStyle w:val="Codeexample"/>
      </w:pPr>
      <w:r w:rsidRPr="00EA77BC">
        <w:t xml:space="preserve">           2. ADDITIVE2                                         </w:t>
      </w:r>
    </w:p>
    <w:p w14:paraId="60E6AFA8" w14:textId="77777777" w:rsidR="003D1011" w:rsidRPr="00EA77BC" w:rsidRDefault="003D1011" w:rsidP="00EA77BC">
      <w:pPr>
        <w:pStyle w:val="Codeexample"/>
      </w:pPr>
      <w:r w:rsidRPr="00EA77BC">
        <w:t xml:space="preserve">                                                                </w:t>
      </w:r>
    </w:p>
    <w:p w14:paraId="60E6AFA9" w14:textId="77777777" w:rsidR="003D1011" w:rsidRPr="00EA77BC" w:rsidRDefault="003D1011" w:rsidP="00EA77BC">
      <w:pPr>
        <w:pStyle w:val="Codeexample"/>
      </w:pPr>
      <w:r w:rsidRPr="00EA77BC">
        <w:t>        Select 1-2 from list above or type 'NEW' to link        </w:t>
      </w:r>
    </w:p>
    <w:p w14:paraId="60E6AFAA" w14:textId="77777777" w:rsidR="003D1011" w:rsidRPr="00EA77BC" w:rsidRDefault="003D1011" w:rsidP="00EA77BC">
      <w:pPr>
        <w:pStyle w:val="Codeexample"/>
      </w:pPr>
      <w:r w:rsidRPr="00EA77BC">
        <w:t xml:space="preserve">        to a new IV Additive:                                   </w:t>
      </w:r>
    </w:p>
    <w:p w14:paraId="60E6AFAB" w14:textId="77777777" w:rsidR="003D1011" w:rsidRPr="00EA77BC" w:rsidRDefault="003D1011" w:rsidP="00EA77BC">
      <w:pPr>
        <w:autoSpaceDE w:val="0"/>
        <w:autoSpaceDN w:val="0"/>
        <w:rPr>
          <w:rFonts w:ascii="Lucida Console" w:hAnsi="Lucida Console"/>
          <w:sz w:val="20"/>
          <w:szCs w:val="20"/>
        </w:rPr>
      </w:pPr>
    </w:p>
    <w:p w14:paraId="60E6AFAC" w14:textId="77777777" w:rsidR="003D1011" w:rsidRPr="00EA77BC" w:rsidRDefault="003D1011" w:rsidP="00EA77BC">
      <w:r w:rsidRPr="00EA77BC">
        <w:t xml:space="preserve">The Patch PSS*1*146 enhancement also allows the user to enter a new Additive or Solution and link it to the dispense drug. The software will give the user the choice to enter and link the dispense drug to a new Additive or Solution as well as require a confirmation of the selected dispense drug that will be linked to the selected Additive/Solution. </w:t>
      </w:r>
    </w:p>
    <w:p w14:paraId="60E6AFAD" w14:textId="77777777" w:rsidR="003D1011" w:rsidRPr="00EA77BC" w:rsidRDefault="003D1011" w:rsidP="00EA77BC"/>
    <w:p w14:paraId="60E6AFAE" w14:textId="77777777" w:rsidR="003D1011" w:rsidRPr="00EA77BC" w:rsidRDefault="003D1011" w:rsidP="00EA77BC">
      <w:pPr>
        <w:pStyle w:val="ExampleHeading"/>
      </w:pPr>
      <w:r w:rsidRPr="00EA77BC">
        <w:t>Example (Create new IV Additive and link to drug):</w:t>
      </w:r>
    </w:p>
    <w:p w14:paraId="60E6AFAF" w14:textId="77777777" w:rsidR="003D1011" w:rsidRPr="00EA77BC" w:rsidRDefault="003D1011" w:rsidP="00EA77BC">
      <w:pPr>
        <w:pStyle w:val="Codeexample"/>
      </w:pPr>
      <w:r w:rsidRPr="00EA77BC">
        <w:t xml:space="preserve">   &lt;DRUG NAME&gt; currently linked to the following IV Additives:        </w:t>
      </w:r>
    </w:p>
    <w:p w14:paraId="60E6AFB0" w14:textId="77777777" w:rsidR="003D1011" w:rsidRPr="00EA77BC" w:rsidRDefault="003D1011" w:rsidP="00EA77BC">
      <w:pPr>
        <w:pStyle w:val="Codeexample"/>
      </w:pPr>
      <w:r w:rsidRPr="00EA77BC">
        <w:t xml:space="preserve">                                                                      </w:t>
      </w:r>
    </w:p>
    <w:p w14:paraId="60E6AFB1" w14:textId="77777777" w:rsidR="003D1011" w:rsidRPr="00EA77BC" w:rsidRDefault="003D1011" w:rsidP="00EA77BC">
      <w:pPr>
        <w:pStyle w:val="Codeexample"/>
      </w:pPr>
      <w:r w:rsidRPr="00EA77BC">
        <w:t xml:space="preserve">      1. ADDITIVE1                                                    </w:t>
      </w:r>
    </w:p>
    <w:p w14:paraId="60E6AFB2" w14:textId="77777777" w:rsidR="003D1011" w:rsidRPr="00EA77BC" w:rsidRDefault="003D1011" w:rsidP="00EA77BC">
      <w:pPr>
        <w:pStyle w:val="Codeexample"/>
      </w:pPr>
      <w:r w:rsidRPr="00EA77BC">
        <w:t xml:space="preserve">      2. ADDITIVE2                                                    </w:t>
      </w:r>
    </w:p>
    <w:p w14:paraId="60E6AFB3" w14:textId="77777777" w:rsidR="003D1011" w:rsidRPr="00EA77BC" w:rsidRDefault="003D1011" w:rsidP="00EA77BC">
      <w:pPr>
        <w:pStyle w:val="Codeexample"/>
      </w:pPr>
      <w:r w:rsidRPr="00EA77BC">
        <w:t xml:space="preserve">                                                                      </w:t>
      </w:r>
    </w:p>
    <w:p w14:paraId="60E6AFB4" w14:textId="77777777" w:rsidR="003D1011" w:rsidRPr="00EA77BC" w:rsidRDefault="003D1011" w:rsidP="00EA77BC">
      <w:pPr>
        <w:pStyle w:val="Codeexample"/>
      </w:pPr>
      <w:r w:rsidRPr="00EA77BC">
        <w:t xml:space="preserve">      Select 1-2 from list above or type 'NEW' to link                </w:t>
      </w:r>
    </w:p>
    <w:p w14:paraId="60E6AFB5" w14:textId="77777777" w:rsidR="003D1011" w:rsidRPr="00EA77BC" w:rsidRDefault="003D1011" w:rsidP="00EA77BC">
      <w:pPr>
        <w:pStyle w:val="Codeexample"/>
      </w:pPr>
      <w:r w:rsidRPr="00EA77BC">
        <w:t xml:space="preserve">      to a new IV Additive: NEW                                       </w:t>
      </w:r>
    </w:p>
    <w:p w14:paraId="60E6AFB6" w14:textId="77777777" w:rsidR="003D1011" w:rsidRPr="00EA77BC" w:rsidRDefault="003D1011" w:rsidP="00EA77BC">
      <w:pPr>
        <w:pStyle w:val="Codeexample"/>
      </w:pPr>
      <w:r w:rsidRPr="00EA77BC">
        <w:t xml:space="preserve">                                                                      </w:t>
      </w:r>
    </w:p>
    <w:p w14:paraId="60E6AFB7" w14:textId="77777777" w:rsidR="003D1011" w:rsidRPr="00EA77BC" w:rsidRDefault="003D1011" w:rsidP="00EA77BC">
      <w:pPr>
        <w:pStyle w:val="Codeexample"/>
      </w:pPr>
      <w:r w:rsidRPr="00EA77BC">
        <w:t xml:space="preserve">   Select IV ADDITIVES PRINT NAME: TEST                               </w:t>
      </w:r>
    </w:p>
    <w:p w14:paraId="60E6AFB8" w14:textId="77777777" w:rsidR="003D1011" w:rsidRPr="00EA77BC" w:rsidRDefault="003D1011" w:rsidP="00EA77BC">
      <w:pPr>
        <w:pStyle w:val="Codeexample"/>
      </w:pPr>
      <w:r w:rsidRPr="00EA77BC">
        <w:t xml:space="preserve">     Are you adding 'TEST' as a new IV ADDITIVES (the 33RD)? No// Yes </w:t>
      </w:r>
    </w:p>
    <w:p w14:paraId="60E6AFB9" w14:textId="77777777" w:rsidR="003D1011" w:rsidRPr="00EA77BC" w:rsidRDefault="003D1011" w:rsidP="00EA77BC">
      <w:pPr>
        <w:pStyle w:val="Codeexample"/>
      </w:pPr>
      <w:r w:rsidRPr="00EA77BC">
        <w:t xml:space="preserve">   IV ADDITIVES DRUG UNIT: GM  GM                                     </w:t>
      </w:r>
    </w:p>
    <w:p w14:paraId="60E6AFBA" w14:textId="77777777" w:rsidR="003D1011" w:rsidRPr="00EA77BC" w:rsidRDefault="003D1011" w:rsidP="00EA77BC">
      <w:pPr>
        <w:pStyle w:val="Codeexample"/>
      </w:pPr>
      <w:r w:rsidRPr="00EA77BC">
        <w:t xml:space="preserve">   PRINT NAME: TEST//                                                 </w:t>
      </w:r>
    </w:p>
    <w:p w14:paraId="60E6AFBB" w14:textId="77777777" w:rsidR="003D1011" w:rsidRPr="00EA77BC" w:rsidRDefault="003D1011" w:rsidP="00EA77BC">
      <w:pPr>
        <w:pStyle w:val="Codeexample"/>
      </w:pPr>
      <w:r w:rsidRPr="00EA77BC">
        <w:t xml:space="preserve">   Select DRUG GENERIC NAME: CEFAMANDOLE 1GM INJ//  AM116             </w:t>
      </w:r>
    </w:p>
    <w:p w14:paraId="60E6AFBC" w14:textId="77777777" w:rsidR="003D1011" w:rsidRPr="00EA77BC" w:rsidRDefault="003D1011" w:rsidP="00EA77BC">
      <w:pPr>
        <w:pStyle w:val="Codeexample"/>
      </w:pPr>
      <w:r w:rsidRPr="00EA77BC">
        <w:t xml:space="preserve">   ARE YOU SURE YOU WANT TO SELECT CEFAMANDOLE 1GM INJ? No// Y  (Yes) </w:t>
      </w:r>
    </w:p>
    <w:p w14:paraId="60E6AFBD" w14:textId="77777777" w:rsidR="003D1011" w:rsidRPr="00EA77BC" w:rsidRDefault="003D1011" w:rsidP="00EA77BC">
      <w:pPr>
        <w:pStyle w:val="Codeexample"/>
      </w:pPr>
      <w:r w:rsidRPr="00EA77BC">
        <w:t xml:space="preserve">   ...                                                                </w:t>
      </w:r>
    </w:p>
    <w:p w14:paraId="60E6AFBE" w14:textId="77777777" w:rsidR="003D1011" w:rsidRPr="00EA77BC" w:rsidRDefault="003D1011" w:rsidP="00EA77BC">
      <w:pPr>
        <w:pStyle w:val="Codeexample"/>
      </w:pPr>
      <w:r w:rsidRPr="00EA77BC">
        <w:t xml:space="preserve">                                                                      </w:t>
      </w:r>
    </w:p>
    <w:p w14:paraId="60E6AFBF" w14:textId="77777777" w:rsidR="003D1011" w:rsidRPr="00EA77BC" w:rsidRDefault="003D1011" w:rsidP="00EA77BC">
      <w:pPr>
        <w:pStyle w:val="Codeexample"/>
      </w:pPr>
      <w:r w:rsidRPr="00EA77BC">
        <w:t xml:space="preserve">  &lt;DRUG NAME&gt; currently linked to the following IV Additives:        </w:t>
      </w:r>
    </w:p>
    <w:p w14:paraId="60E6AFC0" w14:textId="77777777" w:rsidR="003D1011" w:rsidRPr="00EA77BC" w:rsidRDefault="003D1011" w:rsidP="00EA77BC">
      <w:pPr>
        <w:pStyle w:val="Codeexample"/>
      </w:pPr>
      <w:r w:rsidRPr="00EA77BC">
        <w:t xml:space="preserve">                                                                      </w:t>
      </w:r>
    </w:p>
    <w:p w14:paraId="60E6AFC1" w14:textId="77777777" w:rsidR="003D1011" w:rsidRPr="00EA77BC" w:rsidRDefault="003D1011" w:rsidP="00EA77BC">
      <w:pPr>
        <w:pStyle w:val="Codeexample"/>
      </w:pPr>
      <w:r w:rsidRPr="00EA77BC">
        <w:t xml:space="preserve">      1. ADDITIVE1                                                    </w:t>
      </w:r>
    </w:p>
    <w:p w14:paraId="60E6AFC2" w14:textId="77777777" w:rsidR="003D1011" w:rsidRPr="00EA77BC" w:rsidRDefault="003D1011" w:rsidP="00EA77BC">
      <w:pPr>
        <w:pStyle w:val="Codeexample"/>
      </w:pPr>
      <w:r w:rsidRPr="00EA77BC">
        <w:t>      2. ADDITIVE2                                                    </w:t>
      </w:r>
    </w:p>
    <w:p w14:paraId="60E6AFC3" w14:textId="77777777" w:rsidR="003D1011" w:rsidRPr="00EA77BC" w:rsidRDefault="003D1011" w:rsidP="00EA77BC">
      <w:pPr>
        <w:pStyle w:val="Codeexample"/>
      </w:pPr>
      <w:r w:rsidRPr="00EA77BC">
        <w:t xml:space="preserve">      3. TEST                                                         </w:t>
      </w:r>
    </w:p>
    <w:p w14:paraId="60E6AFC4" w14:textId="77777777" w:rsidR="003D1011" w:rsidRPr="00EA77BC" w:rsidRDefault="003D1011" w:rsidP="00EA77BC">
      <w:pPr>
        <w:pStyle w:val="Codeexample"/>
      </w:pPr>
      <w:r w:rsidRPr="00EA77BC">
        <w:t xml:space="preserve">                                                                      </w:t>
      </w:r>
    </w:p>
    <w:p w14:paraId="60E6AFC5" w14:textId="77777777" w:rsidR="003D1011" w:rsidRPr="00EA77BC" w:rsidRDefault="003D1011" w:rsidP="00EA77BC">
      <w:pPr>
        <w:pStyle w:val="Codeexample"/>
      </w:pPr>
      <w:r w:rsidRPr="00EA77BC">
        <w:t xml:space="preserve">      Select 1-3 from list above or type 'NEW' to link                </w:t>
      </w:r>
    </w:p>
    <w:p w14:paraId="60E6AFC6" w14:textId="77777777" w:rsidR="00F866CA" w:rsidRPr="00EA77BC" w:rsidRDefault="003D1011" w:rsidP="00EA77BC">
      <w:pPr>
        <w:pStyle w:val="Codeexample"/>
      </w:pPr>
      <w:r w:rsidRPr="00EA77BC">
        <w:t>      to a new IV Additive: NEW </w:t>
      </w:r>
    </w:p>
    <w:p w14:paraId="60E6AFC7" w14:textId="77777777" w:rsidR="00F866CA" w:rsidRPr="00EA77BC" w:rsidRDefault="00F866CA" w:rsidP="00EA77BC"/>
    <w:p w14:paraId="60E6AFC8" w14:textId="77777777" w:rsidR="006E4C49" w:rsidRPr="00EA77BC" w:rsidRDefault="00F866CA" w:rsidP="00EA77BC">
      <w:pPr>
        <w:rPr>
          <w:noProof/>
        </w:rPr>
      </w:pPr>
      <w:r w:rsidRPr="00EA77BC">
        <w:t xml:space="preserve">The patch PSS*1*172 enhancement allows the user to mark orderable items for designation as High Risk/High Alert medications which will then trigger an alert in BCMA at the time of administration for a witness signature. </w:t>
      </w:r>
      <w:r w:rsidRPr="00EA77BC">
        <w:rPr>
          <w:noProof/>
        </w:rPr>
        <w:t>For administrations where the orderable item has a High Risk/High Alert drug code of 2 (witness recommended) or 3 (witness required), if the witness credentials are authenticated, administration is marked as Given or Infusing, and the user is returned to the BCMA VDL. If the witness credentials are completed, but not authenticated, administration will not continue until the user enters valid access and verify codes and has the authority to be a witness.</w:t>
      </w:r>
    </w:p>
    <w:p w14:paraId="60E6AFC9" w14:textId="77777777" w:rsidR="006E4C49" w:rsidRPr="00EA77BC" w:rsidRDefault="006E4C49" w:rsidP="00EA77BC">
      <w:pPr>
        <w:rPr>
          <w:noProof/>
        </w:rPr>
      </w:pPr>
    </w:p>
    <w:p w14:paraId="60E6AFCA" w14:textId="77777777" w:rsidR="00F866CA" w:rsidRPr="00EA77BC" w:rsidRDefault="00F866CA" w:rsidP="00EA77BC">
      <w:pPr>
        <w:rPr>
          <w:noProof/>
        </w:rPr>
      </w:pPr>
      <w:r w:rsidRPr="00EA77BC">
        <w:rPr>
          <w:noProof/>
        </w:rPr>
        <w:t>For administrations where the orderable item has a High Risk/High Alert drug code value of 2 (witness recommended), the user can bypass the witness sign-on when no witness is available, by acknowledging that the High Risk/High Alert medication is being administered without the presence of an authorized witness.</w:t>
      </w:r>
    </w:p>
    <w:p w14:paraId="60E6AFCB" w14:textId="77777777" w:rsidR="006E4C49" w:rsidRPr="00EA77BC" w:rsidRDefault="006E4C49" w:rsidP="00EA77BC">
      <w:pPr>
        <w:rPr>
          <w:noProof/>
        </w:rPr>
      </w:pPr>
    </w:p>
    <w:p w14:paraId="60E6AFCC" w14:textId="77777777" w:rsidR="00F866CA" w:rsidRPr="00EA77BC" w:rsidRDefault="00F866CA" w:rsidP="00EA77BC">
      <w:r w:rsidRPr="00EA77BC">
        <w:t>For BCMA to prompt for a witness during High Risk/High Alert medication administration, the orderable item for the medication is flagged in the HIGH RISK/HIGH ALERT DRUG field (#1) in the local PHARMACY ORDERABLE ITEM file (#50.7).</w:t>
      </w:r>
    </w:p>
    <w:p w14:paraId="60E6AFCD" w14:textId="77777777" w:rsidR="00F866CA" w:rsidRPr="00EA77BC" w:rsidRDefault="00F866CA" w:rsidP="00EA77BC"/>
    <w:p w14:paraId="60E6AFCE" w14:textId="77777777" w:rsidR="00F866CA" w:rsidRPr="00EA77BC" w:rsidRDefault="00F866CA" w:rsidP="00EA77BC">
      <w:pPr>
        <w:spacing w:after="120"/>
      </w:pPr>
      <w:r w:rsidRPr="00EA77BC">
        <w:t xml:space="preserve">Upon installation, the HIGH RISK/HIGH ALERT DRUG field (#1) will be set to null or </w:t>
      </w:r>
      <w:r w:rsidRPr="00EA77BC">
        <w:rPr>
          <w:b/>
        </w:rPr>
        <w:t>0 (not a high risk/high alert drug)</w:t>
      </w:r>
      <w:r w:rsidRPr="00EA77BC">
        <w:t xml:space="preserve">. </w:t>
      </w:r>
    </w:p>
    <w:p w14:paraId="60E6AFCF" w14:textId="77777777" w:rsidR="00F866CA" w:rsidRPr="00EA77BC" w:rsidRDefault="00F866CA" w:rsidP="00EA77BC">
      <w:pPr>
        <w:spacing w:after="120"/>
      </w:pPr>
      <w:r w:rsidRPr="00EA77BC">
        <w:t>The HIGH RISK/HIGH ALERT DRUG field (#1) provides the following four qualifying codes:</w:t>
      </w:r>
    </w:p>
    <w:p w14:paraId="60E6AFD0" w14:textId="77777777" w:rsidR="00F866CA" w:rsidRPr="00EA77BC" w:rsidRDefault="00F866CA" w:rsidP="00663CE4">
      <w:pPr>
        <w:numPr>
          <w:ilvl w:val="0"/>
          <w:numId w:val="62"/>
        </w:numPr>
        <w:tabs>
          <w:tab w:val="left" w:pos="990"/>
        </w:tabs>
        <w:spacing w:after="120" w:line="276" w:lineRule="auto"/>
        <w:ind w:left="1080" w:hanging="540"/>
      </w:pPr>
      <w:bookmarkStart w:id="1160" w:name="Page_63"/>
      <w:bookmarkEnd w:id="1160"/>
      <w:r w:rsidRPr="00EA77BC">
        <w:t>0/Null = Not a high risk/high alert drug</w:t>
      </w:r>
    </w:p>
    <w:p w14:paraId="60E6AFD1" w14:textId="77777777" w:rsidR="00F866CA" w:rsidRPr="00EA77BC" w:rsidRDefault="00F866CA" w:rsidP="00663CE4">
      <w:pPr>
        <w:numPr>
          <w:ilvl w:val="0"/>
          <w:numId w:val="62"/>
        </w:numPr>
        <w:tabs>
          <w:tab w:val="left" w:pos="990"/>
        </w:tabs>
        <w:spacing w:after="120" w:line="276" w:lineRule="auto"/>
        <w:ind w:left="990" w:hanging="450"/>
      </w:pPr>
      <w:r w:rsidRPr="00EA77BC">
        <w:t>1 = High risk/high alert – does NOT recommend or require a witness in BCMA (this category was created for documentation purposes only, e.g., running reports).</w:t>
      </w:r>
    </w:p>
    <w:p w14:paraId="60E6AFD2" w14:textId="77777777" w:rsidR="00F866CA" w:rsidRPr="00EA77BC" w:rsidRDefault="00F866CA" w:rsidP="00663CE4">
      <w:pPr>
        <w:numPr>
          <w:ilvl w:val="0"/>
          <w:numId w:val="62"/>
        </w:numPr>
        <w:tabs>
          <w:tab w:val="left" w:pos="990"/>
        </w:tabs>
        <w:spacing w:after="120" w:line="276" w:lineRule="auto"/>
        <w:ind w:left="990" w:hanging="450"/>
        <w:rPr>
          <w:b/>
        </w:rPr>
      </w:pPr>
      <w:r w:rsidRPr="00EA77BC">
        <w:rPr>
          <w:b/>
        </w:rPr>
        <w:t>2 = High risk/high alert – recommended to witness in BCMA</w:t>
      </w:r>
    </w:p>
    <w:p w14:paraId="60E6AFD3" w14:textId="77777777" w:rsidR="00F866CA" w:rsidRPr="00EA77BC" w:rsidRDefault="00F866CA" w:rsidP="00663CE4">
      <w:pPr>
        <w:numPr>
          <w:ilvl w:val="0"/>
          <w:numId w:val="62"/>
        </w:numPr>
        <w:tabs>
          <w:tab w:val="left" w:pos="990"/>
        </w:tabs>
        <w:ind w:left="993" w:hanging="446"/>
        <w:rPr>
          <w:b/>
        </w:rPr>
      </w:pPr>
      <w:r w:rsidRPr="00EA77BC">
        <w:rPr>
          <w:b/>
        </w:rPr>
        <w:t xml:space="preserve">3 = High risk/high alert – required to witness in BCMA </w:t>
      </w:r>
    </w:p>
    <w:p w14:paraId="60E6AFD4" w14:textId="77777777" w:rsidR="00F866CA" w:rsidRPr="00EA77BC" w:rsidRDefault="00F866CA" w:rsidP="00EA77BC"/>
    <w:p w14:paraId="60E6AFD5" w14:textId="77777777" w:rsidR="00F866CA" w:rsidRPr="00EA77BC" w:rsidRDefault="00F866CA" w:rsidP="00EA77BC">
      <w:r w:rsidRPr="00EA77BC">
        <w:t>To set the HIGH RISK/HIGH ALERT DRUG field (#1) values in the local PHARMACY ORDERABLE ITEM file (#50.7), complete the steps shown in the example below.</w:t>
      </w:r>
    </w:p>
    <w:p w14:paraId="60E6AFD6" w14:textId="77777777" w:rsidR="00F866CA" w:rsidRPr="00EA77BC" w:rsidRDefault="00F866CA" w:rsidP="00EA77BC"/>
    <w:p w14:paraId="60E6AFD7" w14:textId="77777777" w:rsidR="00F866CA" w:rsidRPr="00EA77BC" w:rsidRDefault="00F866CA" w:rsidP="00EA77BC">
      <w:pPr>
        <w:pStyle w:val="Example"/>
      </w:pPr>
      <w:r w:rsidRPr="00EA77BC">
        <w:t>Example (Modify Pharmacy Orderable Item File):</w:t>
      </w:r>
    </w:p>
    <w:p w14:paraId="60E6AFD8"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Select OPTION NAME: PSS EDIT ORDERABLE ITEMS    Edit Orderable Items</w:t>
      </w:r>
    </w:p>
    <w:p w14:paraId="60E6AFD9" w14:textId="77777777" w:rsidR="00F866CA" w:rsidRPr="00EA77BC" w:rsidRDefault="00F866CA" w:rsidP="00EA77BC">
      <w:pPr>
        <w:keepNext/>
        <w:shd w:val="clear" w:color="auto" w:fill="D9D9D9"/>
        <w:ind w:left="374"/>
        <w:rPr>
          <w:rFonts w:ascii="Courier New" w:hAnsi="Courier New"/>
          <w:sz w:val="16"/>
          <w:szCs w:val="20"/>
        </w:rPr>
      </w:pPr>
    </w:p>
    <w:p w14:paraId="60E6AFDA"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Edit Orderable Items</w:t>
      </w:r>
    </w:p>
    <w:p w14:paraId="60E6AFDB" w14:textId="77777777" w:rsidR="00F866CA" w:rsidRPr="00EA77BC" w:rsidRDefault="00F866CA" w:rsidP="00732461">
      <w:pPr>
        <w:shd w:val="clear" w:color="auto" w:fill="D9D9D9"/>
        <w:ind w:left="374"/>
        <w:rPr>
          <w:rFonts w:ascii="Courier New" w:hAnsi="Courier New"/>
          <w:sz w:val="16"/>
          <w:szCs w:val="20"/>
        </w:rPr>
      </w:pPr>
    </w:p>
    <w:p w14:paraId="60E6AFDC"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This option enables you to edit Orderable Item names, Formulary status,</w:t>
      </w:r>
    </w:p>
    <w:p w14:paraId="60E6AFDD"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drug text, Inactive Dates, and Synonyms.</w:t>
      </w:r>
    </w:p>
    <w:p w14:paraId="60E6AFDE" w14:textId="77777777" w:rsidR="00F866CA" w:rsidRPr="00EA77BC" w:rsidRDefault="00F866CA" w:rsidP="000C5921">
      <w:pPr>
        <w:shd w:val="clear" w:color="auto" w:fill="D9D9D9"/>
        <w:ind w:left="374"/>
        <w:rPr>
          <w:rFonts w:ascii="Courier New" w:hAnsi="Courier New"/>
          <w:sz w:val="16"/>
          <w:szCs w:val="20"/>
        </w:rPr>
      </w:pPr>
    </w:p>
    <w:p w14:paraId="60E6AFDF"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Select PHARMACY ORDERABLE ITEM NAME: HEPARIN</w:t>
      </w:r>
    </w:p>
    <w:p w14:paraId="60E6AFE0"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1   HEPARIN    INJ,SOLN  </w:t>
      </w:r>
    </w:p>
    <w:p w14:paraId="60E6AFE1"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2   HEPARIN    SOLN  </w:t>
      </w:r>
    </w:p>
    <w:p w14:paraId="60E6AFE2"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CHOOSE 1-2: 1  HEPARIN  INJ,SOLN  </w:t>
      </w:r>
    </w:p>
    <w:p w14:paraId="60E6AFE3" w14:textId="77777777" w:rsidR="00F866CA" w:rsidRPr="00EA77BC" w:rsidRDefault="00F866CA" w:rsidP="001B3F39">
      <w:pPr>
        <w:shd w:val="clear" w:color="auto" w:fill="D9D9D9"/>
        <w:ind w:left="374"/>
        <w:rPr>
          <w:rFonts w:ascii="Courier New" w:hAnsi="Courier New"/>
          <w:sz w:val="16"/>
          <w:szCs w:val="20"/>
        </w:rPr>
      </w:pPr>
    </w:p>
    <w:p w14:paraId="60E6AFE4"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5"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6" w14:textId="77777777" w:rsidR="00F866CA" w:rsidRPr="00EA77BC" w:rsidRDefault="00F866CA" w:rsidP="001B3F39">
      <w:pPr>
        <w:shd w:val="clear" w:color="auto" w:fill="D9D9D9"/>
        <w:ind w:left="374"/>
        <w:rPr>
          <w:rFonts w:ascii="Courier New" w:hAnsi="Courier New"/>
          <w:sz w:val="16"/>
          <w:szCs w:val="20"/>
        </w:rPr>
      </w:pPr>
    </w:p>
    <w:p w14:paraId="60E6AFE7"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List all Drugs/Additives/Solutions tied to this Orderable Item? YES// </w:t>
      </w:r>
    </w:p>
    <w:p w14:paraId="60E6AFE8" w14:textId="77777777" w:rsidR="00F866CA" w:rsidRPr="00EA77BC" w:rsidRDefault="00F866CA" w:rsidP="001B3F39">
      <w:pPr>
        <w:shd w:val="clear" w:color="auto" w:fill="D9D9D9"/>
        <w:ind w:left="374"/>
        <w:rPr>
          <w:rFonts w:ascii="Courier New" w:hAnsi="Courier New"/>
          <w:sz w:val="16"/>
          <w:szCs w:val="20"/>
        </w:rPr>
      </w:pPr>
    </w:p>
    <w:p w14:paraId="60E6AFE9"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A"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B" w14:textId="77777777" w:rsidR="00F866CA" w:rsidRPr="00EA77BC" w:rsidRDefault="00F866CA" w:rsidP="001B3F39">
      <w:pPr>
        <w:shd w:val="clear" w:color="auto" w:fill="D9D9D9"/>
        <w:ind w:left="374"/>
        <w:rPr>
          <w:rFonts w:ascii="Courier New" w:hAnsi="Courier New"/>
          <w:sz w:val="16"/>
          <w:szCs w:val="20"/>
        </w:rPr>
      </w:pPr>
    </w:p>
    <w:p w14:paraId="60E6AFEC"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Dispense Drugs:</w:t>
      </w:r>
    </w:p>
    <w:p w14:paraId="60E6AFED"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w:t>
      </w:r>
    </w:p>
    <w:p w14:paraId="60E6AFEE"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BEEF 1,000 UNITS/ML 30ML</w:t>
      </w:r>
    </w:p>
    <w:p w14:paraId="60E6AFEF"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 UNIT/ML 10ML INJ</w:t>
      </w:r>
    </w:p>
    <w:p w14:paraId="60E6AFF0"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10,000 UNITS 4ML</w:t>
      </w:r>
    </w:p>
    <w:p w14:paraId="60E6AFF1" w14:textId="77777777" w:rsidR="00F866CA" w:rsidRPr="00EA77BC" w:rsidRDefault="00F866CA" w:rsidP="00CD4C83">
      <w:pPr>
        <w:shd w:val="clear" w:color="auto" w:fill="D9D9D9"/>
        <w:ind w:left="374"/>
        <w:rPr>
          <w:rFonts w:ascii="Courier New" w:hAnsi="Courier New"/>
          <w:sz w:val="16"/>
          <w:szCs w:val="20"/>
        </w:rPr>
      </w:pPr>
      <w:r w:rsidRPr="00EA77BC">
        <w:rPr>
          <w:rFonts w:ascii="Courier New" w:hAnsi="Courier New"/>
          <w:sz w:val="16"/>
          <w:szCs w:val="20"/>
        </w:rPr>
        <w:t xml:space="preserve">HEPARIN 1,000 UNITS/ML 30ML </w:t>
      </w:r>
    </w:p>
    <w:p w14:paraId="60E6AFF2"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HEPARIN, BEEF 10,000 UNIT/ML 4ML</w:t>
      </w:r>
    </w:p>
    <w:p w14:paraId="60E6AFF3"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 xml:space="preserve">HEPARIN, BEEF 1,000 UNIT/ML 10ML </w:t>
      </w:r>
    </w:p>
    <w:p w14:paraId="60E6AFF4" w14:textId="77777777" w:rsidR="00F866CA" w:rsidRPr="00EA77BC" w:rsidRDefault="00F866CA" w:rsidP="00BA5F06">
      <w:pPr>
        <w:shd w:val="clear" w:color="auto" w:fill="D9D9D9"/>
        <w:ind w:left="374"/>
        <w:rPr>
          <w:rFonts w:ascii="Courier New" w:hAnsi="Courier New"/>
          <w:sz w:val="16"/>
          <w:szCs w:val="20"/>
        </w:rPr>
      </w:pPr>
    </w:p>
    <w:p w14:paraId="60E6AFF5" w14:textId="77777777" w:rsidR="00F866CA" w:rsidRPr="00EA77BC" w:rsidRDefault="00F866CA" w:rsidP="0012128D">
      <w:pPr>
        <w:shd w:val="clear" w:color="auto" w:fill="D9D9D9"/>
        <w:ind w:left="374"/>
        <w:rPr>
          <w:rFonts w:ascii="Courier New" w:hAnsi="Courier New"/>
          <w:sz w:val="16"/>
          <w:szCs w:val="20"/>
        </w:rPr>
      </w:pPr>
      <w:r w:rsidRPr="00EA77BC">
        <w:rPr>
          <w:rFonts w:ascii="Courier New" w:hAnsi="Courier New"/>
          <w:sz w:val="16"/>
          <w:szCs w:val="20"/>
        </w:rPr>
        <w:t>Are you sure you want to edit this Orderable Item? NO// YES</w:t>
      </w:r>
    </w:p>
    <w:p w14:paraId="60E6AFF6" w14:textId="77777777" w:rsidR="00F866CA" w:rsidRPr="00EA77BC" w:rsidRDefault="00F866CA" w:rsidP="0012128D">
      <w:pPr>
        <w:shd w:val="clear" w:color="auto" w:fill="D9D9D9"/>
        <w:ind w:left="374"/>
        <w:rPr>
          <w:rFonts w:ascii="Courier New" w:hAnsi="Courier New"/>
          <w:sz w:val="16"/>
          <w:szCs w:val="20"/>
        </w:rPr>
      </w:pPr>
    </w:p>
    <w:p w14:paraId="60E6AFF7"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Now editing Orderable Item:</w:t>
      </w:r>
    </w:p>
    <w:p w14:paraId="60E6AFF8"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HEPARIN   INJ,SOLN</w:t>
      </w:r>
    </w:p>
    <w:p w14:paraId="60E6AFF9" w14:textId="77777777" w:rsidR="00F866CA" w:rsidRPr="00EA77BC" w:rsidRDefault="00F866CA" w:rsidP="00EB241E">
      <w:pPr>
        <w:shd w:val="clear" w:color="auto" w:fill="D9D9D9"/>
        <w:ind w:left="374"/>
        <w:rPr>
          <w:rFonts w:ascii="Courier New" w:hAnsi="Courier New"/>
          <w:sz w:val="16"/>
          <w:szCs w:val="20"/>
        </w:rPr>
      </w:pPr>
      <w:r w:rsidRPr="00EA77BC">
        <w:rPr>
          <w:rFonts w:ascii="Courier New" w:hAnsi="Courier New"/>
          <w:sz w:val="16"/>
          <w:szCs w:val="20"/>
        </w:rPr>
        <w:t xml:space="preserve">Orderable Item Name: HEPARIN// </w:t>
      </w:r>
    </w:p>
    <w:p w14:paraId="60E6AFFA" w14:textId="77777777" w:rsidR="00F866CA" w:rsidRPr="00EA77BC" w:rsidRDefault="00F866CA" w:rsidP="005C4F1E">
      <w:pPr>
        <w:shd w:val="clear" w:color="auto" w:fill="D9D9D9"/>
        <w:ind w:left="374"/>
        <w:rPr>
          <w:rFonts w:ascii="Courier New" w:hAnsi="Courier New"/>
          <w:sz w:val="16"/>
          <w:szCs w:val="20"/>
        </w:rPr>
      </w:pPr>
    </w:p>
    <w:p w14:paraId="60E6AFFB" w14:textId="77777777" w:rsidR="00F866CA" w:rsidRPr="00EA77BC" w:rsidRDefault="00F866CA" w:rsidP="000128D8">
      <w:pPr>
        <w:shd w:val="clear" w:color="auto" w:fill="D9D9D9"/>
        <w:ind w:left="374"/>
        <w:rPr>
          <w:rFonts w:ascii="Courier New" w:hAnsi="Courier New"/>
          <w:sz w:val="16"/>
          <w:szCs w:val="20"/>
        </w:rPr>
      </w:pPr>
      <w:r w:rsidRPr="00EA77BC">
        <w:rPr>
          <w:rFonts w:ascii="Courier New" w:hAnsi="Courier New"/>
          <w:sz w:val="16"/>
          <w:szCs w:val="20"/>
        </w:rPr>
        <w:t>This Orderable Item is Formulary.</w:t>
      </w:r>
    </w:p>
    <w:p w14:paraId="60E6AFFC" w14:textId="77777777" w:rsidR="00F866CA" w:rsidRPr="00EA77BC" w:rsidRDefault="00F866CA" w:rsidP="000128D8">
      <w:pPr>
        <w:shd w:val="clear" w:color="auto" w:fill="D9D9D9"/>
        <w:ind w:left="374"/>
        <w:rPr>
          <w:rFonts w:ascii="Courier New" w:hAnsi="Courier New"/>
          <w:sz w:val="16"/>
          <w:szCs w:val="20"/>
        </w:rPr>
      </w:pPr>
    </w:p>
    <w:p w14:paraId="60E6AFF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This Orderable Item is marked as a Non-VA Med.</w:t>
      </w:r>
    </w:p>
    <w:p w14:paraId="60E6AFFE" w14:textId="77777777" w:rsidR="00F866CA" w:rsidRPr="00EA77BC" w:rsidRDefault="00F866CA" w:rsidP="00EA77BC">
      <w:pPr>
        <w:shd w:val="clear" w:color="auto" w:fill="D9D9D9"/>
        <w:ind w:left="374"/>
        <w:rPr>
          <w:rFonts w:ascii="Courier New" w:hAnsi="Courier New"/>
          <w:sz w:val="16"/>
          <w:szCs w:val="20"/>
        </w:rPr>
      </w:pPr>
    </w:p>
    <w:p w14:paraId="60E6AFFF"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Select OI-DRUG TEXT ENTRY: </w:t>
      </w:r>
    </w:p>
    <w:p w14:paraId="60E6B000"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INACTIVE DATE:  </w:t>
      </w:r>
    </w:p>
    <w:p w14:paraId="60E6B001"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DAY (nD) or DOSE (nL) LIMIT: </w:t>
      </w:r>
    </w:p>
    <w:p w14:paraId="60E6B00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DEFAULT MED ROUTE: INTRAVENOUS// </w:t>
      </w:r>
    </w:p>
    <w:p w14:paraId="60E6B003" w14:textId="77777777" w:rsidR="00F866CA" w:rsidRPr="00EA77BC" w:rsidRDefault="00F866CA" w:rsidP="00EA77BC">
      <w:pPr>
        <w:shd w:val="clear" w:color="auto" w:fill="D9D9D9"/>
        <w:ind w:left="374"/>
        <w:rPr>
          <w:rFonts w:ascii="Courier New" w:hAnsi="Courier New"/>
          <w:sz w:val="16"/>
          <w:szCs w:val="20"/>
        </w:rPr>
      </w:pPr>
    </w:p>
    <w:p w14:paraId="60E6B004"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List of med routes associated with the DOSAGE FORM of the orderable item:</w:t>
      </w:r>
    </w:p>
    <w:p w14:paraId="60E6B005" w14:textId="77777777" w:rsidR="00F866CA" w:rsidRPr="00EA77BC" w:rsidRDefault="00F866CA" w:rsidP="00EA77BC">
      <w:pPr>
        <w:shd w:val="clear" w:color="auto" w:fill="D9D9D9"/>
        <w:ind w:left="374"/>
        <w:rPr>
          <w:rFonts w:ascii="Courier New" w:hAnsi="Courier New"/>
          <w:sz w:val="16"/>
          <w:szCs w:val="20"/>
        </w:rPr>
      </w:pPr>
    </w:p>
    <w:p w14:paraId="60E6B006"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INTRAMUSCULAR</w:t>
      </w:r>
    </w:p>
    <w:p w14:paraId="60E6B00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INTRAVENOUS</w:t>
      </w:r>
    </w:p>
    <w:p w14:paraId="60E6B008"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you answer YES to the next prompt, the DEFAULT MED ROUTE (if populated)</w:t>
      </w:r>
    </w:p>
    <w:p w14:paraId="60E6B00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and this list (if populated) will be displayed as selectable med routes</w:t>
      </w:r>
    </w:p>
    <w:p w14:paraId="60E6B00A"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during medication ordering dialog. If you answer NO, the DEFAULT MED ROUTE</w:t>
      </w:r>
    </w:p>
    <w:p w14:paraId="60E6B00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populated) and POSSIBLE MED ROUTES list will be displayed instead.</w:t>
      </w:r>
    </w:p>
    <w:p w14:paraId="60E6B00C" w14:textId="77777777" w:rsidR="00F866CA" w:rsidRPr="00EA77BC" w:rsidRDefault="00F866CA" w:rsidP="00EA77BC">
      <w:pPr>
        <w:shd w:val="clear" w:color="auto" w:fill="D9D9D9"/>
        <w:ind w:left="374"/>
        <w:rPr>
          <w:rFonts w:ascii="Courier New" w:hAnsi="Courier New"/>
          <w:sz w:val="16"/>
          <w:szCs w:val="20"/>
        </w:rPr>
      </w:pPr>
    </w:p>
    <w:p w14:paraId="60E6B00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USE DOSAGE FORM MED ROUTE LIST: YES// </w:t>
      </w:r>
    </w:p>
    <w:p w14:paraId="60E6B00E"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TYPE: </w:t>
      </w:r>
    </w:p>
    <w:p w14:paraId="60E6B00F"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w:t>
      </w:r>
    </w:p>
    <w:p w14:paraId="60E6B010" w14:textId="77777777" w:rsidR="00F866CA" w:rsidRPr="00EA77BC" w:rsidRDefault="00F866CA" w:rsidP="00EA77BC">
      <w:pPr>
        <w:shd w:val="clear" w:color="auto" w:fill="D9D9D9"/>
        <w:ind w:left="374"/>
        <w:rPr>
          <w:rFonts w:ascii="Courier New" w:hAnsi="Courier New"/>
          <w:sz w:val="16"/>
          <w:szCs w:val="20"/>
        </w:rPr>
      </w:pPr>
    </w:p>
    <w:p w14:paraId="60E6B011"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HIGH RISK/HIGH ALERT: ?</w:t>
      </w:r>
    </w:p>
    <w:p w14:paraId="60E6B01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     </w:t>
      </w:r>
    </w:p>
    <w:p w14:paraId="60E6B013"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Choose from: </w:t>
      </w:r>
    </w:p>
    <w:p w14:paraId="60E6B014" w14:textId="77777777" w:rsidR="00F866CA" w:rsidRPr="00EA77BC" w:rsidRDefault="00F866CA" w:rsidP="00EA77BC">
      <w:pPr>
        <w:shd w:val="clear" w:color="auto" w:fill="D9D9D9"/>
        <w:ind w:left="374"/>
        <w:rPr>
          <w:rFonts w:ascii="Courier New" w:hAnsi="Courier New"/>
          <w:sz w:val="16"/>
          <w:szCs w:val="20"/>
        </w:rPr>
      </w:pPr>
    </w:p>
    <w:p w14:paraId="60E6B015"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0        NOT HIGH RISK/ALERT</w:t>
      </w:r>
    </w:p>
    <w:p w14:paraId="60E6B016" w14:textId="77777777" w:rsidR="00F866CA" w:rsidRPr="00EA77BC" w:rsidRDefault="00F866CA" w:rsidP="00EA77BC">
      <w:pPr>
        <w:shd w:val="clear" w:color="auto" w:fill="D9D9D9"/>
        <w:ind w:left="374"/>
        <w:rPr>
          <w:rFonts w:ascii="Courier New" w:hAnsi="Courier New"/>
          <w:sz w:val="16"/>
          <w:szCs w:val="20"/>
        </w:rPr>
      </w:pPr>
    </w:p>
    <w:p w14:paraId="60E6B01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1        HIGH RISK/ALERT – NO WITNESS REQUIRED IN BCMA</w:t>
      </w:r>
    </w:p>
    <w:p w14:paraId="60E6B018" w14:textId="77777777" w:rsidR="00F866CA" w:rsidRPr="00EA77BC" w:rsidRDefault="00F866CA" w:rsidP="00EA77BC">
      <w:pPr>
        <w:shd w:val="clear" w:color="auto" w:fill="D9D9D9"/>
        <w:ind w:left="374"/>
        <w:rPr>
          <w:rFonts w:ascii="Courier New" w:hAnsi="Courier New"/>
          <w:sz w:val="16"/>
          <w:szCs w:val="20"/>
        </w:rPr>
      </w:pPr>
    </w:p>
    <w:p w14:paraId="60E6B01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2        RECOMMEND WITNESS IN BCMA – HIGH RISK/ALERT</w:t>
      </w:r>
    </w:p>
    <w:p w14:paraId="60E6B01A" w14:textId="77777777" w:rsidR="00F866CA" w:rsidRPr="00EA77BC" w:rsidRDefault="00F866CA" w:rsidP="00EA77BC">
      <w:pPr>
        <w:shd w:val="clear" w:color="auto" w:fill="D9D9D9"/>
        <w:ind w:left="374"/>
        <w:rPr>
          <w:rFonts w:ascii="Courier New" w:hAnsi="Courier New"/>
          <w:sz w:val="16"/>
          <w:szCs w:val="20"/>
        </w:rPr>
      </w:pPr>
    </w:p>
    <w:p w14:paraId="60E6B01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3        WITNESS REQUIRED IN BCMA – HIGH RISK/ALERT</w:t>
      </w:r>
    </w:p>
    <w:p w14:paraId="60E6B01C" w14:textId="77777777" w:rsidR="00F866CA" w:rsidRPr="00EA77BC" w:rsidRDefault="00F866CA" w:rsidP="00EA77BC">
      <w:pPr>
        <w:keepNext/>
        <w:shd w:val="clear" w:color="auto" w:fill="D9D9D9"/>
        <w:ind w:left="374"/>
        <w:rPr>
          <w:rFonts w:ascii="Courier New" w:hAnsi="Courier New"/>
          <w:sz w:val="16"/>
          <w:szCs w:val="20"/>
        </w:rPr>
      </w:pPr>
    </w:p>
    <w:p w14:paraId="60E6B01D"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HIGH RISK/HIGH ALERT: 3  WITNESS REQUIRED-BCMA HIGH RISK/ALERT</w:t>
      </w:r>
    </w:p>
    <w:p w14:paraId="60E6B01E" w14:textId="77777777" w:rsidR="00F866CA" w:rsidRPr="00EA77BC" w:rsidRDefault="00F866CA" w:rsidP="00732461"/>
    <w:p w14:paraId="60E6B01F" w14:textId="77777777" w:rsidR="00F866CA" w:rsidRPr="00EA77BC" w:rsidRDefault="0076180B" w:rsidP="00732461">
      <w:pPr>
        <w:ind w:left="810" w:hanging="810"/>
      </w:pPr>
      <w:r>
        <w:rPr>
          <w:noProof/>
          <w:position w:val="-4"/>
        </w:rPr>
        <w:drawing>
          <wp:inline distT="0" distB="0" distL="0" distR="0" wp14:anchorId="60E6DD43" wp14:editId="60E6DD44">
            <wp:extent cx="508000" cy="406400"/>
            <wp:effectExtent l="0" t="0" r="0" b="0"/>
            <wp:docPr id="15"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F866CA" w:rsidRPr="00EA77BC">
        <w:rPr>
          <w:b/>
        </w:rPr>
        <w:t>Note:</w:t>
      </w:r>
      <w:r w:rsidR="00F866CA" w:rsidRPr="00EA77BC">
        <w:t xml:space="preserve"> When responding to the prompt above, VistA accepts a 0, 1, 2, or 3 or will allow the user to type the first letter of the description, i.e., N, H, R</w:t>
      </w:r>
      <w:r w:rsidR="00630D8A" w:rsidRPr="00EA77BC">
        <w:t>,</w:t>
      </w:r>
      <w:r w:rsidR="00F866CA" w:rsidRPr="00EA77BC">
        <w:t xml:space="preserve"> or W.</w:t>
      </w:r>
    </w:p>
    <w:p w14:paraId="60E6B020" w14:textId="77777777" w:rsidR="00E8431F" w:rsidRPr="005A3839" w:rsidRDefault="00E8431F" w:rsidP="00E8431F">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Refer to section 1.9.1 for additional information.</w:t>
      </w:r>
    </w:p>
    <w:p w14:paraId="60E6B021" w14:textId="77777777" w:rsidR="00E8431F" w:rsidRPr="005A3839" w:rsidRDefault="00E8431F" w:rsidP="00E8431F">
      <w:pPr>
        <w:spacing w:before="120"/>
      </w:pPr>
      <w:r w:rsidRPr="005A3839">
        <w:t>To set the values for PROMPT FOR REMOVAL IN BCMA (Field #12) in the local PHARMACY ORDERABLE ITEM File (#50.7) (i.e., using PSS EDIT ORDERABLE ITEMS), complete the steps shown in the example below:</w:t>
      </w:r>
    </w:p>
    <w:p w14:paraId="60E6B022" w14:textId="77777777" w:rsidR="00E8431F" w:rsidRPr="005A3839" w:rsidRDefault="00E8431F" w:rsidP="00E8431F">
      <w:pPr>
        <w:widowControl w:val="0"/>
        <w:autoSpaceDE w:val="0"/>
        <w:autoSpaceDN w:val="0"/>
        <w:adjustRightInd w:val="0"/>
      </w:pPr>
    </w:p>
    <w:p w14:paraId="60E6B023" w14:textId="77777777" w:rsidR="00E8431F" w:rsidRPr="005A3839" w:rsidRDefault="00E8431F" w:rsidP="00E8431F">
      <w:pPr>
        <w:widowControl w:val="0"/>
        <w:autoSpaceDE w:val="0"/>
        <w:autoSpaceDN w:val="0"/>
        <w:adjustRightInd w:val="0"/>
      </w:pPr>
      <w:r w:rsidRPr="005A3839">
        <w:t>The PROMPT FOR REMOVAL IN BCMA Field (#12) provides the following qualifying codes:</w:t>
      </w:r>
    </w:p>
    <w:p w14:paraId="60E6B024" w14:textId="77777777" w:rsidR="00E8431F" w:rsidRPr="005A3839" w:rsidRDefault="00E8431F" w:rsidP="00E8431F">
      <w:pPr>
        <w:widowControl w:val="0"/>
        <w:autoSpaceDE w:val="0"/>
        <w:autoSpaceDN w:val="0"/>
        <w:adjustRightInd w:val="0"/>
      </w:pPr>
    </w:p>
    <w:p w14:paraId="60E6B025" w14:textId="77777777" w:rsidR="00E8431F" w:rsidRPr="005A3839" w:rsidRDefault="00E8431F" w:rsidP="00E8431F">
      <w:pPr>
        <w:widowControl w:val="0"/>
        <w:autoSpaceDE w:val="0"/>
        <w:autoSpaceDN w:val="0"/>
        <w:adjustRightInd w:val="0"/>
        <w:ind w:left="720" w:hanging="720"/>
        <w:rPr>
          <w:lang w:val="en"/>
        </w:rPr>
      </w:pPr>
      <w:r w:rsidRPr="005A3839">
        <w:rPr>
          <w:lang w:val="en"/>
        </w:rPr>
        <w:t>Choose from:</w:t>
      </w:r>
    </w:p>
    <w:p w14:paraId="60E6B026" w14:textId="77777777" w:rsidR="00E8431F" w:rsidRPr="005A3839" w:rsidRDefault="00E8431F" w:rsidP="00E8431F">
      <w:pPr>
        <w:widowControl w:val="0"/>
        <w:autoSpaceDE w:val="0"/>
        <w:autoSpaceDN w:val="0"/>
        <w:adjustRightInd w:val="0"/>
        <w:ind w:firstLine="270"/>
        <w:rPr>
          <w:lang w:val="en"/>
        </w:rPr>
      </w:pPr>
      <w:r w:rsidRPr="005A3839">
        <w:rPr>
          <w:lang w:val="en"/>
        </w:rPr>
        <w:t>0</w:t>
      </w:r>
      <w:r w:rsidRPr="005A3839">
        <w:rPr>
          <w:lang w:val="en"/>
        </w:rPr>
        <w:tab/>
        <w:t>No Removal Required</w:t>
      </w:r>
    </w:p>
    <w:p w14:paraId="60E6B027" w14:textId="77777777" w:rsidR="00E8431F" w:rsidRPr="005A3839" w:rsidRDefault="00E8431F" w:rsidP="00E86C89">
      <w:pPr>
        <w:widowControl w:val="0"/>
        <w:numPr>
          <w:ilvl w:val="0"/>
          <w:numId w:val="73"/>
        </w:numPr>
        <w:autoSpaceDE w:val="0"/>
        <w:autoSpaceDN w:val="0"/>
        <w:adjustRightInd w:val="0"/>
        <w:ind w:left="720" w:hanging="450"/>
        <w:rPr>
          <w:lang w:val="en"/>
        </w:rPr>
      </w:pPr>
      <w:r w:rsidRPr="005A3839">
        <w:rPr>
          <w:lang w:val="en"/>
        </w:rPr>
        <w:t>Removal at Next Administration</w:t>
      </w:r>
    </w:p>
    <w:p w14:paraId="60E6B028" w14:textId="77777777" w:rsidR="00E8431F" w:rsidRPr="005A3839" w:rsidRDefault="00E8431F" w:rsidP="00E8431F">
      <w:pPr>
        <w:widowControl w:val="0"/>
        <w:autoSpaceDE w:val="0"/>
        <w:autoSpaceDN w:val="0"/>
        <w:adjustRightInd w:val="0"/>
        <w:ind w:left="720" w:hanging="450"/>
        <w:rPr>
          <w:lang w:val="en"/>
        </w:rPr>
      </w:pPr>
      <w:r w:rsidRPr="005A3839">
        <w:rPr>
          <w:lang w:val="en"/>
        </w:rPr>
        <w:t>2</w:t>
      </w:r>
      <w:r w:rsidRPr="005A3839">
        <w:rPr>
          <w:lang w:val="en"/>
        </w:rPr>
        <w:tab/>
        <w:t>Removal Period Optional Prior to Next Administration</w:t>
      </w:r>
    </w:p>
    <w:p w14:paraId="60E6B029" w14:textId="77777777" w:rsidR="00E8431F" w:rsidRPr="005A3839" w:rsidRDefault="00E8431F" w:rsidP="00E8431F">
      <w:pPr>
        <w:pStyle w:val="ListParagraph"/>
        <w:widowControl w:val="0"/>
        <w:autoSpaceDE w:val="0"/>
        <w:autoSpaceDN w:val="0"/>
        <w:adjustRightInd w:val="0"/>
        <w:spacing w:after="200" w:line="276" w:lineRule="auto"/>
        <w:ind w:hanging="450"/>
        <w:contextualSpacing/>
        <w:rPr>
          <w:lang w:val="en"/>
        </w:rPr>
      </w:pPr>
      <w:r w:rsidRPr="005A3839">
        <w:rPr>
          <w:lang w:val="en"/>
        </w:rPr>
        <w:t>3</w:t>
      </w:r>
      <w:r w:rsidRPr="005A3839">
        <w:rPr>
          <w:lang w:val="en"/>
        </w:rPr>
        <w:tab/>
        <w:t>Removal Period Required Prior to Next Administration</w:t>
      </w:r>
    </w:p>
    <w:p w14:paraId="60E6B02A" w14:textId="77777777" w:rsidR="00E8431F" w:rsidRPr="005A3839" w:rsidRDefault="00E8431F" w:rsidP="00E86C89">
      <w:pPr>
        <w:numPr>
          <w:ilvl w:val="0"/>
          <w:numId w:val="74"/>
        </w:numPr>
        <w:tabs>
          <w:tab w:val="left" w:pos="720"/>
        </w:tabs>
        <w:spacing w:after="120"/>
        <w:rPr>
          <w:lang w:val="en"/>
        </w:rPr>
      </w:pPr>
      <w:bookmarkStart w:id="1161" w:name="Page_65"/>
      <w:bookmarkEnd w:id="1161"/>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02B" w14:textId="77777777" w:rsidR="00E8431F" w:rsidRPr="005A3839" w:rsidRDefault="00E8431F" w:rsidP="00E86C89">
      <w:pPr>
        <w:numPr>
          <w:ilvl w:val="0"/>
          <w:numId w:val="74"/>
        </w:numPr>
        <w:tabs>
          <w:tab w:val="left" w:pos="720"/>
        </w:tabs>
        <w:spacing w:after="120"/>
      </w:pPr>
      <w:r w:rsidRPr="005A3839">
        <w:rPr>
          <w:lang w:val="en"/>
        </w:rPr>
        <w:t>1 = Removal at Next Administration. Duration of Administration field does not display when the Pharmacist is finishing the order. BCMA user will be prompted for removal automatically at next administration.</w:t>
      </w:r>
    </w:p>
    <w:p w14:paraId="60E6B02C" w14:textId="77777777" w:rsidR="00E8431F" w:rsidRPr="005A3839" w:rsidRDefault="00E8431F" w:rsidP="00E86C89">
      <w:pPr>
        <w:numPr>
          <w:ilvl w:val="0"/>
          <w:numId w:val="74"/>
        </w:numPr>
        <w:tabs>
          <w:tab w:val="left" w:pos="720"/>
        </w:tabs>
        <w:spacing w:after="120"/>
      </w:pPr>
      <w:r w:rsidRPr="005A3839">
        <w:rPr>
          <w:lang w:val="en"/>
        </w:rPr>
        <w:t xml:space="preserve">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w:t>
      </w:r>
      <w:bookmarkStart w:id="1162" w:name="promptforremoval63"/>
      <w:bookmarkEnd w:id="1162"/>
      <w:r w:rsidRPr="005A3839">
        <w:rPr>
          <w:lang w:val="en"/>
        </w:rPr>
        <w:t>Duration of Administration has ended. If no Duration of Administration is entered, BCMA user will be prompted for removal at next administration.</w:t>
      </w:r>
    </w:p>
    <w:p w14:paraId="60E6B02D" w14:textId="77777777" w:rsidR="00E8431F" w:rsidRPr="005A3839" w:rsidRDefault="00E8431F" w:rsidP="00E86C89">
      <w:pPr>
        <w:numPr>
          <w:ilvl w:val="0"/>
          <w:numId w:val="74"/>
        </w:numPr>
        <w:spacing w:before="120"/>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02E" w14:textId="77777777" w:rsidR="00E8431F" w:rsidRPr="005A3839" w:rsidRDefault="00E8431F" w:rsidP="00E8431F">
      <w:pPr>
        <w:ind w:left="810" w:hanging="810"/>
      </w:pPr>
    </w:p>
    <w:p w14:paraId="60E6B02F" w14:textId="77777777" w:rsidR="00E8431F" w:rsidRPr="005A3839" w:rsidRDefault="00E8431F" w:rsidP="00E8431F">
      <w:pPr>
        <w:ind w:left="810" w:hanging="810"/>
        <w:rPr>
          <w:b/>
          <w:sz w:val="20"/>
        </w:rPr>
      </w:pPr>
      <w:r w:rsidRPr="005A3839">
        <w:rPr>
          <w:b/>
          <w:sz w:val="20"/>
        </w:rPr>
        <w:t>Example: Prompt for Removal in BCMA</w:t>
      </w:r>
    </w:p>
    <w:p w14:paraId="60E6B030"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TYPE: CONTINUOUS// </w:t>
      </w:r>
    </w:p>
    <w:p w14:paraId="60E6B031"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Q24H// </w:t>
      </w:r>
    </w:p>
    <w:p w14:paraId="60E6B032"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033"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034" w14:textId="77777777" w:rsidR="00E8431F" w:rsidRPr="005A3839" w:rsidRDefault="00E8431F" w:rsidP="00E8431F">
      <w:pPr>
        <w:keepNext/>
        <w:shd w:val="clear" w:color="auto" w:fill="D9D9D9"/>
        <w:ind w:left="374" w:hanging="374"/>
        <w:rPr>
          <w:rFonts w:ascii="Courier New" w:hAnsi="Courier New"/>
          <w:sz w:val="16"/>
          <w:szCs w:val="20"/>
        </w:rPr>
      </w:pPr>
    </w:p>
    <w:p w14:paraId="60E6B035"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ENTRY OF 1, 2 OR 3 IS REQUIRED FOR DOSAGE FORM PATCH.</w:t>
      </w:r>
    </w:p>
    <w:p w14:paraId="60E6B036"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Enter the value that applies to this orderable item.</w:t>
      </w:r>
    </w:p>
    <w:p w14:paraId="60E6B037"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Choose from: </w:t>
      </w:r>
    </w:p>
    <w:p w14:paraId="60E6B038"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1        Removal at Next Administration</w:t>
      </w:r>
    </w:p>
    <w:p w14:paraId="60E6B039"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03A"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03B"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03C"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 ??</w:t>
      </w:r>
    </w:p>
    <w:p w14:paraId="60E6B03D" w14:textId="77777777" w:rsidR="004A3838" w:rsidRPr="00FB1696" w:rsidRDefault="002C7D4F" w:rsidP="004A3838">
      <w:pPr>
        <w:rPr>
          <w:b/>
        </w:rPr>
      </w:pPr>
      <w:r>
        <w:br w:type="page"/>
      </w:r>
      <w:bookmarkStart w:id="1163" w:name="send_drug_update65"/>
      <w:bookmarkEnd w:id="1163"/>
      <w:r w:rsidR="004A3838" w:rsidRPr="00FB1696">
        <w:rPr>
          <w:b/>
        </w:rPr>
        <w:t>Send a Drug Update to PADE (Pharmacy Automated Dispensing Equipment)</w:t>
      </w:r>
    </w:p>
    <w:p w14:paraId="60E6B03E" w14:textId="77777777" w:rsidR="004A3838" w:rsidRPr="00FB1696" w:rsidRDefault="004A3838" w:rsidP="004A3838">
      <w:r w:rsidRPr="00FB1696">
        <w:t>A new prompt is available from the [PSS Drug Enter/Edit] menu which allows the user to send a drug update to PADE.</w:t>
      </w:r>
    </w:p>
    <w:p w14:paraId="60E6B03F" w14:textId="77777777" w:rsidR="004A3838" w:rsidRPr="00FB1696" w:rsidRDefault="004A3838" w:rsidP="004A3838"/>
    <w:p w14:paraId="60E6B040" w14:textId="77777777" w:rsidR="004A3838" w:rsidRPr="00FB1696" w:rsidRDefault="004A3838" w:rsidP="004A3838">
      <w:r w:rsidRPr="00FB1696">
        <w:t>You can access the new prompt via the following menu path:</w:t>
      </w:r>
    </w:p>
    <w:p w14:paraId="60E6B041" w14:textId="77777777" w:rsidR="004A3838" w:rsidRPr="00FB1696" w:rsidRDefault="004A3838" w:rsidP="004A3838"/>
    <w:p w14:paraId="60E6B042" w14:textId="77777777" w:rsidR="004A3838" w:rsidRPr="00FB1696" w:rsidRDefault="004A3838" w:rsidP="004A3838">
      <w:pPr>
        <w:rPr>
          <w:i/>
        </w:rPr>
      </w:pPr>
      <w:r w:rsidRPr="00FB1696">
        <w:rPr>
          <w:i/>
        </w:rPr>
        <w:t xml:space="preserve">PSS MGR Pharmacy Data Management &gt; Drug Enter/Edit [PSS DRUG ENTER/EDIT]      </w:t>
      </w:r>
    </w:p>
    <w:p w14:paraId="60E6B043" w14:textId="77777777" w:rsidR="004A3838" w:rsidRPr="00FB1696" w:rsidRDefault="004A3838" w:rsidP="004A3838">
      <w:pPr>
        <w:rPr>
          <w:i/>
        </w:rPr>
      </w:pPr>
    </w:p>
    <w:p w14:paraId="60E6B044" w14:textId="77777777" w:rsidR="00A50961" w:rsidRPr="00FB1696" w:rsidRDefault="004A3838" w:rsidP="004A3838">
      <w:bookmarkStart w:id="1164" w:name="send_drug_update2"/>
      <w:bookmarkEnd w:id="1164"/>
      <w:r w:rsidRPr="00FB1696">
        <w:t>The new prompt is displayed when the drug being edited is marked for Unit Dose and/or IV use and at least one active PADE system exists.</w:t>
      </w:r>
      <w:bookmarkStart w:id="1165" w:name="newprompt66"/>
      <w:bookmarkEnd w:id="1165"/>
    </w:p>
    <w:p w14:paraId="60E6B04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Select OPTION NAME: PSS DRUG ENTER/EDIT       Drug Enter/Edit</w:t>
      </w:r>
    </w:p>
    <w:p w14:paraId="60E6B046"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Drug Enter/Edit</w:t>
      </w:r>
    </w:p>
    <w:p w14:paraId="60E6B047" w14:textId="77777777" w:rsidR="004A3838" w:rsidRPr="000E3F7F" w:rsidRDefault="004A3838" w:rsidP="000E3F7F">
      <w:pPr>
        <w:keepNext/>
        <w:shd w:val="clear" w:color="auto" w:fill="D9D9D9"/>
        <w:ind w:left="374" w:hanging="374"/>
        <w:rPr>
          <w:rFonts w:ascii="Courier New" w:hAnsi="Courier New"/>
          <w:sz w:val="16"/>
          <w:szCs w:val="20"/>
        </w:rPr>
      </w:pPr>
    </w:p>
    <w:p w14:paraId="60E6B04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Select DRUG GENERIC NAME:    ATENOLOL 25MG TAB         CV100           </w:t>
      </w:r>
    </w:p>
    <w:p w14:paraId="60E6B04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...OK? Yes//   (Yes)</w:t>
      </w:r>
    </w:p>
    <w:p w14:paraId="60E6B04A" w14:textId="77777777" w:rsidR="004A3838" w:rsidRPr="000E3F7F" w:rsidRDefault="004A3838" w:rsidP="000E3F7F">
      <w:pPr>
        <w:keepNext/>
        <w:shd w:val="clear" w:color="auto" w:fill="D9D9D9"/>
        <w:ind w:left="374" w:hanging="374"/>
        <w:rPr>
          <w:rFonts w:ascii="Courier New" w:hAnsi="Courier New"/>
          <w:sz w:val="16"/>
          <w:szCs w:val="20"/>
        </w:rPr>
      </w:pPr>
    </w:p>
    <w:p w14:paraId="60E6B04B" w14:textId="77777777" w:rsidR="004A3838" w:rsidRPr="000E3F7F" w:rsidRDefault="004A3838" w:rsidP="000E3F7F">
      <w:pPr>
        <w:keepNext/>
        <w:shd w:val="clear" w:color="auto" w:fill="D9D9D9"/>
        <w:ind w:left="374" w:hanging="374"/>
        <w:rPr>
          <w:rFonts w:ascii="Courier New" w:hAnsi="Courier New"/>
          <w:sz w:val="16"/>
          <w:szCs w:val="20"/>
        </w:rPr>
      </w:pPr>
    </w:p>
    <w:p w14:paraId="60E6B04C"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t>
      </w:r>
    </w:p>
    <w:p w14:paraId="60E6B04D"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This entry is marked for the following PHARMACY packages: </w:t>
      </w:r>
    </w:p>
    <w:p w14:paraId="60E6B04E"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Outpatient</w:t>
      </w:r>
    </w:p>
    <w:p w14:paraId="60E6B04F"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Unit Dose</w:t>
      </w:r>
    </w:p>
    <w:p w14:paraId="60E6B050"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Ward Stock</w:t>
      </w:r>
    </w:p>
    <w:p w14:paraId="60E6B051"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Non-VA Med</w:t>
      </w:r>
    </w:p>
    <w:p w14:paraId="60E6B052"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GENERIC NAME: ATENOLOL 25MG TAB// </w:t>
      </w:r>
    </w:p>
    <w:p w14:paraId="60E6B053"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VA CLASSIFICATION: CV100// </w:t>
      </w:r>
    </w:p>
    <w:p w14:paraId="60E6B054"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DEA, SPECIAL HDLG: 6// </w:t>
      </w:r>
    </w:p>
    <w:p w14:paraId="60E6B05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DAW CODE: ^</w:t>
      </w:r>
    </w:p>
    <w:p w14:paraId="60E6B056" w14:textId="77777777" w:rsidR="004A3838" w:rsidRPr="000E3F7F" w:rsidRDefault="004A3838" w:rsidP="000E3F7F">
      <w:pPr>
        <w:keepNext/>
        <w:shd w:val="clear" w:color="auto" w:fill="D9D9D9"/>
        <w:ind w:left="374" w:hanging="374"/>
        <w:rPr>
          <w:rFonts w:ascii="Courier New" w:hAnsi="Courier New"/>
          <w:sz w:val="16"/>
          <w:szCs w:val="20"/>
        </w:rPr>
      </w:pPr>
    </w:p>
    <w:p w14:paraId="60E6B057"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This drug is marked for either UD or IV use, and you have at least</w:t>
      </w:r>
    </w:p>
    <w:p w14:paraId="60E6B05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one active Pharmacy Automated Dispensing Equipment (PADE).</w:t>
      </w:r>
    </w:p>
    <w:p w14:paraId="60E6B05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Would you like to send a drug file update to PADE?</w:t>
      </w:r>
    </w:p>
    <w:p w14:paraId="60E6B05A" w14:textId="77777777" w:rsidR="004A3838" w:rsidRPr="004051F7" w:rsidRDefault="004A3838" w:rsidP="004A3838"/>
    <w:p w14:paraId="60E6B05B" w14:textId="77777777" w:rsidR="00584B53" w:rsidRPr="00AA31A4" w:rsidRDefault="00584B53" w:rsidP="00D75EEB">
      <w:pPr>
        <w:rPr>
          <w:b/>
        </w:rPr>
      </w:pPr>
      <w:bookmarkStart w:id="1166" w:name="p066"/>
      <w:bookmarkEnd w:id="1166"/>
      <w:r w:rsidRPr="00AA31A4">
        <w:rPr>
          <w:b/>
        </w:rPr>
        <w:t>Copay Tiers</w:t>
      </w:r>
    </w:p>
    <w:p w14:paraId="60E6B05C" w14:textId="77777777" w:rsidR="00584B53" w:rsidRDefault="00584B53" w:rsidP="00584B53">
      <w:pPr>
        <w:rPr>
          <w:b/>
        </w:rPr>
      </w:pPr>
    </w:p>
    <w:p w14:paraId="60E6B05D" w14:textId="77777777" w:rsidR="00584B53" w:rsidRDefault="00584B53" w:rsidP="00584B53">
      <w:r w:rsidRPr="00AA31A4">
        <w:t>Patch PSS*1*200 added the display only of COPAY TIER information after the VISN NON-FORMULARY display. It will display COPAY TIER LEVEL field (#.01) and COPAY EFFECTIVE DATE (#2) of the CO</w:t>
      </w:r>
      <w:r w:rsidR="008776BB">
        <w:t>PA</w:t>
      </w:r>
      <w:r w:rsidRPr="00AA31A4">
        <w:t>Y TIER multiple (#45) in the VA PRODUCT FILE (#50.68).</w:t>
      </w:r>
    </w:p>
    <w:p w14:paraId="60E6B05E" w14:textId="77777777" w:rsidR="004A11CB" w:rsidRDefault="004A11CB" w:rsidP="00584B53">
      <w:pPr>
        <w:rPr>
          <w:b/>
        </w:rPr>
      </w:pPr>
    </w:p>
    <w:p w14:paraId="60E6B05F" w14:textId="77777777" w:rsidR="00584B53" w:rsidRDefault="00584B53" w:rsidP="00584B53">
      <w:pPr>
        <w:rPr>
          <w:b/>
          <w:sz w:val="20"/>
          <w:szCs w:val="20"/>
        </w:rPr>
      </w:pPr>
      <w:r>
        <w:rPr>
          <w:b/>
          <w:sz w:val="20"/>
          <w:szCs w:val="20"/>
        </w:rPr>
        <w:t>Example #1: Display only of copay tier information</w:t>
      </w:r>
    </w:p>
    <w:p w14:paraId="60E6B060" w14:textId="77777777" w:rsidR="002C7D4F" w:rsidRDefault="002C7D4F" w:rsidP="00584B53">
      <w:pPr>
        <w:rPr>
          <w:b/>
          <w:sz w:val="20"/>
          <w:szCs w:val="20"/>
        </w:rPr>
      </w:pPr>
    </w:p>
    <w:p w14:paraId="60E6B061" w14:textId="77777777" w:rsidR="00584B53" w:rsidRDefault="00584B53" w:rsidP="00584B53">
      <w:pPr>
        <w:pStyle w:val="ScreenCapture"/>
      </w:pPr>
      <w:r>
        <w:t>Select DRUG GENERIC NAME: WARFAR</w:t>
      </w:r>
    </w:p>
    <w:p w14:paraId="60E6B062" w14:textId="77777777" w:rsidR="00584B53" w:rsidRDefault="00584B53" w:rsidP="00584B53">
      <w:pPr>
        <w:pStyle w:val="ScreenCapture"/>
      </w:pPr>
      <w:r>
        <w:t xml:space="preserve">  Lookup: GENERIC NAME</w:t>
      </w:r>
    </w:p>
    <w:p w14:paraId="60E6B063" w14:textId="77777777" w:rsidR="00584B53" w:rsidRDefault="00584B53" w:rsidP="00584B53">
      <w:pPr>
        <w:pStyle w:val="ScreenCapture"/>
      </w:pPr>
      <w:r>
        <w:t xml:space="preserve">     1   WARFARIN 2MG TABS   BL110  Tier 3  THIS IS A MESSAGE FOR TESTING THE ME</w:t>
      </w:r>
    </w:p>
    <w:p w14:paraId="60E6B064" w14:textId="77777777" w:rsidR="00584B53" w:rsidRDefault="00584B53" w:rsidP="00584B53">
      <w:pPr>
        <w:pStyle w:val="ScreenCapture"/>
      </w:pPr>
      <w:r>
        <w:t>SSAGE IDENTIFIER</w:t>
      </w:r>
    </w:p>
    <w:p w14:paraId="60E6B065" w14:textId="77777777" w:rsidR="00584B53" w:rsidRDefault="00584B53" w:rsidP="00584B53">
      <w:pPr>
        <w:pStyle w:val="ScreenCapture"/>
      </w:pPr>
      <w:r>
        <w:t xml:space="preserve">     2   WARFARIN 4MG TAB   BL110</w:t>
      </w:r>
    </w:p>
    <w:p w14:paraId="60E6B066" w14:textId="77777777" w:rsidR="00584B53" w:rsidRDefault="00584B53" w:rsidP="00584B53">
      <w:pPr>
        <w:pStyle w:val="ScreenCapture"/>
      </w:pPr>
      <w:r>
        <w:t xml:space="preserve">     3   WARFARIN NA (EXELAN) 10MG TAB   BL110  Tier 2</w:t>
      </w:r>
    </w:p>
    <w:p w14:paraId="60E6B067" w14:textId="77777777" w:rsidR="00584B53" w:rsidRDefault="00584B53" w:rsidP="00584B53">
      <w:pPr>
        <w:pStyle w:val="ScreenCapture"/>
      </w:pPr>
      <w:r>
        <w:t xml:space="preserve">     4   WARFARIN NA 5MG/VIL INJ   </w:t>
      </w:r>
    </w:p>
    <w:p w14:paraId="60E6B068" w14:textId="77777777" w:rsidR="00584B53" w:rsidRDefault="00584B53" w:rsidP="00584B53">
      <w:pPr>
        <w:pStyle w:val="ScreenCapture"/>
      </w:pPr>
      <w:r>
        <w:t xml:space="preserve">     5   WARFARIN SOD. 50MG COMB.PACK.   BL110</w:t>
      </w:r>
    </w:p>
    <w:p w14:paraId="60E6B069" w14:textId="77777777" w:rsidR="00584B53" w:rsidRDefault="00584B53" w:rsidP="00584B53">
      <w:pPr>
        <w:pStyle w:val="ScreenCapture"/>
      </w:pPr>
      <w:r>
        <w:t>Press &lt;RETURN&gt; to see more, '^' to exit this list, '^^' to exit all lists, OR</w:t>
      </w:r>
    </w:p>
    <w:p w14:paraId="60E6B06A" w14:textId="77777777" w:rsidR="00584B53" w:rsidRDefault="00584B53" w:rsidP="00584B53">
      <w:pPr>
        <w:pStyle w:val="ScreenCapture"/>
      </w:pPr>
      <w:r>
        <w:t>CHOOSE 1-5: 3  WARFARIN NA (EXELAN) 10MG TAB BL110  Tier 2</w:t>
      </w:r>
    </w:p>
    <w:p w14:paraId="60E6B06B" w14:textId="77777777" w:rsidR="00584B53" w:rsidRDefault="003020B1" w:rsidP="00584B53">
      <w:pPr>
        <w:pStyle w:val="ScreenCapture"/>
      </w:pPr>
      <w:r>
        <w:br w:type="page"/>
      </w:r>
    </w:p>
    <w:p w14:paraId="60E6B06C" w14:textId="77777777" w:rsidR="00584B53" w:rsidRDefault="00584B53" w:rsidP="00584B53">
      <w:pPr>
        <w:pStyle w:val="ScreenCapture"/>
      </w:pPr>
      <w:r>
        <w:t>*******************************************************************************</w:t>
      </w:r>
    </w:p>
    <w:p w14:paraId="60E6B06D" w14:textId="77777777" w:rsidR="00584B53" w:rsidRDefault="00584B53" w:rsidP="00584B53">
      <w:pPr>
        <w:pStyle w:val="ScreenCapture"/>
      </w:pPr>
      <w:r>
        <w:t xml:space="preserve">This entry is marked for the following PHARMACY packages: </w:t>
      </w:r>
    </w:p>
    <w:p w14:paraId="60E6B06E" w14:textId="77777777" w:rsidR="00584B53" w:rsidRDefault="00584B53" w:rsidP="00584B53">
      <w:pPr>
        <w:pStyle w:val="ScreenCapture"/>
      </w:pPr>
      <w:r>
        <w:t xml:space="preserve"> Outpatient</w:t>
      </w:r>
    </w:p>
    <w:p w14:paraId="60E6B06F" w14:textId="77777777" w:rsidR="00584B53" w:rsidRDefault="00584B53" w:rsidP="00584B53">
      <w:pPr>
        <w:pStyle w:val="ScreenCapture"/>
      </w:pPr>
      <w:r>
        <w:t xml:space="preserve">GENERIC NAME: WARFARIN NA (EXELAN) 10MG TAB  Replace </w:t>
      </w:r>
    </w:p>
    <w:p w14:paraId="60E6B070" w14:textId="77777777" w:rsidR="00584B53" w:rsidRDefault="00584B53" w:rsidP="00584B53">
      <w:pPr>
        <w:pStyle w:val="ScreenCapture"/>
      </w:pPr>
      <w:r>
        <w:t xml:space="preserve">VA CLASSIFICATION: BL110// </w:t>
      </w:r>
    </w:p>
    <w:p w14:paraId="60E6B071" w14:textId="77777777" w:rsidR="00584B53" w:rsidRDefault="00584B53" w:rsidP="00584B53">
      <w:pPr>
        <w:pStyle w:val="ScreenCapture"/>
      </w:pPr>
      <w:r>
        <w:t xml:space="preserve">DEA, SPECIAL HDLG: </w:t>
      </w:r>
    </w:p>
    <w:p w14:paraId="60E6B072" w14:textId="77777777" w:rsidR="00584B53" w:rsidRDefault="00584B53" w:rsidP="00584B53">
      <w:pPr>
        <w:pStyle w:val="ScreenCapture"/>
      </w:pPr>
      <w:r>
        <w:t xml:space="preserve">DAW CODE: </w:t>
      </w:r>
    </w:p>
    <w:p w14:paraId="60E6B073" w14:textId="77777777" w:rsidR="00584B53" w:rsidRDefault="00584B53" w:rsidP="00584B53">
      <w:pPr>
        <w:pStyle w:val="ScreenCapture"/>
      </w:pPr>
    </w:p>
    <w:p w14:paraId="60E6B074" w14:textId="77777777" w:rsidR="00584B53" w:rsidRDefault="00584B53" w:rsidP="00584B53">
      <w:pPr>
        <w:pStyle w:val="ScreenCapture"/>
      </w:pPr>
      <w:r>
        <w:t>NATIONAL FORMULARY INDICATOR: NO</w:t>
      </w:r>
    </w:p>
    <w:p w14:paraId="60E6B075" w14:textId="77777777" w:rsidR="00584B53" w:rsidRDefault="00584B53" w:rsidP="00584B53">
      <w:pPr>
        <w:pStyle w:val="ScreenCapture"/>
      </w:pPr>
      <w:bookmarkStart w:id="1167" w:name="p067"/>
      <w:bookmarkEnd w:id="1167"/>
      <w:r>
        <w:t>Copay Tier: 2</w:t>
      </w:r>
    </w:p>
    <w:p w14:paraId="60E6B076" w14:textId="77777777" w:rsidR="00584B53" w:rsidRDefault="00584B53" w:rsidP="00584B53">
      <w:pPr>
        <w:pStyle w:val="ScreenCapture"/>
      </w:pPr>
      <w:r>
        <w:t>Copay Effective Date: JUN 20, 2016</w:t>
      </w:r>
    </w:p>
    <w:p w14:paraId="60E6B077" w14:textId="77777777" w:rsidR="00584B53" w:rsidRDefault="00584B53" w:rsidP="00584B53">
      <w:pPr>
        <w:pStyle w:val="ScreenCapture"/>
      </w:pPr>
      <w:r>
        <w:t xml:space="preserve">LOCAL NON-FORMULARY: </w:t>
      </w:r>
    </w:p>
    <w:p w14:paraId="60E6B078" w14:textId="77777777" w:rsidR="00584B53" w:rsidRDefault="00584B53" w:rsidP="00584B53">
      <w:pPr>
        <w:pStyle w:val="ScreenCapture"/>
      </w:pPr>
      <w:r>
        <w:t xml:space="preserve">VISN NON-FORMULARY: </w:t>
      </w:r>
    </w:p>
    <w:p w14:paraId="60E6B079" w14:textId="77777777" w:rsidR="00584B53" w:rsidRDefault="00584B53" w:rsidP="00584B53">
      <w:pPr>
        <w:pStyle w:val="ScreenCapture"/>
      </w:pPr>
      <w:r>
        <w:t xml:space="preserve">Select DRUG TEXT ENTRY: </w:t>
      </w:r>
    </w:p>
    <w:p w14:paraId="60E6B07A" w14:textId="77777777" w:rsidR="00584B53" w:rsidRDefault="00584B53" w:rsidP="00584B53">
      <w:pPr>
        <w:pStyle w:val="ScreenCapture"/>
      </w:pPr>
      <w:r>
        <w:t xml:space="preserve">Select FORMULARY ALTERNATIVE: </w:t>
      </w:r>
    </w:p>
    <w:p w14:paraId="60E6B07B" w14:textId="77777777" w:rsidR="00584B53" w:rsidRDefault="00584B53" w:rsidP="00584B53">
      <w:pPr>
        <w:pStyle w:val="ScreenCapture"/>
      </w:pPr>
      <w:r>
        <w:t xml:space="preserve">Select SYNONYM: WARFARIN NA (EXELAN) 10MG TAB// </w:t>
      </w:r>
    </w:p>
    <w:p w14:paraId="60E6B07C" w14:textId="77777777" w:rsidR="00584B53" w:rsidRDefault="00584B53" w:rsidP="00584B53">
      <w:pPr>
        <w:pStyle w:val="ScreenCapture"/>
      </w:pPr>
      <w:r>
        <w:t xml:space="preserve">  SYNONYM: WARFARIN NA (EXELAN) 10MG TAB  Replace </w:t>
      </w:r>
    </w:p>
    <w:p w14:paraId="60E6B07D" w14:textId="77777777" w:rsidR="00584B53" w:rsidRDefault="00584B53" w:rsidP="00584B53">
      <w:pPr>
        <w:pStyle w:val="ScreenCapture"/>
      </w:pPr>
      <w:r>
        <w:t xml:space="preserve">  INTENDED USE: </w:t>
      </w:r>
    </w:p>
    <w:p w14:paraId="60E6B07E" w14:textId="77777777" w:rsidR="00584B53" w:rsidRDefault="00584B53" w:rsidP="00584B53">
      <w:pPr>
        <w:pStyle w:val="ScreenCapture"/>
      </w:pPr>
      <w:r>
        <w:t xml:space="preserve">  NDC CODE: </w:t>
      </w:r>
    </w:p>
    <w:p w14:paraId="60E6B07F" w14:textId="77777777" w:rsidR="00584B53" w:rsidRDefault="00584B53" w:rsidP="00584B53">
      <w:pPr>
        <w:pStyle w:val="ScreenCapture"/>
      </w:pPr>
      <w:r>
        <w:t xml:space="preserve">Select SYNONYM: </w:t>
      </w:r>
    </w:p>
    <w:p w14:paraId="60E6B080" w14:textId="77777777" w:rsidR="00584B53" w:rsidRDefault="00584B53" w:rsidP="00584B53">
      <w:pPr>
        <w:pStyle w:val="ScreenCapture"/>
      </w:pPr>
      <w:r>
        <w:t xml:space="preserve">MESSAGE: </w:t>
      </w:r>
    </w:p>
    <w:p w14:paraId="60E6B081" w14:textId="77777777" w:rsidR="00584B53" w:rsidRDefault="00584B53" w:rsidP="00584B53">
      <w:pPr>
        <w:pStyle w:val="ScreenCapture"/>
      </w:pPr>
      <w:bookmarkStart w:id="1168" w:name="Page_67"/>
      <w:bookmarkEnd w:id="1168"/>
      <w:r>
        <w:t xml:space="preserve">RESTRICTION: </w:t>
      </w:r>
    </w:p>
    <w:p w14:paraId="60E6B082" w14:textId="77777777" w:rsidR="00584B53" w:rsidRDefault="00584B53" w:rsidP="00584B53">
      <w:pPr>
        <w:pStyle w:val="ScreenCapture"/>
      </w:pPr>
      <w:r>
        <w:t xml:space="preserve">FSN: </w:t>
      </w:r>
    </w:p>
    <w:p w14:paraId="60E6B083" w14:textId="77777777" w:rsidR="00584B53" w:rsidRDefault="00584B53" w:rsidP="00584B53">
      <w:pPr>
        <w:pStyle w:val="ScreenCapture"/>
      </w:pPr>
      <w:r>
        <w:t xml:space="preserve">NDC: </w:t>
      </w:r>
    </w:p>
    <w:p w14:paraId="60E6B084" w14:textId="77777777" w:rsidR="00584B53" w:rsidRDefault="00584B53" w:rsidP="00584B53">
      <w:pPr>
        <w:pStyle w:val="ScreenCapture"/>
      </w:pPr>
      <w:r>
        <w:t xml:space="preserve">INACTIVE DATE:  </w:t>
      </w:r>
    </w:p>
    <w:p w14:paraId="60E6B085" w14:textId="77777777" w:rsidR="00584B53" w:rsidRDefault="00584B53" w:rsidP="00584B53"/>
    <w:p w14:paraId="60E6B086" w14:textId="77777777" w:rsidR="00EA12BD" w:rsidRPr="008F69DF" w:rsidRDefault="00EA12BD" w:rsidP="00EA12BD">
      <w:pPr>
        <w:pStyle w:val="Heading2"/>
        <w:tabs>
          <w:tab w:val="left" w:pos="720"/>
        </w:tabs>
        <w:ind w:left="0" w:firstLine="0"/>
      </w:pPr>
      <w:bookmarkStart w:id="1169" w:name="_Order_Check_Management"/>
      <w:bookmarkStart w:id="1170" w:name="p062"/>
      <w:bookmarkStart w:id="1171" w:name="pss_1_227c"/>
      <w:bookmarkStart w:id="1172" w:name="_Toc507400582"/>
      <w:bookmarkStart w:id="1173" w:name="_Toc513535524"/>
      <w:bookmarkStart w:id="1174" w:name="_Ref522201100"/>
      <w:bookmarkStart w:id="1175" w:name="_Toc523224110"/>
      <w:bookmarkStart w:id="1176" w:name="_Toc376874064"/>
      <w:bookmarkEnd w:id="1169"/>
      <w:bookmarkEnd w:id="1170"/>
      <w:bookmarkEnd w:id="1171"/>
      <w:r w:rsidRPr="008F69DF">
        <w:t>Drug File Audits</w:t>
      </w:r>
      <w:bookmarkStart w:id="1177" w:name="pss_1_227a"/>
      <w:bookmarkEnd w:id="1172"/>
      <w:bookmarkEnd w:id="1173"/>
      <w:bookmarkEnd w:id="1174"/>
      <w:bookmarkEnd w:id="1175"/>
      <w:bookmarkEnd w:id="1177"/>
    </w:p>
    <w:p w14:paraId="60E6B087" w14:textId="77777777" w:rsidR="00EA12BD" w:rsidRPr="008F69DF" w:rsidRDefault="00EA12BD" w:rsidP="00EA12BD">
      <w:pPr>
        <w:autoSpaceDE w:val="0"/>
        <w:autoSpaceDN w:val="0"/>
        <w:adjustRightInd w:val="0"/>
        <w:spacing w:line="228" w:lineRule="auto"/>
      </w:pPr>
      <w:r w:rsidRPr="008F69DF">
        <w:t>This section describes audit notifications and history for changes made to the DRUG file (#50). These features were enabled by patch PSS*1*227.</w:t>
      </w:r>
    </w:p>
    <w:p w14:paraId="60E6B088" w14:textId="77777777" w:rsidR="00EA12BD" w:rsidRPr="008F69DF" w:rsidRDefault="00EA12BD" w:rsidP="00EA12BD">
      <w:pPr>
        <w:pStyle w:val="Heading3"/>
        <w:numPr>
          <w:ilvl w:val="0"/>
          <w:numId w:val="81"/>
        </w:numPr>
        <w:tabs>
          <w:tab w:val="left" w:pos="990"/>
        </w:tabs>
        <w:ind w:left="360"/>
      </w:pPr>
      <w:bookmarkStart w:id="1178" w:name="_Toc513535525"/>
      <w:bookmarkStart w:id="1179" w:name="_Toc523224111"/>
      <w:r w:rsidRPr="008F69DF">
        <w:t>Drug File Audit Notification</w:t>
      </w:r>
      <w:bookmarkEnd w:id="1178"/>
      <w:bookmarkEnd w:id="1179"/>
    </w:p>
    <w:p w14:paraId="60E6B089" w14:textId="77777777" w:rsidR="00EA12BD" w:rsidRPr="008F69DF" w:rsidRDefault="00EA12BD" w:rsidP="00EA12BD">
      <w:pPr>
        <w:autoSpaceDE w:val="0"/>
        <w:autoSpaceDN w:val="0"/>
        <w:adjustRightInd w:val="0"/>
        <w:spacing w:line="228" w:lineRule="auto"/>
      </w:pPr>
      <w:r w:rsidRPr="008F69DF">
        <w:t xml:space="preserve">Patch PSS*1*227 generates a message to a new mail group called PSS DEE AUDIT when a user modifies certain fields in the DRUG file (#50) through the Drug Enter/Edit [PSS DRUG ENTER/EDIT] menu option. The message shows the date/time of the change, the name of the user who made the change, and before/after descriptions of the changed field(s). </w:t>
      </w:r>
    </w:p>
    <w:p w14:paraId="60E6B08A" w14:textId="77777777" w:rsidR="00EA12BD" w:rsidRPr="008F69DF" w:rsidRDefault="00EA12BD" w:rsidP="00EA12BD">
      <w:pPr>
        <w:autoSpaceDE w:val="0"/>
        <w:autoSpaceDN w:val="0"/>
        <w:adjustRightInd w:val="0"/>
        <w:spacing w:line="228" w:lineRule="auto"/>
      </w:pPr>
    </w:p>
    <w:p w14:paraId="60E6B08B" w14:textId="77777777" w:rsidR="00EA12BD" w:rsidRPr="008F69DF" w:rsidRDefault="00EA12BD" w:rsidP="00EA12BD">
      <w:pPr>
        <w:autoSpaceDE w:val="0"/>
        <w:autoSpaceDN w:val="0"/>
        <w:adjustRightInd w:val="0"/>
        <w:spacing w:line="228" w:lineRule="auto"/>
      </w:pPr>
      <w:r w:rsidRPr="008F69DF">
        <w:t xml:space="preserve">In addition, the Pharmacy Price Tracker function sends a separate audit message to the PSS DEE AUDIT mail group when the PRICE PER DISPENSE UNIT field (#16) is added or changed, or when the PRICE PER DISPENSE UNIT field is automatically updated by a change to the PRICE PER ORDER UNIT field (#13). The Pharmacy Price Tracker message shows the new field value for the drug, and identifies the user or process associated with the change. </w:t>
      </w:r>
    </w:p>
    <w:p w14:paraId="60E6B08C" w14:textId="77777777" w:rsidR="00EA12BD" w:rsidRPr="008F69DF" w:rsidRDefault="00EA12BD" w:rsidP="00EA12BD">
      <w:pPr>
        <w:autoSpaceDE w:val="0"/>
        <w:autoSpaceDN w:val="0"/>
        <w:adjustRightInd w:val="0"/>
        <w:spacing w:line="228" w:lineRule="auto"/>
      </w:pPr>
    </w:p>
    <w:p w14:paraId="60E6B08D" w14:textId="40913E5C" w:rsidR="00EA12BD" w:rsidRPr="008F69DF" w:rsidRDefault="00EA12BD" w:rsidP="00EA12BD">
      <w:pPr>
        <w:autoSpaceDE w:val="0"/>
        <w:autoSpaceDN w:val="0"/>
        <w:adjustRightInd w:val="0"/>
        <w:spacing w:line="228" w:lineRule="auto"/>
      </w:pPr>
      <w:r w:rsidRPr="008F69DF">
        <w:t xml:space="preserve">These audit features allow Pharmacy personnel to maintain consistency and control when multiple users create and edit DRUG file entries across integrated facilities. Sample messages for Drug Enter/Edit and Pharmacy Price Tracker are provided below. For information on audit history resulting from changes made through Drug Enter/Edit and Pharmacy Price Tracker, see </w:t>
      </w:r>
      <w:r w:rsidRPr="008F69DF">
        <w:rPr>
          <w:color w:val="0000FF"/>
          <w:u w:val="single"/>
        </w:rPr>
        <w:t xml:space="preserve">Section </w:t>
      </w:r>
      <w:r w:rsidR="003F72C6" w:rsidRPr="008F69DF">
        <w:rPr>
          <w:color w:val="0000FF"/>
          <w:u w:val="single"/>
        </w:rPr>
        <w:fldChar w:fldCharType="begin"/>
      </w:r>
      <w:r w:rsidR="003F72C6" w:rsidRPr="008F69DF">
        <w:rPr>
          <w:color w:val="0000FF"/>
          <w:u w:val="single"/>
        </w:rPr>
        <w:instrText xml:space="preserve"> REF _Ref522200908 \n \h </w:instrText>
      </w:r>
      <w:r w:rsidR="003A7D2B" w:rsidRPr="008F69DF">
        <w:rPr>
          <w:color w:val="0000FF"/>
          <w:u w:val="single"/>
        </w:rPr>
        <w:instrText xml:space="preserve"> \* MERGEFORMAT </w:instrText>
      </w:r>
      <w:r w:rsidR="003F72C6" w:rsidRPr="008F69DF">
        <w:rPr>
          <w:color w:val="0000FF"/>
          <w:u w:val="single"/>
        </w:rPr>
      </w:r>
      <w:r w:rsidR="003F72C6" w:rsidRPr="008F69DF">
        <w:rPr>
          <w:color w:val="0000FF"/>
          <w:u w:val="single"/>
        </w:rPr>
        <w:fldChar w:fldCharType="separate"/>
      </w:r>
      <w:r w:rsidR="00A62D31">
        <w:rPr>
          <w:color w:val="0000FF"/>
          <w:u w:val="single"/>
        </w:rPr>
        <w:t>1.3.1.2</w:t>
      </w:r>
      <w:r w:rsidR="003F72C6" w:rsidRPr="008F69DF">
        <w:rPr>
          <w:color w:val="0000FF"/>
          <w:u w:val="single"/>
        </w:rPr>
        <w:fldChar w:fldCharType="end"/>
      </w:r>
      <w:r w:rsidRPr="008F69DF">
        <w:t>.</w:t>
      </w:r>
    </w:p>
    <w:p w14:paraId="60E6B08E" w14:textId="77777777" w:rsidR="00EA12BD" w:rsidRPr="008F69DF" w:rsidRDefault="00EA12BD" w:rsidP="00EA12BD">
      <w:pPr>
        <w:keepNext/>
        <w:autoSpaceDE w:val="0"/>
        <w:autoSpaceDN w:val="0"/>
        <w:adjustRightInd w:val="0"/>
        <w:spacing w:line="228" w:lineRule="auto"/>
      </w:pPr>
    </w:p>
    <w:p w14:paraId="60E6B08F"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DRUG ENTER/EDIT AUDIT (264:ACETAMINOPHEN 650MG RTL SUPP)  [#294225]</w:t>
      </w:r>
    </w:p>
    <w:p w14:paraId="60E6B090"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01/03/18@09:12  11 lines</w:t>
      </w:r>
    </w:p>
    <w:p w14:paraId="60E6B091" w14:textId="77777777" w:rsidR="00EA12BD" w:rsidRPr="008F69DF" w:rsidRDefault="00EA12BD" w:rsidP="002E3973">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DOCTOR,ALPHA  In 'IN' basket.   Page 1</w:t>
      </w:r>
    </w:p>
    <w:p w14:paraId="60E6B092"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3"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Please Note:  The Drug Enter/Edit option was used by DOCTOR,ALPHA.</w:t>
      </w:r>
    </w:p>
    <w:p w14:paraId="60E6B094"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The drug that was entered/edited was ACETAMINOPHEN 650MG RTL SUPP.</w:t>
      </w:r>
    </w:p>
    <w:p w14:paraId="60E6B095"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6"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ORDER UNIT</w:t>
      </w:r>
    </w:p>
    <w:p w14:paraId="60E6B097"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15.54</w:t>
      </w:r>
    </w:p>
    <w:p w14:paraId="60E6B098"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13.54</w:t>
      </w:r>
    </w:p>
    <w:p w14:paraId="60E6B099"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p>
    <w:p w14:paraId="60E6B09A"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DISPENSE UNIT</w:t>
      </w:r>
    </w:p>
    <w:p w14:paraId="60E6B09B"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0.1554</w:t>
      </w:r>
    </w:p>
    <w:p w14:paraId="60E6B09C"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0.1354</w:t>
      </w:r>
    </w:p>
    <w:p w14:paraId="60E6B09D"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Drug Enter/Edit Message Example</w:t>
      </w:r>
    </w:p>
    <w:p w14:paraId="60E6B09E"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Pharmacy Price Tracker  [#294226] 01/03/18@09:12  2 lines</w:t>
      </w:r>
    </w:p>
    <w:p w14:paraId="60E6B09F" w14:textId="77777777" w:rsidR="00EA12BD" w:rsidRPr="008F69DF" w:rsidRDefault="00EA12BD" w:rsidP="002E3973">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POSTMASTER  In 'IN' basket.   Page 1</w:t>
      </w:r>
    </w:p>
    <w:p w14:paraId="60E6B0A0"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A1"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DOCTOR,ALPHA has changed the PRICE PER DISPENSE UNIT of:</w:t>
      </w:r>
    </w:p>
    <w:p w14:paraId="60E6B0A2" w14:textId="77777777" w:rsidR="00EA12BD" w:rsidRPr="008F69DF" w:rsidRDefault="00EA12BD" w:rsidP="00EA12BD">
      <w:pPr>
        <w:pBdr>
          <w:top w:val="single" w:sz="4" w:space="1" w:color="auto"/>
          <w:left w:val="single" w:sz="4" w:space="4" w:color="auto"/>
          <w:bottom w:val="single" w:sz="4" w:space="1" w:color="auto"/>
          <w:right w:val="single" w:sz="4" w:space="4" w:color="auto"/>
        </w:pBdr>
        <w:rPr>
          <w:rFonts w:ascii="r_ansi" w:hAnsi="r_ansi"/>
          <w:sz w:val="20"/>
          <w:szCs w:val="20"/>
        </w:rPr>
      </w:pPr>
      <w:r w:rsidRPr="008F69DF">
        <w:rPr>
          <w:rFonts w:ascii="r_ansi" w:hAnsi="r_ansi"/>
          <w:sz w:val="20"/>
          <w:szCs w:val="20"/>
        </w:rPr>
        <w:t>ACETAMINOPHEN 650MG RTL SUPP to: 0.1354</w:t>
      </w:r>
    </w:p>
    <w:p w14:paraId="60E6B0A3"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Pharmacy Price Tracker Message Example</w:t>
      </w:r>
    </w:p>
    <w:p w14:paraId="60E6B0A4" w14:textId="77777777" w:rsidR="00EA12BD" w:rsidRPr="008F69DF" w:rsidRDefault="00EA12BD" w:rsidP="00EA12BD">
      <w:pPr>
        <w:autoSpaceDE w:val="0"/>
        <w:autoSpaceDN w:val="0"/>
        <w:adjustRightInd w:val="0"/>
        <w:spacing w:line="228" w:lineRule="auto"/>
      </w:pPr>
      <w:r w:rsidRPr="008F69DF">
        <w:t xml:space="preserve">Not all fields in the DRUG file are subject to audit. Auditable fields are: </w:t>
      </w:r>
    </w:p>
    <w:p w14:paraId="60E6B0A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GENERIC NAME (#.01)</w:t>
      </w:r>
    </w:p>
    <w:p w14:paraId="60E6B0A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CLASSIFICATION (#2)</w:t>
      </w:r>
    </w:p>
    <w:p w14:paraId="60E6B0A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DEA, SPECIAL HDLG (#3)</w:t>
      </w:r>
    </w:p>
    <w:p w14:paraId="60E6B0A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MAXIMUM DOSE PER DAY (#4)</w:t>
      </w:r>
    </w:p>
    <w:p w14:paraId="60E6B0A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STANDARD SIG (#5)</w:t>
      </w:r>
    </w:p>
    <w:p w14:paraId="60E6B0A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FSN (#6)</w:t>
      </w:r>
    </w:p>
    <w:p w14:paraId="60E6B0A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WARNING LABEL (#8)</w:t>
      </w:r>
    </w:p>
    <w:p w14:paraId="60E6B0A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MESSAGE (#101)</w:t>
      </w:r>
    </w:p>
    <w:p w14:paraId="60E6B0A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PHARMACY ORDERABLE ITEM (#2.1)</w:t>
      </w:r>
    </w:p>
    <w:p w14:paraId="60E6B0A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RESTRICTION (#102)</w:t>
      </w:r>
    </w:p>
    <w:p w14:paraId="60E6B0A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APPLICATION PACKAGES’ USE (#63)</w:t>
      </w:r>
    </w:p>
    <w:p w14:paraId="60E6B0B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NDC (#31)</w:t>
      </w:r>
    </w:p>
    <w:p w14:paraId="60E6B0B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DISPENSE (#213)</w:t>
      </w:r>
    </w:p>
    <w:p w14:paraId="60E6B0B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ATC MNEMONIC (#212.2)</w:t>
      </w:r>
    </w:p>
    <w:p w14:paraId="60E6B0B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REORDER LEVEL (#11)</w:t>
      </w:r>
    </w:p>
    <w:p w14:paraId="60E6B0B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ORDER UNIT (#12)</w:t>
      </w:r>
    </w:p>
    <w:p w14:paraId="60E6B0B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ORDER UNIT (#13)</w:t>
      </w:r>
    </w:p>
    <w:p w14:paraId="60E6B0B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DISPENSE UNIT (#16)</w:t>
      </w:r>
    </w:p>
    <w:p w14:paraId="60E6B0B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SOURCE OF SUPPLY (#17)</w:t>
      </w:r>
    </w:p>
    <w:p w14:paraId="60E6B0B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DISPENSE UNIT (#14.5)</w:t>
      </w:r>
    </w:p>
    <w:p w14:paraId="60E6B0B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CURRENT INVENTORY (#50)</w:t>
      </w:r>
    </w:p>
    <w:p w14:paraId="60E6B0B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DAW CODE (#81)</w:t>
      </w:r>
    </w:p>
    <w:p w14:paraId="60E6B0B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DISPENSE UNIT (#82)</w:t>
      </w:r>
    </w:p>
    <w:p w14:paraId="60E6B0B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QUANTITY MULTIPLIER (#83)</w:t>
      </w:r>
    </w:p>
    <w:p w14:paraId="60E6B0B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INACTIVE DATE (#100)</w:t>
      </w:r>
    </w:p>
    <w:p w14:paraId="60E6B0B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FILE ENTRY (#20)</w:t>
      </w:r>
    </w:p>
    <w:p w14:paraId="60E6B0B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PRODUCT NAME (#21)</w:t>
      </w:r>
    </w:p>
    <w:p w14:paraId="60E6B0C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PSNDF VA PRODUCT NAME ENTRY (#22)</w:t>
      </w:r>
    </w:p>
    <w:p w14:paraId="60E6B0C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SIZE (#23)</w:t>
      </w:r>
    </w:p>
    <w:p w14:paraId="60E6B0C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TYPE (#24)</w:t>
      </w:r>
    </w:p>
    <w:p w14:paraId="60E6B0C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CLASS (#25)</w:t>
      </w:r>
    </w:p>
    <w:p w14:paraId="60E6B0C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ID (#27)</w:t>
      </w:r>
    </w:p>
    <w:p w14:paraId="60E6B0C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FORMULARY INDICATOR (#29)</w:t>
      </w:r>
    </w:p>
    <w:p w14:paraId="60E6B0C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(#84)</w:t>
      </w:r>
    </w:p>
    <w:p w14:paraId="60E6B0C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(TRICARE) (#85)</w:t>
      </w:r>
    </w:p>
    <w:p w14:paraId="60E6B0C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(CHAMPVA) (#86)</w:t>
      </w:r>
    </w:p>
    <w:p w14:paraId="60E6B0C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SENSITIVE DIAGNOSIS DRUG (#87)</w:t>
      </w:r>
    </w:p>
    <w:p w14:paraId="60E6B0CA" w14:textId="77777777" w:rsidR="00EA12BD" w:rsidRPr="008F69DF" w:rsidRDefault="00EA12BD" w:rsidP="00EA12BD">
      <w:pPr>
        <w:autoSpaceDE w:val="0"/>
        <w:autoSpaceDN w:val="0"/>
        <w:adjustRightInd w:val="0"/>
        <w:spacing w:line="228" w:lineRule="auto"/>
      </w:pPr>
    </w:p>
    <w:p w14:paraId="60E6B0CB" w14:textId="77777777" w:rsidR="00EA12BD" w:rsidRPr="008F69DF" w:rsidRDefault="00EA12BD" w:rsidP="00EA12BD">
      <w:pPr>
        <w:autoSpaceDE w:val="0"/>
        <w:autoSpaceDN w:val="0"/>
        <w:adjustRightInd w:val="0"/>
        <w:spacing w:line="228" w:lineRule="auto"/>
      </w:pPr>
      <w:r w:rsidRPr="008F69DF">
        <w:t xml:space="preserve">If a user makes changes to an auditable field, then the mail message Subject line displays the title DRUG ENTER/EDIT AUDIT along with the Internal Entry Number (IEN) and name of the drug. The message body shows the date/time of the change, the name of the user who made the change, and before/after descriptions of the changed field(s). </w:t>
      </w:r>
    </w:p>
    <w:p w14:paraId="60E6B0CC" w14:textId="77777777" w:rsidR="00EA12BD" w:rsidRPr="008F69DF" w:rsidRDefault="00EA12BD" w:rsidP="00EA12BD">
      <w:pPr>
        <w:autoSpaceDE w:val="0"/>
        <w:autoSpaceDN w:val="0"/>
        <w:adjustRightInd w:val="0"/>
        <w:spacing w:line="228" w:lineRule="auto"/>
      </w:pPr>
    </w:p>
    <w:p w14:paraId="60E6B0CD" w14:textId="77777777" w:rsidR="00EA12BD" w:rsidRPr="008F69DF" w:rsidRDefault="00EA12BD" w:rsidP="00EA12BD">
      <w:pPr>
        <w:autoSpaceDE w:val="0"/>
        <w:autoSpaceDN w:val="0"/>
        <w:adjustRightInd w:val="0"/>
        <w:spacing w:line="228" w:lineRule="auto"/>
      </w:pPr>
      <w:r w:rsidRPr="008F69DF">
        <w:t xml:space="preserve">If a user makes changes to a non-auditable field, or views any field but does not make changes, then the mail message Subject line displays the title DRUG ENTER/EDIT ACCESS along with the drug IEN and name. </w:t>
      </w:r>
      <w:bookmarkStart w:id="1180" w:name="_Hlk512374450"/>
      <w:r w:rsidRPr="008F69DF">
        <w:t>The message body indicates “No Audited Changes Made.”</w:t>
      </w:r>
      <w:bookmarkEnd w:id="1180"/>
      <w:r w:rsidRPr="008F69DF">
        <w:t xml:space="preserve"> </w:t>
      </w:r>
    </w:p>
    <w:p w14:paraId="60E6B0CE" w14:textId="77777777" w:rsidR="00EA12BD" w:rsidRPr="008F69DF" w:rsidRDefault="00EA12BD" w:rsidP="00EA12BD">
      <w:pPr>
        <w:autoSpaceDE w:val="0"/>
        <w:autoSpaceDN w:val="0"/>
        <w:adjustRightInd w:val="0"/>
        <w:spacing w:line="228" w:lineRule="auto"/>
      </w:pPr>
    </w:p>
    <w:p w14:paraId="60E6B0CF" w14:textId="77777777" w:rsidR="00EA12BD" w:rsidRPr="008F69DF" w:rsidRDefault="00EA12BD" w:rsidP="00EA12BD">
      <w:pPr>
        <w:autoSpaceDE w:val="0"/>
        <w:autoSpaceDN w:val="0"/>
        <w:adjustRightInd w:val="0"/>
        <w:spacing w:line="228" w:lineRule="auto"/>
      </w:pPr>
      <w:r w:rsidRPr="008F69DF">
        <w:t xml:space="preserve">A designated mail coordinator must modify the PSS DEE AUDIT mail group to include the necessary recipients. </w:t>
      </w:r>
    </w:p>
    <w:p w14:paraId="60E6B0D0" w14:textId="77777777" w:rsidR="00EA12BD" w:rsidRPr="008F69DF" w:rsidRDefault="00EA12BD" w:rsidP="00EA12BD">
      <w:pPr>
        <w:pStyle w:val="Heading3"/>
        <w:numPr>
          <w:ilvl w:val="0"/>
          <w:numId w:val="82"/>
        </w:numPr>
        <w:tabs>
          <w:tab w:val="left" w:pos="990"/>
        </w:tabs>
        <w:ind w:left="360"/>
      </w:pPr>
      <w:bookmarkStart w:id="1181" w:name="pss_1_227d"/>
      <w:bookmarkStart w:id="1182" w:name="_Toc513535526"/>
      <w:bookmarkStart w:id="1183" w:name="_Ref522200908"/>
      <w:bookmarkStart w:id="1184" w:name="_Toc523224112"/>
      <w:bookmarkEnd w:id="1181"/>
      <w:r w:rsidRPr="008F69DF">
        <w:t>Drug Price Audit History</w:t>
      </w:r>
      <w:bookmarkEnd w:id="1182"/>
      <w:bookmarkEnd w:id="1183"/>
      <w:bookmarkEnd w:id="1184"/>
    </w:p>
    <w:p w14:paraId="62540F60" w14:textId="29154495" w:rsidR="00342DA9" w:rsidRPr="008F69DF" w:rsidRDefault="00EA12BD" w:rsidP="00EA12BD">
      <w:r w:rsidRPr="008F69DF">
        <w:t xml:space="preserve">Patch PSS*1*227 provides an audit history for price changes made in the DRUG file (#50). </w:t>
      </w:r>
      <w:r w:rsidRPr="008F69DF">
        <w:rPr>
          <w:szCs w:val="20"/>
        </w:rPr>
        <w:t xml:space="preserve">When the PRICE PER DISPENSE UNIT field (#16) is added or changed, or when the PRICE </w:t>
      </w:r>
      <w:r w:rsidRPr="008F69DF">
        <w:t xml:space="preserve">PER DISPENSE UNIT field is automatically updated by a change to the PRICE PER ORDER UNIT field (#13), the system will store the following data in the </w:t>
      </w:r>
      <w:r w:rsidR="00241F72" w:rsidRPr="008F69DF">
        <w:t xml:space="preserve">DT/TM DISP UNIT PRICE CHANGED field (#50.095) </w:t>
      </w:r>
      <w:r w:rsidRPr="008F69DF">
        <w:t xml:space="preserve">in the DRUG file: the date and time of the update; the user who updated the field; and the new value in the PRICE PER DISPENSE UNIT field. The </w:t>
      </w:r>
      <w:r w:rsidR="00241F72" w:rsidRPr="008F69DF">
        <w:t xml:space="preserve">DT/TM DISP UNIT PRICE CHANGED field </w:t>
      </w:r>
      <w:r w:rsidRPr="008F69DF">
        <w:t xml:space="preserve">is searchable via FileMan, and is viewable using either FileMan or the Lookup into Dispense Drug File [PSS LOOK] option. </w:t>
      </w:r>
    </w:p>
    <w:p w14:paraId="74CB1CD8" w14:textId="77777777" w:rsidR="00342DA9" w:rsidRPr="008F69DF" w:rsidRDefault="00342DA9" w:rsidP="00EA12BD"/>
    <w:p w14:paraId="60E6B0D3" w14:textId="67A97691" w:rsidR="00EA12BD" w:rsidRPr="008F69DF" w:rsidRDefault="00EA12BD" w:rsidP="00EA12BD">
      <w:r w:rsidRPr="008F69DF">
        <w:t xml:space="preserve">The PSS DRUG AUDIT RETENTION MOS parameter is used to limit the historical data held in the </w:t>
      </w:r>
      <w:r w:rsidR="00241F72" w:rsidRPr="008F69DF">
        <w:t xml:space="preserve">DT/TM DISP UNIT PRICE CHANGED </w:t>
      </w:r>
      <w:r w:rsidR="00F012DA" w:rsidRPr="008F69DF">
        <w:t>field</w:t>
      </w:r>
      <w:r w:rsidRPr="008F69DF">
        <w:t>. This parameter can be set to a positi</w:t>
      </w:r>
      <w:r w:rsidR="004551F5" w:rsidRPr="008F69DF">
        <w:t>v</w:t>
      </w:r>
      <w:r w:rsidRPr="008F69DF">
        <w:t xml:space="preserve">e whole number of retention months. The time period for retaining historical data is based on the last date of a price change, minus the parameter value (retention months) times 30 days. That is, the retention period is based on 30-day months, counting back from the last price change. Only those entries that fall within this time period will be stored in the file multiple. If the parameter is not set to a whole number of retention months, then all entries in the </w:t>
      </w:r>
      <w:r w:rsidR="00241F72" w:rsidRPr="008F69DF">
        <w:t>DT/TM DISP UNIT PRICE CHANGED</w:t>
      </w:r>
      <w:r w:rsidRPr="008F69DF">
        <w:t xml:space="preserve"> </w:t>
      </w:r>
      <w:r w:rsidR="00F012DA" w:rsidRPr="008F69DF">
        <w:t>field</w:t>
      </w:r>
      <w:r w:rsidRPr="008F69DF">
        <w:t xml:space="preserve"> will be retained. </w:t>
      </w:r>
    </w:p>
    <w:p w14:paraId="60E6B0D4" w14:textId="77777777" w:rsidR="00EA12BD" w:rsidRPr="008F69DF" w:rsidRDefault="00EA12BD" w:rsidP="00EA12BD"/>
    <w:p w14:paraId="60E6B0D5" w14:textId="77777777" w:rsidR="00EA12BD" w:rsidRPr="008F69DF" w:rsidRDefault="00EA12BD" w:rsidP="00EA12BD">
      <w:r w:rsidRPr="008F69DF">
        <w:t>Follow the steps below to set the PSS DRUG AUDIT RETENTION MOS parameter, if a time period for storing historical data is required. To set the parameter, contact a VistA programmer, Clinical Application Coordinator, or similar user with access to the General Parameter Tools [XPAR MENU TOOLS] option in VistA.</w:t>
      </w:r>
    </w:p>
    <w:p w14:paraId="60E6B0D6" w14:textId="77777777" w:rsidR="00EA12BD" w:rsidRPr="008F69DF" w:rsidRDefault="00EA12BD" w:rsidP="00EA12BD"/>
    <w:p w14:paraId="60E6B0D7" w14:textId="77777777" w:rsidR="00EA12BD" w:rsidRPr="008F69DF" w:rsidRDefault="00EA12BD" w:rsidP="00EA12BD">
      <w:pPr>
        <w:ind w:left="360" w:hanging="360"/>
      </w:pPr>
      <w:r w:rsidRPr="008F69DF">
        <w:t xml:space="preserve">1. </w:t>
      </w:r>
      <w:r w:rsidRPr="008F69DF">
        <w:tab/>
        <w:t xml:space="preserve">Log in to VistA. </w:t>
      </w:r>
    </w:p>
    <w:p w14:paraId="60E6B0D8" w14:textId="77777777" w:rsidR="00EA12BD" w:rsidRPr="008F69DF" w:rsidRDefault="00EA12BD" w:rsidP="00EA12BD">
      <w:pPr>
        <w:ind w:left="360" w:hanging="360"/>
      </w:pPr>
    </w:p>
    <w:p w14:paraId="60E6B0D9" w14:textId="77777777" w:rsidR="00EA12BD" w:rsidRPr="008F69DF" w:rsidRDefault="00EA12BD" w:rsidP="00EA12BD">
      <w:pPr>
        <w:ind w:left="360" w:hanging="360"/>
      </w:pPr>
      <w:r w:rsidRPr="008F69DF">
        <w:t xml:space="preserve">2. </w:t>
      </w:r>
      <w:r w:rsidRPr="008F69DF">
        <w:tab/>
        <w:t>At the "Select OPTION NAME:" prompt, type XPAR MENU TOOLS and then press Enter.</w:t>
      </w:r>
    </w:p>
    <w:p w14:paraId="60E6B0DA" w14:textId="77777777" w:rsidR="00EA12BD" w:rsidRPr="008F69DF" w:rsidRDefault="00EA12BD" w:rsidP="00EA12BD">
      <w:pPr>
        <w:ind w:left="360" w:hanging="360"/>
      </w:pPr>
    </w:p>
    <w:p w14:paraId="60E6B0DB" w14:textId="77777777" w:rsidR="00EA12BD" w:rsidRPr="008F69DF" w:rsidRDefault="00EA12BD" w:rsidP="00EA12BD">
      <w:pPr>
        <w:ind w:left="360" w:hanging="360"/>
      </w:pPr>
      <w:r w:rsidRPr="008F69DF">
        <w:t xml:space="preserve">3. </w:t>
      </w:r>
      <w:r w:rsidRPr="008F69DF">
        <w:tab/>
        <w:t>At the "Select General Parameter Tools Option:" prompt, type EP and then press Enter.</w:t>
      </w:r>
    </w:p>
    <w:p w14:paraId="60E6B0DC" w14:textId="77777777" w:rsidR="00EA12BD" w:rsidRPr="008F69DF" w:rsidRDefault="00EA12BD" w:rsidP="00EA12BD">
      <w:pPr>
        <w:ind w:left="360" w:hanging="360"/>
      </w:pPr>
    </w:p>
    <w:p w14:paraId="60E6B0DD" w14:textId="77777777" w:rsidR="00EA12BD" w:rsidRPr="008F69DF" w:rsidRDefault="00EA12BD" w:rsidP="00EA12BD">
      <w:pPr>
        <w:tabs>
          <w:tab w:val="left" w:pos="360"/>
        </w:tabs>
        <w:ind w:left="360" w:hanging="360"/>
      </w:pPr>
      <w:r w:rsidRPr="008F69DF">
        <w:t xml:space="preserve">4. </w:t>
      </w:r>
      <w:r w:rsidRPr="008F69DF">
        <w:tab/>
        <w:t xml:space="preserve">At the "Select PARAMETER DEFINITION NAME:" prompt, type PSS DRUG AUDIT RETENTION MOS and then press Enter. </w:t>
      </w:r>
    </w:p>
    <w:p w14:paraId="60E6B0DE" w14:textId="77777777" w:rsidR="00EA12BD" w:rsidRPr="008F69DF" w:rsidRDefault="00EA12BD" w:rsidP="00EA12BD">
      <w:pPr>
        <w:ind w:left="360" w:hanging="360"/>
      </w:pPr>
    </w:p>
    <w:p w14:paraId="60E6B0DF" w14:textId="77777777" w:rsidR="00EA12BD" w:rsidRPr="00EF5A00" w:rsidRDefault="00EA12BD" w:rsidP="00EA12BD">
      <w:pPr>
        <w:ind w:left="360" w:hanging="360"/>
      </w:pPr>
      <w:r w:rsidRPr="008F69DF">
        <w:t xml:space="preserve">5. </w:t>
      </w:r>
      <w:r w:rsidRPr="008F69DF">
        <w:tab/>
        <w:t>At the "NUMBER OF MONTHS:" prompt, type the number of retention months and then press Enter.</w:t>
      </w:r>
    </w:p>
    <w:p w14:paraId="60E6B0E0" w14:textId="77777777" w:rsidR="00EA12BD" w:rsidRPr="007E1E36" w:rsidRDefault="00EA12BD" w:rsidP="00EA12BD">
      <w:pPr>
        <w:ind w:left="360" w:hanging="360"/>
      </w:pPr>
    </w:p>
    <w:p w14:paraId="60E6B0E1" w14:textId="77777777" w:rsidR="00595E65" w:rsidRPr="00EA77BC" w:rsidRDefault="003E3756" w:rsidP="00EA77BC">
      <w:pPr>
        <w:pStyle w:val="Heading1"/>
        <w:numPr>
          <w:ilvl w:val="0"/>
          <w:numId w:val="12"/>
        </w:numPr>
      </w:pPr>
      <w:bookmarkStart w:id="1185" w:name="_Toc523224113"/>
      <w:r w:rsidRPr="00EA77BC">
        <w:t>Order Check</w:t>
      </w:r>
      <w:r w:rsidR="00595E65" w:rsidRPr="00EA77BC">
        <w:t xml:space="preserve"> Management</w:t>
      </w:r>
      <w:bookmarkEnd w:id="1147"/>
      <w:bookmarkEnd w:id="1148"/>
      <w:bookmarkEnd w:id="1149"/>
      <w:bookmarkEnd w:id="1150"/>
      <w:bookmarkEnd w:id="1176"/>
      <w:bookmarkEnd w:id="1185"/>
    </w:p>
    <w:p w14:paraId="60E6B0E2" w14:textId="77777777" w:rsidR="00595E65" w:rsidRPr="00EA77BC" w:rsidRDefault="00595E65" w:rsidP="00732461">
      <w:pPr>
        <w:pStyle w:val="Heading4"/>
        <w:spacing w:after="0"/>
        <w:ind w:firstLine="720"/>
        <w:rPr>
          <w:caps/>
          <w:sz w:val="28"/>
        </w:rPr>
      </w:pPr>
      <w:bookmarkStart w:id="1186" w:name="_Toc14665856"/>
      <w:bookmarkStart w:id="1187" w:name="_Toc14666680"/>
      <w:r w:rsidRPr="00EA77BC">
        <w:t xml:space="preserve">[PSS </w:t>
      </w:r>
      <w:r w:rsidR="00CD09AE" w:rsidRPr="00EA77BC">
        <w:t>ORDER CHECK</w:t>
      </w:r>
      <w:r w:rsidRPr="00EA77BC">
        <w:t xml:space="preserve"> MANAGEMENT]</w:t>
      </w:r>
      <w:bookmarkEnd w:id="1186"/>
      <w:bookmarkEnd w:id="1187"/>
    </w:p>
    <w:p w14:paraId="60E6B0E3" w14:textId="77777777" w:rsidR="00595E65" w:rsidRPr="00EA77BC" w:rsidRDefault="00595E65" w:rsidP="00732461">
      <w:pPr>
        <w:ind w:firstLine="720"/>
      </w:pPr>
    </w:p>
    <w:p w14:paraId="60E6B0E4" w14:textId="77777777" w:rsidR="006D48E5" w:rsidRPr="00EA77BC" w:rsidRDefault="0076180B" w:rsidP="00732461">
      <w:pPr>
        <w:ind w:left="810" w:hanging="810"/>
        <w:rPr>
          <w:position w:val="-4"/>
        </w:rPr>
      </w:pPr>
      <w:r>
        <w:rPr>
          <w:noProof/>
          <w:position w:val="-4"/>
        </w:rPr>
        <w:drawing>
          <wp:inline distT="0" distB="0" distL="0" distR="0" wp14:anchorId="60E6DD45" wp14:editId="60E6DD46">
            <wp:extent cx="508000" cy="406400"/>
            <wp:effectExtent l="0" t="0" r="0" b="0"/>
            <wp:docPr id="16" name="Picture 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6D48E5" w:rsidRPr="00EA77BC">
        <w:rPr>
          <w:b/>
          <w:position w:val="-4"/>
        </w:rPr>
        <w:t>Note:</w:t>
      </w:r>
      <w:r w:rsidR="006D48E5" w:rsidRPr="00EA77BC">
        <w:rPr>
          <w:position w:val="-4"/>
        </w:rPr>
        <w:t xml:space="preserve"> Dosing Checks during Drug Order Entry will be available only with the release of MOCHA </w:t>
      </w:r>
      <w:r w:rsidR="009A4CE2" w:rsidRPr="00EA77BC">
        <w:rPr>
          <w:position w:val="-4"/>
        </w:rPr>
        <w:t>v2</w:t>
      </w:r>
      <w:r w:rsidR="006D48E5" w:rsidRPr="00EA77BC">
        <w:rPr>
          <w:position w:val="-4"/>
        </w:rPr>
        <w:t xml:space="preserve">.0. </w:t>
      </w:r>
    </w:p>
    <w:p w14:paraId="60E6B0E5" w14:textId="77777777" w:rsidR="006D48E5" w:rsidRPr="00EA77BC" w:rsidRDefault="006D48E5" w:rsidP="00732461"/>
    <w:p w14:paraId="60E6B0E6" w14:textId="77777777" w:rsidR="00595E65" w:rsidRPr="00EA77BC" w:rsidRDefault="00595E65" w:rsidP="000C5921">
      <w:r w:rsidRPr="00EA77BC">
        <w:t xml:space="preserve">The </w:t>
      </w:r>
      <w:r w:rsidR="00CA53C8" w:rsidRPr="00EA77BC">
        <w:rPr>
          <w:i/>
          <w:iCs/>
        </w:rPr>
        <w:t>Order Check</w:t>
      </w:r>
      <w:r w:rsidRPr="00EA77BC">
        <w:rPr>
          <w:i/>
          <w:iCs/>
        </w:rPr>
        <w:t xml:space="preserve"> Management</w:t>
      </w:r>
      <w:r w:rsidR="00F577B0" w:rsidRPr="00EA77BC">
        <w:rPr>
          <w:iCs/>
        </w:rPr>
        <w:fldChar w:fldCharType="begin"/>
      </w:r>
      <w:r w:rsidR="00F577B0" w:rsidRPr="00EA77BC">
        <w:instrText xml:space="preserve"> XE "</w:instrText>
      </w:r>
      <w:r w:rsidR="00F577B0" w:rsidRPr="00EA77BC">
        <w:rPr>
          <w:iCs/>
        </w:rPr>
        <w:instrText>Order Check Management</w:instrText>
      </w:r>
      <w:r w:rsidR="00F577B0" w:rsidRPr="00EA77BC">
        <w:instrText xml:space="preserve">" </w:instrText>
      </w:r>
      <w:r w:rsidR="00F577B0" w:rsidRPr="00EA77BC">
        <w:rPr>
          <w:iCs/>
        </w:rPr>
        <w:fldChar w:fldCharType="end"/>
      </w:r>
      <w:r w:rsidRPr="00EA77BC">
        <w:t xml:space="preserve"> </w:t>
      </w:r>
      <w:r w:rsidR="00630D8A" w:rsidRPr="00EA77BC">
        <w:t xml:space="preserve">[PSS ORDER CHECK MANAGEMENT] option </w:t>
      </w:r>
      <w:r w:rsidRPr="00EA77BC">
        <w:t xml:space="preserve">sub-menu provides options </w:t>
      </w:r>
      <w:r w:rsidR="00CA53C8" w:rsidRPr="00EA77BC">
        <w:t>to request custom changes to the Enhanced Order Check (drug interaction, duplicate therapy, and dosing) vendor database. It also allows the user to review drug interactions and their severity, which have been added locally to the DRUG INTERACTION file (#56)</w:t>
      </w:r>
      <w:r w:rsidR="001561B2" w:rsidRPr="00EA77BC">
        <w:t xml:space="preserve"> in order to determine whether the same changes need to be requested as custom changes to the new vendor database.</w:t>
      </w:r>
    </w:p>
    <w:p w14:paraId="60E6B0E7" w14:textId="77777777" w:rsidR="00595E65" w:rsidRPr="00EA77BC" w:rsidRDefault="00595E65" w:rsidP="000C5921"/>
    <w:p w14:paraId="60E6B0E8" w14:textId="77777777" w:rsidR="00595E65" w:rsidRPr="00EA77BC" w:rsidRDefault="009116DC" w:rsidP="00E86C89">
      <w:pPr>
        <w:pStyle w:val="Heading2"/>
        <w:numPr>
          <w:ilvl w:val="0"/>
          <w:numId w:val="13"/>
        </w:numPr>
      </w:pPr>
      <w:bookmarkStart w:id="1188" w:name="_Toc376874065"/>
      <w:bookmarkStart w:id="1189" w:name="_Toc523224114"/>
      <w:bookmarkStart w:id="1190" w:name="_Toc14665857"/>
      <w:bookmarkStart w:id="1191" w:name="_Toc14666681"/>
      <w:r w:rsidRPr="00EA77BC">
        <w:t>Request Changes to Enhanced Order Check Database</w:t>
      </w:r>
      <w:bookmarkEnd w:id="1188"/>
      <w:bookmarkEnd w:id="1189"/>
    </w:p>
    <w:p w14:paraId="60E6B0E9" w14:textId="77777777" w:rsidR="00595E65" w:rsidRPr="00EA77BC" w:rsidRDefault="00595E65" w:rsidP="00732461">
      <w:pPr>
        <w:pStyle w:val="Heading4"/>
        <w:spacing w:after="0"/>
        <w:ind w:firstLine="720"/>
      </w:pPr>
      <w:r w:rsidRPr="00EA77BC">
        <w:t xml:space="preserve">[PSS </w:t>
      </w:r>
      <w:r w:rsidR="009116DC" w:rsidRPr="00EA77BC">
        <w:t>ORDER CHECK CHANGES</w:t>
      </w:r>
      <w:r w:rsidRPr="00EA77BC">
        <w:t>]</w:t>
      </w:r>
      <w:bookmarkEnd w:id="1190"/>
      <w:bookmarkEnd w:id="1191"/>
    </w:p>
    <w:p w14:paraId="60E6B0EA" w14:textId="77777777" w:rsidR="006E4C49" w:rsidRPr="00EA77BC" w:rsidRDefault="006E4C49" w:rsidP="00732461">
      <w:pPr>
        <w:pStyle w:val="Body"/>
        <w:keepNext/>
        <w:spacing w:before="0" w:after="0"/>
      </w:pPr>
    </w:p>
    <w:p w14:paraId="60E6B0EB" w14:textId="77777777" w:rsidR="00CD09AE" w:rsidRPr="00EA77BC" w:rsidRDefault="00F577B0" w:rsidP="00732461">
      <w:pPr>
        <w:pStyle w:val="Body"/>
        <w:spacing w:before="0" w:after="0"/>
      </w:pPr>
      <w:r w:rsidRPr="00EA77BC">
        <w:t>The Request Changes to Enhanced Order Check Database</w:t>
      </w:r>
      <w:r w:rsidRPr="00EA77BC">
        <w:fldChar w:fldCharType="begin"/>
      </w:r>
      <w:r w:rsidRPr="00EA77BC">
        <w:instrText xml:space="preserve"> XE "Request Changes to Enhanced Order Check Database" </w:instrText>
      </w:r>
      <w:r w:rsidRPr="00EA77BC">
        <w:fldChar w:fldCharType="end"/>
      </w:r>
      <w:r w:rsidR="00CD09AE" w:rsidRPr="00EA77BC">
        <w:t xml:space="preserve"> </w:t>
      </w:r>
      <w:r w:rsidR="00630D8A" w:rsidRPr="00EA77BC">
        <w:rPr>
          <w:bCs/>
        </w:rPr>
        <w:t xml:space="preserve">[PSS ORDER CHECK CHANGES] </w:t>
      </w:r>
      <w:r w:rsidR="00CD09AE" w:rsidRPr="00EA77BC">
        <w:t xml:space="preserve">option allows Pharmacy users to request custom changes to the Enhanced Order Check (drug interaction, duplicate therapy and dosing) vendor database. The user can request the following custom changes: </w:t>
      </w:r>
    </w:p>
    <w:p w14:paraId="60E6B0EC" w14:textId="77777777" w:rsidR="00CD09AE" w:rsidRPr="00EA77BC" w:rsidRDefault="00CD09AE" w:rsidP="000C5921">
      <w:pPr>
        <w:pStyle w:val="BodyTextBullet1"/>
      </w:pPr>
      <w:r w:rsidRPr="00EA77BC">
        <w:t>Add a new drug interaction</w:t>
      </w:r>
    </w:p>
    <w:p w14:paraId="60E6B0ED" w14:textId="77777777" w:rsidR="00CD09AE" w:rsidRPr="00EA77BC" w:rsidRDefault="00CD09AE" w:rsidP="000C5921">
      <w:pPr>
        <w:pStyle w:val="BodyTextBullet1"/>
      </w:pPr>
      <w:r w:rsidRPr="00EA77BC">
        <w:t xml:space="preserve">Change an existing drug interaction severity </w:t>
      </w:r>
    </w:p>
    <w:p w14:paraId="60E6B0EE" w14:textId="77777777" w:rsidR="00CD09AE" w:rsidRPr="00EA77BC" w:rsidRDefault="00CD09AE" w:rsidP="000C5921">
      <w:pPr>
        <w:pStyle w:val="BodyTextBullet1"/>
      </w:pPr>
      <w:r w:rsidRPr="00EA77BC">
        <w:t>Change to a duplicate therapy</w:t>
      </w:r>
    </w:p>
    <w:p w14:paraId="60E6B0EF" w14:textId="77777777" w:rsidR="00492136" w:rsidRPr="00EA77BC" w:rsidRDefault="00CD09AE" w:rsidP="000C5921">
      <w:pPr>
        <w:pStyle w:val="BodyTextBullet1"/>
      </w:pPr>
      <w:r w:rsidRPr="00EA77BC">
        <w:t>Change to a dosing record for a drug</w:t>
      </w:r>
    </w:p>
    <w:p w14:paraId="60E6B0F0" w14:textId="77777777" w:rsidR="006E4C49" w:rsidRPr="00EA77BC" w:rsidRDefault="006E4C49" w:rsidP="000C5921">
      <w:pPr>
        <w:pStyle w:val="Body"/>
        <w:spacing w:before="0" w:after="0"/>
      </w:pPr>
    </w:p>
    <w:p w14:paraId="60E6B0F1" w14:textId="77777777" w:rsidR="00CD09AE" w:rsidRPr="00EA77BC" w:rsidRDefault="0076180B" w:rsidP="00EA77BC">
      <w:pPr>
        <w:pStyle w:val="List"/>
        <w:spacing w:after="240"/>
        <w:ind w:left="806" w:hanging="806"/>
      </w:pPr>
      <w:r>
        <w:rPr>
          <w:noProof/>
          <w:position w:val="-4"/>
        </w:rPr>
        <w:drawing>
          <wp:inline distT="0" distB="0" distL="0" distR="0" wp14:anchorId="60E6DD47" wp14:editId="60E6DD48">
            <wp:extent cx="508000" cy="406400"/>
            <wp:effectExtent l="0" t="0" r="0" b="0"/>
            <wp:docPr id="17" name="Picture 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C2636F" w:rsidRPr="00EA77BC">
        <w:rPr>
          <w:b/>
        </w:rPr>
        <w:t>Note</w:t>
      </w:r>
      <w:r w:rsidR="00C2636F" w:rsidRPr="00EA77BC">
        <w:t xml:space="preserve"> that although the ability to request a custom dosing record change is available with the release of MOCHA </w:t>
      </w:r>
      <w:r w:rsidR="00630D8A" w:rsidRPr="00EA77BC">
        <w:t>v1</w:t>
      </w:r>
      <w:r w:rsidR="00C2636F" w:rsidRPr="00EA77BC">
        <w:t xml:space="preserve">.0, the introduction of dosing order checks via backdoor Pharmacy will be available only with MOCHA </w:t>
      </w:r>
      <w:r w:rsidR="00630D8A" w:rsidRPr="00EA77BC">
        <w:t>v2</w:t>
      </w:r>
      <w:r w:rsidR="00C2636F" w:rsidRPr="00EA77BC">
        <w:t>.0.</w:t>
      </w:r>
    </w:p>
    <w:p w14:paraId="60E6B0F2" w14:textId="77777777" w:rsidR="00CD09AE" w:rsidRPr="00EA77BC" w:rsidRDefault="00CD09AE" w:rsidP="00732461">
      <w:pPr>
        <w:pStyle w:val="Body"/>
        <w:spacing w:before="0" w:after="0"/>
      </w:pPr>
      <w:r w:rsidRPr="00EA77BC">
        <w:t xml:space="preserve">Depending on the request, </w:t>
      </w:r>
      <w:r w:rsidR="00D61363" w:rsidRPr="00EA77BC">
        <w:t>the user is</w:t>
      </w:r>
      <w:r w:rsidRPr="00EA77BC">
        <w:t xml:space="preserve"> prompted for different pieces of information.</w:t>
      </w:r>
    </w:p>
    <w:p w14:paraId="60E6B0F3" w14:textId="77777777" w:rsidR="006E4C49" w:rsidRPr="00EA77BC" w:rsidRDefault="006E4C49" w:rsidP="00732461">
      <w:pPr>
        <w:pStyle w:val="Body"/>
        <w:spacing w:before="0" w:after="0"/>
      </w:pPr>
    </w:p>
    <w:p w14:paraId="60E6B0F4" w14:textId="77777777" w:rsidR="00CD09AE" w:rsidRPr="00EA77BC" w:rsidRDefault="00CD09AE" w:rsidP="00732461">
      <w:pPr>
        <w:pStyle w:val="Body"/>
        <w:spacing w:before="0" w:after="0"/>
      </w:pPr>
      <w:r w:rsidRPr="00EA77BC">
        <w:t>The request is directed to an Outlook mail group (</w:t>
      </w:r>
      <w:r w:rsidR="009547DC" w:rsidRPr="00EA77BC">
        <w:t>VAOITVHITPSCUSTOMREQ@VA.GOV</w:t>
      </w:r>
      <w:r w:rsidRPr="00EA77BC">
        <w:t xml:space="preserve">) that will review and act on the requests. A copy of the request is also sent to the user’s VistA email account. If the user is not ready to send the request just yet, answering ‘No’ at the transmit prompt will send the request just to the user’s VistA email account. Once the user </w:t>
      </w:r>
      <w:r w:rsidR="00D61363" w:rsidRPr="00EA77BC">
        <w:t>is</w:t>
      </w:r>
      <w:r w:rsidRPr="00EA77BC">
        <w:t xml:space="preserve"> ready to send the request, if no changes are needed, </w:t>
      </w:r>
      <w:r w:rsidR="00D61363" w:rsidRPr="00EA77BC">
        <w:t>the user</w:t>
      </w:r>
      <w:r w:rsidRPr="00EA77BC">
        <w:t xml:space="preserve"> can retrieve the VistA email message and forward it to the Outlook mail group (VAOITVHITPSCUSTOMREQ). If the VistA email message is no longer available for retrieval, </w:t>
      </w:r>
      <w:r w:rsidR="00D61363" w:rsidRPr="00EA77BC">
        <w:t>the user</w:t>
      </w:r>
      <w:r w:rsidRPr="00EA77BC">
        <w:t xml:space="preserve"> must reenter and transmit the request. </w:t>
      </w:r>
    </w:p>
    <w:p w14:paraId="60E6B0F5" w14:textId="77777777" w:rsidR="006E4C49" w:rsidRPr="00EA77BC" w:rsidRDefault="006E4C49" w:rsidP="000C5921">
      <w:pPr>
        <w:pStyle w:val="Body"/>
        <w:spacing w:before="0" w:after="0"/>
      </w:pPr>
      <w:bookmarkStart w:id="1192" w:name="p063"/>
      <w:bookmarkEnd w:id="1192"/>
    </w:p>
    <w:p w14:paraId="60E6B0F6" w14:textId="77777777" w:rsidR="00CD09AE" w:rsidRPr="00EA77BC" w:rsidRDefault="0076180B" w:rsidP="000C5921">
      <w:pPr>
        <w:pStyle w:val="Body"/>
        <w:spacing w:before="0" w:after="0"/>
        <w:ind w:left="810" w:hanging="810"/>
      </w:pPr>
      <w:r>
        <w:rPr>
          <w:noProof/>
          <w:position w:val="-4"/>
        </w:rPr>
        <w:drawing>
          <wp:inline distT="0" distB="0" distL="0" distR="0" wp14:anchorId="60E6DD49" wp14:editId="60E6DD4A">
            <wp:extent cx="508000" cy="406400"/>
            <wp:effectExtent l="0" t="0" r="0" b="0"/>
            <wp:docPr id="18" name="Picture 1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05525D" w:rsidRPr="00EA77BC">
        <w:rPr>
          <w:b/>
        </w:rPr>
        <w:t>Note</w:t>
      </w:r>
      <w:r w:rsidR="00CD09AE" w:rsidRPr="00EA77BC">
        <w:rPr>
          <w:b/>
        </w:rPr>
        <w:t>:</w:t>
      </w:r>
      <w:r w:rsidR="00CD09AE" w:rsidRPr="00EA77BC">
        <w:t xml:space="preserve"> The option will use whatever editor (line or screen) the user has defined for his or her “Preferred editor” in the NEW PERSON</w:t>
      </w:r>
      <w:r w:rsidR="00630D8A" w:rsidRPr="00EA77BC">
        <w:t xml:space="preserve"> file</w:t>
      </w:r>
      <w:r w:rsidR="00CD09AE" w:rsidRPr="00EA77BC">
        <w:t xml:space="preserve"> (#200).</w:t>
      </w:r>
    </w:p>
    <w:p w14:paraId="60E6B0F7" w14:textId="77777777" w:rsidR="00595E65" w:rsidRPr="00EA77BC" w:rsidRDefault="00595E65" w:rsidP="000C5921"/>
    <w:p w14:paraId="60E6B0F8" w14:textId="77777777" w:rsidR="00CD09AE" w:rsidRPr="00EA77BC" w:rsidRDefault="00CD09AE" w:rsidP="000C5921">
      <w:pPr>
        <w:pStyle w:val="ExampleHeading"/>
        <w:shd w:val="clear" w:color="auto" w:fill="FFFFFF"/>
        <w:rPr>
          <w:sz w:val="22"/>
          <w:szCs w:val="22"/>
        </w:rPr>
      </w:pPr>
      <w:bookmarkStart w:id="1193" w:name="_Toc14665858"/>
      <w:bookmarkStart w:id="1194" w:name="_Toc14666682"/>
      <w:bookmarkStart w:id="1195" w:name="_Toc14667144"/>
      <w:r w:rsidRPr="00EA77BC">
        <w:rPr>
          <w:sz w:val="22"/>
          <w:szCs w:val="22"/>
        </w:rPr>
        <w:t xml:space="preserve">Example 1: Requesting </w:t>
      </w:r>
      <w:r w:rsidRPr="00EA77BC">
        <w:rPr>
          <w:iCs/>
          <w:sz w:val="22"/>
          <w:szCs w:val="22"/>
        </w:rPr>
        <w:t>to Add</w:t>
      </w:r>
      <w:r w:rsidRPr="00EA77BC">
        <w:rPr>
          <w:i/>
          <w:iCs/>
          <w:sz w:val="22"/>
          <w:szCs w:val="22"/>
        </w:rPr>
        <w:t xml:space="preserve"> </w:t>
      </w:r>
      <w:r w:rsidRPr="00EA77BC">
        <w:rPr>
          <w:sz w:val="22"/>
          <w:szCs w:val="22"/>
        </w:rPr>
        <w:t>a New Drug Interaction</w:t>
      </w:r>
      <w:r w:rsidRPr="00EA77BC" w:rsidDel="001728F3">
        <w:rPr>
          <w:b w:val="0"/>
          <w:sz w:val="22"/>
          <w:szCs w:val="22"/>
        </w:rPr>
        <w:t xml:space="preserve"> </w:t>
      </w:r>
    </w:p>
    <w:p w14:paraId="60E6B0F9" w14:textId="77777777" w:rsidR="00CD09AE" w:rsidRPr="00EA77BC" w:rsidRDefault="00CD09AE" w:rsidP="000C5921">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ORDER CHECK</w:t>
      </w:r>
      <w:r w:rsidRPr="00EA77BC">
        <w:rPr>
          <w:rFonts w:ascii="Courier New" w:hAnsi="Courier New"/>
          <w:sz w:val="16"/>
          <w:szCs w:val="16"/>
        </w:rPr>
        <w:t xml:space="preserve"> Management</w:t>
      </w:r>
    </w:p>
    <w:p w14:paraId="60E6B0FA" w14:textId="77777777" w:rsidR="00CD09AE" w:rsidRPr="00EA77BC" w:rsidRDefault="00CD09AE" w:rsidP="000C5921">
      <w:pPr>
        <w:shd w:val="clear" w:color="auto" w:fill="D9D9D9"/>
        <w:ind w:left="374"/>
        <w:rPr>
          <w:rFonts w:ascii="Courier New" w:hAnsi="Courier New"/>
          <w:sz w:val="16"/>
          <w:szCs w:val="16"/>
        </w:rPr>
      </w:pPr>
    </w:p>
    <w:p w14:paraId="60E6B0FB"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Order Change Management Option:  </w:t>
      </w:r>
      <w:r w:rsidRPr="00EA77BC">
        <w:rPr>
          <w:rFonts w:ascii="Courier New" w:hAnsi="Courier New"/>
          <w:b/>
          <w:sz w:val="16"/>
          <w:szCs w:val="16"/>
        </w:rPr>
        <w:t>REQuest Changes to Enhanced Order Check Database</w:t>
      </w:r>
    </w:p>
    <w:p w14:paraId="60E6B0FC" w14:textId="77777777" w:rsidR="00CD09AE" w:rsidRPr="00EA77BC" w:rsidRDefault="00CD09AE" w:rsidP="001B3F39">
      <w:pPr>
        <w:shd w:val="clear" w:color="auto" w:fill="D9D9D9"/>
        <w:ind w:left="374"/>
        <w:rPr>
          <w:rFonts w:ascii="Courier New" w:hAnsi="Courier New"/>
          <w:sz w:val="16"/>
          <w:szCs w:val="16"/>
        </w:rPr>
      </w:pPr>
    </w:p>
    <w:p w14:paraId="60E6B0FD"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0FE"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N</w:t>
      </w:r>
      <w:r w:rsidR="00C2636F" w:rsidRPr="00EA77BC">
        <w:rPr>
          <w:rFonts w:ascii="Courier New" w:hAnsi="Courier New"/>
          <w:sz w:val="16"/>
          <w:szCs w:val="16"/>
        </w:rPr>
        <w:t xml:space="preserve"> </w:t>
      </w:r>
      <w:r w:rsidR="001A64E3" w:rsidRPr="00EA77BC">
        <w:rPr>
          <w:rFonts w:ascii="Courier New" w:hAnsi="Courier New"/>
          <w:sz w:val="16"/>
          <w:szCs w:val="16"/>
        </w:rPr>
        <w:t>- New Drug Interaction</w:t>
      </w:r>
    </w:p>
    <w:p w14:paraId="60E6B0FF"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S</w:t>
      </w:r>
      <w:r w:rsidR="00C2636F" w:rsidRPr="00EA77BC">
        <w:rPr>
          <w:rFonts w:ascii="Courier New" w:hAnsi="Courier New"/>
          <w:sz w:val="16"/>
          <w:szCs w:val="16"/>
        </w:rPr>
        <w:t xml:space="preserve"> </w:t>
      </w:r>
      <w:r w:rsidRPr="00EA77BC">
        <w:rPr>
          <w:rFonts w:ascii="Courier New" w:hAnsi="Courier New"/>
          <w:sz w:val="16"/>
          <w:szCs w:val="16"/>
        </w:rPr>
        <w:t>- Drug Interaction Severity Change</w:t>
      </w:r>
    </w:p>
    <w:p w14:paraId="60E6B100"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T</w:t>
      </w:r>
      <w:r w:rsidRPr="00EA77BC">
        <w:rPr>
          <w:rFonts w:ascii="Courier New" w:hAnsi="Courier New"/>
          <w:sz w:val="16"/>
          <w:szCs w:val="16"/>
        </w:rPr>
        <w:t xml:space="preserve"> – Duplicate Therapy Change</w:t>
      </w:r>
    </w:p>
    <w:p w14:paraId="60E6B101"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D</w:t>
      </w:r>
      <w:r w:rsidRPr="00EA77BC">
        <w:rPr>
          <w:rFonts w:ascii="Courier New" w:hAnsi="Courier New"/>
          <w:sz w:val="16"/>
          <w:szCs w:val="16"/>
        </w:rPr>
        <w:t xml:space="preserve"> – Dosing Change</w:t>
      </w:r>
    </w:p>
    <w:p w14:paraId="60E6B102" w14:textId="77777777" w:rsidR="00CD09AE" w:rsidRPr="00EA77BC" w:rsidRDefault="00CD09AE" w:rsidP="001B3F39">
      <w:pPr>
        <w:shd w:val="clear" w:color="auto" w:fill="D9D9D9"/>
        <w:ind w:left="374"/>
        <w:rPr>
          <w:rFonts w:ascii="Courier New" w:hAnsi="Courier New"/>
          <w:sz w:val="16"/>
          <w:szCs w:val="16"/>
        </w:rPr>
      </w:pPr>
    </w:p>
    <w:p w14:paraId="60E6B103"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N</w:t>
      </w:r>
      <w:r w:rsidRPr="00EA77BC">
        <w:rPr>
          <w:rFonts w:ascii="Courier New" w:hAnsi="Courier New" w:cs="Courier New"/>
          <w:sz w:val="16"/>
          <w:szCs w:val="16"/>
          <w:u w:val="single"/>
        </w:rPr>
        <w:t xml:space="preserve"> </w:t>
      </w:r>
      <w:r w:rsidRPr="00EA77BC">
        <w:rPr>
          <w:rFonts w:ascii="Courier New" w:hAnsi="Courier New" w:cs="Courier New"/>
          <w:sz w:val="16"/>
          <w:szCs w:val="16"/>
        </w:rPr>
        <w:t>ew Drug Interaction</w:t>
      </w:r>
    </w:p>
    <w:p w14:paraId="60E6B104" w14:textId="77777777" w:rsidR="001A64E3" w:rsidRPr="00EA77BC" w:rsidRDefault="00CD09AE" w:rsidP="001B3F39">
      <w:pPr>
        <w:shd w:val="clear" w:color="auto" w:fill="D9D9D9"/>
        <w:ind w:left="374"/>
        <w:rPr>
          <w:rFonts w:ascii="Courier New" w:hAnsi="Courier New"/>
          <w:sz w:val="16"/>
          <w:szCs w:val="16"/>
        </w:rPr>
      </w:pPr>
      <w:r w:rsidRPr="00EA77BC">
        <w:rPr>
          <w:rFonts w:ascii="Courier New" w:hAnsi="Courier New" w:cs="Courier New"/>
          <w:sz w:val="16"/>
          <w:szCs w:val="16"/>
        </w:rPr>
        <w:t xml:space="preserve">Enter Interacting Drug Names (free text):    </w:t>
      </w:r>
      <w:r w:rsidRPr="00EA77BC">
        <w:rPr>
          <w:rFonts w:ascii="Courier New" w:hAnsi="Courier New" w:cs="Courier New"/>
          <w:sz w:val="16"/>
          <w:szCs w:val="16"/>
          <w:u w:val="single"/>
        </w:rPr>
        <w:t>Drug A &amp; Drug B</w:t>
      </w:r>
      <w:r w:rsidRPr="00EA77BC" w:rsidDel="002E7481">
        <w:rPr>
          <w:rFonts w:ascii="Courier New" w:hAnsi="Courier New"/>
          <w:sz w:val="16"/>
          <w:szCs w:val="16"/>
        </w:rPr>
        <w:t xml:space="preserve"> </w:t>
      </w:r>
    </w:p>
    <w:p w14:paraId="60E6B105" w14:textId="77777777" w:rsidR="00CD09AE" w:rsidRPr="00EA77BC" w:rsidRDefault="00EB012E" w:rsidP="001B3F39">
      <w:pPr>
        <w:shd w:val="clear" w:color="auto" w:fill="D9D9D9"/>
        <w:ind w:left="374"/>
        <w:rPr>
          <w:rFonts w:ascii="Courier New" w:hAnsi="Courier New" w:cs="Courier New"/>
          <w:sz w:val="16"/>
          <w:szCs w:val="16"/>
        </w:rPr>
      </w:pPr>
      <w:r w:rsidRPr="00EA77BC">
        <w:rPr>
          <w:rFonts w:ascii="Courier New" w:hAnsi="Courier New"/>
          <w:sz w:val="16"/>
          <w:szCs w:val="16"/>
        </w:rPr>
        <w:t>Select one of the following</w:t>
      </w:r>
      <w:r w:rsidR="00CD09AE" w:rsidRPr="00EA77BC">
        <w:rPr>
          <w:rFonts w:ascii="Courier New" w:hAnsi="Courier New" w:cs="Courier New"/>
          <w:sz w:val="16"/>
          <w:szCs w:val="16"/>
        </w:rPr>
        <w:t xml:space="preserve">:     </w:t>
      </w:r>
    </w:p>
    <w:p w14:paraId="60E6B106"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Critical</w:t>
      </w:r>
    </w:p>
    <w:p w14:paraId="60E6B107"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Significant</w:t>
      </w:r>
    </w:p>
    <w:p w14:paraId="60E6B108" w14:textId="77777777" w:rsidR="00CD09AE" w:rsidRPr="00EA77BC" w:rsidRDefault="00CD09AE" w:rsidP="001B3F39">
      <w:pPr>
        <w:shd w:val="clear" w:color="auto" w:fill="D9D9D9"/>
        <w:ind w:left="374"/>
        <w:rPr>
          <w:rFonts w:ascii="Courier New" w:hAnsi="Courier New" w:cs="Courier New"/>
          <w:sz w:val="16"/>
          <w:szCs w:val="16"/>
        </w:rPr>
      </w:pPr>
    </w:p>
    <w:p w14:paraId="60E6B109" w14:textId="77777777" w:rsidR="00CD09AE" w:rsidRPr="00EA77BC" w:rsidRDefault="00CD09AE" w:rsidP="001B3F39">
      <w:pPr>
        <w:shd w:val="clear" w:color="auto" w:fill="D9D9D9"/>
        <w:ind w:left="374"/>
        <w:rPr>
          <w:rFonts w:ascii="Courier New" w:hAnsi="Courier New" w:cs="Courier New"/>
          <w:sz w:val="16"/>
          <w:szCs w:val="16"/>
          <w:u w:val="single"/>
        </w:rPr>
      </w:pPr>
      <w:r w:rsidRPr="00EA77BC">
        <w:rPr>
          <w:rFonts w:ascii="Courier New" w:hAnsi="Courier New" w:cs="Courier New"/>
          <w:sz w:val="16"/>
          <w:szCs w:val="16"/>
        </w:rPr>
        <w:t xml:space="preserve">Enter Severity:    </w:t>
      </w:r>
      <w:r w:rsidRPr="00EA77BC">
        <w:rPr>
          <w:rFonts w:ascii="Courier New" w:hAnsi="Courier New" w:cs="Courier New"/>
          <w:sz w:val="16"/>
          <w:szCs w:val="16"/>
          <w:u w:val="single"/>
        </w:rPr>
        <w:t xml:space="preserve"> 1</w:t>
      </w:r>
    </w:p>
    <w:p w14:paraId="60E6B10A" w14:textId="77777777" w:rsidR="00F5101D" w:rsidRPr="00EA77BC" w:rsidRDefault="003E3918" w:rsidP="00CD4C83">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You must now enter </w:t>
      </w:r>
      <w:r w:rsidR="00CD09AE" w:rsidRPr="00EA77BC">
        <w:rPr>
          <w:rFonts w:ascii="Courier New" w:hAnsi="Courier New" w:cs="Courier New"/>
          <w:sz w:val="16"/>
          <w:szCs w:val="16"/>
        </w:rPr>
        <w:t>a reason or references for this request. &lt;word processing&gt;</w:t>
      </w:r>
    </w:p>
    <w:p w14:paraId="60E6B10B" w14:textId="77777777" w:rsidR="00CD09AE" w:rsidRPr="00EA77BC" w:rsidRDefault="00CD09AE" w:rsidP="00BA5F06">
      <w:pPr>
        <w:shd w:val="clear" w:color="auto" w:fill="D9D9D9"/>
        <w:ind w:left="374"/>
        <w:rPr>
          <w:rFonts w:ascii="Courier New" w:hAnsi="Courier New"/>
          <w:sz w:val="16"/>
          <w:szCs w:val="16"/>
        </w:rPr>
      </w:pPr>
    </w:p>
    <w:p w14:paraId="60E6B10C" w14:textId="77777777" w:rsidR="00CD09AE" w:rsidRPr="00EA77BC" w:rsidRDefault="00CD09AE" w:rsidP="00BA5F06">
      <w:pPr>
        <w:shd w:val="clear" w:color="auto" w:fill="D9D9D9"/>
        <w:ind w:left="374"/>
        <w:rPr>
          <w:rFonts w:ascii="Courier New" w:hAnsi="Courier New"/>
          <w:sz w:val="16"/>
          <w:szCs w:val="16"/>
        </w:rPr>
      </w:pPr>
      <w:r w:rsidRPr="00EA77BC">
        <w:rPr>
          <w:rFonts w:ascii="Courier New" w:hAnsi="Courier New"/>
          <w:sz w:val="16"/>
          <w:szCs w:val="16"/>
        </w:rPr>
        <w:t xml:space="preserve">Press Return to continue, '^' to exit: </w:t>
      </w:r>
    </w:p>
    <w:p w14:paraId="60E6B10D" w14:textId="77777777" w:rsidR="00CD09AE" w:rsidRPr="00EA77BC" w:rsidRDefault="00CD09AE" w:rsidP="00BA5F06">
      <w:pPr>
        <w:shd w:val="clear" w:color="auto" w:fill="D9D9D9"/>
        <w:ind w:left="374"/>
        <w:rPr>
          <w:rFonts w:ascii="Courier New" w:hAnsi="Courier New"/>
          <w:sz w:val="16"/>
          <w:szCs w:val="16"/>
          <w:lang w:eastAsia="zh-CN"/>
        </w:rPr>
      </w:pPr>
    </w:p>
    <w:p w14:paraId="60E6B10E"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1&gt; This is a request to add a new Drug-Drug Interaction.</w:t>
      </w:r>
    </w:p>
    <w:p w14:paraId="60E6B10F"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2&gt;</w:t>
      </w:r>
    </w:p>
    <w:p w14:paraId="60E6B110" w14:textId="77777777" w:rsidR="00CD09AE" w:rsidRPr="00EA77BC" w:rsidRDefault="00CD09AE" w:rsidP="0005137D">
      <w:pPr>
        <w:shd w:val="clear" w:color="auto" w:fill="D9D9D9"/>
        <w:ind w:left="374"/>
        <w:rPr>
          <w:rFonts w:ascii="Courier New" w:hAnsi="Courier New"/>
          <w:sz w:val="16"/>
          <w:szCs w:val="16"/>
          <w:lang w:eastAsia="zh-CN"/>
        </w:rPr>
      </w:pPr>
    </w:p>
    <w:p w14:paraId="60E6B111" w14:textId="77777777" w:rsidR="00CD09AE" w:rsidRPr="00EA77BC" w:rsidRDefault="00CD09AE" w:rsidP="0005137D">
      <w:pPr>
        <w:shd w:val="clear" w:color="auto" w:fill="D9D9D9"/>
        <w:ind w:left="374"/>
        <w:rPr>
          <w:rFonts w:ascii="Courier New" w:hAnsi="Courier New"/>
          <w:sz w:val="16"/>
          <w:szCs w:val="16"/>
        </w:rPr>
      </w:pPr>
      <w:r w:rsidRPr="00EA77BC">
        <w:rPr>
          <w:rFonts w:ascii="Courier New" w:hAnsi="Courier New"/>
          <w:sz w:val="16"/>
          <w:szCs w:val="16"/>
        </w:rPr>
        <w:t xml:space="preserve">EDIT Option: </w:t>
      </w:r>
    </w:p>
    <w:p w14:paraId="60E6B112" w14:textId="77777777" w:rsidR="00CD09AE" w:rsidRPr="00EA77BC" w:rsidRDefault="00CD09AE" w:rsidP="00EB241E">
      <w:pPr>
        <w:shd w:val="clear" w:color="auto" w:fill="D9D9D9"/>
        <w:ind w:left="374"/>
        <w:rPr>
          <w:rFonts w:ascii="Courier New" w:hAnsi="Courier New"/>
          <w:sz w:val="16"/>
          <w:szCs w:val="16"/>
        </w:rPr>
      </w:pPr>
    </w:p>
    <w:p w14:paraId="60E6B113" w14:textId="77777777" w:rsidR="00CD09AE" w:rsidRPr="00EA77BC" w:rsidRDefault="00CD09AE" w:rsidP="005C4F1E">
      <w:pPr>
        <w:shd w:val="clear" w:color="auto" w:fill="D9D9D9"/>
        <w:ind w:left="374"/>
        <w:rPr>
          <w:rFonts w:ascii="Courier New" w:hAnsi="Courier New"/>
          <w:sz w:val="16"/>
          <w:szCs w:val="16"/>
        </w:rPr>
      </w:pPr>
    </w:p>
    <w:p w14:paraId="60E6B114" w14:textId="77777777" w:rsidR="00CD09AE" w:rsidRPr="00EA77BC" w:rsidRDefault="00CD09AE" w:rsidP="000128D8">
      <w:pPr>
        <w:shd w:val="clear" w:color="auto" w:fill="D9D9D9"/>
        <w:ind w:left="374"/>
        <w:rPr>
          <w:rFonts w:ascii="Courier New" w:hAnsi="Courier New"/>
          <w:sz w:val="16"/>
          <w:szCs w:val="16"/>
        </w:rPr>
      </w:pPr>
      <w:r w:rsidRPr="00EA77BC">
        <w:rPr>
          <w:rFonts w:ascii="Courier New" w:hAnsi="Courier New"/>
          <w:sz w:val="16"/>
          <w:szCs w:val="16"/>
        </w:rPr>
        <w:t>NOTE: This is a test account. Regardless of your response to the 'Transmit' prompt, this request will NOT be sent forward for national review.</w:t>
      </w:r>
    </w:p>
    <w:p w14:paraId="60E6B115" w14:textId="77777777" w:rsidR="00CD09AE" w:rsidRPr="00EA77BC" w:rsidRDefault="00CD09AE" w:rsidP="000128D8">
      <w:pPr>
        <w:shd w:val="clear" w:color="auto" w:fill="D9D9D9"/>
        <w:ind w:left="374"/>
        <w:rPr>
          <w:rFonts w:ascii="Courier New" w:hAnsi="Courier New"/>
          <w:sz w:val="16"/>
          <w:szCs w:val="16"/>
        </w:rPr>
      </w:pPr>
    </w:p>
    <w:p w14:paraId="60E6B11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Transmit New Drug Interaction Request? Y// NO</w:t>
      </w:r>
    </w:p>
    <w:p w14:paraId="60E6B117" w14:textId="77777777" w:rsidR="00CD09AE" w:rsidRPr="00EA77BC" w:rsidRDefault="00CD09AE" w:rsidP="00EA77BC">
      <w:pPr>
        <w:shd w:val="clear" w:color="auto" w:fill="D9D9D9"/>
        <w:ind w:left="374"/>
        <w:rPr>
          <w:rFonts w:ascii="Courier New" w:hAnsi="Courier New"/>
          <w:sz w:val="16"/>
          <w:szCs w:val="16"/>
        </w:rPr>
      </w:pPr>
    </w:p>
    <w:p w14:paraId="60E6B11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Mail message only sent to you in Vista Mail.</w:t>
      </w:r>
    </w:p>
    <w:p w14:paraId="60E6B119" w14:textId="77777777" w:rsidR="00CD09AE" w:rsidRPr="00EA77BC" w:rsidRDefault="00CD09AE" w:rsidP="00EA77BC">
      <w:pPr>
        <w:shd w:val="clear" w:color="auto" w:fill="D9D9D9"/>
        <w:ind w:left="374"/>
        <w:rPr>
          <w:rFonts w:ascii="Courier New" w:hAnsi="Courier New"/>
          <w:sz w:val="16"/>
          <w:szCs w:val="16"/>
        </w:rPr>
      </w:pPr>
    </w:p>
    <w:p w14:paraId="60E6B11A" w14:textId="77777777" w:rsidR="00CD09AE" w:rsidRPr="00EA77BC" w:rsidRDefault="00CD09AE" w:rsidP="00EA77BC">
      <w:pPr>
        <w:shd w:val="clear" w:color="auto" w:fill="D9D9D9"/>
        <w:ind w:left="374"/>
        <w:rPr>
          <w:rFonts w:ascii="Courier New" w:hAnsi="Courier New"/>
          <w:sz w:val="16"/>
          <w:szCs w:val="16"/>
        </w:rPr>
      </w:pPr>
    </w:p>
    <w:p w14:paraId="60E6B11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sz w:val="16"/>
          <w:szCs w:val="16"/>
        </w:rPr>
        <w:t xml:space="preserve">Press Return to continue: </w:t>
      </w:r>
    </w:p>
    <w:p w14:paraId="60E6B11C" w14:textId="77777777" w:rsidR="00CD09AE" w:rsidRPr="00EA77BC" w:rsidRDefault="00CD09AE" w:rsidP="00EA77BC"/>
    <w:p w14:paraId="60E6B11D" w14:textId="77777777" w:rsidR="00CD09AE" w:rsidRPr="00EA77BC" w:rsidRDefault="00CD09AE" w:rsidP="00EA77BC">
      <w:pPr>
        <w:pStyle w:val="Example"/>
        <w:rPr>
          <w:rFonts w:eastAsia="MS Mincho"/>
          <w:lang w:eastAsia="ja-JP"/>
        </w:rPr>
      </w:pPr>
      <w:r w:rsidRPr="00EA77BC">
        <w:rPr>
          <w:lang w:eastAsia="zh-CN"/>
        </w:rPr>
        <w:t xml:space="preserve">Example of </w:t>
      </w:r>
      <w:r w:rsidR="00541030" w:rsidRPr="00EA77BC">
        <w:rPr>
          <w:lang w:eastAsia="zh-CN"/>
        </w:rPr>
        <w:t>Email Message</w:t>
      </w:r>
      <w:r w:rsidRPr="00EA77BC">
        <w:rPr>
          <w:lang w:eastAsia="zh-CN"/>
        </w:rPr>
        <w:t>:</w:t>
      </w:r>
    </w:p>
    <w:p w14:paraId="60E6B11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1F"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   Page 1</w:t>
      </w:r>
    </w:p>
    <w:p w14:paraId="60E6B120"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w:t>
      </w:r>
    </w:p>
    <w:p w14:paraId="60E6B121"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Request New Drug Interaction:</w:t>
      </w:r>
    </w:p>
    <w:p w14:paraId="60E6B122" w14:textId="77777777" w:rsidR="00CD09AE" w:rsidRPr="00EA77BC" w:rsidRDefault="00CD09AE" w:rsidP="00EA77BC">
      <w:pPr>
        <w:shd w:val="clear" w:color="auto" w:fill="D9D9D9"/>
        <w:ind w:left="374"/>
        <w:rPr>
          <w:rFonts w:ascii="Courier New" w:hAnsi="Courier New"/>
          <w:sz w:val="16"/>
          <w:szCs w:val="16"/>
        </w:rPr>
      </w:pPr>
    </w:p>
    <w:p w14:paraId="60E6B123"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DRUG A NAME &amp; DRUG B NAME</w:t>
      </w:r>
    </w:p>
    <w:p w14:paraId="60E6B124" w14:textId="77777777" w:rsidR="00CD09AE" w:rsidRPr="00EA77BC" w:rsidRDefault="00CD09AE" w:rsidP="00EA77BC">
      <w:pPr>
        <w:shd w:val="clear" w:color="auto" w:fill="D9D9D9"/>
        <w:ind w:left="374"/>
        <w:rPr>
          <w:rFonts w:ascii="Courier New" w:hAnsi="Courier New"/>
          <w:sz w:val="16"/>
          <w:szCs w:val="16"/>
        </w:rPr>
      </w:pPr>
    </w:p>
    <w:p w14:paraId="60E6B12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Severity:</w:t>
      </w:r>
    </w:p>
    <w:p w14:paraId="60E6B12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CRITICAL</w:t>
      </w:r>
    </w:p>
    <w:p w14:paraId="60E6B127" w14:textId="77777777" w:rsidR="00CD09AE" w:rsidRPr="00EA77BC" w:rsidRDefault="00CD09AE" w:rsidP="00EA77BC">
      <w:pPr>
        <w:shd w:val="clear" w:color="auto" w:fill="D9D9D9"/>
        <w:ind w:left="374"/>
        <w:rPr>
          <w:rFonts w:ascii="Courier New" w:hAnsi="Courier New"/>
          <w:sz w:val="16"/>
          <w:szCs w:val="16"/>
        </w:rPr>
      </w:pPr>
    </w:p>
    <w:p w14:paraId="60E6B12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This is a request to add a new Drug Interaction.</w:t>
      </w:r>
    </w:p>
    <w:p w14:paraId="60E6B129" w14:textId="77777777" w:rsidR="00CD09AE" w:rsidRPr="00EA77BC" w:rsidRDefault="00CD09AE" w:rsidP="00EA77BC">
      <w:pPr>
        <w:shd w:val="clear" w:color="auto" w:fill="D9D9D9"/>
        <w:ind w:left="374"/>
        <w:rPr>
          <w:rFonts w:ascii="Courier New" w:hAnsi="Courier New"/>
          <w:sz w:val="16"/>
          <w:szCs w:val="16"/>
        </w:rPr>
      </w:pPr>
    </w:p>
    <w:p w14:paraId="60E6B12A"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Enter message action (in IN basket): Ignore// </w:t>
      </w:r>
      <w:r w:rsidRPr="00EA77BC">
        <w:rPr>
          <w:rFonts w:ascii="Courier New" w:hAnsi="Courier New"/>
          <w:b/>
          <w:sz w:val="16"/>
          <w:szCs w:val="16"/>
        </w:rPr>
        <w:t>QD</w:t>
      </w:r>
      <w:r w:rsidRPr="00EA77BC">
        <w:rPr>
          <w:rFonts w:ascii="Courier New" w:hAnsi="Courier New"/>
          <w:sz w:val="16"/>
          <w:szCs w:val="16"/>
        </w:rPr>
        <w:t xml:space="preserve">  Query Detailed</w:t>
      </w:r>
    </w:p>
    <w:p w14:paraId="60E6B12B" w14:textId="77777777" w:rsidR="00CD09AE" w:rsidRPr="00EA77BC" w:rsidRDefault="00CD09AE" w:rsidP="00EA77BC">
      <w:pPr>
        <w:shd w:val="clear" w:color="auto" w:fill="D9D9D9"/>
        <w:ind w:left="374"/>
        <w:rPr>
          <w:rFonts w:ascii="Courier New" w:hAnsi="Courier New"/>
          <w:sz w:val="16"/>
          <w:szCs w:val="16"/>
        </w:rPr>
      </w:pPr>
    </w:p>
    <w:p w14:paraId="60E6B12C"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2D"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w:t>
      </w:r>
    </w:p>
    <w:p w14:paraId="60E6B12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Local Message-ID: 89442@PEPCACHE.FO-BIRM.MED.VA.GOV (2 recipients)</w:t>
      </w:r>
    </w:p>
    <w:p w14:paraId="60E6B12F" w14:textId="77777777" w:rsidR="00CD09AE" w:rsidRPr="00EA77BC" w:rsidRDefault="00CD09AE" w:rsidP="00EA77BC">
      <w:pPr>
        <w:shd w:val="clear" w:color="auto" w:fill="D9D9D9"/>
        <w:ind w:left="374"/>
        <w:rPr>
          <w:rFonts w:ascii="Courier New" w:hAnsi="Courier New"/>
          <w:sz w:val="16"/>
          <w:szCs w:val="16"/>
        </w:rPr>
      </w:pPr>
    </w:p>
    <w:p w14:paraId="60E6B130" w14:textId="77777777" w:rsidR="00CD09AE" w:rsidRPr="00EA77BC" w:rsidRDefault="00CD09AE" w:rsidP="00EA77BC">
      <w:pPr>
        <w:keepNext/>
        <w:shd w:val="clear" w:color="auto" w:fill="D9D9D9"/>
        <w:ind w:left="374"/>
        <w:rPr>
          <w:rFonts w:ascii="Courier New" w:hAnsi="Courier New"/>
          <w:sz w:val="16"/>
          <w:szCs w:val="16"/>
        </w:rPr>
      </w:pPr>
      <w:r w:rsidRPr="00EA77BC">
        <w:rPr>
          <w:rFonts w:ascii="Courier New" w:hAnsi="Courier New"/>
          <w:sz w:val="16"/>
          <w:szCs w:val="16"/>
        </w:rPr>
        <w:t>PHARMACIST,TWENTYTHREE  Last read: 05/28/08@12:52 [First read: 05/28/08@12:51]</w:t>
      </w:r>
    </w:p>
    <w:p w14:paraId="60E6B131" w14:textId="77777777" w:rsidR="00CD09AE" w:rsidRPr="00EA77BC" w:rsidRDefault="00CD09AE" w:rsidP="00EA77BC">
      <w:pPr>
        <w:keepNext/>
        <w:shd w:val="clear" w:color="auto" w:fill="D9D9D9"/>
        <w:ind w:left="374"/>
        <w:rPr>
          <w:rFonts w:ascii="Courier New" w:hAnsi="Courier New"/>
          <w:sz w:val="16"/>
          <w:szCs w:val="16"/>
        </w:rPr>
      </w:pPr>
    </w:p>
    <w:p w14:paraId="60E6B132"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Enter message action (in IN basket): Ignore//</w:t>
      </w:r>
    </w:p>
    <w:p w14:paraId="60E6B133" w14:textId="77777777" w:rsidR="00CD09AE" w:rsidRPr="00EA77BC" w:rsidRDefault="00CD09AE" w:rsidP="00EA77BC"/>
    <w:p w14:paraId="60E6B134" w14:textId="77777777" w:rsidR="00CD09AE" w:rsidRPr="00EA77BC" w:rsidRDefault="00CD09AE" w:rsidP="00EA77BC">
      <w:pPr>
        <w:pStyle w:val="Example"/>
        <w:rPr>
          <w:lang w:eastAsia="zh-CN"/>
        </w:rPr>
      </w:pPr>
      <w:r w:rsidRPr="00EA77BC">
        <w:rPr>
          <w:lang w:eastAsia="zh-CN"/>
        </w:rPr>
        <w:t>Example 2: Requesting a Drug Interaction Severity Change</w:t>
      </w:r>
    </w:p>
    <w:p w14:paraId="60E6B13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 xml:space="preserve">ORDER CHECK </w:t>
      </w:r>
      <w:r w:rsidRPr="00EA77BC">
        <w:rPr>
          <w:rFonts w:ascii="Courier New" w:hAnsi="Courier New"/>
          <w:sz w:val="16"/>
          <w:szCs w:val="16"/>
        </w:rPr>
        <w:t>Management</w:t>
      </w:r>
    </w:p>
    <w:p w14:paraId="60E6B136" w14:textId="77777777" w:rsidR="00CD09AE" w:rsidRPr="00EA77BC" w:rsidRDefault="00CD09AE" w:rsidP="00EA77BC">
      <w:pPr>
        <w:shd w:val="clear" w:color="auto" w:fill="D9D9D9"/>
        <w:ind w:left="374"/>
        <w:rPr>
          <w:rFonts w:ascii="Courier New" w:hAnsi="Courier New"/>
          <w:sz w:val="16"/>
          <w:szCs w:val="16"/>
        </w:rPr>
      </w:pPr>
    </w:p>
    <w:p w14:paraId="60E6B137"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Order Check Management Option:  </w:t>
      </w:r>
      <w:r w:rsidRPr="00EA77BC">
        <w:rPr>
          <w:rFonts w:ascii="Courier New" w:hAnsi="Courier New"/>
          <w:b/>
          <w:sz w:val="16"/>
          <w:szCs w:val="16"/>
        </w:rPr>
        <w:t>REQuest Changes to Enhanced Order</w:t>
      </w:r>
      <w:r w:rsidRPr="00EA77BC">
        <w:rPr>
          <w:rFonts w:ascii="Courier New" w:hAnsi="Courier New"/>
          <w:b/>
          <w:sz w:val="16"/>
          <w:szCs w:val="16"/>
          <w:lang w:eastAsia="zh-CN"/>
        </w:rPr>
        <w:t xml:space="preserve"> Check Database</w:t>
      </w:r>
    </w:p>
    <w:p w14:paraId="60E6B138" w14:textId="77777777" w:rsidR="00CD09AE" w:rsidRPr="00EA77BC" w:rsidRDefault="00CD09AE" w:rsidP="00EA77BC">
      <w:pPr>
        <w:shd w:val="clear" w:color="auto" w:fill="D9D9D9"/>
        <w:ind w:left="374"/>
        <w:rPr>
          <w:rFonts w:ascii="Courier New" w:hAnsi="Courier New"/>
          <w:sz w:val="16"/>
          <w:szCs w:val="16"/>
        </w:rPr>
      </w:pPr>
    </w:p>
    <w:p w14:paraId="60E6B139"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13A" w14:textId="77777777" w:rsidR="001A64E3" w:rsidRPr="00EA77BC" w:rsidRDefault="00CD09AE" w:rsidP="00EA77BC">
      <w:pPr>
        <w:shd w:val="clear" w:color="auto" w:fill="D9D9D9"/>
        <w:ind w:left="374"/>
        <w:rPr>
          <w:rFonts w:ascii="Courier New" w:hAnsi="Courier New"/>
          <w:sz w:val="16"/>
          <w:szCs w:val="16"/>
        </w:rPr>
      </w:pPr>
      <w:r w:rsidRPr="00EA77BC">
        <w:rPr>
          <w:rFonts w:ascii="Courier New" w:hAnsi="Courier New"/>
          <w:b/>
          <w:sz w:val="16"/>
          <w:szCs w:val="16"/>
        </w:rPr>
        <w:t>N</w:t>
      </w:r>
      <w:r w:rsidRPr="00EA77BC">
        <w:rPr>
          <w:rFonts w:ascii="Courier New" w:hAnsi="Courier New"/>
          <w:sz w:val="16"/>
          <w:szCs w:val="16"/>
          <w:lang w:eastAsia="zh-CN"/>
        </w:rPr>
        <w:t xml:space="preserve"> – </w:t>
      </w:r>
      <w:r w:rsidRPr="00EA77BC">
        <w:rPr>
          <w:rFonts w:ascii="Courier New" w:hAnsi="Courier New"/>
          <w:sz w:val="16"/>
          <w:szCs w:val="16"/>
        </w:rPr>
        <w:t>New Drug Interaction</w:t>
      </w:r>
      <w:r w:rsidRPr="00EA77BC" w:rsidDel="006E3696">
        <w:rPr>
          <w:rFonts w:ascii="Courier New" w:hAnsi="Courier New"/>
          <w:sz w:val="16"/>
          <w:szCs w:val="16"/>
        </w:rPr>
        <w:t xml:space="preserve"> </w:t>
      </w:r>
    </w:p>
    <w:p w14:paraId="60E6B13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S</w:t>
      </w:r>
      <w:r w:rsidRPr="00EA77BC">
        <w:rPr>
          <w:rFonts w:ascii="Courier New" w:hAnsi="Courier New"/>
          <w:sz w:val="16"/>
          <w:szCs w:val="16"/>
          <w:lang w:eastAsia="zh-CN"/>
        </w:rPr>
        <w:t xml:space="preserve"> – Drug Interaction Severity Change</w:t>
      </w:r>
    </w:p>
    <w:p w14:paraId="60E6B13C"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T</w:t>
      </w:r>
      <w:r w:rsidRPr="00EA77BC">
        <w:rPr>
          <w:rFonts w:ascii="Courier New" w:hAnsi="Courier New"/>
          <w:sz w:val="16"/>
          <w:szCs w:val="16"/>
          <w:lang w:eastAsia="zh-CN"/>
        </w:rPr>
        <w:t xml:space="preserve"> – Duplicate Therapy Change</w:t>
      </w:r>
    </w:p>
    <w:p w14:paraId="60E6B13D"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D</w:t>
      </w:r>
      <w:r w:rsidRPr="00EA77BC">
        <w:rPr>
          <w:rFonts w:ascii="Courier New" w:hAnsi="Courier New"/>
          <w:sz w:val="16"/>
          <w:szCs w:val="16"/>
          <w:lang w:eastAsia="zh-CN"/>
        </w:rPr>
        <w:t xml:space="preserve"> – Dosing Change</w:t>
      </w:r>
    </w:p>
    <w:p w14:paraId="60E6B13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 xml:space="preserve"> S</w:t>
      </w:r>
      <w:r w:rsidRPr="00EA77BC">
        <w:rPr>
          <w:rFonts w:ascii="Courier New" w:hAnsi="Courier New" w:cs="Courier New"/>
          <w:sz w:val="16"/>
          <w:szCs w:val="16"/>
        </w:rPr>
        <w:t xml:space="preserve">  Drug Interaction Severity Change</w:t>
      </w:r>
    </w:p>
    <w:p w14:paraId="60E6B13F" w14:textId="77777777" w:rsidR="00CD09AE" w:rsidRPr="00EA77BC" w:rsidRDefault="00CD09AE" w:rsidP="00EA77BC">
      <w:pPr>
        <w:shd w:val="clear" w:color="auto" w:fill="D9D9D9"/>
        <w:ind w:left="374"/>
        <w:rPr>
          <w:rFonts w:ascii="Courier New" w:eastAsia="PMingLiU" w:hAnsi="Courier New" w:cs="Courier New"/>
          <w:sz w:val="16"/>
          <w:szCs w:val="16"/>
          <w:u w:val="single"/>
          <w:lang w:eastAsia="zh-TW"/>
        </w:rPr>
      </w:pPr>
      <w:r w:rsidRPr="00EA77BC">
        <w:rPr>
          <w:rFonts w:ascii="Courier New" w:eastAsia="PMingLiU" w:hAnsi="Courier New" w:cs="Courier New"/>
          <w:sz w:val="16"/>
          <w:szCs w:val="16"/>
          <w:lang w:eastAsia="zh-TW"/>
        </w:rPr>
        <w:t xml:space="preserve">Enter Interacting Drug Names (free text):    </w:t>
      </w:r>
      <w:r w:rsidRPr="00EA77BC">
        <w:rPr>
          <w:rFonts w:ascii="Courier New" w:eastAsia="PMingLiU" w:hAnsi="Courier New" w:cs="Courier New"/>
          <w:sz w:val="16"/>
          <w:szCs w:val="16"/>
          <w:u w:val="single"/>
          <w:lang w:eastAsia="zh-TW"/>
        </w:rPr>
        <w:t>Drug A &amp; Drug B</w:t>
      </w:r>
    </w:p>
    <w:p w14:paraId="60E6B140" w14:textId="77777777" w:rsidR="003E3918" w:rsidRPr="00EA77BC" w:rsidRDefault="003E3918" w:rsidP="00EA77BC">
      <w:pPr>
        <w:shd w:val="clear" w:color="auto" w:fill="D9D9D9"/>
        <w:ind w:left="374"/>
        <w:rPr>
          <w:rFonts w:ascii="Courier New" w:eastAsia="PMingLiU" w:hAnsi="Courier New" w:cs="Courier New"/>
          <w:sz w:val="16"/>
          <w:szCs w:val="16"/>
          <w:lang w:eastAsia="zh-TW"/>
        </w:rPr>
      </w:pPr>
    </w:p>
    <w:p w14:paraId="60E6B141" w14:textId="77777777" w:rsidR="00CD09AE" w:rsidRPr="00EA77BC" w:rsidRDefault="003E3918"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Select one of the following:</w:t>
      </w:r>
    </w:p>
    <w:p w14:paraId="60E6B142"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43"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Significant</w:t>
      </w:r>
    </w:p>
    <w:p w14:paraId="60E6B14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Change Severity To:    </w:t>
      </w:r>
      <w:r w:rsidRPr="00EA77BC">
        <w:rPr>
          <w:rFonts w:ascii="Courier New" w:eastAsia="PMingLiU" w:hAnsi="Courier New" w:cs="Courier New"/>
          <w:sz w:val="16"/>
          <w:szCs w:val="16"/>
          <w:u w:val="single"/>
          <w:lang w:eastAsia="zh-TW"/>
        </w:rPr>
        <w:t xml:space="preserve"> 1</w:t>
      </w:r>
    </w:p>
    <w:p w14:paraId="60E6B146" w14:textId="77777777" w:rsidR="00CD09AE" w:rsidRPr="00EA77BC" w:rsidRDefault="00CD09AE" w:rsidP="00EA77BC">
      <w:pPr>
        <w:shd w:val="clear" w:color="auto" w:fill="D9D9D9"/>
        <w:ind w:left="374"/>
        <w:rPr>
          <w:rFonts w:ascii="Courier New" w:eastAsia="PMingLiU" w:hAnsi="Courier New" w:cs="Courier New"/>
          <w:b/>
          <w:sz w:val="16"/>
          <w:szCs w:val="16"/>
          <w:lang w:eastAsia="zh-TW"/>
        </w:rPr>
      </w:pPr>
    </w:p>
    <w:p w14:paraId="60E6B14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You must now enter a reason or references for this request</w:t>
      </w:r>
      <w:r w:rsidR="003E3918" w:rsidRPr="00EA77BC">
        <w:rPr>
          <w:rFonts w:ascii="Courier New" w:eastAsia="PMingLiU" w:hAnsi="Courier New" w:cs="Courier New"/>
          <w:sz w:val="16"/>
          <w:szCs w:val="16"/>
          <w:lang w:eastAsia="zh-TW"/>
        </w:rPr>
        <w:t xml:space="preserve"> &lt;word processing&gt;</w:t>
      </w:r>
      <w:r w:rsidRPr="00EA77BC">
        <w:rPr>
          <w:rFonts w:ascii="Courier New" w:eastAsia="PMingLiU" w:hAnsi="Courier New" w:cs="Courier New"/>
          <w:sz w:val="16"/>
          <w:szCs w:val="16"/>
          <w:lang w:eastAsia="zh-TW"/>
        </w:rPr>
        <w:t>.</w:t>
      </w:r>
    </w:p>
    <w:p w14:paraId="60E6B14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9"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 to exit: </w:t>
      </w:r>
    </w:p>
    <w:p w14:paraId="60E6B14A" w14:textId="77777777" w:rsidR="00CD09AE" w:rsidRPr="00EA77BC" w:rsidRDefault="00CD09AE" w:rsidP="006739E4">
      <w:pPr>
        <w:numPr>
          <w:ilvl w:val="0"/>
          <w:numId w:val="55"/>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4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2&gt;</w:t>
      </w:r>
    </w:p>
    <w:p w14:paraId="60E6B14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EDIT Option: </w:t>
      </w:r>
    </w:p>
    <w:p w14:paraId="60E6B14F"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NOTE: This is a test account. Regardless of your response to the 'Transmit' prompt, this request will NOT be sent forward for national review.</w:t>
      </w:r>
    </w:p>
    <w:p w14:paraId="60E6B150"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5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Transmit Drug Interaction Severity Change Request? Y// YES</w:t>
      </w:r>
    </w:p>
    <w:p w14:paraId="60E6B15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w:t>
      </w:r>
    </w:p>
    <w:p w14:paraId="60E6B154" w14:textId="77777777" w:rsidR="003610B3" w:rsidRPr="00EA77BC" w:rsidRDefault="003610B3" w:rsidP="00EA77BC"/>
    <w:p w14:paraId="60E6B155" w14:textId="77777777" w:rsidR="003610B3" w:rsidRPr="00EA77BC" w:rsidRDefault="003610B3" w:rsidP="00EA77BC">
      <w:pPr>
        <w:pStyle w:val="Example"/>
        <w:rPr>
          <w:lang w:eastAsia="zh-CN"/>
        </w:rPr>
      </w:pPr>
      <w:r w:rsidRPr="00EA77BC">
        <w:rPr>
          <w:lang w:eastAsia="zh-CN"/>
        </w:rPr>
        <w:t>Example of Email Message:</w:t>
      </w:r>
    </w:p>
    <w:p w14:paraId="60E6B156"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57"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   Page 1</w:t>
      </w:r>
    </w:p>
    <w:p w14:paraId="60E6B15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w:t>
      </w:r>
    </w:p>
    <w:p w14:paraId="60E6B159"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Drug-Drug Interaction:</w:t>
      </w:r>
    </w:p>
    <w:p w14:paraId="60E6B15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 A NAME  &amp; DRUG B NAME</w:t>
      </w:r>
    </w:p>
    <w:p w14:paraId="60E6B15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Severity Change To:</w:t>
      </w:r>
    </w:p>
    <w:p w14:paraId="60E6B15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5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F"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60"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Enter message action (in IN basket): Ignore// </w:t>
      </w:r>
      <w:r w:rsidRPr="00EA77BC">
        <w:rPr>
          <w:rFonts w:ascii="Courier New" w:eastAsia="PMingLiU" w:hAnsi="Courier New" w:cs="Courier New"/>
          <w:b/>
          <w:sz w:val="16"/>
          <w:szCs w:val="16"/>
          <w:lang w:eastAsia="zh-TW"/>
        </w:rPr>
        <w:t>QD</w:t>
      </w:r>
      <w:r w:rsidRPr="00EA77BC">
        <w:rPr>
          <w:rFonts w:ascii="Courier New" w:eastAsia="PMingLiU" w:hAnsi="Courier New" w:cs="Courier New"/>
          <w:sz w:val="16"/>
          <w:szCs w:val="16"/>
          <w:lang w:eastAsia="zh-TW"/>
        </w:rPr>
        <w:t xml:space="preserve">  Query Detailed</w:t>
      </w:r>
    </w:p>
    <w:p w14:paraId="60E6B16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6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w:t>
      </w:r>
    </w:p>
    <w:p w14:paraId="60E6B16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Local Message-ID: 89442@PEPCACHE.FO-BIRM.MED.VA.GOV (2 recipients)</w:t>
      </w:r>
    </w:p>
    <w:p w14:paraId="60E6B166"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PHARMACIST,TWENTYTHREE  Last read: 05/28/08@12:52 [First read: 05/28/08@12:51]</w:t>
      </w:r>
    </w:p>
    <w:p w14:paraId="60E6B16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9" w14:textId="77777777" w:rsidR="00976505" w:rsidRPr="00EA77BC" w:rsidRDefault="00976505" w:rsidP="00EA77BC">
      <w:pPr>
        <w:shd w:val="clear" w:color="auto" w:fill="D9D9D9"/>
        <w:ind w:left="374"/>
        <w:rPr>
          <w:rFonts w:ascii="Courier New" w:eastAsia="PMingLiU" w:hAnsi="Courier New" w:cs="Courier New"/>
          <w:sz w:val="16"/>
          <w:szCs w:val="16"/>
          <w:lang w:eastAsia="zh-TW"/>
        </w:rPr>
      </w:pPr>
    </w:p>
    <w:p w14:paraId="60E6B16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Enter message action (in IN basket): Ignore//</w:t>
      </w:r>
    </w:p>
    <w:p w14:paraId="60E6B16B" w14:textId="77777777" w:rsidR="00492136" w:rsidRPr="00EA77BC" w:rsidRDefault="00492136" w:rsidP="00EA77BC"/>
    <w:p w14:paraId="60E6B16C" w14:textId="77777777" w:rsidR="00CD09AE" w:rsidRPr="00EA77BC" w:rsidRDefault="00CD09AE" w:rsidP="00EA77BC">
      <w:pPr>
        <w:pStyle w:val="Example"/>
        <w:rPr>
          <w:lang w:eastAsia="zh-CN"/>
        </w:rPr>
      </w:pPr>
      <w:r w:rsidRPr="00EA77BC">
        <w:rPr>
          <w:lang w:eastAsia="zh-CN"/>
        </w:rPr>
        <w:t>Example 3: Requesting a Duplicate Therapy Change</w:t>
      </w:r>
    </w:p>
    <w:p w14:paraId="60E6B16D"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Pharmacy Data Management Option: ORDER CHECK Management</w:t>
      </w:r>
    </w:p>
    <w:p w14:paraId="60E6B16E"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Database</w:t>
      </w:r>
    </w:p>
    <w:p w14:paraId="60E6B16F"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0"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following:</w:t>
      </w:r>
    </w:p>
    <w:p w14:paraId="60E6B171"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2"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 – New Drug Interaction</w:t>
      </w:r>
    </w:p>
    <w:p w14:paraId="60E6B173"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 – Drug Interaction Severity Change</w:t>
      </w:r>
    </w:p>
    <w:p w14:paraId="60E6B174"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 – Duplicate Therapy Change</w:t>
      </w:r>
    </w:p>
    <w:p w14:paraId="60E6B175"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 – Dosing Change</w:t>
      </w:r>
    </w:p>
    <w:p w14:paraId="60E6B176"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p>
    <w:p w14:paraId="60E6B177"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r w:rsidRPr="00EA77BC">
        <w:rPr>
          <w:rFonts w:ascii="Courier New" w:hAnsi="Courier New"/>
          <w:sz w:val="16"/>
          <w:szCs w:val="16"/>
        </w:rPr>
        <w:t>Select one of the choices above, for instance</w:t>
      </w:r>
      <w:r w:rsidRPr="00EA77BC">
        <w:rPr>
          <w:rFonts w:ascii="Courier New" w:hAnsi="Courier New" w:cs="Courier New"/>
          <w:b/>
          <w:sz w:val="16"/>
          <w:szCs w:val="16"/>
          <w:u w:val="single"/>
        </w:rPr>
        <w:t xml:space="preserve"> T</w:t>
      </w:r>
      <w:r w:rsidRPr="00EA77BC">
        <w:rPr>
          <w:rFonts w:ascii="Courier New" w:hAnsi="Courier New" w:cs="Courier New"/>
          <w:sz w:val="16"/>
          <w:szCs w:val="16"/>
        </w:rPr>
        <w:t xml:space="preserve"> Duplicate Therapy Change</w:t>
      </w:r>
    </w:p>
    <w:p w14:paraId="60E6B178"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p>
    <w:p w14:paraId="60E6B179"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7A"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7B"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7C" w14:textId="77777777" w:rsidR="00CD09AE" w:rsidRPr="00EA77BC" w:rsidRDefault="00CD09AE" w:rsidP="006739E4">
      <w:pPr>
        <w:numPr>
          <w:ilvl w:val="0"/>
          <w:numId w:val="56"/>
        </w:numPr>
        <w:shd w:val="clear" w:color="auto" w:fill="D9D9D9"/>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This is a Duplicate Therapy change request.</w:t>
      </w:r>
    </w:p>
    <w:p w14:paraId="60E6B17D"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7E"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7F"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0"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Duplicate Therapy Change Request? Y// es</w:t>
      </w:r>
    </w:p>
    <w:p w14:paraId="60E6B181" w14:textId="77777777" w:rsidR="00CD09AE" w:rsidRPr="00EA77BC" w:rsidRDefault="00F11519"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 prompt, this request will NOT be sent forward for national review</w:t>
      </w:r>
    </w:p>
    <w:p w14:paraId="60E6B182" w14:textId="77777777" w:rsidR="00E62C4E" w:rsidRPr="00EA77BC" w:rsidRDefault="00E62C4E" w:rsidP="001B3F39">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83"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w:t>
      </w:r>
    </w:p>
    <w:p w14:paraId="60E6B184"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5" w14:textId="77777777" w:rsidR="00CD09AE" w:rsidRPr="00EA77BC" w:rsidRDefault="00CD09AE" w:rsidP="00CD4C83">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6"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87"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88"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Duplicate Therapy Change Description/Problem:</w:t>
      </w:r>
    </w:p>
    <w:p w14:paraId="60E6B189"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p>
    <w:p w14:paraId="60E6B18A"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This is a Duplicate Therapy change request.</w:t>
      </w:r>
    </w:p>
    <w:p w14:paraId="60E6B18B"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p>
    <w:p w14:paraId="60E6B18C"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8D"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p>
    <w:p w14:paraId="60E6B18E" w14:textId="77777777" w:rsidR="00CD09AE" w:rsidRPr="00EA77BC" w:rsidRDefault="00CD09AE" w:rsidP="00EB24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F" w14:textId="77777777" w:rsidR="00CD09AE" w:rsidRPr="00EA77BC" w:rsidRDefault="00CD09AE" w:rsidP="005C4F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90"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89442@PEPCACHE.FO-BIRM.MED.VA.GOV (2 recipients)</w:t>
      </w:r>
    </w:p>
    <w:p w14:paraId="60E6B191"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p>
    <w:p w14:paraId="60E6B192"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05/28/08@12:52 [First read: 05/28/08@12:51]</w:t>
      </w:r>
    </w:p>
    <w:p w14:paraId="60E6B193"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p>
    <w:p w14:paraId="60E6B194"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p w14:paraId="60E6B195" w14:textId="77777777" w:rsidR="004629D3" w:rsidRPr="00EA77BC" w:rsidRDefault="004629D3" w:rsidP="00EA77BC"/>
    <w:p w14:paraId="60E6B196" w14:textId="77777777" w:rsidR="004629D3" w:rsidRPr="00EA77BC" w:rsidRDefault="004629D3" w:rsidP="00EA77BC">
      <w:pPr>
        <w:pStyle w:val="Example"/>
        <w:rPr>
          <w:lang w:eastAsia="zh-CN"/>
        </w:rPr>
      </w:pPr>
      <w:r w:rsidRPr="00EA77BC">
        <w:rPr>
          <w:lang w:eastAsia="zh-CN"/>
        </w:rPr>
        <w:t xml:space="preserve">Example </w:t>
      </w:r>
      <w:r w:rsidR="002B3F3D" w:rsidRPr="00EA77BC">
        <w:rPr>
          <w:lang w:eastAsia="zh-CN"/>
        </w:rPr>
        <w:t>4</w:t>
      </w:r>
      <w:r w:rsidRPr="00EA77BC">
        <w:rPr>
          <w:lang w:eastAsia="zh-CN"/>
        </w:rPr>
        <w:t xml:space="preserve">: Requesting a </w:t>
      </w:r>
      <w:r w:rsidR="002B3F3D" w:rsidRPr="00EA77BC">
        <w:rPr>
          <w:lang w:eastAsia="zh-CN"/>
        </w:rPr>
        <w:t>Dosing</w:t>
      </w:r>
      <w:r w:rsidRPr="00EA77BC">
        <w:rPr>
          <w:lang w:eastAsia="zh-CN"/>
        </w:rPr>
        <w:t xml:space="preserve"> Change</w:t>
      </w:r>
    </w:p>
    <w:p w14:paraId="60E6B19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w:t>
      </w:r>
    </w:p>
    <w:p w14:paraId="60E6B19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tabase</w:t>
      </w:r>
    </w:p>
    <w:p w14:paraId="60E6B19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Select one of the following:</w:t>
      </w:r>
    </w:p>
    <w:p w14:paraId="60E6B19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N         New Drug Interaction</w:t>
      </w:r>
    </w:p>
    <w:p w14:paraId="60E6B19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         Drug Interaction Severity Change</w:t>
      </w:r>
    </w:p>
    <w:p w14:paraId="60E6B19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         Duplicate Therapy Change</w:t>
      </w:r>
    </w:p>
    <w:p w14:paraId="60E6B19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D         Dosing Change</w:t>
      </w:r>
    </w:p>
    <w:p w14:paraId="60E6B1A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above: Dosing Change</w:t>
      </w:r>
    </w:p>
    <w:p w14:paraId="60E6B1A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A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A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1&gt;No dosing information available for a 81 yo on Drug A.</w:t>
      </w:r>
    </w:p>
    <w:p w14:paraId="60E6B1A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A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A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w:t>
      </w:r>
    </w:p>
    <w:p w14:paraId="60E6B1A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prompt, this request will NOT be sent forward for national review.</w:t>
      </w:r>
    </w:p>
    <w:p w14:paraId="60E6B1A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Dosing Change Request? Y// ES</w:t>
      </w:r>
    </w:p>
    <w:p w14:paraId="60E6B1A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Mail message transmitted for review.</w:t>
      </w:r>
    </w:p>
    <w:p w14:paraId="60E6B1B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Press Return to continue:</w:t>
      </w:r>
    </w:p>
    <w:p w14:paraId="60E6B1B3" w14:textId="77777777" w:rsidR="004629D3" w:rsidRPr="00EA77BC" w:rsidRDefault="004629D3" w:rsidP="00EA77BC">
      <w:pPr>
        <w:shd w:val="clear" w:color="auto" w:fill="D9D9D9"/>
        <w:ind w:left="374"/>
        <w:rPr>
          <w:rFonts w:ascii="Courier New" w:eastAsia="MS Mincho" w:hAnsi="Courier New" w:cs="Courier New"/>
          <w:b/>
          <w:bCs/>
          <w:sz w:val="16"/>
          <w:szCs w:val="16"/>
          <w:lang w:eastAsia="ja-JP"/>
        </w:rPr>
      </w:pPr>
    </w:p>
    <w:p w14:paraId="60E6B1B4" w14:textId="77777777" w:rsidR="002B3F3D" w:rsidRPr="00EA77BC" w:rsidRDefault="002B3F3D" w:rsidP="00EA77BC"/>
    <w:p w14:paraId="60E6B1B5" w14:textId="77777777" w:rsidR="002B3F3D" w:rsidRPr="00EA77BC" w:rsidRDefault="002B3F3D" w:rsidP="00EA77BC">
      <w:pPr>
        <w:pStyle w:val="Example"/>
        <w:rPr>
          <w:lang w:eastAsia="zh-CN"/>
        </w:rPr>
      </w:pPr>
      <w:r w:rsidRPr="00EA77BC">
        <w:rPr>
          <w:lang w:eastAsia="zh-CN"/>
        </w:rPr>
        <w:t>Example of Email Message:</w:t>
      </w:r>
    </w:p>
    <w:p w14:paraId="60E6B1B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B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B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B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Dosing Change Description/Problem:</w:t>
      </w:r>
    </w:p>
    <w:p w14:paraId="60E6B1B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w:t>
      </w:r>
    </w:p>
    <w:p w14:paraId="60E6B1B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 dosing information available for a 81 yo on Drug A.</w:t>
      </w:r>
    </w:p>
    <w:p w14:paraId="60E6B1B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B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C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C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57209@EVL.DEV.FO-HINES.MED.VA.GOV (1 recipient)</w:t>
      </w:r>
    </w:p>
    <w:p w14:paraId="60E6B1C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08/12/10@10:57 [First read: 08/12/10@10:55]</w:t>
      </w:r>
    </w:p>
    <w:p w14:paraId="60E6B1C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bookmarkEnd w:id="1193"/>
    <w:bookmarkEnd w:id="1194"/>
    <w:bookmarkEnd w:id="1195"/>
    <w:p w14:paraId="60E6B1C7" w14:textId="77777777" w:rsidR="00595E65" w:rsidRPr="00EA77BC" w:rsidRDefault="00595E65" w:rsidP="00EA77BC"/>
    <w:p w14:paraId="60E6B1C8" w14:textId="77777777" w:rsidR="00595E65" w:rsidRPr="00EA77BC" w:rsidRDefault="00595E65" w:rsidP="00BE0DEF">
      <w:pPr>
        <w:pStyle w:val="Heading2"/>
        <w:numPr>
          <w:ilvl w:val="0"/>
          <w:numId w:val="13"/>
        </w:numPr>
      </w:pPr>
      <w:bookmarkStart w:id="1196" w:name="_Toc14667146"/>
      <w:bookmarkStart w:id="1197" w:name="_Toc219451837"/>
      <w:bookmarkStart w:id="1198" w:name="_Toc376874066"/>
      <w:bookmarkStart w:id="1199" w:name="_Toc523224115"/>
      <w:bookmarkStart w:id="1200" w:name="_Toc14665860"/>
      <w:bookmarkStart w:id="1201" w:name="_Toc14666684"/>
      <w:r w:rsidRPr="00EA77BC">
        <w:t>Report of Locally Entered Interactions</w:t>
      </w:r>
      <w:bookmarkEnd w:id="1196"/>
      <w:bookmarkEnd w:id="1197"/>
      <w:bookmarkEnd w:id="1198"/>
      <w:bookmarkEnd w:id="1199"/>
    </w:p>
    <w:p w14:paraId="60E6B1C9" w14:textId="77777777" w:rsidR="00595E65" w:rsidRPr="00EA77BC" w:rsidRDefault="00595E65" w:rsidP="00EA77BC">
      <w:pPr>
        <w:pStyle w:val="Heading4"/>
        <w:spacing w:after="0"/>
        <w:ind w:firstLine="720"/>
        <w:rPr>
          <w:sz w:val="28"/>
        </w:rPr>
      </w:pPr>
      <w:r w:rsidRPr="00EA77BC">
        <w:t>[PSS REPORT LOCAL INTERACTIONS]</w:t>
      </w:r>
      <w:bookmarkEnd w:id="1200"/>
      <w:bookmarkEnd w:id="1201"/>
    </w:p>
    <w:p w14:paraId="60E6B1CA" w14:textId="77777777" w:rsidR="00595E65" w:rsidRPr="00EA77BC" w:rsidRDefault="00595E65" w:rsidP="00EA77BC"/>
    <w:p w14:paraId="60E6B1CB" w14:textId="77777777" w:rsidR="00595E65" w:rsidRPr="00EA77BC" w:rsidRDefault="00595E65" w:rsidP="00EA77BC">
      <w:r w:rsidRPr="00EA77BC">
        <w:t xml:space="preserve">The </w:t>
      </w:r>
      <w:r w:rsidRPr="00EA77BC">
        <w:rPr>
          <w:i/>
          <w:iCs/>
        </w:rPr>
        <w:t>Report of Locally Entered Interactions</w:t>
      </w:r>
      <w:r w:rsidR="00F577B0" w:rsidRPr="00EA77BC">
        <w:rPr>
          <w:iCs/>
        </w:rPr>
        <w:fldChar w:fldCharType="begin"/>
      </w:r>
      <w:r w:rsidR="00F577B0" w:rsidRPr="00EA77BC">
        <w:instrText xml:space="preserve"> XE "</w:instrText>
      </w:r>
      <w:r w:rsidR="00F577B0" w:rsidRPr="00EA77BC">
        <w:rPr>
          <w:iCs/>
        </w:rPr>
        <w:instrText>Report of Locally Entered Interactions</w:instrText>
      </w:r>
      <w:r w:rsidR="00F577B0" w:rsidRPr="00EA77BC">
        <w:instrText xml:space="preserve">" </w:instrText>
      </w:r>
      <w:r w:rsidR="00F577B0" w:rsidRPr="00EA77BC">
        <w:rPr>
          <w:iCs/>
        </w:rPr>
        <w:fldChar w:fldCharType="end"/>
      </w:r>
      <w:r w:rsidRPr="00EA77BC">
        <w:t xml:space="preserve"> </w:t>
      </w:r>
      <w:r w:rsidR="00630D8A" w:rsidRPr="00EA77BC">
        <w:t xml:space="preserve">[PSS REPORT LOCAL INTERACTIONS] </w:t>
      </w:r>
      <w:r w:rsidRPr="00EA77BC">
        <w:t>option allows sites to print a report of locally entered drug interactions and their severity.</w:t>
      </w:r>
      <w:r w:rsidR="002B3F3D" w:rsidRPr="00EA77BC">
        <w:t xml:space="preserve"> This information can be used to determine whether or not a change request needs to be made to the enhanced order check database.</w:t>
      </w:r>
    </w:p>
    <w:p w14:paraId="60E6B1CC" w14:textId="77777777" w:rsidR="00595E65" w:rsidRPr="00EA77BC" w:rsidRDefault="00595E65" w:rsidP="00EA77BC"/>
    <w:p w14:paraId="60E6B1CD" w14:textId="77777777" w:rsidR="00595E65" w:rsidRPr="00EA77BC" w:rsidRDefault="00E4177D" w:rsidP="00EA77BC">
      <w:pPr>
        <w:pStyle w:val="Example"/>
      </w:pPr>
      <w:r w:rsidRPr="00EA77BC">
        <w:t>Example: Requesting to Print a Report of Locally Entered Drug Interaction and Their Severity</w:t>
      </w:r>
    </w:p>
    <w:p w14:paraId="60E6B1CE" w14:textId="77777777" w:rsidR="00CD09AE" w:rsidRPr="00EA77BC" w:rsidRDefault="00CD09AE" w:rsidP="00EA77BC">
      <w:pPr>
        <w:shd w:val="clear" w:color="auto" w:fill="D9D9D9"/>
        <w:ind w:left="374"/>
        <w:rPr>
          <w:rFonts w:ascii="Courier New" w:hAnsi="Courier New" w:cs="Courier New"/>
          <w:sz w:val="16"/>
          <w:szCs w:val="16"/>
        </w:rPr>
      </w:pPr>
      <w:bookmarkStart w:id="1202" w:name="_Toc14665861"/>
      <w:bookmarkStart w:id="1203" w:name="_Toc14666685"/>
      <w:bookmarkStart w:id="1204" w:name="_Toc14667147"/>
      <w:r w:rsidRPr="00EA77BC">
        <w:rPr>
          <w:rFonts w:ascii="Courier New" w:hAnsi="Courier New" w:cs="Courier New"/>
          <w:sz w:val="16"/>
          <w:szCs w:val="16"/>
        </w:rPr>
        <w:t xml:space="preserve">Select Pharmacy Data Management Option: </w:t>
      </w:r>
      <w:r w:rsidRPr="00EA77BC">
        <w:rPr>
          <w:rFonts w:ascii="Courier New" w:hAnsi="Courier New" w:cs="Courier New"/>
          <w:b/>
          <w:sz w:val="16"/>
          <w:szCs w:val="16"/>
        </w:rPr>
        <w:t>ORDER CHECK</w:t>
      </w:r>
      <w:r w:rsidRPr="00EA77BC">
        <w:rPr>
          <w:rFonts w:ascii="Courier New" w:hAnsi="Courier New" w:cs="Courier New"/>
          <w:sz w:val="16"/>
          <w:szCs w:val="16"/>
        </w:rPr>
        <w:t xml:space="preserve"> Management</w:t>
      </w:r>
    </w:p>
    <w:p w14:paraId="60E6B1C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Order Check Management Option: </w:t>
      </w:r>
      <w:r w:rsidRPr="00EA77BC">
        <w:rPr>
          <w:rFonts w:ascii="Courier New" w:hAnsi="Courier New" w:cs="Courier New"/>
          <w:b/>
          <w:sz w:val="16"/>
          <w:szCs w:val="16"/>
        </w:rPr>
        <w:t>REP</w:t>
      </w:r>
      <w:r w:rsidRPr="00EA77BC">
        <w:rPr>
          <w:rFonts w:ascii="Courier New" w:hAnsi="Courier New" w:cs="Courier New"/>
          <w:sz w:val="16"/>
          <w:szCs w:val="16"/>
        </w:rPr>
        <w:t>ort of Locally Entered Interactions</w:t>
      </w:r>
    </w:p>
    <w:p w14:paraId="60E6B1D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This report gives you a printed copy of locally added drug interactions and their severity. You may queue the report to print, if you wish.</w:t>
      </w:r>
    </w:p>
    <w:p w14:paraId="60E6B1D1" w14:textId="77777777" w:rsidR="00CD09AE" w:rsidRPr="00EA77BC" w:rsidRDefault="00CD09AE" w:rsidP="00EA77BC">
      <w:pPr>
        <w:shd w:val="clear" w:color="auto" w:fill="D9D9D9"/>
        <w:ind w:left="374"/>
        <w:rPr>
          <w:rFonts w:ascii="Courier New" w:hAnsi="Courier New" w:cs="Courier New"/>
          <w:sz w:val="16"/>
          <w:szCs w:val="16"/>
        </w:rPr>
      </w:pPr>
    </w:p>
    <w:p w14:paraId="60E6B1D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DEVICE:      VIRTUAL      Right Margin:   80//</w:t>
      </w:r>
    </w:p>
    <w:p w14:paraId="60E6B1D3" w14:textId="77777777" w:rsidR="00CD09AE" w:rsidRPr="00EA77BC" w:rsidRDefault="00CD09AE" w:rsidP="00EA77BC">
      <w:pPr>
        <w:shd w:val="clear" w:color="auto" w:fill="D9D9D9"/>
        <w:ind w:left="374"/>
        <w:rPr>
          <w:rFonts w:ascii="Courier New" w:hAnsi="Courier New" w:cs="Courier New"/>
          <w:sz w:val="16"/>
          <w:szCs w:val="16"/>
        </w:rPr>
      </w:pPr>
    </w:p>
    <w:p w14:paraId="60E6B1D4"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LOCALLY ADDED DRUG INTERACTION LIST            FEB 22,2010  15:26    PAGE 1</w:t>
      </w:r>
    </w:p>
    <w:p w14:paraId="60E6B1D5"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NAME                                               SEVERITY</w:t>
      </w:r>
    </w:p>
    <w:p w14:paraId="60E6B1D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B1D7" w14:textId="77777777" w:rsidR="00CD09AE" w:rsidRPr="00EA77BC" w:rsidRDefault="00CD09AE" w:rsidP="00EA77BC">
      <w:pPr>
        <w:shd w:val="clear" w:color="auto" w:fill="D9D9D9"/>
        <w:ind w:left="374"/>
        <w:rPr>
          <w:rFonts w:ascii="Courier New" w:hAnsi="Courier New" w:cs="Courier New"/>
          <w:sz w:val="16"/>
          <w:szCs w:val="16"/>
        </w:rPr>
      </w:pPr>
    </w:p>
    <w:p w14:paraId="60E6B1D8"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DIGITALIS/DIPHENHYDRAMINE                          SIGNIFICANT</w:t>
      </w:r>
    </w:p>
    <w:p w14:paraId="60E6B1D9"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ALPRAZOLAM/COLCHICINE                              CRITICAL</w:t>
      </w:r>
    </w:p>
    <w:p w14:paraId="60E6B1DA"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AMOXICILLIN/CISAPRIDE                              CRITICAL</w:t>
      </w:r>
    </w:p>
    <w:p w14:paraId="60E6B1DB"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AMINOPHYLLINE/AZITHROMYCIN                         CRITICAL</w:t>
      </w:r>
    </w:p>
    <w:p w14:paraId="60E6B1DC"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AZITHROMYCIN/THEOPHYLLINE                          CRITICAL</w:t>
      </w:r>
    </w:p>
    <w:p w14:paraId="60E6B1DD"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AZITHROMYCIN/OXTRIPHYLLINE                         CRITICAL</w:t>
      </w:r>
    </w:p>
    <w:p w14:paraId="60E6B1DE"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AMPICILLIN/ASCORBIC ACID                           CRITICAL</w:t>
      </w:r>
    </w:p>
    <w:p w14:paraId="60E6B1D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ACID/ATENOLOL                             SIGNIFICANT</w:t>
      </w:r>
    </w:p>
    <w:p w14:paraId="60E6B1E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ACACIA/ACETIC ACID                                 SIGNIFICANT</w:t>
      </w:r>
    </w:p>
    <w:p w14:paraId="60E6B1E1"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AMIKACIN/ASPIRIN                                   SIGNIFICANT</w:t>
      </w:r>
    </w:p>
    <w:p w14:paraId="60E6B1E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ACID/ASPIRIN                              CRITICAL</w:t>
      </w:r>
    </w:p>
    <w:p w14:paraId="60E6B1E3"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CHLORPHENIRAMINE/HYDROXYZINE                       CRITICAL</w:t>
      </w:r>
    </w:p>
    <w:p w14:paraId="60E6B1E4" w14:textId="77777777" w:rsidR="00CD09AE" w:rsidRPr="00EA77BC" w:rsidRDefault="00CD09AE" w:rsidP="00EA77BC">
      <w:pPr>
        <w:shd w:val="clear" w:color="auto" w:fill="D9D9D9"/>
        <w:ind w:left="374"/>
        <w:rPr>
          <w:rFonts w:ascii="Courier New" w:hAnsi="Courier New" w:cs="Courier New"/>
          <w:sz w:val="16"/>
          <w:szCs w:val="16"/>
        </w:rPr>
      </w:pPr>
    </w:p>
    <w:p w14:paraId="60E6B1E5" w14:textId="77777777" w:rsidR="00CD09AE" w:rsidRPr="00EA77BC" w:rsidRDefault="00CD09AE" w:rsidP="00EA77BC">
      <w:pPr>
        <w:shd w:val="clear" w:color="auto" w:fill="D9D9D9"/>
        <w:ind w:left="374"/>
        <w:rPr>
          <w:rFonts w:ascii="Courier New" w:hAnsi="Courier New" w:cs="Courier New"/>
          <w:sz w:val="16"/>
          <w:szCs w:val="16"/>
        </w:rPr>
      </w:pPr>
    </w:p>
    <w:p w14:paraId="60E6B1E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Select Order Check Management Option:</w:t>
      </w:r>
    </w:p>
    <w:bookmarkEnd w:id="1202"/>
    <w:bookmarkEnd w:id="1203"/>
    <w:bookmarkEnd w:id="1204"/>
    <w:p w14:paraId="60E6B1E7" w14:textId="77777777" w:rsidR="00041356" w:rsidRPr="00EA77BC" w:rsidRDefault="00041356" w:rsidP="00EA77BC"/>
    <w:p w14:paraId="60E6B1E8" w14:textId="77777777" w:rsidR="00595E65" w:rsidRPr="00EA77BC" w:rsidRDefault="00595E65" w:rsidP="00BE0DEF">
      <w:pPr>
        <w:pStyle w:val="Heading1"/>
        <w:numPr>
          <w:ilvl w:val="0"/>
          <w:numId w:val="45"/>
        </w:numPr>
      </w:pPr>
      <w:bookmarkStart w:id="1205" w:name="_Toc14665862"/>
      <w:bookmarkStart w:id="1206" w:name="_Toc14666686"/>
      <w:bookmarkStart w:id="1207" w:name="_Toc14667148"/>
      <w:bookmarkStart w:id="1208" w:name="_Toc219451838"/>
      <w:bookmarkStart w:id="1209" w:name="_Toc376874067"/>
      <w:bookmarkStart w:id="1210" w:name="_Toc523224116"/>
      <w:r w:rsidRPr="00EA77BC">
        <w:t>Electrolyte File (IV)</w:t>
      </w:r>
      <w:bookmarkEnd w:id="1205"/>
      <w:bookmarkEnd w:id="1206"/>
      <w:bookmarkEnd w:id="1207"/>
      <w:bookmarkEnd w:id="1208"/>
      <w:bookmarkEnd w:id="1209"/>
      <w:bookmarkEnd w:id="1210"/>
      <w:r w:rsidRPr="00EA77BC">
        <w:t xml:space="preserve"> </w:t>
      </w:r>
    </w:p>
    <w:p w14:paraId="60E6B1E9" w14:textId="77777777" w:rsidR="00595E65" w:rsidRPr="00EA77BC" w:rsidRDefault="00595E65" w:rsidP="00732461">
      <w:pPr>
        <w:pStyle w:val="Heading4"/>
        <w:spacing w:after="0"/>
        <w:ind w:firstLine="720"/>
        <w:rPr>
          <w:sz w:val="28"/>
        </w:rPr>
      </w:pPr>
      <w:bookmarkStart w:id="1211" w:name="_Toc14665863"/>
      <w:bookmarkStart w:id="1212" w:name="_Toc14666687"/>
      <w:r w:rsidRPr="00EA77BC">
        <w:t>[PSSJI ELECTROLYTE FILE]</w:t>
      </w:r>
      <w:bookmarkEnd w:id="1211"/>
      <w:bookmarkEnd w:id="1212"/>
    </w:p>
    <w:p w14:paraId="60E6B1EA" w14:textId="77777777" w:rsidR="00595E65" w:rsidRPr="00EA77BC" w:rsidRDefault="00595E65" w:rsidP="00732461"/>
    <w:p w14:paraId="60E6B1EB" w14:textId="77777777" w:rsidR="00595E65" w:rsidRPr="00EA77BC" w:rsidRDefault="00595E65" w:rsidP="00732461">
      <w:bookmarkStart w:id="1213" w:name="_Toc14665864"/>
      <w:bookmarkStart w:id="1214" w:name="_Toc14666688"/>
      <w:bookmarkStart w:id="1215" w:name="_Toc14667149"/>
      <w:r w:rsidRPr="00EA77BC">
        <w:t xml:space="preserve">The </w:t>
      </w:r>
      <w:r w:rsidRPr="00EA77BC">
        <w:rPr>
          <w:i/>
          <w:iCs/>
        </w:rPr>
        <w:t>Electrolyte File (IV)</w:t>
      </w:r>
      <w:r w:rsidRPr="00EA77BC">
        <w:t xml:space="preserve"> </w:t>
      </w:r>
      <w:r w:rsidR="00630D8A" w:rsidRPr="00EA77BC">
        <w:t xml:space="preserve">[PSSJI ELECTROLYTE FILE] </w:t>
      </w:r>
      <w:r w:rsidRPr="00EA77BC">
        <w:t>option allows the contents of the DRUG ELECTROLYTES file (#50.4) to be altered. This file contains the names of anions/cations and their concentration units.</w:t>
      </w:r>
      <w:r w:rsidRPr="00EA77BC">
        <w:rPr>
          <w:szCs w:val="22"/>
        </w:rPr>
        <w:t xml:space="preserve"> </w:t>
      </w:r>
      <w:r w:rsidRPr="00EA77BC">
        <w:t xml:space="preserve">The file provides the ability for sites to enter intravenous (IV) orders for electrolytes as individual ingredients so that the IV label will print the total of individual electrolytes rather than the additive names. The ELECTROLYTES </w:t>
      </w:r>
      <w:r w:rsidR="00630D8A" w:rsidRPr="00EA77BC">
        <w:t>multiple (#8)</w:t>
      </w:r>
      <w:r w:rsidRPr="00EA77BC">
        <w:t xml:space="preserve"> in the IV ADDITIVES file (#52.6) and </w:t>
      </w:r>
      <w:r w:rsidR="00630D8A" w:rsidRPr="00EA77BC">
        <w:t xml:space="preserve">the ELECTROLYTES multiple (#4) of the </w:t>
      </w:r>
      <w:r w:rsidRPr="00EA77BC">
        <w:t>IV SOLUTIONS file (#52.7) point to this Electrolyte file.</w:t>
      </w:r>
      <w:bookmarkEnd w:id="1213"/>
      <w:bookmarkEnd w:id="1214"/>
      <w:bookmarkEnd w:id="1215"/>
    </w:p>
    <w:p w14:paraId="60E6B1EC" w14:textId="77777777" w:rsidR="00EA4CF2" w:rsidRPr="00EA77BC" w:rsidRDefault="00EA4CF2" w:rsidP="000C5921">
      <w:bookmarkStart w:id="1216" w:name="Page_72"/>
      <w:bookmarkEnd w:id="1216"/>
    </w:p>
    <w:p w14:paraId="60E6B1ED" w14:textId="77777777" w:rsidR="00595E65" w:rsidRPr="00EA77BC" w:rsidRDefault="00595E65" w:rsidP="000C5921">
      <w:pPr>
        <w:pStyle w:val="ExampleHeading"/>
      </w:pPr>
      <w:r w:rsidRPr="00EA77BC">
        <w:t xml:space="preserve">Example 1: Electrolyte </w:t>
      </w:r>
      <w:r w:rsidR="00630D8A" w:rsidRPr="00EA77BC">
        <w:t xml:space="preserve">file (#50.4) </w:t>
      </w:r>
      <w:r w:rsidRPr="00EA77BC">
        <w:t>(Adding)</w:t>
      </w:r>
    </w:p>
    <w:p w14:paraId="60E6B1EE"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EF" w14:textId="77777777" w:rsidR="00595E65" w:rsidRPr="00EA77BC" w:rsidRDefault="00595E65" w:rsidP="000C5921">
      <w:pPr>
        <w:shd w:val="clear" w:color="auto" w:fill="D9D9D9"/>
        <w:ind w:left="374"/>
        <w:rPr>
          <w:rFonts w:ascii="Courier New" w:hAnsi="Courier New"/>
          <w:sz w:val="16"/>
        </w:rPr>
      </w:pPr>
    </w:p>
    <w:p w14:paraId="60E6B1F0"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DRUG ELECTROYTES NAME: </w:t>
      </w:r>
      <w:r w:rsidRPr="00EA77BC">
        <w:rPr>
          <w:rFonts w:ascii="Courier New" w:hAnsi="Courier New"/>
          <w:b/>
          <w:sz w:val="16"/>
        </w:rPr>
        <w:t>CHLORIDE</w:t>
      </w:r>
      <w:r w:rsidRPr="00EA77BC">
        <w:rPr>
          <w:rFonts w:ascii="Courier New" w:hAnsi="Courier New"/>
          <w:sz w:val="16"/>
        </w:rPr>
        <w:t xml:space="preserve">     MEQ/ML</w:t>
      </w:r>
    </w:p>
    <w:p w14:paraId="60E6B1F1"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   ARE YOU ADDING ‘CHLORIDE’ AS A NEW DRUG ELECTROLYTES (THE 9</w:t>
      </w:r>
      <w:r w:rsidRPr="00EA77BC">
        <w:rPr>
          <w:rFonts w:ascii="Courier New" w:hAnsi="Courier New"/>
          <w:sz w:val="16"/>
          <w:vertAlign w:val="superscript"/>
        </w:rPr>
        <w:t>TH</w:t>
      </w:r>
      <w:r w:rsidRPr="00EA77BC">
        <w:rPr>
          <w:rFonts w:ascii="Courier New" w:hAnsi="Courier New"/>
          <w:sz w:val="16"/>
        </w:rPr>
        <w:t xml:space="preserve">)? </w:t>
      </w:r>
      <w:r w:rsidRPr="00EA77BC">
        <w:rPr>
          <w:rFonts w:ascii="Courier New" w:hAnsi="Courier New"/>
          <w:b/>
          <w:sz w:val="16"/>
        </w:rPr>
        <w:t>Y</w:t>
      </w:r>
      <w:r w:rsidRPr="00EA77BC">
        <w:rPr>
          <w:rFonts w:ascii="Courier New" w:hAnsi="Courier New"/>
          <w:sz w:val="16"/>
        </w:rPr>
        <w:t xml:space="preserve"> (YES)</w:t>
      </w:r>
    </w:p>
    <w:p w14:paraId="60E6B1F2" w14:textId="77777777" w:rsidR="00595E65" w:rsidRPr="00EA77BC" w:rsidRDefault="00595E65" w:rsidP="001B3F39">
      <w:pPr>
        <w:shd w:val="clear" w:color="auto" w:fill="D9D9D9"/>
        <w:ind w:left="374"/>
        <w:rPr>
          <w:rFonts w:ascii="Courier New" w:hAnsi="Courier New"/>
          <w:sz w:val="16"/>
        </w:rPr>
      </w:pPr>
    </w:p>
    <w:p w14:paraId="60E6B1F3"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DRUG ELECTROLYTES CONCENTRATION UNITS: </w:t>
      </w:r>
      <w:r w:rsidRPr="00EA77BC">
        <w:rPr>
          <w:rFonts w:ascii="Courier New" w:hAnsi="Courier New"/>
          <w:b/>
          <w:sz w:val="16"/>
        </w:rPr>
        <w:t>MEQ/ML</w:t>
      </w:r>
    </w:p>
    <w:p w14:paraId="60E6B1F4"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16"/>
        </w:rPr>
        <w:t xml:space="preserve"> </w:t>
      </w:r>
      <w:r w:rsidRPr="00EA77BC">
        <w:rPr>
          <w:rFonts w:ascii="Courier New" w:hAnsi="Courier New" w:cs="Courier New"/>
          <w:b/>
          <w:bCs/>
          <w:sz w:val="16"/>
        </w:rPr>
        <w:t>&lt;Enter&gt;</w:t>
      </w:r>
    </w:p>
    <w:p w14:paraId="60E6B1F5"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CONCENTRATION UNITS: </w:t>
      </w:r>
      <w:r w:rsidRPr="00EA77BC">
        <w:rPr>
          <w:rFonts w:ascii="Courier New" w:hAnsi="Courier New" w:cs="Courier New"/>
          <w:b/>
          <w:bCs/>
          <w:sz w:val="16"/>
        </w:rPr>
        <w:t>&lt;Enter&gt;</w:t>
      </w:r>
    </w:p>
    <w:p w14:paraId="60E6B1F6" w14:textId="77777777" w:rsidR="00595E65" w:rsidRPr="00EA77BC" w:rsidRDefault="00595E65" w:rsidP="001B3F39">
      <w:pPr>
        <w:shd w:val="clear" w:color="auto" w:fill="D9D9D9"/>
        <w:ind w:left="374"/>
        <w:rPr>
          <w:rFonts w:ascii="Courier New" w:hAnsi="Courier New"/>
          <w:sz w:val="20"/>
        </w:rPr>
      </w:pPr>
      <w:r w:rsidRPr="00EA77BC">
        <w:rPr>
          <w:rFonts w:ascii="Courier New" w:hAnsi="Courier New"/>
          <w:sz w:val="16"/>
        </w:rPr>
        <w:t xml:space="preserve">Select DRUG ELECTROLYTES NAME: </w:t>
      </w:r>
      <w:r w:rsidRPr="00EA77BC">
        <w:rPr>
          <w:rFonts w:ascii="Courier New" w:hAnsi="Courier New" w:cs="Courier New"/>
          <w:b/>
          <w:bCs/>
          <w:sz w:val="16"/>
        </w:rPr>
        <w:t>&lt;Enter&gt;</w:t>
      </w:r>
    </w:p>
    <w:p w14:paraId="60E6B1F7" w14:textId="77777777" w:rsidR="00595E65" w:rsidRPr="00EA77BC" w:rsidRDefault="00595E65" w:rsidP="001B3F39"/>
    <w:p w14:paraId="60E6B1F8" w14:textId="77777777" w:rsidR="00595E65" w:rsidRPr="00EA77BC" w:rsidRDefault="00595E65" w:rsidP="001B3F39">
      <w:pPr>
        <w:pStyle w:val="ExampleHeading"/>
      </w:pPr>
      <w:r w:rsidRPr="00EA77BC">
        <w:t xml:space="preserve">Example 2: Electrolyte </w:t>
      </w:r>
      <w:r w:rsidR="00630D8A" w:rsidRPr="00EA77BC">
        <w:t xml:space="preserve">file (#50.4) </w:t>
      </w:r>
      <w:r w:rsidRPr="00EA77BC">
        <w:t>(Deleting)</w:t>
      </w:r>
    </w:p>
    <w:p w14:paraId="60E6B1F9"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FA" w14:textId="77777777" w:rsidR="00595E65" w:rsidRPr="00EA77BC" w:rsidRDefault="00595E65" w:rsidP="001B3F39">
      <w:pPr>
        <w:shd w:val="clear" w:color="auto" w:fill="D9D9D9"/>
        <w:ind w:left="374"/>
        <w:rPr>
          <w:rFonts w:ascii="Courier New" w:hAnsi="Courier New"/>
          <w:sz w:val="16"/>
        </w:rPr>
      </w:pPr>
    </w:p>
    <w:p w14:paraId="60E6B1FB"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DRUG ELECTROLYTES NAME: </w:t>
      </w:r>
      <w:r w:rsidRPr="00EA77BC">
        <w:rPr>
          <w:rFonts w:ascii="Courier New" w:hAnsi="Courier New"/>
          <w:b/>
          <w:sz w:val="16"/>
        </w:rPr>
        <w:t>CHLORIDE</w:t>
      </w:r>
    </w:p>
    <w:p w14:paraId="60E6B1F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20"/>
        </w:rPr>
        <w:t xml:space="preserve"> </w:t>
      </w:r>
      <w:r w:rsidRPr="00EA77BC">
        <w:rPr>
          <w:rFonts w:ascii="Courier New" w:hAnsi="Courier New" w:cs="Courier New"/>
          <w:b/>
          <w:bCs/>
          <w:sz w:val="20"/>
        </w:rPr>
        <w:t>@</w:t>
      </w:r>
    </w:p>
    <w:p w14:paraId="60E6B1FD" w14:textId="77777777" w:rsidR="00595E65" w:rsidRPr="00EA77BC" w:rsidRDefault="00595E65" w:rsidP="001B3F39">
      <w:pPr>
        <w:shd w:val="clear" w:color="auto" w:fill="D9D9D9"/>
        <w:ind w:left="374"/>
      </w:pPr>
      <w:r w:rsidRPr="00EA77BC">
        <w:rPr>
          <w:rFonts w:ascii="Courier New" w:hAnsi="Courier New"/>
          <w:sz w:val="16"/>
        </w:rPr>
        <w:t xml:space="preserve">   SURE YOU WANT TO DELETE THE ENTIRE ‘CHLORIDE’ DRUG ELECTROLYTES? </w:t>
      </w:r>
      <w:r w:rsidRPr="00EA77BC">
        <w:rPr>
          <w:rFonts w:ascii="Courier New" w:hAnsi="Courier New"/>
          <w:b/>
          <w:sz w:val="16"/>
        </w:rPr>
        <w:t>Y</w:t>
      </w:r>
      <w:r w:rsidRPr="00EA77BC">
        <w:rPr>
          <w:rFonts w:ascii="Courier New" w:hAnsi="Courier New"/>
          <w:sz w:val="16"/>
        </w:rPr>
        <w:t xml:space="preserve"> (YES)</w:t>
      </w:r>
    </w:p>
    <w:p w14:paraId="60E6B1FE" w14:textId="77777777" w:rsidR="00105C5C" w:rsidRPr="00EA77BC" w:rsidRDefault="00105C5C" w:rsidP="001B3F39">
      <w:bookmarkStart w:id="1217" w:name="_Toc14665866"/>
      <w:bookmarkStart w:id="1218" w:name="_Toc14666690"/>
      <w:bookmarkStart w:id="1219" w:name="_Toc14667151"/>
      <w:bookmarkStart w:id="1220" w:name="_Toc219451839"/>
    </w:p>
    <w:p w14:paraId="60E6B1FF" w14:textId="77777777" w:rsidR="00595E65" w:rsidRPr="00EA77BC" w:rsidRDefault="00595E65" w:rsidP="00BE0DEF">
      <w:pPr>
        <w:pStyle w:val="Heading1"/>
        <w:numPr>
          <w:ilvl w:val="0"/>
          <w:numId w:val="45"/>
        </w:numPr>
      </w:pPr>
      <w:bookmarkStart w:id="1221" w:name="_Toc376874068"/>
      <w:bookmarkStart w:id="1222" w:name="_Toc523224117"/>
      <w:r w:rsidRPr="00EA77BC">
        <w:t>Lookup into Dispense Drug File</w:t>
      </w:r>
      <w:bookmarkEnd w:id="1217"/>
      <w:bookmarkEnd w:id="1218"/>
      <w:bookmarkEnd w:id="1219"/>
      <w:bookmarkEnd w:id="1220"/>
      <w:bookmarkEnd w:id="1221"/>
      <w:bookmarkEnd w:id="1222"/>
    </w:p>
    <w:p w14:paraId="60E6B200" w14:textId="77777777" w:rsidR="00595E65" w:rsidRPr="00EA77BC" w:rsidRDefault="00595E65" w:rsidP="00732461">
      <w:pPr>
        <w:pStyle w:val="Heading4"/>
        <w:spacing w:after="0"/>
        <w:ind w:firstLine="720"/>
        <w:rPr>
          <w:caps/>
          <w:sz w:val="28"/>
        </w:rPr>
      </w:pPr>
      <w:bookmarkStart w:id="1223" w:name="_Toc14665867"/>
      <w:bookmarkStart w:id="1224" w:name="_Toc14666691"/>
      <w:r w:rsidRPr="00EA77BC">
        <w:t>[PSS LOOK]</w:t>
      </w:r>
      <w:bookmarkEnd w:id="1223"/>
      <w:bookmarkEnd w:id="1224"/>
    </w:p>
    <w:p w14:paraId="60E6B201" w14:textId="77777777" w:rsidR="00595E65" w:rsidRPr="00EA77BC" w:rsidRDefault="00595E65" w:rsidP="00EA77BC">
      <w:pPr>
        <w:keepNext/>
      </w:pPr>
    </w:p>
    <w:p w14:paraId="60E6B202" w14:textId="77777777" w:rsidR="007C6048" w:rsidRPr="00EA77BC" w:rsidRDefault="00595E65" w:rsidP="00732461">
      <w:r w:rsidRPr="00EA77BC">
        <w:t xml:space="preserve">The </w:t>
      </w:r>
      <w:r w:rsidRPr="00EA77BC">
        <w:rPr>
          <w:i/>
          <w:iCs/>
        </w:rPr>
        <w:t>Lookup into Dispense Drug File</w:t>
      </w:r>
      <w:r w:rsidRPr="00EA77BC">
        <w:fldChar w:fldCharType="begin"/>
      </w:r>
      <w:r w:rsidRPr="00EA77BC">
        <w:instrText xml:space="preserve"> XE "Lookup into Dispense Drug File" \b</w:instrText>
      </w:r>
      <w:r w:rsidRPr="00EA77BC">
        <w:fldChar w:fldCharType="end"/>
      </w:r>
      <w:r w:rsidRPr="00EA77BC">
        <w:t xml:space="preserve"> </w:t>
      </w:r>
      <w:r w:rsidR="00630D8A" w:rsidRPr="00EA77BC">
        <w:t xml:space="preserve">[PSS LOOK] </w:t>
      </w:r>
      <w:r w:rsidRPr="00EA77BC">
        <w:t xml:space="preserve">option provides a lookup into the DRUG file (#50) and displays fields that are commonly edited. It is not possible to edit entries in the DRUG file (#50) from this option. Edits can be made through the use of the </w:t>
      </w:r>
      <w:r w:rsidRPr="00EA77BC">
        <w:rPr>
          <w:i/>
          <w:iCs/>
        </w:rPr>
        <w:t>Drug Enter/Edit</w:t>
      </w:r>
      <w:r w:rsidRPr="00EA77BC">
        <w:t xml:space="preserve"> option. Patch PSS*1*61 ensures that the newly populated CS FEDERAL SCHEDULE field </w:t>
      </w:r>
      <w:r w:rsidR="00630D8A" w:rsidRPr="00EA77BC">
        <w:t xml:space="preserve">(#19) </w:t>
      </w:r>
      <w:r w:rsidRPr="00EA77BC">
        <w:t xml:space="preserve">of the VA PRODUCT file (#50.68) is also included as part of the drug details in the </w:t>
      </w:r>
      <w:r w:rsidRPr="00EA77BC">
        <w:rPr>
          <w:i/>
          <w:iCs/>
        </w:rPr>
        <w:t>Lookup into Dispense Drug File</w:t>
      </w:r>
      <w:r w:rsidRPr="00EA77BC">
        <w:t xml:space="preserve"> </w:t>
      </w:r>
      <w:r w:rsidR="00630D8A" w:rsidRPr="00EA77BC">
        <w:t>[PSS LOOK] option. Patch PSS*1*147 adds the  NUMERIC DOSE sub-field (#5) of the LOCAL POSSIBLE DOSAGES multiple (#904) in DRUG file (#50) and DOSE UNIT</w:t>
      </w:r>
      <w:r w:rsidR="00630D8A" w:rsidRPr="00EA77BC">
        <w:rPr>
          <w:rFonts w:eastAsia="Calibri"/>
        </w:rPr>
        <w:t xml:space="preserve"> </w:t>
      </w:r>
      <w:r w:rsidR="00630D8A" w:rsidRPr="00EA77BC">
        <w:t xml:space="preserve">sub-field (#4) of the LOCAL POSSIBLE DOSAGES multiple (#904) in DRUG file (#50) </w:t>
      </w:r>
      <w:r w:rsidR="007C6048" w:rsidRPr="00EA77BC">
        <w:t xml:space="preserve"> defined for Local Possible Dosages to the display</w:t>
      </w:r>
      <w:bookmarkStart w:id="1225" w:name="AA69"/>
      <w:r w:rsidR="006B733E">
        <w:t xml:space="preserve">. </w:t>
      </w:r>
      <w:r w:rsidR="006B733E" w:rsidRPr="006B733E">
        <w:t>Patch PSS*1*192 adds EPHARMACY BILLABLE (#84), EPHARMACY BILLABLE (TRICARE) (#85), EPHARMACY BILLABLE (CHAMPVA) (#86), and SENSITIVE DIAGNOSIS DRUG (#87)</w:t>
      </w:r>
      <w:bookmarkEnd w:id="1225"/>
      <w:r w:rsidR="007C6048" w:rsidRPr="00EA77BC">
        <w:t>.</w:t>
      </w:r>
      <w:r w:rsidR="00AA31A4">
        <w:t xml:space="preserve"> </w:t>
      </w:r>
      <w:bookmarkStart w:id="1226" w:name="p073"/>
      <w:bookmarkEnd w:id="1226"/>
      <w:r w:rsidR="00AA31A4">
        <w:t>Patch PSS*1*200 add the display of Copay Tier sub-field (#.01) and Copay Effective Date sub-field (#1) from the VA PRODUCT file (#50.6) for Fixed Medication Copayment Tiers.</w:t>
      </w:r>
      <w:r w:rsidR="006B733E">
        <w:t xml:space="preserve"> </w:t>
      </w:r>
    </w:p>
    <w:p w14:paraId="60E6B203" w14:textId="77777777" w:rsidR="00851FCA" w:rsidRDefault="00851FCA" w:rsidP="00851FCA"/>
    <w:p w14:paraId="60E6B204" w14:textId="6E6D7C04" w:rsidR="00851FCA" w:rsidRPr="007E1E36" w:rsidRDefault="00851FCA" w:rsidP="00851FCA">
      <w:bookmarkStart w:id="1227" w:name="pss_1_227b"/>
      <w:bookmarkEnd w:id="1227"/>
      <w:r w:rsidRPr="008F69DF">
        <w:t xml:space="preserve">Patch PSS*1*227 adds the date and time of the last drug price addition or change, the user who made the change, and the new value in the PRICE/DISPENSE UNIT field shown in the display below. This value is taken from the PRICE PER DISPENSE UNIT field (#16) in the DRUG file (#50). For additional details on DRUG file audits introduced by this patch, </w:t>
      </w:r>
      <w:r w:rsidR="003F72C6" w:rsidRPr="008F69DF">
        <w:t xml:space="preserve">see </w:t>
      </w:r>
      <w:hyperlink w:anchor="pss_1_227c" w:history="1">
        <w:r w:rsidR="003F72C6" w:rsidRPr="008F69DF">
          <w:rPr>
            <w:rStyle w:val="Hyperlink"/>
          </w:rPr>
          <w:t>Section 1.3.1</w:t>
        </w:r>
      </w:hyperlink>
      <w:r w:rsidR="003F72C6" w:rsidRPr="008F69DF">
        <w:t>.</w:t>
      </w:r>
    </w:p>
    <w:p w14:paraId="60E6B205" w14:textId="77777777" w:rsidR="00851FCA" w:rsidRPr="007E1E36" w:rsidRDefault="00851FCA" w:rsidP="00851FCA"/>
    <w:p w14:paraId="60E6B206" w14:textId="77777777" w:rsidR="00851FCA" w:rsidRPr="007E1E36" w:rsidRDefault="00851FCA" w:rsidP="00851FCA">
      <w:pPr>
        <w:pStyle w:val="ExampleHeading"/>
      </w:pPr>
      <w:bookmarkStart w:id="1228" w:name="_Toc14665868"/>
      <w:bookmarkStart w:id="1229" w:name="_Toc14666692"/>
      <w:bookmarkStart w:id="1230" w:name="_Toc14667152"/>
      <w:r w:rsidRPr="007E1E36">
        <w:t xml:space="preserve">Example 1: </w:t>
      </w:r>
      <w:r w:rsidRPr="007E1E36">
        <w:rPr>
          <w:i/>
        </w:rPr>
        <w:t>Lookup into Dispense Drug File</w:t>
      </w:r>
      <w:r w:rsidRPr="007E1E36">
        <w:t xml:space="preserve"> [PSS LOOK] Option</w:t>
      </w:r>
      <w:bookmarkEnd w:id="1228"/>
      <w:bookmarkEnd w:id="1229"/>
      <w:bookmarkEnd w:id="1230"/>
    </w:p>
    <w:p w14:paraId="60E6B20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Select DRUG GENERIC NAME: </w:t>
      </w:r>
      <w:r w:rsidRPr="007E1E36">
        <w:rPr>
          <w:rFonts w:ascii="Courier New" w:hAnsi="Courier New" w:cs="Courier New"/>
          <w:b/>
          <w:bCs/>
          <w:sz w:val="16"/>
        </w:rPr>
        <w:t>TIMOLOL</w:t>
      </w:r>
    </w:p>
    <w:p w14:paraId="60E6B20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   TIMOLOL MALEATE 0.25% OPH GEL        OP101     N/F   NATL N/F; 2.5 ML/TUBE     </w:t>
      </w:r>
    </w:p>
    <w:p w14:paraId="60E6B20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2   TIMOLOL MALEATE 0.25% OPH SOLN       OP101         NATL REVIEW; 5 ML/BT (IEN)     </w:t>
      </w:r>
    </w:p>
    <w:p w14:paraId="60E6B20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3   TIMOLOL MALEATE 0.5% OPH GEL         OP101     N/F   NATL N/F; 2.5 ML/TUBE (IEN)     </w:t>
      </w:r>
    </w:p>
    <w:p w14:paraId="60E6B20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4   TIMOLOL MALEATE 0.5% OPH SOLN        OP101         NATL REVIEW; 5 ML/BT (IEN)     </w:t>
      </w:r>
    </w:p>
    <w:p w14:paraId="60E6B20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CHOOSE 1-4: </w:t>
      </w:r>
      <w:r w:rsidRPr="007E1E36">
        <w:rPr>
          <w:rFonts w:ascii="Courier New" w:hAnsi="Courier New" w:cs="Courier New"/>
          <w:b/>
          <w:bCs/>
          <w:sz w:val="16"/>
        </w:rPr>
        <w:t>4</w:t>
      </w:r>
      <w:r w:rsidRPr="007E1E36">
        <w:rPr>
          <w:rFonts w:ascii="Courier New" w:hAnsi="Courier New" w:cs="Courier New"/>
          <w:sz w:val="16"/>
        </w:rPr>
        <w:t xml:space="preserve">  TIMOLOL MALEATE 0.5% OPH SOLN         OP101         NATL REVIEW; </w:t>
      </w:r>
    </w:p>
    <w:p w14:paraId="60E6B20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5 ML/BT (IEN)     </w:t>
      </w:r>
    </w:p>
    <w:p w14:paraId="60E6B20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TIMOLOL MALEATE 0.5% OPH SOLN</w:t>
      </w:r>
    </w:p>
    <w:p w14:paraId="60E6B20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0"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PRINT NAME:   TIMOLOL MALEATE 0.5% OPH SOLN              CMOP ID#: T0056</w:t>
      </w:r>
    </w:p>
    <w:p w14:paraId="60E6B21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VA PRODUCT NAME: TIMOLOL MALEATE 0.5% SOLN,OPH              CMOP DISPENSE: NO</w:t>
      </w:r>
    </w:p>
    <w:p w14:paraId="60E6B21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ORDERABLE ITEM:  TIMOLOL SOLN,OPH                           NDF DF: SOLN,OPH</w:t>
      </w:r>
    </w:p>
    <w:p w14:paraId="60E6B21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ORDERABLE ITEM TEXT: </w:t>
      </w:r>
    </w:p>
    <w:p w14:paraId="60E6B214" w14:textId="77777777" w:rsidR="00851FCA" w:rsidRPr="007E1E36" w:rsidRDefault="00851FCA" w:rsidP="00851FCA">
      <w:pPr>
        <w:shd w:val="clear" w:color="auto" w:fill="D9D9D9"/>
        <w:ind w:left="374"/>
        <w:rPr>
          <w:rFonts w:ascii="Courier New" w:hAnsi="Courier New" w:cs="Courier New"/>
          <w:sz w:val="16"/>
        </w:rPr>
      </w:pPr>
    </w:p>
    <w:p w14:paraId="60E6B21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SYNONYM(S):   TIMOPTIC 0.5%                            Trade Name</w:t>
      </w:r>
    </w:p>
    <w:p w14:paraId="60E6B21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024208032405                             Drug Accountability</w:t>
      </w:r>
    </w:p>
    <w:p w14:paraId="60E6B21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1677                                     Quick Code</w:t>
      </w:r>
    </w:p>
    <w:p w14:paraId="60E6B21A" w14:textId="77777777" w:rsidR="00851FCA" w:rsidRPr="007E1E36" w:rsidRDefault="00851FCA" w:rsidP="00851FCA">
      <w:pPr>
        <w:shd w:val="clear" w:color="auto" w:fill="D9D9D9"/>
        <w:ind w:left="374"/>
        <w:rPr>
          <w:rFonts w:ascii="Courier New" w:hAnsi="Courier New" w:cs="Courier New"/>
          <w:sz w:val="16"/>
        </w:rPr>
      </w:pPr>
    </w:p>
    <w:p w14:paraId="60E6B21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MESSAGE: NATL REVIEW; 5 ML/BT (IEN)</w:t>
      </w:r>
    </w:p>
    <w:p w14:paraId="60E6B21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DEA, SPECIAL HDLG: 6P                           NDC:           61314-227-05</w:t>
      </w:r>
    </w:p>
    <w:p w14:paraId="60E6B21E" w14:textId="77777777" w:rsidR="00851FCA" w:rsidRPr="007E1E36" w:rsidRDefault="00851FCA" w:rsidP="00851FCA">
      <w:pPr>
        <w:keepNext/>
        <w:shd w:val="clear" w:color="auto" w:fill="D9D9D9"/>
        <w:ind w:left="374"/>
        <w:rPr>
          <w:rFonts w:ascii="Courier New" w:hAnsi="Courier New" w:cs="Courier New"/>
          <w:sz w:val="18"/>
          <w:szCs w:val="18"/>
        </w:rPr>
      </w:pPr>
      <w:r w:rsidRPr="007E1E36">
        <w:rPr>
          <w:rFonts w:ascii="Courier New" w:hAnsi="Courier New"/>
          <w:sz w:val="16"/>
        </w:rPr>
        <w:t>DAW CODE: 5 –</w:t>
      </w:r>
      <w:r w:rsidRPr="007E1E36">
        <w:rPr>
          <w:rFonts w:ascii="Courier New" w:hAnsi="Courier New" w:cs="Courier New"/>
          <w:sz w:val="18"/>
          <w:szCs w:val="18"/>
        </w:rPr>
        <w:t xml:space="preserve"> SUBSTITUTION ALLOWED-BRAND DRUG DISPENSED AS A GENERIC</w:t>
      </w:r>
    </w:p>
    <w:p w14:paraId="60E6B21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2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INACTIVE DATE: </w:t>
      </w:r>
    </w:p>
    <w:p w14:paraId="60E6B22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QUANTITY DISPENSE MESSAGE: ML (5/BT)</w:t>
      </w:r>
    </w:p>
    <w:p w14:paraId="60E6B22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SOURCE is set to 'NEW'</w:t>
      </w:r>
    </w:p>
    <w:p w14:paraId="60E6B22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NEW WARNING LABEL:</w:t>
      </w:r>
    </w:p>
    <w:p w14:paraId="60E6B22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22N  For the eye. </w:t>
      </w:r>
    </w:p>
    <w:p w14:paraId="60E6B22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2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Pharmacy fill card display: DRUG WARNING 22N</w:t>
      </w:r>
    </w:p>
    <w:p w14:paraId="60E6B22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w:t>
      </w:r>
    </w:p>
    <w:p w14:paraId="60E6B22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 UNIT:                BT           PRICE/ORDER UNIT:          1.45</w:t>
      </w:r>
    </w:p>
    <w:p w14:paraId="60E6B22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DISPENSE UNIT:             ML           VA DISPENSE UNIT:          ML</w:t>
      </w:r>
    </w:p>
    <w:p w14:paraId="60E6B22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DISPENSE UNITS/ORDER UNIT: 5            PRICE/DISPENSE UNIT:       0.2900</w:t>
      </w:r>
    </w:p>
    <w:p w14:paraId="60E6B22B" w14:textId="77777777" w:rsidR="00851FCA" w:rsidRPr="008F69DF" w:rsidRDefault="00851FCA" w:rsidP="00851FCA">
      <w:pPr>
        <w:pStyle w:val="Codeexample"/>
      </w:pPr>
      <w:bookmarkStart w:id="1231" w:name="MAX_Days_supply"/>
      <w:r w:rsidRPr="008F69DF">
        <w:t>DATE PRICE/DISPENSE UNIT LAST CHANGED:  MAR 17, 2017@12:13:36</w:t>
      </w:r>
    </w:p>
    <w:p w14:paraId="60E6B22C" w14:textId="77777777" w:rsidR="00851FCA" w:rsidRPr="007E1E36" w:rsidRDefault="00851FCA" w:rsidP="00851FCA">
      <w:pPr>
        <w:pStyle w:val="Codeexample"/>
      </w:pPr>
      <w:r w:rsidRPr="008F69DF">
        <w:t>BY:  DOE, JOHN             VALUE: 0.2900</w:t>
      </w:r>
    </w:p>
    <w:p w14:paraId="60E6B22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w:t>
      </w:r>
      <w:bookmarkEnd w:id="1231"/>
      <w:r w:rsidRPr="007E1E36">
        <w:rPr>
          <w:rFonts w:ascii="Courier New" w:hAnsi="Courier New" w:cs="Courier New"/>
          <w:sz w:val="16"/>
        </w:rPr>
        <w:t>AXIMUM DAYS SUPPLY:</w:t>
      </w:r>
    </w:p>
    <w:p w14:paraId="60E6B22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NCPDP DISPENSE UNIT: EACH               NCPDP QUANTITY MULTIPLIER:    1.000</w:t>
      </w:r>
    </w:p>
    <w:p w14:paraId="60E6B22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ePharmacy Billable: YES</w:t>
      </w:r>
    </w:p>
    <w:p w14:paraId="60E6B23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ePharmacy Billable (TRICARE):         ePharmacy Billable (CHAMPVA): </w:t>
      </w:r>
    </w:p>
    <w:p w14:paraId="60E6B23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Sensitive Diagnosis Drug:</w:t>
      </w:r>
    </w:p>
    <w:p w14:paraId="60E6B23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APPL PKG USE:  Outpatient  Unit Dose</w:t>
      </w:r>
    </w:p>
    <w:p w14:paraId="60E6B23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STRENGTH:                          UNIT: </w:t>
      </w:r>
    </w:p>
    <w:p w14:paraId="60E6B234"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POSSIBLE DOSAGES:</w:t>
      </w:r>
    </w:p>
    <w:p w14:paraId="60E6B23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LOCAL POSSIBLE DOSAGES:</w:t>
      </w:r>
    </w:p>
    <w:p w14:paraId="60E6B23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1 DROP                       PACKAGE: IO</w:t>
      </w:r>
    </w:p>
    <w:p w14:paraId="60E6B23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 </w:t>
      </w:r>
    </w:p>
    <w:p w14:paraId="60E6B23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1                  DOSE UNIT: DROP(S)</w:t>
      </w:r>
    </w:p>
    <w:p w14:paraId="60E6B23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2 DROPS                      PACKAGE: IO</w:t>
      </w:r>
    </w:p>
    <w:p w14:paraId="60E6B23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w:t>
      </w:r>
    </w:p>
    <w:p w14:paraId="60E6B23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2                  DOSE UNIT: DROP(S)</w:t>
      </w:r>
    </w:p>
    <w:p w14:paraId="60E6B23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3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CLASS: OP101  BETA-BLOCKERS,TOPICAL OPHTHALMIC</w:t>
      </w:r>
    </w:p>
    <w:p w14:paraId="60E6B23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NON-FORMULARY:           VISN NON-FORMULARY: </w:t>
      </w:r>
    </w:p>
    <w:p w14:paraId="60E6B23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National Formulary Indicator: YES</w:t>
      </w:r>
    </w:p>
    <w:p w14:paraId="60E6B240" w14:textId="77777777" w:rsidR="00851FCA" w:rsidRPr="007E1E36" w:rsidRDefault="00851FCA" w:rsidP="00851FCA">
      <w:pPr>
        <w:shd w:val="clear" w:color="auto" w:fill="D9D9D9"/>
        <w:ind w:left="374"/>
        <w:rPr>
          <w:rFonts w:ascii="Courier New" w:hAnsi="Courier New" w:cs="Courier New"/>
          <w:sz w:val="16"/>
        </w:rPr>
      </w:pPr>
      <w:bookmarkStart w:id="1232" w:name="p074"/>
      <w:bookmarkEnd w:id="1232"/>
      <w:r w:rsidRPr="007E1E36">
        <w:rPr>
          <w:rFonts w:ascii="Courier New" w:hAnsi="Courier New" w:cs="Courier New"/>
          <w:sz w:val="16"/>
        </w:rPr>
        <w:t xml:space="preserve">Copay Tier: </w:t>
      </w:r>
    </w:p>
    <w:p w14:paraId="60E6B24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4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National Restriction: </w:t>
      </w:r>
    </w:p>
    <w:p w14:paraId="60E6B24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Drug Text: </w:t>
      </w:r>
    </w:p>
    <w:p w14:paraId="60E6B244" w14:textId="77777777" w:rsidR="00851FCA" w:rsidRPr="007E1E36" w:rsidRDefault="00851FCA" w:rsidP="00851FCA">
      <w:bookmarkStart w:id="1233" w:name="_Toc14665869"/>
      <w:bookmarkStart w:id="1234" w:name="_Toc14666693"/>
      <w:bookmarkStart w:id="1235" w:name="_Toc14667153"/>
    </w:p>
    <w:p w14:paraId="60E6B245" w14:textId="77777777" w:rsidR="00851FCA" w:rsidRPr="007E1E36" w:rsidRDefault="00851FCA" w:rsidP="00851FCA">
      <w:pPr>
        <w:pStyle w:val="ExampleHeading"/>
      </w:pPr>
      <w:r w:rsidRPr="007E1E36">
        <w:t xml:space="preserve">Example 2: </w:t>
      </w:r>
      <w:bookmarkStart w:id="1236" w:name="p068"/>
      <w:bookmarkEnd w:id="1236"/>
      <w:r w:rsidRPr="007E1E36">
        <w:rPr>
          <w:i/>
        </w:rPr>
        <w:t>Lookup into Dispense Drug File</w:t>
      </w:r>
      <w:r w:rsidRPr="007E1E36">
        <w:t xml:space="preserve"> [PSS LOOK] Option</w:t>
      </w:r>
      <w:bookmarkEnd w:id="1233"/>
      <w:bookmarkEnd w:id="1234"/>
      <w:bookmarkEnd w:id="1235"/>
    </w:p>
    <w:p w14:paraId="60E6B24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Pharmacy Data Management Option: </w:t>
      </w:r>
      <w:r w:rsidRPr="007E1E36">
        <w:rPr>
          <w:rFonts w:ascii="Courier New" w:hAnsi="Courier New" w:cs="Courier New"/>
          <w:b/>
          <w:bCs/>
          <w:sz w:val="16"/>
          <w:szCs w:val="20"/>
        </w:rPr>
        <w:t>LOOKUP INTO</w:t>
      </w:r>
      <w:r w:rsidRPr="007E1E36">
        <w:rPr>
          <w:rFonts w:ascii="Courier New" w:hAnsi="Courier New" w:cs="Courier New"/>
          <w:sz w:val="16"/>
          <w:szCs w:val="20"/>
        </w:rPr>
        <w:t xml:space="preserve"> Dispense Drug File</w:t>
      </w:r>
    </w:p>
    <w:p w14:paraId="60E6B24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DRUG GENERIC NAME: </w:t>
      </w:r>
      <w:r w:rsidRPr="007E1E36">
        <w:rPr>
          <w:rFonts w:ascii="Courier New" w:hAnsi="Courier New" w:cs="Courier New"/>
          <w:b/>
          <w:bCs/>
          <w:sz w:val="16"/>
          <w:szCs w:val="20"/>
        </w:rPr>
        <w:t>LOVASTATIN 20MG TAB</w:t>
      </w:r>
      <w:r w:rsidRPr="007E1E36">
        <w:rPr>
          <w:rFonts w:ascii="Courier New" w:hAnsi="Courier New" w:cs="Courier New"/>
          <w:sz w:val="16"/>
          <w:szCs w:val="20"/>
        </w:rPr>
        <w:t xml:space="preserve"> CV350 N/F</w:t>
      </w:r>
    </w:p>
    <w:p w14:paraId="60E6B24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4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RESTRICTED TO CARDIOLOGY SERVICE</w:t>
      </w:r>
    </w:p>
    <w:p w14:paraId="60E6B24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LOVASTATIN 20MG TAB</w:t>
      </w:r>
    </w:p>
    <w:p w14:paraId="60E6B24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4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PRINT NAME: LOVASTATIN 20MG TAB CMOP ID#: L0060</w:t>
      </w:r>
    </w:p>
    <w:p w14:paraId="60E6B24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PRODUCT NAME: LOVASTATIN 20MG TAB CMOP DISPENSE: YES</w:t>
      </w:r>
    </w:p>
    <w:p w14:paraId="60E6B24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LOVASTATIN TAB (N/F) NDF DF: TAB</w:t>
      </w:r>
    </w:p>
    <w:p w14:paraId="60E6B24F"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TEXT:</w:t>
      </w:r>
    </w:p>
    <w:p w14:paraId="60E6B25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51"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SYNONYM (S): MEVACOR Trade Name</w:t>
      </w:r>
    </w:p>
    <w:p w14:paraId="60E6B25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MESSAGE: THIS IS RESTRICTED TO CARDIOLOGY SERVICE</w:t>
      </w:r>
    </w:p>
    <w:p w14:paraId="60E6B25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DEA, SPECIAL HDLG: 6 NDC: 000006-0731-82</w:t>
      </w:r>
    </w:p>
    <w:p w14:paraId="60E6B25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56" w14:textId="77777777" w:rsidR="00851FCA" w:rsidRPr="007E1E36" w:rsidRDefault="00851FCA" w:rsidP="00851FCA">
      <w:pPr>
        <w:pStyle w:val="BodyText"/>
        <w:shd w:val="clear" w:color="auto" w:fill="D9D9D9"/>
        <w:autoSpaceDE w:val="0"/>
        <w:autoSpaceDN w:val="0"/>
        <w:adjustRightInd w:val="0"/>
        <w:ind w:left="374"/>
        <w:rPr>
          <w:sz w:val="16"/>
          <w:szCs w:val="20"/>
        </w:rPr>
      </w:pPr>
      <w:r w:rsidRPr="007E1E36">
        <w:rPr>
          <w:sz w:val="16"/>
          <w:szCs w:val="20"/>
        </w:rPr>
        <w:t>INACTIVE DATE:</w:t>
      </w:r>
    </w:p>
    <w:p w14:paraId="60E6B25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QUANTITY DISPENSE MESSAGE: DISPENSE IN 30'S</w:t>
      </w:r>
    </w:p>
    <w:p w14:paraId="60E6B25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WITH FOOD</w:t>
      </w:r>
    </w:p>
    <w:p w14:paraId="60E6B25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 UNIT: BT PRICE/ORDER UNIT: 50</w:t>
      </w:r>
    </w:p>
    <w:p w14:paraId="60E6B25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 TAB VA DISPENSE UNIT: TAB</w:t>
      </w:r>
    </w:p>
    <w:p w14:paraId="60E6B25C"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NCPDP DISPENSE UNIT: EACH               NCPDP QUANTITY MULTIPLIER:    1.000</w:t>
      </w:r>
    </w:p>
    <w:p w14:paraId="60E6B25D"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ePharmacy Billable: YES</w:t>
      </w:r>
    </w:p>
    <w:p w14:paraId="60E6B25E"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  ePharmacy Billable (TRICARE):         ePharmacy Billable (CHAMPVA): </w:t>
      </w:r>
    </w:p>
    <w:p w14:paraId="60E6B25F"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Sensitive Diagnosis Drug:</w:t>
      </w:r>
    </w:p>
    <w:p w14:paraId="60E6B26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UNITS/ORDER UNIT: 100 PRICE/DISPENSE UNIT: 0.500</w:t>
      </w:r>
    </w:p>
    <w:p w14:paraId="60E6B261" w14:textId="77777777" w:rsidR="00851FCA" w:rsidRPr="008F69DF" w:rsidRDefault="00851FCA" w:rsidP="00851FCA">
      <w:pPr>
        <w:pStyle w:val="Codeexample"/>
      </w:pPr>
      <w:bookmarkStart w:id="1237" w:name="P_189p72"/>
      <w:r w:rsidRPr="008F69DF">
        <w:t>DATE PRICE/DISPENSE UNIT LAST CHANGED:  MAR 17, 2017@12:13:36</w:t>
      </w:r>
    </w:p>
    <w:p w14:paraId="60E6B262" w14:textId="77777777" w:rsidR="00851FCA" w:rsidRPr="007E1E36" w:rsidRDefault="00851FCA" w:rsidP="00851FCA">
      <w:pPr>
        <w:pStyle w:val="Codeexample"/>
      </w:pPr>
      <w:r w:rsidRPr="008F69DF">
        <w:t>BY:  DOE, JOHN             VALUE: 0.500</w:t>
      </w:r>
    </w:p>
    <w:p w14:paraId="60E6B26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rPr>
        <w:t xml:space="preserve">MAXIMUM </w:t>
      </w:r>
      <w:bookmarkEnd w:id="1237"/>
      <w:r w:rsidRPr="007E1E36">
        <w:rPr>
          <w:rFonts w:ascii="Courier New" w:hAnsi="Courier New" w:cs="Courier New"/>
          <w:sz w:val="16"/>
        </w:rPr>
        <w:t>DAYS SUPPLY:</w:t>
      </w:r>
    </w:p>
    <w:p w14:paraId="60E6B26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APPL PKG USE: Outpatient Unit Dose</w:t>
      </w:r>
    </w:p>
    <w:p w14:paraId="60E6B26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6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CLASS: CV350 ANTILIPEMIC AGENTS</w:t>
      </w:r>
    </w:p>
    <w:p w14:paraId="60E6B26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NON-FORMULARY: N/F VISN NON-FORMULARY: N/F</w:t>
      </w:r>
    </w:p>
    <w:p w14:paraId="60E6B26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Formulary Indicator: YES</w:t>
      </w:r>
    </w:p>
    <w:p w14:paraId="60E6B26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Copay Tier: </w:t>
      </w:r>
    </w:p>
    <w:p w14:paraId="60E6B26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6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FORMULARY ALTERNATIVES: SIMVASTATIN 20MG TAB</w:t>
      </w:r>
    </w:p>
    <w:p w14:paraId="60E6B26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PRAVASTATIN 20MG TAB</w:t>
      </w:r>
    </w:p>
    <w:p w14:paraId="60E6B26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Restriction:</w:t>
      </w:r>
    </w:p>
    <w:p w14:paraId="60E6B26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6F" w14:textId="77777777" w:rsidR="00851FCA" w:rsidRPr="00EA77BC"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Drug Text:</w:t>
      </w:r>
    </w:p>
    <w:p w14:paraId="60E6B270" w14:textId="77777777" w:rsidR="00851FCA" w:rsidRPr="00EA77BC" w:rsidRDefault="00851FCA" w:rsidP="00851FCA">
      <w:pPr>
        <w:pStyle w:val="Header"/>
        <w:keepNext/>
        <w:tabs>
          <w:tab w:val="clear" w:pos="4320"/>
          <w:tab w:val="clear" w:pos="8640"/>
        </w:tabs>
      </w:pPr>
    </w:p>
    <w:p w14:paraId="60E6B271" w14:textId="77777777" w:rsidR="00595E65" w:rsidRPr="00EA77BC" w:rsidRDefault="00595E65" w:rsidP="00851FCA">
      <w:pPr>
        <w:pStyle w:val="ExampleHeading"/>
      </w:pPr>
      <w:r w:rsidRPr="00EA77BC">
        <w:t xml:space="preserve">Example 3: </w:t>
      </w:r>
      <w:bookmarkStart w:id="1238" w:name="p069"/>
      <w:bookmarkEnd w:id="1238"/>
      <w:r w:rsidR="00630D8A" w:rsidRPr="00EA77BC">
        <w:rPr>
          <w:i/>
        </w:rPr>
        <w:t>Lookup into Dispense Drug File</w:t>
      </w:r>
      <w:r w:rsidR="00630D8A" w:rsidRPr="00EA77BC">
        <w:t xml:space="preserve"> [PSS LOOK] </w:t>
      </w:r>
      <w:r w:rsidRPr="00EA77BC">
        <w:t>- Looking Up a Non-VA Med</w:t>
      </w:r>
    </w:p>
    <w:p w14:paraId="60E6B272" w14:textId="77777777" w:rsidR="00595E65" w:rsidRPr="00EA77BC" w:rsidRDefault="00595E65" w:rsidP="00851FCA">
      <w:pPr>
        <w:keepNext/>
        <w:shd w:val="clear" w:color="auto" w:fill="E6E6E6"/>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GINKO TAB/CAP</w:t>
      </w:r>
      <w:r w:rsidRPr="00EA77BC">
        <w:rPr>
          <w:rFonts w:ascii="Courier New" w:hAnsi="Courier New" w:cs="Courier New"/>
          <w:sz w:val="16"/>
        </w:rPr>
        <w:t xml:space="preserve">           HA000     N/F         </w:t>
      </w:r>
    </w:p>
    <w:p w14:paraId="60E6B273" w14:textId="77777777" w:rsidR="00595E65" w:rsidRPr="00EA77BC" w:rsidRDefault="00595E65" w:rsidP="00851FCA">
      <w:pPr>
        <w:keepNext/>
        <w:shd w:val="clear" w:color="auto" w:fill="D9D9D9"/>
        <w:ind w:left="374"/>
        <w:rPr>
          <w:rFonts w:ascii="Courier New" w:hAnsi="Courier New" w:cs="Courier New"/>
          <w:sz w:val="16"/>
        </w:rPr>
      </w:pPr>
    </w:p>
    <w:p w14:paraId="60E6B274" w14:textId="77777777" w:rsidR="00595E65" w:rsidRPr="00EA77BC" w:rsidRDefault="00595E65" w:rsidP="00851FCA">
      <w:pPr>
        <w:keepNext/>
        <w:shd w:val="clear" w:color="auto" w:fill="D9D9D9"/>
        <w:ind w:left="374"/>
        <w:rPr>
          <w:rFonts w:ascii="Courier New" w:hAnsi="Courier New" w:cs="Courier New"/>
          <w:sz w:val="16"/>
        </w:rPr>
      </w:pPr>
    </w:p>
    <w:p w14:paraId="60E6B275" w14:textId="77777777" w:rsidR="00595E65" w:rsidRPr="00EA77BC" w:rsidRDefault="00595E65" w:rsidP="00851FCA">
      <w:pPr>
        <w:pStyle w:val="Codeexample"/>
        <w:keepNext/>
      </w:pPr>
      <w:r w:rsidRPr="00EA77BC">
        <w:t xml:space="preserve">              ginko tab/cap</w:t>
      </w:r>
    </w:p>
    <w:p w14:paraId="60E6B27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7" w14:textId="77777777" w:rsidR="00595E65" w:rsidRPr="00EA77BC" w:rsidRDefault="00595E65" w:rsidP="00EA77BC">
      <w:pPr>
        <w:shd w:val="clear" w:color="auto" w:fill="D9D9D9"/>
        <w:ind w:left="374"/>
        <w:rPr>
          <w:rFonts w:ascii="Courier New" w:hAnsi="Courier New" w:cs="Courier New"/>
          <w:sz w:val="16"/>
        </w:rPr>
      </w:pPr>
    </w:p>
    <w:p w14:paraId="60E6B27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GINKGO EXT 60MG TAB</w:t>
      </w:r>
    </w:p>
    <w:p w14:paraId="60E6B27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ORDERABLE ITEM:  ginko TAB (N/F)                            NDF DF: TAB</w:t>
      </w:r>
    </w:p>
    <w:p w14:paraId="60E6B27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ORDERABLE ITEM TEXT: </w:t>
      </w:r>
    </w:p>
    <w:p w14:paraId="60E6B27B" w14:textId="77777777" w:rsidR="00595E65" w:rsidRPr="00EA77BC" w:rsidRDefault="00595E65" w:rsidP="00EA77BC">
      <w:pPr>
        <w:shd w:val="clear" w:color="auto" w:fill="D9D9D9"/>
        <w:ind w:left="374"/>
        <w:rPr>
          <w:rFonts w:ascii="Courier New" w:hAnsi="Courier New" w:cs="Courier New"/>
          <w:sz w:val="16"/>
        </w:rPr>
      </w:pPr>
    </w:p>
    <w:p w14:paraId="60E6B27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SYNONYM(S): </w:t>
      </w:r>
    </w:p>
    <w:p w14:paraId="60E6B27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MESSAGE: </w:t>
      </w:r>
    </w:p>
    <w:p w14:paraId="60E6B27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DEA, SPECIAL HDLG:                              NDC:           </w:t>
      </w:r>
    </w:p>
    <w:p w14:paraId="60E6B28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14:paraId="60E6B28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INACTIVE DATE: </w:t>
      </w:r>
    </w:p>
    <w:p w14:paraId="60E6B28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 UNIT:                             PRICE/ORDER UNIT:          </w:t>
      </w:r>
    </w:p>
    <w:p w14:paraId="60E6B28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             </w:t>
      </w:r>
    </w:p>
    <w:p w14:paraId="60E6B28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UNITS/ORDER UNIT:              PRICE/DISPENSE UNIT:       </w:t>
      </w:r>
    </w:p>
    <w:p w14:paraId="60E6B286" w14:textId="77777777" w:rsidR="00464F6C" w:rsidRPr="00EA77BC" w:rsidRDefault="00464F6C" w:rsidP="00464F6C">
      <w:pPr>
        <w:shd w:val="clear" w:color="auto" w:fill="D9D9D9"/>
        <w:autoSpaceDE w:val="0"/>
        <w:autoSpaceDN w:val="0"/>
        <w:adjustRightInd w:val="0"/>
        <w:ind w:left="374"/>
        <w:rPr>
          <w:rFonts w:ascii="Courier New" w:hAnsi="Courier New" w:cs="Courier New"/>
          <w:sz w:val="16"/>
          <w:szCs w:val="20"/>
        </w:rPr>
      </w:pPr>
      <w:r w:rsidRPr="00464F6C">
        <w:rPr>
          <w:rFonts w:ascii="Courier New" w:hAnsi="Courier New" w:cs="Courier New"/>
          <w:sz w:val="16"/>
        </w:rPr>
        <w:t>MAXIMUM DAYS SUPPLY:</w:t>
      </w:r>
    </w:p>
    <w:p w14:paraId="60E6B28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APPL PKG USE:  Non-VA Med</w:t>
      </w:r>
    </w:p>
    <w:p w14:paraId="60E6B28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STRENGTH:                          UNIT: </w:t>
      </w:r>
    </w:p>
    <w:p w14:paraId="60E6B28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POSSIBLE DOSAGES:</w:t>
      </w:r>
    </w:p>
    <w:p w14:paraId="60E6B28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B28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C" w14:textId="77777777"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VA CLASS: </w:t>
      </w:r>
    </w:p>
    <w:p w14:paraId="60E6B28D" w14:textId="77777777" w:rsidR="003314CD"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LOCAL NON-FORMULARY: N/F          VISN NON-FORMULARY:</w:t>
      </w:r>
    </w:p>
    <w:p w14:paraId="60E6B28E" w14:textId="77777777" w:rsidR="00105C5C"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National Formulary Indicator: Not Matched to NDF</w:t>
      </w:r>
      <w:bookmarkStart w:id="1239" w:name="_Toc219451840"/>
      <w:bookmarkStart w:id="1240" w:name="_Toc14665870"/>
      <w:bookmarkStart w:id="1241" w:name="_Toc14666694"/>
      <w:bookmarkStart w:id="1242" w:name="_Toc14667154"/>
    </w:p>
    <w:p w14:paraId="60E6B28F" w14:textId="77777777" w:rsidR="00D80CCD" w:rsidRPr="00215A1E"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 xml:space="preserve">Copay Tier: </w:t>
      </w:r>
    </w:p>
    <w:p w14:paraId="60E6B290" w14:textId="77777777" w:rsidR="00D80CCD" w:rsidRDefault="00D80CCD" w:rsidP="00E42D58">
      <w:pPr>
        <w:shd w:val="clear" w:color="auto" w:fill="D9D9D9"/>
        <w:ind w:left="374"/>
        <w:rPr>
          <w:rFonts w:ascii="Courier New" w:hAnsi="Courier New" w:cs="Courier New"/>
          <w:sz w:val="16"/>
        </w:rPr>
      </w:pPr>
      <w:r w:rsidRPr="00215A1E">
        <w:rPr>
          <w:rFonts w:ascii="Courier New" w:hAnsi="Courier New" w:cs="Courier New"/>
          <w:sz w:val="16"/>
        </w:rPr>
        <w:t>Copay Effective Date:</w:t>
      </w:r>
    </w:p>
    <w:p w14:paraId="60E6B291" w14:textId="77777777" w:rsidR="00531591" w:rsidRPr="00E42D58" w:rsidRDefault="00531591" w:rsidP="00531591"/>
    <w:p w14:paraId="60E6B292" w14:textId="77777777" w:rsidR="00464F6C" w:rsidRPr="00DB7440" w:rsidRDefault="00464F6C" w:rsidP="00464F6C">
      <w:pPr>
        <w:rPr>
          <w:b/>
          <w:sz w:val="20"/>
          <w:szCs w:val="20"/>
        </w:rPr>
      </w:pPr>
      <w:r w:rsidRPr="00DB7440">
        <w:rPr>
          <w:b/>
          <w:sz w:val="20"/>
          <w:szCs w:val="20"/>
        </w:rPr>
        <w:t xml:space="preserve">Example 4:  </w:t>
      </w:r>
      <w:r w:rsidRPr="00DB7440">
        <w:rPr>
          <w:b/>
          <w:i/>
          <w:kern w:val="28"/>
          <w:sz w:val="20"/>
          <w:szCs w:val="20"/>
        </w:rPr>
        <w:t>Inquire to VA Product Info For Local Drug</w:t>
      </w:r>
      <w:r w:rsidRPr="00DB7440">
        <w:rPr>
          <w:b/>
          <w:kern w:val="28"/>
          <w:sz w:val="20"/>
          <w:szCs w:val="20"/>
        </w:rPr>
        <w:t xml:space="preserve"> [PSNLOOK] </w:t>
      </w:r>
      <w:r w:rsidRPr="00DB7440">
        <w:rPr>
          <w:b/>
          <w:sz w:val="20"/>
          <w:szCs w:val="20"/>
        </w:rPr>
        <w:t xml:space="preserve">Option (showing a maximum days </w:t>
      </w:r>
    </w:p>
    <w:p w14:paraId="60E6B293" w14:textId="77777777" w:rsidR="00464F6C" w:rsidRPr="00DB7440" w:rsidRDefault="00464F6C" w:rsidP="00464F6C">
      <w:pPr>
        <w:rPr>
          <w:b/>
          <w:sz w:val="20"/>
          <w:szCs w:val="20"/>
        </w:rPr>
      </w:pPr>
      <w:r w:rsidRPr="00DB7440">
        <w:rPr>
          <w:b/>
          <w:sz w:val="20"/>
          <w:szCs w:val="20"/>
        </w:rPr>
        <w:t xml:space="preserve">                     supply of 365)</w:t>
      </w:r>
    </w:p>
    <w:p w14:paraId="60E6B294" w14:textId="77777777" w:rsidR="00464F6C" w:rsidRPr="00DB7440" w:rsidRDefault="00464F6C" w:rsidP="00464F6C">
      <w:pPr>
        <w:rPr>
          <w:b/>
          <w:sz w:val="20"/>
          <w:szCs w:val="20"/>
        </w:rPr>
      </w:pPr>
    </w:p>
    <w:p w14:paraId="60E6B295" w14:textId="77777777" w:rsidR="00464F6C" w:rsidRPr="00DB7440" w:rsidRDefault="00464F6C" w:rsidP="00464F6C">
      <w:pPr>
        <w:shd w:val="clear" w:color="auto" w:fill="D9D9D9"/>
        <w:ind w:left="374"/>
        <w:rPr>
          <w:rFonts w:ascii="Courier New" w:hAnsi="Courier New" w:cs="Courier New"/>
          <w:sz w:val="16"/>
        </w:rPr>
      </w:pPr>
    </w:p>
    <w:p w14:paraId="60E6B29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Inquire to VA Product Info For Local Drug [PSNLOOK]</w:t>
      </w:r>
    </w:p>
    <w:p w14:paraId="60E6B297" w14:textId="77777777" w:rsidR="00464F6C" w:rsidRPr="00DB7440" w:rsidRDefault="00464F6C" w:rsidP="00464F6C">
      <w:pPr>
        <w:shd w:val="clear" w:color="auto" w:fill="D9D9D9"/>
        <w:ind w:left="374"/>
        <w:rPr>
          <w:rFonts w:ascii="Courier New" w:hAnsi="Courier New" w:cs="Courier New"/>
          <w:sz w:val="16"/>
        </w:rPr>
      </w:pPr>
    </w:p>
    <w:p w14:paraId="60E6B29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Select OPTION NAME: PSNLOOK      Select DRUG GENERIC NAME:    PRIMIDONE 250MG TAB         CN400           </w:t>
      </w:r>
    </w:p>
    <w:p w14:paraId="60E6B29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9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DRUG Generic Name:  PRIMIDONE 250MG TAB</w:t>
      </w:r>
    </w:p>
    <w:p w14:paraId="60E6B29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Product Name: PRIMIDONE 250MG TAB</w:t>
      </w:r>
    </w:p>
    <w:p w14:paraId="60E6B29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Generic Name: PRIMIDONE</w:t>
      </w:r>
    </w:p>
    <w:p w14:paraId="60E6B29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Dosage Form: TAB</w:t>
      </w:r>
    </w:p>
    <w:p w14:paraId="60E6B29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Strength: 250 Units: MG</w:t>
      </w:r>
    </w:p>
    <w:p w14:paraId="60E6B29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PRIMIDONE TAB</w:t>
      </w:r>
    </w:p>
    <w:p w14:paraId="60E6B2A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PRIMIDONE 250MG TAB</w:t>
      </w:r>
    </w:p>
    <w:p w14:paraId="60E6B2A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P0116                      Transmit To CMOP: YES</w:t>
      </w:r>
    </w:p>
    <w:p w14:paraId="60E6B2A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Dispense Unit: TAB</w:t>
      </w:r>
    </w:p>
    <w:p w14:paraId="60E6B2A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PRIMIDONE - ORAL</w:t>
      </w:r>
    </w:p>
    <w:p w14:paraId="60E6B2A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A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PRIMIDONE                                      Str: 250       Unt: MG</w:t>
      </w:r>
    </w:p>
    <w:p w14:paraId="60E6B2A6" w14:textId="77777777" w:rsidR="00464F6C" w:rsidRPr="00DB7440" w:rsidRDefault="00464F6C" w:rsidP="00464F6C">
      <w:pPr>
        <w:shd w:val="clear" w:color="auto" w:fill="D9D9D9"/>
        <w:ind w:left="374"/>
        <w:rPr>
          <w:rFonts w:ascii="Courier New" w:hAnsi="Courier New" w:cs="Courier New"/>
          <w:sz w:val="16"/>
        </w:rPr>
      </w:pPr>
    </w:p>
    <w:p w14:paraId="60E6B2A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Press Return to Continue: </w:t>
      </w:r>
    </w:p>
    <w:p w14:paraId="60E6B2A8" w14:textId="77777777" w:rsidR="00464F6C" w:rsidRPr="00DB7440" w:rsidRDefault="00464F6C" w:rsidP="00464F6C">
      <w:pPr>
        <w:shd w:val="clear" w:color="auto" w:fill="D9D9D9"/>
        <w:ind w:left="374"/>
        <w:rPr>
          <w:rFonts w:ascii="Courier New" w:hAnsi="Courier New" w:cs="Courier New"/>
          <w:sz w:val="16"/>
        </w:rPr>
      </w:pPr>
    </w:p>
    <w:p w14:paraId="60E6B2A9" w14:textId="77777777" w:rsidR="00464F6C" w:rsidRPr="00DB7440" w:rsidRDefault="00464F6C" w:rsidP="00464F6C">
      <w:pPr>
        <w:shd w:val="clear" w:color="auto" w:fill="D9D9D9"/>
        <w:ind w:left="374"/>
        <w:rPr>
          <w:rFonts w:ascii="Courier New" w:hAnsi="Courier New" w:cs="Courier New"/>
          <w:sz w:val="16"/>
        </w:rPr>
      </w:pPr>
    </w:p>
    <w:p w14:paraId="60E6B2AA" w14:textId="77777777" w:rsidR="00464F6C" w:rsidRPr="00DB7440" w:rsidRDefault="00464F6C" w:rsidP="00464F6C">
      <w:pPr>
        <w:shd w:val="clear" w:color="auto" w:fill="D9D9D9"/>
        <w:ind w:left="374"/>
        <w:rPr>
          <w:rFonts w:ascii="Courier New" w:hAnsi="Courier New" w:cs="Courier New"/>
          <w:sz w:val="16"/>
        </w:rPr>
      </w:pPr>
    </w:p>
    <w:p w14:paraId="60E6B2A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Drug Class: CN400</w:t>
      </w:r>
    </w:p>
    <w:p w14:paraId="60E6B2A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A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Single/Multi Source Product: Multi</w:t>
      </w:r>
    </w:p>
    <w:p w14:paraId="60E6B2A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Single Dose:                             Min Single Dose: </w:t>
      </w:r>
    </w:p>
    <w:p w14:paraId="60E6B2A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Daily Dose:                              Min Daily Dose: </w:t>
      </w:r>
    </w:p>
    <w:p w14:paraId="60E6B2B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Cumulative Dose: </w:t>
      </w:r>
    </w:p>
    <w:p w14:paraId="60E6B2B1" w14:textId="77777777" w:rsidR="00D80CCD" w:rsidRDefault="00464F6C" w:rsidP="00E035D3">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B2" w14:textId="77777777" w:rsidR="00D80CCD" w:rsidRPr="00215A1E" w:rsidRDefault="00D80CCD" w:rsidP="00D80CCD">
      <w:pPr>
        <w:shd w:val="clear" w:color="auto" w:fill="D9D9D9"/>
        <w:ind w:left="374"/>
        <w:rPr>
          <w:rFonts w:ascii="Courier New" w:hAnsi="Courier New" w:cs="Courier New"/>
          <w:sz w:val="16"/>
        </w:rPr>
      </w:pPr>
      <w:bookmarkStart w:id="1243" w:name="p075"/>
      <w:bookmarkEnd w:id="1243"/>
      <w:r w:rsidRPr="00215A1E">
        <w:rPr>
          <w:rFonts w:ascii="Courier New" w:hAnsi="Courier New" w:cs="Courier New"/>
          <w:sz w:val="16"/>
        </w:rPr>
        <w:t xml:space="preserve">Copay Tier: </w:t>
      </w:r>
    </w:p>
    <w:p w14:paraId="60E6B2B3" w14:textId="77777777" w:rsidR="00D80CCD"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p>
    <w:p w14:paraId="60E6B2B4" w14:textId="77777777" w:rsidR="00464F6C" w:rsidRPr="00DB7440" w:rsidRDefault="00464F6C" w:rsidP="00464F6C">
      <w:pPr>
        <w:shd w:val="clear" w:color="auto" w:fill="D9D9D9"/>
        <w:ind w:left="374"/>
        <w:rPr>
          <w:rFonts w:ascii="Courier New" w:hAnsi="Courier New" w:cs="Courier New"/>
          <w:sz w:val="16"/>
        </w:rPr>
      </w:pPr>
    </w:p>
    <w:p w14:paraId="60E6B2B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B6" w14:textId="77777777" w:rsidR="00464F6C" w:rsidRPr="00DB7440" w:rsidRDefault="00464F6C" w:rsidP="00464F6C">
      <w:pPr>
        <w:shd w:val="clear" w:color="auto" w:fill="D9D9D9"/>
        <w:ind w:left="374"/>
        <w:rPr>
          <w:rFonts w:ascii="Courier New" w:hAnsi="Courier New" w:cs="Courier New"/>
          <w:sz w:val="16"/>
        </w:rPr>
      </w:pPr>
    </w:p>
    <w:p w14:paraId="60E6B2B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No</w:t>
      </w:r>
    </w:p>
    <w:p w14:paraId="60E6B2B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Possible Dosages To Auto-Create: 1x Possible Dosage</w:t>
      </w:r>
    </w:p>
    <w:p w14:paraId="60E6B2B9"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Package: Both Inpatient and Outpatient</w:t>
      </w:r>
    </w:p>
    <w:p w14:paraId="60E6B2B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BB" w14:textId="77777777" w:rsidR="00464F6C" w:rsidRPr="00DB7440" w:rsidRDefault="00464F6C" w:rsidP="00464F6C">
      <w:pPr>
        <w:shd w:val="clear" w:color="auto" w:fill="D9D9D9"/>
        <w:ind w:left="374"/>
        <w:rPr>
          <w:rFonts w:ascii="Courier New" w:hAnsi="Courier New" w:cs="Courier New"/>
          <w:sz w:val="16"/>
        </w:rPr>
      </w:pPr>
    </w:p>
    <w:p w14:paraId="60E6B2BC" w14:textId="77777777" w:rsidR="00464F6C" w:rsidRDefault="00464F6C" w:rsidP="00464F6C">
      <w:pPr>
        <w:rPr>
          <w:b/>
          <w:sz w:val="20"/>
          <w:szCs w:val="20"/>
        </w:rPr>
      </w:pPr>
    </w:p>
    <w:p w14:paraId="60E6B2BD" w14:textId="77777777" w:rsidR="00E035D3" w:rsidRPr="00DB7440" w:rsidRDefault="00E035D3" w:rsidP="00464F6C">
      <w:pPr>
        <w:rPr>
          <w:b/>
          <w:sz w:val="20"/>
          <w:szCs w:val="20"/>
        </w:rPr>
      </w:pPr>
    </w:p>
    <w:p w14:paraId="60E6B2BE" w14:textId="77777777" w:rsidR="00464F6C" w:rsidRPr="00DB7440" w:rsidRDefault="00464F6C" w:rsidP="00464F6C">
      <w:pPr>
        <w:rPr>
          <w:b/>
          <w:sz w:val="20"/>
          <w:szCs w:val="20"/>
        </w:rPr>
      </w:pPr>
      <w:r w:rsidRPr="00DB7440">
        <w:rPr>
          <w:b/>
          <w:sz w:val="20"/>
          <w:szCs w:val="20"/>
        </w:rPr>
        <w:t xml:space="preserve">Example 5:  </w:t>
      </w:r>
      <w:r w:rsidRPr="00DB7440">
        <w:rPr>
          <w:b/>
          <w:bCs/>
          <w:i/>
          <w:sz w:val="20"/>
          <w:szCs w:val="20"/>
        </w:rPr>
        <w:t>Inquire to National Files</w:t>
      </w:r>
      <w:r w:rsidRPr="00DB7440">
        <w:rPr>
          <w:b/>
          <w:bCs/>
          <w:sz w:val="20"/>
          <w:szCs w:val="20"/>
        </w:rPr>
        <w:t xml:space="preserve"> [PSNACT] </w:t>
      </w:r>
      <w:r w:rsidRPr="00DB7440">
        <w:rPr>
          <w:b/>
          <w:sz w:val="20"/>
          <w:szCs w:val="20"/>
        </w:rPr>
        <w:t>Option (showing a maximum days supply of 365)</w:t>
      </w:r>
    </w:p>
    <w:p w14:paraId="60E6B2BF" w14:textId="77777777" w:rsidR="00464F6C" w:rsidRPr="00DB7440" w:rsidRDefault="00464F6C" w:rsidP="00464F6C">
      <w:pPr>
        <w:rPr>
          <w:b/>
          <w:sz w:val="20"/>
          <w:szCs w:val="20"/>
        </w:rPr>
      </w:pPr>
    </w:p>
    <w:p w14:paraId="60E6B2C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Select OPTION NAME:    PSNACT     Inquire to National Files</w:t>
      </w:r>
    </w:p>
    <w:p w14:paraId="60E6B2C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VA Product Name: ACCU-CHEK AVIVA (GLUCOSE) 1-2 CONTROL SOLN  </w:t>
      </w:r>
    </w:p>
    <w:p w14:paraId="60E6B2C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Generic Name: GLUCOSE CONTROL</w:t>
      </w:r>
    </w:p>
    <w:p w14:paraId="60E6B2C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Dose Form: SOLN,CONTROL  (Exclude from Dosing Cks)</w:t>
      </w:r>
    </w:p>
    <w:p w14:paraId="60E6B2C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Strength:  Units: </w:t>
      </w:r>
    </w:p>
    <w:p w14:paraId="60E6B2C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GLUCOSE CONTROL SOLN,CONTROL</w:t>
      </w:r>
    </w:p>
    <w:p w14:paraId="60E6B2C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ACCU-CHEK AVIVA 1-2 CONTROL SOLN</w:t>
      </w:r>
    </w:p>
    <w:p w14:paraId="60E6B2C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A1331  Transmit to CMOP: Yes  VA Dispense Unit: EA</w:t>
      </w:r>
    </w:p>
    <w:p w14:paraId="60E6B2C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None</w:t>
      </w:r>
    </w:p>
    <w:p w14:paraId="60E6B2C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C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VA Drug Class: DX900</w:t>
      </w:r>
    </w:p>
    <w:p w14:paraId="60E6B2C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Secondary VA Drug Class: </w:t>
      </w:r>
    </w:p>
    <w:p w14:paraId="60E6B2C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C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CE" w14:textId="77777777" w:rsidR="00D80C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Restriction:</w:t>
      </w:r>
    </w:p>
    <w:p w14:paraId="60E6B2CF" w14:textId="77777777" w:rsidR="00D80CCD" w:rsidRDefault="00D80CCD" w:rsidP="00464F6C">
      <w:pPr>
        <w:shd w:val="clear" w:color="auto" w:fill="D9D9D9"/>
        <w:ind w:left="374"/>
        <w:rPr>
          <w:rFonts w:ascii="Courier New" w:hAnsi="Courier New" w:cs="Courier New"/>
          <w:sz w:val="16"/>
        </w:rPr>
      </w:pPr>
    </w:p>
    <w:p w14:paraId="60E6B2D0" w14:textId="77777777" w:rsidR="00D80CCD" w:rsidRPr="00215A1E" w:rsidRDefault="00D80CCD" w:rsidP="00D80CCD">
      <w:pPr>
        <w:shd w:val="clear" w:color="auto" w:fill="D9D9D9"/>
        <w:ind w:left="374"/>
        <w:rPr>
          <w:rFonts w:ascii="Courier New" w:hAnsi="Courier New" w:cs="Courier New"/>
          <w:sz w:val="16"/>
        </w:rPr>
      </w:pPr>
      <w:bookmarkStart w:id="1244" w:name="p076"/>
      <w:bookmarkStart w:id="1245" w:name="p077"/>
      <w:bookmarkEnd w:id="1244"/>
      <w:bookmarkEnd w:id="1245"/>
      <w:r w:rsidRPr="00215A1E">
        <w:rPr>
          <w:rFonts w:ascii="Courier New" w:hAnsi="Courier New" w:cs="Courier New"/>
          <w:sz w:val="16"/>
        </w:rPr>
        <w:t xml:space="preserve">Copay Tier: </w:t>
      </w:r>
    </w:p>
    <w:p w14:paraId="60E6B2D1" w14:textId="77777777" w:rsidR="00464F6C"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r w:rsidR="00464F6C" w:rsidRPr="00DB7440">
        <w:rPr>
          <w:rFonts w:ascii="Courier New" w:hAnsi="Courier New" w:cs="Courier New"/>
          <w:sz w:val="16"/>
        </w:rPr>
        <w:t xml:space="preserve"> </w:t>
      </w:r>
    </w:p>
    <w:p w14:paraId="60E6B2D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Exclude Drg-Drg Interaction Ck: Yes (No check for Drug-Drug Interactions)</w:t>
      </w:r>
    </w:p>
    <w:p w14:paraId="60E6B2D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D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6"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Yes</w:t>
      </w:r>
    </w:p>
    <w:p w14:paraId="60E6B2D7" w14:textId="77777777" w:rsidR="00464F6C"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D8" w14:textId="77777777" w:rsidR="00464F6C" w:rsidRPr="00EA77BC" w:rsidRDefault="00464F6C" w:rsidP="00EA77BC"/>
    <w:p w14:paraId="60E6B2D9" w14:textId="77777777" w:rsidR="00461F3F" w:rsidRPr="00EA77BC" w:rsidRDefault="00461F3F" w:rsidP="0050017C">
      <w:pPr>
        <w:pStyle w:val="Heading1"/>
        <w:numPr>
          <w:ilvl w:val="0"/>
          <w:numId w:val="45"/>
        </w:numPr>
      </w:pPr>
      <w:bookmarkStart w:id="1246" w:name="_Medication_Instruction_Management"/>
      <w:bookmarkStart w:id="1247" w:name="_Toc376874069"/>
      <w:bookmarkStart w:id="1248" w:name="_Toc523224118"/>
      <w:bookmarkEnd w:id="1246"/>
      <w:r w:rsidRPr="00EA77BC">
        <w:t xml:space="preserve">Medication Instruction </w:t>
      </w:r>
      <w:r w:rsidR="0061069D" w:rsidRPr="00EA77BC">
        <w:t>Management</w:t>
      </w:r>
      <w:bookmarkEnd w:id="1239"/>
      <w:bookmarkEnd w:id="1247"/>
      <w:bookmarkEnd w:id="1248"/>
    </w:p>
    <w:p w14:paraId="60E6B2DA" w14:textId="77777777" w:rsidR="00461F3F" w:rsidRPr="00EA77BC" w:rsidRDefault="00461F3F" w:rsidP="00732461">
      <w:pPr>
        <w:pStyle w:val="Heading4"/>
        <w:spacing w:after="0"/>
        <w:ind w:firstLine="720"/>
      </w:pPr>
      <w:r w:rsidRPr="00EA77BC">
        <w:t xml:space="preserve">[PSS </w:t>
      </w:r>
      <w:r w:rsidR="0061069D" w:rsidRPr="00EA77BC">
        <w:t>MED INSTRUCTION MANAGEMENT]</w:t>
      </w:r>
    </w:p>
    <w:p w14:paraId="60E6B2DB" w14:textId="77777777" w:rsidR="0061069D" w:rsidRPr="00EA77BC" w:rsidRDefault="0061069D" w:rsidP="00732461"/>
    <w:p w14:paraId="60E6B2DC" w14:textId="77777777" w:rsidR="0061069D" w:rsidRPr="00EA77BC" w:rsidRDefault="00AC6AB1" w:rsidP="00732461">
      <w:r w:rsidRPr="00EA77BC">
        <w:t xml:space="preserve">The </w:t>
      </w:r>
      <w:r w:rsidRPr="00EA77BC">
        <w:rPr>
          <w:i/>
          <w:iCs/>
        </w:rPr>
        <w:t>Medication Instruction Management</w:t>
      </w:r>
      <w:r w:rsidRPr="00EA77BC">
        <w:fldChar w:fldCharType="begin"/>
      </w:r>
      <w:r w:rsidRPr="00EA77BC">
        <w:instrText xml:space="preserve"> XE "Medication Instruction Management" \b</w:instrText>
      </w:r>
      <w:r w:rsidRPr="00EA77BC">
        <w:fldChar w:fldCharType="end"/>
      </w:r>
      <w:r w:rsidRPr="00EA77BC">
        <w:t xml:space="preserve"> </w:t>
      </w:r>
      <w:r w:rsidR="00630D8A" w:rsidRPr="00EA77BC">
        <w:t xml:space="preserve">[PSS MED INSTRUCTION MANAGEMENT] option </w:t>
      </w:r>
      <w:r w:rsidRPr="00EA77BC">
        <w:t xml:space="preserve">sub-menu provides options through which the user can </w:t>
      </w:r>
      <w:r w:rsidR="00B7607D" w:rsidRPr="00EA77BC">
        <w:t>review and manage</w:t>
      </w:r>
      <w:r w:rsidRPr="00EA77BC">
        <w:t xml:space="preserve"> entries in the MEDICATION INSTRUCTION file (#51).</w:t>
      </w:r>
      <w:r w:rsidR="00B7607D" w:rsidRPr="00EA77BC">
        <w:t xml:space="preserve"> </w:t>
      </w:r>
    </w:p>
    <w:p w14:paraId="60E6B2DD" w14:textId="77777777" w:rsidR="00302E04" w:rsidRPr="00EA77BC" w:rsidRDefault="00302E04" w:rsidP="000C5921">
      <w:pPr>
        <w:rPr>
          <w:sz w:val="28"/>
          <w:szCs w:val="28"/>
        </w:rPr>
      </w:pPr>
    </w:p>
    <w:p w14:paraId="60E6B2DE" w14:textId="77777777" w:rsidR="00595E65" w:rsidRPr="00EA77BC" w:rsidRDefault="00595E65" w:rsidP="0050017C">
      <w:pPr>
        <w:pStyle w:val="Heading2"/>
        <w:numPr>
          <w:ilvl w:val="0"/>
          <w:numId w:val="34"/>
        </w:numPr>
        <w:tabs>
          <w:tab w:val="clear" w:pos="720"/>
          <w:tab w:val="clear" w:pos="1080"/>
          <w:tab w:val="left" w:pos="900"/>
        </w:tabs>
      </w:pPr>
      <w:bookmarkStart w:id="1249" w:name="Page_76"/>
      <w:bookmarkStart w:id="1250" w:name="_Toc219451841"/>
      <w:bookmarkStart w:id="1251" w:name="_Toc376874070"/>
      <w:bookmarkStart w:id="1252" w:name="_Toc523224119"/>
      <w:bookmarkEnd w:id="1249"/>
      <w:r w:rsidRPr="00EA77BC">
        <w:t>Medication Instruction File Add/Edit</w:t>
      </w:r>
      <w:bookmarkEnd w:id="1240"/>
      <w:bookmarkEnd w:id="1241"/>
      <w:bookmarkEnd w:id="1242"/>
      <w:bookmarkEnd w:id="1250"/>
      <w:bookmarkEnd w:id="1251"/>
      <w:bookmarkEnd w:id="1252"/>
    </w:p>
    <w:p w14:paraId="60E6B2DF" w14:textId="77777777" w:rsidR="00595E65" w:rsidRPr="00EA77BC" w:rsidRDefault="00595E65" w:rsidP="00EA77BC">
      <w:pPr>
        <w:pStyle w:val="Heading4"/>
        <w:spacing w:after="0"/>
        <w:ind w:firstLine="900"/>
        <w:rPr>
          <w:caps/>
          <w:sz w:val="28"/>
        </w:rPr>
      </w:pPr>
      <w:bookmarkStart w:id="1253" w:name="_Toc14665871"/>
      <w:bookmarkStart w:id="1254" w:name="_Toc14666695"/>
      <w:r w:rsidRPr="00EA77BC">
        <w:t>[PSSJU MI]</w:t>
      </w:r>
      <w:bookmarkEnd w:id="1253"/>
      <w:bookmarkEnd w:id="1254"/>
    </w:p>
    <w:p w14:paraId="60E6B2E0" w14:textId="77777777" w:rsidR="00595E65" w:rsidRPr="00EA77BC" w:rsidRDefault="00595E65" w:rsidP="000C5921">
      <w:pPr>
        <w:keepNext/>
      </w:pPr>
    </w:p>
    <w:p w14:paraId="60E6B2E1" w14:textId="77777777" w:rsidR="00595E65" w:rsidRPr="00EA77BC" w:rsidRDefault="00595E65" w:rsidP="000C5921">
      <w:r w:rsidRPr="00EA77BC">
        <w:t>The</w:t>
      </w:r>
      <w:r w:rsidRPr="00EA77BC">
        <w:rPr>
          <w:i/>
          <w:iCs/>
        </w:rPr>
        <w:t xml:space="preserve"> Medication Instruction File Add/Edit</w:t>
      </w:r>
      <w:r w:rsidRPr="00EA77BC">
        <w:fldChar w:fldCharType="begin"/>
      </w:r>
      <w:r w:rsidRPr="00EA77BC">
        <w:instrText xml:space="preserve"> XE "Medication Instruction File Add/Edit" \b</w:instrText>
      </w:r>
      <w:r w:rsidRPr="00EA77BC">
        <w:fldChar w:fldCharType="end"/>
      </w:r>
      <w:r w:rsidRPr="00EA77BC">
        <w:t xml:space="preserve"> </w:t>
      </w:r>
      <w:r w:rsidR="00630D8A" w:rsidRPr="00EA77BC">
        <w:t xml:space="preserve">[PSSJU MI] </w:t>
      </w:r>
      <w:r w:rsidRPr="00EA77BC">
        <w:t>option allows the user to enter and edit abbreviations and expansions in the MEDICATION INSTRUCTION file (#51) and to “flag” those entries for use by the Inpatient Medications package only, Outpatient Pharmacy package only, or both</w:t>
      </w:r>
      <w:r w:rsidR="00FC40B2" w:rsidRPr="00EA77BC">
        <w:t xml:space="preserve">. </w:t>
      </w:r>
      <w:r w:rsidRPr="00EA77BC">
        <w:t>The expansions in the MEDICATION INSTRUCTION file (#51) expand the Schedule and Patient Instructions when building the SIG. The Inpatient Medications package contains a field called SPECIAL INSTRUCTIONS that utilizes these abbreviations and expansions when printing various reports. Additionally, the Outpatient Pharmacy package utilizes these abbreviations for expansions when building the prescription SIG.</w:t>
      </w:r>
    </w:p>
    <w:p w14:paraId="60E6B2E2" w14:textId="77777777" w:rsidR="00595E65" w:rsidRPr="00EA77BC" w:rsidRDefault="00595E65" w:rsidP="001B3F39"/>
    <w:p w14:paraId="60E6B2E3" w14:textId="77777777" w:rsidR="00595E65" w:rsidRDefault="00595E65" w:rsidP="001B3F39">
      <w:r w:rsidRPr="00EA77BC">
        <w:t xml:space="preserve">The </w:t>
      </w:r>
      <w:r w:rsidRPr="00EA77BC">
        <w:rPr>
          <w:i/>
          <w:iCs/>
        </w:rPr>
        <w:t xml:space="preserve">Medication Instruction File Add/Edit </w:t>
      </w:r>
      <w:r w:rsidR="00630D8A" w:rsidRPr="00EA77BC">
        <w:rPr>
          <w:iCs/>
        </w:rPr>
        <w:t>[PSSJU MI]</w:t>
      </w:r>
      <w:r w:rsidR="00630D8A" w:rsidRPr="00EA77BC">
        <w:rPr>
          <w:i/>
          <w:iCs/>
        </w:rPr>
        <w:t xml:space="preserve"> </w:t>
      </w:r>
      <w:r w:rsidRPr="00EA77BC">
        <w:t>option allows the user to enter the expansion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630D8A" w:rsidRPr="00EA77BC">
        <w:t xml:space="preserve"> (#1.1),</w:t>
      </w:r>
      <w:r w:rsidRPr="00EA77BC">
        <w:t xml:space="preserve"> PDM defaults to the value entered in the EXPANSION field</w:t>
      </w:r>
      <w:r w:rsidR="00F4385B" w:rsidRPr="00EA77BC">
        <w:t xml:space="preserve"> (#1)</w:t>
      </w:r>
      <w:r w:rsidR="00FC40B2" w:rsidRPr="00EA77BC">
        <w:t xml:space="preserve">. </w:t>
      </w:r>
      <w:r w:rsidRPr="00EA77BC">
        <w:t xml:space="preserve">If no values exist in the EXPANSION </w:t>
      </w:r>
      <w:r w:rsidR="00F4385B" w:rsidRPr="00EA77BC">
        <w:t xml:space="preserve">field (#1) </w:t>
      </w:r>
      <w:r w:rsidRPr="00EA77BC">
        <w:t xml:space="preserve">and OTHER LANGUAGE EXPANSION </w:t>
      </w:r>
      <w:r w:rsidR="00630D8A" w:rsidRPr="00EA77BC">
        <w:t xml:space="preserve">field </w:t>
      </w:r>
      <w:r w:rsidR="00F4385B" w:rsidRPr="00EA77BC">
        <w:t>(#1.1)</w:t>
      </w:r>
      <w:r w:rsidRPr="00EA77BC">
        <w:t>, an EXPANSION value will not print when Outpatient Pharmacy builds the SIG</w:t>
      </w:r>
      <w:r w:rsidR="00FC40B2" w:rsidRPr="00EA77BC">
        <w:t xml:space="preserve">. </w:t>
      </w:r>
      <w:r w:rsidRPr="00EA77BC">
        <w:t>See Appendix F for a list of Spanish equivalents for some of the more common medication instructions.</w:t>
      </w:r>
    </w:p>
    <w:p w14:paraId="60E6B2E4" w14:textId="77777777" w:rsidR="00CC58CE" w:rsidRDefault="00CC58CE" w:rsidP="001B3F39"/>
    <w:p w14:paraId="60E6B2E5" w14:textId="77777777" w:rsidR="007E128B" w:rsidRDefault="008D5A41" w:rsidP="008D5A41">
      <w:pPr>
        <w:autoSpaceDE w:val="0"/>
        <w:autoSpaceDN w:val="0"/>
        <w:adjustRightInd w:val="0"/>
      </w:pPr>
      <w:r>
        <w:t xml:space="preserve">Patch PSS*1*201 adds three new fields to the </w:t>
      </w:r>
      <w:r w:rsidR="005A7C4D" w:rsidRPr="00EA77BC">
        <w:rPr>
          <w:i/>
          <w:iCs/>
        </w:rPr>
        <w:t xml:space="preserve">Medication Instruction File Add/Edit </w:t>
      </w:r>
      <w:r w:rsidRPr="00F70863">
        <w:t xml:space="preserve">PSSJU MI] option. </w:t>
      </w:r>
      <w:r w:rsidRPr="0081572E">
        <w:t xml:space="preserve">The </w:t>
      </w:r>
      <w:r w:rsidRPr="00AA0803">
        <w:t>DOSING CHECK FREQUENCY field (#32</w:t>
      </w:r>
      <w:r w:rsidRPr="0081572E">
        <w:t xml:space="preserve">) </w:t>
      </w:r>
      <w:r w:rsidRPr="00AA0803">
        <w:t xml:space="preserve">allows a user to enter a specific format pattern to represent the frequency such as ‘X#D’, where ‘#’ represents a 1-2 character numeric value.  The DOSING CHECK FREQUENCY field takes priority over all other fields/values </w:t>
      </w:r>
      <w:r w:rsidR="007E128B" w:rsidRPr="00AA0803">
        <w:t xml:space="preserve"> in this file </w:t>
      </w:r>
      <w:r w:rsidRPr="00AA0803">
        <w:t>when determining frequency for the Max Daily Dose Order Check.</w:t>
      </w:r>
      <w:r>
        <w:t xml:space="preserve"> If the DOSING CHECK FREQUENCY value is not used, the FREQUENCY (IN MINUTES) value will be used for the Max Daily Dose Order Check. The new fields in the MEDICATION INSTRUCTION file (#51) will only be </w:t>
      </w:r>
      <w:r w:rsidRPr="00EB20D7">
        <w:t>utilized when performing the Max Daily Dose Order Check for outpatient medication orders and only after a frequency value could not be determined from the ADMINI</w:t>
      </w:r>
      <w:r w:rsidR="00EB20D7" w:rsidRPr="00EB20D7">
        <w:t>STRATION SCHEDULE File (#51.1).</w:t>
      </w:r>
    </w:p>
    <w:p w14:paraId="60E6B2E6" w14:textId="77777777" w:rsidR="0081572E" w:rsidRPr="00EB20D7" w:rsidRDefault="0081572E" w:rsidP="008D5A41">
      <w:pPr>
        <w:autoSpaceDE w:val="0"/>
        <w:autoSpaceDN w:val="0"/>
        <w:adjustRightInd w:val="0"/>
      </w:pPr>
    </w:p>
    <w:p w14:paraId="60E6B2E7" w14:textId="77777777" w:rsidR="007E128B" w:rsidRPr="00EB20D7" w:rsidRDefault="007E128B" w:rsidP="007E128B">
      <w:pPr>
        <w:autoSpaceDE w:val="0"/>
        <w:autoSpaceDN w:val="0"/>
        <w:adjustRightInd w:val="0"/>
      </w:pPr>
      <w:r w:rsidRPr="00EB20D7">
        <w:t xml:space="preserve">The DRUG(S) FOR DOSING CHK FREQ field (#32.1) is a multiple field that allows for dispense drugs from the DRUG file (#50) to be associated with the DOSING CHECK FREQUENCY field (#32) value within the MEDICATION INSTRUCTION file (#51).  </w:t>
      </w:r>
    </w:p>
    <w:p w14:paraId="60E6B2E8" w14:textId="77777777" w:rsidR="007E128B" w:rsidRPr="00EB20D7" w:rsidRDefault="007E128B" w:rsidP="007E128B">
      <w:pPr>
        <w:autoSpaceDE w:val="0"/>
        <w:autoSpaceDN w:val="0"/>
        <w:adjustRightInd w:val="0"/>
      </w:pPr>
    </w:p>
    <w:p w14:paraId="60E6B2E9" w14:textId="77777777" w:rsidR="007E128B" w:rsidRPr="00EB20D7" w:rsidRDefault="007E128B" w:rsidP="0050017C">
      <w:pPr>
        <w:numPr>
          <w:ilvl w:val="0"/>
          <w:numId w:val="77"/>
        </w:numPr>
        <w:autoSpaceDE w:val="0"/>
        <w:autoSpaceDN w:val="0"/>
        <w:adjustRightInd w:val="0"/>
        <w:contextualSpacing/>
      </w:pPr>
      <w:bookmarkStart w:id="1255" w:name="Page_77"/>
      <w:bookmarkEnd w:id="1255"/>
      <w:r w:rsidRPr="00EB20D7">
        <w:t>When a value is entered in the DOSING CHECK F</w:t>
      </w:r>
      <w:r w:rsidR="00551037" w:rsidRPr="00EB20D7">
        <w:t>REQUENCY field and NO drug(s) are</w:t>
      </w:r>
      <w:r w:rsidR="00D16369" w:rsidRPr="00EB20D7">
        <w:t xml:space="preserve"> entered in </w:t>
      </w:r>
      <w:r w:rsidRPr="00EB20D7">
        <w:t>the DRUG(S)</w:t>
      </w:r>
      <w:r w:rsidR="00E93F4A" w:rsidRPr="00EB20D7">
        <w:t xml:space="preserve"> FOR DOSING CHK FREQ </w:t>
      </w:r>
      <w:r w:rsidRPr="00EB20D7">
        <w:t>field, the Max Daily Dose Order Check will use the value in the DOSING CHECK FREQUENCY field to derive a frequency for all orders whose medication instruction is derived from the schedule.</w:t>
      </w:r>
    </w:p>
    <w:p w14:paraId="60E6B2EA" w14:textId="77777777" w:rsidR="007E128B" w:rsidRPr="00EB20D7" w:rsidRDefault="007E128B" w:rsidP="007E128B">
      <w:pPr>
        <w:autoSpaceDE w:val="0"/>
        <w:autoSpaceDN w:val="0"/>
        <w:adjustRightInd w:val="0"/>
        <w:ind w:left="720"/>
        <w:contextualSpacing/>
      </w:pPr>
      <w:r w:rsidRPr="00EB20D7">
        <w:t xml:space="preserve"> </w:t>
      </w:r>
    </w:p>
    <w:p w14:paraId="60E6B2EB" w14:textId="77777777" w:rsidR="007E128B" w:rsidRPr="007E128B" w:rsidRDefault="007E128B" w:rsidP="0050017C">
      <w:pPr>
        <w:numPr>
          <w:ilvl w:val="0"/>
          <w:numId w:val="77"/>
        </w:numPr>
        <w:autoSpaceDE w:val="0"/>
        <w:autoSpaceDN w:val="0"/>
        <w:adjustRightInd w:val="0"/>
        <w:contextualSpacing/>
      </w:pPr>
      <w:r w:rsidRPr="00EB20D7">
        <w:t xml:space="preserve">When a value is entered for DOSING CHECK FREQUENCY field and there are one or more drug(s) entered in the DRUG(S) FOR DOSING CHK FREQ field, the Max Daily Dose Order Check will ONLY use the value in DOSING CHECK FREQUENCY to derive a frequency if the order </w:t>
      </w:r>
      <w:r w:rsidR="0025381D" w:rsidRPr="00EB20D7">
        <w:t xml:space="preserve">that has that medication instruction, derived from the schedule, also </w:t>
      </w:r>
      <w:r w:rsidR="00437420" w:rsidRPr="00EB20D7">
        <w:t>matches one of the drug(s) entered</w:t>
      </w:r>
      <w:r w:rsidR="0025381D" w:rsidRPr="00EB20D7">
        <w:t>.</w:t>
      </w:r>
      <w:r w:rsidR="00437420" w:rsidRPr="00EB20D7">
        <w:t xml:space="preserve"> </w:t>
      </w:r>
      <w:r w:rsidRPr="00EB20D7">
        <w:t>If the drug found in the order does not match a drug listed in the DRUG(S) FOR DOSING CHK FREQ</w:t>
      </w:r>
      <w:r w:rsidRPr="007E128B">
        <w:t xml:space="preserve"> field, then the value of the DOSING CHECK FREQUENCY will not be used for the Max Daily Dose Order Check to derive a frequency.  </w:t>
      </w:r>
    </w:p>
    <w:p w14:paraId="60E6B2EC" w14:textId="77777777" w:rsidR="008D5A41" w:rsidRDefault="008D5A41" w:rsidP="008D5A41">
      <w:pPr>
        <w:autoSpaceDE w:val="0"/>
        <w:autoSpaceDN w:val="0"/>
        <w:adjustRightInd w:val="0"/>
        <w:ind w:left="360"/>
      </w:pPr>
    </w:p>
    <w:p w14:paraId="60E6B2ED" w14:textId="77777777" w:rsidR="007E128B" w:rsidRDefault="007E128B" w:rsidP="008D5A41">
      <w:pPr>
        <w:autoSpaceDE w:val="0"/>
        <w:autoSpaceDN w:val="0"/>
        <w:adjustRightInd w:val="0"/>
        <w:ind w:left="360"/>
      </w:pPr>
    </w:p>
    <w:p w14:paraId="60E6B2EE" w14:textId="77777777" w:rsidR="008D5A41" w:rsidRPr="00AA0803" w:rsidRDefault="000C7478" w:rsidP="00851FCA">
      <w:pPr>
        <w:keepNext/>
        <w:spacing w:after="200" w:line="276" w:lineRule="auto"/>
        <w:rPr>
          <w:b/>
          <w:sz w:val="20"/>
          <w:szCs w:val="20"/>
        </w:rPr>
      </w:pPr>
      <w:r w:rsidRPr="00AA0803">
        <w:rPr>
          <w:b/>
          <w:sz w:val="20"/>
          <w:szCs w:val="20"/>
        </w:rPr>
        <w:t>Example : Medication Instruction File Add/Edit [PSSJU MI] Option</w:t>
      </w:r>
    </w:p>
    <w:p w14:paraId="60E6B2EF" w14:textId="77777777" w:rsidR="008D5A41" w:rsidRPr="008237FC" w:rsidRDefault="008D5A41" w:rsidP="008D5A41">
      <w:pPr>
        <w:pStyle w:val="ExampleHeading"/>
        <w:shd w:val="clear" w:color="auto" w:fill="D9D9D9"/>
        <w:spacing w:after="0"/>
        <w:rPr>
          <w:szCs w:val="20"/>
          <w:lang w:val="en-US"/>
        </w:rPr>
      </w:pPr>
    </w:p>
    <w:p w14:paraId="60E6B2F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Pharmacy</w:t>
      </w:r>
      <w:r w:rsidRPr="001C27B2">
        <w:rPr>
          <w:rFonts w:ascii="Courier New" w:hAnsi="Courier New" w:cs="Courier New"/>
          <w:b/>
          <w:sz w:val="16"/>
          <w:szCs w:val="16"/>
        </w:rPr>
        <w:t xml:space="preserve"> Data Management </w:t>
      </w:r>
      <w:r w:rsidRPr="008237FC">
        <w:rPr>
          <w:rFonts w:ascii="Courier New" w:hAnsi="Courier New" w:cs="Courier New"/>
          <w:sz w:val="16"/>
          <w:szCs w:val="16"/>
        </w:rPr>
        <w:t>Option: MEDIC</w:t>
      </w:r>
    </w:p>
    <w:p w14:paraId="60E6B2F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2F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2F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2F4" w14:textId="77777777" w:rsidR="008D5A41" w:rsidRPr="008237FC" w:rsidRDefault="008D5A41" w:rsidP="008D5A41">
      <w:pPr>
        <w:keepNext/>
        <w:shd w:val="clear" w:color="auto" w:fill="D9D9D9"/>
        <w:rPr>
          <w:rFonts w:ascii="Courier New" w:hAnsi="Courier New" w:cs="Courier New"/>
          <w:sz w:val="16"/>
          <w:szCs w:val="16"/>
        </w:rPr>
      </w:pPr>
    </w:p>
    <w:p w14:paraId="60E6B2F5"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Medication Instru</w:t>
      </w:r>
      <w:r w:rsidRPr="001C27B2">
        <w:rPr>
          <w:rFonts w:ascii="Courier New" w:hAnsi="Courier New" w:cs="Courier New"/>
          <w:b/>
          <w:sz w:val="16"/>
          <w:szCs w:val="16"/>
        </w:rPr>
        <w:t>ction Managemen</w:t>
      </w:r>
      <w:r w:rsidRPr="002722DC">
        <w:rPr>
          <w:rFonts w:ascii="Courier New" w:hAnsi="Courier New" w:cs="Courier New"/>
          <w:b/>
          <w:sz w:val="16"/>
          <w:szCs w:val="16"/>
        </w:rPr>
        <w:t xml:space="preserve">t </w:t>
      </w:r>
      <w:r w:rsidRPr="008237FC">
        <w:rPr>
          <w:rFonts w:ascii="Courier New" w:hAnsi="Courier New" w:cs="Courier New"/>
          <w:sz w:val="16"/>
          <w:szCs w:val="16"/>
        </w:rPr>
        <w:t>Option: MEDIC</w:t>
      </w:r>
    </w:p>
    <w:p w14:paraId="60E6B2F6"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2F7"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2F8"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2F9" w14:textId="77777777" w:rsidR="008D5A41" w:rsidRPr="008237FC" w:rsidRDefault="008D5A41" w:rsidP="008D5A41">
      <w:pPr>
        <w:keepNext/>
        <w:shd w:val="clear" w:color="auto" w:fill="D9D9D9"/>
        <w:rPr>
          <w:rFonts w:ascii="Courier New" w:hAnsi="Courier New" w:cs="Courier New"/>
          <w:sz w:val="16"/>
          <w:szCs w:val="16"/>
        </w:rPr>
      </w:pPr>
    </w:p>
    <w:p w14:paraId="60E6B2F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QIDPC</w:t>
      </w:r>
    </w:p>
    <w:p w14:paraId="60E6B2F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2F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QIDPC       FOUR TIMES A DAY AFTER MEALS &amp; AT BEDTIME</w:t>
      </w:r>
    </w:p>
    <w:p w14:paraId="60E6B2FD" w14:textId="77777777" w:rsidR="008D5A41" w:rsidRDefault="008D5A41" w:rsidP="008D5A41">
      <w:pPr>
        <w:keepNext/>
        <w:shd w:val="clear" w:color="auto" w:fill="D9D9D9"/>
        <w:rPr>
          <w:rFonts w:ascii="Courier New" w:hAnsi="Courier New" w:cs="Courier New"/>
          <w:b/>
          <w:sz w:val="16"/>
          <w:szCs w:val="16"/>
        </w:rPr>
      </w:pPr>
      <w:r w:rsidRPr="008237FC">
        <w:rPr>
          <w:rFonts w:ascii="Courier New" w:hAnsi="Courier New" w:cs="Courier New"/>
          <w:sz w:val="16"/>
          <w:szCs w:val="16"/>
        </w:rPr>
        <w:t xml:space="preserve">         ...OK? Yes//   (Yes)</w:t>
      </w:r>
    </w:p>
    <w:p w14:paraId="60E6B2FE" w14:textId="77777777" w:rsidR="008D5A41" w:rsidRPr="008237FC" w:rsidRDefault="008D5A41" w:rsidP="008D5A41">
      <w:pPr>
        <w:keepNext/>
        <w:shd w:val="clear" w:color="auto" w:fill="D9D9D9"/>
        <w:rPr>
          <w:rFonts w:ascii="Courier New" w:hAnsi="Courier New" w:cs="Courier New"/>
          <w:sz w:val="16"/>
          <w:szCs w:val="16"/>
        </w:rPr>
      </w:pPr>
    </w:p>
    <w:p w14:paraId="60E6B2FF"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NAME: </w:t>
      </w:r>
      <w:r>
        <w:rPr>
          <w:rFonts w:ascii="Courier New" w:hAnsi="Courier New" w:cs="Courier New"/>
          <w:b/>
          <w:sz w:val="16"/>
          <w:szCs w:val="16"/>
        </w:rPr>
        <w:t>QID</w:t>
      </w:r>
      <w:r w:rsidRPr="008237FC">
        <w:rPr>
          <w:rFonts w:ascii="Courier New" w:hAnsi="Courier New" w:cs="Courier New"/>
          <w:sz w:val="16"/>
          <w:szCs w:val="16"/>
        </w:rPr>
        <w:t>PC//</w:t>
      </w:r>
    </w:p>
    <w:p w14:paraId="60E6B30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SYNONYM: QIDPCHS//</w:t>
      </w:r>
    </w:p>
    <w:p w14:paraId="60E6B30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EXPANSION: </w:t>
      </w:r>
      <w:r>
        <w:rPr>
          <w:rFonts w:ascii="Courier New" w:hAnsi="Courier New" w:cs="Courier New"/>
          <w:sz w:val="16"/>
          <w:szCs w:val="16"/>
        </w:rPr>
        <w:t xml:space="preserve">FOUR TIMES A DAY </w:t>
      </w:r>
      <w:r w:rsidRPr="008237FC">
        <w:rPr>
          <w:rFonts w:ascii="Courier New" w:hAnsi="Courier New" w:cs="Courier New"/>
          <w:sz w:val="16"/>
          <w:szCs w:val="16"/>
        </w:rPr>
        <w:t>AFTER MEALS</w:t>
      </w:r>
      <w:r>
        <w:rPr>
          <w:rFonts w:ascii="Courier New" w:hAnsi="Courier New" w:cs="Courier New"/>
          <w:sz w:val="16"/>
          <w:szCs w:val="16"/>
        </w:rPr>
        <w:t xml:space="preserve"> &amp; AT BEDTIME</w:t>
      </w:r>
      <w:r w:rsidRPr="008237FC">
        <w:rPr>
          <w:rFonts w:ascii="Courier New" w:hAnsi="Courier New" w:cs="Courier New"/>
          <w:sz w:val="16"/>
          <w:szCs w:val="16"/>
        </w:rPr>
        <w:t>//</w:t>
      </w:r>
    </w:p>
    <w:p w14:paraId="60E6B30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PLURAL: </w:t>
      </w:r>
    </w:p>
    <w:p w14:paraId="60E6B30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INTENDED USE: IN &amp; OUTPATIENT//</w:t>
      </w:r>
    </w:p>
    <w:p w14:paraId="60E6B30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0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30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30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30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30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30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30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1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1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31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31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31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31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medication instruction.</w:t>
      </w:r>
    </w:p>
    <w:p w14:paraId="60E6B31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In some cases an 'X' (symbol for 'times') must be entered as the first </w:t>
      </w:r>
    </w:p>
    <w:p w14:paraId="60E6B31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31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w:t>
      </w:r>
    </w:p>
    <w:p w14:paraId="60E6B31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31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medication instruction translation for the possible</w:t>
      </w:r>
    </w:p>
    <w:p w14:paraId="60E6B31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formats.  Enter the dosing check frequency in one of the following</w:t>
      </w:r>
    </w:p>
    <w:p w14:paraId="60E6B31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specified formats (# represents a whole number):</w:t>
      </w:r>
    </w:p>
    <w:p w14:paraId="60E6B31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32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32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32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32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bookmarkStart w:id="1256" w:name="p080"/>
      <w:r w:rsidRPr="008237FC">
        <w:rPr>
          <w:rFonts w:ascii="Courier New" w:hAnsi="Courier New" w:cs="Courier New"/>
          <w:sz w:val="16"/>
          <w:szCs w:val="16"/>
        </w:rPr>
        <w:t xml:space="preserve">X#D </w:t>
      </w:r>
      <w:bookmarkEnd w:id="1256"/>
      <w:r w:rsidRPr="008237FC">
        <w:rPr>
          <w:rFonts w:ascii="Courier New" w:hAnsi="Courier New" w:cs="Courier New"/>
          <w:sz w:val="16"/>
          <w:szCs w:val="16"/>
        </w:rPr>
        <w:t xml:space="preserve">[times per day, such as 17 times per day] </w:t>
      </w:r>
    </w:p>
    <w:p w14:paraId="60E6B32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32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32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32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DOSING CHECK FREQUENCY:</w:t>
      </w:r>
    </w:p>
    <w:p w14:paraId="60E6B33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      </w:t>
      </w:r>
    </w:p>
    <w:p w14:paraId="60E6B33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14:paraId="60E6B33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33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33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33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339" w14:textId="77777777" w:rsidR="008D5A41"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33A" w14:textId="77777777" w:rsidR="008D5A41" w:rsidRDefault="008D5A41" w:rsidP="008D5A41">
      <w:pPr>
        <w:keepNext/>
        <w:shd w:val="clear" w:color="auto" w:fill="D9D9D9"/>
        <w:rPr>
          <w:rFonts w:ascii="Courier New" w:hAnsi="Courier New" w:cs="Courier New"/>
          <w:sz w:val="16"/>
          <w:szCs w:val="16"/>
        </w:rPr>
      </w:pPr>
      <w:r w:rsidRPr="00533B4F">
        <w:rPr>
          <w:rFonts w:ascii="Courier New" w:hAnsi="Courier New" w:cs="Courier New"/>
          <w:sz w:val="16"/>
          <w:szCs w:val="16"/>
        </w:rPr>
        <w:t>Select DRUG(S) FOR DOSING CHK FREQ:</w:t>
      </w:r>
      <w:r>
        <w:rPr>
          <w:rFonts w:ascii="Courier New" w:hAnsi="Courier New" w:cs="Courier New"/>
          <w:sz w:val="16"/>
          <w:szCs w:val="16"/>
        </w:rPr>
        <w:t>??</w:t>
      </w:r>
    </w:p>
    <w:p w14:paraId="60E6B33B" w14:textId="77777777" w:rsidR="008D5A41" w:rsidRPr="008237FC" w:rsidRDefault="008D5A41" w:rsidP="00F15396">
      <w:pPr>
        <w:shd w:val="clear" w:color="auto" w:fill="D9D9D9"/>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C" w14:textId="77777777" w:rsidR="008D5A41" w:rsidRPr="008237FC" w:rsidRDefault="008D5A41" w:rsidP="00F918E6">
      <w:pPr>
        <w:shd w:val="clear" w:color="auto" w:fill="D9D9D9"/>
        <w:rPr>
          <w:rFonts w:ascii="Courier New" w:hAnsi="Courier New" w:cs="Courier New"/>
          <w:sz w:val="16"/>
          <w:szCs w:val="16"/>
        </w:rPr>
      </w:pPr>
    </w:p>
    <w:p w14:paraId="60E6B33D"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33E"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(#32) field value within</w:t>
      </w:r>
    </w:p>
    <w:p w14:paraId="60E6B33F"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MEDICATION INSTRUCTION (#51) file.</w:t>
      </w:r>
    </w:p>
    <w:p w14:paraId="60E6B340" w14:textId="77777777" w:rsidR="008D5A41" w:rsidRPr="008237FC" w:rsidRDefault="008D5A41" w:rsidP="00F918E6">
      <w:pPr>
        <w:shd w:val="clear" w:color="auto" w:fill="D9D9D9"/>
        <w:rPr>
          <w:rFonts w:ascii="Courier New" w:hAnsi="Courier New" w:cs="Courier New"/>
          <w:sz w:val="16"/>
          <w:szCs w:val="16"/>
        </w:rPr>
      </w:pPr>
    </w:p>
    <w:p w14:paraId="60E6B341"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342"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dosing check will</w:t>
      </w:r>
    </w:p>
    <w:p w14:paraId="60E6B343"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344"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medication instruction.</w:t>
      </w:r>
    </w:p>
    <w:p w14:paraId="60E6B345" w14:textId="77777777" w:rsidR="008D5A41" w:rsidRPr="008237FC" w:rsidRDefault="008D5A41" w:rsidP="00F918E6">
      <w:pPr>
        <w:shd w:val="clear" w:color="auto" w:fill="D9D9D9"/>
        <w:rPr>
          <w:rFonts w:ascii="Courier New" w:hAnsi="Courier New" w:cs="Courier New"/>
          <w:sz w:val="16"/>
          <w:szCs w:val="16"/>
        </w:rPr>
      </w:pPr>
    </w:p>
    <w:p w14:paraId="60E6B346"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347"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348"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w:t>
      </w:r>
    </w:p>
    <w:p w14:paraId="60E6B349"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 frequency if the order that has that medication instruction also</w:t>
      </w:r>
    </w:p>
    <w:p w14:paraId="60E6B34A"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matches one of the drug(s) entered. If the drug found in the order does</w:t>
      </w:r>
    </w:p>
    <w:p w14:paraId="60E6B34B"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not match a drug listed in the DRUG(S) FOR DOSING CHK FREQ field, then</w:t>
      </w:r>
    </w:p>
    <w:p w14:paraId="60E6B34C"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value of the DOSING CHECK FREQUENCY will not be used for the Daily</w:t>
      </w:r>
    </w:p>
    <w:p w14:paraId="60E6B34D" w14:textId="77777777" w:rsidR="008D5A41" w:rsidRPr="001A7F57"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Dose Order Check.</w:t>
      </w:r>
    </w:p>
    <w:p w14:paraId="60E6B34E" w14:textId="77777777" w:rsidR="008D5A41" w:rsidRDefault="008D5A41" w:rsidP="00EA7BDE">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FREQUENCY (IN MINUTES): </w:t>
      </w:r>
      <w:r>
        <w:rPr>
          <w:rFonts w:ascii="Courier New" w:hAnsi="Courier New" w:cs="Courier New"/>
          <w:sz w:val="16"/>
          <w:szCs w:val="16"/>
        </w:rPr>
        <w:t>&lt;Enter&gt;</w:t>
      </w:r>
    </w:p>
    <w:p w14:paraId="60E6B34F" w14:textId="77777777" w:rsidR="00FD78CB" w:rsidRDefault="00FD78CB" w:rsidP="00EA7BDE">
      <w:pPr>
        <w:keepNext/>
        <w:shd w:val="clear" w:color="auto" w:fill="D9D9D9"/>
        <w:rPr>
          <w:rFonts w:ascii="Courier New" w:hAnsi="Courier New" w:cs="Courier New"/>
          <w:sz w:val="16"/>
          <w:szCs w:val="16"/>
        </w:rPr>
      </w:pPr>
      <w:r>
        <w:rPr>
          <w:rFonts w:ascii="Courier New" w:hAnsi="Courier New" w:cs="Courier New"/>
          <w:sz w:val="16"/>
          <w:szCs w:val="16"/>
        </w:rPr>
        <w:t>Select OLD MED INSTRUCTIONS NAME(S):&lt;Enter&gt;</w:t>
      </w:r>
    </w:p>
    <w:p w14:paraId="60E6B350" w14:textId="77777777" w:rsidR="008D5A41" w:rsidRDefault="008D5A41" w:rsidP="008D5A41"/>
    <w:p w14:paraId="60E6B351" w14:textId="77777777" w:rsidR="00102326" w:rsidRDefault="00102326" w:rsidP="00102326">
      <w:pPr>
        <w:spacing w:after="200" w:line="276" w:lineRule="auto"/>
      </w:pPr>
      <w:r w:rsidRPr="00551037">
        <w:t xml:space="preserve">The </w:t>
      </w:r>
      <w:r>
        <w:t xml:space="preserve">third field added by patch PSS*1*201, </w:t>
      </w:r>
      <w:r w:rsidRPr="00551037">
        <w:t>OL</w:t>
      </w:r>
      <w:r>
        <w:t xml:space="preserve">D MED INSTRUCTION NAME(S) </w:t>
      </w:r>
      <w:r w:rsidRPr="00551037">
        <w:t>(#33)</w:t>
      </w:r>
      <w:r>
        <w:t>,</w:t>
      </w:r>
      <w:r w:rsidRPr="00551037">
        <w:t xml:space="preserve"> </w:t>
      </w:r>
      <w:r w:rsidRPr="008D5A41">
        <w:t>is a</w:t>
      </w:r>
      <w:r w:rsidRPr="00551037">
        <w:t xml:space="preserve"> multiple field </w:t>
      </w:r>
      <w:r w:rsidRPr="008D5A41">
        <w:t xml:space="preserve">which is automatically populated by the software when the user modifies the NAME field (#.01) of the </w:t>
      </w:r>
      <w:r w:rsidRPr="00A3461F">
        <w:t xml:space="preserve">medication instruction. </w:t>
      </w:r>
      <w:r w:rsidRPr="00551037">
        <w:t>Values can also be added to this field directly.</w:t>
      </w:r>
      <w:r w:rsidRPr="008D5A41">
        <w:t xml:space="preserve"> More than one old med instruction</w:t>
      </w:r>
      <w:r w:rsidRPr="00A3461F">
        <w:t xml:space="preserve"> name is allowed for a medication instruction. </w:t>
      </w:r>
      <w:r>
        <w:t xml:space="preserve">No two medication instructions can have the same old med instruction name. An old med instruction name must be unique among all NAME(S), SYNONYM(S) and other OLD MED INSTRUCTION NAME(S).  </w:t>
      </w:r>
      <w:r w:rsidRPr="00A3461F">
        <w:t xml:space="preserve">The OLD MED INSTRUCTION NAME(S) field (#33) </w:t>
      </w:r>
      <w:r>
        <w:t xml:space="preserve">along with the SYNONYM  field (#.5) </w:t>
      </w:r>
      <w:r w:rsidRPr="00A3461F">
        <w:t>will used to lookup a schedule entered for an order to derive a frequency value for the Max Daily Dose Order Check.</w:t>
      </w:r>
    </w:p>
    <w:p w14:paraId="60E6B352" w14:textId="77777777" w:rsidR="008D5A41" w:rsidRDefault="008D5A41" w:rsidP="008D5A41">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Medication Instruction Name</w:t>
      </w:r>
    </w:p>
    <w:p w14:paraId="60E6B353" w14:textId="77777777" w:rsidR="00102326" w:rsidRPr="00AA0803" w:rsidRDefault="00102326" w:rsidP="008D5A41">
      <w:pPr>
        <w:pStyle w:val="ExampleHeading"/>
        <w:rPr>
          <w:b w:val="0"/>
          <w:sz w:val="24"/>
          <w:lang w:val="en-US" w:eastAsia="en-US"/>
        </w:rPr>
      </w:pPr>
      <w:r>
        <w:rPr>
          <w:b w:val="0"/>
          <w:sz w:val="24"/>
          <w:lang w:val="en-US" w:eastAsia="en-US"/>
        </w:rPr>
        <w:t>The modified name ‘FIT’ is automatically added to the OLD MED INSTRUCTION NAME(S) multiple when the medication instruction name is edited to ‘FITCH’.</w:t>
      </w:r>
    </w:p>
    <w:p w14:paraId="60E6B35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 Data</w:t>
      </w:r>
      <w:r w:rsidRPr="008151E2">
        <w:rPr>
          <w:rFonts w:ascii="Courier New" w:hAnsi="Courier New" w:cs="Courier New"/>
          <w:sz w:val="16"/>
          <w:szCs w:val="16"/>
        </w:rPr>
        <w:t xml:space="preserve"> Management </w:t>
      </w:r>
      <w:r w:rsidRPr="008237FC">
        <w:rPr>
          <w:rFonts w:ascii="Courier New" w:hAnsi="Courier New" w:cs="Courier New"/>
          <w:sz w:val="16"/>
          <w:szCs w:val="16"/>
        </w:rPr>
        <w:t>Option: MED</w:t>
      </w:r>
    </w:p>
    <w:p w14:paraId="60E6B35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35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35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35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w:t>
      </w:r>
      <w:r w:rsidRPr="008151E2">
        <w:rPr>
          <w:rFonts w:ascii="Courier New" w:hAnsi="Courier New" w:cs="Courier New"/>
          <w:sz w:val="16"/>
          <w:szCs w:val="16"/>
        </w:rPr>
        <w:t>ction Management</w:t>
      </w:r>
      <w:r>
        <w:rPr>
          <w:rFonts w:ascii="Courier New" w:hAnsi="Courier New" w:cs="Courier New"/>
          <w:sz w:val="16"/>
          <w:szCs w:val="16"/>
        </w:rPr>
        <w:t xml:space="preserve"> </w:t>
      </w:r>
      <w:r w:rsidRPr="008237FC">
        <w:rPr>
          <w:rFonts w:ascii="Courier New" w:hAnsi="Courier New" w:cs="Courier New"/>
          <w:sz w:val="16"/>
          <w:szCs w:val="16"/>
        </w:rPr>
        <w:t>Option: MED</w:t>
      </w:r>
    </w:p>
    <w:p w14:paraId="60E6B35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35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35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35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w:t>
      </w:r>
    </w:p>
    <w:p w14:paraId="60E6B35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         FOR ITCHING</w:t>
      </w:r>
    </w:p>
    <w:p w14:paraId="60E6B36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6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NAME: FIT// FITCH</w:t>
      </w:r>
    </w:p>
    <w:p w14:paraId="60E6B36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6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6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14:paraId="60E6B36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6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6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6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6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MED INSTRUCTION NAME(S):      </w:t>
      </w:r>
    </w:p>
    <w:p w14:paraId="60E6B36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FITCH</w:t>
      </w:r>
    </w:p>
    <w:p w14:paraId="60E6B36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FITCH       FOR ITCHING</w:t>
      </w:r>
    </w:p>
    <w:p w14:paraId="60E6B37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7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7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FITCH// </w:t>
      </w:r>
    </w:p>
    <w:p w14:paraId="60E6B37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7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7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14:paraId="60E6B37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7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7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7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7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OLD MED INSTRUCTION NAME(S): ?</w:t>
      </w:r>
    </w:p>
    <w:p w14:paraId="60E6B37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OLD MED INSTRUCTION NAME(S):</w:t>
      </w:r>
    </w:p>
    <w:p w14:paraId="60E6B37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FIT   </w:t>
      </w:r>
    </w:p>
    <w:p w14:paraId="60E6B37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7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OLD MED INSTRUCTION NAME(S), if you wish</w:t>
      </w:r>
    </w:p>
    <w:p w14:paraId="60E6B37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1-9 characters in length.</w:t>
      </w:r>
    </w:p>
    <w:p w14:paraId="60E6B380" w14:textId="77777777" w:rsidR="00CC58CE" w:rsidRDefault="00CC58CE" w:rsidP="001B3F39"/>
    <w:p w14:paraId="60E6B381"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 xml:space="preserve">Attempt to add new Synonym with same name as existing </w:t>
      </w:r>
      <w:r w:rsidRPr="00FB11A2">
        <w:rPr>
          <w:rFonts w:ascii="Times New Roman Bold" w:hAnsi="Times New Roman Bold"/>
          <w:caps/>
          <w:lang w:val="en-US"/>
        </w:rPr>
        <w:t>o</w:t>
      </w:r>
      <w:r w:rsidRPr="00FB11A2">
        <w:rPr>
          <w:rFonts w:ascii="Times New Roman Bold" w:hAnsi="Times New Roman Bold"/>
          <w:lang w:val="en-US"/>
        </w:rPr>
        <w:t>ld</w:t>
      </w:r>
      <w:r w:rsidRPr="00FB11A2">
        <w:rPr>
          <w:rFonts w:ascii="Times New Roman Bold" w:hAnsi="Times New Roman Bold"/>
          <w:caps/>
          <w:lang w:val="en-US"/>
        </w:rPr>
        <w:t xml:space="preserve"> m</w:t>
      </w:r>
      <w:r w:rsidRPr="00FB11A2">
        <w:rPr>
          <w:rFonts w:ascii="Times New Roman Bold" w:hAnsi="Times New Roman Bold"/>
          <w:lang w:val="en-US"/>
        </w:rPr>
        <w:t>ed</w:t>
      </w:r>
      <w:r w:rsidRPr="00FB11A2">
        <w:rPr>
          <w:rFonts w:ascii="Times New Roman Bold" w:hAnsi="Times New Roman Bold"/>
          <w:caps/>
          <w:lang w:val="en-US"/>
        </w:rPr>
        <w:t xml:space="preserve"> i</w:t>
      </w:r>
      <w:r w:rsidRPr="00FB11A2">
        <w:rPr>
          <w:rFonts w:ascii="Times New Roman Bold" w:hAnsi="Times New Roman Bold"/>
          <w:lang w:val="en-US"/>
        </w:rPr>
        <w:t>nstruction</w:t>
      </w:r>
      <w:r w:rsidRPr="00FB11A2">
        <w:rPr>
          <w:rFonts w:ascii="Times New Roman Bold" w:hAnsi="Times New Roman Bold"/>
          <w:caps/>
          <w:lang w:val="en-US"/>
        </w:rPr>
        <w:t xml:space="preserve"> n</w:t>
      </w:r>
      <w:r w:rsidRPr="00FB11A2">
        <w:rPr>
          <w:rFonts w:ascii="Times New Roman Bold" w:hAnsi="Times New Roman Bold"/>
          <w:lang w:val="en-US"/>
        </w:rPr>
        <w:t>ame</w:t>
      </w:r>
      <w:r>
        <w:rPr>
          <w:lang w:val="en-US"/>
        </w:rPr>
        <w:t xml:space="preserve"> in file</w:t>
      </w:r>
    </w:p>
    <w:p w14:paraId="60E6B382" w14:textId="77777777" w:rsidR="00A237D0" w:rsidRDefault="00A237D0" w:rsidP="00A237D0">
      <w:pPr>
        <w:pStyle w:val="ExampleHeading"/>
        <w:rPr>
          <w:b w:val="0"/>
          <w:sz w:val="24"/>
          <w:lang w:val="en-US" w:eastAsia="en-US"/>
        </w:rPr>
      </w:pPr>
      <w:r>
        <w:rPr>
          <w:b w:val="0"/>
          <w:sz w:val="24"/>
          <w:lang w:val="en-US" w:eastAsia="en-US"/>
        </w:rPr>
        <w:t>The action is blocked when a user attempts to add a new synonym with the same name as an existing old med instruction name in the file. A notification is displayed with the medication instruction name and internal entry number in parenthesis for which the duplicate old med instruction name exists.</w:t>
      </w:r>
    </w:p>
    <w:p w14:paraId="60E6B383" w14:textId="77777777" w:rsidR="00A237D0" w:rsidRPr="00BD3134" w:rsidRDefault="00A237D0" w:rsidP="00A237D0">
      <w:pPr>
        <w:pStyle w:val="ExampleHeading"/>
        <w:rPr>
          <w:szCs w:val="20"/>
          <w:lang w:val="en-US" w:eastAsia="en-US"/>
        </w:rPr>
      </w:pPr>
      <w:r w:rsidRPr="00BD3134">
        <w:rPr>
          <w:szCs w:val="20"/>
          <w:lang w:val="en-US" w:eastAsia="en-US"/>
        </w:rPr>
        <w:t>Duplicate Old Med Instruction is found in another entry</w:t>
      </w:r>
    </w:p>
    <w:p w14:paraId="60E6B38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8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8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QID&amp;HS??</w:t>
      </w:r>
    </w:p>
    <w:p w14:paraId="60E6B38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8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8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8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8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 Please enter a new name.</w:t>
      </w:r>
    </w:p>
    <w:p w14:paraId="60E6B38C" w14:textId="77777777" w:rsidR="00A237D0" w:rsidRPr="00BD3134" w:rsidRDefault="00A237D0" w:rsidP="00A237D0">
      <w:pPr>
        <w:shd w:val="clear" w:color="auto" w:fill="D9D9D9"/>
        <w:tabs>
          <w:tab w:val="left" w:pos="2805"/>
        </w:tabs>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w:t>
      </w:r>
      <w:r w:rsidRPr="00BD3134">
        <w:rPr>
          <w:rFonts w:ascii="Courier New" w:eastAsia="Calibri" w:hAnsi="Courier New" w:cs="Courier New"/>
          <w:sz w:val="16"/>
          <w:szCs w:val="16"/>
        </w:rPr>
        <w:tab/>
      </w:r>
    </w:p>
    <w:p w14:paraId="60E6B38D" w14:textId="77777777" w:rsidR="00A237D0" w:rsidRPr="00BD3134" w:rsidRDefault="00A237D0" w:rsidP="00A237D0">
      <w:pPr>
        <w:shd w:val="clear" w:color="auto" w:fill="D9D9D9"/>
        <w:autoSpaceDE w:val="0"/>
        <w:autoSpaceDN w:val="0"/>
        <w:adjustRightInd w:val="0"/>
        <w:rPr>
          <w:rFonts w:ascii="Courier New" w:eastAsia="Calibri" w:hAnsi="Courier New" w:cs="Courier New"/>
          <w:sz w:val="16"/>
          <w:szCs w:val="16"/>
        </w:rPr>
      </w:pPr>
    </w:p>
    <w:p w14:paraId="60E6B38E" w14:textId="77777777" w:rsidR="00A237D0" w:rsidRDefault="00A237D0" w:rsidP="00A237D0"/>
    <w:p w14:paraId="60E6B38F" w14:textId="77777777" w:rsidR="00A237D0" w:rsidRPr="00BD3134" w:rsidRDefault="00A237D0" w:rsidP="00A237D0">
      <w:pPr>
        <w:pStyle w:val="ExampleHeading"/>
        <w:rPr>
          <w:szCs w:val="20"/>
          <w:lang w:val="en-US" w:eastAsia="en-US"/>
        </w:rPr>
      </w:pPr>
      <w:r w:rsidRPr="00BD3134">
        <w:rPr>
          <w:szCs w:val="20"/>
          <w:lang w:val="en-US" w:eastAsia="en-US"/>
        </w:rPr>
        <w:t xml:space="preserve">Duplicate Old Med Instruction is found in </w:t>
      </w:r>
      <w:r>
        <w:rPr>
          <w:szCs w:val="20"/>
          <w:lang w:val="en-US" w:eastAsia="en-US"/>
        </w:rPr>
        <w:t xml:space="preserve">the </w:t>
      </w:r>
      <w:r w:rsidRPr="00BD3134">
        <w:rPr>
          <w:szCs w:val="20"/>
          <w:lang w:val="en-US" w:eastAsia="en-US"/>
        </w:rPr>
        <w:t>entry</w:t>
      </w:r>
      <w:r>
        <w:rPr>
          <w:szCs w:val="20"/>
          <w:lang w:val="en-US" w:eastAsia="en-US"/>
        </w:rPr>
        <w:t xml:space="preserve"> the user is editing</w:t>
      </w:r>
    </w:p>
    <w:p w14:paraId="60E6B39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9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9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4XDHS??</w:t>
      </w:r>
    </w:p>
    <w:p w14:paraId="60E6B39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9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9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9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9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 Please enter a new name.</w:t>
      </w:r>
    </w:p>
    <w:p w14:paraId="60E6B398"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SYNONYM:</w:t>
      </w:r>
    </w:p>
    <w:p w14:paraId="60E6B399" w14:textId="77777777" w:rsidR="00A237D0" w:rsidRPr="00A237D0" w:rsidRDefault="00A237D0" w:rsidP="00A237D0">
      <w:pPr>
        <w:rPr>
          <w:rFonts w:ascii="Courier New" w:eastAsia="Calibri" w:hAnsi="Courier New" w:cs="Courier New"/>
          <w:sz w:val="16"/>
          <w:szCs w:val="16"/>
        </w:rPr>
      </w:pPr>
    </w:p>
    <w:p w14:paraId="60E6B39A" w14:textId="77777777" w:rsidR="00A237D0" w:rsidRPr="00A237D0" w:rsidRDefault="00A237D0" w:rsidP="00A237D0">
      <w:pPr>
        <w:rPr>
          <w:rFonts w:ascii="Courier New" w:eastAsia="Calibri" w:hAnsi="Courier New" w:cs="Courier New"/>
          <w:sz w:val="16"/>
          <w:szCs w:val="16"/>
        </w:rPr>
      </w:pPr>
    </w:p>
    <w:p w14:paraId="60E6B39B" w14:textId="77777777" w:rsidR="00A237D0" w:rsidRPr="00A237D0" w:rsidRDefault="00A237D0" w:rsidP="00A237D0">
      <w:pPr>
        <w:rPr>
          <w:rFonts w:ascii="Courier New" w:eastAsia="Calibri" w:hAnsi="Courier New" w:cs="Courier New"/>
          <w:sz w:val="16"/>
          <w:szCs w:val="16"/>
        </w:rPr>
      </w:pPr>
    </w:p>
    <w:p w14:paraId="60E6B39C"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medication instruction name to match existing old med instruction name in file</w:t>
      </w:r>
    </w:p>
    <w:p w14:paraId="60E6B39D" w14:textId="77777777" w:rsidR="00A237D0" w:rsidRDefault="00A237D0" w:rsidP="00A237D0">
      <w:pPr>
        <w:pStyle w:val="ExampleHeading"/>
        <w:rPr>
          <w:b w:val="0"/>
          <w:sz w:val="24"/>
          <w:lang w:val="en-US" w:eastAsia="en-US"/>
        </w:rPr>
      </w:pPr>
      <w:r>
        <w:rPr>
          <w:b w:val="0"/>
          <w:sz w:val="24"/>
          <w:lang w:val="en-US" w:eastAsia="en-US"/>
        </w:rPr>
        <w:t>A notification is displayed and the action is blocked when a user attempts to edit a medication instruction name to match an existing old med instruction name in the MEDICATION INSTRUCTION file (#51). The same actions will take place if a user attempted to edit a synonym to match an existing old med instruction name in the file.</w:t>
      </w:r>
    </w:p>
    <w:p w14:paraId="60E6B39E" w14:textId="77777777" w:rsidR="00A237D0" w:rsidRPr="00A225FE" w:rsidRDefault="00A237D0" w:rsidP="00A237D0">
      <w:pPr>
        <w:autoSpaceDE w:val="0"/>
        <w:autoSpaceDN w:val="0"/>
        <w:adjustRightInd w:val="0"/>
        <w:rPr>
          <w:rFonts w:ascii="r_ansi" w:eastAsia="Calibri" w:hAnsi="r_ansi" w:cs="r_ansi"/>
          <w:sz w:val="20"/>
          <w:szCs w:val="20"/>
        </w:rPr>
      </w:pPr>
    </w:p>
    <w:p w14:paraId="60E6B39F"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A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4XDHS??</w:t>
      </w:r>
    </w:p>
    <w:p w14:paraId="60E6B3A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A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this entry.</w:t>
      </w:r>
    </w:p>
    <w:p w14:paraId="60E6B3A7" w14:textId="77777777" w:rsidR="00A237D0" w:rsidRPr="00A03F17"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w:t>
      </w:r>
    </w:p>
    <w:p w14:paraId="60E6B3A8" w14:textId="77777777" w:rsidR="00A237D0" w:rsidRDefault="00A237D0" w:rsidP="00A237D0">
      <w:pPr>
        <w:pStyle w:val="ExampleHeading"/>
        <w:rPr>
          <w:rFonts w:eastAsia="Calibri"/>
          <w:szCs w:val="20"/>
          <w:lang w:val="en-US"/>
        </w:rPr>
      </w:pPr>
    </w:p>
    <w:p w14:paraId="60E6B3A9"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A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QID&amp;HS??</w:t>
      </w:r>
    </w:p>
    <w:p w14:paraId="60E6B3A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B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the entry QIDPC (96).</w:t>
      </w:r>
    </w:p>
    <w:p w14:paraId="60E6B3B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2" w14:textId="77777777" w:rsidR="00A237D0" w:rsidRDefault="00A237D0" w:rsidP="00A237D0">
      <w:pPr>
        <w:rPr>
          <w:rFonts w:ascii="Courier New" w:hAnsi="Courier New" w:cs="Courier New"/>
          <w:sz w:val="16"/>
          <w:szCs w:val="16"/>
        </w:rPr>
      </w:pPr>
    </w:p>
    <w:p w14:paraId="60E6B3B3"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Med Instruction Name that is a duplicate of an existing Old Med Instruction Name in file</w:t>
      </w:r>
    </w:p>
    <w:p w14:paraId="60E6B3B4" w14:textId="77777777" w:rsidR="00A237D0" w:rsidRDefault="00A237D0" w:rsidP="00A237D0">
      <w:pPr>
        <w:pStyle w:val="ExampleHeading"/>
        <w:rPr>
          <w:b w:val="0"/>
          <w:sz w:val="24"/>
          <w:lang w:val="en-US" w:eastAsia="en-US"/>
        </w:rPr>
      </w:pPr>
      <w:r>
        <w:rPr>
          <w:b w:val="0"/>
          <w:sz w:val="24"/>
          <w:lang w:val="en-US" w:eastAsia="en-US"/>
        </w:rPr>
        <w:t>If a user attempts to directly enter an old med instruction name that is a duplicate of an existing old med instruction name somewhere in the file, the action is blocked and a notification is displayed.</w:t>
      </w:r>
    </w:p>
    <w:p w14:paraId="60E6B3B5"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B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B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B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B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B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B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B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B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B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C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C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4XDHS// QID&amp;HS??</w:t>
      </w:r>
    </w:p>
    <w:p w14:paraId="60E6B3C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C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C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C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C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w:t>
      </w:r>
    </w:p>
    <w:p w14:paraId="60E6B3C7"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4XDHS//</w:t>
      </w:r>
    </w:p>
    <w:p w14:paraId="60E6B3C8" w14:textId="77777777" w:rsidR="00A237D0" w:rsidRPr="00A237D0" w:rsidRDefault="00A237D0" w:rsidP="00A237D0">
      <w:pPr>
        <w:rPr>
          <w:rFonts w:ascii="Courier New" w:eastAsia="Calibri" w:hAnsi="Courier New" w:cs="Courier New"/>
          <w:sz w:val="16"/>
          <w:szCs w:val="16"/>
        </w:rPr>
      </w:pPr>
    </w:p>
    <w:p w14:paraId="60E6B3C9"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CA" w14:textId="77777777" w:rsidR="00A237D0" w:rsidRPr="00A237D0" w:rsidRDefault="00A237D0" w:rsidP="00A237D0">
      <w:pPr>
        <w:rPr>
          <w:rFonts w:ascii="Courier New" w:eastAsia="Calibri" w:hAnsi="Courier New" w:cs="Courier New"/>
          <w:sz w:val="16"/>
          <w:szCs w:val="16"/>
        </w:rPr>
      </w:pPr>
    </w:p>
    <w:p w14:paraId="60E6B3C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C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C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C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C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D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D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D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D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D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D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4XHS// 4XHS  </w:t>
      </w:r>
    </w:p>
    <w:p w14:paraId="60E6B3D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4XHS// 4XDHS??</w:t>
      </w:r>
    </w:p>
    <w:p w14:paraId="60E6B3D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D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D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D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D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w:t>
      </w:r>
    </w:p>
    <w:p w14:paraId="60E6B3DC"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4XHS//</w:t>
      </w:r>
    </w:p>
    <w:p w14:paraId="60E6B3DD" w14:textId="77777777" w:rsidR="00A237D0" w:rsidRPr="00A237D0" w:rsidRDefault="00A237D0" w:rsidP="00A237D0">
      <w:pPr>
        <w:rPr>
          <w:rFonts w:ascii="Courier New" w:eastAsia="Calibri" w:hAnsi="Courier New" w:cs="Courier New"/>
          <w:sz w:val="16"/>
          <w:szCs w:val="16"/>
        </w:rPr>
      </w:pPr>
    </w:p>
    <w:p w14:paraId="60E6B3DE" w14:textId="77777777" w:rsidR="00A237D0" w:rsidRPr="00A237D0" w:rsidRDefault="00A237D0" w:rsidP="00A237D0">
      <w:pPr>
        <w:rPr>
          <w:rFonts w:ascii="Courier New" w:eastAsia="Calibri" w:hAnsi="Courier New" w:cs="Courier New"/>
          <w:sz w:val="16"/>
          <w:szCs w:val="16"/>
        </w:rPr>
      </w:pPr>
    </w:p>
    <w:p w14:paraId="60E6B3DF" w14:textId="77777777" w:rsidR="00A237D0" w:rsidRPr="00A237D0" w:rsidRDefault="00A237D0" w:rsidP="00A237D0">
      <w:pPr>
        <w:rPr>
          <w:rFonts w:ascii="Courier New" w:eastAsia="Calibri" w:hAnsi="Courier New" w:cs="Courier New"/>
          <w:sz w:val="16"/>
          <w:szCs w:val="16"/>
        </w:rPr>
      </w:pPr>
    </w:p>
    <w:p w14:paraId="60E6B3E0" w14:textId="77777777" w:rsidR="00A237D0" w:rsidRDefault="00A237D0" w:rsidP="00A237D0">
      <w:pPr>
        <w:pStyle w:val="ExampleHeading"/>
        <w:rPr>
          <w:lang w:val="en-US"/>
        </w:rPr>
      </w:pPr>
      <w:r w:rsidRPr="00EA77BC">
        <w:t xml:space="preserve">Example: </w:t>
      </w:r>
      <w:r>
        <w:rPr>
          <w:i/>
          <w:lang w:val="en-US"/>
        </w:rPr>
        <w:t xml:space="preserve"> </w:t>
      </w:r>
      <w:r>
        <w:rPr>
          <w:lang w:val="en-US"/>
        </w:rPr>
        <w:t>Attempt to directly edit an old med instruction name to match an existing NAME field  or SYNONYM field anywhere in the file</w:t>
      </w:r>
    </w:p>
    <w:p w14:paraId="60E6B3E1" w14:textId="77777777" w:rsidR="00A237D0" w:rsidRDefault="00A237D0" w:rsidP="00A237D0">
      <w:pPr>
        <w:pStyle w:val="ExampleHeading"/>
        <w:rPr>
          <w:b w:val="0"/>
          <w:sz w:val="24"/>
          <w:lang w:val="en-US" w:eastAsia="en-US"/>
        </w:rPr>
      </w:pPr>
      <w:r>
        <w:rPr>
          <w:b w:val="0"/>
          <w:sz w:val="24"/>
          <w:lang w:val="en-US" w:eastAsia="en-US"/>
        </w:rPr>
        <w:t>If a user attempts to directly edit an old med instruction name to match an existing NAME field or SYNONYM field anywhere in the MEDICATION INSTRUCTION file (#51), the action will be blocked and a notification displayed.</w:t>
      </w:r>
    </w:p>
    <w:p w14:paraId="60E6B3E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E3"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 xml:space="preserve">NAME: QIDHS// </w:t>
      </w:r>
    </w:p>
    <w:p w14:paraId="60E6B3E4"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SYNONYM: 4XHS</w:t>
      </w:r>
    </w:p>
    <w:p w14:paraId="60E6B3E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E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E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E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E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E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E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E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E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QIDHS</w:t>
      </w:r>
      <w:r w:rsidRPr="00A237D0">
        <w:rPr>
          <w:rFonts w:ascii="Courier New" w:eastAsia="Calibri" w:hAnsi="Courier New" w:cs="Courier New"/>
          <w:sz w:val="16"/>
          <w:szCs w:val="16"/>
        </w:rPr>
        <w:t xml:space="preserve">??  </w:t>
      </w:r>
    </w:p>
    <w:p w14:paraId="60E6B3E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E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NAME</w:t>
      </w:r>
      <w:r w:rsidRPr="00A237D0">
        <w:rPr>
          <w:rFonts w:ascii="Courier New" w:eastAsia="Calibri" w:hAnsi="Courier New" w:cs="Courier New"/>
          <w:sz w:val="16"/>
          <w:szCs w:val="16"/>
        </w:rPr>
        <w:t xml:space="preserve"> field.</w:t>
      </w:r>
    </w:p>
    <w:p w14:paraId="60E6B3F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4XHS</w:t>
      </w:r>
      <w:r w:rsidRPr="00A237D0">
        <w:rPr>
          <w:rFonts w:ascii="Courier New" w:eastAsia="Calibri" w:hAnsi="Courier New" w:cs="Courier New"/>
          <w:sz w:val="16"/>
          <w:szCs w:val="16"/>
        </w:rPr>
        <w:t>??</w:t>
      </w:r>
    </w:p>
    <w:p w14:paraId="60E6B3F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F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SYNONYM</w:t>
      </w:r>
      <w:r w:rsidRPr="00A237D0">
        <w:rPr>
          <w:rFonts w:ascii="Courier New" w:eastAsia="Calibri" w:hAnsi="Courier New" w:cs="Courier New"/>
          <w:sz w:val="16"/>
          <w:szCs w:val="16"/>
        </w:rPr>
        <w:t xml:space="preserve"> field.</w:t>
      </w:r>
    </w:p>
    <w:p w14:paraId="60E6B3F9" w14:textId="77777777" w:rsidR="00A237D0" w:rsidRPr="006B30AE" w:rsidRDefault="00A237D0" w:rsidP="00A237D0">
      <w:pPr>
        <w:shd w:val="clear" w:color="auto" w:fill="D9D9D9"/>
        <w:rPr>
          <w:rFonts w:ascii="Courier New" w:hAnsi="Courier New" w:cs="Courier New"/>
          <w:sz w:val="16"/>
          <w:szCs w:val="16"/>
        </w:rPr>
      </w:pPr>
      <w:r w:rsidRPr="00A237D0">
        <w:rPr>
          <w:rFonts w:ascii="Courier New" w:eastAsia="Calibri" w:hAnsi="Courier New" w:cs="Courier New"/>
          <w:sz w:val="16"/>
          <w:szCs w:val="16"/>
        </w:rPr>
        <w:t>OLD MED INSTRUCTION NAME(S): 4XDHS//</w:t>
      </w:r>
    </w:p>
    <w:p w14:paraId="60E6B3FA" w14:textId="77777777" w:rsidR="004B4F22" w:rsidRPr="00EA77BC" w:rsidRDefault="004B4F22" w:rsidP="001B3F39"/>
    <w:p w14:paraId="60E6B3FB" w14:textId="77777777" w:rsidR="00AC6AB1" w:rsidRPr="00EA77BC" w:rsidRDefault="00957F4B" w:rsidP="00EA77BC">
      <w:pPr>
        <w:pStyle w:val="Heading2"/>
        <w:numPr>
          <w:ilvl w:val="0"/>
          <w:numId w:val="0"/>
        </w:numPr>
        <w:tabs>
          <w:tab w:val="clear" w:pos="1080"/>
          <w:tab w:val="left" w:pos="900"/>
        </w:tabs>
      </w:pPr>
      <w:bookmarkStart w:id="1257" w:name="p070"/>
      <w:bookmarkStart w:id="1258" w:name="_Toc376852549"/>
      <w:bookmarkStart w:id="1259" w:name="_Toc376868402"/>
      <w:bookmarkStart w:id="1260" w:name="_Toc376873692"/>
      <w:bookmarkStart w:id="1261" w:name="_Toc376852550"/>
      <w:bookmarkStart w:id="1262" w:name="_Toc376868403"/>
      <w:bookmarkStart w:id="1263" w:name="_Toc376873693"/>
      <w:bookmarkStart w:id="1264" w:name="_Toc376875208"/>
      <w:bookmarkStart w:id="1265" w:name="_Toc376875736"/>
      <w:bookmarkStart w:id="1266" w:name="_Toc376935106"/>
      <w:bookmarkStart w:id="1267" w:name="_Toc376936405"/>
      <w:bookmarkStart w:id="1268" w:name="_Toc376852553"/>
      <w:bookmarkStart w:id="1269" w:name="_Toc376868406"/>
      <w:bookmarkStart w:id="1270" w:name="_Toc376873696"/>
      <w:bookmarkStart w:id="1271" w:name="_Toc376875211"/>
      <w:bookmarkStart w:id="1272" w:name="_Toc376875739"/>
      <w:bookmarkStart w:id="1273" w:name="_Toc376935109"/>
      <w:bookmarkStart w:id="1274" w:name="_Toc376936408"/>
      <w:bookmarkStart w:id="1275" w:name="_Toc376852555"/>
      <w:bookmarkStart w:id="1276" w:name="_Toc376868408"/>
      <w:bookmarkStart w:id="1277" w:name="_Toc376873698"/>
      <w:bookmarkStart w:id="1278" w:name="_Toc376875213"/>
      <w:bookmarkStart w:id="1279" w:name="_Toc376875741"/>
      <w:bookmarkStart w:id="1280" w:name="_Toc376935111"/>
      <w:bookmarkStart w:id="1281" w:name="_Toc376936410"/>
      <w:bookmarkStart w:id="1282" w:name="_Toc376852563"/>
      <w:bookmarkStart w:id="1283" w:name="_Toc376868416"/>
      <w:bookmarkStart w:id="1284" w:name="_Toc376873706"/>
      <w:bookmarkStart w:id="1285" w:name="_Toc218940270"/>
      <w:bookmarkStart w:id="1286" w:name="_Toc219444378"/>
      <w:bookmarkStart w:id="1287" w:name="_Toc219445563"/>
      <w:bookmarkStart w:id="1288" w:name="_Toc219446101"/>
      <w:bookmarkStart w:id="1289" w:name="_Toc219451842"/>
      <w:bookmarkStart w:id="1290" w:name="_Toc219452537"/>
      <w:bookmarkStart w:id="1291" w:name="_Toc219453232"/>
      <w:bookmarkStart w:id="1292" w:name="_Toc219455559"/>
      <w:bookmarkStart w:id="1293" w:name="_Toc376852564"/>
      <w:bookmarkStart w:id="1294" w:name="_Toc376868417"/>
      <w:bookmarkStart w:id="1295" w:name="_Toc376873707"/>
      <w:bookmarkStart w:id="1296" w:name="_Toc376875222"/>
      <w:bookmarkStart w:id="1297" w:name="_Toc376875750"/>
      <w:bookmarkStart w:id="1298" w:name="_Toc376935120"/>
      <w:bookmarkStart w:id="1299" w:name="_Toc376936419"/>
      <w:bookmarkStart w:id="1300" w:name="_Medication_Instruction_File"/>
      <w:bookmarkStart w:id="1301" w:name="Page_79"/>
      <w:bookmarkStart w:id="1302" w:name="Page_82"/>
      <w:bookmarkStart w:id="1303" w:name="_Toc217032724"/>
      <w:bookmarkStart w:id="1304" w:name="_Toc219451843"/>
      <w:bookmarkStart w:id="1305" w:name="Medication_Instruction_File_Rpt"/>
      <w:bookmarkStart w:id="1306" w:name="_Toc376874071"/>
      <w:bookmarkStart w:id="1307" w:name="_Toc523224120"/>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r w:rsidRPr="00EA77BC">
        <w:t>1.7.2</w:t>
      </w:r>
      <w:r w:rsidRPr="00EA77BC">
        <w:tab/>
      </w:r>
      <w:r w:rsidR="00AC6AB1" w:rsidRPr="00EA77BC">
        <w:t>Medication Instruction File Report</w:t>
      </w:r>
      <w:bookmarkEnd w:id="1303"/>
      <w:bookmarkEnd w:id="1304"/>
      <w:bookmarkEnd w:id="1305"/>
      <w:bookmarkEnd w:id="1306"/>
      <w:bookmarkEnd w:id="1307"/>
    </w:p>
    <w:p w14:paraId="60E6B3FC" w14:textId="77777777" w:rsidR="00AC6AB1" w:rsidRPr="00EA77BC" w:rsidRDefault="00AC6AB1" w:rsidP="00EA77BC">
      <w:pPr>
        <w:pStyle w:val="Heading4"/>
        <w:spacing w:after="0"/>
        <w:ind w:firstLine="900"/>
      </w:pPr>
      <w:r w:rsidRPr="00EA77BC">
        <w:t>[PSS MED INSTRUCTION REPORT]</w:t>
      </w:r>
    </w:p>
    <w:p w14:paraId="60E6B3FD" w14:textId="77777777" w:rsidR="00AC6AB1" w:rsidRPr="00EA77BC" w:rsidRDefault="00AC6AB1" w:rsidP="00732461">
      <w:pPr>
        <w:pStyle w:val="OptionName"/>
        <w:keepNext/>
        <w:rPr>
          <w:rFonts w:ascii="Times New Roman" w:hAnsi="Times New Roman" w:cs="Times New Roman"/>
          <w:b w:val="0"/>
          <w:bCs w:val="0"/>
          <w:szCs w:val="24"/>
        </w:rPr>
      </w:pPr>
    </w:p>
    <w:p w14:paraId="60E6B3FE" w14:textId="77777777" w:rsidR="00AC6AB1" w:rsidRPr="00EA77BC" w:rsidRDefault="00AC6AB1" w:rsidP="00732461">
      <w:pPr>
        <w:pStyle w:val="BodyText4"/>
        <w:keepNext w:val="0"/>
        <w:ind w:left="0"/>
        <w:rPr>
          <w:sz w:val="24"/>
          <w:szCs w:val="24"/>
        </w:rPr>
      </w:pPr>
      <w:r w:rsidRPr="00EA77BC">
        <w:t>The</w:t>
      </w:r>
      <w:r w:rsidRPr="00EA77BC">
        <w:rPr>
          <w:i/>
        </w:rPr>
        <w:t xml:space="preserve"> Medication Instruction File Report </w:t>
      </w:r>
      <w:r w:rsidR="00B7607D" w:rsidRPr="00EA77BC">
        <w:fldChar w:fldCharType="begin"/>
      </w:r>
      <w:r w:rsidR="00B7607D" w:rsidRPr="00EA77BC">
        <w:instrText xml:space="preserve"> XE "Medication Instruction File Report" \b</w:instrText>
      </w:r>
      <w:r w:rsidR="00B7607D" w:rsidRPr="00EA77BC">
        <w:fldChar w:fldCharType="end"/>
      </w:r>
      <w:r w:rsidR="00F4385B" w:rsidRPr="00EA77BC">
        <w:t xml:space="preserve">[PSS MED INSTRUCTION REPORT] </w:t>
      </w:r>
      <w:r w:rsidRPr="00EA77BC">
        <w:t xml:space="preserve">option </w:t>
      </w:r>
      <w:r w:rsidR="007235A4" w:rsidRPr="00C94DA4">
        <w:t>provides a report of entries from the MEDICATION INSTRUCTION (#51) File that shows whether or not data has been entered in the FREQUENCY (IN MINUTES) (#31) Field</w:t>
      </w:r>
      <w:r w:rsidR="007235A4">
        <w:rPr>
          <w:rFonts w:ascii="r_ansi" w:hAnsi="r_ansi" w:cs="r_ansi"/>
          <w:sz w:val="20"/>
          <w:szCs w:val="20"/>
        </w:rPr>
        <w:t>.</w:t>
      </w:r>
    </w:p>
    <w:p w14:paraId="60E6B3FF" w14:textId="77777777" w:rsidR="00AC6AB1" w:rsidRPr="00EA77BC" w:rsidRDefault="00AC6AB1" w:rsidP="00CC58CE">
      <w:pPr>
        <w:pStyle w:val="BodyText4"/>
        <w:keepNext w:val="0"/>
        <w:ind w:left="0"/>
        <w:rPr>
          <w:sz w:val="24"/>
          <w:szCs w:val="24"/>
        </w:rPr>
      </w:pPr>
      <w:r w:rsidRPr="00EA77BC">
        <w:rPr>
          <w:sz w:val="24"/>
          <w:szCs w:val="24"/>
        </w:rPr>
        <w:t xml:space="preserve">The report can be run for all medication instructions or just the medication instructions without a frequency. If the report is run for only those medication instructions with a missing frequency and all medication instructions have a frequency, the report will </w:t>
      </w:r>
      <w:r w:rsidR="007571BB" w:rsidRPr="00EA77BC">
        <w:rPr>
          <w:sz w:val="24"/>
          <w:szCs w:val="24"/>
        </w:rPr>
        <w:t>display the message “No Medication Instructions found without frequencies.“</w:t>
      </w:r>
    </w:p>
    <w:p w14:paraId="60E6B400" w14:textId="77777777" w:rsidR="00AC6AB1" w:rsidRPr="00EA77BC" w:rsidRDefault="00AC6AB1" w:rsidP="000C5921">
      <w:pPr>
        <w:pStyle w:val="BodyText4"/>
        <w:keepNext w:val="0"/>
        <w:ind w:left="0"/>
        <w:rPr>
          <w:sz w:val="24"/>
          <w:szCs w:val="24"/>
        </w:rPr>
      </w:pPr>
    </w:p>
    <w:p w14:paraId="60E6B401" w14:textId="77777777" w:rsidR="00AC6AB1" w:rsidRDefault="00AC6AB1" w:rsidP="000C5921">
      <w:pPr>
        <w:pStyle w:val="BodyText4"/>
        <w:keepNext w:val="0"/>
        <w:ind w:left="0"/>
        <w:rPr>
          <w:sz w:val="24"/>
          <w:szCs w:val="24"/>
        </w:rPr>
      </w:pPr>
      <w:r w:rsidRPr="00EA77BC">
        <w:rPr>
          <w:sz w:val="24"/>
          <w:szCs w:val="24"/>
        </w:rPr>
        <w:t>The report can be set to print in either an 80 or 132 column format.</w:t>
      </w:r>
    </w:p>
    <w:p w14:paraId="60E6B402" w14:textId="77777777" w:rsidR="00CC58CE" w:rsidRDefault="00CC58CE" w:rsidP="000C5921">
      <w:pPr>
        <w:pStyle w:val="BodyText4"/>
        <w:keepNext w:val="0"/>
        <w:ind w:left="0"/>
        <w:rPr>
          <w:sz w:val="24"/>
          <w:szCs w:val="24"/>
        </w:rPr>
      </w:pPr>
    </w:p>
    <w:p w14:paraId="60E6B403" w14:textId="77777777" w:rsidR="00CC58CE" w:rsidRPr="00EA77BC" w:rsidRDefault="00CC58CE" w:rsidP="00CC58CE">
      <w:pPr>
        <w:pStyle w:val="BodyText4"/>
        <w:keepNext w:val="0"/>
        <w:ind w:left="0"/>
        <w:rPr>
          <w:sz w:val="24"/>
          <w:szCs w:val="24"/>
        </w:rPr>
      </w:pPr>
      <w:r>
        <w:rPr>
          <w:sz w:val="24"/>
          <w:szCs w:val="24"/>
        </w:rPr>
        <w:t xml:space="preserve">PSS*1*201 enhances the </w:t>
      </w:r>
      <w:r w:rsidR="005A7C4D" w:rsidRPr="00EA77BC">
        <w:rPr>
          <w:i/>
        </w:rPr>
        <w:t xml:space="preserve">Medication Instruction File Report </w:t>
      </w:r>
      <w:r w:rsidR="005A7C4D" w:rsidRPr="00EA77BC">
        <w:fldChar w:fldCharType="begin"/>
      </w:r>
      <w:r w:rsidR="005A7C4D" w:rsidRPr="00EA77BC">
        <w:instrText xml:space="preserve"> XE "Medication Instruction File Report" \b</w:instrText>
      </w:r>
      <w:r w:rsidR="005A7C4D" w:rsidRPr="00EA77BC">
        <w:fldChar w:fldCharType="end"/>
      </w:r>
      <w:r w:rsidR="005A7C4D" w:rsidRPr="00EA77BC">
        <w:t xml:space="preserve">[PSS MED INSTRUCTION REPORT] </w:t>
      </w:r>
      <w:r>
        <w:rPr>
          <w:sz w:val="24"/>
          <w:szCs w:val="24"/>
        </w:rPr>
        <w:t>option to allow the display of data from three new fields; DOSING CHECK FREQUENCY field (#32), DRUG(S) FOR DOSING CHK FREQ field (#32.1) and OLD MED INSTRUCTION NAME(S) field (#33).</w:t>
      </w:r>
    </w:p>
    <w:p w14:paraId="60E6B404" w14:textId="77777777" w:rsidR="00AC6AB1" w:rsidRPr="00EA77BC" w:rsidRDefault="00AC6AB1" w:rsidP="000C5921"/>
    <w:p w14:paraId="60E6B405" w14:textId="77777777" w:rsidR="00AC6AB1" w:rsidRPr="00EA77BC" w:rsidRDefault="00AC6AB1" w:rsidP="000C5921">
      <w:pPr>
        <w:pStyle w:val="ExampleHeading"/>
      </w:pPr>
      <w:r w:rsidRPr="00EA77BC">
        <w:t>Example</w:t>
      </w:r>
      <w:r w:rsidR="002031D7" w:rsidRPr="00EA77BC">
        <w:t xml:space="preserve"> </w:t>
      </w:r>
      <w:r w:rsidR="009D09AA" w:rsidRPr="00EA77BC">
        <w:t>1</w:t>
      </w:r>
      <w:r w:rsidRPr="00EA77BC">
        <w:t xml:space="preserve">: User selects </w:t>
      </w:r>
      <w:r w:rsidR="009D09AA" w:rsidRPr="00EA77BC">
        <w:t xml:space="preserve">all </w:t>
      </w:r>
      <w:r w:rsidRPr="00EA77BC">
        <w:t>medication instruction</w:t>
      </w:r>
      <w:r w:rsidR="009D09AA" w:rsidRPr="00EA77BC">
        <w:t>s</w:t>
      </w:r>
      <w:r w:rsidRPr="00EA77BC">
        <w:t xml:space="preserve"> </w:t>
      </w:r>
    </w:p>
    <w:p w14:paraId="60E6B406" w14:textId="77777777" w:rsidR="00DE60A7" w:rsidRPr="00EA77BC" w:rsidRDefault="00DE60A7" w:rsidP="001B3F39">
      <w:pPr>
        <w:pStyle w:val="Codeexample"/>
      </w:pPr>
      <w:r w:rsidRPr="00EA77BC">
        <w:t xml:space="preserve">Select Pharmacy Data Management Option: </w:t>
      </w:r>
      <w:r w:rsidRPr="00EA77BC">
        <w:rPr>
          <w:b/>
        </w:rPr>
        <w:t>med</w:t>
      </w:r>
    </w:p>
    <w:p w14:paraId="60E6B407" w14:textId="77777777" w:rsidR="00DE60A7" w:rsidRPr="00EA77BC" w:rsidRDefault="00DE60A7" w:rsidP="001B3F39">
      <w:pPr>
        <w:pStyle w:val="Codeexample"/>
      </w:pPr>
      <w:r w:rsidRPr="00EA77BC">
        <w:t xml:space="preserve">    1    Medication Instruction Management </w:t>
      </w:r>
    </w:p>
    <w:p w14:paraId="60E6B408" w14:textId="77777777" w:rsidR="00DE60A7" w:rsidRPr="00EA77BC" w:rsidRDefault="00DE60A7" w:rsidP="001B3F39">
      <w:pPr>
        <w:pStyle w:val="Codeexample"/>
      </w:pPr>
      <w:r w:rsidRPr="00EA77BC">
        <w:t xml:space="preserve">    2    Medication Routes Management </w:t>
      </w:r>
    </w:p>
    <w:p w14:paraId="60E6B409" w14:textId="77777777" w:rsidR="00AC6AB1" w:rsidRDefault="00DE60A7" w:rsidP="001B3F39">
      <w:pPr>
        <w:pStyle w:val="Codeexample"/>
      </w:pPr>
      <w:r w:rsidRPr="00EA77BC">
        <w:t xml:space="preserve">CHOOSE 1-2: </w:t>
      </w:r>
      <w:r w:rsidRPr="00EA77BC">
        <w:rPr>
          <w:b/>
        </w:rPr>
        <w:t>1</w:t>
      </w:r>
      <w:r w:rsidRPr="00EA77BC">
        <w:t xml:space="preserve">  Medication Instruction Management</w:t>
      </w:r>
    </w:p>
    <w:p w14:paraId="60E6B40A" w14:textId="77777777" w:rsidR="00CC58CE" w:rsidRDefault="00CC58CE" w:rsidP="001B3F39">
      <w:pPr>
        <w:pStyle w:val="Codeexample"/>
      </w:pPr>
    </w:p>
    <w:p w14:paraId="60E6B40B"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Select Medication Instru</w:t>
      </w:r>
      <w:r>
        <w:rPr>
          <w:rFonts w:ascii="Courier New" w:hAnsi="Courier New" w:cs="Courier New"/>
          <w:sz w:val="16"/>
          <w:szCs w:val="16"/>
        </w:rPr>
        <w:t xml:space="preserve">ction Management </w:t>
      </w:r>
      <w:r w:rsidRPr="00EF4AEE">
        <w:rPr>
          <w:rFonts w:ascii="Courier New" w:hAnsi="Courier New" w:cs="Courier New"/>
          <w:sz w:val="16"/>
          <w:szCs w:val="16"/>
        </w:rPr>
        <w:t>Option: MEDIC</w:t>
      </w:r>
    </w:p>
    <w:p w14:paraId="60E6B40C"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1    Medication Instruction File Add/Edit</w:t>
      </w:r>
    </w:p>
    <w:p w14:paraId="60E6B40D"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2    Medication Instruction File Report</w:t>
      </w:r>
    </w:p>
    <w:p w14:paraId="60E6B40E"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CHOOSE 1-2: </w:t>
      </w:r>
      <w:r>
        <w:rPr>
          <w:rFonts w:ascii="Courier New" w:hAnsi="Courier New" w:cs="Courier New"/>
          <w:sz w:val="16"/>
          <w:szCs w:val="16"/>
        </w:rPr>
        <w:t>2</w:t>
      </w:r>
      <w:r w:rsidRPr="00EF4AEE">
        <w:rPr>
          <w:rFonts w:ascii="Courier New" w:hAnsi="Courier New" w:cs="Courier New"/>
          <w:sz w:val="16"/>
          <w:szCs w:val="16"/>
        </w:rPr>
        <w:t xml:space="preserve">  Medication Instruction File </w:t>
      </w:r>
      <w:r>
        <w:rPr>
          <w:rFonts w:ascii="Courier New" w:hAnsi="Courier New" w:cs="Courier New"/>
          <w:sz w:val="16"/>
          <w:szCs w:val="16"/>
        </w:rPr>
        <w:t>Report</w:t>
      </w:r>
    </w:p>
    <w:p w14:paraId="60E6B40F" w14:textId="77777777" w:rsidR="00CC58CE" w:rsidRPr="00EA77BC" w:rsidRDefault="00CC58CE" w:rsidP="001B3F39">
      <w:pPr>
        <w:pStyle w:val="Codeexample"/>
      </w:pPr>
    </w:p>
    <w:p w14:paraId="60E6B410" w14:textId="77777777" w:rsidR="00AC6AB1" w:rsidRPr="00EA77BC" w:rsidRDefault="00AC6AB1" w:rsidP="001B3F39">
      <w:pPr>
        <w:pStyle w:val="Codeexample"/>
      </w:pPr>
      <w:r w:rsidRPr="00EA77BC">
        <w:t>This report displays entries from the MEDICATION INSTRUCTION (#51) File. It</w:t>
      </w:r>
    </w:p>
    <w:p w14:paraId="60E6B411" w14:textId="77777777" w:rsidR="00AC6AB1" w:rsidRPr="00EA77BC" w:rsidRDefault="00AC6AB1" w:rsidP="001B3F39">
      <w:pPr>
        <w:pStyle w:val="Codeexample"/>
      </w:pPr>
      <w:r w:rsidRPr="00EA77BC">
        <w:t>can be run for all Medication Instructions or only Medication Instructions</w:t>
      </w:r>
    </w:p>
    <w:p w14:paraId="60E6B412" w14:textId="77777777" w:rsidR="00AC6AB1" w:rsidRPr="00EA77BC" w:rsidRDefault="00AC6AB1" w:rsidP="001B3F39">
      <w:pPr>
        <w:pStyle w:val="Codeexample"/>
      </w:pPr>
      <w:r w:rsidRPr="00EA77BC">
        <w:t>without a FREQUENCY (IN MINUTES). If a FREQUENCY (IN MINUTES) cannot be</w:t>
      </w:r>
    </w:p>
    <w:p w14:paraId="60E6B413" w14:textId="77777777" w:rsidR="00AC6AB1" w:rsidRPr="00EA77BC" w:rsidRDefault="00AC6AB1" w:rsidP="001B3F39">
      <w:pPr>
        <w:pStyle w:val="Codeexample"/>
      </w:pPr>
      <w:r w:rsidRPr="00EA77BC">
        <w:t>determined for an order, the daily dosage check cannot occur for that order.</w:t>
      </w:r>
    </w:p>
    <w:p w14:paraId="60E6B414" w14:textId="77777777" w:rsidR="00AC6AB1" w:rsidRPr="00EA77BC" w:rsidRDefault="00AC6AB1" w:rsidP="001B3F39">
      <w:pPr>
        <w:pStyle w:val="Codeexample"/>
      </w:pPr>
    </w:p>
    <w:p w14:paraId="60E6B415" w14:textId="77777777" w:rsidR="00AC6AB1" w:rsidRPr="00EA77BC" w:rsidRDefault="00AC6AB1" w:rsidP="001B3F39">
      <w:pPr>
        <w:pStyle w:val="Codeexample"/>
      </w:pPr>
      <w:r w:rsidRPr="00EA77BC">
        <w:t xml:space="preserve">     Select one of the following:</w:t>
      </w:r>
    </w:p>
    <w:p w14:paraId="60E6B416" w14:textId="77777777" w:rsidR="00AC6AB1" w:rsidRPr="00EA77BC" w:rsidRDefault="00AC6AB1" w:rsidP="001B3F39">
      <w:pPr>
        <w:pStyle w:val="Codeexample"/>
      </w:pPr>
    </w:p>
    <w:p w14:paraId="60E6B417" w14:textId="77777777" w:rsidR="00AC6AB1" w:rsidRPr="00EA77BC" w:rsidRDefault="00AC6AB1" w:rsidP="001B3F39">
      <w:pPr>
        <w:pStyle w:val="Codeexample"/>
      </w:pPr>
      <w:r w:rsidRPr="00EA77BC">
        <w:t xml:space="preserve">          </w:t>
      </w:r>
      <w:bookmarkStart w:id="1308" w:name="p082"/>
      <w:r w:rsidRPr="00EA77BC">
        <w:t>A         All Medication Instructions</w:t>
      </w:r>
    </w:p>
    <w:p w14:paraId="60E6B418" w14:textId="77777777" w:rsidR="00AC6AB1" w:rsidRPr="00EA77BC" w:rsidRDefault="00AC6AB1" w:rsidP="001B3F39">
      <w:pPr>
        <w:pStyle w:val="Codeexample"/>
      </w:pPr>
      <w:r w:rsidRPr="00EA77BC">
        <w:t xml:space="preserve">          O         Only Medication Instructions with a missing frequency</w:t>
      </w:r>
    </w:p>
    <w:bookmarkEnd w:id="1308"/>
    <w:p w14:paraId="60E6B419" w14:textId="77777777" w:rsidR="00AC6AB1" w:rsidRPr="00EA77BC" w:rsidRDefault="00AC6AB1" w:rsidP="001B3F39">
      <w:pPr>
        <w:pStyle w:val="Codeexample"/>
      </w:pPr>
    </w:p>
    <w:p w14:paraId="60E6B41A" w14:textId="77777777" w:rsidR="009D09AA" w:rsidRPr="00EA77BC" w:rsidRDefault="009D09AA" w:rsidP="00EA77BC">
      <w:pPr>
        <w:pStyle w:val="Codeexample"/>
        <w:keepNext/>
      </w:pPr>
      <w:r w:rsidRPr="00EA77BC">
        <w:t>Print All Medication Instructions, or Only Medication Instructions</w:t>
      </w:r>
    </w:p>
    <w:p w14:paraId="60E6B41B" w14:textId="77777777" w:rsidR="009D09AA" w:rsidRPr="00EA77BC" w:rsidRDefault="009D09AA" w:rsidP="00CD4C83">
      <w:pPr>
        <w:pStyle w:val="Codeexample"/>
      </w:pPr>
      <w:r w:rsidRPr="00EA77BC">
        <w:t>without a frequency: A// A</w:t>
      </w:r>
      <w:r w:rsidRPr="00EA77BC">
        <w:rPr>
          <w:b/>
        </w:rPr>
        <w:t>ll Medication Instructions</w:t>
      </w:r>
    </w:p>
    <w:p w14:paraId="60E6B41C" w14:textId="77777777" w:rsidR="009D09AA" w:rsidRPr="00EA77BC" w:rsidRDefault="009D09AA" w:rsidP="00BA5F06">
      <w:pPr>
        <w:pStyle w:val="Codeexample"/>
      </w:pPr>
    </w:p>
    <w:p w14:paraId="60E6B41D" w14:textId="77777777" w:rsidR="009D09AA" w:rsidRPr="00EA77BC" w:rsidRDefault="009D09AA" w:rsidP="00BA5F06">
      <w:pPr>
        <w:pStyle w:val="Codeexample"/>
      </w:pPr>
    </w:p>
    <w:p w14:paraId="60E6B41E" w14:textId="77777777" w:rsidR="009D09AA" w:rsidRPr="00EA77BC" w:rsidRDefault="009D09AA" w:rsidP="00BA5F06">
      <w:pPr>
        <w:pStyle w:val="Codeexample"/>
      </w:pPr>
      <w:r w:rsidRPr="00EA77BC">
        <w:t xml:space="preserve">     Select one of the following:</w:t>
      </w:r>
    </w:p>
    <w:p w14:paraId="60E6B41F" w14:textId="77777777" w:rsidR="009D09AA" w:rsidRPr="00EA77BC" w:rsidRDefault="009D09AA" w:rsidP="0012128D">
      <w:pPr>
        <w:pStyle w:val="Codeexample"/>
      </w:pPr>
    </w:p>
    <w:p w14:paraId="60E6B420" w14:textId="77777777" w:rsidR="009D09AA" w:rsidRPr="00EA77BC" w:rsidRDefault="009D09AA" w:rsidP="0012128D">
      <w:pPr>
        <w:pStyle w:val="Codeexample"/>
      </w:pPr>
      <w:r w:rsidRPr="00EA77BC">
        <w:t xml:space="preserve">          80        80 Column</w:t>
      </w:r>
    </w:p>
    <w:p w14:paraId="60E6B421" w14:textId="77777777" w:rsidR="009D09AA" w:rsidRPr="00EA77BC" w:rsidRDefault="009D09AA" w:rsidP="0005137D">
      <w:pPr>
        <w:pStyle w:val="Codeexample"/>
      </w:pPr>
      <w:r w:rsidRPr="00EA77BC">
        <w:t xml:space="preserve">          132       132 Column</w:t>
      </w:r>
    </w:p>
    <w:p w14:paraId="60E6B422" w14:textId="77777777" w:rsidR="009D09AA" w:rsidRPr="00EA77BC" w:rsidRDefault="009D09AA" w:rsidP="0005137D">
      <w:pPr>
        <w:pStyle w:val="Codeexample"/>
      </w:pPr>
    </w:p>
    <w:p w14:paraId="60E6B423" w14:textId="77777777" w:rsidR="009D09AA" w:rsidRPr="00EA77BC" w:rsidRDefault="009D09AA" w:rsidP="00EB241E">
      <w:pPr>
        <w:pStyle w:val="Codeexample"/>
        <w:rPr>
          <w:b/>
        </w:rPr>
      </w:pPr>
      <w:r w:rsidRPr="00EA77BC">
        <w:t xml:space="preserve">Print report in 80 or 132 column format: </w:t>
      </w:r>
      <w:r w:rsidRPr="00EA77BC">
        <w:rPr>
          <w:b/>
        </w:rPr>
        <w:t xml:space="preserve">80// </w:t>
      </w:r>
      <w:r w:rsidRPr="00EA77BC">
        <w:t>&lt;</w:t>
      </w:r>
      <w:r w:rsidRPr="00EA77BC">
        <w:rPr>
          <w:b/>
        </w:rPr>
        <w:t>ENTER</w:t>
      </w:r>
      <w:r w:rsidRPr="00EA77BC">
        <w:t>&gt;</w:t>
      </w:r>
      <w:r w:rsidRPr="00EA77BC">
        <w:rPr>
          <w:b/>
        </w:rPr>
        <w:t xml:space="preserve"> Column</w:t>
      </w:r>
    </w:p>
    <w:p w14:paraId="60E6B424" w14:textId="77777777" w:rsidR="009D09AA" w:rsidRPr="00EA77BC" w:rsidRDefault="009D09AA" w:rsidP="005C4F1E">
      <w:pPr>
        <w:pStyle w:val="Codeexample"/>
      </w:pPr>
    </w:p>
    <w:p w14:paraId="60E6B425" w14:textId="77777777" w:rsidR="009D09AA" w:rsidRPr="00EA77BC" w:rsidRDefault="009D09AA" w:rsidP="000128D8">
      <w:pPr>
        <w:pStyle w:val="Codeexample"/>
      </w:pPr>
      <w:r w:rsidRPr="00EA77BC">
        <w:t>DEVICE: HOME// &lt;</w:t>
      </w:r>
      <w:r w:rsidRPr="00EA77BC">
        <w:rPr>
          <w:b/>
        </w:rPr>
        <w:t>ENTER</w:t>
      </w:r>
      <w:r w:rsidRPr="00EA77BC">
        <w:t xml:space="preserve">&gt;  </w:t>
      </w:r>
    </w:p>
    <w:p w14:paraId="60E6B426" w14:textId="77777777" w:rsidR="009D09AA" w:rsidRPr="00EA77BC" w:rsidRDefault="009D09AA" w:rsidP="000128D8">
      <w:pPr>
        <w:pStyle w:val="BodyText4"/>
        <w:keepNext w:val="0"/>
        <w:shd w:val="clear" w:color="auto" w:fill="D9D9D9"/>
        <w:ind w:left="360"/>
        <w:rPr>
          <w:rFonts w:ascii="Arial" w:hAnsi="Arial" w:cs="Arial"/>
          <w:i/>
          <w:sz w:val="18"/>
          <w:szCs w:val="18"/>
        </w:rPr>
      </w:pPr>
      <w:r w:rsidRPr="00EA77BC">
        <w:rPr>
          <w:rFonts w:ascii="Arial" w:hAnsi="Arial" w:cs="Arial"/>
          <w:i/>
          <w:sz w:val="18"/>
          <w:szCs w:val="18"/>
        </w:rPr>
        <w:t>(Report follows)</w:t>
      </w:r>
    </w:p>
    <w:p w14:paraId="60E6B427" w14:textId="77777777" w:rsidR="009D09AA" w:rsidRPr="00EA77BC" w:rsidRDefault="009D09AA" w:rsidP="00EA77BC"/>
    <w:p w14:paraId="60E6B428" w14:textId="77777777" w:rsidR="00E24F2E" w:rsidRPr="00EA77BC" w:rsidRDefault="00E24F2E" w:rsidP="00E24F2E">
      <w:pPr>
        <w:pStyle w:val="Codeexample"/>
        <w:keepNext/>
      </w:pPr>
      <w:r w:rsidRPr="00EA77BC">
        <w:t>MEDICATION INSTRUCTION FILE REPORT (All)                            PAGE: 1</w:t>
      </w:r>
    </w:p>
    <w:p w14:paraId="60E6B429" w14:textId="77777777" w:rsidR="00E24F2E" w:rsidRDefault="00E24F2E" w:rsidP="00E24F2E">
      <w:pPr>
        <w:pStyle w:val="Codeexample"/>
        <w:keepNext/>
      </w:pPr>
      <w:r w:rsidRPr="00EA77BC">
        <w:t>----------------------------------------------</w:t>
      </w:r>
      <w:r>
        <w:t>-------------------------------</w:t>
      </w:r>
    </w:p>
    <w:p w14:paraId="60E6B42A" w14:textId="77777777" w:rsidR="00E24F2E" w:rsidRPr="00EA77BC" w:rsidRDefault="00E24F2E" w:rsidP="00E24F2E">
      <w:pPr>
        <w:pStyle w:val="Codeexample"/>
      </w:pPr>
      <w:r w:rsidRPr="00EA77BC">
        <w:t>AD</w:t>
      </w:r>
    </w:p>
    <w:p w14:paraId="60E6B42B" w14:textId="77777777" w:rsidR="00E24F2E" w:rsidRPr="00EA77BC" w:rsidRDefault="00E24F2E" w:rsidP="00E24F2E">
      <w:pPr>
        <w:pStyle w:val="Codeexample"/>
      </w:pPr>
      <w:r w:rsidRPr="00EA77BC">
        <w:t xml:space="preserve">                   SYNONYM: </w:t>
      </w:r>
    </w:p>
    <w:p w14:paraId="60E6B42C" w14:textId="77777777" w:rsidR="00E24F2E" w:rsidRPr="00EA77BC" w:rsidRDefault="00E24F2E" w:rsidP="00E24F2E">
      <w:pPr>
        <w:pStyle w:val="Codeexample"/>
      </w:pPr>
      <w:r w:rsidRPr="00EA77BC">
        <w:t xml:space="preserve">                 EXPANSION: RIGHT EAR</w:t>
      </w:r>
    </w:p>
    <w:p w14:paraId="60E6B42D" w14:textId="77777777" w:rsidR="00E24F2E" w:rsidRPr="00EA77BC" w:rsidRDefault="00E24F2E" w:rsidP="00E24F2E">
      <w:pPr>
        <w:pStyle w:val="Codeexample"/>
      </w:pPr>
      <w:r w:rsidRPr="00EA77BC">
        <w:t xml:space="preserve">  OTHER LANGUAGE EXPANSION: </w:t>
      </w:r>
    </w:p>
    <w:p w14:paraId="60E6B42E" w14:textId="77777777" w:rsidR="00E24F2E" w:rsidRPr="00EA77BC" w:rsidRDefault="00E24F2E" w:rsidP="00E24F2E">
      <w:pPr>
        <w:pStyle w:val="Codeexample"/>
        <w:keepNext/>
      </w:pPr>
      <w:r w:rsidRPr="00EA77BC">
        <w:t xml:space="preserve">                    PLURAL: </w:t>
      </w:r>
    </w:p>
    <w:p w14:paraId="60E6B42F" w14:textId="77777777" w:rsidR="00E24F2E" w:rsidRDefault="00E24F2E" w:rsidP="00E24F2E">
      <w:pPr>
        <w:pStyle w:val="Codeexample"/>
        <w:keepNext/>
      </w:pPr>
      <w:r w:rsidRPr="00EA77BC">
        <w:t xml:space="preserve">              INTENDED USE: OUTPATIENT ONLY</w:t>
      </w:r>
    </w:p>
    <w:p w14:paraId="60E6B430" w14:textId="77777777" w:rsidR="00E24F2E" w:rsidRPr="004032D6" w:rsidRDefault="00E24F2E" w:rsidP="00E24F2E">
      <w:pPr>
        <w:pStyle w:val="Codeexample"/>
      </w:pPr>
      <w:r w:rsidRPr="004032D6">
        <w:t xml:space="preserve">     DOSING CHECK FREQUENCY: </w:t>
      </w:r>
    </w:p>
    <w:p w14:paraId="60E6B431" w14:textId="77777777" w:rsidR="00E24F2E" w:rsidRPr="004032D6" w:rsidRDefault="00E24F2E" w:rsidP="00E24F2E">
      <w:pPr>
        <w:pStyle w:val="Codeexample"/>
      </w:pPr>
      <w:r w:rsidRPr="004032D6">
        <w:t xml:space="preserve">DRUG(S) FOR DOSING CHK FREQ: </w:t>
      </w:r>
    </w:p>
    <w:p w14:paraId="60E6B432" w14:textId="77777777" w:rsidR="00E24F2E" w:rsidRPr="004032D6" w:rsidRDefault="00E24F2E" w:rsidP="00E24F2E">
      <w:pPr>
        <w:pStyle w:val="Codeexample"/>
      </w:pPr>
      <w:r w:rsidRPr="004032D6">
        <w:t xml:space="preserve">     FREQUENCY (IN MINUTES): </w:t>
      </w:r>
    </w:p>
    <w:p w14:paraId="60E6B433" w14:textId="77777777" w:rsidR="00E24F2E" w:rsidRPr="004032D6" w:rsidRDefault="00E24F2E" w:rsidP="00E24F2E">
      <w:pPr>
        <w:pStyle w:val="Codeexample"/>
      </w:pPr>
      <w:r w:rsidRPr="004032D6">
        <w:t xml:space="preserve">OLD MED INSTRUCTION NAME(S): </w:t>
      </w:r>
    </w:p>
    <w:p w14:paraId="60E6B434" w14:textId="77777777" w:rsidR="00E24F2E" w:rsidRPr="00EA77BC" w:rsidRDefault="00E24F2E" w:rsidP="00E24F2E">
      <w:pPr>
        <w:pStyle w:val="Codeexample"/>
      </w:pPr>
    </w:p>
    <w:p w14:paraId="60E6B435" w14:textId="77777777" w:rsidR="00E24F2E" w:rsidRPr="00EA77BC" w:rsidRDefault="00E24F2E" w:rsidP="00E24F2E">
      <w:pPr>
        <w:pStyle w:val="Codeexample"/>
      </w:pPr>
      <w:r w:rsidRPr="00EA77BC">
        <w:t>BID</w:t>
      </w:r>
    </w:p>
    <w:p w14:paraId="60E6B436" w14:textId="77777777" w:rsidR="00E24F2E" w:rsidRPr="00EA77BC" w:rsidRDefault="00E24F2E" w:rsidP="00E24F2E">
      <w:pPr>
        <w:pStyle w:val="Codeexample"/>
      </w:pPr>
      <w:r w:rsidRPr="00EA77BC">
        <w:t xml:space="preserve">                   SYNONYM: </w:t>
      </w:r>
    </w:p>
    <w:p w14:paraId="60E6B437" w14:textId="77777777" w:rsidR="00E24F2E" w:rsidRPr="00EA77BC" w:rsidRDefault="00E24F2E" w:rsidP="00E24F2E">
      <w:pPr>
        <w:pStyle w:val="Codeexample"/>
      </w:pPr>
      <w:r w:rsidRPr="00EA77BC">
        <w:t xml:space="preserve">                 EXPANSION: TWICE A DAY</w:t>
      </w:r>
    </w:p>
    <w:p w14:paraId="60E6B438" w14:textId="77777777" w:rsidR="00E24F2E" w:rsidRPr="00EA77BC" w:rsidRDefault="00E24F2E" w:rsidP="00E24F2E">
      <w:pPr>
        <w:pStyle w:val="Codeexample"/>
      </w:pPr>
      <w:r w:rsidRPr="00EA77BC">
        <w:t xml:space="preserve">  OTHER LANGUAGE EXPANSION: </w:t>
      </w:r>
    </w:p>
    <w:p w14:paraId="60E6B439" w14:textId="77777777" w:rsidR="00E24F2E" w:rsidRPr="00EA77BC" w:rsidRDefault="00E24F2E" w:rsidP="00E24F2E">
      <w:pPr>
        <w:pStyle w:val="Codeexample"/>
      </w:pPr>
      <w:r w:rsidRPr="00EA77BC">
        <w:t xml:space="preserve">                    PLURAL: </w:t>
      </w:r>
    </w:p>
    <w:p w14:paraId="60E6B43A" w14:textId="77777777" w:rsidR="00E24F2E" w:rsidRDefault="00E24F2E" w:rsidP="00E24F2E">
      <w:pPr>
        <w:pStyle w:val="Codeexample"/>
      </w:pPr>
      <w:r w:rsidRPr="00EA77BC">
        <w:t xml:space="preserve">              INTENDED USE: IN &amp; OUTPATIENT</w:t>
      </w:r>
    </w:p>
    <w:p w14:paraId="60E6B43B" w14:textId="77777777" w:rsidR="00E24F2E" w:rsidRPr="004032D6" w:rsidRDefault="00E24F2E" w:rsidP="00E24F2E">
      <w:pPr>
        <w:pStyle w:val="Codeexample"/>
      </w:pPr>
      <w:r w:rsidRPr="004032D6">
        <w:t xml:space="preserve">     DOSING CHECK FREQUENCY: </w:t>
      </w:r>
    </w:p>
    <w:p w14:paraId="60E6B43C" w14:textId="77777777" w:rsidR="00E24F2E" w:rsidRPr="004032D6" w:rsidRDefault="00E24F2E" w:rsidP="00E24F2E">
      <w:pPr>
        <w:pStyle w:val="Codeexample"/>
      </w:pPr>
      <w:r w:rsidRPr="004032D6">
        <w:t xml:space="preserve">DRUG(S) FOR DOSING CHK FREQ: </w:t>
      </w:r>
    </w:p>
    <w:p w14:paraId="60E6B43D" w14:textId="77777777" w:rsidR="00E24F2E" w:rsidRPr="004032D6" w:rsidRDefault="00E24F2E" w:rsidP="00E24F2E">
      <w:pPr>
        <w:pStyle w:val="Codeexample"/>
      </w:pPr>
      <w:r w:rsidRPr="004032D6">
        <w:t xml:space="preserve">     FREQUENCY (IN MINUTES):</w:t>
      </w:r>
      <w:r>
        <w:t xml:space="preserve"> 720</w:t>
      </w:r>
      <w:r w:rsidRPr="004032D6">
        <w:t xml:space="preserve"> </w:t>
      </w:r>
    </w:p>
    <w:p w14:paraId="60E6B43E" w14:textId="77777777" w:rsidR="00E24F2E" w:rsidRPr="004032D6" w:rsidRDefault="00E24F2E" w:rsidP="00E24F2E">
      <w:pPr>
        <w:pStyle w:val="Codeexample"/>
      </w:pPr>
      <w:r w:rsidRPr="004032D6">
        <w:t xml:space="preserve">OLD MED INSTRUCTION NAME(S): </w:t>
      </w:r>
    </w:p>
    <w:p w14:paraId="60E6B43F" w14:textId="77777777" w:rsidR="00E24F2E" w:rsidRPr="00EA77BC" w:rsidRDefault="00E24F2E" w:rsidP="00E24F2E">
      <w:pPr>
        <w:pStyle w:val="Codeexample"/>
      </w:pPr>
    </w:p>
    <w:p w14:paraId="60E6B440" w14:textId="77777777" w:rsidR="00E24F2E" w:rsidRPr="00EA77BC" w:rsidRDefault="00E24F2E" w:rsidP="00E24F2E">
      <w:pPr>
        <w:pStyle w:val="Codeexample"/>
      </w:pPr>
    </w:p>
    <w:p w14:paraId="60E6B441" w14:textId="77777777" w:rsidR="00E24F2E" w:rsidRPr="00EA77BC" w:rsidRDefault="00E24F2E" w:rsidP="00E24F2E">
      <w:pPr>
        <w:pStyle w:val="Codeexample"/>
        <w:keepNext/>
      </w:pPr>
      <w:r w:rsidRPr="00EA77BC">
        <w:t>FCP</w:t>
      </w:r>
    </w:p>
    <w:p w14:paraId="60E6B442" w14:textId="77777777" w:rsidR="00E24F2E" w:rsidRPr="00EA77BC" w:rsidRDefault="00E24F2E" w:rsidP="00E24F2E">
      <w:pPr>
        <w:pStyle w:val="Codeexample"/>
      </w:pPr>
      <w:r w:rsidRPr="00EA77BC">
        <w:t xml:space="preserve">                   SYNONYM: </w:t>
      </w:r>
    </w:p>
    <w:p w14:paraId="60E6B443" w14:textId="77777777" w:rsidR="00E24F2E" w:rsidRPr="00EA77BC" w:rsidRDefault="00E24F2E" w:rsidP="00E24F2E">
      <w:pPr>
        <w:pStyle w:val="Codeexample"/>
      </w:pPr>
      <w:r w:rsidRPr="00EA77BC">
        <w:t xml:space="preserve">                 EXPANSION: FOR CHEST PAIN</w:t>
      </w:r>
    </w:p>
    <w:p w14:paraId="60E6B444" w14:textId="77777777" w:rsidR="00E24F2E" w:rsidRPr="00EA77BC" w:rsidRDefault="00E24F2E" w:rsidP="00E24F2E">
      <w:pPr>
        <w:pStyle w:val="Codeexample"/>
      </w:pPr>
      <w:r w:rsidRPr="00EA77BC">
        <w:t xml:space="preserve">  OTHER LANGUAGE EXPANSION: </w:t>
      </w:r>
    </w:p>
    <w:p w14:paraId="60E6B445" w14:textId="77777777" w:rsidR="00E24F2E" w:rsidRPr="00EA77BC" w:rsidRDefault="00E24F2E" w:rsidP="00E24F2E">
      <w:pPr>
        <w:pStyle w:val="Codeexample"/>
      </w:pPr>
      <w:r w:rsidRPr="00EA77BC">
        <w:t xml:space="preserve">                    PLURAL: </w:t>
      </w:r>
    </w:p>
    <w:p w14:paraId="60E6B446" w14:textId="77777777" w:rsidR="00E24F2E" w:rsidRDefault="00E24F2E" w:rsidP="00E24F2E">
      <w:pPr>
        <w:pStyle w:val="Codeexample"/>
      </w:pPr>
      <w:r w:rsidRPr="00EA77BC">
        <w:t xml:space="preserve">              INTENDED USE: IN &amp; OUTPATIENT</w:t>
      </w:r>
    </w:p>
    <w:p w14:paraId="60E6B447" w14:textId="77777777" w:rsidR="00E24F2E" w:rsidRPr="004032D6" w:rsidRDefault="00E24F2E" w:rsidP="00E24F2E">
      <w:pPr>
        <w:pStyle w:val="Codeexample"/>
      </w:pPr>
      <w:r w:rsidRPr="004032D6">
        <w:t xml:space="preserve">     DOSING CHECK FREQUENCY: </w:t>
      </w:r>
    </w:p>
    <w:p w14:paraId="60E6B448" w14:textId="77777777" w:rsidR="00E24F2E" w:rsidRPr="004032D6" w:rsidRDefault="00E24F2E" w:rsidP="00E24F2E">
      <w:pPr>
        <w:pStyle w:val="Codeexample"/>
      </w:pPr>
      <w:r w:rsidRPr="004032D6">
        <w:t xml:space="preserve">DRUG(S) FOR DOSING CHK FREQ: </w:t>
      </w:r>
    </w:p>
    <w:p w14:paraId="60E6B449" w14:textId="77777777" w:rsidR="00E24F2E" w:rsidRPr="004032D6" w:rsidRDefault="00E24F2E" w:rsidP="00E24F2E">
      <w:pPr>
        <w:pStyle w:val="Codeexample"/>
      </w:pPr>
      <w:r w:rsidRPr="004032D6">
        <w:t xml:space="preserve">     FREQUENCY (IN MINUTES): </w:t>
      </w:r>
    </w:p>
    <w:p w14:paraId="60E6B44A" w14:textId="77777777" w:rsidR="00E24F2E" w:rsidRDefault="00E24F2E" w:rsidP="00E24F2E">
      <w:pPr>
        <w:pStyle w:val="Codeexample"/>
      </w:pPr>
      <w:r>
        <w:t xml:space="preserve">OLD MED INSTRUCTION NAME(S): </w:t>
      </w:r>
    </w:p>
    <w:p w14:paraId="60E6B44B" w14:textId="77777777" w:rsidR="00E24F2E" w:rsidRPr="004032D6" w:rsidRDefault="00E24F2E" w:rsidP="00E24F2E">
      <w:pPr>
        <w:pStyle w:val="TOC2"/>
        <w:shd w:val="clear" w:color="auto" w:fill="D9D9D9"/>
        <w:tabs>
          <w:tab w:val="clear" w:pos="907"/>
          <w:tab w:val="clear" w:pos="9360"/>
        </w:tabs>
        <w:autoSpaceDE w:val="0"/>
        <w:autoSpaceDN w:val="0"/>
        <w:adjustRightInd w:val="0"/>
        <w:spacing w:before="0" w:after="0"/>
        <w:ind w:left="374"/>
        <w:rPr>
          <w:rFonts w:ascii="Courier New" w:hAnsi="Courier New"/>
          <w:sz w:val="16"/>
        </w:rPr>
      </w:pPr>
    </w:p>
    <w:p w14:paraId="60E6B44C"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Q1HWA</w:t>
      </w:r>
    </w:p>
    <w:p w14:paraId="60E6B44D"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SYNONYM: </w:t>
      </w:r>
    </w:p>
    <w:p w14:paraId="60E6B44E"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w:t>
      </w:r>
      <w:r>
        <w:rPr>
          <w:rFonts w:ascii="Courier New" w:hAnsi="Courier New"/>
          <w:sz w:val="16"/>
        </w:rPr>
        <w:t xml:space="preserve">      EXPANSION: EVERY ONE HOUR</w:t>
      </w:r>
      <w:r w:rsidRPr="004032D6">
        <w:rPr>
          <w:rFonts w:ascii="Courier New" w:hAnsi="Courier New"/>
          <w:sz w:val="16"/>
        </w:rPr>
        <w:t xml:space="preserve"> WHILE AWAKE</w:t>
      </w:r>
    </w:p>
    <w:p w14:paraId="60E6B44F"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OTHER LANGUAGE EXPANSION: </w:t>
      </w:r>
    </w:p>
    <w:p w14:paraId="60E6B450"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PLURAL: </w:t>
      </w:r>
    </w:p>
    <w:p w14:paraId="60E6B451"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INTENDED USE: OUTPATIENT ONLY</w:t>
      </w:r>
    </w:p>
    <w:p w14:paraId="60E6B452"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DOSING CHECK FREQUENCY: X12D</w:t>
      </w:r>
    </w:p>
    <w:p w14:paraId="60E6B453"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DRUG(S) FOR DOSING CHK FREQ: </w:t>
      </w:r>
    </w:p>
    <w:p w14:paraId="60E6B454"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FREQUENCY (IN MINUTES): </w:t>
      </w:r>
    </w:p>
    <w:p w14:paraId="60E6B455" w14:textId="77777777" w:rsidR="00E24F2E" w:rsidRPr="004032D6" w:rsidRDefault="00E24F2E" w:rsidP="00E24F2E">
      <w:pPr>
        <w:pStyle w:val="Codeexample"/>
        <w:autoSpaceDE w:val="0"/>
        <w:autoSpaceDN w:val="0"/>
        <w:adjustRightInd w:val="0"/>
      </w:pPr>
      <w:r w:rsidRPr="004032D6">
        <w:t>OLD MED INSTRUCTION NAME(S):</w:t>
      </w:r>
    </w:p>
    <w:p w14:paraId="60E6B456" w14:textId="77777777" w:rsidR="00E24F2E" w:rsidRPr="00EA77BC" w:rsidRDefault="00E24F2E" w:rsidP="00E24F2E">
      <w:pPr>
        <w:pStyle w:val="Codeexample"/>
      </w:pPr>
    </w:p>
    <w:p w14:paraId="60E6B457" w14:textId="77777777" w:rsidR="00E24F2E" w:rsidRPr="00EA77BC" w:rsidRDefault="00E24F2E" w:rsidP="00E24F2E">
      <w:pPr>
        <w:pStyle w:val="Codeexample"/>
      </w:pPr>
      <w:r w:rsidRPr="00EA77BC">
        <w:t>Q12H</w:t>
      </w:r>
    </w:p>
    <w:p w14:paraId="60E6B458" w14:textId="77777777" w:rsidR="00E24F2E" w:rsidRPr="00EA77BC" w:rsidRDefault="00E24F2E" w:rsidP="00E24F2E">
      <w:pPr>
        <w:pStyle w:val="Codeexample"/>
      </w:pPr>
      <w:r w:rsidRPr="00EA77BC">
        <w:t xml:space="preserve">                   SYNONYM: Q12</w:t>
      </w:r>
    </w:p>
    <w:p w14:paraId="60E6B459" w14:textId="77777777" w:rsidR="00E24F2E" w:rsidRPr="00EA77BC" w:rsidRDefault="00E24F2E" w:rsidP="00E24F2E">
      <w:pPr>
        <w:pStyle w:val="Codeexample"/>
      </w:pPr>
      <w:r w:rsidRPr="00EA77BC">
        <w:t xml:space="preserve">                 EXPANSION: EVERY TWELVE HOURS</w:t>
      </w:r>
    </w:p>
    <w:p w14:paraId="60E6B45A" w14:textId="77777777" w:rsidR="00E24F2E" w:rsidRPr="00EA77BC" w:rsidRDefault="00E24F2E" w:rsidP="00E24F2E">
      <w:pPr>
        <w:pStyle w:val="Codeexample"/>
      </w:pPr>
      <w:r w:rsidRPr="00EA77BC">
        <w:t xml:space="preserve">  OTHER LANGUAGE EXPANSION: </w:t>
      </w:r>
    </w:p>
    <w:p w14:paraId="60E6B45B" w14:textId="77777777" w:rsidR="00E24F2E" w:rsidRPr="00EA77BC" w:rsidRDefault="00E24F2E" w:rsidP="00E24F2E">
      <w:pPr>
        <w:pStyle w:val="Codeexample"/>
      </w:pPr>
      <w:r w:rsidRPr="00EA77BC">
        <w:t xml:space="preserve">                    </w:t>
      </w:r>
      <w:bookmarkStart w:id="1309" w:name="p083"/>
      <w:r w:rsidRPr="00EA77BC">
        <w:t>PLURAL</w:t>
      </w:r>
      <w:bookmarkEnd w:id="1309"/>
      <w:r w:rsidRPr="00EA77BC">
        <w:t xml:space="preserve">: </w:t>
      </w:r>
    </w:p>
    <w:p w14:paraId="60E6B45C" w14:textId="77777777" w:rsidR="00E24F2E" w:rsidRDefault="00E24F2E" w:rsidP="00E24F2E">
      <w:pPr>
        <w:pStyle w:val="Codeexample"/>
      </w:pPr>
      <w:r w:rsidRPr="00EA77BC">
        <w:t xml:space="preserve">              INTENDED USE: IN &amp; OUTPATIENT</w:t>
      </w:r>
    </w:p>
    <w:p w14:paraId="60E6B45D" w14:textId="77777777" w:rsidR="00E24F2E" w:rsidRPr="004032D6" w:rsidRDefault="00E24F2E" w:rsidP="00E24F2E">
      <w:pPr>
        <w:pStyle w:val="Codeexample"/>
      </w:pPr>
      <w:r w:rsidRPr="004032D6">
        <w:t xml:space="preserve">     DOSING CHECK FREQUENCY: </w:t>
      </w:r>
    </w:p>
    <w:p w14:paraId="60E6B45E" w14:textId="77777777" w:rsidR="00E24F2E" w:rsidRPr="004032D6" w:rsidRDefault="00E24F2E" w:rsidP="00E24F2E">
      <w:pPr>
        <w:pStyle w:val="Codeexample"/>
      </w:pPr>
      <w:r w:rsidRPr="004032D6">
        <w:t xml:space="preserve">DRUG(S) FOR DOSING CHK FREQ: </w:t>
      </w:r>
    </w:p>
    <w:p w14:paraId="60E6B45F" w14:textId="77777777" w:rsidR="00E24F2E" w:rsidRPr="004032D6" w:rsidRDefault="00E24F2E" w:rsidP="00E24F2E">
      <w:pPr>
        <w:pStyle w:val="Codeexample"/>
      </w:pPr>
      <w:r w:rsidRPr="004032D6">
        <w:t xml:space="preserve">     FREQUENCY (IN MINUTES): </w:t>
      </w:r>
      <w:r>
        <w:t>720</w:t>
      </w:r>
    </w:p>
    <w:p w14:paraId="60E6B460" w14:textId="77777777" w:rsidR="00E24F2E" w:rsidRDefault="00E24F2E" w:rsidP="00E24F2E">
      <w:pPr>
        <w:pStyle w:val="Codeexample"/>
      </w:pPr>
      <w:r w:rsidRPr="004032D6">
        <w:t xml:space="preserve">OLD MED INSTRUCTION NAME(S): </w:t>
      </w:r>
    </w:p>
    <w:p w14:paraId="60E6B461" w14:textId="77777777" w:rsidR="00E24F2E" w:rsidRDefault="00E24F2E" w:rsidP="00E24F2E">
      <w:pPr>
        <w:pStyle w:val="Codeexample"/>
      </w:pPr>
    </w:p>
    <w:p w14:paraId="60E6B462" w14:textId="77777777" w:rsidR="00E24F2E" w:rsidRPr="00EA77BC" w:rsidRDefault="00E24F2E" w:rsidP="00E24F2E">
      <w:pPr>
        <w:pStyle w:val="Codeexample"/>
      </w:pPr>
      <w:r w:rsidRPr="00EA77BC">
        <w:t>Q</w:t>
      </w:r>
      <w:r>
        <w:t>5M</w:t>
      </w:r>
    </w:p>
    <w:p w14:paraId="60E6B463" w14:textId="77777777" w:rsidR="00E24F2E" w:rsidRPr="00EA77BC" w:rsidRDefault="00E24F2E" w:rsidP="00E24F2E">
      <w:pPr>
        <w:pStyle w:val="Codeexample"/>
      </w:pPr>
      <w:r w:rsidRPr="00EA77BC">
        <w:t xml:space="preserve">                   SYNONYM:</w:t>
      </w:r>
    </w:p>
    <w:p w14:paraId="60E6B464" w14:textId="77777777" w:rsidR="00E24F2E" w:rsidRPr="00EA77BC" w:rsidRDefault="00E24F2E" w:rsidP="00E24F2E">
      <w:pPr>
        <w:pStyle w:val="Codeexample"/>
      </w:pPr>
      <w:r w:rsidRPr="00EA77BC">
        <w:t xml:space="preserve">                 EXPANSION: EVERY </w:t>
      </w:r>
      <w:r>
        <w:t>5 MINUTES</w:t>
      </w:r>
    </w:p>
    <w:p w14:paraId="60E6B465" w14:textId="77777777" w:rsidR="00E24F2E" w:rsidRPr="00EA77BC" w:rsidRDefault="00E24F2E" w:rsidP="00E24F2E">
      <w:pPr>
        <w:pStyle w:val="Codeexample"/>
      </w:pPr>
      <w:r w:rsidRPr="00EA77BC">
        <w:t xml:space="preserve">  OTHER LANGUAGE EXPANSION: </w:t>
      </w:r>
    </w:p>
    <w:p w14:paraId="60E6B466" w14:textId="77777777" w:rsidR="00E24F2E" w:rsidRPr="00EA77BC" w:rsidRDefault="00E24F2E" w:rsidP="00E24F2E">
      <w:pPr>
        <w:pStyle w:val="Codeexample"/>
      </w:pPr>
      <w:r w:rsidRPr="00EA77BC">
        <w:t xml:space="preserve">                    PLURAL: </w:t>
      </w:r>
    </w:p>
    <w:p w14:paraId="60E6B467" w14:textId="77777777" w:rsidR="00E24F2E" w:rsidRDefault="00E24F2E" w:rsidP="00E24F2E">
      <w:pPr>
        <w:pStyle w:val="Codeexample"/>
      </w:pPr>
      <w:r w:rsidRPr="00EA77BC">
        <w:t xml:space="preserve">              INTENDED USE: IN &amp; OUTPATIENT</w:t>
      </w:r>
    </w:p>
    <w:p w14:paraId="60E6B468" w14:textId="77777777" w:rsidR="00E24F2E" w:rsidRPr="004032D6" w:rsidRDefault="00E24F2E" w:rsidP="00E24F2E">
      <w:pPr>
        <w:pStyle w:val="Codeexample"/>
      </w:pPr>
      <w:r w:rsidRPr="004032D6">
        <w:t xml:space="preserve">     DOSING CHECK FREQUENCY: </w:t>
      </w:r>
      <w:r>
        <w:t>X3D</w:t>
      </w:r>
    </w:p>
    <w:p w14:paraId="60E6B469" w14:textId="77777777" w:rsidR="00E24F2E" w:rsidRPr="004032D6" w:rsidRDefault="00E24F2E" w:rsidP="00E24F2E">
      <w:pPr>
        <w:pStyle w:val="Codeexample"/>
      </w:pPr>
      <w:r w:rsidRPr="004032D6">
        <w:t xml:space="preserve">DRUG(S) FOR DOSING CHK FREQ: </w:t>
      </w:r>
      <w:r>
        <w:t>NITROGLYCERIN 0.4MG TAB</w:t>
      </w:r>
    </w:p>
    <w:p w14:paraId="60E6B46A" w14:textId="77777777" w:rsidR="00E24F2E" w:rsidRPr="004032D6" w:rsidRDefault="00E24F2E" w:rsidP="00E24F2E">
      <w:pPr>
        <w:pStyle w:val="Codeexample"/>
      </w:pPr>
      <w:r w:rsidRPr="004032D6">
        <w:t xml:space="preserve">     FREQUENCY (IN MINUTES): </w:t>
      </w:r>
      <w:r>
        <w:t>5</w:t>
      </w:r>
    </w:p>
    <w:p w14:paraId="60E6B46B" w14:textId="77777777" w:rsidR="00E24F2E" w:rsidRPr="004032D6" w:rsidRDefault="00E24F2E" w:rsidP="00E24F2E">
      <w:pPr>
        <w:pStyle w:val="Codeexample"/>
      </w:pPr>
      <w:r w:rsidRPr="004032D6">
        <w:t xml:space="preserve">OLD MED INSTRUCTION NAME(S): </w:t>
      </w:r>
    </w:p>
    <w:p w14:paraId="60E6B46C" w14:textId="77777777" w:rsidR="00E24F2E" w:rsidRPr="004032D6" w:rsidRDefault="00E24F2E" w:rsidP="00E24F2E">
      <w:pPr>
        <w:pStyle w:val="Codeexample"/>
      </w:pPr>
    </w:p>
    <w:p w14:paraId="60E6B46D" w14:textId="77777777" w:rsidR="00E24F2E" w:rsidRPr="00EA77BC" w:rsidRDefault="00E24F2E" w:rsidP="00E24F2E">
      <w:pPr>
        <w:pStyle w:val="Codeexample"/>
      </w:pPr>
    </w:p>
    <w:p w14:paraId="60E6B46E" w14:textId="77777777" w:rsidR="00E24F2E" w:rsidRPr="00EA77BC" w:rsidRDefault="00E24F2E" w:rsidP="00E24F2E">
      <w:pPr>
        <w:pStyle w:val="Codeexample"/>
      </w:pPr>
      <w:r w:rsidRPr="00EA77BC">
        <w:t>Q46</w:t>
      </w:r>
    </w:p>
    <w:p w14:paraId="60E6B46F" w14:textId="77777777" w:rsidR="00E24F2E" w:rsidRPr="00EA77BC" w:rsidRDefault="00E24F2E" w:rsidP="00E24F2E">
      <w:pPr>
        <w:pStyle w:val="Codeexample"/>
      </w:pPr>
      <w:r w:rsidRPr="00EA77BC">
        <w:t xml:space="preserve">                   SYNONYM: Q46H</w:t>
      </w:r>
    </w:p>
    <w:p w14:paraId="60E6B470" w14:textId="77777777" w:rsidR="00E24F2E" w:rsidRPr="00EA77BC" w:rsidRDefault="00E24F2E" w:rsidP="00E24F2E">
      <w:pPr>
        <w:pStyle w:val="Codeexample"/>
      </w:pPr>
      <w:r w:rsidRPr="00EA77BC">
        <w:t xml:space="preserve">                 EXPANSION: EVERY 4-6 HOURS</w:t>
      </w:r>
    </w:p>
    <w:p w14:paraId="60E6B471" w14:textId="77777777" w:rsidR="00E24F2E" w:rsidRPr="00EA77BC" w:rsidRDefault="00E24F2E" w:rsidP="00E24F2E">
      <w:pPr>
        <w:pStyle w:val="Codeexample"/>
      </w:pPr>
      <w:r w:rsidRPr="00EA77BC">
        <w:t xml:space="preserve">  OTHER LANGUAGE EXPANSION: </w:t>
      </w:r>
    </w:p>
    <w:p w14:paraId="60E6B472" w14:textId="77777777" w:rsidR="00E24F2E" w:rsidRPr="00EA77BC" w:rsidRDefault="00E24F2E" w:rsidP="00E24F2E">
      <w:pPr>
        <w:pStyle w:val="Codeexample"/>
      </w:pPr>
      <w:r w:rsidRPr="00EA77BC">
        <w:t xml:space="preserve">                    PLURAL: </w:t>
      </w:r>
    </w:p>
    <w:p w14:paraId="60E6B473" w14:textId="77777777" w:rsidR="00E24F2E" w:rsidRDefault="00E24F2E" w:rsidP="00E24F2E">
      <w:pPr>
        <w:pStyle w:val="Codeexample"/>
      </w:pPr>
      <w:r w:rsidRPr="00EA77BC">
        <w:t xml:space="preserve">              INTENDED USE: IN &amp; OUTPATIENT</w:t>
      </w:r>
    </w:p>
    <w:p w14:paraId="60E6B474" w14:textId="77777777" w:rsidR="00E24F2E" w:rsidRPr="004032D6" w:rsidRDefault="00E24F2E" w:rsidP="00E24F2E">
      <w:pPr>
        <w:pStyle w:val="Codeexample"/>
      </w:pPr>
      <w:r w:rsidRPr="004032D6">
        <w:t xml:space="preserve">     DOSING CHECK FREQUENCY: </w:t>
      </w:r>
    </w:p>
    <w:p w14:paraId="60E6B475" w14:textId="77777777" w:rsidR="00E24F2E" w:rsidRPr="004032D6" w:rsidRDefault="00E24F2E" w:rsidP="00E24F2E">
      <w:pPr>
        <w:pStyle w:val="Codeexample"/>
      </w:pPr>
      <w:r w:rsidRPr="004032D6">
        <w:t xml:space="preserve">DRUG(S) FOR DOSING CHK FREQ: </w:t>
      </w:r>
    </w:p>
    <w:p w14:paraId="60E6B476" w14:textId="77777777" w:rsidR="00E24F2E" w:rsidRPr="004032D6" w:rsidRDefault="00E24F2E" w:rsidP="00E24F2E">
      <w:pPr>
        <w:pStyle w:val="Codeexample"/>
      </w:pPr>
      <w:r w:rsidRPr="004032D6">
        <w:t xml:space="preserve">     FREQUENCY (IN MINUTES):</w:t>
      </w:r>
      <w:r>
        <w:t xml:space="preserve"> 240</w:t>
      </w:r>
      <w:r w:rsidRPr="004032D6">
        <w:t xml:space="preserve"> </w:t>
      </w:r>
    </w:p>
    <w:p w14:paraId="60E6B477" w14:textId="77777777" w:rsidR="00E24F2E" w:rsidRDefault="00E24F2E" w:rsidP="00E24F2E">
      <w:pPr>
        <w:pStyle w:val="Codeexample"/>
      </w:pPr>
      <w:r w:rsidRPr="004032D6">
        <w:t xml:space="preserve">OLD MED INSTRUCTION NAME(S): </w:t>
      </w:r>
    </w:p>
    <w:p w14:paraId="60E6B478" w14:textId="77777777" w:rsidR="00E24F2E" w:rsidRDefault="00E24F2E" w:rsidP="00E24F2E">
      <w:pPr>
        <w:pStyle w:val="Codeexample"/>
      </w:pPr>
    </w:p>
    <w:p w14:paraId="60E6B479" w14:textId="77777777" w:rsidR="00E24F2E" w:rsidRPr="00EA77BC" w:rsidRDefault="00E24F2E" w:rsidP="00E24F2E">
      <w:pPr>
        <w:pStyle w:val="Codeexample"/>
      </w:pPr>
      <w:r>
        <w:t>QDAILY</w:t>
      </w:r>
    </w:p>
    <w:p w14:paraId="60E6B47A" w14:textId="77777777" w:rsidR="00E24F2E" w:rsidRPr="00EA77BC" w:rsidRDefault="00E24F2E" w:rsidP="00E24F2E">
      <w:pPr>
        <w:pStyle w:val="Codeexample"/>
      </w:pPr>
      <w:r w:rsidRPr="00EA77BC">
        <w:t xml:space="preserve">                   SYNONYM:</w:t>
      </w:r>
      <w:r>
        <w:t xml:space="preserve"> QDAY</w:t>
      </w:r>
      <w:r w:rsidRPr="00EA77BC">
        <w:t xml:space="preserve"> </w:t>
      </w:r>
    </w:p>
    <w:p w14:paraId="60E6B47B" w14:textId="77777777" w:rsidR="00E24F2E" w:rsidRPr="00EA77BC" w:rsidRDefault="00E24F2E" w:rsidP="00E24F2E">
      <w:pPr>
        <w:pStyle w:val="Codeexample"/>
      </w:pPr>
      <w:r w:rsidRPr="00EA77BC">
        <w:t xml:space="preserve">                 EXPANSION: EVERY 4-6 HOURS</w:t>
      </w:r>
    </w:p>
    <w:p w14:paraId="60E6B47C" w14:textId="77777777" w:rsidR="00E24F2E" w:rsidRPr="00EA77BC" w:rsidRDefault="00E24F2E" w:rsidP="00E24F2E">
      <w:pPr>
        <w:pStyle w:val="Codeexample"/>
      </w:pPr>
      <w:r w:rsidRPr="00EA77BC">
        <w:t xml:space="preserve">  OTHER LANGUAGE EXPANSION: </w:t>
      </w:r>
    </w:p>
    <w:p w14:paraId="60E6B47D" w14:textId="77777777" w:rsidR="00E24F2E" w:rsidRPr="00EA77BC" w:rsidRDefault="00E24F2E" w:rsidP="00E24F2E">
      <w:pPr>
        <w:pStyle w:val="Codeexample"/>
      </w:pPr>
      <w:r w:rsidRPr="00EA77BC">
        <w:t xml:space="preserve">                    PLURAL: </w:t>
      </w:r>
    </w:p>
    <w:p w14:paraId="60E6B47E" w14:textId="77777777" w:rsidR="00E24F2E" w:rsidRDefault="00E24F2E" w:rsidP="00E24F2E">
      <w:pPr>
        <w:pStyle w:val="Codeexample"/>
      </w:pPr>
      <w:r w:rsidRPr="00EA77BC">
        <w:t xml:space="preserve">              INTENDED USE: IN &amp; OUTPATIENT</w:t>
      </w:r>
    </w:p>
    <w:p w14:paraId="60E6B47F" w14:textId="77777777" w:rsidR="00E24F2E" w:rsidRPr="004032D6" w:rsidRDefault="00E24F2E" w:rsidP="00E24F2E">
      <w:pPr>
        <w:pStyle w:val="Codeexample"/>
      </w:pPr>
      <w:r w:rsidRPr="004032D6">
        <w:t xml:space="preserve">     DOSING CHECK FREQUENCY: </w:t>
      </w:r>
    </w:p>
    <w:p w14:paraId="60E6B480" w14:textId="77777777" w:rsidR="00E24F2E" w:rsidRPr="004032D6" w:rsidRDefault="00E24F2E" w:rsidP="00E24F2E">
      <w:pPr>
        <w:pStyle w:val="Codeexample"/>
      </w:pPr>
      <w:r w:rsidRPr="004032D6">
        <w:t xml:space="preserve">DRUG(S) FOR DOSING CHK FREQ: </w:t>
      </w:r>
    </w:p>
    <w:p w14:paraId="60E6B481" w14:textId="77777777" w:rsidR="00E24F2E" w:rsidRPr="004032D6" w:rsidRDefault="00E24F2E" w:rsidP="00E24F2E">
      <w:pPr>
        <w:pStyle w:val="Codeexample"/>
      </w:pPr>
      <w:r w:rsidRPr="004032D6">
        <w:t xml:space="preserve">     FREQUENCY (IN MINUTES):</w:t>
      </w:r>
      <w:r>
        <w:t xml:space="preserve"> 1440</w:t>
      </w:r>
      <w:r w:rsidRPr="004032D6">
        <w:t xml:space="preserve"> </w:t>
      </w:r>
    </w:p>
    <w:p w14:paraId="60E6B482" w14:textId="77777777" w:rsidR="00E24F2E" w:rsidRPr="004032D6" w:rsidRDefault="00E24F2E" w:rsidP="00E24F2E">
      <w:pPr>
        <w:pStyle w:val="Codeexample"/>
      </w:pPr>
      <w:r w:rsidRPr="004032D6">
        <w:t>OLD MED INSTRUCTION NAME(S):</w:t>
      </w:r>
      <w:r>
        <w:t xml:space="preserve"> QD</w:t>
      </w:r>
      <w:r w:rsidRPr="004032D6">
        <w:t xml:space="preserve"> </w:t>
      </w:r>
    </w:p>
    <w:p w14:paraId="60E6B483" w14:textId="77777777" w:rsidR="00E24F2E" w:rsidRPr="004032D6" w:rsidRDefault="00E24F2E" w:rsidP="00E24F2E">
      <w:pPr>
        <w:pStyle w:val="Codeexample"/>
      </w:pPr>
    </w:p>
    <w:p w14:paraId="60E6B484" w14:textId="77777777" w:rsidR="00E24F2E" w:rsidRPr="00EA77BC" w:rsidRDefault="00E24F2E" w:rsidP="00E24F2E">
      <w:pPr>
        <w:pStyle w:val="Codeexample"/>
      </w:pPr>
    </w:p>
    <w:p w14:paraId="60E6B485" w14:textId="77777777" w:rsidR="00E24F2E" w:rsidRPr="00EA77BC" w:rsidRDefault="00E24F2E" w:rsidP="00E24F2E">
      <w:pPr>
        <w:pStyle w:val="Codeexample"/>
      </w:pPr>
      <w:r w:rsidRPr="00EA77BC">
        <w:t>QIDAC</w:t>
      </w:r>
    </w:p>
    <w:p w14:paraId="60E6B486" w14:textId="77777777" w:rsidR="00E24F2E" w:rsidRPr="00EA77BC" w:rsidRDefault="00E24F2E" w:rsidP="00E24F2E">
      <w:pPr>
        <w:pStyle w:val="Codeexample"/>
      </w:pPr>
      <w:r w:rsidRPr="00EA77BC">
        <w:t xml:space="preserve">                   SYNONYM: QIDACHS</w:t>
      </w:r>
    </w:p>
    <w:p w14:paraId="60E6B487" w14:textId="77777777" w:rsidR="00E24F2E" w:rsidRPr="00EA77BC" w:rsidRDefault="00E24F2E" w:rsidP="00E24F2E">
      <w:pPr>
        <w:pStyle w:val="Codeexample"/>
      </w:pPr>
      <w:r w:rsidRPr="00EA77BC">
        <w:t xml:space="preserve">                 EXPANSION: FOUR TIMES A DAY BEFORE MEALS &amp; AT BEDTIME</w:t>
      </w:r>
    </w:p>
    <w:p w14:paraId="60E6B488" w14:textId="77777777" w:rsidR="00E24F2E" w:rsidRPr="00EA77BC" w:rsidRDefault="00E24F2E" w:rsidP="00E24F2E">
      <w:pPr>
        <w:pStyle w:val="Codeexample"/>
      </w:pPr>
      <w:r w:rsidRPr="00EA77BC">
        <w:t xml:space="preserve">  OTHER LANGUAGE EXPANSION: </w:t>
      </w:r>
    </w:p>
    <w:p w14:paraId="60E6B489" w14:textId="77777777" w:rsidR="00E24F2E" w:rsidRPr="00EA77BC" w:rsidRDefault="00E24F2E" w:rsidP="00E24F2E">
      <w:pPr>
        <w:pStyle w:val="Codeexample"/>
      </w:pPr>
      <w:r w:rsidRPr="00EA77BC">
        <w:t xml:space="preserve">                    PLURAL: </w:t>
      </w:r>
    </w:p>
    <w:p w14:paraId="60E6B48A" w14:textId="77777777" w:rsidR="00E24F2E" w:rsidRDefault="00E24F2E" w:rsidP="00E24F2E">
      <w:pPr>
        <w:pStyle w:val="Codeexample"/>
      </w:pPr>
      <w:r w:rsidRPr="00EA77BC">
        <w:t xml:space="preserve">              INTENDED USE: IN &amp; OUTPATIENT</w:t>
      </w:r>
    </w:p>
    <w:p w14:paraId="60E6B48B" w14:textId="77777777" w:rsidR="00E24F2E" w:rsidRPr="004032D6" w:rsidRDefault="00E24F2E" w:rsidP="00E24F2E">
      <w:pPr>
        <w:pStyle w:val="Codeexample"/>
      </w:pPr>
      <w:r w:rsidRPr="004032D6">
        <w:t xml:space="preserve">     DOSING CHECK FREQUENCY: </w:t>
      </w:r>
    </w:p>
    <w:p w14:paraId="60E6B48C" w14:textId="77777777" w:rsidR="00E24F2E" w:rsidRPr="004032D6" w:rsidRDefault="00E24F2E" w:rsidP="00E24F2E">
      <w:pPr>
        <w:pStyle w:val="Codeexample"/>
      </w:pPr>
      <w:r w:rsidRPr="004032D6">
        <w:t xml:space="preserve">DRUG(S) FOR DOSING CHK FREQ: </w:t>
      </w:r>
    </w:p>
    <w:p w14:paraId="60E6B48D" w14:textId="77777777" w:rsidR="00E24F2E" w:rsidRPr="004032D6" w:rsidRDefault="00E24F2E" w:rsidP="00E24F2E">
      <w:pPr>
        <w:pStyle w:val="Codeexample"/>
      </w:pPr>
      <w:r w:rsidRPr="004032D6">
        <w:t xml:space="preserve">     FREQUENCY (IN MINUTES): </w:t>
      </w:r>
      <w:r>
        <w:t>288</w:t>
      </w:r>
    </w:p>
    <w:p w14:paraId="60E6B48E" w14:textId="77777777" w:rsidR="00E24F2E" w:rsidRPr="004032D6" w:rsidRDefault="00E24F2E" w:rsidP="00E24F2E">
      <w:pPr>
        <w:pStyle w:val="Codeexample"/>
      </w:pPr>
      <w:r w:rsidRPr="004032D6">
        <w:t xml:space="preserve">OLD MED INSTRUCTION NAME(S): </w:t>
      </w:r>
    </w:p>
    <w:p w14:paraId="60E6B48F" w14:textId="77777777" w:rsidR="00E24F2E" w:rsidRPr="00EA77BC" w:rsidRDefault="00E24F2E" w:rsidP="00E24F2E">
      <w:pPr>
        <w:pStyle w:val="Codeexample"/>
      </w:pPr>
    </w:p>
    <w:p w14:paraId="60E6B490" w14:textId="77777777" w:rsidR="00E24F2E" w:rsidRPr="00EA77BC" w:rsidRDefault="00E24F2E" w:rsidP="00E24F2E">
      <w:pPr>
        <w:pStyle w:val="Codeexample"/>
      </w:pPr>
      <w:r w:rsidRPr="00EA77BC">
        <w:t>WM</w:t>
      </w:r>
    </w:p>
    <w:p w14:paraId="60E6B491" w14:textId="77777777" w:rsidR="00E24F2E" w:rsidRPr="00EA77BC" w:rsidRDefault="00E24F2E" w:rsidP="00E24F2E">
      <w:pPr>
        <w:pStyle w:val="Codeexample"/>
      </w:pPr>
      <w:r w:rsidRPr="00EA77BC">
        <w:t xml:space="preserve">                   SYNONYM: </w:t>
      </w:r>
    </w:p>
    <w:p w14:paraId="60E6B492" w14:textId="77777777" w:rsidR="00E24F2E" w:rsidRPr="00EA77BC" w:rsidRDefault="00E24F2E" w:rsidP="00E24F2E">
      <w:pPr>
        <w:pStyle w:val="Codeexample"/>
      </w:pPr>
      <w:r w:rsidRPr="00EA77BC">
        <w:t xml:space="preserve">                 EXPANSION: WITH MEALS</w:t>
      </w:r>
    </w:p>
    <w:p w14:paraId="60E6B493" w14:textId="77777777" w:rsidR="00E24F2E" w:rsidRPr="00EA77BC" w:rsidRDefault="00E24F2E" w:rsidP="00E24F2E">
      <w:pPr>
        <w:pStyle w:val="Codeexample"/>
      </w:pPr>
      <w:r w:rsidRPr="00EA77BC">
        <w:t xml:space="preserve">  OTHER LANGUAGE EXPANSION: </w:t>
      </w:r>
    </w:p>
    <w:p w14:paraId="60E6B494" w14:textId="77777777" w:rsidR="00E24F2E" w:rsidRPr="00EA77BC" w:rsidRDefault="00E24F2E" w:rsidP="00E24F2E">
      <w:pPr>
        <w:pStyle w:val="Codeexample"/>
      </w:pPr>
      <w:r w:rsidRPr="00EA77BC">
        <w:t xml:space="preserve">                    PLURAL: </w:t>
      </w:r>
    </w:p>
    <w:p w14:paraId="60E6B495" w14:textId="77777777" w:rsidR="00E24F2E" w:rsidRDefault="00E24F2E" w:rsidP="00E24F2E">
      <w:pPr>
        <w:pStyle w:val="Codeexample"/>
      </w:pPr>
      <w:r w:rsidRPr="00EA77BC">
        <w:t xml:space="preserve">              INTENDED USE: IN &amp; OUTPATIENT</w:t>
      </w:r>
    </w:p>
    <w:p w14:paraId="60E6B496" w14:textId="77777777" w:rsidR="00E24F2E" w:rsidRPr="004032D6" w:rsidRDefault="00E24F2E" w:rsidP="00E24F2E">
      <w:pPr>
        <w:pStyle w:val="Codeexample"/>
      </w:pPr>
      <w:r w:rsidRPr="004032D6">
        <w:t xml:space="preserve">     DOSING CHECK FREQUENCY: </w:t>
      </w:r>
    </w:p>
    <w:p w14:paraId="60E6B497" w14:textId="77777777" w:rsidR="00E24F2E" w:rsidRPr="004032D6" w:rsidRDefault="00E24F2E" w:rsidP="00E24F2E">
      <w:pPr>
        <w:pStyle w:val="Codeexample"/>
      </w:pPr>
      <w:r w:rsidRPr="004032D6">
        <w:t xml:space="preserve">DRUG(S) FOR DOSING CHK FREQ: </w:t>
      </w:r>
    </w:p>
    <w:p w14:paraId="60E6B498" w14:textId="77777777" w:rsidR="00E24F2E" w:rsidRPr="004032D6" w:rsidRDefault="00E24F2E" w:rsidP="00E24F2E">
      <w:pPr>
        <w:pStyle w:val="Codeexample"/>
      </w:pPr>
      <w:r w:rsidRPr="004032D6">
        <w:t xml:space="preserve">     FREQUENCY (IN MINUTES): </w:t>
      </w:r>
    </w:p>
    <w:p w14:paraId="60E6B499" w14:textId="77777777" w:rsidR="00E24F2E" w:rsidRPr="004032D6" w:rsidRDefault="00E24F2E" w:rsidP="00E24F2E">
      <w:pPr>
        <w:pStyle w:val="Codeexample"/>
      </w:pPr>
      <w:r>
        <w:t>OLD MED INSTRUCTION NAME(S):</w:t>
      </w:r>
    </w:p>
    <w:p w14:paraId="60E6B49A" w14:textId="77777777" w:rsidR="00E24F2E" w:rsidRPr="00EA77BC" w:rsidRDefault="00E24F2E" w:rsidP="00E24F2E">
      <w:pPr>
        <w:pStyle w:val="Codeexample"/>
      </w:pPr>
    </w:p>
    <w:p w14:paraId="60E6B49B" w14:textId="77777777" w:rsidR="00E24F2E" w:rsidRPr="00EA77BC" w:rsidRDefault="00E24F2E" w:rsidP="00E24F2E">
      <w:pPr>
        <w:pStyle w:val="Codeexample"/>
      </w:pPr>
      <w:r w:rsidRPr="00EA77BC">
        <w:t xml:space="preserve">End of Report    </w:t>
      </w:r>
    </w:p>
    <w:p w14:paraId="60E6B49C" w14:textId="77777777" w:rsidR="00492136" w:rsidRPr="00EA77BC" w:rsidRDefault="00492136" w:rsidP="00EA77BC"/>
    <w:p w14:paraId="60E6B49D" w14:textId="77777777" w:rsidR="009D09AA" w:rsidRPr="00EA77BC" w:rsidRDefault="009D09AA" w:rsidP="00EA77BC">
      <w:pPr>
        <w:pStyle w:val="ExampleHeading"/>
      </w:pPr>
      <w:r w:rsidRPr="00EA77BC">
        <w:t>Example 2: User selects only medication instructions without a frequency defined</w:t>
      </w:r>
    </w:p>
    <w:p w14:paraId="60E6B49E" w14:textId="77777777" w:rsidR="00E24F2E" w:rsidRPr="00EA77BC" w:rsidRDefault="00E24F2E" w:rsidP="00E24F2E">
      <w:pPr>
        <w:pStyle w:val="Codeexample"/>
      </w:pPr>
      <w:r w:rsidRPr="00EA77BC">
        <w:t>MEDICATION INSTRUCTIONS WITHOUT FREQUENCY REPORT                    PAGE: 1</w:t>
      </w:r>
    </w:p>
    <w:p w14:paraId="60E6B49F" w14:textId="77777777" w:rsidR="00E24F2E" w:rsidRPr="00EA77BC" w:rsidRDefault="00E24F2E" w:rsidP="00E24F2E">
      <w:pPr>
        <w:pStyle w:val="Codeexample"/>
      </w:pPr>
      <w:r w:rsidRPr="00EA77BC">
        <w:t>-----------------------------------------------------------------------------</w:t>
      </w:r>
    </w:p>
    <w:p w14:paraId="60E6B4A0" w14:textId="77777777" w:rsidR="00E24F2E" w:rsidRPr="00EA77BC" w:rsidRDefault="00E24F2E" w:rsidP="00E24F2E">
      <w:pPr>
        <w:pStyle w:val="Codeexample"/>
      </w:pPr>
      <w:r w:rsidRPr="00EA77BC">
        <w:t>AC</w:t>
      </w:r>
    </w:p>
    <w:p w14:paraId="60E6B4A1" w14:textId="77777777" w:rsidR="00E24F2E" w:rsidRPr="00EA77BC" w:rsidRDefault="00E24F2E" w:rsidP="00E24F2E">
      <w:pPr>
        <w:pStyle w:val="Codeexample"/>
      </w:pPr>
      <w:r w:rsidRPr="00EA77BC">
        <w:t xml:space="preserve">                   </w:t>
      </w:r>
      <w:r>
        <w:t xml:space="preserve"> </w:t>
      </w:r>
      <w:bookmarkStart w:id="1310" w:name="p084"/>
      <w:r w:rsidRPr="00EA77BC">
        <w:t xml:space="preserve">SYNONYM: </w:t>
      </w:r>
      <w:bookmarkEnd w:id="1310"/>
    </w:p>
    <w:p w14:paraId="60E6B4A2" w14:textId="77777777" w:rsidR="00E24F2E" w:rsidRPr="00EA77BC" w:rsidRDefault="00E24F2E" w:rsidP="00E24F2E">
      <w:pPr>
        <w:pStyle w:val="Codeexample"/>
      </w:pPr>
      <w:r w:rsidRPr="00EA77BC">
        <w:t xml:space="preserve">                 </w:t>
      </w:r>
      <w:r>
        <w:t xml:space="preserve"> </w:t>
      </w:r>
      <w:r w:rsidRPr="00EA77BC">
        <w:t>EXPANSION: BEFORE MEALS</w:t>
      </w:r>
    </w:p>
    <w:p w14:paraId="60E6B4A3"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4" w14:textId="77777777" w:rsidR="00E24F2E" w:rsidRPr="00EA77BC" w:rsidRDefault="00E24F2E" w:rsidP="00E24F2E">
      <w:pPr>
        <w:pStyle w:val="Codeexample"/>
      </w:pPr>
      <w:r w:rsidRPr="00EA77BC">
        <w:t xml:space="preserve">                    </w:t>
      </w:r>
      <w:r>
        <w:t xml:space="preserve"> </w:t>
      </w:r>
      <w:r w:rsidRPr="00EA77BC">
        <w:t xml:space="preserve">PLURAL: </w:t>
      </w:r>
    </w:p>
    <w:p w14:paraId="60E6B4A5" w14:textId="77777777" w:rsidR="00E24F2E" w:rsidRPr="00EA77BC" w:rsidRDefault="00E24F2E" w:rsidP="00E24F2E">
      <w:pPr>
        <w:pStyle w:val="Codeexample"/>
      </w:pPr>
      <w:r w:rsidRPr="00EA77BC">
        <w:t xml:space="preserve">              </w:t>
      </w:r>
      <w:r>
        <w:t xml:space="preserve"> </w:t>
      </w:r>
      <w:r w:rsidRPr="00EA77BC">
        <w:t>INTENDED USE: IN &amp; OUTPATIENT</w:t>
      </w:r>
    </w:p>
    <w:p w14:paraId="60E6B4A6" w14:textId="77777777" w:rsidR="00E24F2E" w:rsidRPr="00AB2FFD" w:rsidRDefault="00E24F2E" w:rsidP="00E24F2E">
      <w:pPr>
        <w:pStyle w:val="Codeexample"/>
      </w:pPr>
      <w:r w:rsidRPr="00EA77BC">
        <w:t xml:space="preserve">    </w:t>
      </w:r>
      <w:r>
        <w:t xml:space="preserve"> </w:t>
      </w:r>
      <w:r w:rsidRPr="00AB2FFD">
        <w:t>DOSING CHECK FREQUENCY:</w:t>
      </w:r>
    </w:p>
    <w:p w14:paraId="60E6B4A7" w14:textId="77777777" w:rsidR="00E24F2E" w:rsidRPr="00AB2FFD" w:rsidRDefault="00E24F2E" w:rsidP="00E24F2E">
      <w:pPr>
        <w:pStyle w:val="Codeexample"/>
      </w:pPr>
      <w:r w:rsidRPr="00AB2FFD">
        <w:t xml:space="preserve">DRUG(S) FOR DOSING CHK FREQ: </w:t>
      </w:r>
    </w:p>
    <w:p w14:paraId="60E6B4A8" w14:textId="77777777" w:rsidR="00E24F2E" w:rsidRPr="00AB2FFD" w:rsidRDefault="00E24F2E" w:rsidP="00E24F2E">
      <w:pPr>
        <w:pStyle w:val="Codeexample"/>
      </w:pPr>
      <w:r w:rsidRPr="00AB2FFD">
        <w:t xml:space="preserve">     FREQUENCY (IN MINUTES): </w:t>
      </w:r>
      <w:r>
        <w:t xml:space="preserve"> </w:t>
      </w:r>
    </w:p>
    <w:p w14:paraId="60E6B4A9" w14:textId="77777777" w:rsidR="00E24F2E" w:rsidRPr="00EA77BC" w:rsidRDefault="00E24F2E" w:rsidP="00E24F2E">
      <w:pPr>
        <w:pStyle w:val="Codeexample"/>
      </w:pPr>
      <w:r w:rsidRPr="00AB2FFD">
        <w:t>OLD MED INSTRUCTION NAME(S):</w:t>
      </w:r>
      <w:r w:rsidRPr="00EA77BC">
        <w:t xml:space="preserve"> </w:t>
      </w:r>
    </w:p>
    <w:p w14:paraId="60E6B4AA" w14:textId="77777777" w:rsidR="00E24F2E" w:rsidRPr="00EA77BC" w:rsidRDefault="00E24F2E" w:rsidP="00E24F2E">
      <w:pPr>
        <w:pStyle w:val="Codeexample"/>
      </w:pPr>
      <w:r w:rsidRPr="00EA77BC">
        <w:t xml:space="preserve"> </w:t>
      </w:r>
    </w:p>
    <w:p w14:paraId="60E6B4AB" w14:textId="77777777" w:rsidR="00E24F2E" w:rsidRPr="00EA77BC" w:rsidRDefault="00E24F2E" w:rsidP="00E24F2E">
      <w:pPr>
        <w:pStyle w:val="Codeexample"/>
      </w:pPr>
      <w:r w:rsidRPr="00EA77BC">
        <w:t>AD</w:t>
      </w:r>
    </w:p>
    <w:p w14:paraId="60E6B4AC" w14:textId="77777777" w:rsidR="00E24F2E" w:rsidRPr="00EA77BC" w:rsidRDefault="00E24F2E" w:rsidP="00E24F2E">
      <w:pPr>
        <w:pStyle w:val="Codeexample"/>
      </w:pPr>
      <w:r w:rsidRPr="00EA77BC">
        <w:t xml:space="preserve">                   </w:t>
      </w:r>
      <w:r>
        <w:t xml:space="preserve"> </w:t>
      </w:r>
      <w:r w:rsidRPr="00EA77BC">
        <w:t xml:space="preserve">SYNONYM: </w:t>
      </w:r>
    </w:p>
    <w:p w14:paraId="60E6B4AD" w14:textId="77777777" w:rsidR="00E24F2E" w:rsidRPr="00EA77BC" w:rsidRDefault="00E24F2E" w:rsidP="00E24F2E">
      <w:pPr>
        <w:pStyle w:val="Codeexample"/>
      </w:pPr>
      <w:r w:rsidRPr="00EA77BC">
        <w:t xml:space="preserve">                 </w:t>
      </w:r>
      <w:r>
        <w:t xml:space="preserve"> </w:t>
      </w:r>
      <w:r w:rsidRPr="00EA77BC">
        <w:t>EXPANSION: RIGHT EAR</w:t>
      </w:r>
    </w:p>
    <w:p w14:paraId="60E6B4AE"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F" w14:textId="77777777" w:rsidR="00E24F2E" w:rsidRPr="00EA77BC" w:rsidRDefault="00E24F2E" w:rsidP="00E24F2E">
      <w:pPr>
        <w:pStyle w:val="Codeexample"/>
        <w:keepNext/>
      </w:pPr>
      <w:r w:rsidRPr="00EA77BC">
        <w:t xml:space="preserve">                    </w:t>
      </w:r>
      <w:r>
        <w:t xml:space="preserve"> </w:t>
      </w:r>
      <w:r w:rsidRPr="00EA77BC">
        <w:t xml:space="preserve">PLURAL: </w:t>
      </w:r>
    </w:p>
    <w:p w14:paraId="60E6B4B0" w14:textId="77777777" w:rsidR="00E24F2E" w:rsidRPr="00EA77BC" w:rsidRDefault="00E24F2E" w:rsidP="00E24F2E">
      <w:pPr>
        <w:pStyle w:val="Codeexample"/>
        <w:keepNext/>
      </w:pPr>
      <w:r w:rsidRPr="00EA77BC">
        <w:t xml:space="preserve">              </w:t>
      </w:r>
      <w:r>
        <w:t xml:space="preserve"> </w:t>
      </w:r>
      <w:r w:rsidRPr="00EA77BC">
        <w:t>INTENDED USE: OUTPATIENT ONLY</w:t>
      </w:r>
    </w:p>
    <w:p w14:paraId="60E6B4B1" w14:textId="77777777" w:rsidR="00E24F2E" w:rsidRPr="00AB2FFD" w:rsidRDefault="00E24F2E" w:rsidP="00E24F2E">
      <w:pPr>
        <w:pStyle w:val="Codeexample"/>
      </w:pPr>
      <w:r w:rsidRPr="00EA77BC">
        <w:t xml:space="preserve">    </w:t>
      </w:r>
      <w:r>
        <w:t xml:space="preserve"> </w:t>
      </w:r>
      <w:r w:rsidRPr="00AB2FFD">
        <w:t>DOSING CHECK FREQUENCY:</w:t>
      </w:r>
    </w:p>
    <w:p w14:paraId="60E6B4B2" w14:textId="77777777" w:rsidR="00E24F2E" w:rsidRPr="00AB2FFD" w:rsidRDefault="00E24F2E" w:rsidP="00E24F2E">
      <w:pPr>
        <w:pStyle w:val="Codeexample"/>
      </w:pPr>
      <w:r w:rsidRPr="00AB2FFD">
        <w:t xml:space="preserve">DRUG(S) FOR DOSING CHK FREQ: </w:t>
      </w:r>
    </w:p>
    <w:p w14:paraId="60E6B4B3" w14:textId="77777777" w:rsidR="00E24F2E" w:rsidRPr="00AB2FFD" w:rsidRDefault="00E24F2E" w:rsidP="00E24F2E">
      <w:pPr>
        <w:pStyle w:val="Codeexample"/>
      </w:pPr>
      <w:r w:rsidRPr="00AB2FFD">
        <w:t xml:space="preserve">     FREQUENCY (IN MINUTES): </w:t>
      </w:r>
      <w:r>
        <w:t xml:space="preserve"> </w:t>
      </w:r>
    </w:p>
    <w:p w14:paraId="60E6B4B4" w14:textId="77777777" w:rsidR="00E24F2E" w:rsidRPr="00EA77BC" w:rsidRDefault="00E24F2E" w:rsidP="00E24F2E">
      <w:pPr>
        <w:pStyle w:val="Codeexample"/>
      </w:pPr>
      <w:r w:rsidRPr="00AB2FFD">
        <w:t>OLD MED INSTRUCTION NAME(S):</w:t>
      </w:r>
      <w:r w:rsidRPr="00EA77BC">
        <w:t xml:space="preserve"> </w:t>
      </w:r>
    </w:p>
    <w:p w14:paraId="60E6B4B5" w14:textId="77777777" w:rsidR="00E24F2E" w:rsidRPr="00EA77BC" w:rsidRDefault="00E24F2E" w:rsidP="00E24F2E">
      <w:pPr>
        <w:pStyle w:val="Codeexample"/>
      </w:pPr>
    </w:p>
    <w:p w14:paraId="60E6B4B6" w14:textId="77777777" w:rsidR="00E24F2E" w:rsidRPr="00EA77BC" w:rsidRDefault="00E24F2E" w:rsidP="00E24F2E">
      <w:pPr>
        <w:pStyle w:val="Codeexample"/>
      </w:pPr>
    </w:p>
    <w:p w14:paraId="60E6B4B7" w14:textId="77777777" w:rsidR="00E24F2E" w:rsidRPr="00EA77BC" w:rsidRDefault="00E24F2E" w:rsidP="00E24F2E">
      <w:pPr>
        <w:pStyle w:val="Codeexample"/>
      </w:pPr>
      <w:r w:rsidRPr="00EA77BC">
        <w:t>FCP</w:t>
      </w:r>
    </w:p>
    <w:p w14:paraId="60E6B4B8" w14:textId="77777777" w:rsidR="00E24F2E" w:rsidRPr="00EA77BC" w:rsidRDefault="00E24F2E" w:rsidP="00E24F2E">
      <w:pPr>
        <w:pStyle w:val="Codeexample"/>
      </w:pPr>
      <w:r w:rsidRPr="00EA77BC">
        <w:t xml:space="preserve">                   </w:t>
      </w:r>
      <w:r>
        <w:t xml:space="preserve"> </w:t>
      </w:r>
      <w:r w:rsidRPr="00EA77BC">
        <w:t xml:space="preserve">SYNONYM: </w:t>
      </w:r>
    </w:p>
    <w:p w14:paraId="60E6B4B9" w14:textId="77777777" w:rsidR="00E24F2E" w:rsidRPr="00EA77BC" w:rsidRDefault="00E24F2E" w:rsidP="00E24F2E">
      <w:pPr>
        <w:pStyle w:val="Codeexample"/>
      </w:pPr>
      <w:r w:rsidRPr="00EA77BC">
        <w:t xml:space="preserve">                 </w:t>
      </w:r>
      <w:r>
        <w:t xml:space="preserve"> </w:t>
      </w:r>
      <w:r w:rsidRPr="00EA77BC">
        <w:t>EXPANSION: FOR CHEST PAIN</w:t>
      </w:r>
    </w:p>
    <w:p w14:paraId="60E6B4BA"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BB" w14:textId="77777777" w:rsidR="00E24F2E" w:rsidRPr="00EA77BC" w:rsidRDefault="00E24F2E" w:rsidP="00E24F2E">
      <w:pPr>
        <w:pStyle w:val="Codeexample"/>
      </w:pPr>
      <w:r w:rsidRPr="00EA77BC">
        <w:t xml:space="preserve">                    </w:t>
      </w:r>
      <w:r>
        <w:t xml:space="preserve"> </w:t>
      </w:r>
      <w:r w:rsidRPr="00EA77BC">
        <w:t xml:space="preserve">PLURAL: </w:t>
      </w:r>
    </w:p>
    <w:p w14:paraId="60E6B4BC" w14:textId="77777777" w:rsidR="00E24F2E" w:rsidRPr="00EA77BC" w:rsidRDefault="00E24F2E" w:rsidP="00E24F2E">
      <w:pPr>
        <w:pStyle w:val="Codeexample"/>
      </w:pPr>
      <w:r w:rsidRPr="00EA77BC">
        <w:t xml:space="preserve">              </w:t>
      </w:r>
      <w:r>
        <w:t xml:space="preserve"> </w:t>
      </w:r>
      <w:r w:rsidRPr="00EA77BC">
        <w:t>INTENDED USE: IN &amp; OUTPATIENT</w:t>
      </w:r>
    </w:p>
    <w:p w14:paraId="60E6B4BD" w14:textId="77777777" w:rsidR="00E24F2E" w:rsidRPr="00AB2FFD" w:rsidRDefault="00E24F2E" w:rsidP="00E24F2E">
      <w:pPr>
        <w:pStyle w:val="Codeexample"/>
      </w:pPr>
      <w:r w:rsidRPr="00EA77BC">
        <w:t xml:space="preserve">    </w:t>
      </w:r>
      <w:r>
        <w:t xml:space="preserve"> </w:t>
      </w:r>
      <w:r w:rsidRPr="00AB2FFD">
        <w:t>DOSING CHECK FREQUENCY:</w:t>
      </w:r>
    </w:p>
    <w:p w14:paraId="60E6B4BE" w14:textId="77777777" w:rsidR="00E24F2E" w:rsidRPr="00AB2FFD" w:rsidRDefault="00E24F2E" w:rsidP="00E24F2E">
      <w:pPr>
        <w:pStyle w:val="Codeexample"/>
      </w:pPr>
      <w:r w:rsidRPr="00AB2FFD">
        <w:t xml:space="preserve">DRUG(S) FOR DOSING CHK FREQ: </w:t>
      </w:r>
    </w:p>
    <w:p w14:paraId="60E6B4BF" w14:textId="77777777" w:rsidR="00E24F2E" w:rsidRPr="00AB2FFD" w:rsidRDefault="00E24F2E" w:rsidP="00E24F2E">
      <w:pPr>
        <w:pStyle w:val="Codeexample"/>
      </w:pPr>
      <w:r w:rsidRPr="00AB2FFD">
        <w:t xml:space="preserve">     FREQUENCY (IN MINUTES): </w:t>
      </w:r>
      <w:r>
        <w:t xml:space="preserve"> </w:t>
      </w:r>
    </w:p>
    <w:p w14:paraId="60E6B4C0" w14:textId="77777777" w:rsidR="00E24F2E" w:rsidRPr="00EA77BC" w:rsidRDefault="00E24F2E" w:rsidP="00E24F2E">
      <w:pPr>
        <w:pStyle w:val="Codeexample"/>
      </w:pPr>
      <w:r w:rsidRPr="00AB2FFD">
        <w:t>OLD MED INSTRUCTION NAME(S):</w:t>
      </w:r>
      <w:r w:rsidRPr="00EA77BC">
        <w:t xml:space="preserve"> </w:t>
      </w:r>
    </w:p>
    <w:p w14:paraId="60E6B4C1" w14:textId="77777777" w:rsidR="00E24F2E" w:rsidRDefault="00E24F2E" w:rsidP="00E24F2E">
      <w:pPr>
        <w:pStyle w:val="Codeexample"/>
      </w:pPr>
    </w:p>
    <w:p w14:paraId="60E6B4C2" w14:textId="77777777" w:rsidR="00E24F2E" w:rsidRPr="00AB2FFD" w:rsidRDefault="00E24F2E" w:rsidP="00E24F2E">
      <w:pPr>
        <w:pStyle w:val="Codeexample"/>
      </w:pPr>
      <w:r w:rsidRPr="00AB2FFD">
        <w:t>Q1HWA</w:t>
      </w:r>
    </w:p>
    <w:p w14:paraId="60E6B4C3" w14:textId="77777777" w:rsidR="00E24F2E" w:rsidRPr="00AB2FFD" w:rsidRDefault="00E24F2E" w:rsidP="00E24F2E">
      <w:pPr>
        <w:pStyle w:val="Codeexample"/>
      </w:pPr>
      <w:r w:rsidRPr="00AB2FFD">
        <w:t xml:space="preserve">                    SYNONYM: </w:t>
      </w:r>
    </w:p>
    <w:p w14:paraId="60E6B4C4" w14:textId="77777777" w:rsidR="00E24F2E" w:rsidRPr="00AB2FFD" w:rsidRDefault="00E24F2E" w:rsidP="00E24F2E">
      <w:pPr>
        <w:pStyle w:val="Codeexample"/>
      </w:pPr>
      <w:r w:rsidRPr="00AB2FFD">
        <w:t xml:space="preserve">            </w:t>
      </w:r>
      <w:r>
        <w:t xml:space="preserve">      EXPANSION: EVERY ONE HOUR</w:t>
      </w:r>
      <w:r w:rsidRPr="00AB2FFD">
        <w:t xml:space="preserve"> WHILE AWAKE</w:t>
      </w:r>
    </w:p>
    <w:p w14:paraId="60E6B4C5" w14:textId="77777777" w:rsidR="00E24F2E" w:rsidRPr="00AB2FFD" w:rsidRDefault="00E24F2E" w:rsidP="00E24F2E">
      <w:pPr>
        <w:pStyle w:val="Codeexample"/>
      </w:pPr>
      <w:r w:rsidRPr="00AB2FFD">
        <w:t xml:space="preserve">   OTHER LANGUAGE EXPANSION: </w:t>
      </w:r>
    </w:p>
    <w:p w14:paraId="60E6B4C6" w14:textId="77777777" w:rsidR="00E24F2E" w:rsidRPr="00AB2FFD" w:rsidRDefault="00E24F2E" w:rsidP="00E24F2E">
      <w:pPr>
        <w:pStyle w:val="Codeexample"/>
      </w:pPr>
      <w:r w:rsidRPr="00AB2FFD">
        <w:t xml:space="preserve">                     PLURAL: </w:t>
      </w:r>
    </w:p>
    <w:p w14:paraId="60E6B4C7" w14:textId="77777777" w:rsidR="00E24F2E" w:rsidRPr="00AB2FFD" w:rsidRDefault="00E24F2E" w:rsidP="00E24F2E">
      <w:pPr>
        <w:pStyle w:val="Codeexample"/>
      </w:pPr>
      <w:r w:rsidRPr="00AB2FFD">
        <w:t xml:space="preserve">               INTENDED USE: OUTPATIENT ONLY</w:t>
      </w:r>
    </w:p>
    <w:p w14:paraId="60E6B4C8" w14:textId="77777777" w:rsidR="00E24F2E" w:rsidRPr="00AB2FFD" w:rsidRDefault="00E24F2E" w:rsidP="00E24F2E">
      <w:pPr>
        <w:pStyle w:val="Codeexample"/>
      </w:pPr>
      <w:r w:rsidRPr="00AB2FFD">
        <w:t xml:space="preserve">     DOSING CHECK FREQUENCY: X12D</w:t>
      </w:r>
    </w:p>
    <w:p w14:paraId="60E6B4C9" w14:textId="77777777" w:rsidR="00E24F2E" w:rsidRPr="00AB2FFD" w:rsidRDefault="00E24F2E" w:rsidP="00E24F2E">
      <w:pPr>
        <w:pStyle w:val="Codeexample"/>
      </w:pPr>
      <w:r w:rsidRPr="00AB2FFD">
        <w:t xml:space="preserve">DRUG(S) FOR DOSING CHK FREQ: </w:t>
      </w:r>
    </w:p>
    <w:p w14:paraId="60E6B4CA" w14:textId="77777777" w:rsidR="00E24F2E" w:rsidRPr="00AB2FFD" w:rsidRDefault="00E24F2E" w:rsidP="00E24F2E">
      <w:pPr>
        <w:pStyle w:val="Codeexample"/>
      </w:pPr>
      <w:r w:rsidRPr="00AB2FFD">
        <w:t xml:space="preserve">     FREQUENCY (IN MINUTES): </w:t>
      </w:r>
    </w:p>
    <w:p w14:paraId="60E6B4CB" w14:textId="77777777" w:rsidR="00E24F2E" w:rsidRPr="00EA77BC" w:rsidRDefault="00E24F2E" w:rsidP="00E24F2E">
      <w:pPr>
        <w:pStyle w:val="Codeexample"/>
      </w:pPr>
      <w:r w:rsidRPr="00AB2FFD">
        <w:t>OLD MED INSTRUCTION NAME(S):</w:t>
      </w:r>
      <w:r w:rsidRPr="00EA77BC">
        <w:t xml:space="preserve"> </w:t>
      </w:r>
    </w:p>
    <w:p w14:paraId="60E6B4CC" w14:textId="77777777" w:rsidR="00E24F2E" w:rsidRPr="00EA77BC" w:rsidRDefault="00E24F2E" w:rsidP="00E24F2E">
      <w:pPr>
        <w:pStyle w:val="Codeexample"/>
      </w:pPr>
    </w:p>
    <w:p w14:paraId="60E6B4CD" w14:textId="77777777" w:rsidR="00E24F2E" w:rsidRPr="00EA77BC" w:rsidRDefault="00E24F2E" w:rsidP="00E24F2E">
      <w:pPr>
        <w:pStyle w:val="Codeexample"/>
        <w:keepNext/>
      </w:pPr>
      <w:r w:rsidRPr="00EA77BC">
        <w:t>PC</w:t>
      </w:r>
    </w:p>
    <w:p w14:paraId="60E6B4CE" w14:textId="77777777" w:rsidR="00E24F2E" w:rsidRPr="00EA77BC" w:rsidRDefault="00E24F2E" w:rsidP="00E24F2E">
      <w:pPr>
        <w:pStyle w:val="Codeexample"/>
      </w:pPr>
      <w:r w:rsidRPr="00EA77BC">
        <w:t xml:space="preserve">                   </w:t>
      </w:r>
      <w:r>
        <w:t xml:space="preserve"> </w:t>
      </w:r>
      <w:r w:rsidRPr="00EA77BC">
        <w:t xml:space="preserve">SYNONYM: </w:t>
      </w:r>
    </w:p>
    <w:p w14:paraId="60E6B4CF" w14:textId="77777777" w:rsidR="00E24F2E" w:rsidRPr="00EA77BC" w:rsidRDefault="00E24F2E" w:rsidP="00E24F2E">
      <w:pPr>
        <w:pStyle w:val="Codeexample"/>
      </w:pPr>
      <w:r w:rsidRPr="00EA77BC">
        <w:t xml:space="preserve">  </w:t>
      </w:r>
      <w:r>
        <w:t xml:space="preserve"> </w:t>
      </w:r>
      <w:r w:rsidRPr="00EA77BC">
        <w:t xml:space="preserve">               EXPANSION: AFTER MEALS</w:t>
      </w:r>
    </w:p>
    <w:p w14:paraId="60E6B4D0"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1" w14:textId="77777777" w:rsidR="00E24F2E" w:rsidRPr="00EA77BC" w:rsidRDefault="00E24F2E" w:rsidP="00E24F2E">
      <w:pPr>
        <w:pStyle w:val="Codeexample"/>
      </w:pPr>
      <w:r w:rsidRPr="00EA77BC">
        <w:t xml:space="preserve">                    </w:t>
      </w:r>
      <w:r>
        <w:t xml:space="preserve"> </w:t>
      </w:r>
      <w:r w:rsidRPr="00EA77BC">
        <w:t xml:space="preserve">PLURAL: </w:t>
      </w:r>
    </w:p>
    <w:p w14:paraId="60E6B4D2" w14:textId="77777777" w:rsidR="00E24F2E" w:rsidRPr="00EA77BC" w:rsidRDefault="00E24F2E" w:rsidP="00E24F2E">
      <w:pPr>
        <w:pStyle w:val="Codeexample"/>
      </w:pPr>
      <w:r w:rsidRPr="00EA77BC">
        <w:t xml:space="preserve">              </w:t>
      </w:r>
      <w:r>
        <w:t xml:space="preserve"> </w:t>
      </w:r>
      <w:r w:rsidRPr="00EA77BC">
        <w:t>INTENDED USE: IN &amp; OUTPATIENT</w:t>
      </w:r>
    </w:p>
    <w:p w14:paraId="60E6B4D3" w14:textId="77777777" w:rsidR="00E24F2E" w:rsidRPr="00AB2FFD" w:rsidRDefault="00E24F2E" w:rsidP="00E24F2E">
      <w:pPr>
        <w:pStyle w:val="Codeexample"/>
      </w:pPr>
      <w:r w:rsidRPr="00EA77BC">
        <w:t xml:space="preserve">    </w:t>
      </w:r>
      <w:r>
        <w:t xml:space="preserve"> </w:t>
      </w:r>
      <w:r w:rsidRPr="00AB2FFD">
        <w:t>DOSING CHECK FREQUENCY:</w:t>
      </w:r>
    </w:p>
    <w:p w14:paraId="60E6B4D4" w14:textId="77777777" w:rsidR="00E24F2E" w:rsidRPr="00AB2FFD" w:rsidRDefault="00E24F2E" w:rsidP="00E24F2E">
      <w:pPr>
        <w:pStyle w:val="Codeexample"/>
      </w:pPr>
      <w:r w:rsidRPr="00AB2FFD">
        <w:t xml:space="preserve">DRUG(S) FOR DOSING CHK FREQ: </w:t>
      </w:r>
    </w:p>
    <w:p w14:paraId="60E6B4D5" w14:textId="77777777" w:rsidR="00E24F2E" w:rsidRPr="00AB2FFD" w:rsidRDefault="00E24F2E" w:rsidP="00E24F2E">
      <w:pPr>
        <w:pStyle w:val="Codeexample"/>
      </w:pPr>
      <w:r w:rsidRPr="00AB2FFD">
        <w:t xml:space="preserve">     FREQUENCY (IN MINUTES): </w:t>
      </w:r>
      <w:r>
        <w:t xml:space="preserve"> </w:t>
      </w:r>
    </w:p>
    <w:p w14:paraId="60E6B4D6" w14:textId="77777777" w:rsidR="00E24F2E" w:rsidRPr="00EA77BC" w:rsidRDefault="00E24F2E" w:rsidP="00E24F2E">
      <w:pPr>
        <w:pStyle w:val="Codeexample"/>
      </w:pPr>
      <w:r w:rsidRPr="00AB2FFD">
        <w:t>OLD MED INSTRUCTION NAME(S):</w:t>
      </w:r>
      <w:r w:rsidRPr="00EA77BC">
        <w:t xml:space="preserve"> </w:t>
      </w:r>
    </w:p>
    <w:p w14:paraId="60E6B4D7" w14:textId="77777777" w:rsidR="00E24F2E" w:rsidRPr="00EA77BC" w:rsidRDefault="00E24F2E" w:rsidP="00E24F2E">
      <w:pPr>
        <w:pStyle w:val="Codeexample"/>
      </w:pPr>
    </w:p>
    <w:p w14:paraId="60E6B4D8" w14:textId="77777777" w:rsidR="00E24F2E" w:rsidRPr="00EA77BC" w:rsidRDefault="00E24F2E" w:rsidP="00E24F2E">
      <w:pPr>
        <w:pStyle w:val="Codeexample"/>
      </w:pPr>
      <w:r w:rsidRPr="00EA77BC">
        <w:t>WM</w:t>
      </w:r>
    </w:p>
    <w:p w14:paraId="60E6B4D9" w14:textId="77777777" w:rsidR="00E24F2E" w:rsidRPr="00EA77BC" w:rsidRDefault="00E24F2E" w:rsidP="00E24F2E">
      <w:pPr>
        <w:pStyle w:val="Codeexample"/>
      </w:pPr>
      <w:r w:rsidRPr="00EA77BC">
        <w:t xml:space="preserve">                   </w:t>
      </w:r>
      <w:r>
        <w:t xml:space="preserve"> </w:t>
      </w:r>
      <w:r w:rsidRPr="00EA77BC">
        <w:t xml:space="preserve">SYNONYM: </w:t>
      </w:r>
    </w:p>
    <w:p w14:paraId="60E6B4DA" w14:textId="77777777" w:rsidR="00E24F2E" w:rsidRPr="00EA77BC" w:rsidRDefault="00E24F2E" w:rsidP="00E24F2E">
      <w:pPr>
        <w:pStyle w:val="Codeexample"/>
      </w:pPr>
      <w:r w:rsidRPr="00EA77BC">
        <w:t xml:space="preserve">                 </w:t>
      </w:r>
      <w:r>
        <w:t xml:space="preserve"> </w:t>
      </w:r>
      <w:r w:rsidRPr="00EA77BC">
        <w:t>EXPANSION: WITH MEALS</w:t>
      </w:r>
    </w:p>
    <w:p w14:paraId="60E6B4DB"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C" w14:textId="77777777" w:rsidR="00E24F2E" w:rsidRPr="00EA77BC" w:rsidRDefault="00E24F2E" w:rsidP="00E24F2E">
      <w:pPr>
        <w:pStyle w:val="Codeexample"/>
      </w:pPr>
      <w:r w:rsidRPr="00EA77BC">
        <w:t xml:space="preserve">                    </w:t>
      </w:r>
      <w:r>
        <w:t xml:space="preserve"> </w:t>
      </w:r>
      <w:r w:rsidRPr="00EA77BC">
        <w:t xml:space="preserve">PLURAL: </w:t>
      </w:r>
    </w:p>
    <w:p w14:paraId="60E6B4DD" w14:textId="77777777" w:rsidR="00E24F2E" w:rsidRPr="00EA77BC" w:rsidRDefault="00E24F2E" w:rsidP="00E24F2E">
      <w:pPr>
        <w:pStyle w:val="Codeexample"/>
      </w:pPr>
      <w:r w:rsidRPr="00EA77BC">
        <w:t xml:space="preserve">              </w:t>
      </w:r>
      <w:r>
        <w:t xml:space="preserve"> </w:t>
      </w:r>
      <w:r w:rsidRPr="00EA77BC">
        <w:t>INTENDED USE: IN &amp; OUTPATIENT</w:t>
      </w:r>
    </w:p>
    <w:p w14:paraId="60E6B4DE" w14:textId="77777777" w:rsidR="00E24F2E" w:rsidRPr="00AB2FFD" w:rsidRDefault="00E24F2E" w:rsidP="00E24F2E">
      <w:pPr>
        <w:pStyle w:val="Codeexample"/>
      </w:pPr>
      <w:r w:rsidRPr="00EA77BC">
        <w:t xml:space="preserve">    </w:t>
      </w:r>
      <w:r>
        <w:t xml:space="preserve"> </w:t>
      </w:r>
      <w:r w:rsidRPr="00AB2FFD">
        <w:t>DOSING CHECK FREQUENCY:</w:t>
      </w:r>
    </w:p>
    <w:p w14:paraId="60E6B4DF" w14:textId="77777777" w:rsidR="00E24F2E" w:rsidRPr="00AB2FFD" w:rsidRDefault="00E24F2E" w:rsidP="00E24F2E">
      <w:pPr>
        <w:pStyle w:val="Codeexample"/>
      </w:pPr>
      <w:r w:rsidRPr="00AB2FFD">
        <w:t xml:space="preserve">DRUG(S) FOR DOSING CHK FREQ: </w:t>
      </w:r>
    </w:p>
    <w:p w14:paraId="60E6B4E0" w14:textId="77777777" w:rsidR="00E24F2E" w:rsidRPr="00AB2FFD" w:rsidRDefault="00E24F2E" w:rsidP="00E24F2E">
      <w:pPr>
        <w:pStyle w:val="Codeexample"/>
      </w:pPr>
      <w:r w:rsidRPr="00AB2FFD">
        <w:t xml:space="preserve">     FREQUENCY (IN MINUTES): </w:t>
      </w:r>
      <w:r>
        <w:t xml:space="preserve"> </w:t>
      </w:r>
    </w:p>
    <w:p w14:paraId="60E6B4E1" w14:textId="77777777" w:rsidR="00E24F2E" w:rsidRPr="00EA77BC" w:rsidRDefault="00E24F2E" w:rsidP="00E24F2E">
      <w:pPr>
        <w:pStyle w:val="Codeexample"/>
      </w:pPr>
      <w:r w:rsidRPr="00AB2FFD">
        <w:t>OLD MED INSTRUCTION NAME(S):</w:t>
      </w:r>
      <w:r w:rsidRPr="00EA77BC">
        <w:t xml:space="preserve"> </w:t>
      </w:r>
      <w:r>
        <w:t>WME</w:t>
      </w:r>
    </w:p>
    <w:p w14:paraId="60E6B4E2" w14:textId="77777777" w:rsidR="00E24F2E" w:rsidRPr="00EA77BC" w:rsidRDefault="00E24F2E" w:rsidP="00E24F2E">
      <w:pPr>
        <w:pStyle w:val="Codeexample"/>
      </w:pPr>
    </w:p>
    <w:p w14:paraId="60E6B4E3" w14:textId="77777777" w:rsidR="00E24F2E" w:rsidRPr="00EA77BC" w:rsidRDefault="00E24F2E" w:rsidP="00E24F2E">
      <w:pPr>
        <w:pStyle w:val="Codeexample"/>
      </w:pPr>
    </w:p>
    <w:p w14:paraId="60E6B4E4" w14:textId="77777777" w:rsidR="00E24F2E" w:rsidRPr="00EA77BC" w:rsidRDefault="00E24F2E" w:rsidP="00E24F2E">
      <w:pPr>
        <w:pStyle w:val="Codeexample"/>
      </w:pPr>
      <w:r w:rsidRPr="00EA77BC">
        <w:t>End of Report.</w:t>
      </w:r>
    </w:p>
    <w:p w14:paraId="60E6B4E5" w14:textId="77777777" w:rsidR="00AC6AB1" w:rsidRPr="00EA77BC" w:rsidRDefault="00AC6AB1" w:rsidP="0012128D"/>
    <w:p w14:paraId="60E6B4E6" w14:textId="77777777" w:rsidR="00E428D5" w:rsidRPr="00EA77BC" w:rsidRDefault="00E428D5" w:rsidP="0005137D">
      <w:pPr>
        <w:pStyle w:val="ExampleHeading"/>
      </w:pPr>
      <w:bookmarkStart w:id="1311" w:name="p085"/>
      <w:r w:rsidRPr="00EA77BC">
        <w:t xml:space="preserve">Example 3:  </w:t>
      </w:r>
      <w:bookmarkEnd w:id="1311"/>
      <w:r w:rsidRPr="00EA77BC">
        <w:t>Result if all medication instructions have a frequency defined</w:t>
      </w:r>
    </w:p>
    <w:p w14:paraId="60E6B4E7" w14:textId="77777777" w:rsidR="00E428D5" w:rsidRPr="00EA77BC" w:rsidRDefault="00E428D5" w:rsidP="0005137D">
      <w:pPr>
        <w:pStyle w:val="Codeexample"/>
        <w:keepNext/>
      </w:pPr>
      <w:r w:rsidRPr="00EA77BC">
        <w:t>MEDICATION INSTRUCTIONS WITHOUT FREQUENCY REPORT                    PAGE: 1</w:t>
      </w:r>
    </w:p>
    <w:p w14:paraId="60E6B4E8" w14:textId="77777777" w:rsidR="00E428D5" w:rsidRPr="00EA77BC" w:rsidRDefault="00E428D5" w:rsidP="00EB241E">
      <w:pPr>
        <w:pStyle w:val="Codeexample"/>
        <w:keepNext/>
      </w:pPr>
      <w:r w:rsidRPr="00EA77BC">
        <w:t>-----------------------------------------------------------------------------</w:t>
      </w:r>
    </w:p>
    <w:p w14:paraId="60E6B4E9" w14:textId="77777777" w:rsidR="00E428D5" w:rsidRPr="00EA77BC" w:rsidRDefault="00E428D5" w:rsidP="005C4F1E">
      <w:pPr>
        <w:pStyle w:val="Codeexample"/>
      </w:pPr>
      <w:r w:rsidRPr="00EA77BC">
        <w:t>No Medication Instructions found without frequencies</w:t>
      </w:r>
    </w:p>
    <w:p w14:paraId="60E6B4EA" w14:textId="77777777" w:rsidR="005A3040" w:rsidRPr="00EA77BC" w:rsidRDefault="005A3040" w:rsidP="000128D8">
      <w:bookmarkStart w:id="1312" w:name="_Toc219451844"/>
      <w:bookmarkStart w:id="1313" w:name="_Toc14665882"/>
      <w:bookmarkStart w:id="1314" w:name="_Toc14666706"/>
      <w:bookmarkStart w:id="1315" w:name="_Toc14667165"/>
    </w:p>
    <w:p w14:paraId="60E6B4EB" w14:textId="77777777" w:rsidR="00EA23D9" w:rsidRPr="00EA77BC" w:rsidRDefault="00EA23D9" w:rsidP="007260F8">
      <w:pPr>
        <w:pStyle w:val="Heading1"/>
        <w:numPr>
          <w:ilvl w:val="0"/>
          <w:numId w:val="45"/>
        </w:numPr>
      </w:pPr>
      <w:bookmarkStart w:id="1316" w:name="_Medication_Routes_Management"/>
      <w:bookmarkStart w:id="1317" w:name="Page_85"/>
      <w:bookmarkStart w:id="1318" w:name="_Toc376874072"/>
      <w:bookmarkStart w:id="1319" w:name="_Toc523224121"/>
      <w:bookmarkEnd w:id="1316"/>
      <w:bookmarkEnd w:id="1317"/>
      <w:r w:rsidRPr="00EA77BC">
        <w:t>Me</w:t>
      </w:r>
      <w:bookmarkStart w:id="1320" w:name="p072"/>
      <w:bookmarkEnd w:id="1320"/>
      <w:r w:rsidRPr="00EA77BC">
        <w:t>dication Routes Management</w:t>
      </w:r>
      <w:bookmarkEnd w:id="1312"/>
      <w:bookmarkEnd w:id="1318"/>
      <w:bookmarkEnd w:id="1319"/>
    </w:p>
    <w:p w14:paraId="60E6B4EC" w14:textId="77777777" w:rsidR="00AE17DF" w:rsidRPr="00EA77BC" w:rsidRDefault="00AE17DF" w:rsidP="00732461">
      <w:pPr>
        <w:pStyle w:val="Heading4"/>
        <w:spacing w:after="0"/>
        <w:ind w:firstLine="720"/>
      </w:pPr>
      <w:r w:rsidRPr="00EA77BC">
        <w:t xml:space="preserve">[PSS </w:t>
      </w:r>
      <w:r w:rsidR="00F90049" w:rsidRPr="00EA77BC">
        <w:t>MEDICATION ROUTES MGMT]</w:t>
      </w:r>
    </w:p>
    <w:p w14:paraId="60E6B4ED" w14:textId="77777777" w:rsidR="00F90049" w:rsidRPr="00EA77BC" w:rsidRDefault="00F90049" w:rsidP="00732461"/>
    <w:p w14:paraId="60E6B4EE" w14:textId="77777777" w:rsidR="00C3404C" w:rsidRPr="00EA77BC" w:rsidRDefault="00C3404C" w:rsidP="00732461">
      <w:r w:rsidRPr="00EA77BC">
        <w:t xml:space="preserve">The </w:t>
      </w:r>
      <w:r w:rsidRPr="00EA77BC">
        <w:rPr>
          <w:i/>
          <w:iCs/>
        </w:rPr>
        <w:t>Medication Routes Management</w:t>
      </w:r>
      <w:r w:rsidRPr="00EA77BC">
        <w:fldChar w:fldCharType="begin"/>
      </w:r>
      <w:r w:rsidRPr="00EA77BC">
        <w:instrText xml:space="preserve"> XE "Medication Routes Management" \b</w:instrText>
      </w:r>
      <w:r w:rsidRPr="00EA77BC">
        <w:fldChar w:fldCharType="end"/>
      </w:r>
      <w:r w:rsidRPr="00EA77BC">
        <w:t xml:space="preserve"> </w:t>
      </w:r>
      <w:r w:rsidR="00F4385B" w:rsidRPr="00EA77BC">
        <w:t xml:space="preserve">[PSS MEDICATION ROUTES MGMT] </w:t>
      </w:r>
      <w:r w:rsidR="000273AA">
        <w:t xml:space="preserve"> menu contains 5 options that</w:t>
      </w:r>
      <w:r w:rsidR="00865C65">
        <w:t xml:space="preserve"> </w:t>
      </w:r>
      <w:r w:rsidRPr="00EA77BC">
        <w:t>allow users to review and edit Local Medication Routes</w:t>
      </w:r>
      <w:r w:rsidR="00C95F23" w:rsidRPr="00EA77BC">
        <w:t>,</w:t>
      </w:r>
      <w:r w:rsidRPr="00EA77BC">
        <w:t xml:space="preserve"> request changes to Standard Medication Routes</w:t>
      </w:r>
      <w:r w:rsidR="00C95F23" w:rsidRPr="00EA77BC">
        <w:t>, and view a report of default med routes for orderable items</w:t>
      </w:r>
      <w:r w:rsidRPr="00EA77BC">
        <w:t>.</w:t>
      </w:r>
    </w:p>
    <w:p w14:paraId="60E6B4EF" w14:textId="77777777" w:rsidR="00EA23D9" w:rsidRPr="00EA77BC" w:rsidRDefault="00EA23D9" w:rsidP="000C5921"/>
    <w:p w14:paraId="60E6B4F0" w14:textId="77777777" w:rsidR="00595E65" w:rsidRPr="00EA77BC" w:rsidRDefault="00595E65" w:rsidP="007260F8">
      <w:pPr>
        <w:pStyle w:val="Heading2"/>
        <w:numPr>
          <w:ilvl w:val="0"/>
          <w:numId w:val="36"/>
        </w:numPr>
        <w:tabs>
          <w:tab w:val="clear" w:pos="1080"/>
          <w:tab w:val="clear" w:pos="1440"/>
        </w:tabs>
        <w:ind w:hanging="720"/>
      </w:pPr>
      <w:bookmarkStart w:id="1321" w:name="_Toc219451845"/>
      <w:bookmarkStart w:id="1322" w:name="_Toc376874073"/>
      <w:bookmarkStart w:id="1323" w:name="_Toc523224122"/>
      <w:r w:rsidRPr="00EA77BC">
        <w:t>Medication Route File Enter/Edit</w:t>
      </w:r>
      <w:bookmarkEnd w:id="1313"/>
      <w:bookmarkEnd w:id="1314"/>
      <w:bookmarkEnd w:id="1315"/>
      <w:bookmarkEnd w:id="1321"/>
      <w:bookmarkEnd w:id="1322"/>
      <w:bookmarkEnd w:id="1323"/>
    </w:p>
    <w:p w14:paraId="60E6B4F1" w14:textId="77777777" w:rsidR="00595E65" w:rsidRPr="00EA77BC" w:rsidRDefault="00595E65" w:rsidP="000C5921">
      <w:pPr>
        <w:pStyle w:val="Heading4"/>
        <w:spacing w:after="0"/>
        <w:ind w:firstLine="720"/>
        <w:rPr>
          <w:sz w:val="28"/>
        </w:rPr>
      </w:pPr>
      <w:bookmarkStart w:id="1324" w:name="_Toc14665883"/>
      <w:bookmarkStart w:id="1325" w:name="_Toc14666707"/>
      <w:r w:rsidRPr="00EA77BC">
        <w:t>[PSS MEDICATION ROUTES EDIT]</w:t>
      </w:r>
      <w:bookmarkEnd w:id="1324"/>
      <w:bookmarkEnd w:id="1325"/>
    </w:p>
    <w:p w14:paraId="60E6B4F2" w14:textId="77777777" w:rsidR="00595E65" w:rsidRPr="00EA77BC" w:rsidRDefault="00595E65" w:rsidP="000C5921">
      <w:pPr>
        <w:ind w:firstLine="720"/>
        <w:rPr>
          <w:rFonts w:ascii="Arial" w:hAnsi="Arial" w:cs="Arial"/>
        </w:rPr>
      </w:pPr>
    </w:p>
    <w:p w14:paraId="60E6B4F3" w14:textId="77777777" w:rsidR="00595E65" w:rsidRPr="00EA77BC" w:rsidRDefault="00595E65" w:rsidP="000C5921">
      <w:r w:rsidRPr="00EA77BC">
        <w:t xml:space="preserve">The </w:t>
      </w:r>
      <w:r w:rsidRPr="00EA77BC">
        <w:rPr>
          <w:i/>
          <w:iCs/>
        </w:rPr>
        <w:t>Medication Route File Enter/Edit</w:t>
      </w:r>
      <w:r w:rsidRPr="00EA77BC">
        <w:fldChar w:fldCharType="begin"/>
      </w:r>
      <w:r w:rsidRPr="00EA77BC">
        <w:instrText xml:space="preserve"> XE "Medication Route File Enter/Edit" \b</w:instrText>
      </w:r>
      <w:r w:rsidRPr="00EA77BC">
        <w:fldChar w:fldCharType="end"/>
      </w:r>
      <w:r w:rsidRPr="00EA77BC">
        <w:t xml:space="preserve"> </w:t>
      </w:r>
      <w:r w:rsidR="00F4385B" w:rsidRPr="00EA77BC">
        <w:t xml:space="preserve">[PSS MEDICATION ROUTES EDIT] </w:t>
      </w:r>
      <w:r w:rsidRPr="00EA77BC">
        <w:t xml:space="preserve">option provides the ability to enter and edit data in the MEDICATION ROUTES file (#51.2). Medication routes may be designated for use in all packages or for use only in the National Drug File package. If an Outpatient Pharmacy expansion has been entered at the “OUTPATIENT EXPANSION” prompt, the Outpatient Pharmacy expansion portion of the medication route will appear as part of the SIG on the prescription label exactly as the Outpatient Pharmacy expansion was entered in MEDICATION ROUTES file (#51.2). The IV FLAG field (#6) in the MEDICATION ROUTES file (#51.2) is used to determine that the order can be processed through the IV portion of the Inpatient Medications package. </w:t>
      </w:r>
      <w:r w:rsidR="003449AB" w:rsidRPr="00EA77BC">
        <w:t>The PROMPT FOR INJ. SITE IN BCMA</w:t>
      </w:r>
      <w:r w:rsidR="002F3216" w:rsidRPr="00EA77BC">
        <w:fldChar w:fldCharType="begin"/>
      </w:r>
      <w:r w:rsidR="002F3216" w:rsidRPr="00EA77BC">
        <w:instrText xml:space="preserve"> XE "BCMA prompts:PROMPT FOR INJ. SITE IN BCMA"</w:instrText>
      </w:r>
      <w:r w:rsidR="00F93DFC" w:rsidRPr="00EA77BC">
        <w:instrText xml:space="preserve"> \b</w:instrText>
      </w:r>
      <w:r w:rsidR="002F3216" w:rsidRPr="00EA77BC">
        <w:instrText xml:space="preserve"> </w:instrText>
      </w:r>
      <w:r w:rsidR="002F3216" w:rsidRPr="00EA77BC">
        <w:fldChar w:fldCharType="end"/>
      </w:r>
      <w:r w:rsidR="002F3216" w:rsidRPr="00EA77BC">
        <w:fldChar w:fldCharType="begin"/>
      </w:r>
      <w:r w:rsidR="002F3216" w:rsidRPr="00EA77BC">
        <w:instrText xml:space="preserve"> XE "PROMPT FOR INJ. SITE IN BCMA" </w:instrText>
      </w:r>
      <w:r w:rsidR="00F93DFC" w:rsidRPr="00EA77BC">
        <w:instrText>\b</w:instrText>
      </w:r>
      <w:r w:rsidR="002F3216" w:rsidRPr="00EA77BC">
        <w:fldChar w:fldCharType="end"/>
      </w:r>
      <w:r w:rsidR="003449AB" w:rsidRPr="00EA77BC">
        <w:t xml:space="preserve"> field (#8) in the MEDICATION ROUTES file (#51.2) is used to send information to be displayed on the BCMA Virtual Due List and Coversheet and to verify whether the user should be prompted for an injection site.</w:t>
      </w:r>
      <w:r w:rsidR="00C62D63" w:rsidRPr="00EA77BC">
        <w:t xml:space="preserve"> </w:t>
      </w:r>
      <w:r w:rsidR="006B4033" w:rsidRPr="00EA77BC">
        <w:rPr>
          <w:color w:val="000000"/>
        </w:rPr>
        <w:t>The DSPLY ON IVP/IVPB TAB IN BCMA?</w:t>
      </w:r>
      <w:r w:rsidR="00F93DFC" w:rsidRPr="00EA77BC">
        <w:rPr>
          <w:color w:val="000000"/>
        </w:rPr>
        <w:t xml:space="preserve"> </w:t>
      </w:r>
      <w:r w:rsidR="002F3216" w:rsidRPr="00EA77BC">
        <w:rPr>
          <w:color w:val="000000"/>
        </w:rPr>
        <w:fldChar w:fldCharType="begin"/>
      </w:r>
      <w:r w:rsidR="002F3216" w:rsidRPr="00EA77BC">
        <w:instrText xml:space="preserve"> XE "</w:instrText>
      </w:r>
      <w:r w:rsidR="00A72CEF" w:rsidRPr="00EA77BC">
        <w:instrText>BCMA prompts</w:instrText>
      </w:r>
      <w:r w:rsidR="002F3216" w:rsidRPr="00EA77BC">
        <w:instrText xml:space="preserve">:DSPLY ON IVP/IVPB TAB IN BCMA?" </w:instrText>
      </w:r>
      <w:r w:rsidR="00F93DFC" w:rsidRPr="00EA77BC">
        <w:instrText>\b</w:instrText>
      </w:r>
      <w:r w:rsidR="002F3216" w:rsidRPr="00EA77BC">
        <w:rPr>
          <w:color w:val="000000"/>
        </w:rPr>
        <w:fldChar w:fldCharType="end"/>
      </w:r>
      <w:r w:rsidR="002F3216" w:rsidRPr="00EA77BC">
        <w:rPr>
          <w:color w:val="000000"/>
        </w:rPr>
        <w:fldChar w:fldCharType="begin"/>
      </w:r>
      <w:r w:rsidR="002F3216" w:rsidRPr="00EA77BC">
        <w:instrText xml:space="preserve"> XE "</w:instrText>
      </w:r>
      <w:r w:rsidR="002F3216" w:rsidRPr="00EA77BC">
        <w:rPr>
          <w:color w:val="000000"/>
        </w:rPr>
        <w:instrText>DSPLY ON IVP/IVPB TAB IN BCMA?</w:instrText>
      </w:r>
      <w:r w:rsidR="002F3216" w:rsidRPr="00EA77BC">
        <w:instrText xml:space="preserve">" </w:instrText>
      </w:r>
      <w:r w:rsidR="00F93DFC" w:rsidRPr="00EA77BC">
        <w:instrText>\b</w:instrText>
      </w:r>
      <w:r w:rsidR="002F3216" w:rsidRPr="00EA77BC">
        <w:rPr>
          <w:color w:val="000000"/>
        </w:rPr>
        <w:fldChar w:fldCharType="end"/>
      </w:r>
      <w:r w:rsidR="006B4033" w:rsidRPr="00EA77BC">
        <w:rPr>
          <w:color w:val="000000"/>
        </w:rPr>
        <w:t xml:space="preserve"> field (#9) in the MEDICATION RO</w:t>
      </w:r>
      <w:r w:rsidR="006B4033" w:rsidRPr="00EA77BC">
        <w:t>UTES file (#51.2) is used to send information to be displayed on the BCMA IVP/IVPB Tab and Coversheet.</w:t>
      </w:r>
    </w:p>
    <w:p w14:paraId="60E6B4F4" w14:textId="77777777" w:rsidR="00595E65" w:rsidRPr="00EA77BC" w:rsidRDefault="00595E65" w:rsidP="001B3F39"/>
    <w:p w14:paraId="60E6B4F5" w14:textId="77777777" w:rsidR="00595E65" w:rsidRPr="00EA77BC" w:rsidRDefault="00595E65"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enter an interpretation of the OUTPATIENT EXPANSION field </w:t>
      </w:r>
      <w:r w:rsidR="00F4385B" w:rsidRPr="00EA77BC">
        <w:t xml:space="preserve">(#4) </w:t>
      </w:r>
      <w:r w:rsidRPr="00EA77BC">
        <w:t>in a language other than English. PDM does not translate English terms into another language; instead, it allows the user to enter a translation of a term. If a value has not been entered in the OTHER LANGUAGE EXPANSION field</w:t>
      </w:r>
      <w:r w:rsidR="00F4385B" w:rsidRPr="00EA77BC">
        <w:t xml:space="preserve"> (#4.1)</w:t>
      </w:r>
      <w:r w:rsidRPr="00EA77BC">
        <w:t>, PDM will default to the value entered in the OUTPATIENT EXPANSION field</w:t>
      </w:r>
      <w:r w:rsidR="00F4385B" w:rsidRPr="00EA77BC">
        <w:t xml:space="preserve"> (#4)</w:t>
      </w:r>
      <w:r w:rsidRPr="00EA77BC">
        <w:t>. If no values exist in the OUTPATIENT EXPANSION</w:t>
      </w:r>
      <w:r w:rsidR="00F4385B" w:rsidRPr="00EA77BC">
        <w:t xml:space="preserve"> field (#4)</w:t>
      </w:r>
      <w:r w:rsidRPr="00EA77BC">
        <w:t xml:space="preserve"> and OTHER LANGUAGE EXPANSION field</w:t>
      </w:r>
      <w:r w:rsidR="00F4385B" w:rsidRPr="00EA77BC">
        <w:t xml:space="preserve"> (#4.1)</w:t>
      </w:r>
      <w:r w:rsidRPr="00EA77BC">
        <w:t>, the system will not display default values for those fields during CPRS or Outpatient Pharmacy prescription order entry processing</w:t>
      </w:r>
      <w:r w:rsidR="00FC40B2" w:rsidRPr="00EA77BC">
        <w:t xml:space="preserve">. </w:t>
      </w:r>
      <w:r w:rsidRPr="00EA77BC">
        <w:t>However, when building the SIG, Outpatient Pharmacy will default to the value the user input during order entry. See Appendix G for a list of Spanish equivalents for some of the more common medication routes.</w:t>
      </w:r>
    </w:p>
    <w:p w14:paraId="60E6B4F6" w14:textId="77777777" w:rsidR="00595E65" w:rsidRPr="00EA77BC" w:rsidRDefault="00595E65" w:rsidP="001B3F39"/>
    <w:p w14:paraId="60E6B4F7" w14:textId="77777777" w:rsidR="00521135" w:rsidRPr="00EA77BC" w:rsidRDefault="00ED4D9E"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map/remap their Local Medication Routes that are marked for </w:t>
      </w:r>
      <w:r w:rsidR="00D75727" w:rsidRPr="00EA77BC">
        <w:t>'</w:t>
      </w:r>
      <w:r w:rsidRPr="00EA77BC">
        <w:t xml:space="preserve">All Packages’ to an active Standard Medication Route. This is the only option that allows a Standard Medication Route mapping to be deleted. When dosage checks are performed, the software will use this mapping to pass the equivalent FDB Route for the Local Medication Route that was specified in the medication order for the drug to the interface. If the Local Medication Route is not mapped, dosage checks will not be performed. A user will not be prompted to map to a Standard Medication Route if the Local Medication Route is not marked for </w:t>
      </w:r>
      <w:r w:rsidR="00D75727" w:rsidRPr="00EA77BC">
        <w:t>‘All Packages</w:t>
      </w:r>
      <w:r w:rsidR="00C3404C" w:rsidRPr="00EA77BC">
        <w:t>.</w:t>
      </w:r>
      <w:r w:rsidR="00D75727" w:rsidRPr="00EA77BC">
        <w:t>’</w:t>
      </w:r>
    </w:p>
    <w:p w14:paraId="60E6B4F8" w14:textId="77777777" w:rsidR="00492136" w:rsidRPr="00EA77BC" w:rsidRDefault="00492136" w:rsidP="001B3F39"/>
    <w:p w14:paraId="60E6B4F9" w14:textId="77777777" w:rsidR="00ED4D9E" w:rsidRPr="00EA77BC" w:rsidRDefault="00ED4D9E" w:rsidP="001B3F39">
      <w:r w:rsidRPr="00EA77BC">
        <w:t xml:space="preserve">Example 1 demonstrates how to enter a new medication route. </w:t>
      </w:r>
      <w:r w:rsidR="001548FA" w:rsidRPr="00EA77BC">
        <w:t xml:space="preserve">Note that if an entry has been mapped to a Standard Medication Route, the option to remap is offered. If an entry has </w:t>
      </w:r>
      <w:r w:rsidR="001548FA" w:rsidRPr="00EA77BC">
        <w:rPr>
          <w:b/>
          <w:i/>
        </w:rPr>
        <w:t>not</w:t>
      </w:r>
      <w:r w:rsidR="001548FA" w:rsidRPr="00EA77BC">
        <w:t xml:space="preserve"> been mapped to a Standard Medication Route and the user bypasses the prompt without mapping, a warning is displayed that dosing checks will not be performed.</w:t>
      </w:r>
    </w:p>
    <w:p w14:paraId="60E6B4FA" w14:textId="77777777" w:rsidR="001548FA" w:rsidRPr="00EA77BC" w:rsidRDefault="001548FA" w:rsidP="001B3F39"/>
    <w:p w14:paraId="60E6B4FB" w14:textId="77777777" w:rsidR="00521135" w:rsidRPr="00EA77BC" w:rsidRDefault="00521135" w:rsidP="001B3F39">
      <w:pPr>
        <w:pStyle w:val="ExampleHeading"/>
      </w:pPr>
      <w:r w:rsidRPr="00EA77BC">
        <w:t xml:space="preserve">Example 1: Enter Medication Route File </w:t>
      </w:r>
    </w:p>
    <w:p w14:paraId="60E6B4FC" w14:textId="77777777" w:rsidR="00521135" w:rsidRPr="00EA77BC" w:rsidRDefault="00521135" w:rsidP="00EA77BC">
      <w:pPr>
        <w:pStyle w:val="Codeexample"/>
        <w:keepNext/>
      </w:pPr>
      <w:r w:rsidRPr="00EA77BC">
        <w:t xml:space="preserve">Select Pharmacy Data Management Option:  </w:t>
      </w:r>
      <w:r w:rsidRPr="00EA77BC">
        <w:rPr>
          <w:b/>
        </w:rPr>
        <w:t>med</w:t>
      </w:r>
      <w:r w:rsidR="001B781F" w:rsidRPr="00EA77BC">
        <w:rPr>
          <w:b/>
        </w:rPr>
        <w:t xml:space="preserve">ication routes </w:t>
      </w:r>
      <w:r w:rsidRPr="00EA77BC">
        <w:t>Management</w:t>
      </w:r>
    </w:p>
    <w:p w14:paraId="60E6B4FD" w14:textId="77777777" w:rsidR="001B781F" w:rsidRPr="00EA77BC" w:rsidRDefault="001B781F" w:rsidP="00EA77BC">
      <w:pPr>
        <w:pStyle w:val="Codeexample"/>
        <w:keepNext/>
      </w:pPr>
    </w:p>
    <w:p w14:paraId="60E6B4FE" w14:textId="77777777" w:rsidR="001B781F" w:rsidRPr="00EA77BC" w:rsidRDefault="001B781F" w:rsidP="001B3F39">
      <w:pPr>
        <w:pStyle w:val="Codeexample"/>
        <w:rPr>
          <w:b/>
        </w:rPr>
      </w:pPr>
      <w:r w:rsidRPr="00EA77BC">
        <w:t xml:space="preserve">Select Medication Routes Management Option: </w:t>
      </w:r>
      <w:r w:rsidRPr="00EA77BC">
        <w:rPr>
          <w:b/>
        </w:rPr>
        <w:t>med</w:t>
      </w:r>
    </w:p>
    <w:p w14:paraId="60E6B4FF" w14:textId="77777777" w:rsidR="001B781F" w:rsidRPr="00EA77BC" w:rsidRDefault="001B781F" w:rsidP="001B3F39">
      <w:pPr>
        <w:pStyle w:val="Codeexample"/>
      </w:pPr>
      <w:r w:rsidRPr="00EA77BC">
        <w:t xml:space="preserve">    1    Medication Route File Enter/Edit </w:t>
      </w:r>
    </w:p>
    <w:p w14:paraId="60E6B500" w14:textId="77777777" w:rsidR="00C95F23" w:rsidRPr="00EA77BC" w:rsidRDefault="001B781F" w:rsidP="001B3F39">
      <w:pPr>
        <w:pStyle w:val="Codeexample"/>
      </w:pPr>
      <w:r w:rsidRPr="00EA77BC">
        <w:t xml:space="preserve">    2    </w:t>
      </w:r>
      <w:r w:rsidR="00C95F23" w:rsidRPr="00EA77BC">
        <w:t>Medication Route Mapping Report</w:t>
      </w:r>
    </w:p>
    <w:p w14:paraId="60E6B501" w14:textId="77777777" w:rsidR="00C95F23" w:rsidRPr="00EA77BC" w:rsidRDefault="001B781F" w:rsidP="001B3F39">
      <w:pPr>
        <w:pStyle w:val="Codeexample"/>
      </w:pPr>
      <w:r w:rsidRPr="00EA77BC">
        <w:t xml:space="preserve">    3    </w:t>
      </w:r>
      <w:r w:rsidR="00C95F23" w:rsidRPr="00EA77BC">
        <w:t>Medication Route Mapping History Report</w:t>
      </w:r>
    </w:p>
    <w:p w14:paraId="60E6B502" w14:textId="77777777" w:rsidR="001B781F" w:rsidRPr="00EA77BC" w:rsidRDefault="001B781F" w:rsidP="001B3F39">
      <w:pPr>
        <w:pStyle w:val="Codeexample"/>
      </w:pPr>
      <w:r w:rsidRPr="00EA77BC">
        <w:t>CHOOSE 1-</w:t>
      </w:r>
      <w:r w:rsidR="00C95F23" w:rsidRPr="00EA77BC">
        <w:t>3</w:t>
      </w:r>
      <w:r w:rsidRPr="00EA77BC">
        <w:t xml:space="preserve">: </w:t>
      </w:r>
      <w:r w:rsidRPr="00EA77BC">
        <w:rPr>
          <w:b/>
        </w:rPr>
        <w:t xml:space="preserve">1 </w:t>
      </w:r>
      <w:r w:rsidRPr="00EA77BC">
        <w:t xml:space="preserve"> Medication Route File Enter/Edit</w:t>
      </w:r>
    </w:p>
    <w:p w14:paraId="60E6B503" w14:textId="77777777" w:rsidR="001B781F" w:rsidRPr="00EA77BC" w:rsidRDefault="001B781F" w:rsidP="00CD4C83">
      <w:pPr>
        <w:pStyle w:val="Codeexample"/>
      </w:pPr>
    </w:p>
    <w:p w14:paraId="60E6B504" w14:textId="77777777" w:rsidR="00521135" w:rsidRPr="00EA77BC" w:rsidRDefault="00521135" w:rsidP="00BA5F06">
      <w:pPr>
        <w:pStyle w:val="Codeexample"/>
      </w:pPr>
      <w:r w:rsidRPr="00EA77BC">
        <w:t>Select MEDICATION ROUTES NAME: SUBCUTANEOUS</w:t>
      </w:r>
    </w:p>
    <w:p w14:paraId="60E6B505" w14:textId="77777777" w:rsidR="00521135" w:rsidRPr="00EA77BC" w:rsidRDefault="00521135" w:rsidP="00BA5F06">
      <w:pPr>
        <w:pStyle w:val="Codeexample"/>
      </w:pPr>
      <w:r w:rsidRPr="00EA77BC">
        <w:t xml:space="preserve">     1   SUBCUTANEOUS        SC</w:t>
      </w:r>
    </w:p>
    <w:p w14:paraId="60E6B506" w14:textId="77777777" w:rsidR="00521135" w:rsidRPr="00EA77BC" w:rsidRDefault="00521135" w:rsidP="00BA5F06">
      <w:pPr>
        <w:pStyle w:val="Codeexample"/>
      </w:pPr>
      <w:r w:rsidRPr="00EA77BC">
        <w:t xml:space="preserve">     2   SUBCUTANEOUS        SQ</w:t>
      </w:r>
    </w:p>
    <w:p w14:paraId="60E6B507" w14:textId="77777777" w:rsidR="00521135" w:rsidRPr="00EA77BC" w:rsidRDefault="00521135" w:rsidP="0012128D">
      <w:pPr>
        <w:pStyle w:val="Codeexample"/>
      </w:pPr>
      <w:r w:rsidRPr="00EA77BC">
        <w:t xml:space="preserve">     3   SUBCUTANEOUS EPIDURAL CAUDAL        SC ED CAUD</w:t>
      </w:r>
    </w:p>
    <w:p w14:paraId="60E6B508" w14:textId="77777777" w:rsidR="00521135" w:rsidRPr="00EA77BC" w:rsidRDefault="00521135" w:rsidP="0012128D">
      <w:pPr>
        <w:pStyle w:val="Codeexample"/>
      </w:pPr>
      <w:r w:rsidRPr="00EA77BC">
        <w:t xml:space="preserve">     4   SUBCUTANEOUS INTRA-ARTICULAR        SC IA</w:t>
      </w:r>
    </w:p>
    <w:p w14:paraId="60E6B509" w14:textId="77777777" w:rsidR="00521135" w:rsidRPr="00EA77BC" w:rsidRDefault="00521135" w:rsidP="0005137D">
      <w:pPr>
        <w:pStyle w:val="Codeexample"/>
      </w:pPr>
      <w:r w:rsidRPr="00EA77BC">
        <w:t xml:space="preserve">     5   SUBCUTANEOUS INTRADERMAL        SC ID</w:t>
      </w:r>
    </w:p>
    <w:p w14:paraId="60E6B50A" w14:textId="77777777" w:rsidR="00521135" w:rsidRPr="00EA77BC" w:rsidRDefault="00521135" w:rsidP="0005137D">
      <w:pPr>
        <w:pStyle w:val="Codeexample"/>
      </w:pPr>
      <w:r w:rsidRPr="00EA77BC">
        <w:t>Press &lt;RETURN&gt; to see more, '^' to exit this list, OR</w:t>
      </w:r>
    </w:p>
    <w:p w14:paraId="60E6B50B" w14:textId="77777777" w:rsidR="00521135" w:rsidRPr="00EA77BC" w:rsidRDefault="00521135" w:rsidP="00EB241E">
      <w:pPr>
        <w:pStyle w:val="Codeexample"/>
      </w:pPr>
      <w:r w:rsidRPr="00EA77BC">
        <w:t>CHOOSE 1-5: 1  SUBCUTANEOUS      SC</w:t>
      </w:r>
    </w:p>
    <w:p w14:paraId="60E6B50C" w14:textId="77777777" w:rsidR="00521135" w:rsidRPr="00EA77BC" w:rsidRDefault="00521135" w:rsidP="005C4F1E">
      <w:pPr>
        <w:pStyle w:val="Codeexample"/>
      </w:pPr>
      <w:r w:rsidRPr="00EA77BC">
        <w:t>NAME: SUBCUTANEOUS//  &lt;ENTER&gt;</w:t>
      </w:r>
    </w:p>
    <w:p w14:paraId="60E6B50D" w14:textId="77777777" w:rsidR="00521135" w:rsidRPr="00EA77BC" w:rsidRDefault="00521135" w:rsidP="000128D8">
      <w:pPr>
        <w:pStyle w:val="Codeexample"/>
      </w:pPr>
      <w:r w:rsidRPr="00EA77BC">
        <w:t>ABBREVIATION: SC//  &lt;ENTER&gt;</w:t>
      </w:r>
    </w:p>
    <w:p w14:paraId="60E6B50E" w14:textId="77777777" w:rsidR="00521135" w:rsidRPr="00EA77BC" w:rsidRDefault="00521135" w:rsidP="000128D8">
      <w:pPr>
        <w:pStyle w:val="Codeexample"/>
      </w:pPr>
      <w:r w:rsidRPr="00EA77BC">
        <w:t>PACKAGE USE: ALL PACKAGES//  &lt;ENTER&gt;</w:t>
      </w:r>
    </w:p>
    <w:p w14:paraId="60E6B50F" w14:textId="77777777" w:rsidR="00521135" w:rsidRPr="00EA77BC" w:rsidRDefault="00521135" w:rsidP="00EA77BC">
      <w:pPr>
        <w:pStyle w:val="Codeexample"/>
      </w:pPr>
      <w:r w:rsidRPr="00EA77BC">
        <w:t>OUTPATIENT EXPANSION: &lt;ENTER&gt;</w:t>
      </w:r>
    </w:p>
    <w:p w14:paraId="60E6B510" w14:textId="77777777" w:rsidR="00521135" w:rsidRPr="00EA77BC" w:rsidRDefault="00521135" w:rsidP="00EA77BC">
      <w:pPr>
        <w:pStyle w:val="Codeexample"/>
      </w:pPr>
      <w:r w:rsidRPr="00EA77BC">
        <w:t>OTHER LANGUAGE EXPANSION: &lt;ENTER&gt;</w:t>
      </w:r>
    </w:p>
    <w:p w14:paraId="60E6B511" w14:textId="77777777" w:rsidR="00521135" w:rsidRPr="00EA77BC" w:rsidRDefault="00521135" w:rsidP="00EA77BC">
      <w:pPr>
        <w:pStyle w:val="Codeexample"/>
      </w:pPr>
      <w:r w:rsidRPr="00EA77BC">
        <w:t>IV FLAG: &lt;ENTER&gt;</w:t>
      </w:r>
    </w:p>
    <w:p w14:paraId="60E6B512" w14:textId="77777777" w:rsidR="00521135" w:rsidRPr="00EA77BC" w:rsidRDefault="00521135" w:rsidP="00EA77BC">
      <w:pPr>
        <w:pStyle w:val="Codeexample"/>
      </w:pPr>
      <w:r w:rsidRPr="00EA77BC">
        <w:t>PROMPT FOR INJ. SITE IN BCMA: &lt;ENTER&gt;</w:t>
      </w:r>
    </w:p>
    <w:p w14:paraId="60E6B513" w14:textId="77777777" w:rsidR="00521135" w:rsidRPr="00EA77BC" w:rsidRDefault="00521135" w:rsidP="00EA77BC">
      <w:pPr>
        <w:pStyle w:val="Codeexample"/>
      </w:pPr>
      <w:r w:rsidRPr="00EA77BC">
        <w:t>DSPLY ON IVP/IVPB TAB IN BCMA?: &lt;ENTER&gt;</w:t>
      </w:r>
    </w:p>
    <w:p w14:paraId="60E6B514" w14:textId="77777777" w:rsidR="00521135" w:rsidRPr="00EA77BC" w:rsidRDefault="00521135" w:rsidP="00EA77BC">
      <w:pPr>
        <w:pStyle w:val="Codeexample"/>
      </w:pPr>
    </w:p>
    <w:p w14:paraId="60E6B515" w14:textId="77777777" w:rsidR="00521135" w:rsidRPr="00EA77BC" w:rsidRDefault="00521135" w:rsidP="00EA77BC">
      <w:pPr>
        <w:pStyle w:val="Codeexample"/>
      </w:pPr>
      <w:r w:rsidRPr="00EA77BC">
        <w:t>Already mapped to:</w:t>
      </w:r>
    </w:p>
    <w:p w14:paraId="60E6B516" w14:textId="77777777" w:rsidR="00521135" w:rsidRPr="00EA77BC" w:rsidRDefault="00521135" w:rsidP="00EA77BC">
      <w:pPr>
        <w:pStyle w:val="Codeexample"/>
      </w:pPr>
      <w:r w:rsidRPr="00EA77BC">
        <w:t>Stnd Route: 'SUBCUTANEOUS'  FDB Route: 'SUBCUTANEOUS'</w:t>
      </w:r>
    </w:p>
    <w:p w14:paraId="60E6B517" w14:textId="77777777" w:rsidR="00521135" w:rsidRPr="00EA77BC" w:rsidRDefault="00521135" w:rsidP="00EA77BC">
      <w:pPr>
        <w:pStyle w:val="Codeexample"/>
      </w:pPr>
    </w:p>
    <w:p w14:paraId="60E6B518" w14:textId="77777777" w:rsidR="00521135" w:rsidRPr="00EA77BC" w:rsidRDefault="00521135" w:rsidP="00EA77BC">
      <w:pPr>
        <w:pStyle w:val="Codeexample"/>
      </w:pPr>
      <w:r w:rsidRPr="00EA77BC">
        <w:t>Do you want to remap to a different Standard Med Route? N//  &lt;ENTER&gt;O</w:t>
      </w:r>
    </w:p>
    <w:p w14:paraId="60E6B519" w14:textId="77777777" w:rsidR="00521135" w:rsidRPr="00EA77BC" w:rsidRDefault="00521135" w:rsidP="00EA77BC">
      <w:pPr>
        <w:pStyle w:val="Codeexample"/>
      </w:pPr>
    </w:p>
    <w:p w14:paraId="60E6B51A" w14:textId="77777777" w:rsidR="00521135" w:rsidRPr="00EA77BC" w:rsidRDefault="00521135" w:rsidP="00EA77BC">
      <w:pPr>
        <w:pStyle w:val="Codeexample"/>
      </w:pPr>
      <w:r w:rsidRPr="00EA77BC">
        <w:t>Mapping Remains Unchanged.</w:t>
      </w:r>
    </w:p>
    <w:p w14:paraId="60E6B51B" w14:textId="77777777" w:rsidR="00521135" w:rsidRPr="00EA77BC" w:rsidRDefault="00521135" w:rsidP="00EA77BC">
      <w:pPr>
        <w:pStyle w:val="Codeexample"/>
      </w:pPr>
    </w:p>
    <w:p w14:paraId="60E6B51C" w14:textId="77777777" w:rsidR="00521135" w:rsidRPr="00EA77BC" w:rsidRDefault="00521135" w:rsidP="00EA77BC">
      <w:pPr>
        <w:pStyle w:val="Codeexample"/>
      </w:pPr>
      <w:r w:rsidRPr="00EA77BC">
        <w:t xml:space="preserve">Select MEDICATION ROUTES NAME: </w:t>
      </w:r>
      <w:r w:rsidRPr="00EA77BC">
        <w:rPr>
          <w:b/>
        </w:rPr>
        <w:t>DEEP IM</w:t>
      </w:r>
    </w:p>
    <w:p w14:paraId="60E6B51D" w14:textId="77777777" w:rsidR="00521135" w:rsidRPr="00EA77BC" w:rsidRDefault="00521135" w:rsidP="00EA77BC">
      <w:pPr>
        <w:pStyle w:val="Codeexample"/>
      </w:pPr>
    </w:p>
    <w:p w14:paraId="60E6B51E" w14:textId="77777777" w:rsidR="00521135" w:rsidRPr="00EA77BC" w:rsidRDefault="00521135" w:rsidP="00EA77BC">
      <w:pPr>
        <w:pStyle w:val="Codeexample"/>
      </w:pPr>
      <w:r w:rsidRPr="00EA77BC">
        <w:t>NAME: DEEP IM// &lt;ENTER&gt;</w:t>
      </w:r>
    </w:p>
    <w:p w14:paraId="60E6B51F" w14:textId="77777777" w:rsidR="00521135" w:rsidRPr="00EA77BC" w:rsidRDefault="00521135" w:rsidP="00EA77BC">
      <w:pPr>
        <w:pStyle w:val="Codeexample"/>
      </w:pPr>
      <w:r w:rsidRPr="00EA77BC">
        <w:t>ABBREVIATION: &lt;ENTER&gt;</w:t>
      </w:r>
    </w:p>
    <w:p w14:paraId="60E6B520" w14:textId="77777777" w:rsidR="00521135" w:rsidRPr="00EA77BC" w:rsidRDefault="00521135" w:rsidP="00EA77BC">
      <w:pPr>
        <w:pStyle w:val="Codeexample"/>
      </w:pPr>
      <w:r w:rsidRPr="00EA77BC">
        <w:t>PACKAGE USE: All Packages</w:t>
      </w:r>
    </w:p>
    <w:p w14:paraId="60E6B521" w14:textId="77777777" w:rsidR="00521135" w:rsidRPr="00EA77BC" w:rsidRDefault="00521135" w:rsidP="00EA77BC">
      <w:pPr>
        <w:pStyle w:val="Codeexample"/>
      </w:pPr>
      <w:r w:rsidRPr="00EA77BC">
        <w:t>OUTPATIENT EXPANSION: &lt;ENTER&gt;</w:t>
      </w:r>
    </w:p>
    <w:p w14:paraId="60E6B522" w14:textId="77777777" w:rsidR="00521135" w:rsidRPr="00EA77BC" w:rsidRDefault="00521135" w:rsidP="00EA77BC">
      <w:pPr>
        <w:pStyle w:val="Codeexample"/>
      </w:pPr>
      <w:r w:rsidRPr="00EA77BC">
        <w:t>OTHER LANGUAGE EXPANSION: &lt;ENTER&gt;</w:t>
      </w:r>
    </w:p>
    <w:p w14:paraId="60E6B523" w14:textId="77777777" w:rsidR="00521135" w:rsidRPr="00EA77BC" w:rsidRDefault="00521135" w:rsidP="00EA77BC">
      <w:pPr>
        <w:pStyle w:val="Codeexample"/>
      </w:pPr>
      <w:r w:rsidRPr="00EA77BC">
        <w:t>IV FLAG: &lt;ENTER&gt;</w:t>
      </w:r>
    </w:p>
    <w:p w14:paraId="60E6B524" w14:textId="77777777" w:rsidR="00521135" w:rsidRPr="00EA77BC" w:rsidRDefault="00521135" w:rsidP="00EA77BC">
      <w:pPr>
        <w:pStyle w:val="Codeexample"/>
      </w:pPr>
      <w:r w:rsidRPr="00EA77BC">
        <w:t>PROMPT FOR INJ. SITE IN BCMA: &lt;ENTER&gt;</w:t>
      </w:r>
    </w:p>
    <w:p w14:paraId="60E6B525" w14:textId="77777777" w:rsidR="00521135" w:rsidRPr="00EA77BC" w:rsidRDefault="00521135" w:rsidP="00EA77BC">
      <w:pPr>
        <w:pStyle w:val="Codeexample"/>
      </w:pPr>
      <w:r w:rsidRPr="00EA77BC">
        <w:t>DSPLY ON IVP/IVPB TAB IN BCMA?: &lt;ENTER&gt;</w:t>
      </w:r>
    </w:p>
    <w:p w14:paraId="60E6B526" w14:textId="77777777" w:rsidR="00521135" w:rsidRPr="00EA77BC" w:rsidRDefault="00521135" w:rsidP="00EA77BC">
      <w:pPr>
        <w:pStyle w:val="Codeexample"/>
      </w:pPr>
    </w:p>
    <w:p w14:paraId="60E6B527" w14:textId="77777777" w:rsidR="00521135" w:rsidRPr="00EA77BC" w:rsidRDefault="00521135" w:rsidP="00EA77BC">
      <w:pPr>
        <w:pStyle w:val="Codeexample"/>
      </w:pPr>
      <w:r w:rsidRPr="00EA77BC">
        <w:t>STANDARD MEDICATION ROUTE: &lt;ENTER&gt;</w:t>
      </w:r>
    </w:p>
    <w:p w14:paraId="60E6B528" w14:textId="77777777" w:rsidR="00521135" w:rsidRPr="00EA77BC" w:rsidRDefault="00521135" w:rsidP="00EA77BC">
      <w:pPr>
        <w:pStyle w:val="Codeexample"/>
      </w:pPr>
    </w:p>
    <w:p w14:paraId="60E6B529" w14:textId="77777777" w:rsidR="00521135" w:rsidRPr="00EA77BC" w:rsidRDefault="00521135" w:rsidP="00EA77BC">
      <w:pPr>
        <w:pStyle w:val="Codeexample"/>
      </w:pPr>
    </w:p>
    <w:p w14:paraId="60E6B52A" w14:textId="77777777" w:rsidR="00521135" w:rsidRPr="00EA77BC" w:rsidRDefault="00521135" w:rsidP="00EA77BC">
      <w:pPr>
        <w:pStyle w:val="Codeexample"/>
      </w:pPr>
      <w:r w:rsidRPr="00EA77BC">
        <w:t xml:space="preserve"> *** No dosing checks will be performed on orders containing this local</w:t>
      </w:r>
    </w:p>
    <w:p w14:paraId="60E6B52B" w14:textId="77777777" w:rsidR="00521135" w:rsidRPr="00EA77BC" w:rsidRDefault="00521135" w:rsidP="00EA77BC">
      <w:pPr>
        <w:pStyle w:val="Codeexample"/>
      </w:pPr>
      <w:r w:rsidRPr="00EA77BC">
        <w:t xml:space="preserve">  medication route until it is mapped to a standard medication route.***</w:t>
      </w:r>
    </w:p>
    <w:p w14:paraId="60E6B52C" w14:textId="77777777" w:rsidR="00521135" w:rsidRPr="00EA77BC" w:rsidRDefault="00521135" w:rsidP="00EA77BC">
      <w:pPr>
        <w:rPr>
          <w:color w:val="000000"/>
        </w:rPr>
      </w:pPr>
    </w:p>
    <w:p w14:paraId="60E6B52D" w14:textId="77777777" w:rsidR="001B781F" w:rsidRPr="00EA77BC" w:rsidRDefault="001B781F" w:rsidP="00EA77BC">
      <w:pPr>
        <w:rPr>
          <w:color w:val="000000"/>
        </w:rPr>
      </w:pPr>
      <w:r w:rsidRPr="00EA77BC">
        <w:rPr>
          <w:color w:val="000000"/>
        </w:rPr>
        <w:t>Text can be entered to edit the existing entries for a medication route</w:t>
      </w:r>
      <w:r w:rsidR="00FC40B2" w:rsidRPr="00EA77BC">
        <w:rPr>
          <w:color w:val="000000"/>
        </w:rPr>
        <w:t xml:space="preserve">. </w:t>
      </w:r>
      <w:r w:rsidRPr="00EA77BC">
        <w:rPr>
          <w:color w:val="000000"/>
        </w:rPr>
        <w:t xml:space="preserve">Since no value exists in the OTHER LANGUAGE EXPANSION database and the user did not enter a translation, the OUTPATIENT EXPANSION value will print on the patient’s prescription label by default. </w:t>
      </w:r>
    </w:p>
    <w:p w14:paraId="60E6B52E" w14:textId="77777777" w:rsidR="001B781F" w:rsidRPr="00EA77BC" w:rsidRDefault="001B781F" w:rsidP="00EA77BC">
      <w:pPr>
        <w:rPr>
          <w:color w:val="000000"/>
        </w:rPr>
      </w:pPr>
    </w:p>
    <w:p w14:paraId="60E6B52F" w14:textId="77777777" w:rsidR="00521135" w:rsidRPr="00EA77BC" w:rsidRDefault="00521135" w:rsidP="00EA77BC">
      <w:pPr>
        <w:pStyle w:val="ExampleHeading"/>
      </w:pPr>
      <w:r w:rsidRPr="00EA77BC">
        <w:t>Example 2: Medication Route File Edit</w:t>
      </w:r>
    </w:p>
    <w:p w14:paraId="60E6B530" w14:textId="77777777" w:rsidR="00521135" w:rsidRPr="00EA77BC" w:rsidRDefault="00521135" w:rsidP="00EA77BC">
      <w:pPr>
        <w:pStyle w:val="Codeexample"/>
      </w:pPr>
      <w:r w:rsidRPr="00EA77BC">
        <w:t xml:space="preserve">Select MEDICATION ROUTES NAME: </w:t>
      </w:r>
      <w:r w:rsidRPr="00EA77BC">
        <w:rPr>
          <w:b/>
        </w:rPr>
        <w:t>SUBLINGUAL</w:t>
      </w:r>
      <w:r w:rsidRPr="00EA77BC">
        <w:t xml:space="preserve">        SL</w:t>
      </w:r>
    </w:p>
    <w:p w14:paraId="60E6B531" w14:textId="77777777" w:rsidR="00521135" w:rsidRPr="00EA77BC" w:rsidRDefault="00521135" w:rsidP="00EA77BC">
      <w:pPr>
        <w:pStyle w:val="Codeexample"/>
      </w:pPr>
      <w:r w:rsidRPr="00EA77BC">
        <w:t xml:space="preserve">NAME: SUBLINGUAL// </w:t>
      </w:r>
      <w:r w:rsidRPr="00EA77BC">
        <w:rPr>
          <w:b/>
        </w:rPr>
        <w:t>&lt;Enter&gt;</w:t>
      </w:r>
    </w:p>
    <w:p w14:paraId="60E6B532" w14:textId="77777777" w:rsidR="00521135" w:rsidRPr="00EA77BC" w:rsidRDefault="00521135" w:rsidP="00EA77BC">
      <w:pPr>
        <w:pStyle w:val="Codeexample"/>
      </w:pPr>
      <w:r w:rsidRPr="00EA77BC">
        <w:t xml:space="preserve">ABBREVIATION: SL// </w:t>
      </w:r>
      <w:r w:rsidRPr="00EA77BC">
        <w:rPr>
          <w:b/>
        </w:rPr>
        <w:t>&lt;Enter&gt;</w:t>
      </w:r>
    </w:p>
    <w:p w14:paraId="60E6B533" w14:textId="77777777" w:rsidR="00521135" w:rsidRPr="00EA77BC" w:rsidRDefault="00521135" w:rsidP="00EA77BC">
      <w:pPr>
        <w:pStyle w:val="Codeexample"/>
      </w:pPr>
      <w:r w:rsidRPr="00EA77BC">
        <w:t xml:space="preserve">PACKAGE USE: ALL PACKAGES// </w:t>
      </w:r>
      <w:r w:rsidRPr="00EA77BC">
        <w:rPr>
          <w:b/>
        </w:rPr>
        <w:t>&lt;Enter&gt;</w:t>
      </w:r>
    </w:p>
    <w:p w14:paraId="60E6B534" w14:textId="77777777" w:rsidR="00521135" w:rsidRPr="00EA77BC" w:rsidRDefault="00521135" w:rsidP="00EA77BC">
      <w:pPr>
        <w:pStyle w:val="Codeexample"/>
      </w:pPr>
      <w:r w:rsidRPr="00EA77BC">
        <w:t xml:space="preserve">OUTPATIENT EXPANSION:  UNTIL DISSOLVED// </w:t>
      </w:r>
      <w:r w:rsidRPr="00EA77BC">
        <w:rPr>
          <w:b/>
        </w:rPr>
        <w:t>UNDER THE TONGUE UNTIL DISSOLVED</w:t>
      </w:r>
    </w:p>
    <w:p w14:paraId="60E6B535" w14:textId="77777777" w:rsidR="00521135" w:rsidRPr="00EA77BC" w:rsidRDefault="00521135" w:rsidP="00EA77BC">
      <w:pPr>
        <w:pStyle w:val="Codeexample"/>
      </w:pPr>
      <w:r w:rsidRPr="00EA77BC">
        <w:t>OTHER LANGUAGE EXPANSION:</w:t>
      </w:r>
      <w:r w:rsidR="00C0306D" w:rsidRPr="00EA77BC">
        <w:t xml:space="preserve"> </w:t>
      </w:r>
      <w:r w:rsidRPr="00EA77BC">
        <w:rPr>
          <w:b/>
        </w:rPr>
        <w:t>&lt;Enter&gt;</w:t>
      </w:r>
      <w:r w:rsidRPr="00EA77BC">
        <w:t xml:space="preserve"> </w:t>
      </w:r>
    </w:p>
    <w:p w14:paraId="60E6B536" w14:textId="77777777" w:rsidR="00521135" w:rsidRPr="00EA77BC" w:rsidRDefault="00521135" w:rsidP="00EA77BC">
      <w:pPr>
        <w:pStyle w:val="Codeexample"/>
      </w:pPr>
      <w:r w:rsidRPr="00EA77BC">
        <w:t xml:space="preserve">IV FLAG: </w:t>
      </w:r>
      <w:r w:rsidR="00C0306D" w:rsidRPr="00EA77BC">
        <w:rPr>
          <w:b/>
        </w:rPr>
        <w:t>&lt;Enter&gt;</w:t>
      </w:r>
    </w:p>
    <w:p w14:paraId="60E6B537" w14:textId="77777777" w:rsidR="00521135" w:rsidRPr="00EA77BC" w:rsidRDefault="00521135" w:rsidP="00EA77BC">
      <w:pPr>
        <w:pStyle w:val="Codeexample"/>
      </w:pPr>
      <w:r w:rsidRPr="00EA77BC">
        <w:t xml:space="preserve">PROMPT FOR INJ. SITE IN BCMA: </w:t>
      </w:r>
      <w:r w:rsidR="00C0306D" w:rsidRPr="00EA77BC">
        <w:rPr>
          <w:b/>
        </w:rPr>
        <w:t>&lt;Enter&gt;</w:t>
      </w:r>
    </w:p>
    <w:p w14:paraId="60E6B538" w14:textId="77777777" w:rsidR="00521135" w:rsidRPr="00EA77BC" w:rsidRDefault="00521135" w:rsidP="00EA77BC">
      <w:pPr>
        <w:pStyle w:val="Codeexample"/>
      </w:pPr>
      <w:r w:rsidRPr="00EA77BC">
        <w:t xml:space="preserve">DSPLY ON IVP/IVPB TAB IN BCMA?  </w:t>
      </w:r>
      <w:r w:rsidR="00C0306D" w:rsidRPr="00EA77BC">
        <w:rPr>
          <w:b/>
        </w:rPr>
        <w:t>&lt;Enter&gt;</w:t>
      </w:r>
      <w:r w:rsidR="00C0306D" w:rsidRPr="00EA77BC">
        <w:t xml:space="preserve"> </w:t>
      </w:r>
    </w:p>
    <w:p w14:paraId="60E6B539" w14:textId="77777777" w:rsidR="00C0306D" w:rsidRPr="00EA77BC" w:rsidRDefault="00C0306D" w:rsidP="00EA77BC">
      <w:pPr>
        <w:pStyle w:val="Codeexample"/>
      </w:pPr>
    </w:p>
    <w:p w14:paraId="60E6B53A" w14:textId="77777777" w:rsidR="00C0306D" w:rsidRPr="00EA77BC" w:rsidRDefault="00C0306D" w:rsidP="00EA77BC">
      <w:pPr>
        <w:pStyle w:val="Codeexample"/>
      </w:pPr>
      <w:r w:rsidRPr="00EA77BC">
        <w:t>STANDARD MEDICATION ROUTE: &lt;ENTER&gt;</w:t>
      </w:r>
    </w:p>
    <w:p w14:paraId="60E6B53B" w14:textId="77777777" w:rsidR="004609D7" w:rsidRPr="00EA77BC" w:rsidRDefault="004609D7" w:rsidP="00EA77BC"/>
    <w:p w14:paraId="60E6B53C" w14:textId="77777777" w:rsidR="00521135" w:rsidRPr="00EA77BC" w:rsidRDefault="00521135" w:rsidP="00EA77BC">
      <w:r w:rsidRPr="00EA77BC">
        <w:t>If the text to be replaced is more than 29 characters, the “REPLACE” prompt will automatically appear. Replacement text for shorter text entries may be entered after the double slashes. Some files may be set up to refuse deletions, depending on the site’s File Manager setup.</w:t>
      </w:r>
    </w:p>
    <w:p w14:paraId="60E6B53D" w14:textId="77777777" w:rsidR="00521135" w:rsidRPr="00EA77BC" w:rsidRDefault="00521135" w:rsidP="00EA77BC">
      <w:pPr>
        <w:pStyle w:val="Header"/>
        <w:tabs>
          <w:tab w:val="clear" w:pos="4320"/>
          <w:tab w:val="clear" w:pos="8640"/>
        </w:tabs>
      </w:pPr>
    </w:p>
    <w:p w14:paraId="60E6B53E" w14:textId="77777777" w:rsidR="00521135" w:rsidRPr="00EA77BC" w:rsidRDefault="00521135" w:rsidP="00EA77BC">
      <w:pPr>
        <w:pStyle w:val="ExampleHeading"/>
      </w:pPr>
      <w:r w:rsidRPr="00EA77BC">
        <w:t>Example 3: Medication Route File     Deletions Not Allowed</w:t>
      </w:r>
    </w:p>
    <w:p w14:paraId="60E6B53F" w14:textId="77777777" w:rsidR="00521135" w:rsidRPr="00EA77BC" w:rsidRDefault="00521135" w:rsidP="00EA77BC">
      <w:pPr>
        <w:pStyle w:val="Codeexample"/>
      </w:pPr>
      <w:r w:rsidRPr="00EA77BC">
        <w:t xml:space="preserve">Select MEDICATION ROUTES NAME: </w:t>
      </w:r>
      <w:r w:rsidRPr="00EA77BC">
        <w:rPr>
          <w:b/>
          <w:bCs/>
        </w:rPr>
        <w:t xml:space="preserve">NEW INHALATION MED ROUTE EXAMPLE </w:t>
      </w:r>
      <w:r w:rsidRPr="00EA77BC">
        <w:t xml:space="preserve">        NIMRE</w:t>
      </w:r>
    </w:p>
    <w:p w14:paraId="60E6B540" w14:textId="77777777" w:rsidR="00521135" w:rsidRPr="00EA77BC" w:rsidRDefault="00521135" w:rsidP="00EA77BC">
      <w:pPr>
        <w:pStyle w:val="Codeexample"/>
      </w:pPr>
      <w:r w:rsidRPr="00EA77BC">
        <w:t>NAME: NEW INHALATION MED ROUTE EXAMPLE   Replace</w:t>
      </w:r>
      <w:r w:rsidRPr="00EA77BC">
        <w:rPr>
          <w:b/>
          <w:bCs/>
        </w:rPr>
        <w:t xml:space="preserve"> @</w:t>
      </w:r>
    </w:p>
    <w:p w14:paraId="60E6B541" w14:textId="77777777" w:rsidR="00521135" w:rsidRPr="00EA77BC" w:rsidRDefault="00521135" w:rsidP="00EA77BC">
      <w:pPr>
        <w:pStyle w:val="Codeexample"/>
      </w:pPr>
      <w:r w:rsidRPr="00EA77BC">
        <w:t>'DELETE ACCESS' REQUIRED!!??  Required</w:t>
      </w:r>
    </w:p>
    <w:p w14:paraId="60E6B542" w14:textId="77777777" w:rsidR="00521135" w:rsidRPr="00EA77BC" w:rsidRDefault="00521135" w:rsidP="00EA77BC">
      <w:pPr>
        <w:pStyle w:val="Codeexample"/>
      </w:pPr>
      <w:r w:rsidRPr="00EA77BC">
        <w:t xml:space="preserve">NAME: NEW INHALATION MED ROUTE EXAMPLE   Replace ... With </w:t>
      </w:r>
      <w:r w:rsidRPr="00EA77BC">
        <w:rPr>
          <w:b/>
          <w:bCs/>
        </w:rPr>
        <w:t>&lt;Enter&gt;</w:t>
      </w:r>
    </w:p>
    <w:p w14:paraId="60E6B543" w14:textId="77777777" w:rsidR="00521135" w:rsidRPr="00EA77BC" w:rsidRDefault="00521135" w:rsidP="00EA77BC">
      <w:pPr>
        <w:pStyle w:val="Codeexample"/>
      </w:pPr>
      <w:r w:rsidRPr="00EA77BC">
        <w:t xml:space="preserve">  Replace </w:t>
      </w:r>
      <w:r w:rsidRPr="00EA77BC">
        <w:rPr>
          <w:b/>
          <w:bCs/>
          <w:snapToGrid w:val="0"/>
        </w:rPr>
        <w:t>&lt;Enter&gt;</w:t>
      </w:r>
      <w:r w:rsidRPr="00EA77BC">
        <w:t xml:space="preserve"> </w:t>
      </w:r>
    </w:p>
    <w:p w14:paraId="60E6B544" w14:textId="77777777" w:rsidR="00521135" w:rsidRPr="00EA77BC" w:rsidRDefault="00521135" w:rsidP="00EA77BC">
      <w:pPr>
        <w:pStyle w:val="Codeexample"/>
      </w:pPr>
      <w:r w:rsidRPr="00EA77BC">
        <w:t xml:space="preserve">   </w:t>
      </w:r>
    </w:p>
    <w:p w14:paraId="60E6B545" w14:textId="77777777" w:rsidR="00521135" w:rsidRPr="00EA77BC" w:rsidRDefault="00521135" w:rsidP="00EA77BC">
      <w:pPr>
        <w:pStyle w:val="Codeexample"/>
      </w:pPr>
      <w:r w:rsidRPr="00EA77BC">
        <w:t>'DELETE ACCESS' REQUIRED!!??  Required</w:t>
      </w:r>
    </w:p>
    <w:p w14:paraId="60E6B546" w14:textId="77777777" w:rsidR="00521135" w:rsidRPr="00EA77BC" w:rsidRDefault="00521135" w:rsidP="00EA77BC">
      <w:pPr>
        <w:pStyle w:val="Codeexample"/>
      </w:pPr>
      <w:r w:rsidRPr="00EA77BC">
        <w:t xml:space="preserve">NAME: NEW INHALATION MED ROUTE EXAMPLE   Replace </w:t>
      </w:r>
      <w:r w:rsidRPr="00EA77BC">
        <w:rPr>
          <w:b/>
          <w:bCs/>
          <w:snapToGrid w:val="0"/>
        </w:rPr>
        <w:t>&lt;Enter&gt;</w:t>
      </w:r>
    </w:p>
    <w:p w14:paraId="60E6B547" w14:textId="77777777" w:rsidR="00521135" w:rsidRPr="00EA77BC" w:rsidRDefault="00521135" w:rsidP="00EA77BC">
      <w:pPr>
        <w:pStyle w:val="Codeexample"/>
      </w:pPr>
      <w:r w:rsidRPr="00EA77BC">
        <w:t>ABBREVIATION: NIMRE//</w:t>
      </w:r>
      <w:r w:rsidRPr="00EA77BC">
        <w:rPr>
          <w:b/>
          <w:bCs/>
        </w:rPr>
        <w:t xml:space="preserve"> &lt;Enter&gt;</w:t>
      </w:r>
    </w:p>
    <w:p w14:paraId="60E6B548" w14:textId="77777777" w:rsidR="00521135" w:rsidRPr="00EA77BC" w:rsidRDefault="00521135" w:rsidP="00EA77BC">
      <w:pPr>
        <w:pStyle w:val="Codeexample"/>
      </w:pPr>
      <w:r w:rsidRPr="00EA77BC">
        <w:t>PACKAGE USE: NATIONAL DRUG FILE ONLY//</w:t>
      </w:r>
      <w:r w:rsidRPr="00EA77BC">
        <w:rPr>
          <w:b/>
          <w:bCs/>
        </w:rPr>
        <w:t xml:space="preserve"> &lt;Enter&gt;</w:t>
      </w:r>
    </w:p>
    <w:p w14:paraId="60E6B549" w14:textId="77777777" w:rsidR="00521135" w:rsidRPr="00EA77BC" w:rsidRDefault="00521135" w:rsidP="00EA77BC">
      <w:pPr>
        <w:pStyle w:val="Codeexample"/>
        <w:rPr>
          <w:b/>
          <w:bCs/>
        </w:rPr>
      </w:pPr>
      <w:r w:rsidRPr="00EA77BC">
        <w:t>OUTPATIENT EXPANSION: AS NEEDED//</w:t>
      </w:r>
      <w:r w:rsidRPr="00EA77BC">
        <w:rPr>
          <w:b/>
          <w:bCs/>
        </w:rPr>
        <w:t xml:space="preserve"> &lt;Enter&gt;</w:t>
      </w:r>
    </w:p>
    <w:p w14:paraId="60E6B54A" w14:textId="77777777" w:rsidR="00521135" w:rsidRPr="00EA77BC" w:rsidRDefault="00521135" w:rsidP="00EA77BC">
      <w:pPr>
        <w:pStyle w:val="Codeexample"/>
      </w:pPr>
      <w:r w:rsidRPr="00EA77BC">
        <w:rPr>
          <w:snapToGrid w:val="0"/>
        </w:rPr>
        <w:t xml:space="preserve">OTHER LANGUAGE EXPANSION: </w:t>
      </w:r>
      <w:r w:rsidRPr="00EA77BC">
        <w:rPr>
          <w:b/>
          <w:bCs/>
          <w:snapToGrid w:val="0"/>
        </w:rPr>
        <w:t>&lt;Enter&gt;</w:t>
      </w:r>
    </w:p>
    <w:p w14:paraId="60E6B54B" w14:textId="77777777" w:rsidR="00521135" w:rsidRPr="00EA77BC" w:rsidRDefault="00521135" w:rsidP="00EA77BC">
      <w:pPr>
        <w:pStyle w:val="Codeexample"/>
        <w:rPr>
          <w:b/>
          <w:bCs/>
        </w:rPr>
      </w:pPr>
      <w:r w:rsidRPr="00EA77BC">
        <w:t>IV FLAG:</w:t>
      </w:r>
      <w:r w:rsidRPr="00EA77BC">
        <w:rPr>
          <w:b/>
          <w:bCs/>
        </w:rPr>
        <w:t xml:space="preserve"> &lt;Enter&gt;</w:t>
      </w:r>
    </w:p>
    <w:p w14:paraId="60E6B54C" w14:textId="77777777" w:rsidR="00521135" w:rsidRPr="00EA77BC" w:rsidRDefault="00521135" w:rsidP="00EA77BC">
      <w:pPr>
        <w:pStyle w:val="Codeexample"/>
        <w:rPr>
          <w:b/>
          <w:bCs/>
          <w:snapToGrid w:val="0"/>
        </w:rPr>
      </w:pPr>
      <w:r w:rsidRPr="00EA77BC">
        <w:rPr>
          <w:bCs/>
          <w:snapToGrid w:val="0"/>
        </w:rPr>
        <w:t>PROMPT FOR INJ. SITE IN BCMA:</w:t>
      </w:r>
      <w:r w:rsidRPr="00EA77BC">
        <w:rPr>
          <w:b/>
          <w:bCs/>
          <w:snapToGrid w:val="0"/>
        </w:rPr>
        <w:t xml:space="preserve"> &lt;Enter&gt;</w:t>
      </w:r>
    </w:p>
    <w:p w14:paraId="60E6B54D" w14:textId="77777777" w:rsidR="00521135" w:rsidRPr="00EA77BC" w:rsidRDefault="00521135" w:rsidP="00EA77BC">
      <w:pPr>
        <w:pStyle w:val="Codeexample"/>
        <w:rPr>
          <w:bCs/>
          <w:snapToGrid w:val="0"/>
        </w:rPr>
      </w:pPr>
      <w:r w:rsidRPr="00EA77BC">
        <w:rPr>
          <w:bCs/>
          <w:snapToGrid w:val="0"/>
        </w:rPr>
        <w:t xml:space="preserve">DSPLY ON IVP/IVPB TAB IN BCMA?  </w:t>
      </w:r>
      <w:r w:rsidRPr="00EA77BC">
        <w:rPr>
          <w:b/>
          <w:bCs/>
          <w:snapToGrid w:val="0"/>
        </w:rPr>
        <w:t>&lt;Enter&gt;</w:t>
      </w:r>
    </w:p>
    <w:p w14:paraId="60E6B54E" w14:textId="77777777" w:rsidR="00521135" w:rsidRPr="00EA77BC" w:rsidRDefault="00521135" w:rsidP="00EA77BC"/>
    <w:p w14:paraId="60E6B54F" w14:textId="77777777" w:rsidR="00521135" w:rsidRPr="00EA77BC" w:rsidRDefault="00521135" w:rsidP="007260F8">
      <w:pPr>
        <w:pStyle w:val="Heading2"/>
        <w:numPr>
          <w:ilvl w:val="0"/>
          <w:numId w:val="36"/>
        </w:numPr>
        <w:tabs>
          <w:tab w:val="clear" w:pos="1080"/>
          <w:tab w:val="clear" w:pos="1440"/>
        </w:tabs>
        <w:ind w:hanging="720"/>
      </w:pPr>
      <w:bookmarkStart w:id="1326" w:name="_Medication_Route_Mapping"/>
      <w:bookmarkStart w:id="1327" w:name="_Toc219451846"/>
      <w:bookmarkStart w:id="1328" w:name="_Toc523224123"/>
      <w:bookmarkEnd w:id="1326"/>
      <w:r w:rsidRPr="00EA77BC">
        <w:t>Medication Route Mapping Report</w:t>
      </w:r>
      <w:bookmarkEnd w:id="1327"/>
      <w:bookmarkEnd w:id="1328"/>
    </w:p>
    <w:p w14:paraId="60E6B550" w14:textId="77777777" w:rsidR="00521135" w:rsidRPr="00EA77BC" w:rsidRDefault="00521135" w:rsidP="00EB241E">
      <w:pPr>
        <w:pStyle w:val="Heading4"/>
        <w:spacing w:after="0"/>
        <w:ind w:firstLine="720"/>
      </w:pPr>
      <w:r w:rsidRPr="00EA77BC">
        <w:t>[PSS MED ROUTE MAPPING REPORT]</w:t>
      </w:r>
    </w:p>
    <w:p w14:paraId="60E6B551" w14:textId="77777777" w:rsidR="00521135" w:rsidRPr="00EA77BC" w:rsidRDefault="00521135" w:rsidP="00732461">
      <w:pPr>
        <w:keepNext/>
      </w:pPr>
    </w:p>
    <w:p w14:paraId="60E6B552" w14:textId="77777777" w:rsidR="00521135" w:rsidRPr="00EA77BC" w:rsidRDefault="00521135" w:rsidP="00732461">
      <w:pPr>
        <w:pStyle w:val="BodyText4"/>
        <w:keepNext w:val="0"/>
        <w:ind w:left="0"/>
        <w:rPr>
          <w:sz w:val="24"/>
          <w:szCs w:val="24"/>
        </w:rPr>
      </w:pPr>
      <w:r w:rsidRPr="00EA77BC">
        <w:rPr>
          <w:sz w:val="24"/>
          <w:szCs w:val="24"/>
        </w:rPr>
        <w:t>The</w:t>
      </w:r>
      <w:r w:rsidRPr="00EA77BC">
        <w:rPr>
          <w:i/>
          <w:sz w:val="24"/>
          <w:szCs w:val="24"/>
        </w:rPr>
        <w:t xml:space="preserve"> Medication Route Mapping Report</w:t>
      </w:r>
      <w:r w:rsidRPr="00EA77BC">
        <w:rPr>
          <w:sz w:val="24"/>
          <w:szCs w:val="24"/>
        </w:rPr>
        <w:t xml:space="preserve"> </w:t>
      </w:r>
      <w:r w:rsidR="00F32232" w:rsidRPr="00EA77BC">
        <w:fldChar w:fldCharType="begin"/>
      </w:r>
      <w:r w:rsidR="00F32232" w:rsidRPr="00EA77BC">
        <w:instrText xml:space="preserve"> XE "Medication Route Mapping Report" \b</w:instrText>
      </w:r>
      <w:r w:rsidR="00F32232" w:rsidRPr="00EA77BC">
        <w:fldChar w:fldCharType="end"/>
      </w:r>
      <w:r w:rsidR="00F4385B" w:rsidRPr="00EA77BC">
        <w:t xml:space="preserve">[PSS MED ROUTE MAPPING REPORT] </w:t>
      </w:r>
      <w:r w:rsidRPr="00EA77BC">
        <w:rPr>
          <w:sz w:val="24"/>
          <w:szCs w:val="24"/>
        </w:rPr>
        <w:t xml:space="preserve">option displays the mapping between the Local Medication Route, the Standard Medication Route and the FDB Route for Medication Routes marked for </w:t>
      </w:r>
      <w:r w:rsidR="00D75727" w:rsidRPr="00EA77BC">
        <w:rPr>
          <w:sz w:val="24"/>
          <w:szCs w:val="24"/>
        </w:rPr>
        <w:t>‘</w:t>
      </w:r>
      <w:r w:rsidRPr="00EA77BC">
        <w:rPr>
          <w:sz w:val="24"/>
          <w:szCs w:val="24"/>
        </w:rPr>
        <w:t>All Packages</w:t>
      </w:r>
      <w:r w:rsidR="00B40849" w:rsidRPr="00EA77BC">
        <w:rPr>
          <w:sz w:val="24"/>
          <w:szCs w:val="24"/>
        </w:rPr>
        <w:t>.</w:t>
      </w:r>
      <w:r w:rsidR="00D75727" w:rsidRPr="00EA77BC">
        <w:rPr>
          <w:sz w:val="24"/>
          <w:szCs w:val="24"/>
        </w:rPr>
        <w:t>’</w:t>
      </w:r>
    </w:p>
    <w:p w14:paraId="60E6B553" w14:textId="77777777" w:rsidR="00521135" w:rsidRPr="00EA77BC" w:rsidRDefault="00521135" w:rsidP="00732461">
      <w:pPr>
        <w:pStyle w:val="BodyText4"/>
        <w:keepNext w:val="0"/>
        <w:ind w:left="0"/>
        <w:rPr>
          <w:sz w:val="24"/>
          <w:szCs w:val="24"/>
        </w:rPr>
      </w:pPr>
    </w:p>
    <w:p w14:paraId="60E6B554" w14:textId="77777777" w:rsidR="00521135" w:rsidRPr="00EA77BC" w:rsidRDefault="00521135" w:rsidP="000C5921">
      <w:pPr>
        <w:pStyle w:val="BodyText4"/>
        <w:keepNext w:val="0"/>
        <w:ind w:left="0"/>
        <w:rPr>
          <w:sz w:val="24"/>
          <w:szCs w:val="24"/>
        </w:rPr>
      </w:pPr>
      <w:r w:rsidRPr="00EA77BC">
        <w:rPr>
          <w:sz w:val="24"/>
          <w:szCs w:val="24"/>
        </w:rPr>
        <w:t>The report can be li</w:t>
      </w:r>
      <w:r w:rsidR="001548FA" w:rsidRPr="00EA77BC">
        <w:rPr>
          <w:sz w:val="24"/>
          <w:szCs w:val="24"/>
        </w:rPr>
        <w:t>m</w:t>
      </w:r>
      <w:r w:rsidRPr="00EA77BC">
        <w:rPr>
          <w:sz w:val="24"/>
          <w:szCs w:val="24"/>
        </w:rPr>
        <w:t xml:space="preserve">ited to unmapped Local Medication Routes or </w:t>
      </w:r>
      <w:r w:rsidR="00EA29AA" w:rsidRPr="00EA77BC">
        <w:rPr>
          <w:sz w:val="24"/>
          <w:szCs w:val="24"/>
        </w:rPr>
        <w:t xml:space="preserve">can </w:t>
      </w:r>
      <w:r w:rsidRPr="00EA77BC">
        <w:rPr>
          <w:sz w:val="24"/>
          <w:szCs w:val="24"/>
        </w:rPr>
        <w:t>display all Local Medication Routes (that are marked for ‘</w:t>
      </w:r>
      <w:r w:rsidR="00D75727" w:rsidRPr="00EA77BC">
        <w:rPr>
          <w:sz w:val="24"/>
          <w:szCs w:val="24"/>
        </w:rPr>
        <w:t>All Packages</w:t>
      </w:r>
      <w:r w:rsidRPr="00EA77BC">
        <w:rPr>
          <w:sz w:val="24"/>
          <w:szCs w:val="24"/>
        </w:rPr>
        <w:t xml:space="preserve">’). </w:t>
      </w:r>
    </w:p>
    <w:p w14:paraId="60E6B555" w14:textId="77777777" w:rsidR="00EA29AA" w:rsidRPr="00EA77BC" w:rsidRDefault="00EA29AA" w:rsidP="000C5921">
      <w:pPr>
        <w:pStyle w:val="BodyText4"/>
        <w:keepNext w:val="0"/>
        <w:ind w:left="0"/>
        <w:rPr>
          <w:sz w:val="24"/>
          <w:szCs w:val="24"/>
        </w:rPr>
      </w:pPr>
    </w:p>
    <w:p w14:paraId="60E6B556" w14:textId="77777777" w:rsidR="00EA29AA" w:rsidRPr="00EA77BC" w:rsidRDefault="00EA29AA" w:rsidP="000C5921">
      <w:pPr>
        <w:pStyle w:val="BodyText4"/>
        <w:keepNext w:val="0"/>
        <w:ind w:left="0"/>
        <w:rPr>
          <w:sz w:val="24"/>
          <w:szCs w:val="24"/>
        </w:rPr>
      </w:pPr>
      <w:r w:rsidRPr="00EA77BC">
        <w:rPr>
          <w:sz w:val="24"/>
          <w:szCs w:val="24"/>
        </w:rPr>
        <w:t>Totals are displayed at the end of the report for the number of all Local Medication Routes marked for ‘All Packages’ and the number of unmapped Local Medication Routes if the user chooses to display all Local Medication Routes. If only unmapped Local Medication Routes are chosen, the total for the number of unmapped entries will be displayed.</w:t>
      </w:r>
    </w:p>
    <w:p w14:paraId="60E6B557" w14:textId="77777777" w:rsidR="00521135" w:rsidRPr="00EA77BC" w:rsidRDefault="00521135" w:rsidP="000C5921">
      <w:pPr>
        <w:pStyle w:val="BodyText4"/>
        <w:keepNext w:val="0"/>
        <w:tabs>
          <w:tab w:val="num" w:pos="783"/>
        </w:tabs>
        <w:ind w:left="0"/>
        <w:rPr>
          <w:sz w:val="24"/>
          <w:szCs w:val="24"/>
        </w:rPr>
      </w:pPr>
    </w:p>
    <w:p w14:paraId="60E6B558" w14:textId="77777777" w:rsidR="00521135" w:rsidRPr="00EA77BC" w:rsidRDefault="00521135" w:rsidP="000C5921">
      <w:pPr>
        <w:pStyle w:val="BodyText4"/>
        <w:keepNext w:val="0"/>
        <w:tabs>
          <w:tab w:val="num" w:pos="783"/>
        </w:tabs>
        <w:ind w:left="0"/>
        <w:rPr>
          <w:sz w:val="24"/>
          <w:szCs w:val="24"/>
        </w:rPr>
      </w:pPr>
      <w:r w:rsidRPr="00EA77BC">
        <w:rPr>
          <w:sz w:val="24"/>
          <w:szCs w:val="24"/>
        </w:rPr>
        <w:t>The report is formatted for 132 column width</w:t>
      </w:r>
      <w:r w:rsidR="00EA29AA" w:rsidRPr="00EA77BC">
        <w:rPr>
          <w:sz w:val="24"/>
          <w:szCs w:val="24"/>
        </w:rPr>
        <w:t xml:space="preserve"> and can be sent to the screen or printer.</w:t>
      </w:r>
    </w:p>
    <w:p w14:paraId="60E6B559" w14:textId="77777777" w:rsidR="00BE6558" w:rsidRPr="00EA77BC" w:rsidRDefault="00BE6558" w:rsidP="001B3F39"/>
    <w:p w14:paraId="60E6B55A" w14:textId="77777777" w:rsidR="00521135" w:rsidRPr="00EA77BC" w:rsidRDefault="005A5E73" w:rsidP="001B3F39">
      <w:pPr>
        <w:pStyle w:val="ExampleHeading"/>
      </w:pPr>
      <w:r w:rsidRPr="00EA77BC">
        <w:t xml:space="preserve">Example 1: </w:t>
      </w:r>
      <w:r w:rsidR="00521135" w:rsidRPr="00EA77BC">
        <w:t>User selects all Local Medication Routes</w:t>
      </w:r>
    </w:p>
    <w:p w14:paraId="60E6B55B" w14:textId="77777777" w:rsidR="00521135" w:rsidRPr="00EA77BC" w:rsidRDefault="00521135" w:rsidP="001B3F39">
      <w:pPr>
        <w:pStyle w:val="Codeexample"/>
      </w:pPr>
      <w:bookmarkStart w:id="1329" w:name="Page_88"/>
      <w:bookmarkEnd w:id="1329"/>
      <w:r w:rsidRPr="00EA77BC">
        <w:t>Medication Route Mapping Report</w:t>
      </w:r>
    </w:p>
    <w:p w14:paraId="60E6B55C" w14:textId="77777777" w:rsidR="00521135" w:rsidRPr="00EA77BC" w:rsidRDefault="00521135" w:rsidP="001B3F39">
      <w:pPr>
        <w:pStyle w:val="Codeexample"/>
      </w:pPr>
    </w:p>
    <w:p w14:paraId="60E6B55D" w14:textId="77777777" w:rsidR="00521135" w:rsidRPr="00EA77BC" w:rsidRDefault="00521135" w:rsidP="001B3F39">
      <w:pPr>
        <w:pStyle w:val="Codeexample"/>
      </w:pPr>
      <w:r w:rsidRPr="00EA77BC">
        <w:t>This report will print Medication Route mapping information for Medication</w:t>
      </w:r>
    </w:p>
    <w:p w14:paraId="60E6B55E" w14:textId="77777777" w:rsidR="00521135" w:rsidRPr="00EA77BC" w:rsidRDefault="00521135" w:rsidP="001B3F39">
      <w:pPr>
        <w:pStyle w:val="Codeexample"/>
      </w:pPr>
      <w:r w:rsidRPr="00EA77BC">
        <w:t>Routes marked for All Packages in the PACKAGE USE (#3) Field of the MEDICATION</w:t>
      </w:r>
    </w:p>
    <w:p w14:paraId="60E6B55F" w14:textId="77777777" w:rsidR="00521135" w:rsidRPr="00EA77BC" w:rsidRDefault="00521135" w:rsidP="001B3F39">
      <w:pPr>
        <w:pStyle w:val="Codeexample"/>
      </w:pPr>
      <w:r w:rsidRPr="00EA77BC">
        <w:t>ROUTES (#51.2) File.</w:t>
      </w:r>
    </w:p>
    <w:p w14:paraId="60E6B560" w14:textId="77777777" w:rsidR="00521135" w:rsidRPr="00EA77BC" w:rsidRDefault="00521135" w:rsidP="001B3F39">
      <w:pPr>
        <w:pStyle w:val="Codeexample"/>
      </w:pPr>
    </w:p>
    <w:p w14:paraId="60E6B561" w14:textId="77777777" w:rsidR="00521135" w:rsidRPr="00EA77BC" w:rsidRDefault="00521135" w:rsidP="001B3F39">
      <w:pPr>
        <w:pStyle w:val="Codeexample"/>
      </w:pPr>
    </w:p>
    <w:p w14:paraId="60E6B562" w14:textId="77777777" w:rsidR="00521135" w:rsidRPr="00EA77BC" w:rsidRDefault="00521135" w:rsidP="001B3F39">
      <w:pPr>
        <w:pStyle w:val="Codeexample"/>
      </w:pPr>
      <w:r w:rsidRPr="00EA77BC">
        <w:t xml:space="preserve">     Select one of the following:</w:t>
      </w:r>
    </w:p>
    <w:p w14:paraId="60E6B563" w14:textId="77777777" w:rsidR="00521135" w:rsidRPr="00EA77BC" w:rsidRDefault="00521135" w:rsidP="001B3F39">
      <w:pPr>
        <w:pStyle w:val="Codeexample"/>
      </w:pPr>
    </w:p>
    <w:p w14:paraId="60E6B564" w14:textId="77777777" w:rsidR="00521135" w:rsidRPr="00EA77BC" w:rsidRDefault="00521135" w:rsidP="001B3F39">
      <w:pPr>
        <w:pStyle w:val="Codeexample"/>
      </w:pPr>
      <w:r w:rsidRPr="00EA77BC">
        <w:t xml:space="preserve">          A         ALL MEDICATION ROUTES</w:t>
      </w:r>
    </w:p>
    <w:p w14:paraId="60E6B565" w14:textId="77777777" w:rsidR="00521135" w:rsidRPr="00EA77BC" w:rsidRDefault="00521135" w:rsidP="001B3F39">
      <w:pPr>
        <w:pStyle w:val="Codeexample"/>
      </w:pPr>
      <w:r w:rsidRPr="00EA77BC">
        <w:t xml:space="preserve">          O         ONLY UNMAPPED MEDICATION ROUTES</w:t>
      </w:r>
    </w:p>
    <w:p w14:paraId="60E6B566" w14:textId="77777777" w:rsidR="00521135" w:rsidRPr="00EA77BC" w:rsidRDefault="00521135" w:rsidP="001B3F39">
      <w:pPr>
        <w:pStyle w:val="Codeexample"/>
      </w:pPr>
    </w:p>
    <w:p w14:paraId="60E6B567" w14:textId="77777777" w:rsidR="00521135" w:rsidRPr="00EA77BC" w:rsidRDefault="00521135" w:rsidP="001B3F39">
      <w:pPr>
        <w:pStyle w:val="Codeexample"/>
      </w:pPr>
      <w:r w:rsidRPr="00EA77BC">
        <w:t xml:space="preserve">Enter 'A' for All Routes, 'O' for Only Unmapped Routes: O// </w:t>
      </w:r>
      <w:r w:rsidRPr="00EA77BC">
        <w:rPr>
          <w:b/>
        </w:rPr>
        <w:t>ALL</w:t>
      </w:r>
      <w:r w:rsidRPr="00EA77BC">
        <w:t xml:space="preserve"> MEDICATION ROUTES</w:t>
      </w:r>
    </w:p>
    <w:p w14:paraId="60E6B568" w14:textId="77777777" w:rsidR="00521135" w:rsidRPr="00EA77BC" w:rsidRDefault="00521135" w:rsidP="00CD4C83">
      <w:pPr>
        <w:pStyle w:val="Codeexample"/>
      </w:pPr>
    </w:p>
    <w:p w14:paraId="60E6B569" w14:textId="77777777" w:rsidR="00521135" w:rsidRPr="00EA77BC" w:rsidRDefault="00521135" w:rsidP="00BA5F06">
      <w:pPr>
        <w:pStyle w:val="Codeexample"/>
      </w:pPr>
      <w:r w:rsidRPr="00EA77BC">
        <w:t xml:space="preserve">   This report is designed for 132 column format!</w:t>
      </w:r>
    </w:p>
    <w:p w14:paraId="60E6B56A" w14:textId="77777777" w:rsidR="00521135" w:rsidRPr="00EA77BC" w:rsidRDefault="00521135" w:rsidP="00BA5F06">
      <w:pPr>
        <w:pStyle w:val="Codeexample"/>
      </w:pPr>
    </w:p>
    <w:p w14:paraId="60E6B56B" w14:textId="77777777" w:rsidR="00521135" w:rsidRPr="00EA77BC" w:rsidRDefault="00521135" w:rsidP="00BA5F06">
      <w:pPr>
        <w:pStyle w:val="Codeexample"/>
      </w:pPr>
      <w:r w:rsidRPr="00EA77BC">
        <w:t>DEVICE: HOME// &lt;</w:t>
      </w:r>
      <w:r w:rsidRPr="00EA77BC">
        <w:rPr>
          <w:b/>
        </w:rPr>
        <w:t>ENTER</w:t>
      </w:r>
      <w:r w:rsidRPr="00EA77BC">
        <w:t>&gt;</w:t>
      </w:r>
    </w:p>
    <w:p w14:paraId="60E6B56C" w14:textId="77777777" w:rsidR="00521135" w:rsidRPr="00EA77BC" w:rsidRDefault="00521135" w:rsidP="0012128D">
      <w:pPr>
        <w:pStyle w:val="Codeexample"/>
      </w:pPr>
    </w:p>
    <w:p w14:paraId="60E6B56D" w14:textId="77777777" w:rsidR="00521135" w:rsidRPr="00EA77BC" w:rsidRDefault="00521135" w:rsidP="0012128D">
      <w:pPr>
        <w:pStyle w:val="Codeexample"/>
      </w:pPr>
      <w:r w:rsidRPr="00EA77BC">
        <w:t>MEDICATION ROUTES MAPPING REPORT                                          Page: 1</w:t>
      </w:r>
    </w:p>
    <w:p w14:paraId="60E6B56E" w14:textId="77777777" w:rsidR="00521135" w:rsidRPr="00EA77BC" w:rsidRDefault="00521135" w:rsidP="0005137D">
      <w:pPr>
        <w:pStyle w:val="Codeexample"/>
      </w:pPr>
    </w:p>
    <w:p w14:paraId="60E6B56F" w14:textId="77777777" w:rsidR="00521135" w:rsidRPr="00EA77BC" w:rsidRDefault="00521135" w:rsidP="0005137D">
      <w:pPr>
        <w:pStyle w:val="Codeexample"/>
      </w:pPr>
      <w:r w:rsidRPr="00EA77BC">
        <w:t>MEDICATION ROUTES (File 51.2)       STANDARD ROUTE       FDB ROUTE</w:t>
      </w:r>
    </w:p>
    <w:p w14:paraId="60E6B570" w14:textId="77777777" w:rsidR="00521135" w:rsidRPr="00EA77BC" w:rsidRDefault="00521135" w:rsidP="00EB241E">
      <w:pPr>
        <w:pStyle w:val="Codeexample"/>
      </w:pPr>
      <w:r w:rsidRPr="00EA77BC">
        <w:t xml:space="preserve">    OUTPATIENT EXPANSION</w:t>
      </w:r>
    </w:p>
    <w:p w14:paraId="60E6B571" w14:textId="77777777" w:rsidR="00521135" w:rsidRPr="00EA77BC" w:rsidRDefault="00521135" w:rsidP="005C4F1E">
      <w:pPr>
        <w:pStyle w:val="Codeexample"/>
      </w:pPr>
      <w:r w:rsidRPr="00EA77BC">
        <w:t>--------------------------------------------------------------------------------------</w:t>
      </w:r>
    </w:p>
    <w:p w14:paraId="60E6B572" w14:textId="77777777" w:rsidR="00521135" w:rsidRPr="00EA77BC" w:rsidRDefault="00521135" w:rsidP="000128D8">
      <w:pPr>
        <w:pStyle w:val="Codeexample"/>
      </w:pPr>
      <w:r w:rsidRPr="00EA77BC">
        <w:t>BY MOUTH                            ORAL                 ORAL</w:t>
      </w:r>
    </w:p>
    <w:p w14:paraId="60E6B573" w14:textId="77777777" w:rsidR="00521135" w:rsidRPr="00EA77BC" w:rsidRDefault="00521135" w:rsidP="000128D8">
      <w:pPr>
        <w:pStyle w:val="Codeexample"/>
      </w:pPr>
    </w:p>
    <w:p w14:paraId="60E6B574" w14:textId="77777777" w:rsidR="00521135" w:rsidRPr="00EA77BC" w:rsidRDefault="00521135" w:rsidP="00EA77BC">
      <w:pPr>
        <w:pStyle w:val="Codeexample"/>
      </w:pPr>
      <w:r w:rsidRPr="00EA77BC">
        <w:t>DENTAL                              DENTAL               DENTAL</w:t>
      </w:r>
    </w:p>
    <w:p w14:paraId="60E6B575" w14:textId="77777777" w:rsidR="00521135" w:rsidRPr="00EA77BC" w:rsidRDefault="00521135" w:rsidP="00EA77BC">
      <w:pPr>
        <w:pStyle w:val="Codeexample"/>
      </w:pPr>
    </w:p>
    <w:p w14:paraId="60E6B576" w14:textId="77777777" w:rsidR="00521135" w:rsidRPr="00EA77BC" w:rsidRDefault="00521135" w:rsidP="00EA77BC">
      <w:pPr>
        <w:pStyle w:val="Codeexample"/>
      </w:pPr>
      <w:r w:rsidRPr="00EA77BC">
        <w:t>EPIDURAL                            EPIDURAL             EPIDURAL</w:t>
      </w:r>
    </w:p>
    <w:p w14:paraId="60E6B577" w14:textId="77777777" w:rsidR="00521135" w:rsidRPr="00EA77BC" w:rsidRDefault="00521135" w:rsidP="00EA77BC">
      <w:pPr>
        <w:pStyle w:val="Codeexample"/>
      </w:pPr>
    </w:p>
    <w:p w14:paraId="60E6B578" w14:textId="77777777" w:rsidR="00521135" w:rsidRPr="00EA77BC" w:rsidRDefault="00521135" w:rsidP="00EA77BC">
      <w:pPr>
        <w:pStyle w:val="Codeexample"/>
      </w:pPr>
      <w:r w:rsidRPr="00EA77BC">
        <w:t>INTRA-URETHRAL                      URETHRAL             INTRA-URETHRAL</w:t>
      </w:r>
    </w:p>
    <w:p w14:paraId="60E6B579" w14:textId="77777777" w:rsidR="00521135" w:rsidRPr="00EA77BC" w:rsidRDefault="00521135" w:rsidP="00EA77BC">
      <w:pPr>
        <w:pStyle w:val="Codeexample"/>
      </w:pPr>
    </w:p>
    <w:p w14:paraId="60E6B57A" w14:textId="77777777" w:rsidR="00521135" w:rsidRPr="00EA77BC" w:rsidRDefault="00521135" w:rsidP="00EA77BC">
      <w:pPr>
        <w:pStyle w:val="Codeexample"/>
      </w:pPr>
      <w:r w:rsidRPr="00EA77BC">
        <w:t xml:space="preserve">ORAL                                               </w:t>
      </w:r>
    </w:p>
    <w:p w14:paraId="60E6B57B" w14:textId="77777777" w:rsidR="00521135" w:rsidRPr="00EA77BC" w:rsidRDefault="00521135" w:rsidP="00EA77BC">
      <w:pPr>
        <w:pStyle w:val="Codeexample"/>
      </w:pPr>
      <w:r w:rsidRPr="00EA77BC">
        <w:t xml:space="preserve">    BY MOUTH</w:t>
      </w:r>
    </w:p>
    <w:p w14:paraId="60E6B57C" w14:textId="77777777" w:rsidR="00521135" w:rsidRPr="00EA77BC" w:rsidRDefault="00521135" w:rsidP="00EA77BC">
      <w:pPr>
        <w:pStyle w:val="Codeexample"/>
      </w:pPr>
    </w:p>
    <w:p w14:paraId="60E6B57D" w14:textId="77777777" w:rsidR="00521135" w:rsidRPr="00EA77BC" w:rsidRDefault="00521135" w:rsidP="00EA77BC">
      <w:pPr>
        <w:pStyle w:val="Codeexample"/>
      </w:pPr>
    </w:p>
    <w:p w14:paraId="60E6B57E" w14:textId="77777777" w:rsidR="00521135" w:rsidRPr="00EA77BC" w:rsidRDefault="00521135" w:rsidP="00EA77BC">
      <w:pPr>
        <w:pStyle w:val="Codeexample"/>
      </w:pPr>
      <w:r w:rsidRPr="00EA77BC">
        <w:t>MEDICATION ROUTES MAPPING REPORT                       Page: 2</w:t>
      </w:r>
    </w:p>
    <w:p w14:paraId="60E6B57F" w14:textId="77777777" w:rsidR="00521135" w:rsidRPr="00EA77BC" w:rsidRDefault="00521135" w:rsidP="00EA77BC">
      <w:pPr>
        <w:pStyle w:val="Codeexample"/>
      </w:pPr>
    </w:p>
    <w:p w14:paraId="60E6B580" w14:textId="77777777" w:rsidR="00521135" w:rsidRPr="00EA77BC" w:rsidRDefault="00521135" w:rsidP="00EA77BC">
      <w:pPr>
        <w:pStyle w:val="Codeexample"/>
      </w:pPr>
      <w:r w:rsidRPr="00EA77BC">
        <w:t>MEDICATION ROUTES (File 51.2)      STANDARD ROUTE     FDB ROUTE</w:t>
      </w:r>
    </w:p>
    <w:p w14:paraId="60E6B581" w14:textId="77777777" w:rsidR="00521135" w:rsidRPr="00EA77BC" w:rsidRDefault="00521135" w:rsidP="00EA77BC">
      <w:pPr>
        <w:pStyle w:val="Codeexample"/>
      </w:pPr>
      <w:r w:rsidRPr="00EA77BC">
        <w:t xml:space="preserve">    OUTPATIENT EXPANSION</w:t>
      </w:r>
    </w:p>
    <w:p w14:paraId="60E6B582" w14:textId="77777777" w:rsidR="00521135" w:rsidRPr="00EA77BC" w:rsidRDefault="00521135" w:rsidP="00EA77BC">
      <w:pPr>
        <w:pStyle w:val="Codeexample"/>
      </w:pPr>
      <w:r w:rsidRPr="00EA77BC">
        <w:t>--------------------------------------------------------------------------------------</w:t>
      </w:r>
    </w:p>
    <w:p w14:paraId="60E6B583" w14:textId="77777777" w:rsidR="00521135" w:rsidRPr="00EA77BC" w:rsidRDefault="00521135" w:rsidP="00EA77BC">
      <w:pPr>
        <w:pStyle w:val="Codeexample"/>
      </w:pPr>
    </w:p>
    <w:p w14:paraId="60E6B584" w14:textId="77777777" w:rsidR="00521135" w:rsidRPr="00EA77BC" w:rsidRDefault="00521135" w:rsidP="00EA77BC">
      <w:pPr>
        <w:pStyle w:val="Codeexample"/>
      </w:pPr>
      <w:r w:rsidRPr="00EA77BC">
        <w:t>TOTAL LOCAL MEDICATION ROUTES = 5</w:t>
      </w:r>
    </w:p>
    <w:p w14:paraId="60E6B585" w14:textId="77777777" w:rsidR="00521135" w:rsidRPr="00EA77BC" w:rsidRDefault="00521135" w:rsidP="00EA77BC">
      <w:pPr>
        <w:pStyle w:val="Codeexample"/>
      </w:pPr>
      <w:r w:rsidRPr="00EA77BC">
        <w:t>TOTAL UNMAPPED LOCAL MEDICATION ROUTES = 1</w:t>
      </w:r>
    </w:p>
    <w:p w14:paraId="60E6B586" w14:textId="77777777" w:rsidR="00521135" w:rsidRPr="00EA77BC" w:rsidRDefault="00521135" w:rsidP="00EA77BC">
      <w:pPr>
        <w:pStyle w:val="Codeexample"/>
      </w:pPr>
    </w:p>
    <w:p w14:paraId="60E6B587" w14:textId="77777777" w:rsidR="00521135" w:rsidRPr="00EA77BC" w:rsidRDefault="00521135" w:rsidP="00EA77BC">
      <w:pPr>
        <w:pStyle w:val="Codeexample"/>
      </w:pPr>
      <w:r w:rsidRPr="00EA77BC">
        <w:t>End of Report.</w:t>
      </w:r>
    </w:p>
    <w:p w14:paraId="60E6B588" w14:textId="77777777" w:rsidR="00302E04" w:rsidRPr="00EA77BC" w:rsidRDefault="00302E04" w:rsidP="00EA77BC">
      <w:pPr>
        <w:pStyle w:val="BodyText3"/>
      </w:pPr>
    </w:p>
    <w:p w14:paraId="60E6B589" w14:textId="77777777" w:rsidR="00521135" w:rsidRPr="00EA77BC" w:rsidRDefault="005A5E73" w:rsidP="00EA77BC">
      <w:pPr>
        <w:pStyle w:val="ExampleHeading"/>
      </w:pPr>
      <w:r w:rsidRPr="00EA77BC">
        <w:t xml:space="preserve">Example 2: </w:t>
      </w:r>
      <w:r w:rsidR="00521135" w:rsidRPr="00EA77BC">
        <w:t>User selects only unmapped Local Medication Routes</w:t>
      </w:r>
    </w:p>
    <w:p w14:paraId="60E6B58A" w14:textId="77777777" w:rsidR="00521135" w:rsidRPr="00EA77BC" w:rsidRDefault="00521135" w:rsidP="00EA77BC">
      <w:pPr>
        <w:pStyle w:val="Codeexample"/>
      </w:pPr>
      <w:r w:rsidRPr="00EA77BC">
        <w:t>Medication Route Mapping Report</w:t>
      </w:r>
    </w:p>
    <w:p w14:paraId="60E6B58B" w14:textId="77777777" w:rsidR="00521135" w:rsidRPr="00EA77BC" w:rsidRDefault="00521135" w:rsidP="00EA77BC">
      <w:pPr>
        <w:pStyle w:val="Codeexample"/>
      </w:pPr>
    </w:p>
    <w:p w14:paraId="60E6B58C" w14:textId="77777777" w:rsidR="00521135" w:rsidRPr="00EA77BC" w:rsidRDefault="00521135" w:rsidP="00EA77BC">
      <w:pPr>
        <w:pStyle w:val="Codeexample"/>
      </w:pPr>
    </w:p>
    <w:p w14:paraId="60E6B58D" w14:textId="77777777" w:rsidR="00521135" w:rsidRPr="00EA77BC" w:rsidRDefault="00521135" w:rsidP="00EA77BC">
      <w:pPr>
        <w:pStyle w:val="Codeexample"/>
      </w:pPr>
      <w:r w:rsidRPr="00EA77BC">
        <w:t>This report will print Medication Route mapping information for Medication</w:t>
      </w:r>
    </w:p>
    <w:p w14:paraId="60E6B58E" w14:textId="77777777" w:rsidR="00521135" w:rsidRPr="00EA77BC" w:rsidRDefault="00521135" w:rsidP="00EA77BC">
      <w:pPr>
        <w:pStyle w:val="Codeexample"/>
      </w:pPr>
      <w:r w:rsidRPr="00EA77BC">
        <w:t>Routes marked for All Packages in the PACKAGE USE (#3) Field of the MEDICATION</w:t>
      </w:r>
    </w:p>
    <w:p w14:paraId="60E6B58F" w14:textId="77777777" w:rsidR="00521135" w:rsidRPr="00EA77BC" w:rsidRDefault="00521135" w:rsidP="00EA77BC">
      <w:pPr>
        <w:pStyle w:val="Codeexample"/>
      </w:pPr>
      <w:r w:rsidRPr="00EA77BC">
        <w:t>ROUTES (#51.2) File.</w:t>
      </w:r>
    </w:p>
    <w:p w14:paraId="60E6B590" w14:textId="77777777" w:rsidR="00521135" w:rsidRPr="00EA77BC" w:rsidRDefault="00521135" w:rsidP="00EA77BC">
      <w:pPr>
        <w:pStyle w:val="Codeexample"/>
      </w:pPr>
    </w:p>
    <w:p w14:paraId="60E6B591" w14:textId="77777777" w:rsidR="00521135" w:rsidRPr="00EA77BC" w:rsidRDefault="00521135" w:rsidP="00EA77BC">
      <w:pPr>
        <w:pStyle w:val="Codeexample"/>
      </w:pPr>
    </w:p>
    <w:p w14:paraId="60E6B592" w14:textId="77777777" w:rsidR="00521135" w:rsidRPr="00EA77BC" w:rsidRDefault="00521135" w:rsidP="00EA77BC">
      <w:pPr>
        <w:pStyle w:val="Codeexample"/>
      </w:pPr>
      <w:r w:rsidRPr="00EA77BC">
        <w:t xml:space="preserve">     Select one of the following:</w:t>
      </w:r>
    </w:p>
    <w:p w14:paraId="60E6B593" w14:textId="77777777" w:rsidR="00521135" w:rsidRPr="00EA77BC" w:rsidRDefault="00521135" w:rsidP="00EA77BC">
      <w:pPr>
        <w:pStyle w:val="Codeexample"/>
      </w:pPr>
    </w:p>
    <w:p w14:paraId="60E6B594" w14:textId="77777777" w:rsidR="00521135" w:rsidRPr="00EA77BC" w:rsidRDefault="00521135" w:rsidP="00EA77BC">
      <w:pPr>
        <w:pStyle w:val="Codeexample"/>
      </w:pPr>
      <w:r w:rsidRPr="00EA77BC">
        <w:t xml:space="preserve">          A         ALL MEDICATION ROUTES</w:t>
      </w:r>
    </w:p>
    <w:p w14:paraId="60E6B595" w14:textId="77777777" w:rsidR="00521135" w:rsidRPr="00EA77BC" w:rsidRDefault="00521135" w:rsidP="00EA77BC">
      <w:pPr>
        <w:pStyle w:val="Codeexample"/>
      </w:pPr>
      <w:r w:rsidRPr="00EA77BC">
        <w:t xml:space="preserve">          O         ONLY UNMAPPED MEDICATION ROUTES</w:t>
      </w:r>
    </w:p>
    <w:p w14:paraId="60E6B596" w14:textId="77777777" w:rsidR="00521135" w:rsidRPr="00EA77BC" w:rsidRDefault="00521135" w:rsidP="00EA77BC">
      <w:pPr>
        <w:pStyle w:val="Codeexample"/>
      </w:pPr>
    </w:p>
    <w:p w14:paraId="60E6B597" w14:textId="77777777" w:rsidR="00521135" w:rsidRPr="00EA77BC" w:rsidRDefault="00521135" w:rsidP="00EA77BC">
      <w:pPr>
        <w:pStyle w:val="Codeexample"/>
      </w:pPr>
      <w:r w:rsidRPr="00EA77BC">
        <w:t>Enter 'A' for All Routes, 'O' for Only Unmapped Routes: O// &lt;</w:t>
      </w:r>
      <w:r w:rsidRPr="00EA77BC">
        <w:rPr>
          <w:b/>
        </w:rPr>
        <w:t>ENTER</w:t>
      </w:r>
      <w:r w:rsidRPr="00EA77BC">
        <w:t>&gt; NLY UNMAPPED MEDICATION ROUTES</w:t>
      </w:r>
    </w:p>
    <w:p w14:paraId="60E6B598" w14:textId="77777777" w:rsidR="00521135" w:rsidRPr="00EA77BC" w:rsidRDefault="00521135" w:rsidP="00EA77BC">
      <w:pPr>
        <w:pStyle w:val="Codeexample"/>
      </w:pPr>
    </w:p>
    <w:p w14:paraId="60E6B599" w14:textId="77777777" w:rsidR="00521135" w:rsidRPr="00EA77BC" w:rsidRDefault="00521135" w:rsidP="00EA77BC">
      <w:pPr>
        <w:pStyle w:val="Codeexample"/>
      </w:pPr>
      <w:r w:rsidRPr="00EA77BC">
        <w:t xml:space="preserve">   This report is designed for 132 column format!</w:t>
      </w:r>
    </w:p>
    <w:p w14:paraId="60E6B59A" w14:textId="77777777" w:rsidR="00521135" w:rsidRPr="00EA77BC" w:rsidRDefault="00521135" w:rsidP="00EA77BC">
      <w:pPr>
        <w:pStyle w:val="Codeexample"/>
      </w:pPr>
    </w:p>
    <w:p w14:paraId="60E6B59B" w14:textId="77777777" w:rsidR="00521135" w:rsidRPr="00EA77BC" w:rsidRDefault="00521135" w:rsidP="00EA77BC">
      <w:pPr>
        <w:pStyle w:val="Codeexample"/>
      </w:pPr>
      <w:r w:rsidRPr="00EA77BC">
        <w:t>DEVICE: HOME// &lt;</w:t>
      </w:r>
      <w:r w:rsidRPr="00EA77BC">
        <w:rPr>
          <w:b/>
        </w:rPr>
        <w:t>ENTER</w:t>
      </w:r>
      <w:r w:rsidRPr="00EA77BC">
        <w:t>&gt;</w:t>
      </w:r>
    </w:p>
    <w:p w14:paraId="60E6B59C" w14:textId="77777777" w:rsidR="00521135" w:rsidRPr="00EA77BC" w:rsidRDefault="00521135" w:rsidP="00EA77BC">
      <w:pPr>
        <w:pStyle w:val="Codeexample"/>
      </w:pPr>
    </w:p>
    <w:p w14:paraId="60E6B59D" w14:textId="77777777" w:rsidR="00521135" w:rsidRPr="00EA77BC" w:rsidRDefault="00521135" w:rsidP="00EA77BC">
      <w:pPr>
        <w:pStyle w:val="Codeexample"/>
      </w:pPr>
    </w:p>
    <w:p w14:paraId="60E6B59E" w14:textId="77777777" w:rsidR="00521135" w:rsidRPr="00EA77BC" w:rsidRDefault="00521135" w:rsidP="00EA77BC">
      <w:pPr>
        <w:pStyle w:val="Codeexample"/>
      </w:pPr>
      <w:r w:rsidRPr="00EA77BC">
        <w:t>MEDICATION ROUTES</w:t>
      </w:r>
    </w:p>
    <w:p w14:paraId="60E6B59F" w14:textId="77777777" w:rsidR="00521135" w:rsidRPr="00EA77BC" w:rsidRDefault="00521135" w:rsidP="00EA77BC">
      <w:pPr>
        <w:pStyle w:val="Codeexample"/>
      </w:pPr>
      <w:r w:rsidRPr="00EA77BC">
        <w:t xml:space="preserve"> MAPPING EXCEPTION REPORT                                Page: 1</w:t>
      </w:r>
    </w:p>
    <w:p w14:paraId="60E6B5A0" w14:textId="77777777" w:rsidR="00521135" w:rsidRPr="00EA77BC" w:rsidRDefault="00521135" w:rsidP="00EA77BC">
      <w:pPr>
        <w:pStyle w:val="Codeexample"/>
      </w:pPr>
    </w:p>
    <w:p w14:paraId="60E6B5A1" w14:textId="77777777" w:rsidR="00521135" w:rsidRPr="00EA77BC" w:rsidRDefault="00521135" w:rsidP="00EA77BC">
      <w:pPr>
        <w:pStyle w:val="Codeexample"/>
      </w:pPr>
      <w:r w:rsidRPr="00EA77BC">
        <w:t>MEDICATION ROUTES (File 51.2)</w:t>
      </w:r>
    </w:p>
    <w:p w14:paraId="60E6B5A2" w14:textId="77777777" w:rsidR="00521135" w:rsidRPr="00EA77BC" w:rsidRDefault="00521135" w:rsidP="00EA77BC">
      <w:pPr>
        <w:pStyle w:val="Codeexample"/>
      </w:pPr>
      <w:r w:rsidRPr="00EA77BC">
        <w:t xml:space="preserve">    OUTPATIENT EXPANSION</w:t>
      </w:r>
    </w:p>
    <w:p w14:paraId="60E6B5A3" w14:textId="77777777" w:rsidR="00521135" w:rsidRPr="00EA77BC" w:rsidRDefault="00521135" w:rsidP="00EA77BC">
      <w:pPr>
        <w:pStyle w:val="Codeexample"/>
      </w:pPr>
      <w:r w:rsidRPr="00EA77BC">
        <w:t>--------------------------------------------------------------------------------------</w:t>
      </w:r>
    </w:p>
    <w:p w14:paraId="60E6B5A4" w14:textId="77777777" w:rsidR="00521135" w:rsidRPr="00EA77BC" w:rsidRDefault="00521135" w:rsidP="00EA77BC">
      <w:pPr>
        <w:pStyle w:val="Codeexample"/>
      </w:pPr>
      <w:r w:rsidRPr="00EA77BC">
        <w:t>BOTH EYES</w:t>
      </w:r>
    </w:p>
    <w:p w14:paraId="60E6B5A5" w14:textId="77777777" w:rsidR="00521135" w:rsidRPr="00EA77BC" w:rsidRDefault="00521135" w:rsidP="00EA77BC">
      <w:pPr>
        <w:pStyle w:val="Codeexample"/>
      </w:pPr>
      <w:r w:rsidRPr="00EA77BC">
        <w:t xml:space="preserve">    THIS IS A TEST</w:t>
      </w:r>
    </w:p>
    <w:p w14:paraId="60E6B5A6" w14:textId="77777777" w:rsidR="00521135" w:rsidRPr="00EA77BC" w:rsidRDefault="00521135" w:rsidP="00EA77BC">
      <w:pPr>
        <w:pStyle w:val="Codeexample"/>
      </w:pPr>
    </w:p>
    <w:p w14:paraId="60E6B5A7" w14:textId="77777777" w:rsidR="00521135" w:rsidRPr="00EA77BC" w:rsidRDefault="00521135" w:rsidP="00EA77BC">
      <w:pPr>
        <w:pStyle w:val="Codeexample"/>
      </w:pPr>
      <w:r w:rsidRPr="00EA77BC">
        <w:t>G TUBE</w:t>
      </w:r>
    </w:p>
    <w:p w14:paraId="60E6B5A8" w14:textId="77777777" w:rsidR="00521135" w:rsidRPr="00EA77BC" w:rsidRDefault="00521135" w:rsidP="00EA77BC">
      <w:pPr>
        <w:pStyle w:val="Codeexample"/>
      </w:pPr>
    </w:p>
    <w:p w14:paraId="60E6B5A9" w14:textId="77777777" w:rsidR="00521135" w:rsidRPr="00EA77BC" w:rsidRDefault="00521135" w:rsidP="00EA77BC">
      <w:pPr>
        <w:pStyle w:val="Codeexample"/>
      </w:pPr>
      <w:r w:rsidRPr="00EA77BC">
        <w:t>ORAL (BY MOUTH)</w:t>
      </w:r>
    </w:p>
    <w:p w14:paraId="60E6B5AA" w14:textId="77777777" w:rsidR="00521135" w:rsidRPr="00EA77BC" w:rsidRDefault="00521135" w:rsidP="00EA77BC">
      <w:pPr>
        <w:pStyle w:val="Codeexample"/>
      </w:pPr>
      <w:r w:rsidRPr="00EA77BC">
        <w:t xml:space="preserve">    BY MOUTH</w:t>
      </w:r>
    </w:p>
    <w:p w14:paraId="60E6B5AB" w14:textId="77777777" w:rsidR="00521135" w:rsidRPr="00EA77BC" w:rsidRDefault="00521135" w:rsidP="00EA77BC">
      <w:pPr>
        <w:pStyle w:val="Codeexample"/>
      </w:pPr>
    </w:p>
    <w:p w14:paraId="60E6B5AC" w14:textId="77777777" w:rsidR="00521135" w:rsidRPr="00EA77BC" w:rsidRDefault="00521135" w:rsidP="00EA77BC">
      <w:pPr>
        <w:pStyle w:val="Codeexample"/>
      </w:pPr>
      <w:r w:rsidRPr="00EA77BC">
        <w:t>SUBCUTANEOUS</w:t>
      </w:r>
    </w:p>
    <w:p w14:paraId="60E6B5AD" w14:textId="77777777" w:rsidR="00521135" w:rsidRPr="00EA77BC" w:rsidRDefault="00521135" w:rsidP="00EA77BC">
      <w:pPr>
        <w:pStyle w:val="Codeexample"/>
      </w:pPr>
    </w:p>
    <w:p w14:paraId="60E6B5AE" w14:textId="77777777" w:rsidR="00521135" w:rsidRPr="00EA77BC" w:rsidRDefault="00521135" w:rsidP="00EA77BC">
      <w:pPr>
        <w:pStyle w:val="Codeexample"/>
      </w:pPr>
    </w:p>
    <w:p w14:paraId="60E6B5AF" w14:textId="77777777" w:rsidR="00521135" w:rsidRPr="00EA77BC" w:rsidRDefault="00521135" w:rsidP="00EA77BC">
      <w:pPr>
        <w:pStyle w:val="Codeexample"/>
      </w:pPr>
      <w:r w:rsidRPr="00EA77BC">
        <w:t>MEDICATION ROUTES MAPPING EXCEPTION REPORT                                Page: 2</w:t>
      </w:r>
    </w:p>
    <w:p w14:paraId="60E6B5B0" w14:textId="77777777" w:rsidR="00521135" w:rsidRPr="00EA77BC" w:rsidRDefault="00521135" w:rsidP="00EA77BC">
      <w:pPr>
        <w:pStyle w:val="Codeexample"/>
      </w:pPr>
    </w:p>
    <w:p w14:paraId="60E6B5B1" w14:textId="77777777" w:rsidR="00521135" w:rsidRPr="00EA77BC" w:rsidRDefault="00521135" w:rsidP="00EA77BC">
      <w:pPr>
        <w:pStyle w:val="Codeexample"/>
      </w:pPr>
      <w:r w:rsidRPr="00EA77BC">
        <w:t>MEDICATION ROUTES (File 51.2)</w:t>
      </w:r>
    </w:p>
    <w:p w14:paraId="60E6B5B2" w14:textId="77777777" w:rsidR="00521135" w:rsidRPr="00EA77BC" w:rsidRDefault="00521135" w:rsidP="00EA77BC">
      <w:pPr>
        <w:pStyle w:val="Codeexample"/>
      </w:pPr>
      <w:r w:rsidRPr="00EA77BC">
        <w:t xml:space="preserve">    OUTPATIENT EXPANSION</w:t>
      </w:r>
    </w:p>
    <w:p w14:paraId="60E6B5B3" w14:textId="77777777" w:rsidR="00521135" w:rsidRPr="00EA77BC" w:rsidRDefault="00521135" w:rsidP="00EA77BC">
      <w:pPr>
        <w:pStyle w:val="Codeexample"/>
      </w:pPr>
      <w:r w:rsidRPr="00EA77BC">
        <w:t>--------------------------------------------------------------------------------------</w:t>
      </w:r>
    </w:p>
    <w:p w14:paraId="60E6B5B4" w14:textId="77777777" w:rsidR="00521135" w:rsidRPr="00EA77BC" w:rsidRDefault="00521135" w:rsidP="00EA77BC">
      <w:pPr>
        <w:pStyle w:val="Codeexample"/>
      </w:pPr>
    </w:p>
    <w:p w14:paraId="60E6B5B5" w14:textId="77777777" w:rsidR="00521135" w:rsidRPr="00EA77BC" w:rsidRDefault="00521135" w:rsidP="00EA77BC">
      <w:pPr>
        <w:pStyle w:val="Codeexample"/>
      </w:pPr>
      <w:r w:rsidRPr="00EA77BC">
        <w:t>TOTAL UNMAPPED MEDICATION ROUTES = 4</w:t>
      </w:r>
    </w:p>
    <w:p w14:paraId="60E6B5B6" w14:textId="77777777" w:rsidR="00521135" w:rsidRPr="00EA77BC" w:rsidRDefault="00521135" w:rsidP="00EA77BC">
      <w:pPr>
        <w:pStyle w:val="Codeexample"/>
      </w:pPr>
    </w:p>
    <w:p w14:paraId="60E6B5B7" w14:textId="77777777" w:rsidR="00432A45" w:rsidRPr="00EA77BC" w:rsidRDefault="00521135" w:rsidP="00EA77BC">
      <w:pPr>
        <w:pStyle w:val="Codeexample"/>
      </w:pPr>
      <w:r w:rsidRPr="00EA77BC">
        <w:t>End of Report.</w:t>
      </w:r>
      <w:bookmarkStart w:id="1330" w:name="_Toc219451939"/>
    </w:p>
    <w:p w14:paraId="60E6B5B8" w14:textId="77777777" w:rsidR="005A3040" w:rsidRDefault="005A3040" w:rsidP="00EA77BC"/>
    <w:p w14:paraId="60E6B5B9" w14:textId="77777777" w:rsidR="00EB20D7" w:rsidRDefault="00EB20D7" w:rsidP="00EA77BC"/>
    <w:p w14:paraId="60E6B5BA" w14:textId="77777777" w:rsidR="00EB20D7" w:rsidRPr="00EA77BC" w:rsidRDefault="00EB20D7" w:rsidP="00EA77BC"/>
    <w:p w14:paraId="60E6B5BB" w14:textId="77777777" w:rsidR="006A418F" w:rsidRPr="00EA77BC" w:rsidRDefault="006A418F" w:rsidP="0064290E">
      <w:pPr>
        <w:pStyle w:val="Heading2"/>
        <w:numPr>
          <w:ilvl w:val="0"/>
          <w:numId w:val="36"/>
        </w:numPr>
        <w:tabs>
          <w:tab w:val="clear" w:pos="1080"/>
          <w:tab w:val="clear" w:pos="1440"/>
          <w:tab w:val="left" w:pos="720"/>
        </w:tabs>
        <w:ind w:left="0"/>
      </w:pPr>
      <w:bookmarkStart w:id="1331" w:name="_Medication_Route_Mapping_1"/>
      <w:bookmarkStart w:id="1332" w:name="_Toc376874074"/>
      <w:bookmarkStart w:id="1333" w:name="_Toc523224124"/>
      <w:bookmarkEnd w:id="1331"/>
      <w:r w:rsidRPr="00EA77BC">
        <w:t>Medication Route Mapping History Report</w:t>
      </w:r>
      <w:bookmarkEnd w:id="1330"/>
      <w:bookmarkEnd w:id="1332"/>
      <w:bookmarkEnd w:id="1333"/>
    </w:p>
    <w:p w14:paraId="60E6B5BC" w14:textId="77777777" w:rsidR="006A418F" w:rsidRPr="00EA77BC" w:rsidRDefault="006A418F" w:rsidP="00EA77BC">
      <w:pPr>
        <w:pStyle w:val="Heading4"/>
        <w:tabs>
          <w:tab w:val="left" w:pos="720"/>
        </w:tabs>
        <w:spacing w:after="0"/>
        <w:ind w:firstLine="720"/>
      </w:pPr>
      <w:r w:rsidRPr="00EA77BC">
        <w:t>[PSS MED ROUTE MAPPING CHANGES]</w:t>
      </w:r>
    </w:p>
    <w:p w14:paraId="60E6B5BD" w14:textId="77777777" w:rsidR="006A418F" w:rsidRPr="00EA77BC" w:rsidRDefault="006A418F" w:rsidP="00732461"/>
    <w:p w14:paraId="60E6B5BE" w14:textId="77777777" w:rsidR="006A418F" w:rsidRPr="00EA77BC" w:rsidRDefault="006A418F" w:rsidP="00732461">
      <w:pPr>
        <w:pStyle w:val="BodyText4"/>
        <w:keepNext w:val="0"/>
        <w:ind w:left="0"/>
        <w:rPr>
          <w:sz w:val="24"/>
          <w:szCs w:val="24"/>
        </w:rPr>
      </w:pPr>
      <w:r w:rsidRPr="00EA77BC">
        <w:rPr>
          <w:sz w:val="24"/>
          <w:szCs w:val="24"/>
        </w:rPr>
        <w:t xml:space="preserve">The </w:t>
      </w:r>
      <w:r w:rsidRPr="00EA77BC">
        <w:rPr>
          <w:i/>
          <w:sz w:val="24"/>
          <w:szCs w:val="24"/>
        </w:rPr>
        <w:t>Medication Route Mapping History Report</w:t>
      </w:r>
      <w:r w:rsidRPr="00EA77BC">
        <w:rPr>
          <w:sz w:val="24"/>
          <w:szCs w:val="24"/>
        </w:rPr>
        <w:t xml:space="preserve"> </w:t>
      </w:r>
      <w:r w:rsidRPr="00EA77BC">
        <w:fldChar w:fldCharType="begin"/>
      </w:r>
      <w:r w:rsidRPr="00EA77BC">
        <w:instrText xml:space="preserve"> XE "Medication Route Mapping History Report" \b</w:instrText>
      </w:r>
      <w:r w:rsidRPr="00EA77BC">
        <w:fldChar w:fldCharType="end"/>
      </w:r>
      <w:r w:rsidR="00F4385B" w:rsidRPr="00EA77BC">
        <w:t xml:space="preserve">[PSS MED ROUTE MAPPING CHANGES] </w:t>
      </w:r>
      <w:r w:rsidRPr="00EA77BC">
        <w:rPr>
          <w:sz w:val="24"/>
          <w:szCs w:val="24"/>
        </w:rPr>
        <w:t>option tracks all mapping changes between Local Medication Routes and Standard Medication Routes</w:t>
      </w:r>
      <w:r w:rsidR="00FC40B2" w:rsidRPr="00EA77BC">
        <w:rPr>
          <w:sz w:val="24"/>
          <w:szCs w:val="24"/>
        </w:rPr>
        <w:t xml:space="preserve">. </w:t>
      </w:r>
      <w:r w:rsidRPr="00EA77BC">
        <w:rPr>
          <w:sz w:val="24"/>
          <w:szCs w:val="24"/>
        </w:rPr>
        <w:t xml:space="preserve">The report can be run for a single medication route or for all medication routes over a specified time frame. </w:t>
      </w:r>
    </w:p>
    <w:p w14:paraId="60E6B5BF" w14:textId="77777777" w:rsidR="006A418F" w:rsidRPr="00EA77BC" w:rsidRDefault="006A418F" w:rsidP="00732461">
      <w:pPr>
        <w:pStyle w:val="BodyText4"/>
        <w:keepNext w:val="0"/>
        <w:ind w:left="0"/>
        <w:rPr>
          <w:sz w:val="20"/>
          <w:szCs w:val="20"/>
        </w:rPr>
      </w:pPr>
    </w:p>
    <w:p w14:paraId="60E6B5C0" w14:textId="77777777" w:rsidR="006A418F" w:rsidRPr="00EA77BC" w:rsidRDefault="006A418F" w:rsidP="000C5921">
      <w:pPr>
        <w:pStyle w:val="ExampleHeading"/>
      </w:pPr>
      <w:r w:rsidRPr="00EA77BC">
        <w:t>Example 1: User selects single medication route</w:t>
      </w:r>
    </w:p>
    <w:p w14:paraId="60E6B5C1" w14:textId="77777777" w:rsidR="006A418F" w:rsidRPr="00EA77BC" w:rsidRDefault="006A418F" w:rsidP="000C5921">
      <w:pPr>
        <w:pStyle w:val="Codeexample"/>
        <w:rPr>
          <w:b/>
        </w:rPr>
      </w:pPr>
      <w:bookmarkStart w:id="1334" w:name="Page_90"/>
      <w:bookmarkEnd w:id="1334"/>
      <w:r w:rsidRPr="00EA77BC">
        <w:t xml:space="preserve">Select Enhanced Order Checks Setup Menu Option: </w:t>
      </w:r>
      <w:r w:rsidRPr="00EA77BC">
        <w:rPr>
          <w:b/>
        </w:rPr>
        <w:t>Medication Route Mapping History Report</w:t>
      </w:r>
    </w:p>
    <w:p w14:paraId="60E6B5C2" w14:textId="77777777" w:rsidR="006A418F" w:rsidRPr="00EA77BC" w:rsidRDefault="006A418F" w:rsidP="000C5921">
      <w:pPr>
        <w:pStyle w:val="Codeexample"/>
      </w:pPr>
    </w:p>
    <w:p w14:paraId="60E6B5C3" w14:textId="77777777" w:rsidR="006A418F" w:rsidRPr="00EA77BC" w:rsidRDefault="006A418F" w:rsidP="000C5921">
      <w:pPr>
        <w:pStyle w:val="Codeexample"/>
      </w:pPr>
      <w:r w:rsidRPr="00EA77BC">
        <w:t>This report displays changes made to the mapping of Medication Routes in the MEDICATION ROUTES (#51.2) File to Medication Routes in the STANDARD MEDICATION ROUTES (#51.23) File.</w:t>
      </w:r>
    </w:p>
    <w:p w14:paraId="60E6B5C4" w14:textId="77777777" w:rsidR="006A418F" w:rsidRPr="00EA77BC" w:rsidRDefault="006A418F" w:rsidP="000C5921">
      <w:pPr>
        <w:pStyle w:val="Codeexample"/>
      </w:pPr>
    </w:p>
    <w:p w14:paraId="60E6B5C5" w14:textId="77777777" w:rsidR="006A418F" w:rsidRPr="00EA77BC" w:rsidRDefault="006A418F" w:rsidP="001B3F39">
      <w:pPr>
        <w:pStyle w:val="Codeexample"/>
      </w:pPr>
    </w:p>
    <w:p w14:paraId="60E6B5C6" w14:textId="77777777" w:rsidR="006A418F" w:rsidRPr="00EA77BC" w:rsidRDefault="006A418F" w:rsidP="001B3F39">
      <w:pPr>
        <w:pStyle w:val="Codeexample"/>
      </w:pPr>
      <w:r w:rsidRPr="00EA77BC">
        <w:t xml:space="preserve">     Select one of the following:</w:t>
      </w:r>
    </w:p>
    <w:p w14:paraId="60E6B5C7" w14:textId="77777777" w:rsidR="006A418F" w:rsidRPr="00EA77BC" w:rsidRDefault="006A418F" w:rsidP="001B3F39">
      <w:pPr>
        <w:pStyle w:val="Codeexample"/>
      </w:pPr>
    </w:p>
    <w:p w14:paraId="60E6B5C8" w14:textId="77777777" w:rsidR="006A418F" w:rsidRPr="00EA77BC" w:rsidRDefault="006A418F" w:rsidP="001B3F39">
      <w:pPr>
        <w:pStyle w:val="Codeexample"/>
      </w:pPr>
      <w:r w:rsidRPr="00EA77BC">
        <w:t xml:space="preserve">          S         Single Med Route</w:t>
      </w:r>
    </w:p>
    <w:p w14:paraId="60E6B5C9" w14:textId="77777777" w:rsidR="006A418F" w:rsidRPr="00EA77BC" w:rsidRDefault="006A418F" w:rsidP="001B3F39">
      <w:pPr>
        <w:pStyle w:val="Codeexample"/>
      </w:pPr>
      <w:r w:rsidRPr="00EA77BC">
        <w:t xml:space="preserve">          A         All Med Routes</w:t>
      </w:r>
    </w:p>
    <w:p w14:paraId="60E6B5CA" w14:textId="77777777" w:rsidR="006A418F" w:rsidRPr="00EA77BC" w:rsidRDefault="006A418F" w:rsidP="001B3F39">
      <w:pPr>
        <w:pStyle w:val="Codeexample"/>
      </w:pPr>
    </w:p>
    <w:p w14:paraId="60E6B5CB" w14:textId="77777777" w:rsidR="006A418F" w:rsidRPr="00EA77BC" w:rsidRDefault="006A418F" w:rsidP="001B3F39">
      <w:pPr>
        <w:pStyle w:val="Codeexample"/>
      </w:pPr>
      <w:r w:rsidRPr="00EA77BC">
        <w:t>Print report for a Single Med Route, or All Med Routes: S// &lt;</w:t>
      </w:r>
      <w:r w:rsidRPr="00EA77BC">
        <w:rPr>
          <w:b/>
        </w:rPr>
        <w:t>ENTER</w:t>
      </w:r>
      <w:r w:rsidRPr="00EA77BC">
        <w:t>&gt; ingle Med Route</w:t>
      </w:r>
    </w:p>
    <w:p w14:paraId="60E6B5CC" w14:textId="77777777" w:rsidR="006A418F" w:rsidRPr="00EA77BC" w:rsidRDefault="006A418F" w:rsidP="001B3F39">
      <w:pPr>
        <w:pStyle w:val="Codeexample"/>
      </w:pPr>
    </w:p>
    <w:p w14:paraId="60E6B5CD" w14:textId="77777777" w:rsidR="006A418F" w:rsidRPr="00EA77BC" w:rsidRDefault="006A418F" w:rsidP="001B3F39">
      <w:pPr>
        <w:pStyle w:val="Codeexample"/>
        <w:keepNext/>
      </w:pPr>
      <w:r w:rsidRPr="00EA77BC">
        <w:t xml:space="preserve">Select Med Route: </w:t>
      </w:r>
      <w:r w:rsidRPr="00EA77BC">
        <w:rPr>
          <w:b/>
        </w:rPr>
        <w:t>BOTH EYES</w:t>
      </w:r>
    </w:p>
    <w:p w14:paraId="60E6B5CE" w14:textId="77777777" w:rsidR="006A418F" w:rsidRPr="00EA77BC" w:rsidRDefault="006A418F" w:rsidP="001B3F39">
      <w:pPr>
        <w:pStyle w:val="Codeexample"/>
        <w:keepNext/>
      </w:pPr>
      <w:r w:rsidRPr="00EA77BC">
        <w:t xml:space="preserve">     1   BOTH EYES       OU</w:t>
      </w:r>
    </w:p>
    <w:p w14:paraId="60E6B5CF" w14:textId="77777777" w:rsidR="006A418F" w:rsidRPr="00EA77BC" w:rsidRDefault="006A418F" w:rsidP="001B3F39">
      <w:pPr>
        <w:pStyle w:val="Codeexample"/>
      </w:pPr>
      <w:r w:rsidRPr="00EA77BC">
        <w:t xml:space="preserve">     2   BOTH EYES       </w:t>
      </w:r>
    </w:p>
    <w:p w14:paraId="60E6B5D0" w14:textId="77777777" w:rsidR="006A418F" w:rsidRPr="00EA77BC" w:rsidRDefault="006A418F" w:rsidP="001B3F39">
      <w:pPr>
        <w:pStyle w:val="Codeexample"/>
      </w:pPr>
      <w:r w:rsidRPr="00EA77BC">
        <w:t xml:space="preserve">CHOOSE 1-2: </w:t>
      </w:r>
      <w:r w:rsidRPr="00EA77BC">
        <w:rPr>
          <w:b/>
        </w:rPr>
        <w:t>1</w:t>
      </w:r>
      <w:r w:rsidRPr="00EA77BC">
        <w:t xml:space="preserve">  BOTH EYES     OU</w:t>
      </w:r>
    </w:p>
    <w:p w14:paraId="60E6B5D1" w14:textId="77777777" w:rsidR="006A418F" w:rsidRPr="00EA77BC" w:rsidRDefault="006A418F" w:rsidP="001B3F39">
      <w:pPr>
        <w:pStyle w:val="Codeexample"/>
      </w:pPr>
    </w:p>
    <w:p w14:paraId="60E6B5D2" w14:textId="77777777" w:rsidR="006A418F" w:rsidRPr="00EA77BC" w:rsidRDefault="006A418F" w:rsidP="001B3F39">
      <w:pPr>
        <w:pStyle w:val="Codeexample"/>
      </w:pPr>
    </w:p>
    <w:p w14:paraId="60E6B5D3" w14:textId="77777777" w:rsidR="006A418F" w:rsidRPr="00EA77BC" w:rsidRDefault="006A418F" w:rsidP="00CD4C83">
      <w:pPr>
        <w:pStyle w:val="Codeexample"/>
      </w:pPr>
      <w:r w:rsidRPr="00EA77BC">
        <w:t xml:space="preserve">Beginning Date: </w:t>
      </w:r>
      <w:r w:rsidRPr="00EA77BC">
        <w:rPr>
          <w:b/>
        </w:rPr>
        <w:t>T-30</w:t>
      </w:r>
      <w:r w:rsidRPr="00EA77BC">
        <w:t xml:space="preserve">  (APR 28, 2008)</w:t>
      </w:r>
    </w:p>
    <w:p w14:paraId="60E6B5D4" w14:textId="77777777" w:rsidR="006A418F" w:rsidRPr="00EA77BC" w:rsidRDefault="006A418F" w:rsidP="00BA5F06">
      <w:pPr>
        <w:pStyle w:val="Codeexample"/>
      </w:pPr>
    </w:p>
    <w:p w14:paraId="60E6B5D5" w14:textId="77777777" w:rsidR="006A418F" w:rsidRPr="00EA77BC" w:rsidRDefault="006A418F" w:rsidP="00BA5F06">
      <w:pPr>
        <w:pStyle w:val="Codeexample"/>
      </w:pPr>
      <w:r w:rsidRPr="00EA77BC">
        <w:t xml:space="preserve">Ending Date: </w:t>
      </w:r>
      <w:r w:rsidRPr="00EA77BC">
        <w:rPr>
          <w:b/>
        </w:rPr>
        <w:t>T</w:t>
      </w:r>
      <w:r w:rsidRPr="00EA77BC">
        <w:t xml:space="preserve">  (MAY 28, 2008)</w:t>
      </w:r>
    </w:p>
    <w:p w14:paraId="60E6B5D6" w14:textId="77777777" w:rsidR="006A418F" w:rsidRPr="00EA77BC" w:rsidRDefault="006A418F" w:rsidP="00BA5F06">
      <w:pPr>
        <w:pStyle w:val="Codeexample"/>
      </w:pPr>
    </w:p>
    <w:p w14:paraId="60E6B5D7" w14:textId="77777777" w:rsidR="006A418F" w:rsidRPr="00EA77BC" w:rsidRDefault="006A418F" w:rsidP="0012128D">
      <w:pPr>
        <w:pStyle w:val="Codeexample"/>
      </w:pPr>
      <w:r w:rsidRPr="00EA77BC">
        <w:t>DEVICE: HOME//   &lt;</w:t>
      </w:r>
      <w:r w:rsidRPr="00EA77BC">
        <w:rPr>
          <w:b/>
        </w:rPr>
        <w:t>ENTER</w:t>
      </w:r>
      <w:r w:rsidRPr="00EA77BC">
        <w:t>&gt;</w:t>
      </w:r>
    </w:p>
    <w:p w14:paraId="60E6B5D8" w14:textId="77777777" w:rsidR="006A418F" w:rsidRPr="00EA77BC" w:rsidRDefault="006A418F" w:rsidP="0012128D">
      <w:pPr>
        <w:pStyle w:val="Codeexample"/>
      </w:pPr>
    </w:p>
    <w:p w14:paraId="60E6B5D9" w14:textId="77777777" w:rsidR="006A418F" w:rsidRPr="00EA77BC" w:rsidRDefault="006A418F" w:rsidP="0005137D">
      <w:pPr>
        <w:pStyle w:val="Codeexample"/>
      </w:pPr>
      <w:r w:rsidRPr="00EA77BC">
        <w:t>Medication Route mapping changes for BOTH EYES</w:t>
      </w:r>
    </w:p>
    <w:p w14:paraId="60E6B5DA" w14:textId="77777777" w:rsidR="006A418F" w:rsidRPr="00EA77BC" w:rsidRDefault="006A418F" w:rsidP="0005137D">
      <w:pPr>
        <w:pStyle w:val="Codeexample"/>
      </w:pPr>
      <w:r w:rsidRPr="00EA77BC">
        <w:t>made between APR 28, 2008 and MAY 28, 2008                          PAGE: 1</w:t>
      </w:r>
    </w:p>
    <w:p w14:paraId="60E6B5DB" w14:textId="77777777" w:rsidR="006A418F" w:rsidRPr="00EA77BC" w:rsidRDefault="006A418F" w:rsidP="00EB241E">
      <w:pPr>
        <w:pStyle w:val="Codeexample"/>
      </w:pPr>
      <w:r w:rsidRPr="00EA77BC">
        <w:t>-----------------------------------------------------------------------------</w:t>
      </w:r>
    </w:p>
    <w:p w14:paraId="60E6B5DC" w14:textId="77777777" w:rsidR="006A418F" w:rsidRPr="00EA77BC" w:rsidRDefault="006A418F" w:rsidP="005C4F1E">
      <w:pPr>
        <w:pStyle w:val="Codeexample"/>
      </w:pPr>
    </w:p>
    <w:p w14:paraId="60E6B5DD" w14:textId="77777777" w:rsidR="006A418F" w:rsidRPr="00EA77BC" w:rsidRDefault="0076180B" w:rsidP="000128D8">
      <w:pPr>
        <w:pStyle w:val="Codeexample"/>
      </w:pPr>
      <w:r>
        <w:rPr>
          <w:noProof/>
        </w:rPr>
        <mc:AlternateContent>
          <mc:Choice Requires="wps">
            <w:drawing>
              <wp:anchor distT="0" distB="0" distL="114300" distR="114300" simplePos="0" relativeHeight="251647488" behindDoc="0" locked="0" layoutInCell="1" allowOverlap="1" wp14:anchorId="60E6DD4B" wp14:editId="60E6DD4C">
                <wp:simplePos x="0" y="0"/>
                <wp:positionH relativeFrom="column">
                  <wp:posOffset>3893820</wp:posOffset>
                </wp:positionH>
                <wp:positionV relativeFrom="paragraph">
                  <wp:posOffset>45720</wp:posOffset>
                </wp:positionV>
                <wp:extent cx="1074420" cy="609600"/>
                <wp:effectExtent l="7620" t="7620" r="13335" b="11430"/>
                <wp:wrapNone/>
                <wp:docPr id="6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609600"/>
                        </a:xfrm>
                        <a:prstGeom prst="rect">
                          <a:avLst/>
                        </a:prstGeom>
                        <a:solidFill>
                          <a:srgbClr val="FFFFFF"/>
                        </a:solidFill>
                        <a:ln w="9525">
                          <a:solidFill>
                            <a:srgbClr val="000000"/>
                          </a:solidFill>
                          <a:miter lim="800000"/>
                          <a:headEnd/>
                          <a:tailEnd/>
                        </a:ln>
                      </wps:spPr>
                      <wps:txbx>
                        <w:txbxContent>
                          <w:p w14:paraId="60E6DE2D"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2" o:spid="_x0000_s1033" type="#_x0000_t202" style="position:absolute;left:0;text-align:left;margin-left:306.6pt;margin-top:3.6pt;width:84.6pt;height:4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">
                <v:textbox>
                  <w:txbxContent>
                    <w:p w14:paraId="60E6DE2D"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w:pict>
          </mc:Fallback>
        </mc:AlternateContent>
      </w:r>
      <w:r w:rsidR="006A418F" w:rsidRPr="00EA77BC">
        <w:t xml:space="preserve">  Medication Route: BOTH EYES</w:t>
      </w:r>
    </w:p>
    <w:p w14:paraId="60E6B5DE" w14:textId="77777777" w:rsidR="006A418F" w:rsidRPr="00EA77BC" w:rsidRDefault="006A418F" w:rsidP="000128D8">
      <w:pPr>
        <w:pStyle w:val="Codeexample"/>
      </w:pPr>
      <w:r w:rsidRPr="00EA77BC">
        <w:t xml:space="preserve">         Date/Time: MAY 28, 2008@09:57:58</w:t>
      </w:r>
    </w:p>
    <w:p w14:paraId="60E6B5DF" w14:textId="77777777" w:rsidR="006A418F" w:rsidRPr="00EA77BC" w:rsidRDefault="006A418F" w:rsidP="00EA77BC">
      <w:pPr>
        <w:pStyle w:val="Codeexample"/>
      </w:pPr>
      <w:r w:rsidRPr="00EA77BC">
        <w:t xml:space="preserve">         Edited By: PHARMACIST,ONE</w:t>
      </w:r>
    </w:p>
    <w:p w14:paraId="60E6B5E0" w14:textId="77777777" w:rsidR="006A418F" w:rsidRPr="00EA77BC" w:rsidRDefault="0076180B" w:rsidP="00EA77BC">
      <w:pPr>
        <w:pStyle w:val="Codeexample"/>
        <w:rPr>
          <w:b/>
        </w:rPr>
      </w:pPr>
      <w:r>
        <w:rPr>
          <w:noProof/>
        </w:rPr>
        <mc:AlternateContent>
          <mc:Choice Requires="wps">
            <w:drawing>
              <wp:anchor distT="0" distB="0" distL="114300" distR="114300" simplePos="0" relativeHeight="251649536" behindDoc="0" locked="0" layoutInCell="1" allowOverlap="1" wp14:anchorId="60E6DD4D" wp14:editId="60E6DD4E">
                <wp:simplePos x="0" y="0"/>
                <wp:positionH relativeFrom="column">
                  <wp:posOffset>3076575</wp:posOffset>
                </wp:positionH>
                <wp:positionV relativeFrom="paragraph">
                  <wp:posOffset>82550</wp:posOffset>
                </wp:positionV>
                <wp:extent cx="817245" cy="635"/>
                <wp:effectExtent l="19050" t="53975" r="11430" b="59690"/>
                <wp:wrapNone/>
                <wp:docPr id="6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72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3D1A52E" id="_x0000_t32" coordsize="21600,21600" o:spt="32" o:oned="t" path="m,l21600,21600e" filled="f">
                <v:path arrowok="t" fillok="f" o:connecttype="none"/>
                <o:lock v:ext="edit" shapetype="t"/>
              </v:shapetype>
              <v:shape id="AutoShape 84" o:spid="_x0000_s1026" type="#_x0000_t32" style="position:absolute;margin-left:242.25pt;margin-top:6.5pt;width:64.35pt;height:.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">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60E6DD4F" wp14:editId="60E6DD50">
                <wp:simplePos x="0" y="0"/>
                <wp:positionH relativeFrom="column">
                  <wp:posOffset>2964180</wp:posOffset>
                </wp:positionH>
                <wp:positionV relativeFrom="paragraph">
                  <wp:posOffset>33655</wp:posOffset>
                </wp:positionV>
                <wp:extent cx="0" cy="144145"/>
                <wp:effectExtent l="11430" t="5080" r="7620" b="12700"/>
                <wp:wrapNone/>
                <wp:docPr id="64"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99E41ED" id="AutoShape 86" o:spid="_x0000_s1026" type="#_x0000_t32" style="position:absolute;margin-left:233.4pt;margin-top:2.65pt;width:0;height:11.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"/>
            </w:pict>
          </mc:Fallback>
        </mc:AlternateContent>
      </w:r>
      <w:r>
        <w:rPr>
          <w:noProof/>
        </w:rPr>
        <mc:AlternateContent>
          <mc:Choice Requires="wps">
            <w:drawing>
              <wp:anchor distT="0" distB="0" distL="114300" distR="114300" simplePos="0" relativeHeight="251650560" behindDoc="0" locked="0" layoutInCell="1" allowOverlap="1" wp14:anchorId="60E6DD51" wp14:editId="60E6DD52">
                <wp:simplePos x="0" y="0"/>
                <wp:positionH relativeFrom="column">
                  <wp:posOffset>2049780</wp:posOffset>
                </wp:positionH>
                <wp:positionV relativeFrom="paragraph">
                  <wp:posOffset>33020</wp:posOffset>
                </wp:positionV>
                <wp:extent cx="914400" cy="635"/>
                <wp:effectExtent l="11430" t="13970" r="7620" b="13970"/>
                <wp:wrapNone/>
                <wp:docPr id="6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8977C16" id="AutoShape 85" o:spid="_x0000_s1026" type="#_x0000_t32" style="position:absolute;margin-left:161.4pt;margin-top:2.6pt;width:1in;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7/XIg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"/>
            </w:pict>
          </mc:Fallback>
        </mc:AlternateContent>
      </w:r>
      <w:r w:rsidR="006A418F" w:rsidRPr="00EA77BC">
        <w:t xml:space="preserve">         </w:t>
      </w:r>
      <w:r w:rsidR="006A418F" w:rsidRPr="00EA77BC">
        <w:rPr>
          <w:b/>
        </w:rPr>
        <w:t>Old Value: ORAL</w:t>
      </w:r>
    </w:p>
    <w:p w14:paraId="60E6B5E1" w14:textId="77777777" w:rsidR="006A418F" w:rsidRPr="00EA77BC" w:rsidRDefault="0076180B" w:rsidP="00EA77BC">
      <w:pPr>
        <w:pStyle w:val="Codeexample"/>
        <w:rPr>
          <w:b/>
        </w:rPr>
      </w:pPr>
      <w:r>
        <w:rPr>
          <w:noProof/>
        </w:rPr>
        <mc:AlternateContent>
          <mc:Choice Requires="wps">
            <w:drawing>
              <wp:anchor distT="0" distB="0" distL="114300" distR="114300" simplePos="0" relativeHeight="251653632" behindDoc="0" locked="0" layoutInCell="1" allowOverlap="1" wp14:anchorId="60E6DD53" wp14:editId="60E6DD54">
                <wp:simplePos x="0" y="0"/>
                <wp:positionH relativeFrom="column">
                  <wp:posOffset>2522220</wp:posOffset>
                </wp:positionH>
                <wp:positionV relativeFrom="paragraph">
                  <wp:posOffset>61595</wp:posOffset>
                </wp:positionV>
                <wp:extent cx="441960" cy="635"/>
                <wp:effectExtent l="17145" t="52070" r="7620" b="61595"/>
                <wp:wrapNone/>
                <wp:docPr id="6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8C49441" id="AutoShape 88" o:spid="_x0000_s1026" type="#_x0000_t32" style="position:absolute;margin-left:198.6pt;margin-top:4.85pt;width:34.8pt;height:.0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60E6DD55" wp14:editId="60E6DD56">
                <wp:simplePos x="0" y="0"/>
                <wp:positionH relativeFrom="column">
                  <wp:posOffset>2796540</wp:posOffset>
                </wp:positionH>
                <wp:positionV relativeFrom="paragraph">
                  <wp:posOffset>60960</wp:posOffset>
                </wp:positionV>
                <wp:extent cx="0" cy="0"/>
                <wp:effectExtent l="5715" t="13335" r="13335" b="5715"/>
                <wp:wrapNone/>
                <wp:docPr id="61"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32B12EF" id="AutoShape 87" o:spid="_x0000_s1026" type="#_x0000_t32" style="position:absolute;margin-left:220.2pt;margin-top:4.8pt;width:0;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"/>
            </w:pict>
          </mc:Fallback>
        </mc:AlternateContent>
      </w:r>
      <w:r w:rsidR="006A418F" w:rsidRPr="00EA77BC">
        <w:t xml:space="preserve">         </w:t>
      </w:r>
      <w:r w:rsidR="006A418F" w:rsidRPr="00EA77BC">
        <w:rPr>
          <w:b/>
        </w:rPr>
        <w:t>New Value: OPHTHALMIC</w:t>
      </w:r>
    </w:p>
    <w:p w14:paraId="60E6B5E2" w14:textId="77777777" w:rsidR="006A418F" w:rsidRPr="00EA77BC" w:rsidRDefault="006A418F" w:rsidP="00EA77BC">
      <w:pPr>
        <w:pStyle w:val="Codeexample"/>
      </w:pPr>
    </w:p>
    <w:p w14:paraId="60E6B5E3" w14:textId="77777777" w:rsidR="006A418F" w:rsidRPr="00EA77BC" w:rsidRDefault="0076180B" w:rsidP="00EA77BC">
      <w:pPr>
        <w:pStyle w:val="Codeexample"/>
      </w:pPr>
      <w:r>
        <w:rPr>
          <w:noProof/>
        </w:rPr>
        <mc:AlternateContent>
          <mc:Choice Requires="wps">
            <w:drawing>
              <wp:anchor distT="0" distB="0" distL="114300" distR="114300" simplePos="0" relativeHeight="251648512" behindDoc="0" locked="0" layoutInCell="1" allowOverlap="1" wp14:anchorId="60E6DD57" wp14:editId="60E6DD58">
                <wp:simplePos x="0" y="0"/>
                <wp:positionH relativeFrom="column">
                  <wp:posOffset>4251960</wp:posOffset>
                </wp:positionH>
                <wp:positionV relativeFrom="paragraph">
                  <wp:posOffset>43815</wp:posOffset>
                </wp:positionV>
                <wp:extent cx="1554480" cy="520065"/>
                <wp:effectExtent l="13335" t="5715" r="13335" b="7620"/>
                <wp:wrapNone/>
                <wp:docPr id="6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520065"/>
                        </a:xfrm>
                        <a:prstGeom prst="rect">
                          <a:avLst/>
                        </a:prstGeom>
                        <a:solidFill>
                          <a:srgbClr val="FFFFFF"/>
                        </a:solidFill>
                        <a:ln w="9525">
                          <a:solidFill>
                            <a:srgbClr val="000000"/>
                          </a:solidFill>
                          <a:miter lim="800000"/>
                          <a:headEnd/>
                          <a:tailEnd/>
                        </a:ln>
                      </wps:spPr>
                      <wps:txbx>
                        <w:txbxContent>
                          <w:p w14:paraId="60E6DE2E"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34" type="#_x0000_t202" style="position:absolute;left:0;text-align:left;margin-left:334.8pt;margin-top:3.45pt;width:122.4pt;height:40.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">
                <v:textbox>
                  <w:txbxContent>
                    <w:p w14:paraId="60E6DE2E"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v:textbox>
              </v:shape>
            </w:pict>
          </mc:Fallback>
        </mc:AlternateContent>
      </w:r>
      <w:r w:rsidR="006A418F" w:rsidRPr="00EA77BC">
        <w:t xml:space="preserve">  Medication Route: BOTH EYES</w:t>
      </w:r>
    </w:p>
    <w:p w14:paraId="60E6B5E4" w14:textId="77777777" w:rsidR="006A418F" w:rsidRPr="00EA77BC" w:rsidRDefault="006A418F" w:rsidP="00EA77BC">
      <w:pPr>
        <w:pStyle w:val="Codeexample"/>
      </w:pPr>
      <w:r w:rsidRPr="00EA77BC">
        <w:t xml:space="preserve">         Date/Time: MAY 28, 2008@12:12:59</w:t>
      </w:r>
    </w:p>
    <w:p w14:paraId="60E6B5E5" w14:textId="77777777" w:rsidR="006A418F" w:rsidRPr="00EA77BC" w:rsidRDefault="006A418F" w:rsidP="00EA77BC">
      <w:pPr>
        <w:pStyle w:val="Codeexample"/>
      </w:pPr>
      <w:r w:rsidRPr="00EA77BC">
        <w:t xml:space="preserve">         Edited By: PHARMACIST,ONE</w:t>
      </w:r>
    </w:p>
    <w:p w14:paraId="60E6B5E6" w14:textId="77777777" w:rsidR="006A418F" w:rsidRPr="00EA77BC" w:rsidRDefault="0076180B" w:rsidP="00EA77BC">
      <w:pPr>
        <w:pStyle w:val="Codeexample"/>
        <w:rPr>
          <w:b/>
        </w:rPr>
      </w:pPr>
      <w:r>
        <w:rPr>
          <w:b/>
          <w:noProof/>
        </w:rPr>
        <mc:AlternateContent>
          <mc:Choice Requires="wps">
            <w:drawing>
              <wp:anchor distT="0" distB="0" distL="114300" distR="114300" simplePos="0" relativeHeight="251655680" behindDoc="0" locked="0" layoutInCell="1" allowOverlap="1" wp14:anchorId="60E6DD59" wp14:editId="60E6DD5A">
                <wp:simplePos x="0" y="0"/>
                <wp:positionH relativeFrom="column">
                  <wp:posOffset>2964180</wp:posOffset>
                </wp:positionH>
                <wp:positionV relativeFrom="paragraph">
                  <wp:posOffset>64770</wp:posOffset>
                </wp:positionV>
                <wp:extent cx="0" cy="139065"/>
                <wp:effectExtent l="11430" t="7620" r="7620" b="5715"/>
                <wp:wrapNone/>
                <wp:docPr id="59"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C340934" id="AutoShape 90" o:spid="_x0000_s1026" type="#_x0000_t32" style="position:absolute;margin-left:233.4pt;margin-top:5.1pt;width:0;height:1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"/>
            </w:pict>
          </mc:Fallback>
        </mc:AlternateContent>
      </w:r>
      <w:r>
        <w:rPr>
          <w:b/>
          <w:noProof/>
        </w:rPr>
        <mc:AlternateContent>
          <mc:Choice Requires="wps">
            <w:drawing>
              <wp:anchor distT="0" distB="0" distL="114300" distR="114300" simplePos="0" relativeHeight="251654656" behindDoc="0" locked="0" layoutInCell="1" allowOverlap="1" wp14:anchorId="60E6DD5B" wp14:editId="60E6DD5C">
                <wp:simplePos x="0" y="0"/>
                <wp:positionH relativeFrom="column">
                  <wp:posOffset>2522220</wp:posOffset>
                </wp:positionH>
                <wp:positionV relativeFrom="paragraph">
                  <wp:posOffset>64770</wp:posOffset>
                </wp:positionV>
                <wp:extent cx="441960" cy="0"/>
                <wp:effectExtent l="7620" t="7620" r="7620" b="11430"/>
                <wp:wrapNone/>
                <wp:docPr id="5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49E009" id="AutoShape 89" o:spid="_x0000_s1026" type="#_x0000_t32" style="position:absolute;margin-left:198.6pt;margin-top:5.1pt;width:34.8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o5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"/>
            </w:pict>
          </mc:Fallback>
        </mc:AlternateContent>
      </w:r>
      <w:r w:rsidR="006A418F" w:rsidRPr="00EA77BC">
        <w:rPr>
          <w:b/>
        </w:rPr>
        <w:t xml:space="preserve">         Old Value: OPHTHALMIC</w:t>
      </w:r>
    </w:p>
    <w:p w14:paraId="60E6B5E7" w14:textId="77777777" w:rsidR="006A418F" w:rsidRPr="00EA77BC" w:rsidRDefault="0076180B" w:rsidP="00EA77BC">
      <w:pPr>
        <w:pStyle w:val="Codeexample"/>
        <w:rPr>
          <w:b/>
        </w:rPr>
      </w:pPr>
      <w:r>
        <w:rPr>
          <w:noProof/>
        </w:rPr>
        <mc:AlternateContent>
          <mc:Choice Requires="wps">
            <w:drawing>
              <wp:anchor distT="0" distB="0" distL="114300" distR="114300" simplePos="0" relativeHeight="251657728" behindDoc="0" locked="0" layoutInCell="1" allowOverlap="1" wp14:anchorId="60E6DD5D" wp14:editId="60E6DD5E">
                <wp:simplePos x="0" y="0"/>
                <wp:positionH relativeFrom="column">
                  <wp:posOffset>3076575</wp:posOffset>
                </wp:positionH>
                <wp:positionV relativeFrom="paragraph">
                  <wp:posOffset>20320</wp:posOffset>
                </wp:positionV>
                <wp:extent cx="1175385" cy="635"/>
                <wp:effectExtent l="19050" t="58420" r="5715" b="55245"/>
                <wp:wrapNone/>
                <wp:docPr id="57"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53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4AC4064" id="AutoShape 92" o:spid="_x0000_s1026" type="#_x0000_t32" style="position:absolute;margin-left:242.25pt;margin-top:1.6pt;width:92.5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60E6DD5F" wp14:editId="60E6DD60">
                <wp:simplePos x="0" y="0"/>
                <wp:positionH relativeFrom="column">
                  <wp:posOffset>2583180</wp:posOffset>
                </wp:positionH>
                <wp:positionV relativeFrom="paragraph">
                  <wp:posOffset>87630</wp:posOffset>
                </wp:positionV>
                <wp:extent cx="381000" cy="635"/>
                <wp:effectExtent l="20955" t="59055" r="7620" b="54610"/>
                <wp:wrapNone/>
                <wp:docPr id="56"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42787C" id="AutoShape 91" o:spid="_x0000_s1026" type="#_x0000_t32" style="position:absolute;margin-left:203.4pt;margin-top:6.9pt;width:30pt;height:.0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">
                <v:stroke endarrow="block"/>
              </v:shape>
            </w:pict>
          </mc:Fallback>
        </mc:AlternateContent>
      </w:r>
      <w:r w:rsidR="006A418F" w:rsidRPr="00EA77BC">
        <w:t xml:space="preserve">         </w:t>
      </w:r>
      <w:r w:rsidR="006A418F" w:rsidRPr="00EA77BC">
        <w:rPr>
          <w:b/>
        </w:rPr>
        <w:t>New Value: &lt;no new value&gt;</w:t>
      </w:r>
    </w:p>
    <w:p w14:paraId="60E6B5E8" w14:textId="77777777" w:rsidR="006A418F" w:rsidRPr="00EA77BC" w:rsidRDefault="006A418F" w:rsidP="00EA77BC">
      <w:pPr>
        <w:pStyle w:val="Codeexample"/>
      </w:pPr>
    </w:p>
    <w:p w14:paraId="60E6B5E9" w14:textId="77777777" w:rsidR="006A418F" w:rsidRPr="00EA77BC" w:rsidRDefault="006A418F" w:rsidP="00EA77BC">
      <w:pPr>
        <w:pStyle w:val="Codeexample"/>
      </w:pPr>
      <w:r w:rsidRPr="00EA77BC">
        <w:t>End of Report</w:t>
      </w:r>
    </w:p>
    <w:p w14:paraId="60E6B5EA" w14:textId="77777777" w:rsidR="00492136" w:rsidRPr="00EA77BC" w:rsidRDefault="00492136" w:rsidP="00EA77BC"/>
    <w:p w14:paraId="60E6B5EB" w14:textId="77777777" w:rsidR="006A418F" w:rsidRPr="00EA77BC" w:rsidRDefault="006A418F" w:rsidP="00EA77BC">
      <w:pPr>
        <w:pStyle w:val="ExampleHeading"/>
      </w:pPr>
      <w:bookmarkStart w:id="1335" w:name="_Toc219444385"/>
      <w:bookmarkStart w:id="1336" w:name="_Toc219445570"/>
      <w:bookmarkStart w:id="1337" w:name="_Toc219446108"/>
      <w:bookmarkStart w:id="1338" w:name="_Toc219451849"/>
      <w:bookmarkStart w:id="1339" w:name="_Toc219452544"/>
      <w:bookmarkStart w:id="1340" w:name="_Toc219453239"/>
      <w:bookmarkStart w:id="1341" w:name="_Toc219455566"/>
      <w:bookmarkStart w:id="1342" w:name="_Toc219444389"/>
      <w:bookmarkStart w:id="1343" w:name="_Toc219445574"/>
      <w:bookmarkStart w:id="1344" w:name="_Toc219446112"/>
      <w:bookmarkStart w:id="1345" w:name="_Toc219451853"/>
      <w:bookmarkStart w:id="1346" w:name="_Toc219452548"/>
      <w:bookmarkStart w:id="1347" w:name="_Toc219453243"/>
      <w:bookmarkStart w:id="1348" w:name="_Toc219455570"/>
      <w:bookmarkStart w:id="1349" w:name="_Toc219444390"/>
      <w:bookmarkStart w:id="1350" w:name="_Toc219445575"/>
      <w:bookmarkStart w:id="1351" w:name="_Toc219446113"/>
      <w:bookmarkStart w:id="1352" w:name="_Toc219451854"/>
      <w:bookmarkStart w:id="1353" w:name="_Toc219452549"/>
      <w:bookmarkStart w:id="1354" w:name="_Toc219453244"/>
      <w:bookmarkStart w:id="1355" w:name="_Toc219455571"/>
      <w:bookmarkStart w:id="1356" w:name="_Toc219444392"/>
      <w:bookmarkStart w:id="1357" w:name="_Toc219445577"/>
      <w:bookmarkStart w:id="1358" w:name="_Toc219446115"/>
      <w:bookmarkStart w:id="1359" w:name="_Toc219451856"/>
      <w:bookmarkStart w:id="1360" w:name="_Toc219452551"/>
      <w:bookmarkStart w:id="1361" w:name="_Toc219453246"/>
      <w:bookmarkStart w:id="1362" w:name="_Toc219455573"/>
      <w:bookmarkStart w:id="1363" w:name="_Toc219444395"/>
      <w:bookmarkStart w:id="1364" w:name="_Toc219445580"/>
      <w:bookmarkStart w:id="1365" w:name="_Toc219446118"/>
      <w:bookmarkStart w:id="1366" w:name="_Toc219451859"/>
      <w:bookmarkStart w:id="1367" w:name="_Toc219452554"/>
      <w:bookmarkStart w:id="1368" w:name="_Toc219453249"/>
      <w:bookmarkStart w:id="1369" w:name="_Toc219455576"/>
      <w:bookmarkStart w:id="1370" w:name="_Toc219444397"/>
      <w:bookmarkStart w:id="1371" w:name="_Toc219445582"/>
      <w:bookmarkStart w:id="1372" w:name="_Toc219446120"/>
      <w:bookmarkStart w:id="1373" w:name="_Toc219451861"/>
      <w:bookmarkStart w:id="1374" w:name="_Toc219452556"/>
      <w:bookmarkStart w:id="1375" w:name="_Toc219453251"/>
      <w:bookmarkStart w:id="1376" w:name="_Toc219455578"/>
      <w:bookmarkStart w:id="1377" w:name="_Toc219444399"/>
      <w:bookmarkStart w:id="1378" w:name="_Toc219445584"/>
      <w:bookmarkStart w:id="1379" w:name="_Toc219446122"/>
      <w:bookmarkStart w:id="1380" w:name="_Toc219451863"/>
      <w:bookmarkStart w:id="1381" w:name="_Toc219452558"/>
      <w:bookmarkStart w:id="1382" w:name="_Toc219453253"/>
      <w:bookmarkStart w:id="1383" w:name="_Toc219455580"/>
      <w:bookmarkStart w:id="1384" w:name="_Toc219444400"/>
      <w:bookmarkStart w:id="1385" w:name="_Toc219445585"/>
      <w:bookmarkStart w:id="1386" w:name="_Toc219446123"/>
      <w:bookmarkStart w:id="1387" w:name="_Toc219451864"/>
      <w:bookmarkStart w:id="1388" w:name="_Toc219452559"/>
      <w:bookmarkStart w:id="1389" w:name="_Toc219453254"/>
      <w:bookmarkStart w:id="1390" w:name="_Toc219455581"/>
      <w:bookmarkStart w:id="1391" w:name="_Toc219444401"/>
      <w:bookmarkStart w:id="1392" w:name="_Toc219445586"/>
      <w:bookmarkStart w:id="1393" w:name="_Toc219446124"/>
      <w:bookmarkStart w:id="1394" w:name="_Toc219451865"/>
      <w:bookmarkStart w:id="1395" w:name="_Toc219452560"/>
      <w:bookmarkStart w:id="1396" w:name="_Toc219453255"/>
      <w:bookmarkStart w:id="1397" w:name="_Toc219455582"/>
      <w:bookmarkStart w:id="1398" w:name="_Toc219444403"/>
      <w:bookmarkStart w:id="1399" w:name="_Toc219445588"/>
      <w:bookmarkStart w:id="1400" w:name="_Toc219446126"/>
      <w:bookmarkStart w:id="1401" w:name="_Toc219451867"/>
      <w:bookmarkStart w:id="1402" w:name="_Toc219452562"/>
      <w:bookmarkStart w:id="1403" w:name="_Toc219453257"/>
      <w:bookmarkStart w:id="1404" w:name="_Toc219455584"/>
      <w:bookmarkStart w:id="1405" w:name="_Toc219444407"/>
      <w:bookmarkStart w:id="1406" w:name="_Toc219445592"/>
      <w:bookmarkStart w:id="1407" w:name="_Toc219446130"/>
      <w:bookmarkStart w:id="1408" w:name="_Toc219451871"/>
      <w:bookmarkStart w:id="1409" w:name="_Toc219452566"/>
      <w:bookmarkStart w:id="1410" w:name="_Toc219453261"/>
      <w:bookmarkStart w:id="1411" w:name="_Toc219455588"/>
      <w:bookmarkStart w:id="1412" w:name="_Toc219444408"/>
      <w:bookmarkStart w:id="1413" w:name="_Toc219445593"/>
      <w:bookmarkStart w:id="1414" w:name="_Toc219446131"/>
      <w:bookmarkStart w:id="1415" w:name="_Toc219451872"/>
      <w:bookmarkStart w:id="1416" w:name="_Toc219452567"/>
      <w:bookmarkStart w:id="1417" w:name="_Toc219453262"/>
      <w:bookmarkStart w:id="1418" w:name="_Toc219455589"/>
      <w:bookmarkStart w:id="1419" w:name="_Toc219444410"/>
      <w:bookmarkStart w:id="1420" w:name="_Toc219445595"/>
      <w:bookmarkStart w:id="1421" w:name="_Toc219446133"/>
      <w:bookmarkStart w:id="1422" w:name="_Toc219451874"/>
      <w:bookmarkStart w:id="1423" w:name="_Toc219452569"/>
      <w:bookmarkStart w:id="1424" w:name="_Toc219453264"/>
      <w:bookmarkStart w:id="1425" w:name="_Toc219455591"/>
      <w:bookmarkStart w:id="1426" w:name="_Toc219444412"/>
      <w:bookmarkStart w:id="1427" w:name="_Toc219445597"/>
      <w:bookmarkStart w:id="1428" w:name="_Toc219446135"/>
      <w:bookmarkStart w:id="1429" w:name="_Toc219451876"/>
      <w:bookmarkStart w:id="1430" w:name="_Toc219452571"/>
      <w:bookmarkStart w:id="1431" w:name="_Toc219453266"/>
      <w:bookmarkStart w:id="1432" w:name="_Toc219455593"/>
      <w:bookmarkStart w:id="1433" w:name="_Toc219444414"/>
      <w:bookmarkStart w:id="1434" w:name="_Toc219445599"/>
      <w:bookmarkStart w:id="1435" w:name="_Toc219446137"/>
      <w:bookmarkStart w:id="1436" w:name="_Toc219451878"/>
      <w:bookmarkStart w:id="1437" w:name="_Toc219452573"/>
      <w:bookmarkStart w:id="1438" w:name="_Toc219453268"/>
      <w:bookmarkStart w:id="1439" w:name="_Toc219455595"/>
      <w:bookmarkStart w:id="1440" w:name="_Toc219444415"/>
      <w:bookmarkStart w:id="1441" w:name="_Toc219445600"/>
      <w:bookmarkStart w:id="1442" w:name="_Toc219446138"/>
      <w:bookmarkStart w:id="1443" w:name="_Toc219451879"/>
      <w:bookmarkStart w:id="1444" w:name="_Toc219452574"/>
      <w:bookmarkStart w:id="1445" w:name="_Toc219453269"/>
      <w:bookmarkStart w:id="1446" w:name="_Toc219455596"/>
      <w:bookmarkStart w:id="1447" w:name="_Toc219444417"/>
      <w:bookmarkStart w:id="1448" w:name="_Toc219445602"/>
      <w:bookmarkStart w:id="1449" w:name="_Toc219446140"/>
      <w:bookmarkStart w:id="1450" w:name="_Toc219451881"/>
      <w:bookmarkStart w:id="1451" w:name="_Toc219452576"/>
      <w:bookmarkStart w:id="1452" w:name="_Toc219453271"/>
      <w:bookmarkStart w:id="1453" w:name="_Toc219455598"/>
      <w:bookmarkStart w:id="1454" w:name="_Toc219444418"/>
      <w:bookmarkStart w:id="1455" w:name="_Toc219445603"/>
      <w:bookmarkStart w:id="1456" w:name="_Toc219446141"/>
      <w:bookmarkStart w:id="1457" w:name="_Toc219451882"/>
      <w:bookmarkStart w:id="1458" w:name="_Toc219452577"/>
      <w:bookmarkStart w:id="1459" w:name="_Toc219453272"/>
      <w:bookmarkStart w:id="1460" w:name="_Toc219455599"/>
      <w:bookmarkStart w:id="1461" w:name="_Toc219444420"/>
      <w:bookmarkStart w:id="1462" w:name="_Toc219445605"/>
      <w:bookmarkStart w:id="1463" w:name="_Toc219446143"/>
      <w:bookmarkStart w:id="1464" w:name="_Toc219451884"/>
      <w:bookmarkStart w:id="1465" w:name="_Toc219452579"/>
      <w:bookmarkStart w:id="1466" w:name="_Toc219453274"/>
      <w:bookmarkStart w:id="1467" w:name="_Toc219455601"/>
      <w:bookmarkStart w:id="1468" w:name="_Toc219444424"/>
      <w:bookmarkStart w:id="1469" w:name="_Toc219445609"/>
      <w:bookmarkStart w:id="1470" w:name="_Toc219446147"/>
      <w:bookmarkStart w:id="1471" w:name="_Toc219451888"/>
      <w:bookmarkStart w:id="1472" w:name="_Toc219452583"/>
      <w:bookmarkStart w:id="1473" w:name="_Toc219453278"/>
      <w:bookmarkStart w:id="1474" w:name="_Toc219455605"/>
      <w:bookmarkStart w:id="1475" w:name="_Toc219444427"/>
      <w:bookmarkStart w:id="1476" w:name="_Toc219445612"/>
      <w:bookmarkStart w:id="1477" w:name="_Toc219446150"/>
      <w:bookmarkStart w:id="1478" w:name="_Toc219451891"/>
      <w:bookmarkStart w:id="1479" w:name="_Toc219452586"/>
      <w:bookmarkStart w:id="1480" w:name="_Toc219453281"/>
      <w:bookmarkStart w:id="1481" w:name="_Toc219455608"/>
      <w:bookmarkStart w:id="1482" w:name="_Toc218940277"/>
      <w:bookmarkStart w:id="1483" w:name="_Toc219444431"/>
      <w:bookmarkStart w:id="1484" w:name="_Toc219445616"/>
      <w:bookmarkStart w:id="1485" w:name="_Toc219446154"/>
      <w:bookmarkStart w:id="1486" w:name="_Toc219451895"/>
      <w:bookmarkStart w:id="1487" w:name="_Toc219452590"/>
      <w:bookmarkStart w:id="1488" w:name="_Toc219453285"/>
      <w:bookmarkStart w:id="1489" w:name="_Toc219455612"/>
      <w:bookmarkStart w:id="1490" w:name="_Toc218940278"/>
      <w:bookmarkStart w:id="1491" w:name="_Toc219444432"/>
      <w:bookmarkStart w:id="1492" w:name="_Toc219445617"/>
      <w:bookmarkStart w:id="1493" w:name="_Toc219446155"/>
      <w:bookmarkStart w:id="1494" w:name="_Toc219451896"/>
      <w:bookmarkStart w:id="1495" w:name="_Toc219452591"/>
      <w:bookmarkStart w:id="1496" w:name="_Toc219453286"/>
      <w:bookmarkStart w:id="1497" w:name="_Toc219455613"/>
      <w:bookmarkStart w:id="1498" w:name="_Toc218940282"/>
      <w:bookmarkStart w:id="1499" w:name="_Toc219444436"/>
      <w:bookmarkStart w:id="1500" w:name="_Toc219445621"/>
      <w:bookmarkStart w:id="1501" w:name="_Toc219446159"/>
      <w:bookmarkStart w:id="1502" w:name="_Toc219451900"/>
      <w:bookmarkStart w:id="1503" w:name="_Toc219452595"/>
      <w:bookmarkStart w:id="1504" w:name="_Toc219453290"/>
      <w:bookmarkStart w:id="1505" w:name="_Toc219455617"/>
      <w:bookmarkStart w:id="1506" w:name="_Toc218940283"/>
      <w:bookmarkStart w:id="1507" w:name="_Toc219444437"/>
      <w:bookmarkStart w:id="1508" w:name="_Toc219445622"/>
      <w:bookmarkStart w:id="1509" w:name="_Toc219446160"/>
      <w:bookmarkStart w:id="1510" w:name="_Toc219451901"/>
      <w:bookmarkStart w:id="1511" w:name="_Toc219452596"/>
      <w:bookmarkStart w:id="1512" w:name="_Toc219453291"/>
      <w:bookmarkStart w:id="1513" w:name="_Toc219455618"/>
      <w:bookmarkStart w:id="1514" w:name="_Toc218940285"/>
      <w:bookmarkStart w:id="1515" w:name="_Toc219444439"/>
      <w:bookmarkStart w:id="1516" w:name="_Toc219445624"/>
      <w:bookmarkStart w:id="1517" w:name="_Toc219446162"/>
      <w:bookmarkStart w:id="1518" w:name="_Toc219451903"/>
      <w:bookmarkStart w:id="1519" w:name="_Toc219452598"/>
      <w:bookmarkStart w:id="1520" w:name="_Toc219453293"/>
      <w:bookmarkStart w:id="1521" w:name="_Toc219455620"/>
      <w:bookmarkStart w:id="1522" w:name="_Toc218940288"/>
      <w:bookmarkStart w:id="1523" w:name="_Toc219444442"/>
      <w:bookmarkStart w:id="1524" w:name="_Toc219445627"/>
      <w:bookmarkStart w:id="1525" w:name="_Toc219446165"/>
      <w:bookmarkStart w:id="1526" w:name="_Toc219451906"/>
      <w:bookmarkStart w:id="1527" w:name="_Toc219452601"/>
      <w:bookmarkStart w:id="1528" w:name="_Toc219453296"/>
      <w:bookmarkStart w:id="1529" w:name="_Toc219455623"/>
      <w:bookmarkStart w:id="1530" w:name="_Toc218940290"/>
      <w:bookmarkStart w:id="1531" w:name="_Toc219444444"/>
      <w:bookmarkStart w:id="1532" w:name="_Toc219445629"/>
      <w:bookmarkStart w:id="1533" w:name="_Toc219446167"/>
      <w:bookmarkStart w:id="1534" w:name="_Toc219451908"/>
      <w:bookmarkStart w:id="1535" w:name="_Toc219452603"/>
      <w:bookmarkStart w:id="1536" w:name="_Toc219453298"/>
      <w:bookmarkStart w:id="1537" w:name="_Toc219455625"/>
      <w:bookmarkStart w:id="1538" w:name="_Toc218940292"/>
      <w:bookmarkStart w:id="1539" w:name="_Toc219444446"/>
      <w:bookmarkStart w:id="1540" w:name="_Toc219445631"/>
      <w:bookmarkStart w:id="1541" w:name="_Toc219446169"/>
      <w:bookmarkStart w:id="1542" w:name="_Toc219451910"/>
      <w:bookmarkStart w:id="1543" w:name="_Toc219452605"/>
      <w:bookmarkStart w:id="1544" w:name="_Toc219453300"/>
      <w:bookmarkStart w:id="1545" w:name="_Toc219455627"/>
      <w:bookmarkStart w:id="1546" w:name="_Toc218940293"/>
      <w:bookmarkStart w:id="1547" w:name="_Toc219444447"/>
      <w:bookmarkStart w:id="1548" w:name="_Toc219445632"/>
      <w:bookmarkStart w:id="1549" w:name="_Toc219446170"/>
      <w:bookmarkStart w:id="1550" w:name="_Toc219451911"/>
      <w:bookmarkStart w:id="1551" w:name="_Toc219452606"/>
      <w:bookmarkStart w:id="1552" w:name="_Toc219453301"/>
      <w:bookmarkStart w:id="1553" w:name="_Toc219455628"/>
      <w:bookmarkStart w:id="1554" w:name="_Toc218940294"/>
      <w:bookmarkStart w:id="1555" w:name="_Toc219444448"/>
      <w:bookmarkStart w:id="1556" w:name="_Toc219445633"/>
      <w:bookmarkStart w:id="1557" w:name="_Toc219446171"/>
      <w:bookmarkStart w:id="1558" w:name="_Toc219451912"/>
      <w:bookmarkStart w:id="1559" w:name="_Toc219452607"/>
      <w:bookmarkStart w:id="1560" w:name="_Toc219453302"/>
      <w:bookmarkStart w:id="1561" w:name="_Toc219455629"/>
      <w:bookmarkStart w:id="1562" w:name="_Toc218940295"/>
      <w:bookmarkStart w:id="1563" w:name="_Toc219444449"/>
      <w:bookmarkStart w:id="1564" w:name="_Toc219445634"/>
      <w:bookmarkStart w:id="1565" w:name="_Toc219446172"/>
      <w:bookmarkStart w:id="1566" w:name="_Toc219451913"/>
      <w:bookmarkStart w:id="1567" w:name="_Toc219452608"/>
      <w:bookmarkStart w:id="1568" w:name="_Toc219453303"/>
      <w:bookmarkStart w:id="1569" w:name="_Toc219455630"/>
      <w:bookmarkStart w:id="1570" w:name="_Toc218940296"/>
      <w:bookmarkStart w:id="1571" w:name="_Toc219444450"/>
      <w:bookmarkStart w:id="1572" w:name="_Toc219445635"/>
      <w:bookmarkStart w:id="1573" w:name="_Toc219446173"/>
      <w:bookmarkStart w:id="1574" w:name="_Toc219451914"/>
      <w:bookmarkStart w:id="1575" w:name="_Toc219452609"/>
      <w:bookmarkStart w:id="1576" w:name="_Toc219453304"/>
      <w:bookmarkStart w:id="1577" w:name="_Toc219455631"/>
      <w:bookmarkStart w:id="1578" w:name="_Toc218940298"/>
      <w:bookmarkStart w:id="1579" w:name="_Toc219444452"/>
      <w:bookmarkStart w:id="1580" w:name="_Toc219445637"/>
      <w:bookmarkStart w:id="1581" w:name="_Toc219446175"/>
      <w:bookmarkStart w:id="1582" w:name="_Toc219451916"/>
      <w:bookmarkStart w:id="1583" w:name="_Toc219452611"/>
      <w:bookmarkStart w:id="1584" w:name="_Toc219453306"/>
      <w:bookmarkStart w:id="1585" w:name="_Toc219455633"/>
      <w:bookmarkStart w:id="1586" w:name="_Toc218940304"/>
      <w:bookmarkStart w:id="1587" w:name="_Toc219444458"/>
      <w:bookmarkStart w:id="1588" w:name="_Toc219445643"/>
      <w:bookmarkStart w:id="1589" w:name="_Toc219446181"/>
      <w:bookmarkStart w:id="1590" w:name="_Toc219451922"/>
      <w:bookmarkStart w:id="1591" w:name="_Toc219452617"/>
      <w:bookmarkStart w:id="1592" w:name="_Toc219453312"/>
      <w:bookmarkStart w:id="1593" w:name="_Toc219455639"/>
      <w:bookmarkStart w:id="1594" w:name="_Toc218940306"/>
      <w:bookmarkStart w:id="1595" w:name="_Toc219444460"/>
      <w:bookmarkStart w:id="1596" w:name="_Toc219445645"/>
      <w:bookmarkStart w:id="1597" w:name="_Toc219446183"/>
      <w:bookmarkStart w:id="1598" w:name="_Toc219451924"/>
      <w:bookmarkStart w:id="1599" w:name="_Toc219452619"/>
      <w:bookmarkStart w:id="1600" w:name="_Toc219453314"/>
      <w:bookmarkStart w:id="1601" w:name="_Toc219455641"/>
      <w:bookmarkStart w:id="1602" w:name="_Toc218940309"/>
      <w:bookmarkStart w:id="1603" w:name="_Toc219444463"/>
      <w:bookmarkStart w:id="1604" w:name="_Toc219445648"/>
      <w:bookmarkStart w:id="1605" w:name="_Toc219446186"/>
      <w:bookmarkStart w:id="1606" w:name="_Toc219451927"/>
      <w:bookmarkStart w:id="1607" w:name="_Toc219452622"/>
      <w:bookmarkStart w:id="1608" w:name="_Toc219453317"/>
      <w:bookmarkStart w:id="1609" w:name="_Toc219455644"/>
      <w:bookmarkStart w:id="1610" w:name="_Toc218940311"/>
      <w:bookmarkStart w:id="1611" w:name="_Toc219444465"/>
      <w:bookmarkStart w:id="1612" w:name="_Toc219445650"/>
      <w:bookmarkStart w:id="1613" w:name="_Toc219446188"/>
      <w:bookmarkStart w:id="1614" w:name="_Toc219451929"/>
      <w:bookmarkStart w:id="1615" w:name="_Toc219452624"/>
      <w:bookmarkStart w:id="1616" w:name="_Toc219453319"/>
      <w:bookmarkStart w:id="1617" w:name="_Toc219455646"/>
      <w:bookmarkStart w:id="1618" w:name="_Toc218940312"/>
      <w:bookmarkStart w:id="1619" w:name="_Toc219444466"/>
      <w:bookmarkStart w:id="1620" w:name="_Toc219445651"/>
      <w:bookmarkStart w:id="1621" w:name="_Toc219446189"/>
      <w:bookmarkStart w:id="1622" w:name="_Toc219451930"/>
      <w:bookmarkStart w:id="1623" w:name="_Toc219452625"/>
      <w:bookmarkStart w:id="1624" w:name="_Toc219453320"/>
      <w:bookmarkStart w:id="1625" w:name="_Toc219455647"/>
      <w:bookmarkStart w:id="1626" w:name="_Toc218940314"/>
      <w:bookmarkStart w:id="1627" w:name="_Toc219444468"/>
      <w:bookmarkStart w:id="1628" w:name="_Toc219445653"/>
      <w:bookmarkStart w:id="1629" w:name="_Toc219446191"/>
      <w:bookmarkStart w:id="1630" w:name="_Toc219451932"/>
      <w:bookmarkStart w:id="1631" w:name="_Toc219452627"/>
      <w:bookmarkStart w:id="1632" w:name="_Toc219453322"/>
      <w:bookmarkStart w:id="1633" w:name="_Toc219455649"/>
      <w:bookmarkStart w:id="1634" w:name="_Toc218940318"/>
      <w:bookmarkStart w:id="1635" w:name="_Toc219444472"/>
      <w:bookmarkStart w:id="1636" w:name="_Toc219445657"/>
      <w:bookmarkStart w:id="1637" w:name="_Toc219446195"/>
      <w:bookmarkStart w:id="1638" w:name="_Toc219451936"/>
      <w:bookmarkStart w:id="1639" w:name="_Toc219452631"/>
      <w:bookmarkStart w:id="1640" w:name="_Toc219453326"/>
      <w:bookmarkStart w:id="1641" w:name="_Toc219455653"/>
      <w:bookmarkStart w:id="1642" w:name="_Toc218940320"/>
      <w:bookmarkStart w:id="1643" w:name="_Toc219444474"/>
      <w:bookmarkStart w:id="1644" w:name="_Toc219445659"/>
      <w:bookmarkStart w:id="1645" w:name="_Toc219446197"/>
      <w:bookmarkStart w:id="1646" w:name="_Toc219451938"/>
      <w:bookmarkStart w:id="1647" w:name="_Toc219452633"/>
      <w:bookmarkStart w:id="1648" w:name="_Toc219453328"/>
      <w:bookmarkStart w:id="1649" w:name="_Toc219455655"/>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r w:rsidRPr="00EA77BC">
        <w:t>Example 2: User selects all medication routes</w:t>
      </w:r>
    </w:p>
    <w:p w14:paraId="60E6B5EC" w14:textId="77777777" w:rsidR="006A418F" w:rsidRPr="00EA77BC" w:rsidRDefault="006A418F" w:rsidP="00EA77BC">
      <w:pPr>
        <w:pStyle w:val="Codeexample"/>
        <w:rPr>
          <w:b/>
        </w:rPr>
      </w:pPr>
      <w:r w:rsidRPr="00EA77BC">
        <w:t xml:space="preserve">Select Enhanced Order Checks Setup Menu Option:  </w:t>
      </w:r>
      <w:r w:rsidRPr="00EA77BC">
        <w:rPr>
          <w:b/>
        </w:rPr>
        <w:t>Medication Route Mapping History Report</w:t>
      </w:r>
    </w:p>
    <w:p w14:paraId="60E6B5ED" w14:textId="77777777" w:rsidR="006A418F" w:rsidRPr="00EA77BC" w:rsidRDefault="006A418F" w:rsidP="00EA77BC">
      <w:pPr>
        <w:pStyle w:val="Codeexample"/>
      </w:pPr>
    </w:p>
    <w:p w14:paraId="60E6B5EE" w14:textId="77777777" w:rsidR="006A418F" w:rsidRPr="00EA77BC" w:rsidRDefault="006A418F" w:rsidP="00EA77BC">
      <w:pPr>
        <w:pStyle w:val="Codeexample"/>
      </w:pPr>
      <w:r w:rsidRPr="00EA77BC">
        <w:t>This report displays changes made to the mapping of Medication Routes in the</w:t>
      </w:r>
    </w:p>
    <w:p w14:paraId="60E6B5EF" w14:textId="77777777" w:rsidR="006A418F" w:rsidRPr="00EA77BC" w:rsidRDefault="006A418F" w:rsidP="00EA77BC">
      <w:pPr>
        <w:pStyle w:val="Codeexample"/>
      </w:pPr>
      <w:r w:rsidRPr="00EA77BC">
        <w:t xml:space="preserve">MEDICATION ROUTES (#51.2) File to Medication Routes in the STANDARD MEDICATION </w:t>
      </w:r>
    </w:p>
    <w:p w14:paraId="60E6B5F0" w14:textId="77777777" w:rsidR="006A418F" w:rsidRPr="00EA77BC" w:rsidRDefault="006A418F" w:rsidP="00EA77BC">
      <w:pPr>
        <w:pStyle w:val="Codeexample"/>
      </w:pPr>
      <w:r w:rsidRPr="00EA77BC">
        <w:t>ROUTES (#51.23) File.</w:t>
      </w:r>
    </w:p>
    <w:p w14:paraId="60E6B5F1" w14:textId="77777777" w:rsidR="006A418F" w:rsidRPr="00EA77BC" w:rsidRDefault="006A418F" w:rsidP="00EA77BC">
      <w:pPr>
        <w:pStyle w:val="Codeexample"/>
      </w:pPr>
    </w:p>
    <w:p w14:paraId="60E6B5F2" w14:textId="77777777" w:rsidR="006A418F" w:rsidRPr="00EA77BC" w:rsidRDefault="006A418F" w:rsidP="00EA77BC">
      <w:pPr>
        <w:pStyle w:val="Codeexample"/>
      </w:pPr>
      <w:r w:rsidRPr="00EA77BC">
        <w:t xml:space="preserve">     Select one of the following:</w:t>
      </w:r>
    </w:p>
    <w:p w14:paraId="60E6B5F3" w14:textId="77777777" w:rsidR="006A418F" w:rsidRPr="00EA77BC" w:rsidRDefault="006A418F" w:rsidP="00EA77BC">
      <w:pPr>
        <w:pStyle w:val="Codeexample"/>
      </w:pPr>
    </w:p>
    <w:p w14:paraId="60E6B5F4" w14:textId="77777777" w:rsidR="006A418F" w:rsidRPr="00EA77BC" w:rsidRDefault="006A418F" w:rsidP="00EA77BC">
      <w:pPr>
        <w:pStyle w:val="Codeexample"/>
      </w:pPr>
      <w:r w:rsidRPr="00EA77BC">
        <w:t xml:space="preserve">          S         Single Med Route</w:t>
      </w:r>
    </w:p>
    <w:p w14:paraId="60E6B5F5" w14:textId="77777777" w:rsidR="006A418F" w:rsidRPr="00EA77BC" w:rsidRDefault="006A418F" w:rsidP="00EA77BC">
      <w:pPr>
        <w:pStyle w:val="Codeexample"/>
      </w:pPr>
      <w:r w:rsidRPr="00EA77BC">
        <w:t xml:space="preserve">          A         All Med Routes</w:t>
      </w:r>
    </w:p>
    <w:p w14:paraId="60E6B5F6" w14:textId="77777777" w:rsidR="006A418F" w:rsidRPr="00EA77BC" w:rsidRDefault="006A418F" w:rsidP="00EA77BC">
      <w:pPr>
        <w:pStyle w:val="Codeexample"/>
      </w:pPr>
    </w:p>
    <w:p w14:paraId="60E6B5F7" w14:textId="77777777" w:rsidR="006A418F" w:rsidRPr="00EA77BC" w:rsidRDefault="006A418F" w:rsidP="00EA77BC">
      <w:pPr>
        <w:pStyle w:val="Codeexample"/>
      </w:pPr>
      <w:r w:rsidRPr="00EA77BC">
        <w:t xml:space="preserve">Print report for a Single Med Route, or All Med Routes: S// </w:t>
      </w:r>
      <w:r w:rsidRPr="00EA77BC">
        <w:rPr>
          <w:b/>
        </w:rPr>
        <w:t>A</w:t>
      </w:r>
      <w:r w:rsidRPr="00EA77BC">
        <w:t>ll Med Routes</w:t>
      </w:r>
    </w:p>
    <w:p w14:paraId="60E6B5F8" w14:textId="77777777" w:rsidR="006A418F" w:rsidRPr="00EA77BC" w:rsidRDefault="006A418F" w:rsidP="00EA77BC">
      <w:pPr>
        <w:pStyle w:val="Codeexample"/>
      </w:pPr>
    </w:p>
    <w:p w14:paraId="60E6B5F9" w14:textId="77777777" w:rsidR="006A418F" w:rsidRPr="00EA77BC" w:rsidRDefault="006A418F" w:rsidP="00EA77BC">
      <w:pPr>
        <w:pStyle w:val="Codeexample"/>
      </w:pPr>
      <w:r w:rsidRPr="00EA77BC">
        <w:t xml:space="preserve">Beginning Date: </w:t>
      </w:r>
      <w:r w:rsidRPr="00EA77BC">
        <w:rPr>
          <w:b/>
        </w:rPr>
        <w:t>T-365</w:t>
      </w:r>
      <w:r w:rsidRPr="00EA77BC">
        <w:t xml:space="preserve">  (JAN 10,2007)</w:t>
      </w:r>
    </w:p>
    <w:p w14:paraId="60E6B5FA" w14:textId="77777777" w:rsidR="006A418F" w:rsidRPr="00EA77BC" w:rsidRDefault="006A418F" w:rsidP="00EA77BC">
      <w:pPr>
        <w:pStyle w:val="Codeexample"/>
      </w:pPr>
    </w:p>
    <w:p w14:paraId="60E6B5FB" w14:textId="77777777" w:rsidR="006A418F" w:rsidRPr="00EA77BC" w:rsidRDefault="006A418F" w:rsidP="00EA77BC">
      <w:pPr>
        <w:pStyle w:val="Codeexample"/>
      </w:pPr>
      <w:r w:rsidRPr="00EA77BC">
        <w:t xml:space="preserve">Ending Date: </w:t>
      </w:r>
      <w:r w:rsidRPr="00EA77BC">
        <w:rPr>
          <w:b/>
        </w:rPr>
        <w:t>T</w:t>
      </w:r>
      <w:r w:rsidRPr="00EA77BC">
        <w:t xml:space="preserve">  (JAN 10,2008)</w:t>
      </w:r>
    </w:p>
    <w:p w14:paraId="60E6B5FC" w14:textId="77777777" w:rsidR="006A418F" w:rsidRPr="00EA77BC" w:rsidRDefault="006A418F" w:rsidP="00EA77BC">
      <w:pPr>
        <w:pStyle w:val="Codeexample"/>
      </w:pPr>
    </w:p>
    <w:p w14:paraId="60E6B5FD" w14:textId="77777777" w:rsidR="006A418F" w:rsidRPr="00EA77BC" w:rsidRDefault="006A418F" w:rsidP="00EA77BC">
      <w:pPr>
        <w:pStyle w:val="Codeexample"/>
      </w:pPr>
      <w:r w:rsidRPr="00EA77BC">
        <w:t>DEVICE: HOME// &lt;</w:t>
      </w:r>
      <w:r w:rsidRPr="00EA77BC">
        <w:rPr>
          <w:b/>
        </w:rPr>
        <w:t>ENTER</w:t>
      </w:r>
      <w:r w:rsidRPr="00EA77BC">
        <w:t>&gt;</w:t>
      </w:r>
    </w:p>
    <w:p w14:paraId="60E6B5FE" w14:textId="77777777" w:rsidR="006A418F" w:rsidRPr="00EA77BC" w:rsidRDefault="006A418F" w:rsidP="00EA77BC">
      <w:pPr>
        <w:pStyle w:val="Codeexample"/>
      </w:pPr>
    </w:p>
    <w:p w14:paraId="60E6B5FF" w14:textId="77777777" w:rsidR="006A418F" w:rsidRPr="00EA77BC" w:rsidRDefault="006A418F" w:rsidP="00EA77BC">
      <w:pPr>
        <w:pStyle w:val="Codeexample"/>
      </w:pPr>
      <w:r w:rsidRPr="00EA77BC">
        <w:t>Medication Route mapping changes for ALL Medication Routes           Page: 1</w:t>
      </w:r>
    </w:p>
    <w:p w14:paraId="60E6B600" w14:textId="77777777" w:rsidR="006A418F" w:rsidRPr="00EA77BC" w:rsidRDefault="006A418F" w:rsidP="00EA77BC">
      <w:pPr>
        <w:pStyle w:val="Codeexample"/>
      </w:pPr>
      <w:r w:rsidRPr="00EA77BC">
        <w:t xml:space="preserve">made between JAN 10,2007 and JAN 10,2008                                          </w:t>
      </w:r>
    </w:p>
    <w:p w14:paraId="60E6B601" w14:textId="77777777" w:rsidR="006A418F" w:rsidRPr="00EA77BC" w:rsidRDefault="006A418F" w:rsidP="00EA77BC">
      <w:pPr>
        <w:pStyle w:val="Codeexample"/>
      </w:pPr>
      <w:r w:rsidRPr="00EA77BC">
        <w:t>-----------------------------------------------------------------------</w:t>
      </w:r>
    </w:p>
    <w:p w14:paraId="60E6B602" w14:textId="77777777" w:rsidR="006A418F" w:rsidRPr="00EA77BC" w:rsidRDefault="006A418F" w:rsidP="00EA77BC">
      <w:pPr>
        <w:pStyle w:val="Codeexample"/>
        <w:keepNext/>
      </w:pPr>
      <w:r w:rsidRPr="00EA77BC">
        <w:t>Medication Route: BOTH EARS</w:t>
      </w:r>
    </w:p>
    <w:p w14:paraId="60E6B603" w14:textId="77777777" w:rsidR="006A418F" w:rsidRPr="00EA77BC" w:rsidRDefault="006A418F" w:rsidP="00EA77BC">
      <w:pPr>
        <w:pStyle w:val="Codeexample"/>
        <w:keepNext/>
      </w:pPr>
      <w:r w:rsidRPr="00EA77BC">
        <w:t xml:space="preserve">         Date/time: JAN 9,2008@15:18</w:t>
      </w:r>
    </w:p>
    <w:p w14:paraId="60E6B604" w14:textId="77777777" w:rsidR="006A418F" w:rsidRPr="00EA77BC" w:rsidRDefault="006A418F" w:rsidP="00732461">
      <w:pPr>
        <w:pStyle w:val="Codeexample"/>
      </w:pPr>
      <w:r w:rsidRPr="00EA77BC">
        <w:t xml:space="preserve">         Edited by: PHARMACIST,ONE</w:t>
      </w:r>
    </w:p>
    <w:p w14:paraId="60E6B605" w14:textId="77777777" w:rsidR="006A418F" w:rsidRPr="00EA77BC" w:rsidRDefault="006A418F" w:rsidP="00732461">
      <w:pPr>
        <w:pStyle w:val="Codeexample"/>
      </w:pPr>
      <w:r w:rsidRPr="00EA77BC">
        <w:t xml:space="preserve">         Old Value: BUCCAL</w:t>
      </w:r>
    </w:p>
    <w:p w14:paraId="60E6B606" w14:textId="77777777" w:rsidR="006A418F" w:rsidRPr="00EA77BC" w:rsidRDefault="006A418F" w:rsidP="00732461">
      <w:pPr>
        <w:pStyle w:val="Codeexample"/>
      </w:pPr>
      <w:r w:rsidRPr="00EA77BC">
        <w:t xml:space="preserve">         New Value: OTIC</w:t>
      </w:r>
    </w:p>
    <w:p w14:paraId="60E6B607" w14:textId="77777777" w:rsidR="006A418F" w:rsidRPr="00EA77BC" w:rsidRDefault="006A418F" w:rsidP="000C5921">
      <w:pPr>
        <w:pStyle w:val="Codeexample"/>
      </w:pPr>
    </w:p>
    <w:p w14:paraId="60E6B608" w14:textId="77777777" w:rsidR="006A418F" w:rsidRPr="00EA77BC" w:rsidRDefault="0076180B" w:rsidP="000C5921">
      <w:pPr>
        <w:pStyle w:val="Codeexample"/>
      </w:pPr>
      <w:r>
        <w:rPr>
          <w:noProof/>
        </w:rPr>
        <mc:AlternateContent>
          <mc:Choice Requires="wpg">
            <w:drawing>
              <wp:anchor distT="0" distB="0" distL="114300" distR="114300" simplePos="0" relativeHeight="251659776" behindDoc="0" locked="0" layoutInCell="1" allowOverlap="1" wp14:anchorId="60E6DD61" wp14:editId="60E6DD62">
                <wp:simplePos x="0" y="0"/>
                <wp:positionH relativeFrom="column">
                  <wp:posOffset>2049780</wp:posOffset>
                </wp:positionH>
                <wp:positionV relativeFrom="paragraph">
                  <wp:posOffset>106045</wp:posOffset>
                </wp:positionV>
                <wp:extent cx="2918460" cy="635000"/>
                <wp:effectExtent l="11430" t="10795" r="13335" b="59055"/>
                <wp:wrapNone/>
                <wp:docPr id="50"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8460" cy="635000"/>
                          <a:chOff x="4668" y="8000"/>
                          <a:chExt cx="4596" cy="1000"/>
                        </a:xfrm>
                      </wpg:grpSpPr>
                      <wps:wsp>
                        <wps:cNvPr id="51" name="Text Box 97"/>
                        <wps:cNvSpPr txBox="1">
                          <a:spLocks noChangeArrowheads="1"/>
                        </wps:cNvSpPr>
                        <wps:spPr bwMode="auto">
                          <a:xfrm>
                            <a:off x="7572" y="8000"/>
                            <a:ext cx="1692" cy="960"/>
                          </a:xfrm>
                          <a:prstGeom prst="rect">
                            <a:avLst/>
                          </a:prstGeom>
                          <a:solidFill>
                            <a:srgbClr val="FFFFFF"/>
                          </a:solidFill>
                          <a:ln w="9525">
                            <a:solidFill>
                              <a:srgbClr val="000000"/>
                            </a:solidFill>
                            <a:miter lim="800000"/>
                            <a:headEnd/>
                            <a:tailEnd/>
                          </a:ln>
                        </wps:spPr>
                        <wps:txbx>
                          <w:txbxContent>
                            <w:p w14:paraId="60E6DE2F"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wps:wsp>
                        <wps:cNvPr id="52" name="AutoShape 98"/>
                        <wps:cNvCnPr>
                          <a:cxnSpLocks noChangeShapeType="1"/>
                        </wps:cNvCnPr>
                        <wps:spPr bwMode="auto">
                          <a:xfrm flipH="1">
                            <a:off x="6285" y="8829"/>
                            <a:ext cx="128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99"/>
                        <wps:cNvCnPr>
                          <a:cxnSpLocks noChangeShapeType="1"/>
                        </wps:cNvCnPr>
                        <wps:spPr bwMode="auto">
                          <a:xfrm>
                            <a:off x="4668" y="8751"/>
                            <a:ext cx="144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100"/>
                        <wps:cNvCnPr>
                          <a:cxnSpLocks noChangeShapeType="1"/>
                        </wps:cNvCnPr>
                        <wps:spPr bwMode="auto">
                          <a:xfrm flipH="1">
                            <a:off x="5412" y="8999"/>
                            <a:ext cx="69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101"/>
                        <wps:cNvCnPr>
                          <a:cxnSpLocks noChangeShapeType="1"/>
                        </wps:cNvCnPr>
                        <wps:spPr bwMode="auto">
                          <a:xfrm>
                            <a:off x="6108" y="8773"/>
                            <a:ext cx="0"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6" o:spid="_x0000_s1035" style="position:absolute;left:0;text-align:left;margin-left:161.4pt;margin-top:8.35pt;width:229.8pt;height:50pt;z-index:251659776" coordorigin="4668,8000" coordsize="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">
                <v:shape id="Text Box 97" o:spid="_x0000_s1036" type="#_x0000_t202" style="position:absolute;left:7572;top:8000;width:1692;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14:paraId="60E6DE2F"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v:shapetype id="_x0000_t32" coordsize="21600,21600" o:spt="32" o:oned="t" path="m,l21600,21600e" filled="f">
                  <v:path arrowok="t" fillok="f" o:connecttype="none"/>
                  <o:lock v:ext="edit" shapetype="t"/>
                </v:shapetype>
                <v:shape id="AutoShape 98" o:spid="_x0000_s1037" type="#_x0000_t32" style="position:absolute;left:6285;top:8829;width:128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shape id="AutoShape 99" o:spid="_x0000_s1038" type="#_x0000_t32" style="position:absolute;left:4668;top:8751;width:144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shape id="AutoShape 100" o:spid="_x0000_s1039" type="#_x0000_t32" style="position:absolute;left:5412;top:8999;width:69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101" o:spid="_x0000_s1040" type="#_x0000_t32" style="position:absolute;left:6108;top:8773;width:0;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group>
            </w:pict>
          </mc:Fallback>
        </mc:AlternateContent>
      </w:r>
    </w:p>
    <w:p w14:paraId="60E6B609" w14:textId="77777777" w:rsidR="006A418F" w:rsidRPr="00EA77BC" w:rsidRDefault="006A418F" w:rsidP="000C5921">
      <w:pPr>
        <w:pStyle w:val="Codeexample"/>
      </w:pPr>
      <w:r w:rsidRPr="00EA77BC">
        <w:t>Medication Route: BOTH EYES</w:t>
      </w:r>
    </w:p>
    <w:p w14:paraId="60E6B60A" w14:textId="77777777" w:rsidR="006A418F" w:rsidRPr="00EA77BC" w:rsidRDefault="006A418F" w:rsidP="000C5921">
      <w:pPr>
        <w:pStyle w:val="Codeexample"/>
      </w:pPr>
      <w:r w:rsidRPr="00EA77BC">
        <w:t xml:space="preserve">         Date/time: NOV 30,2007@13:01:20</w:t>
      </w:r>
    </w:p>
    <w:p w14:paraId="60E6B60B" w14:textId="77777777" w:rsidR="006A418F" w:rsidRPr="00EA77BC" w:rsidRDefault="006A418F" w:rsidP="000C5921">
      <w:pPr>
        <w:pStyle w:val="Codeexample"/>
      </w:pPr>
      <w:r w:rsidRPr="00EA77BC">
        <w:t xml:space="preserve">         Edited by: PHARMACIST,TWO</w:t>
      </w:r>
    </w:p>
    <w:p w14:paraId="60E6B60C" w14:textId="77777777" w:rsidR="006A418F" w:rsidRPr="00EA77BC" w:rsidRDefault="006A418F" w:rsidP="001B3F39">
      <w:pPr>
        <w:pStyle w:val="Codeexample"/>
      </w:pPr>
      <w:r w:rsidRPr="00EA77BC">
        <w:t xml:space="preserve">         Old Value: ORAL</w:t>
      </w:r>
    </w:p>
    <w:p w14:paraId="60E6B60D" w14:textId="77777777" w:rsidR="006A418F" w:rsidRPr="00EA77BC" w:rsidRDefault="006A418F" w:rsidP="001B3F39">
      <w:pPr>
        <w:pStyle w:val="Codeexample"/>
      </w:pPr>
      <w:r w:rsidRPr="00EA77BC">
        <w:t xml:space="preserve">         New Value: OPHTHALMIC</w:t>
      </w:r>
    </w:p>
    <w:p w14:paraId="60E6B60E" w14:textId="77777777" w:rsidR="006A418F" w:rsidRPr="00EA77BC" w:rsidRDefault="006A418F" w:rsidP="001B3F39">
      <w:pPr>
        <w:pStyle w:val="Codeexample"/>
      </w:pPr>
    </w:p>
    <w:p w14:paraId="60E6B60F" w14:textId="77777777" w:rsidR="006A418F" w:rsidRPr="00EA77BC" w:rsidRDefault="006A418F" w:rsidP="001B3F39">
      <w:pPr>
        <w:pStyle w:val="Codeexample"/>
      </w:pPr>
    </w:p>
    <w:p w14:paraId="60E6B610" w14:textId="77777777" w:rsidR="006A418F" w:rsidRPr="00EA77BC" w:rsidRDefault="0076180B" w:rsidP="001B3F39">
      <w:pPr>
        <w:pStyle w:val="Codeexample"/>
        <w:keepNext/>
      </w:pPr>
      <w:r>
        <w:rPr>
          <w:noProof/>
        </w:rPr>
        <mc:AlternateContent>
          <mc:Choice Requires="wpg">
            <w:drawing>
              <wp:anchor distT="0" distB="0" distL="114300" distR="114300" simplePos="0" relativeHeight="251658752" behindDoc="0" locked="0" layoutInCell="1" allowOverlap="1" wp14:anchorId="60E6DD63" wp14:editId="60E6DD64">
                <wp:simplePos x="0" y="0"/>
                <wp:positionH relativeFrom="column">
                  <wp:posOffset>2415540</wp:posOffset>
                </wp:positionH>
                <wp:positionV relativeFrom="paragraph">
                  <wp:posOffset>-2540</wp:posOffset>
                </wp:positionV>
                <wp:extent cx="3423285" cy="480695"/>
                <wp:effectExtent l="15240" t="6985" r="9525" b="7620"/>
                <wp:wrapNone/>
                <wp:docPr id="47"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3285" cy="480695"/>
                          <a:chOff x="5244" y="9494"/>
                          <a:chExt cx="5391" cy="881"/>
                        </a:xfrm>
                      </wpg:grpSpPr>
                      <wps:wsp>
                        <wps:cNvPr id="48" name="Text Box 94"/>
                        <wps:cNvSpPr txBox="1">
                          <a:spLocks noChangeArrowheads="1"/>
                        </wps:cNvSpPr>
                        <wps:spPr bwMode="auto">
                          <a:xfrm>
                            <a:off x="7080" y="9494"/>
                            <a:ext cx="3555" cy="881"/>
                          </a:xfrm>
                          <a:prstGeom prst="rect">
                            <a:avLst/>
                          </a:prstGeom>
                          <a:solidFill>
                            <a:srgbClr val="FFFFFF"/>
                          </a:solidFill>
                          <a:ln w="9525">
                            <a:solidFill>
                              <a:srgbClr val="000000"/>
                            </a:solidFill>
                            <a:miter lim="800000"/>
                            <a:headEnd/>
                            <a:tailEnd/>
                          </a:ln>
                        </wps:spPr>
                        <wps:txbx>
                          <w:txbxContent>
                            <w:p w14:paraId="60E6DE30" w14:textId="77777777" w:rsidR="00BF2C2B" w:rsidRPr="00A943CB" w:rsidRDefault="00BF2C2B"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wps:txbx>
                        <wps:bodyPr rot="0" vert="horz" wrap="square" lIns="91440" tIns="27432" rIns="91440" bIns="27432" anchor="t" anchorCtr="0" upright="1">
                          <a:noAutofit/>
                        </wps:bodyPr>
                      </wps:wsp>
                      <wps:wsp>
                        <wps:cNvPr id="49" name="AutoShape 95"/>
                        <wps:cNvCnPr>
                          <a:cxnSpLocks noChangeShapeType="1"/>
                        </wps:cNvCnPr>
                        <wps:spPr bwMode="auto">
                          <a:xfrm flipH="1">
                            <a:off x="5244" y="9949"/>
                            <a:ext cx="18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41" style="position:absolute;left:0;text-align:left;margin-left:190.2pt;margin-top:-.2pt;width:269.55pt;height:37.85pt;z-index:251658752" coordorigin="5244,9494" coordsize="539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">
                <v:shape id="Text Box 94" o:spid="_x0000_s1042" type="#_x0000_t202" style="position:absolute;left:7080;top:9494;width:35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RZ4b8A&#10;AADbAAAADwAAAGRycy9kb3ducmV2LnhtbERPTWsCMRC9C/6HMEJvmrWI2K1RtFhZ6Kla6HVIppul&#10;m8mSRI3/vjkUPD7e93qbXS+uFGLnWcF8VoEg1t503Cr4Or9PVyBiQjbYeyYFd4qw3YxHa6yNv/En&#10;XU+pFSWEY40KbEpDLWXUlhzGmR+IC/fjg8NUYGilCXgr4a6Xz1W1lA47Lg0WB3qzpH9PF6cg6OPB&#10;+rwbmr18+aj0d7NMeaHU0yTvXkEkyukh/nc3RsGijC1fyg+Qm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1FnhvwAAANsAAAAPAAAAAAAAAAAAAAAAAJgCAABkcnMvZG93bnJl&#10;di54bWxQSwUGAAAAAAQABAD1AAAAhAMAAAAA&#10;">
                  <v:textbox inset=",2.16pt,,2.16pt">
                    <w:txbxContent>
                      <w:p w14:paraId="60E6DE30" w14:textId="77777777" w:rsidR="00BF2C2B" w:rsidRPr="00A943CB" w:rsidRDefault="00BF2C2B" w:rsidP="006A418F">
                        <w:pPr>
                          <w:rPr>
                            <w:rFonts w:ascii="Arial" w:hAnsi="Arial" w:cs="Arial"/>
                            <w:b/>
                            <w:sz w:val="18"/>
                            <w:szCs w:val="18"/>
                          </w:rPr>
                        </w:pPr>
                        <w:r w:rsidRPr="00A943CB">
                          <w:rPr>
                            <w:rFonts w:ascii="Arial" w:hAnsi="Arial" w:cs="Arial"/>
                            <w:b/>
                            <w:sz w:val="18"/>
                            <w:szCs w:val="18"/>
                          </w:rPr>
                          <w:t xml:space="preserve">This depicts a Local Medication Route which was </w:t>
                        </w:r>
                        <w:proofErr w:type="spellStart"/>
                        <w:r w:rsidRPr="00A943CB">
                          <w:rPr>
                            <w:rFonts w:ascii="Arial" w:hAnsi="Arial" w:cs="Arial"/>
                            <w:b/>
                            <w:sz w:val="18"/>
                            <w:szCs w:val="18"/>
                          </w:rPr>
                          <w:t>automapped</w:t>
                        </w:r>
                        <w:proofErr w:type="spellEnd"/>
                        <w:r w:rsidRPr="00A943CB">
                          <w:rPr>
                            <w:rFonts w:ascii="Arial" w:hAnsi="Arial" w:cs="Arial"/>
                            <w:b/>
                            <w:sz w:val="18"/>
                            <w:szCs w:val="18"/>
                          </w:rPr>
                          <w:t xml:space="preserve"> during the post </w:t>
                        </w:r>
                        <w:proofErr w:type="spellStart"/>
                        <w:r w:rsidRPr="00A943CB">
                          <w:rPr>
                            <w:rFonts w:ascii="Arial" w:hAnsi="Arial" w:cs="Arial"/>
                            <w:b/>
                            <w:sz w:val="18"/>
                            <w:szCs w:val="18"/>
                          </w:rPr>
                          <w:t>init.</w:t>
                        </w:r>
                        <w:proofErr w:type="spellEnd"/>
                      </w:p>
                    </w:txbxContent>
                  </v:textbox>
                </v:shape>
                <v:shape id="AutoShape 95" o:spid="_x0000_s1043" type="#_x0000_t32" style="position:absolute;left:5244;top:9949;width:18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group>
            </w:pict>
          </mc:Fallback>
        </mc:AlternateContent>
      </w:r>
      <w:r w:rsidR="006A418F" w:rsidRPr="00EA77BC">
        <w:t>Medication Route: INTRADERMAL</w:t>
      </w:r>
    </w:p>
    <w:p w14:paraId="60E6B611" w14:textId="77777777" w:rsidR="006A418F" w:rsidRPr="00EA77BC" w:rsidRDefault="006A418F" w:rsidP="001B3F39">
      <w:pPr>
        <w:pStyle w:val="Codeexample"/>
        <w:keepNext/>
      </w:pPr>
      <w:r w:rsidRPr="00EA77BC">
        <w:t xml:space="preserve">         Date/time: DEC 19,2007@14:43:49</w:t>
      </w:r>
    </w:p>
    <w:p w14:paraId="60E6B612" w14:textId="77777777" w:rsidR="006A418F" w:rsidRPr="00EA77BC" w:rsidRDefault="006A418F" w:rsidP="001B3F39">
      <w:pPr>
        <w:pStyle w:val="Codeexample"/>
        <w:keepNext/>
        <w:rPr>
          <w:b/>
        </w:rPr>
      </w:pPr>
      <w:r w:rsidRPr="00EA77BC">
        <w:t xml:space="preserve">         </w:t>
      </w:r>
      <w:r w:rsidRPr="00EA77BC">
        <w:rPr>
          <w:b/>
        </w:rPr>
        <w:t xml:space="preserve">Edited by: AUTOMAPPED </w:t>
      </w:r>
    </w:p>
    <w:p w14:paraId="60E6B613" w14:textId="77777777" w:rsidR="006A418F" w:rsidRPr="00EA77BC" w:rsidRDefault="006A418F" w:rsidP="001B3F39">
      <w:pPr>
        <w:pStyle w:val="Codeexample"/>
        <w:rPr>
          <w:b/>
        </w:rPr>
      </w:pPr>
      <w:r w:rsidRPr="00EA77BC">
        <w:rPr>
          <w:b/>
        </w:rPr>
        <w:t xml:space="preserve">         Old Value: &lt;no previous value&gt;</w:t>
      </w:r>
    </w:p>
    <w:p w14:paraId="60E6B614" w14:textId="77777777" w:rsidR="006A418F" w:rsidRPr="00EA77BC" w:rsidRDefault="006A418F" w:rsidP="001B3F39">
      <w:pPr>
        <w:pStyle w:val="Codeexample"/>
        <w:rPr>
          <w:b/>
        </w:rPr>
      </w:pPr>
      <w:r w:rsidRPr="00EA77BC">
        <w:rPr>
          <w:b/>
        </w:rPr>
        <w:t xml:space="preserve">         New Value: INTRADERMAL</w:t>
      </w:r>
    </w:p>
    <w:p w14:paraId="60E6B615" w14:textId="77777777" w:rsidR="006A418F" w:rsidRPr="00EA77BC" w:rsidRDefault="006A418F" w:rsidP="001B3F39">
      <w:pPr>
        <w:pStyle w:val="Codeexample"/>
      </w:pPr>
    </w:p>
    <w:p w14:paraId="60E6B616" w14:textId="77777777" w:rsidR="006A418F" w:rsidRPr="00EA77BC" w:rsidRDefault="006A418F" w:rsidP="001B3F39">
      <w:pPr>
        <w:pStyle w:val="Codeexample"/>
      </w:pPr>
    </w:p>
    <w:p w14:paraId="60E6B617" w14:textId="77777777" w:rsidR="006A418F" w:rsidRPr="00EA77BC" w:rsidRDefault="006A418F" w:rsidP="001B3F39">
      <w:pPr>
        <w:pStyle w:val="Codeexample"/>
      </w:pPr>
      <w:r w:rsidRPr="00EA77BC">
        <w:t>Medication Route: INTRAMUSCULAR</w:t>
      </w:r>
    </w:p>
    <w:p w14:paraId="60E6B618" w14:textId="77777777" w:rsidR="006A418F" w:rsidRPr="00EA77BC" w:rsidRDefault="006A418F" w:rsidP="001B3F39">
      <w:pPr>
        <w:pStyle w:val="Codeexample"/>
      </w:pPr>
      <w:r w:rsidRPr="00EA77BC">
        <w:t xml:space="preserve">         Date/time: JAN 9,2008@15:23:20</w:t>
      </w:r>
    </w:p>
    <w:p w14:paraId="60E6B619" w14:textId="77777777" w:rsidR="006A418F" w:rsidRPr="00EA77BC" w:rsidRDefault="006A418F" w:rsidP="001B3F39">
      <w:pPr>
        <w:pStyle w:val="Codeexample"/>
      </w:pPr>
      <w:r w:rsidRPr="00EA77BC">
        <w:t xml:space="preserve">         Edited by: PHARMACIST,ONE</w:t>
      </w:r>
    </w:p>
    <w:p w14:paraId="60E6B61A" w14:textId="77777777" w:rsidR="006A418F" w:rsidRPr="00EA77BC" w:rsidRDefault="006A418F" w:rsidP="00CD4C83">
      <w:pPr>
        <w:pStyle w:val="Codeexample"/>
      </w:pPr>
      <w:r w:rsidRPr="00EA77BC">
        <w:t xml:space="preserve">         Old Value: EPIDURAL</w:t>
      </w:r>
    </w:p>
    <w:p w14:paraId="60E6B61B" w14:textId="77777777" w:rsidR="006A418F" w:rsidRPr="00EA77BC" w:rsidRDefault="006A418F" w:rsidP="00BA5F06">
      <w:pPr>
        <w:pStyle w:val="Codeexample"/>
      </w:pPr>
      <w:r w:rsidRPr="00EA77BC">
        <w:t xml:space="preserve">         New Value: &lt;no new value&gt;</w:t>
      </w:r>
    </w:p>
    <w:p w14:paraId="60E6B61C" w14:textId="77777777" w:rsidR="006A418F" w:rsidRPr="00EA77BC" w:rsidRDefault="006A418F" w:rsidP="00BA5F06">
      <w:pPr>
        <w:pStyle w:val="Codeexample"/>
      </w:pPr>
    </w:p>
    <w:p w14:paraId="60E6B61D" w14:textId="77777777" w:rsidR="006A418F" w:rsidRPr="00EA77BC" w:rsidRDefault="006A418F" w:rsidP="00BA5F06">
      <w:pPr>
        <w:pStyle w:val="Codeexample"/>
      </w:pPr>
      <w:r w:rsidRPr="00EA77BC">
        <w:t>End Of Report</w:t>
      </w:r>
    </w:p>
    <w:p w14:paraId="60E6B61E" w14:textId="77777777" w:rsidR="006A418F" w:rsidRPr="00EA77BC" w:rsidRDefault="006A418F" w:rsidP="0012128D"/>
    <w:p w14:paraId="60E6B61F" w14:textId="77777777" w:rsidR="005A5E73" w:rsidRPr="00EA77BC" w:rsidRDefault="005A5E73" w:rsidP="0064290E">
      <w:pPr>
        <w:pStyle w:val="Heading2"/>
        <w:numPr>
          <w:ilvl w:val="0"/>
          <w:numId w:val="36"/>
        </w:numPr>
        <w:tabs>
          <w:tab w:val="clear" w:pos="1080"/>
          <w:tab w:val="clear" w:pos="1440"/>
          <w:tab w:val="left" w:pos="720"/>
        </w:tabs>
        <w:ind w:left="0"/>
      </w:pPr>
      <w:bookmarkStart w:id="1650" w:name="_Request_Change_to_1"/>
      <w:bookmarkStart w:id="1651" w:name="_Toc219451940"/>
      <w:bookmarkStart w:id="1652" w:name="_Toc376874075"/>
      <w:bookmarkStart w:id="1653" w:name="_Toc523224125"/>
      <w:bookmarkEnd w:id="1650"/>
      <w:r w:rsidRPr="00EA77BC">
        <w:t>Request Change to Standard Medication Route</w:t>
      </w:r>
      <w:bookmarkEnd w:id="1651"/>
      <w:bookmarkEnd w:id="1652"/>
      <w:bookmarkEnd w:id="1653"/>
    </w:p>
    <w:p w14:paraId="60E6B620" w14:textId="77777777" w:rsidR="005A5E73" w:rsidRPr="00EA77BC" w:rsidRDefault="005A5E73" w:rsidP="00EA77BC">
      <w:pPr>
        <w:pStyle w:val="Heading4"/>
        <w:tabs>
          <w:tab w:val="left" w:pos="720"/>
        </w:tabs>
        <w:spacing w:after="0"/>
        <w:ind w:firstLine="720"/>
      </w:pPr>
      <w:r w:rsidRPr="00EA77BC">
        <w:t>[PSS MEDICATION ROUTE REQUEST]</w:t>
      </w:r>
    </w:p>
    <w:p w14:paraId="60E6B621" w14:textId="77777777" w:rsidR="005A5E73" w:rsidRPr="00EA77BC" w:rsidRDefault="005A5E73" w:rsidP="00732461"/>
    <w:p w14:paraId="60E6B622" w14:textId="77777777" w:rsidR="00C8409C" w:rsidRPr="00EA77BC" w:rsidRDefault="005A5E73"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Standard Medication Route </w:t>
      </w:r>
      <w:r w:rsidRPr="00EA77BC">
        <w:fldChar w:fldCharType="begin"/>
      </w:r>
      <w:r w:rsidRPr="00EA77BC">
        <w:instrText xml:space="preserve"> XE "Request Change to Standard Medication Route" \b</w:instrText>
      </w:r>
      <w:r w:rsidRPr="00EA77BC">
        <w:fldChar w:fldCharType="end"/>
      </w:r>
      <w:r w:rsidR="00BA1635" w:rsidRPr="00EA77BC">
        <w:t xml:space="preserve">[PSS MEDICATION ROUTE REQUEST] </w:t>
      </w:r>
      <w:r w:rsidRPr="00EA77BC">
        <w:rPr>
          <w:sz w:val="24"/>
          <w:szCs w:val="24"/>
        </w:rPr>
        <w:t xml:space="preserve">option </w:t>
      </w:r>
      <w:r w:rsidR="00C8409C" w:rsidRPr="00EA77BC">
        <w:rPr>
          <w:sz w:val="24"/>
          <w:szCs w:val="24"/>
        </w:rPr>
        <w:t>was</w:t>
      </w:r>
      <w:r w:rsidRPr="00EA77BC">
        <w:rPr>
          <w:sz w:val="24"/>
          <w:szCs w:val="24"/>
        </w:rPr>
        <w:t xml:space="preserve"> provided for users to request additions or changes to the </w:t>
      </w:r>
      <w:r w:rsidR="007571BB" w:rsidRPr="00EA77BC">
        <w:rPr>
          <w:sz w:val="24"/>
          <w:szCs w:val="24"/>
        </w:rPr>
        <w:t>STANDARD MEDICATION ROUTES</w:t>
      </w:r>
      <w:r w:rsidRPr="00EA77BC">
        <w:rPr>
          <w:sz w:val="24"/>
          <w:szCs w:val="24"/>
        </w:rPr>
        <w:t xml:space="preserve"> file (#51.23). </w:t>
      </w:r>
      <w:r w:rsidR="00C8409C" w:rsidRPr="00EA77BC">
        <w:rPr>
          <w:sz w:val="24"/>
          <w:szCs w:val="24"/>
        </w:rPr>
        <w:t xml:space="preserve">PSS*1*147 changes this option to now refer the requestor to a web site to make the request. </w:t>
      </w:r>
    </w:p>
    <w:p w14:paraId="60E6B623" w14:textId="77777777" w:rsidR="00C8409C" w:rsidRPr="00EA77BC" w:rsidRDefault="00C8409C" w:rsidP="00732461">
      <w:pPr>
        <w:pStyle w:val="BodyText4"/>
        <w:keepNext w:val="0"/>
        <w:ind w:left="0"/>
        <w:rPr>
          <w:sz w:val="24"/>
          <w:szCs w:val="24"/>
        </w:rPr>
      </w:pPr>
    </w:p>
    <w:p w14:paraId="60E6B624" w14:textId="77777777" w:rsidR="00C8409C" w:rsidRPr="00EA77BC" w:rsidRDefault="00C8409C" w:rsidP="00732461">
      <w:pPr>
        <w:pStyle w:val="BodyText4"/>
        <w:keepNext w:val="0"/>
        <w:ind w:left="0"/>
        <w:rPr>
          <w:sz w:val="24"/>
          <w:szCs w:val="24"/>
        </w:rPr>
      </w:pPr>
      <w:r w:rsidRPr="00EA77BC">
        <w:rPr>
          <w:sz w:val="24"/>
          <w:szCs w:val="24"/>
        </w:rPr>
        <w:t xml:space="preserve">A list of all Standard Medication Routes and corresponding FDB Route mapping initially released with the PRE V.0.5 Pre-Release patch can be found in Appendix A of the </w:t>
      </w:r>
      <w:r w:rsidRPr="00EA77BC">
        <w:rPr>
          <w:i/>
          <w:sz w:val="24"/>
          <w:szCs w:val="24"/>
        </w:rPr>
        <w:t>Pharmacy Reengineering (PRE) Version 0.5 Pre-Release Implementation Guide</w:t>
      </w:r>
      <w:r w:rsidRPr="00EA77BC">
        <w:rPr>
          <w:sz w:val="24"/>
          <w:szCs w:val="24"/>
        </w:rPr>
        <w:t>. Since then, there have been additions pushed out by the New Term Rapid Turnaround (NTRT)</w:t>
      </w:r>
      <w:r w:rsidR="00296572" w:rsidRPr="00EA77BC">
        <w:rPr>
          <w:sz w:val="24"/>
          <w:szCs w:val="24"/>
        </w:rPr>
        <w:fldChar w:fldCharType="begin"/>
      </w:r>
      <w:r w:rsidR="00296572" w:rsidRPr="00EA77BC">
        <w:instrText xml:space="preserve"> XE "</w:instrText>
      </w:r>
      <w:r w:rsidR="00296572" w:rsidRPr="00EA77BC">
        <w:rPr>
          <w:sz w:val="24"/>
          <w:szCs w:val="24"/>
        </w:rPr>
        <w:instrText>New Term Rapid Turnaround (NTRT)</w:instrText>
      </w:r>
      <w:r w:rsidR="00296572" w:rsidRPr="00EA77BC">
        <w:instrText xml:space="preserve">" </w:instrText>
      </w:r>
      <w:r w:rsidR="00296572" w:rsidRPr="00EA77BC">
        <w:rPr>
          <w:sz w:val="24"/>
          <w:szCs w:val="24"/>
        </w:rPr>
        <w:fldChar w:fldCharType="end"/>
      </w:r>
      <w:r w:rsidRPr="00EA77BC">
        <w:rPr>
          <w:sz w:val="24"/>
          <w:szCs w:val="24"/>
        </w:rPr>
        <w:t xml:space="preserve"> process. For a complete listing use FileMan to print the NAME field (#.01) and FIRST DATABANK MED ROUTE field (#1) from the STANDARD MEDICATION ROUTES file (#51.23)</w:t>
      </w:r>
    </w:p>
    <w:p w14:paraId="60E6B625" w14:textId="77777777" w:rsidR="00CA7138" w:rsidRPr="00EA77BC" w:rsidRDefault="00CA7138" w:rsidP="000C5921">
      <w:pPr>
        <w:pStyle w:val="BodyText4"/>
        <w:keepNext w:val="0"/>
        <w:ind w:left="0"/>
        <w:rPr>
          <w:sz w:val="24"/>
          <w:szCs w:val="24"/>
        </w:rPr>
      </w:pPr>
    </w:p>
    <w:p w14:paraId="60E6B626" w14:textId="77777777" w:rsidR="005A5E73" w:rsidRPr="00EA77BC" w:rsidRDefault="005A5E73" w:rsidP="000C5921">
      <w:pPr>
        <w:pStyle w:val="ExampleHeading"/>
      </w:pPr>
      <w:r w:rsidRPr="00EA77BC">
        <w:t>Example 1: Request Change to Standard Medication Route</w:t>
      </w:r>
    </w:p>
    <w:p w14:paraId="60E6B627" w14:textId="77777777" w:rsidR="005A5E73" w:rsidRPr="00EA77BC" w:rsidRDefault="005A5E73" w:rsidP="000C5921">
      <w:pPr>
        <w:pStyle w:val="Codeexample"/>
      </w:pPr>
      <w:r w:rsidRPr="00EA77BC">
        <w:t xml:space="preserve">Select Enhanced Order Checks Setup Menu Option: </w:t>
      </w:r>
      <w:r w:rsidRPr="00EA77BC">
        <w:rPr>
          <w:b/>
        </w:rPr>
        <w:t>Request Change</w:t>
      </w:r>
      <w:r w:rsidRPr="00EA77BC">
        <w:t xml:space="preserve"> To Standard Medication Route</w:t>
      </w:r>
    </w:p>
    <w:p w14:paraId="60E6B628" w14:textId="77777777" w:rsidR="00C8409C" w:rsidRPr="00EA77BC" w:rsidRDefault="00C8409C" w:rsidP="000C5921">
      <w:pPr>
        <w:pStyle w:val="Codeexample"/>
      </w:pPr>
    </w:p>
    <w:p w14:paraId="60E6B629" w14:textId="77777777" w:rsidR="00C8409C" w:rsidRPr="00EA77BC" w:rsidRDefault="00C8409C" w:rsidP="000C5921">
      <w:pPr>
        <w:pStyle w:val="Codeexample"/>
      </w:pPr>
      <w:r w:rsidRPr="00EA77BC">
        <w:t>Standard Medication Route requests must now be made at the following website:</w:t>
      </w:r>
    </w:p>
    <w:p w14:paraId="60E6B62A" w14:textId="77777777" w:rsidR="00C8409C" w:rsidRPr="00EA77BC" w:rsidRDefault="00C8409C" w:rsidP="001B3F39">
      <w:pPr>
        <w:pStyle w:val="Codeexample"/>
      </w:pPr>
    </w:p>
    <w:p w14:paraId="60E6B62B" w14:textId="77777777" w:rsidR="00C8409C" w:rsidRPr="00EA77BC" w:rsidRDefault="00C8409C" w:rsidP="001B3F39">
      <w:pPr>
        <w:pStyle w:val="Codeexample"/>
      </w:pPr>
      <w:r w:rsidRPr="00EA77BC">
        <w:t xml:space="preserve">   http://vista.med.va.gov/ntrt/</w:t>
      </w:r>
    </w:p>
    <w:p w14:paraId="60E6B62C" w14:textId="77777777" w:rsidR="00C8409C" w:rsidRPr="00EA77BC" w:rsidRDefault="00C8409C" w:rsidP="001B3F39">
      <w:pPr>
        <w:pStyle w:val="Codeexample"/>
      </w:pPr>
    </w:p>
    <w:p w14:paraId="60E6B62D" w14:textId="77777777" w:rsidR="00C8409C" w:rsidRPr="00EA77BC" w:rsidRDefault="00C8409C" w:rsidP="001B3F39">
      <w:pPr>
        <w:pStyle w:val="Codeexample"/>
      </w:pPr>
      <w:r w:rsidRPr="00EA77BC">
        <w:t xml:space="preserve">Press Return to continue: </w:t>
      </w:r>
    </w:p>
    <w:p w14:paraId="60E6B62E" w14:textId="77777777" w:rsidR="00C8409C" w:rsidRPr="00EA77BC" w:rsidRDefault="00C8409C" w:rsidP="001B3F39"/>
    <w:p w14:paraId="60E6B62F" w14:textId="77777777" w:rsidR="00BE4C05" w:rsidRPr="00EA77BC" w:rsidRDefault="00BE4C05" w:rsidP="001B3F39">
      <w:pPr>
        <w:pStyle w:val="Heading4"/>
        <w:spacing w:after="0"/>
      </w:pPr>
      <w:bookmarkStart w:id="1654" w:name="_Toc218940322"/>
      <w:bookmarkStart w:id="1655" w:name="_Toc218940323"/>
      <w:bookmarkStart w:id="1656" w:name="_Toc218940324"/>
      <w:bookmarkStart w:id="1657" w:name="_Toc218940325"/>
      <w:bookmarkStart w:id="1658" w:name="_Toc218940328"/>
      <w:bookmarkStart w:id="1659" w:name="_Toc218940331"/>
      <w:bookmarkStart w:id="1660" w:name="_Toc218940333"/>
      <w:bookmarkStart w:id="1661" w:name="_Toc218940336"/>
      <w:bookmarkStart w:id="1662" w:name="_Toc218940338"/>
      <w:bookmarkStart w:id="1663" w:name="_Toc218940340"/>
      <w:bookmarkStart w:id="1664" w:name="_Toc218940342"/>
      <w:bookmarkStart w:id="1665" w:name="_Toc218940343"/>
      <w:bookmarkStart w:id="1666" w:name="_Toc218940344"/>
      <w:bookmarkStart w:id="1667" w:name="_Toc218940346"/>
      <w:bookmarkStart w:id="1668" w:name="_Toc218940348"/>
      <w:bookmarkStart w:id="1669" w:name="_Toc218940354"/>
      <w:bookmarkStart w:id="1670" w:name="_Toc218940355"/>
      <w:bookmarkStart w:id="1671" w:name="_Toc218940359"/>
      <w:bookmarkStart w:id="1672" w:name="_Toc218940361"/>
      <w:bookmarkStart w:id="1673" w:name="_Toc218940362"/>
      <w:bookmarkStart w:id="1674" w:name="_Toc218940365"/>
      <w:bookmarkStart w:id="1675" w:name="_Toc218940367"/>
      <w:bookmarkStart w:id="1676" w:name="_Toc218940368"/>
      <w:bookmarkStart w:id="1677" w:name="_Toc218940369"/>
      <w:bookmarkStart w:id="1678" w:name="_Toc218940375"/>
      <w:bookmarkStart w:id="1679" w:name="_Toc218940377"/>
      <w:bookmarkStart w:id="1680" w:name="_Toc14665885"/>
      <w:bookmarkStart w:id="1681" w:name="_Toc14666709"/>
      <w:bookmarkStart w:id="1682" w:name="_Toc14667167"/>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r w:rsidRPr="00EA77BC">
        <w:t>Standard Medication Routes File Update Notifications</w:t>
      </w:r>
    </w:p>
    <w:p w14:paraId="60E6B630" w14:textId="77777777" w:rsidR="00BE4C05" w:rsidRPr="00EA77BC" w:rsidRDefault="00BE4C05" w:rsidP="001B3F39"/>
    <w:p w14:paraId="60E6B631" w14:textId="77777777" w:rsidR="00BE4C05" w:rsidRPr="00EA77BC" w:rsidRDefault="00BE4C05" w:rsidP="001B3F39">
      <w:pPr>
        <w:pStyle w:val="BodyText4"/>
        <w:keepNext w:val="0"/>
        <w:ind w:left="0"/>
        <w:rPr>
          <w:sz w:val="24"/>
          <w:szCs w:val="24"/>
        </w:rPr>
      </w:pPr>
      <w:r w:rsidRPr="00EA77BC">
        <w:rPr>
          <w:sz w:val="24"/>
          <w:szCs w:val="24"/>
        </w:rPr>
        <w:t>Updates to the Standard Medication Route File are made by the New Term Rapid Turnaround (NTRT) process. Patch PSS*1*147 provides MailMan notifications to the mail group PSS ORDER CHECKS when changes occur. The following changes will generate a notification:</w:t>
      </w:r>
    </w:p>
    <w:p w14:paraId="60E6B632"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Inactivation of a standard medication route</w:t>
      </w:r>
    </w:p>
    <w:p w14:paraId="60E6B633"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Reactivation of a standard medication route</w:t>
      </w:r>
    </w:p>
    <w:p w14:paraId="60E6B634"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Addition of a new standard medication route</w:t>
      </w:r>
    </w:p>
    <w:p w14:paraId="60E6B635"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FDB medication route mapping</w:t>
      </w:r>
    </w:p>
    <w:p w14:paraId="60E6B636"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replacement route for a standard medication route</w:t>
      </w:r>
    </w:p>
    <w:p w14:paraId="60E6B637" w14:textId="77777777" w:rsidR="005E12C7" w:rsidRPr="00EA77BC" w:rsidRDefault="005E12C7" w:rsidP="001B3F39">
      <w:pPr>
        <w:pStyle w:val="BodyText4"/>
        <w:keepNext w:val="0"/>
        <w:ind w:left="0"/>
        <w:rPr>
          <w:sz w:val="24"/>
          <w:szCs w:val="24"/>
        </w:rPr>
      </w:pPr>
    </w:p>
    <w:p w14:paraId="60E6B638" w14:textId="77777777" w:rsidR="00BE4C05" w:rsidRPr="00EA77BC" w:rsidRDefault="00BE4C05" w:rsidP="00CD4C83">
      <w:pPr>
        <w:pStyle w:val="BodyText4"/>
        <w:ind w:left="0"/>
        <w:rPr>
          <w:sz w:val="24"/>
          <w:szCs w:val="24"/>
        </w:rPr>
      </w:pPr>
      <w:r w:rsidRPr="00EA77BC">
        <w:rPr>
          <w:sz w:val="24"/>
          <w:szCs w:val="24"/>
        </w:rPr>
        <w:t>Changes to a standard medication route that can result in an unmapping of a local medication route are:</w:t>
      </w:r>
    </w:p>
    <w:p w14:paraId="60E6B639"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Inactivation of a standard medication route</w:t>
      </w:r>
    </w:p>
    <w:p w14:paraId="60E6B63A"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Change (add/delete/modify) to an FDB Medication Route Mapping</w:t>
      </w:r>
    </w:p>
    <w:p w14:paraId="60E6B63B" w14:textId="77777777" w:rsidR="00BE4C05" w:rsidRPr="00EA77BC" w:rsidRDefault="00BE4C05" w:rsidP="00BA5F06">
      <w:pPr>
        <w:pStyle w:val="BodyText4"/>
        <w:keepNext w:val="0"/>
        <w:ind w:left="0"/>
        <w:rPr>
          <w:sz w:val="24"/>
          <w:szCs w:val="24"/>
        </w:rPr>
      </w:pPr>
    </w:p>
    <w:p w14:paraId="60E6B63C" w14:textId="77777777" w:rsidR="00BE4C05" w:rsidRPr="00EA77BC" w:rsidRDefault="00BE4C05" w:rsidP="0012128D">
      <w:pPr>
        <w:pStyle w:val="BodyText4"/>
        <w:keepNext w:val="0"/>
        <w:ind w:left="0"/>
        <w:rPr>
          <w:sz w:val="24"/>
          <w:szCs w:val="24"/>
        </w:rPr>
      </w:pPr>
      <w:r w:rsidRPr="00EA77BC">
        <w:rPr>
          <w:sz w:val="24"/>
          <w:szCs w:val="24"/>
        </w:rPr>
        <w:t>If a local medication route that is marked for ‘All Packages’ is unmapped, the software will attempt to do an automatic remapping to an active standard medication route. If the unmapping occurred due to an inactivation of the standard medication route and a replacement route is provided, the local medication route will be remapped to the new standard replacement route. If no replacement route was provided in the update, a defined set of business rules will be used to attempt an automatic remapping to another standard medication route.</w:t>
      </w:r>
    </w:p>
    <w:p w14:paraId="60E6B63D" w14:textId="77777777" w:rsidR="00492136" w:rsidRPr="00EA77BC" w:rsidRDefault="00492136" w:rsidP="0012128D">
      <w:pPr>
        <w:pStyle w:val="BodyText4"/>
        <w:keepNext w:val="0"/>
        <w:ind w:left="0"/>
        <w:rPr>
          <w:sz w:val="24"/>
          <w:szCs w:val="24"/>
        </w:rPr>
      </w:pPr>
    </w:p>
    <w:p w14:paraId="60E6B63E" w14:textId="77777777" w:rsidR="00BE4C05" w:rsidRPr="00EA77BC" w:rsidRDefault="00BE4C05" w:rsidP="0005137D">
      <w:pPr>
        <w:pStyle w:val="BodyText4"/>
        <w:keepNext w:val="0"/>
        <w:ind w:left="0"/>
        <w:rPr>
          <w:sz w:val="24"/>
          <w:szCs w:val="24"/>
        </w:rPr>
      </w:pPr>
      <w:r w:rsidRPr="00EA77BC">
        <w:rPr>
          <w:sz w:val="24"/>
          <w:szCs w:val="24"/>
        </w:rPr>
        <w:t xml:space="preserve">The MailMan message will include the reason for notification, what was updated and will also include any automatic mapping activities that occurred from the local Medication Routes file to the Standard Medication Routes file. </w:t>
      </w:r>
    </w:p>
    <w:p w14:paraId="60E6B63F" w14:textId="77777777" w:rsidR="00BE4C05" w:rsidRPr="00EA77BC" w:rsidRDefault="00BE4C05" w:rsidP="0005137D">
      <w:pPr>
        <w:pStyle w:val="BodyText4"/>
        <w:keepNext w:val="0"/>
        <w:ind w:left="0"/>
        <w:rPr>
          <w:sz w:val="24"/>
          <w:szCs w:val="24"/>
        </w:rPr>
      </w:pPr>
    </w:p>
    <w:p w14:paraId="60E6B640" w14:textId="77777777" w:rsidR="00BE4C05" w:rsidRPr="00EA77BC" w:rsidRDefault="00BE4C05" w:rsidP="0005137D">
      <w:pPr>
        <w:pStyle w:val="ExampleHeading"/>
      </w:pPr>
      <w:r w:rsidRPr="00EA77BC">
        <w:t>Example 1:  Addition of New Standard Medication Route</w:t>
      </w:r>
    </w:p>
    <w:p w14:paraId="60E6B641" w14:textId="77777777" w:rsidR="00BE4C05" w:rsidRPr="00EA77BC" w:rsidRDefault="00BE4C05" w:rsidP="00EB241E">
      <w:pPr>
        <w:pStyle w:val="Codeexample"/>
      </w:pPr>
      <w:r w:rsidRPr="00EA77BC">
        <w:t>Subj: Standard Medication Route File Update  [#136380] 08/21/09@09:58  64 lines</w:t>
      </w:r>
    </w:p>
    <w:p w14:paraId="60E6B642" w14:textId="77777777" w:rsidR="00BE4C05" w:rsidRPr="00EA77BC" w:rsidRDefault="00BE4C05" w:rsidP="005C4F1E">
      <w:pPr>
        <w:pStyle w:val="Codeexample"/>
      </w:pPr>
      <w:r w:rsidRPr="00EA77BC">
        <w:t>From: STANDARD MEDICATION ROUTE FILE PROCESSOR  In 'IN' basket.   Page 1  *New*</w:t>
      </w:r>
    </w:p>
    <w:p w14:paraId="60E6B643" w14:textId="77777777" w:rsidR="00BE4C05" w:rsidRPr="00EA77BC" w:rsidRDefault="00BE4C05" w:rsidP="000128D8">
      <w:pPr>
        <w:pStyle w:val="Codeexample"/>
      </w:pPr>
      <w:r w:rsidRPr="00EA77BC">
        <w:t>-------------------------------------------------------------------------------</w:t>
      </w:r>
    </w:p>
    <w:p w14:paraId="60E6B644" w14:textId="77777777" w:rsidR="00BE4C05" w:rsidRPr="00EA77BC" w:rsidRDefault="00BE4C05" w:rsidP="000128D8">
      <w:pPr>
        <w:pStyle w:val="Codeexample"/>
      </w:pPr>
      <w:r w:rsidRPr="00EA77BC">
        <w:t>The following entries have been added to the Standard Medication Routes</w:t>
      </w:r>
    </w:p>
    <w:p w14:paraId="60E6B645" w14:textId="77777777" w:rsidR="00BE4C05" w:rsidRPr="00EA77BC" w:rsidRDefault="00BE4C05" w:rsidP="00EA77BC">
      <w:pPr>
        <w:pStyle w:val="Codeexample"/>
      </w:pPr>
      <w:r w:rsidRPr="00EA77BC">
        <w:t>(#51.23) File:</w:t>
      </w:r>
    </w:p>
    <w:p w14:paraId="60E6B646" w14:textId="77777777" w:rsidR="00BE4C05" w:rsidRPr="00EA77BC" w:rsidRDefault="00BE4C05" w:rsidP="00EA77BC">
      <w:pPr>
        <w:pStyle w:val="Codeexample"/>
      </w:pPr>
      <w:r w:rsidRPr="00EA77BC">
        <w:t xml:space="preserve"> </w:t>
      </w:r>
    </w:p>
    <w:p w14:paraId="60E6B647" w14:textId="77777777" w:rsidR="00BE4C05" w:rsidRPr="00EA77BC" w:rsidRDefault="00BE4C05" w:rsidP="00EA77BC">
      <w:pPr>
        <w:pStyle w:val="Codeexample"/>
      </w:pPr>
      <w:r w:rsidRPr="00EA77BC">
        <w:t xml:space="preserve">   ENTERAL</w:t>
      </w:r>
    </w:p>
    <w:p w14:paraId="60E6B648" w14:textId="77777777" w:rsidR="00BE4C05" w:rsidRPr="00EA77BC" w:rsidRDefault="00BE4C05" w:rsidP="00EA77BC">
      <w:pPr>
        <w:pStyle w:val="Codeexample"/>
      </w:pPr>
      <w:r w:rsidRPr="00EA77BC">
        <w:t xml:space="preserve">     FDB Route: ORAL</w:t>
      </w:r>
    </w:p>
    <w:p w14:paraId="60E6B649" w14:textId="77777777" w:rsidR="00BE4C05" w:rsidRPr="00EA77BC" w:rsidRDefault="00BE4C05" w:rsidP="00EA77BC">
      <w:pPr>
        <w:pStyle w:val="Codeexample"/>
      </w:pPr>
      <w:r w:rsidRPr="00EA77BC">
        <w:t xml:space="preserve"> </w:t>
      </w:r>
    </w:p>
    <w:p w14:paraId="60E6B64A" w14:textId="77777777" w:rsidR="00BE4C05" w:rsidRPr="00EA77BC" w:rsidRDefault="00BE4C05" w:rsidP="00EA77BC">
      <w:pPr>
        <w:pStyle w:val="Codeexample"/>
        <w:keepNext/>
      </w:pPr>
      <w:r w:rsidRPr="00EA77BC">
        <w:t>The following entries have been inactivated in the Standard Medication</w:t>
      </w:r>
    </w:p>
    <w:p w14:paraId="60E6B64B" w14:textId="77777777" w:rsidR="00BE4C05" w:rsidRPr="00EA77BC" w:rsidRDefault="00BE4C05" w:rsidP="00EA77BC">
      <w:pPr>
        <w:pStyle w:val="Codeexample"/>
        <w:keepNext/>
      </w:pPr>
      <w:r w:rsidRPr="00EA77BC">
        <w:t>Routes (#51.23) File:</w:t>
      </w:r>
    </w:p>
    <w:p w14:paraId="60E6B64C" w14:textId="77777777" w:rsidR="00BE4C05" w:rsidRPr="00EA77BC" w:rsidRDefault="00BE4C05" w:rsidP="00EA77BC">
      <w:pPr>
        <w:pStyle w:val="Codeexample"/>
        <w:keepNext/>
      </w:pPr>
      <w:r w:rsidRPr="00EA77BC">
        <w:t xml:space="preserve"> </w:t>
      </w:r>
    </w:p>
    <w:p w14:paraId="60E6B64D" w14:textId="77777777" w:rsidR="00BE4C05" w:rsidRPr="00EA77BC" w:rsidRDefault="00BE4C05" w:rsidP="00EB241E">
      <w:pPr>
        <w:pStyle w:val="Codeexample"/>
      </w:pPr>
      <w:r w:rsidRPr="00EA77BC">
        <w:t xml:space="preserve">   (None)</w:t>
      </w:r>
    </w:p>
    <w:p w14:paraId="60E6B64E" w14:textId="77777777" w:rsidR="00BE4C05" w:rsidRPr="00EA77BC" w:rsidRDefault="00BE4C05" w:rsidP="005C4F1E">
      <w:pPr>
        <w:pStyle w:val="Codeexample"/>
      </w:pPr>
    </w:p>
    <w:p w14:paraId="60E6B64F" w14:textId="77777777" w:rsidR="00BE4C05" w:rsidRPr="00EA77BC" w:rsidRDefault="00BE4C05" w:rsidP="000128D8">
      <w:pPr>
        <w:pStyle w:val="Codeexample"/>
      </w:pPr>
      <w:r w:rsidRPr="00EA77BC">
        <w:t xml:space="preserve"> </w:t>
      </w:r>
    </w:p>
    <w:p w14:paraId="60E6B650" w14:textId="77777777" w:rsidR="00BE4C05" w:rsidRPr="00EA77BC" w:rsidRDefault="00BE4C05" w:rsidP="000128D8">
      <w:pPr>
        <w:pStyle w:val="Codeexample"/>
      </w:pPr>
      <w:r w:rsidRPr="00EA77BC">
        <w:t>The following entries have been reactivated in the Standard Medication</w:t>
      </w:r>
    </w:p>
    <w:p w14:paraId="60E6B651" w14:textId="77777777" w:rsidR="00BE4C05" w:rsidRPr="00EA77BC" w:rsidRDefault="00BE4C05" w:rsidP="00EA77BC">
      <w:pPr>
        <w:pStyle w:val="Codeexample"/>
      </w:pPr>
      <w:r w:rsidRPr="00EA77BC">
        <w:t>Routes (#51.23) File:</w:t>
      </w:r>
    </w:p>
    <w:p w14:paraId="60E6B652" w14:textId="77777777" w:rsidR="00BE4C05" w:rsidRPr="00EA77BC" w:rsidRDefault="00BE4C05" w:rsidP="00EA77BC">
      <w:pPr>
        <w:pStyle w:val="Codeexample"/>
      </w:pPr>
      <w:r w:rsidRPr="00EA77BC">
        <w:t xml:space="preserve"> </w:t>
      </w:r>
    </w:p>
    <w:p w14:paraId="60E6B653" w14:textId="77777777" w:rsidR="00BE4C05" w:rsidRPr="00EA77BC" w:rsidRDefault="00BE4C05" w:rsidP="00EA77BC">
      <w:pPr>
        <w:pStyle w:val="Codeexample"/>
      </w:pPr>
      <w:r w:rsidRPr="00EA77BC">
        <w:t xml:space="preserve">   (None)</w:t>
      </w:r>
    </w:p>
    <w:p w14:paraId="60E6B654" w14:textId="77777777" w:rsidR="00BE4C05" w:rsidRPr="00EA77BC" w:rsidRDefault="00BE4C05" w:rsidP="00EA77BC">
      <w:pPr>
        <w:pStyle w:val="Codeexample"/>
      </w:pPr>
      <w:r w:rsidRPr="00EA77BC">
        <w:t xml:space="preserve"> </w:t>
      </w:r>
    </w:p>
    <w:p w14:paraId="60E6B655" w14:textId="77777777" w:rsidR="00BE4C05" w:rsidRPr="00EA77BC" w:rsidRDefault="00BE4C05" w:rsidP="00EA77BC">
      <w:pPr>
        <w:pStyle w:val="Codeexample"/>
      </w:pPr>
      <w:r w:rsidRPr="00EA77BC">
        <w:t>The following entries in the Medication Routes (#51.2) File have been</w:t>
      </w:r>
    </w:p>
    <w:p w14:paraId="60E6B656" w14:textId="77777777" w:rsidR="00BE4C05" w:rsidRPr="00EA77BC" w:rsidRDefault="00BE4C05" w:rsidP="00EA77BC">
      <w:pPr>
        <w:pStyle w:val="Codeexample"/>
      </w:pPr>
      <w:r w:rsidRPr="00EA77BC">
        <w:t>mapped/remapped to a Standard Medication Route (#51.23) File entry.</w:t>
      </w:r>
    </w:p>
    <w:p w14:paraId="60E6B657" w14:textId="77777777" w:rsidR="00BE4C05" w:rsidRPr="00EA77BC" w:rsidRDefault="00BE4C05" w:rsidP="00EA77BC">
      <w:pPr>
        <w:pStyle w:val="Codeexample"/>
      </w:pPr>
      <w:r w:rsidRPr="00EA77BC">
        <w:t xml:space="preserve"> </w:t>
      </w:r>
    </w:p>
    <w:p w14:paraId="60E6B658" w14:textId="77777777" w:rsidR="00BE4C05" w:rsidRPr="00EA77BC" w:rsidRDefault="00BE4C05" w:rsidP="00EA77BC">
      <w:pPr>
        <w:pStyle w:val="Codeexample"/>
      </w:pPr>
      <w:r w:rsidRPr="00EA77BC">
        <w:t xml:space="preserve">   G-TUBE</w:t>
      </w:r>
    </w:p>
    <w:p w14:paraId="60E6B659" w14:textId="77777777" w:rsidR="00BE4C05" w:rsidRPr="00EA77BC" w:rsidRDefault="00BE4C05" w:rsidP="00EA77BC">
      <w:pPr>
        <w:pStyle w:val="Codeexample"/>
      </w:pPr>
      <w:r w:rsidRPr="00EA77BC">
        <w:t xml:space="preserve">     Previous Standard Route: ORAL</w:t>
      </w:r>
    </w:p>
    <w:p w14:paraId="60E6B65A" w14:textId="77777777" w:rsidR="00BE4C05" w:rsidRPr="00EA77BC" w:rsidRDefault="00BE4C05" w:rsidP="00EA77BC">
      <w:pPr>
        <w:pStyle w:val="Codeexample"/>
      </w:pPr>
      <w:r w:rsidRPr="00EA77BC">
        <w:t xml:space="preserve">     New Standard Route: ENTERAL</w:t>
      </w:r>
    </w:p>
    <w:p w14:paraId="60E6B65B" w14:textId="77777777" w:rsidR="00BE4C05" w:rsidRPr="00EA77BC" w:rsidRDefault="00BE4C05" w:rsidP="00EA77BC">
      <w:pPr>
        <w:pStyle w:val="Codeexample"/>
      </w:pPr>
    </w:p>
    <w:p w14:paraId="60E6B65C" w14:textId="77777777" w:rsidR="00BE4C05" w:rsidRPr="00EA77BC" w:rsidRDefault="00BE4C05" w:rsidP="00EA77BC">
      <w:pPr>
        <w:pStyle w:val="Codeexample"/>
      </w:pPr>
      <w:r w:rsidRPr="00EA77BC">
        <w:t>PLEASE REVIEW, MAY REQUIRE YOUR ATTENTION!</w:t>
      </w:r>
    </w:p>
    <w:p w14:paraId="60E6B65D" w14:textId="77777777" w:rsidR="00BE4C05" w:rsidRPr="00EA77BC" w:rsidRDefault="00BE4C05" w:rsidP="00EA77BC">
      <w:pPr>
        <w:pStyle w:val="Codeexample"/>
      </w:pPr>
      <w:r w:rsidRPr="00EA77BC">
        <w:t xml:space="preserve"> </w:t>
      </w:r>
    </w:p>
    <w:p w14:paraId="60E6B65E" w14:textId="77777777" w:rsidR="00BE4C05" w:rsidRPr="00EA77BC" w:rsidRDefault="00BE4C05" w:rsidP="00EA77BC">
      <w:pPr>
        <w:pStyle w:val="Codeexample"/>
      </w:pPr>
      <w:r w:rsidRPr="00EA77BC">
        <w:t>The following entries in the Medication Routes (#51.2) File have been</w:t>
      </w:r>
    </w:p>
    <w:p w14:paraId="60E6B65F" w14:textId="77777777" w:rsidR="00BE4C05" w:rsidRPr="00EA77BC" w:rsidRDefault="00BE4C05" w:rsidP="00EA77BC">
      <w:pPr>
        <w:pStyle w:val="Codeexample"/>
      </w:pPr>
      <w:r w:rsidRPr="00EA77BC">
        <w:t>unmapped from a Standard Medication Route (#51.23) File entry.</w:t>
      </w:r>
    </w:p>
    <w:p w14:paraId="60E6B660" w14:textId="77777777" w:rsidR="00BE4C05" w:rsidRPr="00EA77BC" w:rsidRDefault="00BE4C05" w:rsidP="00EA77BC">
      <w:pPr>
        <w:pStyle w:val="Codeexample"/>
      </w:pPr>
      <w:r w:rsidRPr="00EA77BC">
        <w:t xml:space="preserve"> </w:t>
      </w:r>
    </w:p>
    <w:p w14:paraId="60E6B661" w14:textId="77777777" w:rsidR="00BE4C05" w:rsidRPr="00EA77BC" w:rsidRDefault="00BE4C05" w:rsidP="00EA77BC">
      <w:pPr>
        <w:pStyle w:val="Codeexample"/>
      </w:pPr>
      <w:r w:rsidRPr="00EA77BC">
        <w:t xml:space="preserve">   (None)</w:t>
      </w:r>
    </w:p>
    <w:p w14:paraId="60E6B662" w14:textId="77777777" w:rsidR="00BE4C05" w:rsidRPr="00EA77BC" w:rsidRDefault="00BE4C05" w:rsidP="00EA77BC">
      <w:pPr>
        <w:pStyle w:val="Codeexample"/>
      </w:pPr>
      <w:r w:rsidRPr="00EA77BC">
        <w:t xml:space="preserve"> </w:t>
      </w:r>
    </w:p>
    <w:p w14:paraId="60E6B663" w14:textId="77777777" w:rsidR="00BE4C05" w:rsidRPr="00EA77BC" w:rsidRDefault="00BE4C05" w:rsidP="00EA77BC">
      <w:pPr>
        <w:pStyle w:val="Codeexample"/>
      </w:pPr>
      <w:r w:rsidRPr="00EA77BC">
        <w:t>The following entries in the Standard Medication Routes (#51.23) File have had</w:t>
      </w:r>
    </w:p>
    <w:p w14:paraId="60E6B664" w14:textId="77777777" w:rsidR="00BE4C05" w:rsidRPr="00EA77BC" w:rsidRDefault="00BE4C05" w:rsidP="00EA77BC">
      <w:pPr>
        <w:pStyle w:val="Codeexample"/>
      </w:pPr>
      <w:r w:rsidRPr="00EA77BC">
        <w:t>changes to the associated First DataBank Med Route and/or Replacement Term.</w:t>
      </w:r>
    </w:p>
    <w:p w14:paraId="60E6B665" w14:textId="77777777" w:rsidR="00BE4C05" w:rsidRPr="00EA77BC" w:rsidRDefault="00BE4C05" w:rsidP="00EA77BC">
      <w:pPr>
        <w:pStyle w:val="Codeexample"/>
      </w:pPr>
      <w:r w:rsidRPr="00EA77BC">
        <w:t xml:space="preserve"> </w:t>
      </w:r>
    </w:p>
    <w:p w14:paraId="60E6B666" w14:textId="77777777" w:rsidR="00BE4C05" w:rsidRPr="00EA77BC" w:rsidRDefault="00BE4C05" w:rsidP="00EA77BC">
      <w:pPr>
        <w:pStyle w:val="Codeexample"/>
      </w:pPr>
      <w:r w:rsidRPr="00EA77BC">
        <w:t xml:space="preserve">   (None)</w:t>
      </w:r>
    </w:p>
    <w:p w14:paraId="60E6B667" w14:textId="77777777" w:rsidR="00BE4C05" w:rsidRPr="00EA77BC" w:rsidRDefault="00BE4C05" w:rsidP="00EA77BC">
      <w:pPr>
        <w:pStyle w:val="Codeexample"/>
      </w:pPr>
      <w:r w:rsidRPr="00EA77BC">
        <w:t xml:space="preserve"> </w:t>
      </w:r>
    </w:p>
    <w:p w14:paraId="60E6B668" w14:textId="77777777" w:rsidR="00BE4C05" w:rsidRPr="00EA77BC" w:rsidRDefault="00BE4C05" w:rsidP="00EA77BC">
      <w:pPr>
        <w:pStyle w:val="Codeexample"/>
      </w:pPr>
      <w:r w:rsidRPr="00EA77BC">
        <w:t>The following entries in the Medication Routes (#51.2) File were to be</w:t>
      </w:r>
    </w:p>
    <w:p w14:paraId="60E6B669" w14:textId="77777777" w:rsidR="00BE4C05" w:rsidRPr="00EA77BC" w:rsidRDefault="00BE4C05" w:rsidP="00EA77BC">
      <w:pPr>
        <w:pStyle w:val="Codeexample"/>
      </w:pPr>
      <w:r w:rsidRPr="00EA77BC">
        <w:t>mapped/remapped to a Standard Medication Route (#51.23) File entry, but</w:t>
      </w:r>
    </w:p>
    <w:p w14:paraId="60E6B66A" w14:textId="77777777" w:rsidR="00BE4C05" w:rsidRPr="00EA77BC" w:rsidRDefault="00BE4C05" w:rsidP="00EA77BC">
      <w:pPr>
        <w:pStyle w:val="Codeexample"/>
      </w:pPr>
      <w:r w:rsidRPr="00EA77BC">
        <w:t>could not occur because the Medication Route (#51.2) File entry was locked.</w:t>
      </w:r>
    </w:p>
    <w:p w14:paraId="60E6B66B" w14:textId="77777777" w:rsidR="00BE4C05" w:rsidRPr="00EA77BC" w:rsidRDefault="00BE4C05" w:rsidP="00EA77BC">
      <w:pPr>
        <w:pStyle w:val="Codeexample"/>
      </w:pPr>
      <w:r w:rsidRPr="00EA77BC">
        <w:t xml:space="preserve"> </w:t>
      </w:r>
    </w:p>
    <w:p w14:paraId="60E6B66C" w14:textId="77777777" w:rsidR="00BE4C05" w:rsidRPr="00EA77BC" w:rsidRDefault="00BE4C05" w:rsidP="00EA77BC">
      <w:pPr>
        <w:pStyle w:val="Codeexample"/>
        <w:keepNext/>
      </w:pPr>
      <w:r w:rsidRPr="00EA77BC">
        <w:t xml:space="preserve">   J-TUBE</w:t>
      </w:r>
    </w:p>
    <w:p w14:paraId="60E6B66D" w14:textId="77777777" w:rsidR="00BE4C05" w:rsidRPr="00EA77BC" w:rsidRDefault="00BE4C05" w:rsidP="00EA77BC">
      <w:pPr>
        <w:pStyle w:val="Codeexample"/>
      </w:pPr>
      <w:r w:rsidRPr="00EA77BC">
        <w:t xml:space="preserve">     Current Standard Route: ORAL</w:t>
      </w:r>
    </w:p>
    <w:p w14:paraId="60E6B66E" w14:textId="77777777" w:rsidR="00BE4C05" w:rsidRPr="00EA77BC" w:rsidRDefault="00BE4C05" w:rsidP="00EA77BC">
      <w:pPr>
        <w:pStyle w:val="Codeexample"/>
      </w:pPr>
      <w:r w:rsidRPr="00EA77BC">
        <w:t xml:space="preserve">     Recommend mapping to Standard Route: ENTERAL </w:t>
      </w:r>
    </w:p>
    <w:p w14:paraId="60E6B66F" w14:textId="77777777" w:rsidR="00BE4C05" w:rsidRPr="00EA77BC" w:rsidRDefault="00BE4C05" w:rsidP="00EA77BC">
      <w:pPr>
        <w:pStyle w:val="Codeexample"/>
      </w:pPr>
    </w:p>
    <w:p w14:paraId="60E6B670" w14:textId="77777777" w:rsidR="00BE4C05" w:rsidRPr="00EA77BC" w:rsidRDefault="00BE4C05" w:rsidP="00EA77BC">
      <w:pPr>
        <w:pStyle w:val="Codeexample"/>
      </w:pPr>
      <w:r w:rsidRPr="00EA77BC">
        <w:t>The following entries in the Medication Routes (#51.2) File were to be</w:t>
      </w:r>
    </w:p>
    <w:p w14:paraId="60E6B671" w14:textId="77777777" w:rsidR="00BE4C05" w:rsidRPr="00EA77BC" w:rsidRDefault="00BE4C05" w:rsidP="00EA77BC">
      <w:pPr>
        <w:pStyle w:val="Codeexample"/>
      </w:pPr>
      <w:r w:rsidRPr="00EA77BC">
        <w:t>unmapped from a Standard Medication Route (#51.23) File entry, but</w:t>
      </w:r>
    </w:p>
    <w:p w14:paraId="60E6B672" w14:textId="77777777" w:rsidR="00BE4C05" w:rsidRPr="00EA77BC" w:rsidRDefault="00BE4C05" w:rsidP="00EA77BC">
      <w:pPr>
        <w:pStyle w:val="Codeexample"/>
      </w:pPr>
      <w:r w:rsidRPr="00EA77BC">
        <w:t>could not occur because the Medication Route (#51.2) File entry was locked.</w:t>
      </w:r>
    </w:p>
    <w:p w14:paraId="60E6B673" w14:textId="77777777" w:rsidR="00BE4C05" w:rsidRPr="00EA77BC" w:rsidRDefault="00BE4C05" w:rsidP="00EA77BC">
      <w:pPr>
        <w:pStyle w:val="Codeexample"/>
      </w:pPr>
      <w:r w:rsidRPr="00EA77BC">
        <w:t xml:space="preserve"> </w:t>
      </w:r>
    </w:p>
    <w:p w14:paraId="60E6B674" w14:textId="77777777" w:rsidR="00BE4C05" w:rsidRPr="00EA77BC" w:rsidRDefault="00BE4C05" w:rsidP="00EA77BC">
      <w:pPr>
        <w:pStyle w:val="Codeexample"/>
      </w:pPr>
      <w:r w:rsidRPr="00EA77BC">
        <w:t xml:space="preserve">   (None)</w:t>
      </w:r>
    </w:p>
    <w:p w14:paraId="60E6B675" w14:textId="77777777" w:rsidR="00BE4C05" w:rsidRPr="00EA77BC" w:rsidRDefault="00BE4C05" w:rsidP="00EA77BC">
      <w:pPr>
        <w:pStyle w:val="Codeexample"/>
      </w:pPr>
    </w:p>
    <w:p w14:paraId="60E6B676" w14:textId="77777777" w:rsidR="00BE4C05" w:rsidRPr="00EA77BC" w:rsidRDefault="00BE4C05" w:rsidP="00EA77BC">
      <w:pPr>
        <w:pStyle w:val="Codeexample"/>
      </w:pPr>
      <w:r w:rsidRPr="00EA77BC">
        <w:t>Enter message action (in IN basket): Ignore //</w:t>
      </w:r>
    </w:p>
    <w:p w14:paraId="60E6B677" w14:textId="77777777" w:rsidR="00BE4C05" w:rsidRPr="00EA77BC" w:rsidRDefault="00BE4C05" w:rsidP="00EA77BC"/>
    <w:p w14:paraId="60E6B678" w14:textId="77777777" w:rsidR="00BE4C05" w:rsidRPr="00EA77BC" w:rsidRDefault="00BE4C05" w:rsidP="00EA77BC">
      <w:pPr>
        <w:pStyle w:val="ExampleHeading"/>
      </w:pPr>
      <w:r w:rsidRPr="00EA77BC">
        <w:t>Example 2:  Inactivation of Standard Medication Routes; one with a Replacement Route and the other without</w:t>
      </w:r>
    </w:p>
    <w:p w14:paraId="60E6B67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7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7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7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7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7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7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8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8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8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8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8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8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8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8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8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8D" w14:textId="77777777" w:rsidR="00BE4C05" w:rsidRPr="00EA77BC" w:rsidRDefault="00BE4C05" w:rsidP="00EA77BC">
      <w:pPr>
        <w:shd w:val="clear" w:color="auto" w:fill="D9D9D9"/>
        <w:ind w:left="360"/>
        <w:rPr>
          <w:rFonts w:ascii="Courier New" w:hAnsi="Courier New" w:cs="Courier New"/>
          <w:sz w:val="16"/>
          <w:szCs w:val="16"/>
        </w:rPr>
      </w:pPr>
    </w:p>
    <w:p w14:paraId="60E6B68E" w14:textId="77777777" w:rsidR="00BE4C05" w:rsidRPr="00EA77BC" w:rsidRDefault="00BE4C05" w:rsidP="00EA77BC">
      <w:pPr>
        <w:shd w:val="clear" w:color="auto" w:fill="D9D9D9"/>
        <w:ind w:left="360"/>
        <w:rPr>
          <w:rFonts w:ascii="Courier New" w:hAnsi="Courier New" w:cs="Courier New"/>
          <w:sz w:val="16"/>
          <w:szCs w:val="16"/>
        </w:rPr>
      </w:pPr>
    </w:p>
    <w:p w14:paraId="60E6B68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9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9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9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9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9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URETHRAL</w:t>
      </w:r>
    </w:p>
    <w:p w14:paraId="60E6B69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INTRA-URETHRAL</w:t>
      </w:r>
    </w:p>
    <w:p w14:paraId="60E6B69B" w14:textId="77777777" w:rsidR="00BE4C05" w:rsidRPr="00EA77BC" w:rsidRDefault="00BE4C05" w:rsidP="00EA77BC">
      <w:pPr>
        <w:shd w:val="clear" w:color="auto" w:fill="D9D9D9"/>
        <w:ind w:left="360"/>
        <w:rPr>
          <w:rFonts w:ascii="Courier New" w:hAnsi="Courier New" w:cs="Courier New"/>
          <w:sz w:val="16"/>
          <w:szCs w:val="16"/>
        </w:rPr>
      </w:pPr>
    </w:p>
    <w:p w14:paraId="60E6B69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9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A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A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INTRAVITREAL</w:t>
      </w:r>
    </w:p>
    <w:p w14:paraId="60E6B6A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(None)</w:t>
      </w:r>
    </w:p>
    <w:p w14:paraId="60E6B6A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A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A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A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A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A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0" w14:textId="77777777" w:rsidR="00BE4C05" w:rsidRPr="00EA77BC" w:rsidRDefault="00BE4C05" w:rsidP="00EA77BC">
      <w:pPr>
        <w:shd w:val="clear" w:color="auto" w:fill="D9D9D9"/>
        <w:ind w:left="360"/>
        <w:rPr>
          <w:rFonts w:ascii="Courier New" w:hAnsi="Courier New" w:cs="Courier New"/>
          <w:sz w:val="16"/>
          <w:szCs w:val="16"/>
        </w:rPr>
      </w:pPr>
    </w:p>
    <w:p w14:paraId="60E6B6B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B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B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B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B6" w14:textId="77777777" w:rsidR="00BE4C05" w:rsidRPr="00EA77BC" w:rsidRDefault="00BE4C05" w:rsidP="00EA77BC"/>
    <w:p w14:paraId="60E6B6B7" w14:textId="77777777" w:rsidR="00BE4C05" w:rsidRPr="00EA77BC" w:rsidRDefault="00BE4C05" w:rsidP="00EA77BC">
      <w:pPr>
        <w:pStyle w:val="ExampleHeading"/>
      </w:pPr>
      <w:r w:rsidRPr="00EA77BC">
        <w:t>Example 3:  Remapping and Unmapping could not occur due to locked file</w:t>
      </w:r>
    </w:p>
    <w:p w14:paraId="60E6B6B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B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B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B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B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B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B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C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C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C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C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C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C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C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CC" w14:textId="77777777" w:rsidR="00BE4C05" w:rsidRPr="00EA77BC" w:rsidRDefault="00BE4C05" w:rsidP="00EA77BC">
      <w:pPr>
        <w:shd w:val="clear" w:color="auto" w:fill="D9D9D9"/>
        <w:ind w:left="360"/>
        <w:rPr>
          <w:rFonts w:ascii="Courier New" w:hAnsi="Courier New" w:cs="Courier New"/>
          <w:sz w:val="16"/>
          <w:szCs w:val="16"/>
        </w:rPr>
      </w:pPr>
    </w:p>
    <w:p w14:paraId="60E6B6CD"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CE"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F"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0"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2"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3"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D4"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5"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6" w14:textId="77777777" w:rsidR="00BE4C05" w:rsidRPr="00EA77BC" w:rsidRDefault="00BE4C05" w:rsidP="005C4F1E">
      <w:pPr>
        <w:shd w:val="clear" w:color="auto" w:fill="D9D9D9"/>
        <w:ind w:left="360"/>
        <w:rPr>
          <w:rFonts w:ascii="Courier New" w:hAnsi="Courier New" w:cs="Courier New"/>
          <w:sz w:val="16"/>
          <w:szCs w:val="16"/>
        </w:rPr>
      </w:pPr>
    </w:p>
    <w:p w14:paraId="60E6B6D7"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D8"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D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D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E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E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E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E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URETHRAL</w:t>
      </w:r>
    </w:p>
    <w:p w14:paraId="60E6B6E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Recommend mapping to Standard Route: INTRA-URETHRAL</w:t>
      </w:r>
    </w:p>
    <w:p w14:paraId="60E6B6E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B" w14:textId="77777777" w:rsidR="00BE4C05" w:rsidRPr="00EA77BC" w:rsidRDefault="00BE4C05" w:rsidP="00EA77BC">
      <w:pPr>
        <w:shd w:val="clear" w:color="auto" w:fill="D9D9D9"/>
        <w:ind w:left="360"/>
        <w:rPr>
          <w:rFonts w:ascii="Courier New" w:hAnsi="Courier New" w:cs="Courier New"/>
          <w:sz w:val="16"/>
          <w:szCs w:val="16"/>
        </w:rPr>
      </w:pPr>
    </w:p>
    <w:p w14:paraId="60E6B6E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E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F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INTRAVITREAL</w:t>
      </w:r>
    </w:p>
    <w:p w14:paraId="60E6B6F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&lt;delete mapping&gt;</w:t>
      </w:r>
    </w:p>
    <w:p w14:paraId="60E6B6F3" w14:textId="77777777" w:rsidR="00BE4C05" w:rsidRPr="00EA77BC" w:rsidRDefault="00BE4C05" w:rsidP="00EA77BC">
      <w:pPr>
        <w:shd w:val="clear" w:color="auto" w:fill="D9D9D9"/>
        <w:ind w:left="360"/>
        <w:rPr>
          <w:rFonts w:ascii="Courier New" w:hAnsi="Courier New" w:cs="Courier New"/>
          <w:sz w:val="16"/>
          <w:szCs w:val="16"/>
        </w:rPr>
      </w:pPr>
    </w:p>
    <w:p w14:paraId="60E6B6F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6F5" w14:textId="77777777" w:rsidR="00BE4C05" w:rsidRPr="00EA77BC" w:rsidRDefault="00BE4C05" w:rsidP="00EA77BC"/>
    <w:p w14:paraId="60E6B6F6" w14:textId="77777777" w:rsidR="00BE4C05" w:rsidRPr="00EA77BC" w:rsidRDefault="00BE4C05" w:rsidP="00EA77BC">
      <w:pPr>
        <w:pStyle w:val="ExampleHeading"/>
      </w:pPr>
      <w:r w:rsidRPr="00EA77BC">
        <w:t>Example 4:  Reactivated Standard Medication Route</w:t>
      </w:r>
    </w:p>
    <w:p w14:paraId="60E6B6F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F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F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F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F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F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F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70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3" w14:textId="77777777" w:rsidR="00BE4C05" w:rsidRPr="00EA77BC" w:rsidRDefault="00BE4C05" w:rsidP="00EA77BC">
      <w:pPr>
        <w:shd w:val="clear" w:color="auto" w:fill="D9D9D9"/>
        <w:ind w:left="360"/>
        <w:rPr>
          <w:rFonts w:ascii="Courier New" w:hAnsi="Courier New" w:cs="Courier New"/>
          <w:sz w:val="16"/>
          <w:szCs w:val="16"/>
        </w:rPr>
      </w:pPr>
    </w:p>
    <w:p w14:paraId="60E6B704" w14:textId="77777777" w:rsidR="00BE4C05" w:rsidRPr="00EA77BC" w:rsidRDefault="00BE4C05" w:rsidP="00EA77BC">
      <w:pPr>
        <w:shd w:val="clear" w:color="auto" w:fill="D9D9D9"/>
        <w:ind w:left="360"/>
        <w:rPr>
          <w:rFonts w:ascii="Courier New" w:hAnsi="Courier New" w:cs="Courier New"/>
          <w:sz w:val="16"/>
          <w:szCs w:val="16"/>
        </w:rPr>
      </w:pPr>
    </w:p>
    <w:p w14:paraId="60E6B70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70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0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INTRADUCTAL</w:t>
      </w:r>
    </w:p>
    <w:p w14:paraId="60E6B70A" w14:textId="77777777" w:rsidR="00BE4C05" w:rsidRPr="00EA77BC" w:rsidRDefault="00BE4C05" w:rsidP="00EA77BC">
      <w:pPr>
        <w:shd w:val="clear" w:color="auto" w:fill="D9D9D9"/>
        <w:ind w:left="360"/>
        <w:rPr>
          <w:rFonts w:ascii="Courier New" w:hAnsi="Courier New" w:cs="Courier New"/>
          <w:sz w:val="16"/>
          <w:szCs w:val="16"/>
        </w:rPr>
      </w:pPr>
    </w:p>
    <w:p w14:paraId="60E6B70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0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70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F" w14:textId="77777777" w:rsidR="00BE4C05" w:rsidRPr="00EA77BC" w:rsidRDefault="00BE4C05" w:rsidP="00EA77BC">
      <w:pPr>
        <w:shd w:val="clear" w:color="auto" w:fill="D9D9D9"/>
        <w:ind w:left="360"/>
        <w:rPr>
          <w:rFonts w:ascii="Courier New" w:hAnsi="Courier New" w:cs="Courier New"/>
          <w:sz w:val="16"/>
          <w:szCs w:val="16"/>
        </w:rPr>
      </w:pPr>
    </w:p>
    <w:p w14:paraId="60E6B71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71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1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71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1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7"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718"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719"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A"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1B"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&lt;deleted&gt;</w:t>
      </w:r>
    </w:p>
    <w:p w14:paraId="60E6B71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1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71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 </w:t>
      </w:r>
    </w:p>
    <w:p w14:paraId="60E6B722" w14:textId="77777777" w:rsidR="00BE4C05" w:rsidRPr="00EA77BC" w:rsidRDefault="00BE4C05" w:rsidP="00EA77BC">
      <w:pPr>
        <w:shd w:val="clear" w:color="auto" w:fill="D9D9D9"/>
        <w:ind w:left="360"/>
        <w:rPr>
          <w:rFonts w:ascii="Courier New" w:hAnsi="Courier New" w:cs="Courier New"/>
          <w:sz w:val="16"/>
          <w:szCs w:val="16"/>
        </w:rPr>
      </w:pPr>
    </w:p>
    <w:p w14:paraId="60E6B72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2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72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28" w14:textId="77777777" w:rsidR="00BE4C05" w:rsidRPr="00EA77BC" w:rsidRDefault="00BE4C05" w:rsidP="00EA77BC">
      <w:pPr>
        <w:shd w:val="clear" w:color="auto" w:fill="D9D9D9"/>
        <w:ind w:left="360"/>
        <w:rPr>
          <w:rFonts w:ascii="Courier New" w:hAnsi="Courier New" w:cs="Courier New"/>
          <w:sz w:val="16"/>
          <w:szCs w:val="16"/>
        </w:rPr>
      </w:pPr>
    </w:p>
    <w:p w14:paraId="60E6B729" w14:textId="77777777" w:rsidR="00EF7CD2"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72A" w14:textId="77777777" w:rsidR="00EF7CD2" w:rsidRPr="00EA77BC" w:rsidRDefault="00EF7CD2" w:rsidP="00EA77BC"/>
    <w:p w14:paraId="60E6B72B" w14:textId="77777777" w:rsidR="006C09AA" w:rsidRPr="00EA77BC" w:rsidRDefault="006C09AA" w:rsidP="0064290E">
      <w:pPr>
        <w:pStyle w:val="Heading2"/>
        <w:numPr>
          <w:ilvl w:val="0"/>
          <w:numId w:val="36"/>
        </w:numPr>
        <w:tabs>
          <w:tab w:val="clear" w:pos="1080"/>
          <w:tab w:val="clear" w:pos="1440"/>
          <w:tab w:val="left" w:pos="720"/>
        </w:tabs>
        <w:ind w:left="0"/>
      </w:pPr>
      <w:bookmarkStart w:id="1683" w:name="_Default_Med_Route"/>
      <w:bookmarkStart w:id="1684" w:name="Page_96"/>
      <w:bookmarkStart w:id="1685" w:name="_Toc376874076"/>
      <w:bookmarkStart w:id="1686" w:name="_Toc523224126"/>
      <w:bookmarkEnd w:id="1683"/>
      <w:bookmarkEnd w:id="1684"/>
      <w:r w:rsidRPr="00EA77BC">
        <w:t>Default Med Route for OI Report</w:t>
      </w:r>
      <w:bookmarkEnd w:id="1685"/>
      <w:bookmarkEnd w:id="1686"/>
      <w:r w:rsidRPr="00EA77BC">
        <w:fldChar w:fldCharType="begin"/>
      </w:r>
      <w:r w:rsidRPr="00EA77BC">
        <w:instrText xml:space="preserve"> XE "Default Med Route For OI Report" </w:instrText>
      </w:r>
      <w:r w:rsidRPr="00EA77BC">
        <w:fldChar w:fldCharType="end"/>
      </w:r>
    </w:p>
    <w:p w14:paraId="60E6B72C" w14:textId="77777777" w:rsidR="006C09AA" w:rsidRPr="00EA77BC" w:rsidRDefault="006C09AA" w:rsidP="00EA77BC">
      <w:pPr>
        <w:keepNext/>
        <w:tabs>
          <w:tab w:val="left" w:pos="720"/>
        </w:tabs>
        <w:ind w:left="720"/>
        <w:rPr>
          <w:b/>
        </w:rPr>
      </w:pPr>
      <w:r w:rsidRPr="00EA77BC">
        <w:rPr>
          <w:b/>
        </w:rPr>
        <w:t>[PSS DEF MED ROUTE OI RPT]</w:t>
      </w:r>
    </w:p>
    <w:p w14:paraId="60E6B72D" w14:textId="77777777" w:rsidR="006C09AA" w:rsidRPr="00EA77BC" w:rsidRDefault="006C09AA" w:rsidP="00EA77BC">
      <w:pPr>
        <w:keepNext/>
      </w:pPr>
    </w:p>
    <w:p w14:paraId="60E6B72E" w14:textId="77777777" w:rsidR="006C09AA" w:rsidRPr="00EA77BC" w:rsidRDefault="006C09AA" w:rsidP="00732461">
      <w:r w:rsidRPr="00EA77BC">
        <w:t xml:space="preserve">The </w:t>
      </w:r>
      <w:r w:rsidRPr="00EA77BC">
        <w:rPr>
          <w:i/>
        </w:rPr>
        <w:t>Default Med Route for OI Report</w:t>
      </w:r>
      <w:r w:rsidRPr="00EA77BC">
        <w:t xml:space="preserve"> </w:t>
      </w:r>
      <w:r w:rsidR="00BA1635" w:rsidRPr="00EA77BC">
        <w:t xml:space="preserve">[PSS DEF MED ROUTE OI RPT] </w:t>
      </w:r>
      <w:r w:rsidRPr="00EA77BC">
        <w:t xml:space="preserve">option is listed on the </w:t>
      </w:r>
      <w:r w:rsidRPr="00EA77BC">
        <w:rPr>
          <w:i/>
        </w:rPr>
        <w:t xml:space="preserve">Medication Routes Management </w:t>
      </w:r>
      <w:r w:rsidRPr="00EA77BC">
        <w:t>[PSS MEDICATION ROUTES MGMT] menu. This report can be used to help identify the current default medication routes for the orderable items. The following is an example of the report.</w:t>
      </w:r>
    </w:p>
    <w:p w14:paraId="60E6B72F" w14:textId="77777777" w:rsidR="00112F5C" w:rsidRPr="00EA77BC" w:rsidRDefault="00112F5C" w:rsidP="00732461"/>
    <w:p w14:paraId="60E6B730" w14:textId="77777777" w:rsidR="00112F5C" w:rsidRPr="00EA77BC" w:rsidRDefault="00112F5C" w:rsidP="0064290E">
      <w:pPr>
        <w:numPr>
          <w:ilvl w:val="0"/>
          <w:numId w:val="58"/>
        </w:numPr>
      </w:pPr>
      <w:r w:rsidRPr="00EA77BC">
        <w:t>Patch PSS*1*153 added the ability to include printing the POSSIBLE MED ROUTES multiple</w:t>
      </w:r>
      <w:r w:rsidR="00BA1635" w:rsidRPr="00EA77BC">
        <w:t xml:space="preserve"> (#11) of the PHARMACY ORDERABLE ITEM file (#50.7). </w:t>
      </w:r>
      <w:r w:rsidRPr="00EA77BC">
        <w:t xml:space="preserve">If the DEFAULT MED ROUTE field </w:t>
      </w:r>
      <w:r w:rsidR="00BA1635" w:rsidRPr="00EA77BC">
        <w:t xml:space="preserve">(#.06) </w:t>
      </w:r>
      <w:r w:rsidRPr="00EA77BC">
        <w:t xml:space="preserve">is populated then that value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a single entry and the USE DOSAGE FORM MED </w:t>
      </w:r>
      <w:r w:rsidR="00890E72" w:rsidRPr="00EA77BC">
        <w:t xml:space="preserve">ROUTE LIST field </w:t>
      </w:r>
      <w:r w:rsidR="00BA1635" w:rsidRPr="00EA77BC">
        <w:t xml:space="preserve">(#10) </w:t>
      </w:r>
      <w:r w:rsidR="00890E72" w:rsidRPr="00EA77BC">
        <w:t>is set to “NO,”</w:t>
      </w:r>
      <w:r w:rsidRPr="00EA77BC">
        <w:t xml:space="preserve"> the single entry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more than one entry and the USE DOSAGE FORM MED </w:t>
      </w:r>
      <w:r w:rsidR="00890E72" w:rsidRPr="00EA77BC">
        <w:t xml:space="preserve">ROUTE LIST field </w:t>
      </w:r>
      <w:r w:rsidR="00BA1635" w:rsidRPr="00EA77BC">
        <w:t xml:space="preserve">(#10) </w:t>
      </w:r>
      <w:r w:rsidR="00890E72" w:rsidRPr="00EA77BC">
        <w:t>is set to “NO,”</w:t>
      </w:r>
      <w:r w:rsidRPr="00EA77BC">
        <w:t xml:space="preserve"> no value will be returned as the default value. The med routes selection list in CPRS will be populated with all the medication routes associated with the orderable item’s dosage form if the USE DOSAGE FORM MED R</w:t>
      </w:r>
      <w:r w:rsidR="00890E72" w:rsidRPr="00EA77BC">
        <w:t xml:space="preserve">OUTE LIST field </w:t>
      </w:r>
      <w:r w:rsidR="00BA1635" w:rsidRPr="00EA77BC">
        <w:t xml:space="preserve">(#10) </w:t>
      </w:r>
      <w:r w:rsidR="00890E72" w:rsidRPr="00EA77BC">
        <w:t>is set to "YES,"</w:t>
      </w:r>
      <w:r w:rsidRPr="00EA77BC">
        <w:t xml:space="preserve"> otherwise it will be populated from the POSSIBLE MED ROUTES multiple</w:t>
      </w:r>
      <w:r w:rsidR="00BA1635" w:rsidRPr="00EA77BC">
        <w:t xml:space="preserve"> (#11)</w:t>
      </w:r>
      <w:r w:rsidRPr="00EA77BC">
        <w:t>. These conditions are shown in the following table and examples are provided.</w:t>
      </w:r>
    </w:p>
    <w:p w14:paraId="60E6B731" w14:textId="77777777" w:rsidR="006C09AA" w:rsidRPr="00EA77BC" w:rsidRDefault="006C09AA" w:rsidP="000C5921">
      <w:pPr>
        <w:rPr>
          <w:sz w:val="16"/>
          <w:szCs w:val="16"/>
        </w:rPr>
      </w:pPr>
    </w:p>
    <w:tbl>
      <w:tblPr>
        <w:tblW w:w="93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250"/>
        <w:gridCol w:w="1530"/>
        <w:gridCol w:w="3888"/>
      </w:tblGrid>
      <w:tr w:rsidR="00112F5C" w:rsidRPr="00EA77BC" w14:paraId="60E6B736" w14:textId="77777777" w:rsidTr="00BA1635">
        <w:tc>
          <w:tcPr>
            <w:tcW w:w="1710" w:type="dxa"/>
            <w:shd w:val="clear" w:color="auto" w:fill="F2F2F2"/>
          </w:tcPr>
          <w:p w14:paraId="60E6B732" w14:textId="77777777" w:rsidR="00112F5C" w:rsidRPr="00EA77BC" w:rsidRDefault="00112F5C" w:rsidP="000C5921">
            <w:pPr>
              <w:pStyle w:val="TableText"/>
              <w:keepNext/>
              <w:jc w:val="center"/>
              <w:rPr>
                <w:b/>
                <w:bCs/>
              </w:rPr>
            </w:pPr>
            <w:r w:rsidRPr="00EA77BC">
              <w:rPr>
                <w:b/>
                <w:bCs/>
              </w:rPr>
              <w:t>DEFAULT MED ROUTE FIELD POPULATED?</w:t>
            </w:r>
          </w:p>
        </w:tc>
        <w:tc>
          <w:tcPr>
            <w:tcW w:w="2250" w:type="dxa"/>
            <w:shd w:val="clear" w:color="auto" w:fill="F2F2F2"/>
          </w:tcPr>
          <w:p w14:paraId="60E6B733" w14:textId="77777777" w:rsidR="00112F5C" w:rsidRPr="00EA77BC" w:rsidRDefault="00112F5C" w:rsidP="000C5921">
            <w:pPr>
              <w:pStyle w:val="TableText"/>
              <w:keepNext/>
              <w:jc w:val="center"/>
              <w:rPr>
                <w:b/>
                <w:bCs/>
              </w:rPr>
            </w:pPr>
            <w:r w:rsidRPr="00EA77BC">
              <w:rPr>
                <w:b/>
                <w:bCs/>
              </w:rPr>
              <w:t>POSSIBLE MED ROUTES FIELD</w:t>
            </w:r>
          </w:p>
        </w:tc>
        <w:tc>
          <w:tcPr>
            <w:tcW w:w="1530" w:type="dxa"/>
            <w:shd w:val="clear" w:color="auto" w:fill="F2F2F2"/>
          </w:tcPr>
          <w:p w14:paraId="60E6B734" w14:textId="77777777" w:rsidR="00112F5C" w:rsidRPr="00EA77BC" w:rsidRDefault="00112F5C" w:rsidP="000C5921">
            <w:pPr>
              <w:pStyle w:val="TableText"/>
              <w:keepNext/>
              <w:jc w:val="center"/>
              <w:rPr>
                <w:b/>
                <w:bCs/>
              </w:rPr>
            </w:pPr>
            <w:r w:rsidRPr="00EA77BC">
              <w:rPr>
                <w:b/>
                <w:bCs/>
              </w:rPr>
              <w:t xml:space="preserve">USE DOSAGE FORM MED ROUTE LIST </w:t>
            </w:r>
          </w:p>
        </w:tc>
        <w:tc>
          <w:tcPr>
            <w:tcW w:w="3888" w:type="dxa"/>
            <w:shd w:val="clear" w:color="auto" w:fill="F2F2F2"/>
          </w:tcPr>
          <w:p w14:paraId="60E6B735" w14:textId="77777777" w:rsidR="00112F5C" w:rsidRPr="00EA77BC" w:rsidRDefault="00112F5C" w:rsidP="000C5921">
            <w:pPr>
              <w:pStyle w:val="TableText"/>
              <w:keepNext/>
              <w:jc w:val="center"/>
              <w:rPr>
                <w:b/>
                <w:bCs/>
              </w:rPr>
            </w:pPr>
            <w:r w:rsidRPr="00EA77BC">
              <w:rPr>
                <w:b/>
                <w:bCs/>
              </w:rPr>
              <w:t>VALUE RETURNED – MED ROUTES SELECTION IN CPRS</w:t>
            </w:r>
          </w:p>
        </w:tc>
      </w:tr>
      <w:tr w:rsidR="00112F5C" w:rsidRPr="00EA77BC" w14:paraId="60E6B73B" w14:textId="77777777" w:rsidTr="00BA1635">
        <w:tc>
          <w:tcPr>
            <w:tcW w:w="1710" w:type="dxa"/>
          </w:tcPr>
          <w:p w14:paraId="60E6B737" w14:textId="77777777" w:rsidR="00112F5C" w:rsidRPr="00EA77BC" w:rsidRDefault="00112F5C" w:rsidP="00732461">
            <w:pPr>
              <w:pStyle w:val="TableText"/>
              <w:jc w:val="center"/>
              <w:rPr>
                <w:sz w:val="22"/>
                <w:szCs w:val="22"/>
              </w:rPr>
            </w:pPr>
            <w:r w:rsidRPr="00EA77BC">
              <w:rPr>
                <w:sz w:val="22"/>
                <w:szCs w:val="22"/>
              </w:rPr>
              <w:t>Y</w:t>
            </w:r>
          </w:p>
        </w:tc>
        <w:tc>
          <w:tcPr>
            <w:tcW w:w="2250" w:type="dxa"/>
          </w:tcPr>
          <w:p w14:paraId="60E6B738" w14:textId="77777777" w:rsidR="00112F5C" w:rsidRPr="00EA77BC" w:rsidRDefault="00821445" w:rsidP="00732461">
            <w:pPr>
              <w:pStyle w:val="TableText"/>
              <w:rPr>
                <w:sz w:val="22"/>
                <w:szCs w:val="22"/>
              </w:rPr>
            </w:pPr>
            <w:r w:rsidRPr="00EA77BC">
              <w:rPr>
                <w:sz w:val="22"/>
                <w:szCs w:val="22"/>
              </w:rPr>
              <w:t>N</w:t>
            </w:r>
          </w:p>
        </w:tc>
        <w:tc>
          <w:tcPr>
            <w:tcW w:w="1530" w:type="dxa"/>
          </w:tcPr>
          <w:p w14:paraId="60E6B739" w14:textId="77777777" w:rsidR="00112F5C" w:rsidRPr="00EA77BC" w:rsidRDefault="00821445" w:rsidP="00732461">
            <w:pPr>
              <w:pStyle w:val="TableText"/>
              <w:jc w:val="center"/>
              <w:rPr>
                <w:sz w:val="22"/>
                <w:szCs w:val="22"/>
              </w:rPr>
            </w:pPr>
            <w:r w:rsidRPr="00EA77BC">
              <w:rPr>
                <w:sz w:val="22"/>
                <w:szCs w:val="22"/>
              </w:rPr>
              <w:t>N</w:t>
            </w:r>
          </w:p>
        </w:tc>
        <w:tc>
          <w:tcPr>
            <w:tcW w:w="3888" w:type="dxa"/>
          </w:tcPr>
          <w:p w14:paraId="60E6B73A" w14:textId="77777777" w:rsidR="00112F5C" w:rsidRPr="00EA77BC" w:rsidRDefault="00112F5C" w:rsidP="000C5921">
            <w:pPr>
              <w:pStyle w:val="TableText"/>
              <w:rPr>
                <w:sz w:val="22"/>
                <w:szCs w:val="22"/>
              </w:rPr>
            </w:pPr>
            <w:r w:rsidRPr="00EA77BC">
              <w:rPr>
                <w:sz w:val="22"/>
                <w:szCs w:val="22"/>
              </w:rPr>
              <w:t xml:space="preserve">DEFAULT MED ROUTE field </w:t>
            </w:r>
            <w:r w:rsidR="00BA1635" w:rsidRPr="00EA77BC">
              <w:rPr>
                <w:sz w:val="22"/>
                <w:szCs w:val="22"/>
              </w:rPr>
              <w:t xml:space="preserve">(#.06) </w:t>
            </w:r>
            <w:r w:rsidRPr="00EA77BC">
              <w:rPr>
                <w:sz w:val="22"/>
                <w:szCs w:val="22"/>
              </w:rPr>
              <w:t>value</w:t>
            </w:r>
          </w:p>
        </w:tc>
      </w:tr>
      <w:tr w:rsidR="00112F5C" w:rsidRPr="00EA77BC" w14:paraId="60E6B740" w14:textId="77777777" w:rsidTr="00BA1635">
        <w:tc>
          <w:tcPr>
            <w:tcW w:w="1710" w:type="dxa"/>
          </w:tcPr>
          <w:p w14:paraId="60E6B73C"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3D" w14:textId="77777777" w:rsidR="00112F5C" w:rsidRPr="00EA77BC" w:rsidRDefault="00112F5C" w:rsidP="00732461">
            <w:pPr>
              <w:pStyle w:val="TableText"/>
              <w:rPr>
                <w:sz w:val="22"/>
                <w:szCs w:val="22"/>
              </w:rPr>
            </w:pPr>
            <w:r w:rsidRPr="00EA77BC">
              <w:rPr>
                <w:sz w:val="22"/>
                <w:szCs w:val="22"/>
              </w:rPr>
              <w:t>Single Entry</w:t>
            </w:r>
          </w:p>
        </w:tc>
        <w:tc>
          <w:tcPr>
            <w:tcW w:w="1530" w:type="dxa"/>
          </w:tcPr>
          <w:p w14:paraId="60E6B73E"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3F" w14:textId="77777777" w:rsidR="00112F5C" w:rsidRPr="00EA77BC" w:rsidRDefault="00112F5C" w:rsidP="000C5921">
            <w:pPr>
              <w:pStyle w:val="TableText"/>
              <w:rPr>
                <w:sz w:val="22"/>
                <w:szCs w:val="22"/>
              </w:rPr>
            </w:pPr>
            <w:r w:rsidRPr="00EA77BC">
              <w:rPr>
                <w:sz w:val="22"/>
                <w:szCs w:val="22"/>
              </w:rPr>
              <w:t>Single Entry</w:t>
            </w:r>
          </w:p>
        </w:tc>
      </w:tr>
      <w:tr w:rsidR="00112F5C" w:rsidRPr="00EA77BC" w14:paraId="60E6B745" w14:textId="77777777" w:rsidTr="00BA1635">
        <w:tc>
          <w:tcPr>
            <w:tcW w:w="1710" w:type="dxa"/>
          </w:tcPr>
          <w:p w14:paraId="60E6B741"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42" w14:textId="77777777" w:rsidR="00112F5C" w:rsidRPr="00EA77BC" w:rsidRDefault="00112F5C" w:rsidP="00732461">
            <w:pPr>
              <w:pStyle w:val="TableText"/>
              <w:rPr>
                <w:sz w:val="22"/>
                <w:szCs w:val="22"/>
              </w:rPr>
            </w:pPr>
            <w:r w:rsidRPr="00EA77BC">
              <w:rPr>
                <w:sz w:val="22"/>
                <w:szCs w:val="22"/>
              </w:rPr>
              <w:t>More Than One Entry</w:t>
            </w:r>
          </w:p>
        </w:tc>
        <w:tc>
          <w:tcPr>
            <w:tcW w:w="1530" w:type="dxa"/>
          </w:tcPr>
          <w:p w14:paraId="60E6B743"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44" w14:textId="77777777" w:rsidR="00112F5C" w:rsidRPr="00EA77BC" w:rsidRDefault="00821445" w:rsidP="00732461">
            <w:pPr>
              <w:pStyle w:val="TableText"/>
              <w:rPr>
                <w:color w:val="000000"/>
                <w:sz w:val="22"/>
                <w:szCs w:val="22"/>
              </w:rPr>
            </w:pPr>
            <w:r w:rsidRPr="00EA77BC">
              <w:rPr>
                <w:bCs/>
                <w:color w:val="000000"/>
                <w:sz w:val="22"/>
                <w:szCs w:val="22"/>
              </w:rPr>
              <w:t xml:space="preserve">All med routes listed in the </w:t>
            </w:r>
            <w:r w:rsidR="00BA1635" w:rsidRPr="00EA77BC">
              <w:rPr>
                <w:bCs/>
                <w:color w:val="000000"/>
                <w:sz w:val="22"/>
                <w:szCs w:val="22"/>
              </w:rPr>
              <w:t>POSSIBLE MED ROUTES multiple (#11)</w:t>
            </w:r>
          </w:p>
        </w:tc>
      </w:tr>
      <w:tr w:rsidR="00112F5C" w:rsidRPr="00EA77BC" w14:paraId="60E6B74A" w14:textId="77777777" w:rsidTr="00BA1635">
        <w:tc>
          <w:tcPr>
            <w:tcW w:w="1710" w:type="dxa"/>
          </w:tcPr>
          <w:p w14:paraId="60E6B746" w14:textId="77777777" w:rsidR="00112F5C" w:rsidRPr="00EA77BC" w:rsidRDefault="00821445" w:rsidP="00732461">
            <w:pPr>
              <w:pStyle w:val="TableText"/>
              <w:jc w:val="center"/>
              <w:rPr>
                <w:sz w:val="22"/>
                <w:szCs w:val="22"/>
              </w:rPr>
            </w:pPr>
            <w:r w:rsidRPr="00EA77BC">
              <w:rPr>
                <w:sz w:val="22"/>
                <w:szCs w:val="22"/>
              </w:rPr>
              <w:t>N</w:t>
            </w:r>
          </w:p>
        </w:tc>
        <w:tc>
          <w:tcPr>
            <w:tcW w:w="2250" w:type="dxa"/>
          </w:tcPr>
          <w:p w14:paraId="60E6B747" w14:textId="77777777" w:rsidR="00112F5C" w:rsidRPr="00EA77BC" w:rsidRDefault="00821445" w:rsidP="00732461">
            <w:pPr>
              <w:pStyle w:val="TableText"/>
              <w:rPr>
                <w:sz w:val="22"/>
                <w:szCs w:val="22"/>
              </w:rPr>
            </w:pPr>
            <w:r w:rsidRPr="00EA77BC">
              <w:rPr>
                <w:sz w:val="22"/>
                <w:szCs w:val="22"/>
              </w:rPr>
              <w:t>N</w:t>
            </w:r>
          </w:p>
        </w:tc>
        <w:tc>
          <w:tcPr>
            <w:tcW w:w="1530" w:type="dxa"/>
          </w:tcPr>
          <w:p w14:paraId="60E6B748" w14:textId="77777777" w:rsidR="00112F5C" w:rsidRPr="00EA77BC" w:rsidRDefault="00112F5C" w:rsidP="00732461">
            <w:pPr>
              <w:pStyle w:val="TableText"/>
              <w:jc w:val="center"/>
              <w:rPr>
                <w:sz w:val="22"/>
                <w:szCs w:val="22"/>
              </w:rPr>
            </w:pPr>
            <w:r w:rsidRPr="00EA77BC">
              <w:rPr>
                <w:sz w:val="22"/>
                <w:szCs w:val="22"/>
              </w:rPr>
              <w:t>Y</w:t>
            </w:r>
          </w:p>
        </w:tc>
        <w:tc>
          <w:tcPr>
            <w:tcW w:w="3888" w:type="dxa"/>
          </w:tcPr>
          <w:p w14:paraId="60E6B749" w14:textId="77777777" w:rsidR="00112F5C" w:rsidRPr="00EA77BC" w:rsidRDefault="00112F5C" w:rsidP="000C5921">
            <w:pPr>
              <w:pStyle w:val="TableText"/>
              <w:rPr>
                <w:sz w:val="22"/>
                <w:szCs w:val="22"/>
              </w:rPr>
            </w:pPr>
            <w:r w:rsidRPr="00EA77BC">
              <w:rPr>
                <w:sz w:val="22"/>
                <w:szCs w:val="22"/>
              </w:rPr>
              <w:t>All medication routes associated with orderable item’s dosage form</w:t>
            </w:r>
          </w:p>
        </w:tc>
      </w:tr>
    </w:tbl>
    <w:p w14:paraId="60E6B74B" w14:textId="77777777" w:rsidR="00112F5C" w:rsidRPr="00EA77BC" w:rsidRDefault="00112F5C" w:rsidP="00732461">
      <w:pPr>
        <w:rPr>
          <w:sz w:val="16"/>
          <w:szCs w:val="16"/>
        </w:rPr>
      </w:pPr>
    </w:p>
    <w:p w14:paraId="60E6B74C" w14:textId="77777777" w:rsidR="00112F5C" w:rsidRPr="00EA77BC" w:rsidRDefault="00B2480A" w:rsidP="00732461">
      <w:pPr>
        <w:pStyle w:val="ExampleHeading"/>
      </w:pPr>
      <w:r w:rsidRPr="00EA77BC">
        <w:t>Example 1</w:t>
      </w:r>
      <w:r w:rsidR="00112F5C" w:rsidRPr="00EA77BC">
        <w:t xml:space="preserve">:  </w:t>
      </w:r>
      <w:r w:rsidR="00BA1635" w:rsidRPr="00EA77BC">
        <w:rPr>
          <w:i/>
        </w:rPr>
        <w:t>Default Med Route for Orderable Item Report</w:t>
      </w:r>
      <w:r w:rsidR="00BA1635" w:rsidRPr="00EA77BC">
        <w:t xml:space="preserve"> [PSS DEF MED ROUTE OI RPT] Option</w:t>
      </w:r>
    </w:p>
    <w:p w14:paraId="60E6B74D"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rPr>
        <w:t>DEFAULT MED ROUTE FOR ORDERABLE ITEM REPORT      JUN 17,2009     PAGE 1</w:t>
      </w:r>
    </w:p>
    <w:p w14:paraId="60E6B74E"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4F"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OI NAME     DOSAGE FORM  ASSOCIATED ROUTES   DEFAULT ROUTE  POSSIBLE MED ROUTES  DRUG</w:t>
      </w:r>
    </w:p>
    <w:p w14:paraId="60E6B750"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w:t>
      </w:r>
    </w:p>
    <w:p w14:paraId="60E6B751"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52"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IBERET      LIQUID       ORAL (BY MOUTH)                                         IBERET-500 ORAL</w:t>
      </w:r>
    </w:p>
    <w:p w14:paraId="60E6B753"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IBUPROFEN   TAB          ORAL (BY MOUTH)                                         IBUPROFEN 600MG</w:t>
      </w:r>
    </w:p>
    <w:p w14:paraId="60E6B754"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IDOXURIDINE OINT,OPH     RIGHT EYE </w:t>
      </w:r>
    </w:p>
    <w:p w14:paraId="60E6B755"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LEFT EYE</w:t>
      </w:r>
    </w:p>
    <w:p w14:paraId="60E6B756"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BOTH EYES                                               IDOXURIDINE 0.5%</w:t>
      </w:r>
    </w:p>
    <w:p w14:paraId="60E6B757"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IMIPRAMINE  TAB          ORAL (BY MOUTH)                                         IMIPRAMINE 25MG</w:t>
      </w:r>
    </w:p>
    <w:p w14:paraId="60E6B758"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rPr>
        <w:t xml:space="preserve">                                                                                 </w:t>
      </w:r>
      <w:r w:rsidRPr="00EA77BC">
        <w:rPr>
          <w:rFonts w:ascii="Courier New" w:hAnsi="Courier New" w:cs="Courier New"/>
          <w:sz w:val="16"/>
          <w:szCs w:val="16"/>
          <w:lang w:val="fr-FR"/>
        </w:rPr>
        <w:t>IMIPRAMINE 50MG</w:t>
      </w:r>
    </w:p>
    <w:p w14:paraId="60E6B759"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INDOCYANINE INJ,SOLN     INTRAMUSCULAR</w:t>
      </w:r>
    </w:p>
    <w:p w14:paraId="60E6B75A"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        INTRAVENOUS                          INDOCYANINE 25MG</w:t>
      </w:r>
    </w:p>
    <w:p w14:paraId="60E6B75B"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INSULIN     INJ          INTRAMUSCULAR</w:t>
      </w:r>
    </w:p>
    <w:p w14:paraId="60E6B75C"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w:t>
      </w:r>
    </w:p>
    <w:p w14:paraId="60E6B75D"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ORAL</w:t>
      </w:r>
    </w:p>
    <w:p w14:paraId="60E6B75E" w14:textId="77777777" w:rsidR="00112F5C" w:rsidRPr="00EA77BC" w:rsidRDefault="00112F5C" w:rsidP="00732461">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SUBCUTANEOUS       INTRAVENOUS                          INSULIN LENTE</w:t>
      </w:r>
    </w:p>
    <w:p w14:paraId="60E6B75F"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lang w:val="fr-FR"/>
        </w:rPr>
        <w:t xml:space="preserve">                                                                                 </w:t>
      </w:r>
      <w:r w:rsidRPr="00EA77BC">
        <w:rPr>
          <w:rFonts w:ascii="Courier New" w:hAnsi="Courier New" w:cs="Courier New"/>
          <w:sz w:val="16"/>
          <w:szCs w:val="16"/>
        </w:rPr>
        <w:t>INSULIN NPH</w:t>
      </w:r>
    </w:p>
    <w:p w14:paraId="60E6B760" w14:textId="77777777" w:rsidR="00406292" w:rsidRPr="00EA77BC" w:rsidRDefault="00406292" w:rsidP="00732461"/>
    <w:p w14:paraId="60E6B761" w14:textId="77777777" w:rsidR="00595E65" w:rsidRPr="00EA77BC" w:rsidRDefault="00595E65" w:rsidP="0064290E">
      <w:pPr>
        <w:pStyle w:val="Heading1"/>
        <w:numPr>
          <w:ilvl w:val="0"/>
          <w:numId w:val="45"/>
        </w:numPr>
      </w:pPr>
      <w:bookmarkStart w:id="1687" w:name="_Orderable_Item_Management"/>
      <w:bookmarkStart w:id="1688" w:name="_Toc219451941"/>
      <w:bookmarkStart w:id="1689" w:name="_Toc376874077"/>
      <w:bookmarkStart w:id="1690" w:name="_Toc523224127"/>
      <w:bookmarkEnd w:id="1687"/>
      <w:r w:rsidRPr="00EA77BC">
        <w:t>Orderable Item Management</w:t>
      </w:r>
      <w:bookmarkEnd w:id="1680"/>
      <w:bookmarkEnd w:id="1681"/>
      <w:bookmarkEnd w:id="1682"/>
      <w:bookmarkEnd w:id="1688"/>
      <w:bookmarkEnd w:id="1689"/>
      <w:bookmarkEnd w:id="1690"/>
    </w:p>
    <w:p w14:paraId="60E6B762" w14:textId="77777777" w:rsidR="00595E65" w:rsidRPr="00EA77BC" w:rsidRDefault="00595E65" w:rsidP="00732461">
      <w:pPr>
        <w:pStyle w:val="Heading4"/>
        <w:spacing w:after="0"/>
        <w:ind w:firstLine="720"/>
      </w:pPr>
      <w:bookmarkStart w:id="1691" w:name="_Toc14665886"/>
      <w:bookmarkStart w:id="1692" w:name="_Toc14666710"/>
      <w:r w:rsidRPr="00EA77BC">
        <w:t>[PSS ORDERABLE ITEM MANAGEMENT]</w:t>
      </w:r>
      <w:bookmarkEnd w:id="1691"/>
      <w:bookmarkEnd w:id="1692"/>
    </w:p>
    <w:p w14:paraId="60E6B763" w14:textId="77777777" w:rsidR="00595E65" w:rsidRPr="00EA77BC" w:rsidRDefault="00595E65" w:rsidP="00732461">
      <w:pPr>
        <w:pStyle w:val="Header"/>
        <w:tabs>
          <w:tab w:val="clear" w:pos="4320"/>
          <w:tab w:val="clear" w:pos="8640"/>
        </w:tabs>
        <w:rPr>
          <w:rFonts w:ascii="Arial" w:hAnsi="Arial" w:cs="Arial"/>
          <w:sz w:val="22"/>
        </w:rPr>
      </w:pPr>
    </w:p>
    <w:p w14:paraId="60E6B764" w14:textId="77777777" w:rsidR="00595E65" w:rsidRPr="00EA77BC" w:rsidRDefault="00595E65" w:rsidP="00732461">
      <w:bookmarkStart w:id="1693" w:name="_Toc14665887"/>
      <w:bookmarkStart w:id="1694" w:name="_Toc14666711"/>
      <w:bookmarkStart w:id="1695" w:name="_Toc14667168"/>
      <w:r w:rsidRPr="00EA77BC">
        <w:t xml:space="preserve">The </w:t>
      </w:r>
      <w:r w:rsidRPr="00EA77BC">
        <w:rPr>
          <w:i/>
          <w:iCs/>
        </w:rPr>
        <w:t>Orderable Item Management</w:t>
      </w:r>
      <w:r w:rsidRPr="00EA77BC">
        <w:fldChar w:fldCharType="begin"/>
      </w:r>
      <w:r w:rsidRPr="00EA77BC">
        <w:instrText xml:space="preserve"> XE "Orderable Item Management" \b</w:instrText>
      </w:r>
      <w:r w:rsidRPr="00EA77BC">
        <w:fldChar w:fldCharType="end"/>
      </w:r>
      <w:r w:rsidRPr="00EA77BC">
        <w:t xml:space="preserve"> sub-menu provides an option through which the Pharmacy Orderable Items are maintained.</w:t>
      </w:r>
      <w:bookmarkEnd w:id="1693"/>
      <w:bookmarkEnd w:id="1694"/>
      <w:bookmarkEnd w:id="1695"/>
    </w:p>
    <w:p w14:paraId="60E6B765" w14:textId="77777777" w:rsidR="00595E65" w:rsidRPr="00EA77BC" w:rsidRDefault="00595E65" w:rsidP="000C5921"/>
    <w:p w14:paraId="60E6B766" w14:textId="77777777" w:rsidR="00595E65" w:rsidRPr="00EA77BC" w:rsidRDefault="00595E65" w:rsidP="0064290E">
      <w:pPr>
        <w:pStyle w:val="Heading2"/>
        <w:numPr>
          <w:ilvl w:val="0"/>
          <w:numId w:val="43"/>
        </w:numPr>
      </w:pPr>
      <w:bookmarkStart w:id="1696" w:name="Page_95"/>
      <w:bookmarkStart w:id="1697" w:name="_Toc219451942"/>
      <w:bookmarkStart w:id="1698" w:name="_Toc376874078"/>
      <w:bookmarkStart w:id="1699" w:name="_Toc523224128"/>
      <w:bookmarkEnd w:id="1696"/>
      <w:r w:rsidRPr="00EA77BC">
        <w:t>Edit Orderable Items</w:t>
      </w:r>
      <w:bookmarkEnd w:id="1697"/>
      <w:bookmarkEnd w:id="1698"/>
      <w:bookmarkEnd w:id="1699"/>
    </w:p>
    <w:p w14:paraId="60E6B767" w14:textId="77777777" w:rsidR="00595E65" w:rsidRPr="00EA77BC" w:rsidRDefault="00595E65" w:rsidP="000C5921">
      <w:pPr>
        <w:pStyle w:val="Heading4"/>
        <w:spacing w:after="0"/>
        <w:ind w:firstLine="720"/>
        <w:rPr>
          <w:sz w:val="28"/>
        </w:rPr>
      </w:pPr>
      <w:bookmarkStart w:id="1700" w:name="_Toc14665888"/>
      <w:bookmarkStart w:id="1701" w:name="_Toc14666712"/>
      <w:r w:rsidRPr="00EA77BC">
        <w:t>[PSS EDIT ORDERABLE ITEMS]</w:t>
      </w:r>
      <w:bookmarkEnd w:id="1700"/>
      <w:bookmarkEnd w:id="1701"/>
    </w:p>
    <w:p w14:paraId="60E6B768" w14:textId="77777777" w:rsidR="006E4C49" w:rsidRPr="00EA77BC" w:rsidRDefault="006E4C49" w:rsidP="000C5921">
      <w:pPr>
        <w:rPr>
          <w:bCs/>
        </w:rPr>
      </w:pPr>
    </w:p>
    <w:p w14:paraId="60E6B769" w14:textId="77777777" w:rsidR="00595E65" w:rsidRPr="00EA77BC" w:rsidRDefault="00595E65" w:rsidP="000C5921">
      <w:pPr>
        <w:rPr>
          <w:bCs/>
        </w:rPr>
      </w:pPr>
      <w:r w:rsidRPr="00EA77BC">
        <w:rPr>
          <w:bCs/>
        </w:rPr>
        <w:t>The</w:t>
      </w:r>
      <w:r w:rsidRPr="00EA77BC">
        <w:rPr>
          <w:bCs/>
          <w:i/>
          <w:iCs/>
        </w:rPr>
        <w:t xml:space="preserve"> Edit Orderabl</w:t>
      </w:r>
      <w:r w:rsidRPr="00EA77BC">
        <w:rPr>
          <w:bCs/>
        </w:rPr>
        <w:t xml:space="preserve">e </w:t>
      </w:r>
      <w:r w:rsidRPr="00EA77BC">
        <w:rPr>
          <w:bCs/>
          <w:i/>
          <w:iCs/>
        </w:rPr>
        <w:t>Items</w:t>
      </w:r>
      <w:r w:rsidR="00EB0B01" w:rsidRPr="00EA77BC">
        <w:rPr>
          <w:bCs/>
        </w:rPr>
        <w:t xml:space="preserve"> [PSS EDIT ORDERABLE ITEMS]</w:t>
      </w:r>
      <w:r w:rsidRPr="00EA77BC">
        <w:rPr>
          <w:bCs/>
          <w:iCs/>
        </w:rPr>
        <w:fldChar w:fldCharType="begin"/>
      </w:r>
      <w:r w:rsidRPr="00EA77BC">
        <w:rPr>
          <w:bCs/>
          <w:iCs/>
        </w:rPr>
        <w:instrText xml:space="preserve"> XE "Edit Orderable Items" \b</w:instrText>
      </w:r>
      <w:r w:rsidRPr="00EA77BC">
        <w:rPr>
          <w:bCs/>
          <w:iCs/>
        </w:rPr>
        <w:fldChar w:fldCharType="end"/>
      </w:r>
      <w:r w:rsidRPr="00EA77BC">
        <w:rPr>
          <w:bCs/>
        </w:rPr>
        <w:t xml:space="preserve"> option allows the user to enter and edit data in the PHARMACY OR</w:t>
      </w:r>
      <w:r w:rsidR="00F47098" w:rsidRPr="00EA77BC">
        <w:rPr>
          <w:bCs/>
        </w:rPr>
        <w:t>DERABLE ITEM file (#50.7). If a</w:t>
      </w:r>
      <w:r w:rsidRPr="00EA77BC">
        <w:rPr>
          <w:bCs/>
        </w:rPr>
        <w:t xml:space="preserve"> Pharmacy Orderable Item Drug Text Entry is identified at the “OI-DRUG-TEXT” prompt, it will be viewable during medication order entry processes through CPRS, Outpatient Pharmacy, and Inpatient Medications. Pharmacy Orderable Item defaults can be entered for selected fields. These defaults will be displayed to the user during the medication order entry processes for all applications through which medicatio</w:t>
      </w:r>
      <w:r w:rsidR="00B44BDA" w:rsidRPr="00EA77BC">
        <w:rPr>
          <w:bCs/>
        </w:rPr>
        <w:t>n orders can be entered.</w:t>
      </w:r>
    </w:p>
    <w:p w14:paraId="60E6B76A" w14:textId="77777777" w:rsidR="006E4C49" w:rsidRPr="00EA77BC" w:rsidRDefault="006E4C49" w:rsidP="001B3F39">
      <w:pPr>
        <w:rPr>
          <w:bCs/>
        </w:rPr>
      </w:pPr>
    </w:p>
    <w:p w14:paraId="60E6B76B" w14:textId="77777777" w:rsidR="00600D2D" w:rsidRPr="00EA77BC" w:rsidRDefault="00600D2D" w:rsidP="001B3F39">
      <w:pPr>
        <w:autoSpaceDE w:val="0"/>
        <w:autoSpaceDN w:val="0"/>
      </w:pPr>
      <w:r w:rsidRPr="00EA77BC">
        <w:t xml:space="preserve">The </w:t>
      </w:r>
      <w:r w:rsidRPr="00EA77BC">
        <w:rPr>
          <w:i/>
          <w:iCs/>
        </w:rPr>
        <w:t>Edit Orderable Items</w:t>
      </w:r>
      <w:r w:rsidR="00EB0B01" w:rsidRPr="00EA77BC">
        <w:rPr>
          <w:i/>
          <w:iCs/>
        </w:rPr>
        <w:t xml:space="preserve"> </w:t>
      </w:r>
      <w:r w:rsidR="00EB0B01" w:rsidRPr="00EA77BC">
        <w:rPr>
          <w:bCs/>
        </w:rPr>
        <w:t>[PSS EDIT ORDERABLE ITEMS]</w:t>
      </w:r>
      <w:r w:rsidR="00EB0B01" w:rsidRPr="00EA77BC">
        <w:rPr>
          <w:i/>
          <w:iCs/>
        </w:rPr>
        <w:t xml:space="preserve"> </w:t>
      </w:r>
      <w:r w:rsidRPr="00EA77BC">
        <w:t xml:space="preserve">option allows the user to enter a default medication route and med route selection list. </w:t>
      </w:r>
    </w:p>
    <w:p w14:paraId="60E6B76C" w14:textId="77777777" w:rsidR="006E4C49" w:rsidRPr="00EA77BC" w:rsidRDefault="006E4C49" w:rsidP="001B3F39">
      <w:pPr>
        <w:autoSpaceDE w:val="0"/>
        <w:autoSpaceDN w:val="0"/>
      </w:pPr>
    </w:p>
    <w:p w14:paraId="60E6B76D" w14:textId="77777777" w:rsidR="00600D2D" w:rsidRPr="00EA77BC" w:rsidRDefault="00600D2D" w:rsidP="001B3F39">
      <w:pPr>
        <w:autoSpaceDE w:val="0"/>
        <w:autoSpaceDN w:val="0"/>
      </w:pPr>
      <w:r w:rsidRPr="00EA77BC">
        <w:t>The default medication route for CPRS will be derived from the DEFAULT MED ROUTE field (#.06) of the PHARMACY ORDERABLE ITEM file (#50.7) if it is populated or from the POSSIBLE MED ROUTES multiple (#50.711) of the PHARMACY ORDERABLE ITEM file (#50.7) if it is populated with a single entry and the USE DOSAGE FORM MED ROUTE LIST field (#10) is set to "NO</w:t>
      </w:r>
      <w:r w:rsidR="00EB0B01" w:rsidRPr="00EA77BC">
        <w:t>.</w:t>
      </w:r>
      <w:r w:rsidRPr="00EA77BC">
        <w:t>"</w:t>
      </w:r>
    </w:p>
    <w:p w14:paraId="60E6B76E" w14:textId="77777777" w:rsidR="006E4C49" w:rsidRPr="00EA77BC" w:rsidRDefault="006E4C49" w:rsidP="001B3F39">
      <w:pPr>
        <w:autoSpaceDE w:val="0"/>
        <w:autoSpaceDN w:val="0"/>
      </w:pPr>
    </w:p>
    <w:p w14:paraId="60E6B76F" w14:textId="77777777" w:rsidR="00600D2D" w:rsidRPr="00EA77BC" w:rsidRDefault="00600D2D" w:rsidP="001B3F39">
      <w:pPr>
        <w:autoSpaceDE w:val="0"/>
        <w:autoSpaceDN w:val="0"/>
      </w:pPr>
      <w:r w:rsidRPr="00EA77BC">
        <w:t>Additional med routes for selection in the drop-down list in CPRS will be derived from the POSSIBLE MED ROUTES multiple (#50.711) if the USE DOSAGE FORM MED ROUTE LIST field (#10) is set to "NO</w:t>
      </w:r>
      <w:r w:rsidR="00EB0B01" w:rsidRPr="00EA77BC">
        <w:t>.</w:t>
      </w:r>
      <w:r w:rsidRPr="00EA77BC">
        <w:t>" Otherwise, the med routes associated with the orderable item's dosage form, MED ROUTE FOR DOSAGE FORM multiple (#50.6061) of the DOSAGE FORM file (#50.606)</w:t>
      </w:r>
      <w:r w:rsidR="00B60FDA" w:rsidRPr="00EA77BC">
        <w:t xml:space="preserve"> will be returned</w:t>
      </w:r>
      <w:r w:rsidRPr="00EA77BC">
        <w:t>.</w:t>
      </w:r>
    </w:p>
    <w:p w14:paraId="60E6B770" w14:textId="77777777" w:rsidR="006E4C49" w:rsidRPr="00EA77BC" w:rsidRDefault="007A34C9" w:rsidP="001B3F39">
      <w:pPr>
        <w:autoSpaceDE w:val="0"/>
        <w:autoSpaceDN w:val="0"/>
      </w:pPr>
      <w:r>
        <w:br w:type="page"/>
      </w:r>
    </w:p>
    <w:p w14:paraId="60E6B771" w14:textId="77777777" w:rsidR="006E4C49" w:rsidRPr="00EA77BC" w:rsidRDefault="00E678D7" w:rsidP="001B3F39">
      <w:pPr>
        <w:autoSpaceDE w:val="0"/>
        <w:autoSpaceDN w:val="0"/>
      </w:pPr>
      <w:r w:rsidRPr="00EA77BC">
        <w:t>The method of deriving the appropriate medication routes listed above will be for Inpatient Medications unit dose orders, IV Fluids orders, and Outpatient Pharmacy orders entered via CPRS orders dialog</w:t>
      </w:r>
      <w:r w:rsidR="006E4C49" w:rsidRPr="00EA77BC">
        <w:t>.</w:t>
      </w:r>
    </w:p>
    <w:p w14:paraId="60E6B772" w14:textId="77777777" w:rsidR="00E678D7" w:rsidRPr="00EA77BC" w:rsidRDefault="00E678D7" w:rsidP="001B3F39">
      <w:pPr>
        <w:autoSpaceDE w:val="0"/>
        <w:autoSpaceDN w:val="0"/>
      </w:pPr>
    </w:p>
    <w:p w14:paraId="60E6B773" w14:textId="77777777" w:rsidR="00E678D7" w:rsidRPr="00EA77BC" w:rsidRDefault="00E678D7" w:rsidP="001B3F39">
      <w:pPr>
        <w:autoSpaceDE w:val="0"/>
        <w:autoSpaceDN w:val="0"/>
      </w:pPr>
      <w:r w:rsidRPr="00EA77BC">
        <w:t xml:space="preserve">Additionally, a report is available to view all current default medication routes as well as all possible med routes for the listed orderable items. See the section entitled </w:t>
      </w:r>
      <w:r w:rsidRPr="00EA77BC">
        <w:rPr>
          <w:i/>
          <w:iCs/>
        </w:rPr>
        <w:t xml:space="preserve">Default Med Route For OI Report </w:t>
      </w:r>
      <w:r w:rsidRPr="00EA77BC">
        <w:t>[PSSDEF MED ROUTE OI RPT].</w:t>
      </w:r>
    </w:p>
    <w:p w14:paraId="60E6B774" w14:textId="77777777" w:rsidR="006E4C49" w:rsidRPr="00EA77BC" w:rsidRDefault="006E4C49" w:rsidP="001B3F39">
      <w:pPr>
        <w:autoSpaceDE w:val="0"/>
        <w:autoSpaceDN w:val="0"/>
      </w:pPr>
    </w:p>
    <w:p w14:paraId="60E6B775" w14:textId="77777777" w:rsidR="00A84016" w:rsidRPr="00EA77BC" w:rsidRDefault="005254A7" w:rsidP="001B3F39">
      <w:pPr>
        <w:pStyle w:val="ExampleHeading"/>
      </w:pPr>
      <w:r w:rsidRPr="00EA77BC">
        <w:t xml:space="preserve">Example </w:t>
      </w:r>
      <w:r w:rsidR="003A41D4" w:rsidRPr="00EA77BC">
        <w:t>1</w:t>
      </w:r>
      <w:r w:rsidR="00A84016" w:rsidRPr="00EA77BC">
        <w:t xml:space="preserve">:  Edit Orderable Items with USE DOSAGE FORM MED ROUTE LIST </w:t>
      </w:r>
      <w:r w:rsidR="00BA1635" w:rsidRPr="00EA77BC">
        <w:t xml:space="preserve">field (#10) </w:t>
      </w:r>
      <w:r w:rsidR="00A84016" w:rsidRPr="00EA77BC">
        <w:t>set to “NO”</w:t>
      </w:r>
    </w:p>
    <w:p w14:paraId="60E6B776"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777" w14:textId="77777777" w:rsidR="00A84016" w:rsidRPr="00EA77BC" w:rsidRDefault="00A84016" w:rsidP="001B3F39">
      <w:pPr>
        <w:shd w:val="clear" w:color="auto" w:fill="D9D9D9"/>
        <w:ind w:left="360"/>
        <w:rPr>
          <w:rFonts w:ascii="Courier New" w:hAnsi="Courier New" w:cs="Courier New"/>
          <w:sz w:val="16"/>
          <w:szCs w:val="16"/>
        </w:rPr>
      </w:pPr>
    </w:p>
    <w:p w14:paraId="60E6B778"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779" w14:textId="77777777" w:rsidR="00A84016" w:rsidRPr="00EA77BC" w:rsidRDefault="00A84016"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A"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7B"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7C"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D" w14:textId="77777777" w:rsidR="00A84016" w:rsidRPr="00EA77BC" w:rsidRDefault="00A84016"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Y  YES</w:t>
      </w:r>
    </w:p>
    <w:p w14:paraId="60E6B77E" w14:textId="77777777" w:rsidR="00A84016" w:rsidRPr="00EA77BC" w:rsidRDefault="00A84016" w:rsidP="0012128D">
      <w:pPr>
        <w:shd w:val="clear" w:color="auto" w:fill="D9D9D9"/>
        <w:ind w:left="360"/>
        <w:rPr>
          <w:rFonts w:ascii="Courier New" w:hAnsi="Courier New" w:cs="Courier New"/>
          <w:sz w:val="16"/>
          <w:szCs w:val="16"/>
        </w:rPr>
      </w:pPr>
    </w:p>
    <w:p w14:paraId="60E6B77F"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80"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81" w14:textId="77777777" w:rsidR="00492136" w:rsidRPr="00EA77BC" w:rsidRDefault="00492136" w:rsidP="00EB241E">
      <w:pPr>
        <w:shd w:val="clear" w:color="auto" w:fill="D9D9D9"/>
        <w:ind w:left="360"/>
        <w:rPr>
          <w:rFonts w:ascii="Courier New" w:hAnsi="Courier New" w:cs="Courier New"/>
          <w:sz w:val="16"/>
          <w:szCs w:val="16"/>
        </w:rPr>
      </w:pPr>
    </w:p>
    <w:p w14:paraId="60E6B782" w14:textId="77777777" w:rsidR="00A84016" w:rsidRPr="00EA77BC" w:rsidRDefault="00A84016" w:rsidP="005C4F1E">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Dispense Drugs:</w:t>
      </w:r>
    </w:p>
    <w:p w14:paraId="60E6B783"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784"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INSULIN REGULAR U-100 INJ</w:t>
      </w:r>
    </w:p>
    <w:p w14:paraId="60E6B785" w14:textId="77777777" w:rsidR="00A84016" w:rsidRPr="00EA77BC" w:rsidRDefault="00A84016" w:rsidP="00EA77BC">
      <w:pPr>
        <w:shd w:val="clear" w:color="auto" w:fill="D9D9D9"/>
        <w:ind w:left="360"/>
        <w:rPr>
          <w:rFonts w:ascii="Courier New" w:hAnsi="Courier New" w:cs="Courier New"/>
          <w:sz w:val="16"/>
          <w:szCs w:val="16"/>
        </w:rPr>
      </w:pPr>
    </w:p>
    <w:p w14:paraId="60E6B78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787" w14:textId="77777777" w:rsidR="00A84016" w:rsidRPr="00EA77BC" w:rsidRDefault="00A84016" w:rsidP="00EA77BC">
      <w:pPr>
        <w:shd w:val="clear" w:color="auto" w:fill="D9D9D9"/>
        <w:ind w:left="360"/>
        <w:rPr>
          <w:rFonts w:ascii="Courier New" w:hAnsi="Courier New" w:cs="Courier New"/>
          <w:sz w:val="16"/>
          <w:szCs w:val="16"/>
        </w:rPr>
      </w:pPr>
    </w:p>
    <w:p w14:paraId="60E6B78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78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8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78B"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8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E"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8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791"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79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79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79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9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9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99" w14:textId="77777777" w:rsidR="00A84016" w:rsidRPr="00EA77BC" w:rsidRDefault="00A84016" w:rsidP="00EA77BC">
      <w:pPr>
        <w:shd w:val="clear" w:color="auto" w:fill="D9D9D9"/>
        <w:ind w:left="360"/>
        <w:rPr>
          <w:rFonts w:ascii="Courier New" w:hAnsi="Courier New" w:cs="Courier New"/>
          <w:sz w:val="16"/>
          <w:szCs w:val="16"/>
        </w:rPr>
      </w:pPr>
    </w:p>
    <w:p w14:paraId="60E6B79A" w14:textId="77777777" w:rsidR="00A84016" w:rsidRPr="00EA77BC" w:rsidRDefault="00A84016" w:rsidP="00EA77BC">
      <w:pPr>
        <w:shd w:val="clear" w:color="auto" w:fill="D9D9D9"/>
        <w:ind w:left="360"/>
        <w:rPr>
          <w:rFonts w:ascii="Courier New" w:hAnsi="Courier New" w:cs="Courier New"/>
          <w:sz w:val="16"/>
          <w:szCs w:val="16"/>
        </w:rPr>
      </w:pPr>
    </w:p>
    <w:p w14:paraId="60E6B79B"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9C"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9D"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9E"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9F" w14:textId="77777777" w:rsidR="00A84016" w:rsidRPr="00EA77BC" w:rsidRDefault="00A84016" w:rsidP="00EA77BC">
      <w:pPr>
        <w:shd w:val="clear" w:color="auto" w:fill="D9D9D9"/>
        <w:ind w:left="360"/>
        <w:rPr>
          <w:rFonts w:ascii="Courier New" w:hAnsi="Courier New" w:cs="Courier New"/>
          <w:sz w:val="16"/>
          <w:szCs w:val="16"/>
        </w:rPr>
      </w:pPr>
    </w:p>
    <w:p w14:paraId="60E6B7A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USE DOSAGE FORM MED ROUTE LIST: N  NO</w:t>
      </w:r>
    </w:p>
    <w:p w14:paraId="60E6B7A1" w14:textId="77777777" w:rsidR="00A84016" w:rsidRPr="00EA77BC" w:rsidRDefault="00A84016" w:rsidP="00EA77BC">
      <w:pPr>
        <w:shd w:val="clear" w:color="auto" w:fill="D9D9D9"/>
        <w:ind w:left="360"/>
        <w:rPr>
          <w:rFonts w:ascii="Courier New" w:hAnsi="Courier New" w:cs="Courier New"/>
          <w:sz w:val="16"/>
          <w:szCs w:val="16"/>
        </w:rPr>
      </w:pPr>
    </w:p>
    <w:p w14:paraId="60E6B7A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Possible Med Routes associated with the orderable item:</w:t>
      </w:r>
    </w:p>
    <w:p w14:paraId="60E6B7A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A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 ORAL</w:t>
      </w:r>
    </w:p>
    <w:p w14:paraId="60E6B7A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1   ORAL        PO</w:t>
      </w:r>
    </w:p>
    <w:p w14:paraId="60E6B7A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2   ORAL (BY MOUTH)        PO</w:t>
      </w:r>
    </w:p>
    <w:p w14:paraId="60E6B7A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3   ORAL INHALATION        ORALINHL</w:t>
      </w:r>
    </w:p>
    <w:p w14:paraId="60E6B7A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4   ORAL INTRADERMAL PERIOSTEAL        ORALID PER</w:t>
      </w:r>
    </w:p>
    <w:p w14:paraId="60E6B7AB" w14:textId="77777777" w:rsidR="005254A7"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5   ORAL INTRAMUSCULAR        ORALIM</w:t>
      </w:r>
    </w:p>
    <w:p w14:paraId="60E6B7A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&lt;RETURN&gt; to see more, '^' to exit this list, OR</w:t>
      </w:r>
    </w:p>
    <w:p w14:paraId="60E6B7A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CHOOSE 1-5: 1  ORAL      PO</w:t>
      </w:r>
    </w:p>
    <w:p w14:paraId="60E6B7AE" w14:textId="77777777" w:rsidR="00A84016" w:rsidRPr="00EA77BC" w:rsidRDefault="00A84016" w:rsidP="00EA77BC">
      <w:pPr>
        <w:shd w:val="clear" w:color="auto" w:fill="D9D9D9"/>
        <w:ind w:left="360"/>
        <w:rPr>
          <w:rFonts w:ascii="Courier New" w:hAnsi="Courier New" w:cs="Courier New"/>
          <w:sz w:val="16"/>
          <w:szCs w:val="16"/>
        </w:rPr>
      </w:pPr>
    </w:p>
    <w:p w14:paraId="60E6B7A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The selected entry does not match any of the dosage form med routes. </w:t>
      </w:r>
    </w:p>
    <w:p w14:paraId="60E6B7B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Are you adding 'ORAL' as a new POSSIBLE MED ROUTE? NO// YES</w:t>
      </w:r>
    </w:p>
    <w:p w14:paraId="60E6B7B1" w14:textId="77777777" w:rsidR="00563828" w:rsidRPr="00EA77BC" w:rsidRDefault="00A84016"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B2"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w:t>
      </w:r>
    </w:p>
    <w:p w14:paraId="60E6B7B3"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7B4" w14:textId="77777777" w:rsidR="00563828"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7B5" w14:textId="77777777" w:rsidR="00563828" w:rsidRPr="005A3839" w:rsidRDefault="00563828" w:rsidP="00563828">
      <w:pPr>
        <w:shd w:val="clear" w:color="auto" w:fill="D9D9D9"/>
        <w:ind w:left="360"/>
        <w:rPr>
          <w:rFonts w:ascii="Courier New" w:hAnsi="Courier New" w:cs="Courier New"/>
          <w:sz w:val="16"/>
          <w:szCs w:val="16"/>
        </w:rPr>
      </w:pPr>
      <w:bookmarkStart w:id="1702" w:name="highrisk87"/>
      <w:bookmarkEnd w:id="1702"/>
      <w:r w:rsidRPr="005A3839">
        <w:rPr>
          <w:rFonts w:ascii="Courier New" w:hAnsi="Courier New" w:cs="Courier New"/>
          <w:sz w:val="16"/>
          <w:szCs w:val="16"/>
        </w:rPr>
        <w:t>HIGH RISK/HIGH ALERT</w:t>
      </w:r>
    </w:p>
    <w:p w14:paraId="60E6B7B6" w14:textId="77777777" w:rsidR="00563828" w:rsidRPr="005A3839"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 xml:space="preserve">PROMPT FOR REMOVAL IN BCMA </w:t>
      </w:r>
    </w:p>
    <w:p w14:paraId="60E6B7B7" w14:textId="77777777" w:rsidR="00563828"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14:paraId="60E6B7B8"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MOST COMMON INDICATION FOR USE: </w:t>
      </w:r>
    </w:p>
    <w:p w14:paraId="60E6B7B9"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BA" w14:textId="77777777" w:rsidR="00EF747F" w:rsidRPr="00EA77BC" w:rsidRDefault="00EF747F" w:rsidP="00563828">
      <w:pPr>
        <w:shd w:val="clear" w:color="auto" w:fill="D9D9D9"/>
        <w:ind w:left="360"/>
        <w:rPr>
          <w:rFonts w:ascii="Courier New" w:hAnsi="Courier New" w:cs="Courier New"/>
          <w:sz w:val="16"/>
          <w:szCs w:val="16"/>
        </w:rPr>
      </w:pPr>
    </w:p>
    <w:p w14:paraId="60E6B7BB"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BC" w14:textId="77777777" w:rsidR="00563828" w:rsidRDefault="00563828" w:rsidP="00EA77BC">
      <w:pPr>
        <w:pStyle w:val="ExampleHeading"/>
      </w:pPr>
    </w:p>
    <w:p w14:paraId="60E6B7BD" w14:textId="77777777" w:rsidR="003A41D4" w:rsidRPr="00EA77BC" w:rsidRDefault="003A41D4" w:rsidP="00EA77BC">
      <w:pPr>
        <w:pStyle w:val="ExampleHeading"/>
      </w:pPr>
      <w:r w:rsidRPr="00EA77BC">
        <w:t>Example 2:</w:t>
      </w:r>
      <w:bookmarkStart w:id="1703" w:name="p086"/>
      <w:bookmarkEnd w:id="1703"/>
      <w:r w:rsidRPr="00EA77BC">
        <w:t xml:space="preserve">  </w:t>
      </w:r>
      <w:r w:rsidR="00BA1635" w:rsidRPr="00EA77BC">
        <w:t xml:space="preserve">Edit Orderable Items with USE DOSAGE FORM MED ROUTE LIST field (#10) </w:t>
      </w:r>
      <w:r w:rsidRPr="00EA77BC">
        <w:t>set to “NO” and there are no Default Med Route nor Possible Med Routes</w:t>
      </w:r>
    </w:p>
    <w:p w14:paraId="60E6B7B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PHARMACY ORDERABLE ITEM NAME:    INSULIN  INJ  </w:t>
      </w:r>
    </w:p>
    <w:p w14:paraId="60E6B7B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C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C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NO</w:t>
      </w:r>
    </w:p>
    <w:p w14:paraId="60E6B7C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 YES</w:t>
      </w:r>
    </w:p>
    <w:p w14:paraId="60E6B7C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8" w14:textId="77777777" w:rsidR="003A41D4" w:rsidRPr="00EA77BC" w:rsidRDefault="003A41D4"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Now editing Orderable Item:</w:t>
      </w:r>
    </w:p>
    <w:p w14:paraId="60E6B7C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C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Orderable Item Name: INSULIN// </w:t>
      </w:r>
    </w:p>
    <w:p w14:paraId="60E6B7C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C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C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OI-DRUG TEXT ENTRY: </w:t>
      </w:r>
    </w:p>
    <w:p w14:paraId="60E6B7D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INACTIVE DATE:  </w:t>
      </w:r>
    </w:p>
    <w:p w14:paraId="60E6B7D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DAY (nD) or DOSE (nL) LIMIT: </w:t>
      </w:r>
    </w:p>
    <w:p w14:paraId="60E6B7D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DEFAULT MED ROUTE: </w:t>
      </w:r>
    </w:p>
    <w:p w14:paraId="60E6B7D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D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D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D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ORAL INTRAMUSCULAR</w:t>
      </w:r>
    </w:p>
    <w:p w14:paraId="60E6B7D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D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D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D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D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USE DOSAGE FORM MED ROUTE LIST: NO// </w:t>
      </w:r>
    </w:p>
    <w:p w14:paraId="60E6B7E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POSSIBLE MED ROUTES: </w:t>
      </w:r>
    </w:p>
    <w:p w14:paraId="60E6B7E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You have not selected ANY med routes to display during order entry. In</w:t>
      </w:r>
    </w:p>
    <w:p w14:paraId="60E6B7E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 to have med routes displayed during order entry, you must either</w:t>
      </w:r>
    </w:p>
    <w:p w14:paraId="60E6B7E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define a DEFAULT MED ROUTE and/or at least one POSSIBLE MED ROUTE, or</w:t>
      </w:r>
    </w:p>
    <w:p w14:paraId="60E6B7E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answer YES to the USE DOSAGE FORM MED ROUTE LIST prompt.</w:t>
      </w:r>
    </w:p>
    <w:p w14:paraId="60E6B7E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**WITH THE CURRENT SETTINGS, NO MED ROUTES WILL DISPLAY FOR SELECTION </w:t>
      </w:r>
    </w:p>
    <w:p w14:paraId="60E6B7E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ORDER ENTRY FOR THIS ORDERABLE ITEM**</w:t>
      </w:r>
    </w:p>
    <w:p w14:paraId="60E6B7E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t>
      </w:r>
    </w:p>
    <w:p w14:paraId="60E6B7E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The current setting is usually only appropriate for supply items.</w:t>
      </w:r>
    </w:p>
    <w:p w14:paraId="60E6B7E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Continue with no med routes displaying for selection during order entry? NO// YE</w:t>
      </w:r>
    </w:p>
    <w:p w14:paraId="60E6B7E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S</w:t>
      </w:r>
    </w:p>
    <w:p w14:paraId="60E6B7E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7F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w:t>
      </w:r>
    </w:p>
    <w:p w14:paraId="60E6B7F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PATIENT INSTRUCTIONS: </w:t>
      </w:r>
    </w:p>
    <w:p w14:paraId="60E6B7F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OTHER LANGUAGE INSTRUCTIONS: </w:t>
      </w:r>
    </w:p>
    <w:p w14:paraId="60E6B7F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04" w:name="Page_99"/>
      <w:bookmarkEnd w:id="1704"/>
      <w:r w:rsidRPr="0064290E">
        <w:rPr>
          <w:rFonts w:ascii="Courier New" w:hAnsi="Courier New" w:cs="Courier New"/>
          <w:sz w:val="16"/>
          <w:szCs w:val="16"/>
        </w:rPr>
        <w:t xml:space="preserve">MOST COMMON INDICATION FOR USE: </w:t>
      </w:r>
    </w:p>
    <w:p w14:paraId="60E6B7F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F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F8" w14:textId="77777777" w:rsidR="003A41D4" w:rsidRPr="00EA77BC" w:rsidRDefault="003A41D4" w:rsidP="00EA77BC"/>
    <w:p w14:paraId="60E6B7F9" w14:textId="77777777" w:rsidR="00A84016" w:rsidRPr="00EA77BC" w:rsidRDefault="00A96A79" w:rsidP="00EA77BC">
      <w:pPr>
        <w:pStyle w:val="ExampleHeading"/>
      </w:pPr>
      <w:r w:rsidRPr="00EA77BC">
        <w:t xml:space="preserve">Example </w:t>
      </w:r>
      <w:r w:rsidR="00A6135D" w:rsidRPr="00EA77BC">
        <w:t>3</w:t>
      </w:r>
      <w:r w:rsidR="00A84016" w:rsidRPr="00EA77BC">
        <w:t xml:space="preserve">:  </w:t>
      </w:r>
      <w:r w:rsidR="00BA1635" w:rsidRPr="00EA77BC">
        <w:t xml:space="preserve">Edit Orderable Items with USE DOSAGE FORM MED ROUTE LIST field (#10) </w:t>
      </w:r>
      <w:r w:rsidR="00A84016" w:rsidRPr="00EA77BC">
        <w:t>set to “YES”</w:t>
      </w:r>
    </w:p>
    <w:p w14:paraId="60E6B7FA" w14:textId="77777777" w:rsidR="00A84016" w:rsidRPr="00EA77BC" w:rsidRDefault="00A84016" w:rsidP="00EA77BC">
      <w:pPr>
        <w:pStyle w:val="Codeexample"/>
      </w:pPr>
      <w:r w:rsidRPr="00EA77BC">
        <w:t>Select PHARMACY ORDERABLE ITEM NAME:    INSULIN  INJ</w:t>
      </w:r>
    </w:p>
    <w:p w14:paraId="60E6B7FB" w14:textId="77777777" w:rsidR="00A84016" w:rsidRPr="00EA77BC" w:rsidRDefault="00A84016" w:rsidP="00EA77BC">
      <w:pPr>
        <w:pStyle w:val="Codeexample"/>
      </w:pPr>
      <w:r w:rsidRPr="00EA77BC">
        <w:t xml:space="preserve"> </w:t>
      </w:r>
    </w:p>
    <w:p w14:paraId="60E6B7FC" w14:textId="77777777" w:rsidR="00A84016" w:rsidRPr="00EA77BC" w:rsidRDefault="00A84016" w:rsidP="00EA77BC">
      <w:pPr>
        <w:pStyle w:val="Codeexample"/>
      </w:pPr>
      <w:r w:rsidRPr="00EA77BC">
        <w:t xml:space="preserve"> </w:t>
      </w:r>
    </w:p>
    <w:p w14:paraId="60E6B7FD" w14:textId="77777777" w:rsidR="00A84016" w:rsidRPr="00EA77BC" w:rsidRDefault="00A84016" w:rsidP="00EA77BC">
      <w:pPr>
        <w:pStyle w:val="Codeexample"/>
      </w:pPr>
      <w:r w:rsidRPr="00EA77BC">
        <w:t xml:space="preserve">     Orderable Item -&gt; INSULIN</w:t>
      </w:r>
    </w:p>
    <w:p w14:paraId="60E6B7FE" w14:textId="77777777" w:rsidR="007063F1" w:rsidRPr="00EA77BC" w:rsidRDefault="00A84016" w:rsidP="00EA77BC">
      <w:pPr>
        <w:pStyle w:val="Codeexample"/>
      </w:pPr>
      <w:r w:rsidRPr="00EA77BC">
        <w:t xml:space="preserve">     Dosage Form    -&gt; INJ</w:t>
      </w:r>
    </w:p>
    <w:p w14:paraId="60E6B7FF" w14:textId="77777777" w:rsidR="00A84016" w:rsidRPr="00EA77BC" w:rsidRDefault="00A84016" w:rsidP="00EA77BC">
      <w:pPr>
        <w:pStyle w:val="Codeexample"/>
      </w:pPr>
      <w:r w:rsidRPr="00EA77BC">
        <w:t>List all Drugs/Additives/Solutions tied to this Orderable Item? YES// Y  YES</w:t>
      </w:r>
    </w:p>
    <w:p w14:paraId="60E6B800" w14:textId="77777777" w:rsidR="00A84016" w:rsidRPr="00EA77BC" w:rsidRDefault="00A84016" w:rsidP="00EA77BC">
      <w:pPr>
        <w:pStyle w:val="Codeexample"/>
      </w:pPr>
    </w:p>
    <w:p w14:paraId="60E6B801" w14:textId="77777777" w:rsidR="00A84016" w:rsidRPr="00EA77BC" w:rsidRDefault="00A84016" w:rsidP="00EA77BC">
      <w:pPr>
        <w:pStyle w:val="Codeexample"/>
        <w:keepNext/>
      </w:pPr>
      <w:r w:rsidRPr="00EA77BC">
        <w:t xml:space="preserve">      Orderable Item -&gt;  INSULIN</w:t>
      </w:r>
    </w:p>
    <w:p w14:paraId="60E6B802" w14:textId="77777777" w:rsidR="00A84016" w:rsidRPr="00EA77BC" w:rsidRDefault="00A84016" w:rsidP="00732461">
      <w:pPr>
        <w:pStyle w:val="Codeexample"/>
      </w:pPr>
      <w:r w:rsidRPr="00EA77BC">
        <w:t xml:space="preserve">      Dosage Form    -&gt;  INJ</w:t>
      </w:r>
    </w:p>
    <w:p w14:paraId="60E6B803" w14:textId="77777777" w:rsidR="00A84016" w:rsidRPr="00EA77BC" w:rsidRDefault="00A84016" w:rsidP="00732461">
      <w:pPr>
        <w:pStyle w:val="Codeexample"/>
      </w:pPr>
      <w:r w:rsidRPr="00EA77BC">
        <w:t xml:space="preserve"> </w:t>
      </w:r>
    </w:p>
    <w:p w14:paraId="60E6B804" w14:textId="77777777" w:rsidR="00A84016" w:rsidRPr="00EA77BC" w:rsidRDefault="00A84016" w:rsidP="00732461">
      <w:pPr>
        <w:pStyle w:val="Codeexample"/>
      </w:pPr>
      <w:r w:rsidRPr="00EA77BC">
        <w:t>Dispense Drugs:</w:t>
      </w:r>
    </w:p>
    <w:p w14:paraId="60E6B805" w14:textId="77777777" w:rsidR="00A84016" w:rsidRPr="00EA77BC" w:rsidRDefault="00A84016" w:rsidP="000C5921">
      <w:pPr>
        <w:pStyle w:val="Codeexample"/>
      </w:pPr>
      <w:r w:rsidRPr="00EA77BC">
        <w:t>INSULIN REGULAR U-100 INJ</w:t>
      </w:r>
    </w:p>
    <w:p w14:paraId="60E6B806" w14:textId="77777777" w:rsidR="00A84016" w:rsidRPr="00EA77BC" w:rsidRDefault="00A84016" w:rsidP="000C5921">
      <w:pPr>
        <w:pStyle w:val="Codeexample"/>
      </w:pPr>
    </w:p>
    <w:p w14:paraId="60E6B807" w14:textId="77777777" w:rsidR="00A84016" w:rsidRPr="00EA77BC" w:rsidRDefault="00A84016" w:rsidP="000C5921">
      <w:pPr>
        <w:pStyle w:val="Codeexample"/>
      </w:pPr>
      <w:r w:rsidRPr="00EA77BC">
        <w:t>---------------</w:t>
      </w:r>
    </w:p>
    <w:p w14:paraId="60E6B808" w14:textId="77777777" w:rsidR="00A84016" w:rsidRPr="00EA77BC" w:rsidRDefault="00A84016" w:rsidP="000C5921">
      <w:pPr>
        <w:pStyle w:val="Codeexample"/>
      </w:pPr>
    </w:p>
    <w:p w14:paraId="60E6B809" w14:textId="77777777" w:rsidR="00A84016" w:rsidRPr="00EA77BC" w:rsidRDefault="00A84016" w:rsidP="000C5921">
      <w:pPr>
        <w:pStyle w:val="Codeexample"/>
      </w:pPr>
      <w:r w:rsidRPr="00EA77BC">
        <w:t>Are you sure you want to edit this Orderable Item? NO//Y YES</w:t>
      </w:r>
    </w:p>
    <w:p w14:paraId="60E6B80A" w14:textId="77777777" w:rsidR="00A84016" w:rsidRPr="00EA77BC" w:rsidRDefault="00A84016" w:rsidP="001B3F39">
      <w:pPr>
        <w:pStyle w:val="Codeexample"/>
      </w:pPr>
      <w:r w:rsidRPr="00EA77BC">
        <w:t xml:space="preserve"> </w:t>
      </w:r>
    </w:p>
    <w:p w14:paraId="60E6B80B" w14:textId="77777777" w:rsidR="00A84016" w:rsidRPr="00EA77BC" w:rsidRDefault="00A84016" w:rsidP="001B3F39">
      <w:pPr>
        <w:pStyle w:val="Codeexample"/>
      </w:pPr>
      <w:r w:rsidRPr="00EA77BC">
        <w:t xml:space="preserve">   Now editing Orderable Item:</w:t>
      </w:r>
    </w:p>
    <w:p w14:paraId="60E6B80C" w14:textId="77777777" w:rsidR="00A84016" w:rsidRPr="00EA77BC" w:rsidRDefault="00A84016" w:rsidP="001B3F39">
      <w:pPr>
        <w:pStyle w:val="Codeexample"/>
      </w:pPr>
      <w:r w:rsidRPr="00EA77BC">
        <w:t xml:space="preserve">   INSULIN   INJ</w:t>
      </w:r>
    </w:p>
    <w:p w14:paraId="60E6B80D" w14:textId="77777777" w:rsidR="00A84016" w:rsidRPr="00EA77BC" w:rsidRDefault="00A84016" w:rsidP="001B3F39">
      <w:pPr>
        <w:pStyle w:val="Codeexample"/>
      </w:pPr>
      <w:r w:rsidRPr="00EA77BC">
        <w:t>Orderable Item Name: INSULIN//</w:t>
      </w:r>
    </w:p>
    <w:p w14:paraId="60E6B80E" w14:textId="77777777" w:rsidR="00A84016" w:rsidRPr="00EA77BC" w:rsidRDefault="00A84016" w:rsidP="001B3F39">
      <w:pPr>
        <w:pStyle w:val="Codeexample"/>
      </w:pPr>
      <w:r w:rsidRPr="00EA77BC">
        <w:t xml:space="preserve"> </w:t>
      </w:r>
    </w:p>
    <w:p w14:paraId="60E6B80F" w14:textId="77777777" w:rsidR="00A84016" w:rsidRPr="00EA77BC" w:rsidRDefault="00A84016" w:rsidP="001B3F39">
      <w:pPr>
        <w:pStyle w:val="Codeexample"/>
        <w:keepNext/>
        <w:ind w:left="360"/>
      </w:pPr>
      <w:r w:rsidRPr="00EA77BC">
        <w:t>This Orderable Item is Formulary.</w:t>
      </w:r>
    </w:p>
    <w:p w14:paraId="60E6B810" w14:textId="77777777" w:rsidR="00A84016" w:rsidRPr="00EA77BC" w:rsidRDefault="00A84016" w:rsidP="001B3F39">
      <w:pPr>
        <w:pStyle w:val="Codeexample"/>
      </w:pPr>
      <w:r w:rsidRPr="00EA77BC">
        <w:t xml:space="preserve"> </w:t>
      </w:r>
    </w:p>
    <w:p w14:paraId="60E6B811" w14:textId="77777777" w:rsidR="00A84016" w:rsidRPr="00EA77BC" w:rsidRDefault="00A84016" w:rsidP="001B3F39">
      <w:pPr>
        <w:pStyle w:val="Codeexample"/>
      </w:pPr>
      <w:r w:rsidRPr="00EA77BC">
        <w:t>This Orderable Item is marked as a Non-VA Med.</w:t>
      </w:r>
    </w:p>
    <w:p w14:paraId="60E6B812" w14:textId="77777777" w:rsidR="00A84016" w:rsidRPr="00EA77BC" w:rsidRDefault="00A84016" w:rsidP="001B3F39">
      <w:pPr>
        <w:pStyle w:val="Codeexample"/>
      </w:pPr>
      <w:r w:rsidRPr="00EA77BC">
        <w:t xml:space="preserve"> </w:t>
      </w:r>
    </w:p>
    <w:p w14:paraId="60E6B813" w14:textId="77777777" w:rsidR="00A84016" w:rsidRPr="00EA77BC" w:rsidRDefault="00A84016" w:rsidP="001B3F39">
      <w:pPr>
        <w:pStyle w:val="Codeexample"/>
      </w:pPr>
      <w:r w:rsidRPr="00EA77BC">
        <w:t>Select OI-DRUG TEXT ENTRY:</w:t>
      </w:r>
    </w:p>
    <w:p w14:paraId="60E6B814" w14:textId="77777777" w:rsidR="00A84016" w:rsidRPr="00EA77BC" w:rsidRDefault="00A84016" w:rsidP="001B3F39">
      <w:pPr>
        <w:pStyle w:val="Codeexample"/>
      </w:pPr>
      <w:r w:rsidRPr="00EA77BC">
        <w:t>INACTIVE DATE:</w:t>
      </w:r>
    </w:p>
    <w:p w14:paraId="60E6B815" w14:textId="77777777" w:rsidR="00A84016" w:rsidRPr="00EA77BC" w:rsidRDefault="00A84016" w:rsidP="001B3F39">
      <w:pPr>
        <w:pStyle w:val="Codeexample"/>
      </w:pPr>
      <w:r w:rsidRPr="00EA77BC">
        <w:t>DAY (nD) or DOSE (nL) LIMIT:</w:t>
      </w:r>
    </w:p>
    <w:p w14:paraId="60E6B816" w14:textId="77777777" w:rsidR="00A84016" w:rsidRPr="00EA77BC" w:rsidRDefault="00A84016" w:rsidP="001B3F39">
      <w:pPr>
        <w:pStyle w:val="Codeexample"/>
      </w:pPr>
      <w:r w:rsidRPr="00EA77BC">
        <w:t>DEFAULT MED ROUTE: SUBCUTANEOUS//</w:t>
      </w:r>
    </w:p>
    <w:p w14:paraId="60E6B817" w14:textId="77777777" w:rsidR="00A84016" w:rsidRPr="00EA77BC" w:rsidRDefault="00A84016" w:rsidP="001B3F39">
      <w:pPr>
        <w:pStyle w:val="Codeexample"/>
      </w:pPr>
      <w:r w:rsidRPr="00EA77BC">
        <w:t xml:space="preserve"> </w:t>
      </w:r>
    </w:p>
    <w:p w14:paraId="60E6B818" w14:textId="77777777" w:rsidR="00A84016" w:rsidRPr="00EA77BC" w:rsidRDefault="00A84016" w:rsidP="00CD4C83">
      <w:pPr>
        <w:pStyle w:val="Codeexample"/>
      </w:pPr>
      <w:r w:rsidRPr="00EA77BC">
        <w:t xml:space="preserve"> List of med routes associated with the DOSAGE FORM of the orderable item:</w:t>
      </w:r>
    </w:p>
    <w:p w14:paraId="60E6B819" w14:textId="77777777" w:rsidR="00A84016" w:rsidRPr="00EA77BC" w:rsidRDefault="00A84016" w:rsidP="00BA5F06">
      <w:pPr>
        <w:pStyle w:val="Codeexample"/>
      </w:pPr>
      <w:r w:rsidRPr="00EA77BC">
        <w:t xml:space="preserve"> </w:t>
      </w:r>
    </w:p>
    <w:p w14:paraId="60E6B81A" w14:textId="77777777" w:rsidR="00A84016" w:rsidRPr="00EA77BC" w:rsidRDefault="00A84016" w:rsidP="00BA5F06">
      <w:pPr>
        <w:pStyle w:val="Codeexample"/>
      </w:pPr>
      <w:r w:rsidRPr="00EA77BC">
        <w:t xml:space="preserve">   INTRAVENOUS</w:t>
      </w:r>
    </w:p>
    <w:p w14:paraId="60E6B81B" w14:textId="77777777" w:rsidR="00A84016" w:rsidRPr="00EA77BC" w:rsidRDefault="00A84016" w:rsidP="00BA5F06">
      <w:pPr>
        <w:pStyle w:val="Codeexample"/>
      </w:pPr>
      <w:r w:rsidRPr="00EA77BC">
        <w:t xml:space="preserve">   INTRAMUSCULAR</w:t>
      </w:r>
    </w:p>
    <w:p w14:paraId="60E6B81C" w14:textId="77777777" w:rsidR="00A84016" w:rsidRPr="00EA77BC" w:rsidRDefault="00A84016" w:rsidP="0012128D">
      <w:pPr>
        <w:pStyle w:val="Codeexample"/>
      </w:pPr>
      <w:r w:rsidRPr="00EA77BC">
        <w:t xml:space="preserve"> </w:t>
      </w:r>
    </w:p>
    <w:p w14:paraId="60E6B81D" w14:textId="77777777" w:rsidR="00A84016" w:rsidRPr="00EA77BC" w:rsidRDefault="00A84016" w:rsidP="0012128D">
      <w:pPr>
        <w:pStyle w:val="Codeexample"/>
      </w:pPr>
      <w:r w:rsidRPr="00EA77BC">
        <w:t xml:space="preserve"> If you answer YES to the next prompt, the DEFAULT MED ROUTE (if populated)</w:t>
      </w:r>
    </w:p>
    <w:p w14:paraId="60E6B81E" w14:textId="77777777" w:rsidR="00A84016" w:rsidRPr="00EA77BC" w:rsidRDefault="00A84016" w:rsidP="0005137D">
      <w:pPr>
        <w:pStyle w:val="Codeexample"/>
      </w:pPr>
      <w:r w:rsidRPr="00EA77BC">
        <w:t xml:space="preserve"> and this list (if populated) will be displayed as selectable med routes</w:t>
      </w:r>
    </w:p>
    <w:p w14:paraId="60E6B81F" w14:textId="77777777" w:rsidR="00A84016" w:rsidRPr="00EA77BC" w:rsidRDefault="00A84016" w:rsidP="0005137D">
      <w:pPr>
        <w:pStyle w:val="Codeexample"/>
      </w:pPr>
      <w:r w:rsidRPr="00EA77BC">
        <w:t xml:space="preserve"> during medication ordering dialog. If you answer NO, the DEFAULT MED ROUTE</w:t>
      </w:r>
    </w:p>
    <w:p w14:paraId="60E6B820" w14:textId="77777777" w:rsidR="00A84016" w:rsidRPr="00EA77BC" w:rsidRDefault="00A84016" w:rsidP="00EB241E">
      <w:pPr>
        <w:pStyle w:val="Codeexample"/>
      </w:pPr>
      <w:r w:rsidRPr="00EA77BC">
        <w:t xml:space="preserve"> (if populated) and POSSIBLE MED ROUTES list will be displayed instead.</w:t>
      </w:r>
    </w:p>
    <w:p w14:paraId="60E6B821" w14:textId="77777777" w:rsidR="00A84016" w:rsidRPr="00EA77BC" w:rsidRDefault="00A84016" w:rsidP="005C4F1E">
      <w:pPr>
        <w:pStyle w:val="Codeexample"/>
      </w:pPr>
      <w:r w:rsidRPr="00EA77BC">
        <w:t xml:space="preserve"> </w:t>
      </w:r>
    </w:p>
    <w:p w14:paraId="60E6B822" w14:textId="77777777" w:rsidR="00563828" w:rsidRPr="00EA77BC" w:rsidRDefault="00563828" w:rsidP="00563828">
      <w:pPr>
        <w:pStyle w:val="Codeexample"/>
      </w:pPr>
      <w:r w:rsidRPr="00EA77BC">
        <w:t>USE DOSAGE FORM MED ROUTE LIST: Y  YES</w:t>
      </w:r>
    </w:p>
    <w:p w14:paraId="60E6B823" w14:textId="77777777" w:rsidR="00563828" w:rsidRPr="00EA77BC" w:rsidRDefault="00563828" w:rsidP="00563828">
      <w:pPr>
        <w:pStyle w:val="Codeexample"/>
      </w:pPr>
      <w:r w:rsidRPr="00EA77BC">
        <w:t xml:space="preserve">SCHEDULE TYPE: </w:t>
      </w:r>
    </w:p>
    <w:p w14:paraId="60E6B824" w14:textId="77777777" w:rsidR="00563828" w:rsidRDefault="00563828" w:rsidP="00563828">
      <w:pPr>
        <w:pStyle w:val="Codeexample"/>
      </w:pPr>
      <w:r w:rsidRPr="00EA77BC">
        <w:t xml:space="preserve">SCHEDULE: </w:t>
      </w:r>
    </w:p>
    <w:p w14:paraId="60E6B825" w14:textId="77777777" w:rsidR="00563828" w:rsidRPr="005A3839" w:rsidRDefault="00563828" w:rsidP="00563828">
      <w:pPr>
        <w:shd w:val="clear" w:color="auto" w:fill="D9D9D9"/>
        <w:autoSpaceDE w:val="0"/>
        <w:autoSpaceDN w:val="0"/>
        <w:adjustRightInd w:val="0"/>
        <w:ind w:left="360"/>
        <w:rPr>
          <w:rFonts w:ascii="Courier New" w:hAnsi="Courier New" w:cs="Courier New"/>
          <w:sz w:val="16"/>
          <w:szCs w:val="16"/>
        </w:rPr>
      </w:pPr>
      <w:bookmarkStart w:id="1705" w:name="highrisk88"/>
      <w:bookmarkEnd w:id="1705"/>
      <w:r w:rsidRPr="005A3839">
        <w:rPr>
          <w:rFonts w:ascii="Courier New" w:hAnsi="Courier New" w:cs="Courier New"/>
          <w:sz w:val="16"/>
          <w:szCs w:val="16"/>
        </w:rPr>
        <w:t>HIGH RISK/HIGH ALERT</w:t>
      </w:r>
    </w:p>
    <w:p w14:paraId="60E6B826" w14:textId="77777777" w:rsidR="00563828" w:rsidRPr="00EA77BC" w:rsidRDefault="00563828" w:rsidP="00563828">
      <w:pPr>
        <w:shd w:val="clear" w:color="auto" w:fill="D9D9D9"/>
        <w:autoSpaceDE w:val="0"/>
        <w:autoSpaceDN w:val="0"/>
        <w:adjustRightInd w:val="0"/>
        <w:ind w:left="360"/>
        <w:rPr>
          <w:rFonts w:ascii="Courier New" w:hAnsi="Courier New" w:cs="Courier New"/>
          <w:sz w:val="16"/>
          <w:szCs w:val="16"/>
        </w:rPr>
      </w:pPr>
      <w:r w:rsidRPr="005A3839">
        <w:rPr>
          <w:rFonts w:ascii="Courier New" w:hAnsi="Courier New" w:cs="Courier New"/>
          <w:sz w:val="16"/>
          <w:szCs w:val="16"/>
        </w:rPr>
        <w:t>PROMPT FOR REMOVAL IN BCMA</w:t>
      </w:r>
      <w:r w:rsidRPr="00EA77BC">
        <w:rPr>
          <w:rFonts w:ascii="Courier New" w:hAnsi="Courier New" w:cs="Courier New"/>
          <w:sz w:val="16"/>
          <w:szCs w:val="16"/>
        </w:rPr>
        <w:t xml:space="preserve"> </w:t>
      </w:r>
    </w:p>
    <w:p w14:paraId="60E6B827" w14:textId="77777777" w:rsidR="002D5F03" w:rsidRDefault="00563828" w:rsidP="00563828">
      <w:pPr>
        <w:pStyle w:val="Codeexample"/>
      </w:pPr>
      <w:r w:rsidRPr="00EA77BC">
        <w:t>PATIENT INSTRUCTIONS:</w:t>
      </w:r>
    </w:p>
    <w:p w14:paraId="60E6B828"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06" w:name="Page_101"/>
      <w:bookmarkEnd w:id="1706"/>
      <w:r w:rsidRPr="0064290E">
        <w:rPr>
          <w:rFonts w:ascii="Courier New" w:hAnsi="Courier New" w:cs="Courier New"/>
          <w:sz w:val="16"/>
          <w:szCs w:val="16"/>
        </w:rPr>
        <w:t xml:space="preserve">MOST COMMON INDICATION FOR USE: </w:t>
      </w:r>
    </w:p>
    <w:p w14:paraId="60E6B829"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2A" w14:textId="77777777" w:rsidR="00563828" w:rsidRPr="00EA77BC" w:rsidRDefault="00563828" w:rsidP="00563828">
      <w:pPr>
        <w:pStyle w:val="Codeexample"/>
      </w:pPr>
      <w:r w:rsidRPr="00EA77BC">
        <w:t xml:space="preserve"> </w:t>
      </w:r>
    </w:p>
    <w:p w14:paraId="60E6B82B" w14:textId="77777777" w:rsidR="00563828" w:rsidRPr="00EA77BC" w:rsidRDefault="00563828" w:rsidP="00563828">
      <w:pPr>
        <w:pStyle w:val="Codeexample"/>
      </w:pPr>
      <w:r w:rsidRPr="00EA77BC">
        <w:t xml:space="preserve">Select SYNONYM: </w:t>
      </w:r>
    </w:p>
    <w:p w14:paraId="60E6B82C" w14:textId="77777777" w:rsidR="00A84016" w:rsidRPr="00EA77BC" w:rsidRDefault="00A84016" w:rsidP="00EA77BC"/>
    <w:p w14:paraId="60E6B82D" w14:textId="77777777" w:rsidR="007C1AE3" w:rsidRPr="00EA77BC" w:rsidRDefault="007C1AE3" w:rsidP="00EA77BC">
      <w:pPr>
        <w:rPr>
          <w:bCs/>
        </w:rPr>
      </w:pPr>
      <w:bookmarkStart w:id="1707" w:name="_Toc218940381"/>
      <w:bookmarkStart w:id="1708" w:name="_Toc219444479"/>
      <w:bookmarkStart w:id="1709" w:name="_Toc219445664"/>
      <w:bookmarkStart w:id="1710" w:name="_Toc219446202"/>
      <w:bookmarkStart w:id="1711" w:name="_Toc219451943"/>
      <w:bookmarkStart w:id="1712" w:name="_Toc219452638"/>
      <w:bookmarkStart w:id="1713" w:name="_Toc219453333"/>
      <w:bookmarkStart w:id="1714" w:name="_Toc219455660"/>
      <w:bookmarkStart w:id="1715" w:name="_Toc218940382"/>
      <w:bookmarkStart w:id="1716" w:name="_Toc219444480"/>
      <w:bookmarkStart w:id="1717" w:name="_Toc219445665"/>
      <w:bookmarkStart w:id="1718" w:name="_Toc219446203"/>
      <w:bookmarkStart w:id="1719" w:name="_Toc219451944"/>
      <w:bookmarkStart w:id="1720" w:name="_Toc219452639"/>
      <w:bookmarkStart w:id="1721" w:name="_Toc219453334"/>
      <w:bookmarkStart w:id="1722" w:name="_Toc219455661"/>
      <w:bookmarkStart w:id="1723" w:name="_Toc218940383"/>
      <w:bookmarkStart w:id="1724" w:name="_Toc219444481"/>
      <w:bookmarkStart w:id="1725" w:name="_Toc219445666"/>
      <w:bookmarkStart w:id="1726" w:name="_Toc219446204"/>
      <w:bookmarkStart w:id="1727" w:name="_Toc219451945"/>
      <w:bookmarkStart w:id="1728" w:name="_Toc219452640"/>
      <w:bookmarkStart w:id="1729" w:name="_Toc219453335"/>
      <w:bookmarkStart w:id="1730" w:name="_Toc219455662"/>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r w:rsidRPr="00EA77BC">
        <w:rPr>
          <w:bCs/>
        </w:rPr>
        <w:t>If the orderable item being edited is matched to any dispense drugs that are in VA drug classes IM100 through IM900, an additional prompt will appear to permit mapping for the orderable item to an associated immunization file entry.</w:t>
      </w:r>
      <w:r w:rsidR="001D28B7" w:rsidRPr="00EA77BC">
        <w:rPr>
          <w:bCs/>
        </w:rPr>
        <w:t xml:space="preserve"> </w:t>
      </w:r>
      <w:r w:rsidR="008124A2" w:rsidRPr="00EA77BC">
        <w:rPr>
          <w:bCs/>
        </w:rPr>
        <w:t>This feature is introduced with the Immunizations Documentation by BCMA application in patches PSS*1*141 and PSB*3*47.</w:t>
      </w:r>
    </w:p>
    <w:p w14:paraId="60E6B82E" w14:textId="77777777" w:rsidR="007C1AE3" w:rsidRPr="00EA77BC" w:rsidRDefault="007C1AE3" w:rsidP="00EA77BC"/>
    <w:p w14:paraId="60E6B82F" w14:textId="77777777" w:rsidR="00F87557" w:rsidRPr="00EA77BC" w:rsidRDefault="007C1AE3" w:rsidP="00EA77BC">
      <w:pPr>
        <w:pStyle w:val="Example"/>
      </w:pPr>
      <w:r w:rsidRPr="00EA77BC">
        <w:t>Example: Editing Immunization-Related Pharmacy Orderable Items</w:t>
      </w:r>
    </w:p>
    <w:p w14:paraId="60E6B830" w14:textId="77777777" w:rsidR="00734658" w:rsidRPr="00EA77BC" w:rsidRDefault="00734658" w:rsidP="00EA77BC">
      <w:pPr>
        <w:pStyle w:val="Codeexample"/>
        <w:rPr>
          <w:rFonts w:eastAsia="Calibri"/>
        </w:rPr>
      </w:pPr>
      <w:r w:rsidRPr="00EA77BC">
        <w:rPr>
          <w:rFonts w:eastAsia="Calibri"/>
        </w:rPr>
        <w:t xml:space="preserve">Select PHARMACY ORDERABLE ITEM NAME: </w:t>
      </w:r>
      <w:r w:rsidRPr="00EA77BC">
        <w:rPr>
          <w:rFonts w:eastAsia="Calibri"/>
          <w:b/>
        </w:rPr>
        <w:t>INFLUENZA</w:t>
      </w:r>
      <w:r w:rsidRPr="00EA77BC">
        <w:rPr>
          <w:rFonts w:eastAsia="Calibri"/>
        </w:rPr>
        <w:t xml:space="preserve">  INFLUENZA  INJ</w:t>
      </w:r>
    </w:p>
    <w:p w14:paraId="60E6B831" w14:textId="77777777" w:rsidR="00734658" w:rsidRPr="00EA77BC" w:rsidRDefault="00734658" w:rsidP="00EA77BC">
      <w:pPr>
        <w:pStyle w:val="Codeexample"/>
        <w:rPr>
          <w:rFonts w:eastAsia="Calibri"/>
        </w:rPr>
      </w:pPr>
    </w:p>
    <w:p w14:paraId="60E6B832"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3" w14:textId="77777777" w:rsidR="00734658" w:rsidRPr="00EA77BC" w:rsidRDefault="00734658" w:rsidP="00EA77BC">
      <w:pPr>
        <w:pStyle w:val="Codeexample"/>
        <w:rPr>
          <w:rFonts w:eastAsia="Calibri"/>
        </w:rPr>
      </w:pPr>
      <w:r w:rsidRPr="00EA77BC">
        <w:rPr>
          <w:rFonts w:eastAsia="Calibri"/>
        </w:rPr>
        <w:t xml:space="preserve">     Dosage Form    -&gt; INJ</w:t>
      </w:r>
    </w:p>
    <w:p w14:paraId="60E6B834" w14:textId="77777777" w:rsidR="00734658" w:rsidRPr="00EA77BC" w:rsidRDefault="00734658" w:rsidP="00EA77BC">
      <w:pPr>
        <w:pStyle w:val="Codeexample"/>
        <w:rPr>
          <w:rFonts w:eastAsia="Calibri"/>
        </w:rPr>
      </w:pPr>
    </w:p>
    <w:p w14:paraId="60E6B835" w14:textId="77777777" w:rsidR="00734658" w:rsidRPr="00EA77BC" w:rsidRDefault="00734658" w:rsidP="00EA77BC">
      <w:pPr>
        <w:pStyle w:val="Codeexample"/>
        <w:rPr>
          <w:rFonts w:eastAsia="Calibri"/>
          <w:b/>
        </w:rPr>
      </w:pPr>
      <w:r w:rsidRPr="00EA77BC">
        <w:rPr>
          <w:rFonts w:eastAsia="Calibri"/>
        </w:rPr>
        <w:t xml:space="preserve">List all Drugs/Additives/Solutions tied to this Orderable Item? YES// </w:t>
      </w:r>
      <w:r w:rsidRPr="00EA77BC">
        <w:rPr>
          <w:rFonts w:eastAsia="Calibri"/>
          <w:b/>
        </w:rPr>
        <w:t>&lt;Enter&gt;</w:t>
      </w:r>
    </w:p>
    <w:p w14:paraId="60E6B836" w14:textId="77777777" w:rsidR="00734658" w:rsidRPr="00EA77BC" w:rsidRDefault="0076180B" w:rsidP="00EA77BC">
      <w:pPr>
        <w:pStyle w:val="Codeexample"/>
        <w:rPr>
          <w:rFonts w:eastAsia="Calibri"/>
        </w:rPr>
      </w:pPr>
      <w:r>
        <w:rPr>
          <w:rFonts w:eastAsia="Calibri"/>
          <w:noProof/>
        </w:rPr>
        <mc:AlternateContent>
          <mc:Choice Requires="wps">
            <w:drawing>
              <wp:anchor distT="0" distB="0" distL="114300" distR="114300" simplePos="0" relativeHeight="251668992" behindDoc="0" locked="0" layoutInCell="1" allowOverlap="1" wp14:anchorId="60E6DD65" wp14:editId="60E6DD66">
                <wp:simplePos x="0" y="0"/>
                <wp:positionH relativeFrom="column">
                  <wp:posOffset>3806825</wp:posOffset>
                </wp:positionH>
                <wp:positionV relativeFrom="paragraph">
                  <wp:posOffset>-1270</wp:posOffset>
                </wp:positionV>
                <wp:extent cx="2361565" cy="1608455"/>
                <wp:effectExtent l="6350" t="8255" r="9525" b="12065"/>
                <wp:wrapNone/>
                <wp:docPr id="46"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565" cy="1608455"/>
                        </a:xfrm>
                        <a:prstGeom prst="rect">
                          <a:avLst/>
                        </a:prstGeom>
                        <a:solidFill>
                          <a:srgbClr val="FFFFFF"/>
                        </a:solidFill>
                        <a:ln w="9525">
                          <a:solidFill>
                            <a:srgbClr val="000000"/>
                          </a:solidFill>
                          <a:miter lim="800000"/>
                          <a:headEnd/>
                          <a:tailEnd/>
                        </a:ln>
                      </wps:spPr>
                      <wps:txbx>
                        <w:txbxContent>
                          <w:p w14:paraId="60E6DE31" w14:textId="77777777" w:rsidR="00BF2C2B" w:rsidRPr="00112C7C" w:rsidRDefault="00BF2C2B"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BF2C2B" w:rsidRPr="00112C7C" w:rsidRDefault="00BF2C2B" w:rsidP="00734658">
                            <w:pPr>
                              <w:rPr>
                                <w:sz w:val="20"/>
                                <w:szCs w:val="20"/>
                              </w:rPr>
                            </w:pPr>
                          </w:p>
                          <w:p w14:paraId="60E6DE33" w14:textId="77777777" w:rsidR="00BF2C2B" w:rsidRPr="00112C7C" w:rsidRDefault="00BF2C2B" w:rsidP="00734658">
                            <w:pPr>
                              <w:rPr>
                                <w:sz w:val="20"/>
                                <w:szCs w:val="20"/>
                              </w:rPr>
                            </w:pPr>
                            <w:r w:rsidRPr="00112C7C">
                              <w:rPr>
                                <w:sz w:val="20"/>
                                <w:szCs w:val="20"/>
                              </w:rPr>
                              <w:t>Immunizations are typically found in VA Drug Classes IM100, IM105, IM109, IM700 or IM900.</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73" o:spid="_x0000_s1044" type="#_x0000_t202" style="position:absolute;left:0;text-align:left;margin-left:299.75pt;margin-top:-.1pt;width:185.95pt;height:126.65pt;z-index:2516689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">
                <v:textbox>
                  <w:txbxContent>
                    <w:p w14:paraId="60E6DE31" w14:textId="77777777" w:rsidR="00BF2C2B" w:rsidRPr="00112C7C" w:rsidRDefault="00BF2C2B"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BF2C2B" w:rsidRPr="00112C7C" w:rsidRDefault="00BF2C2B" w:rsidP="00734658">
                      <w:pPr>
                        <w:rPr>
                          <w:sz w:val="20"/>
                          <w:szCs w:val="20"/>
                        </w:rPr>
                      </w:pPr>
                    </w:p>
                    <w:p w14:paraId="60E6DE33" w14:textId="77777777" w:rsidR="00BF2C2B" w:rsidRPr="00112C7C" w:rsidRDefault="00BF2C2B" w:rsidP="00734658">
                      <w:pPr>
                        <w:rPr>
                          <w:sz w:val="20"/>
                          <w:szCs w:val="20"/>
                        </w:rPr>
                      </w:pPr>
                      <w:r w:rsidRPr="00112C7C">
                        <w:rPr>
                          <w:sz w:val="20"/>
                          <w:szCs w:val="20"/>
                        </w:rPr>
                        <w:t>Immunizations are typically found in VA Drug Classes IM100, IM105, IM109, IM700 or IM900.</w:t>
                      </w:r>
                    </w:p>
                  </w:txbxContent>
                </v:textbox>
              </v:shape>
            </w:pict>
          </mc:Fallback>
        </mc:AlternateContent>
      </w:r>
    </w:p>
    <w:p w14:paraId="60E6B837"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8" w14:textId="77777777" w:rsidR="00734658" w:rsidRPr="00EA77BC" w:rsidRDefault="00734658" w:rsidP="00EA77BC">
      <w:pPr>
        <w:pStyle w:val="Codeexample"/>
        <w:rPr>
          <w:rFonts w:eastAsia="Calibri"/>
        </w:rPr>
      </w:pPr>
      <w:r w:rsidRPr="00EA77BC">
        <w:rPr>
          <w:rFonts w:eastAsia="Calibri"/>
        </w:rPr>
        <w:t xml:space="preserve">      Dosage Form    -&gt;  INJ</w:t>
      </w:r>
    </w:p>
    <w:p w14:paraId="60E6B839" w14:textId="77777777" w:rsidR="00734658" w:rsidRPr="00EA77BC" w:rsidRDefault="00734658" w:rsidP="00EA77BC">
      <w:pPr>
        <w:pStyle w:val="Codeexample"/>
        <w:rPr>
          <w:rFonts w:eastAsia="Calibri"/>
        </w:rPr>
      </w:pPr>
    </w:p>
    <w:p w14:paraId="60E6B83A" w14:textId="77777777" w:rsidR="00734658" w:rsidRPr="00EA77BC" w:rsidRDefault="00734658" w:rsidP="00EA77BC">
      <w:pPr>
        <w:pStyle w:val="Codeexample"/>
        <w:keepNext/>
        <w:rPr>
          <w:rFonts w:eastAsia="Calibri"/>
        </w:rPr>
      </w:pPr>
      <w:r w:rsidRPr="00EA77BC">
        <w:rPr>
          <w:rFonts w:eastAsia="Calibri"/>
        </w:rPr>
        <w:t>Dispense Drugs:</w:t>
      </w:r>
    </w:p>
    <w:p w14:paraId="60E6B83B" w14:textId="77777777" w:rsidR="00734658" w:rsidRPr="00EA77BC" w:rsidRDefault="00734658" w:rsidP="00EA77BC">
      <w:pPr>
        <w:pStyle w:val="Codeexample"/>
        <w:keepNext/>
        <w:rPr>
          <w:rFonts w:eastAsia="Calibri"/>
        </w:rPr>
      </w:pPr>
      <w:r w:rsidRPr="00EA77BC">
        <w:rPr>
          <w:rFonts w:eastAsia="Calibri"/>
        </w:rPr>
        <w:t>---------------</w:t>
      </w:r>
    </w:p>
    <w:p w14:paraId="60E6B83C" w14:textId="77777777" w:rsidR="00734658" w:rsidRPr="00EA77BC" w:rsidRDefault="00734658" w:rsidP="005C4F1E">
      <w:pPr>
        <w:pStyle w:val="Codeexample"/>
        <w:rPr>
          <w:rFonts w:eastAsia="Calibri"/>
        </w:rPr>
      </w:pPr>
      <w:r w:rsidRPr="00EA77BC">
        <w:rPr>
          <w:rFonts w:eastAsia="Calibri"/>
        </w:rPr>
        <w:t>INFLUENZA VACCINE</w:t>
      </w:r>
    </w:p>
    <w:p w14:paraId="60E6B83D" w14:textId="77777777" w:rsidR="00734658" w:rsidRPr="00EA77BC" w:rsidRDefault="00734658" w:rsidP="000128D8">
      <w:pPr>
        <w:pStyle w:val="Codeexample"/>
        <w:rPr>
          <w:rFonts w:eastAsia="Calibri"/>
        </w:rPr>
      </w:pPr>
    </w:p>
    <w:p w14:paraId="60E6B83E" w14:textId="77777777" w:rsidR="00734658" w:rsidRPr="00EA77BC" w:rsidRDefault="00734658" w:rsidP="000128D8">
      <w:pPr>
        <w:pStyle w:val="Codeexample"/>
        <w:rPr>
          <w:rFonts w:eastAsia="Calibri"/>
          <w:b/>
        </w:rPr>
      </w:pPr>
      <w:r w:rsidRPr="00EA77BC">
        <w:rPr>
          <w:rFonts w:eastAsia="Calibri"/>
        </w:rPr>
        <w:t xml:space="preserve">Are you sure you want to edit this Orderable Item? NO// </w:t>
      </w:r>
      <w:r w:rsidRPr="00EA77BC">
        <w:rPr>
          <w:rFonts w:eastAsia="Calibri"/>
          <w:b/>
        </w:rPr>
        <w:t>YES</w:t>
      </w:r>
    </w:p>
    <w:p w14:paraId="60E6B83F" w14:textId="77777777" w:rsidR="00734658" w:rsidRPr="00EA77BC" w:rsidRDefault="00734658" w:rsidP="00EA77BC">
      <w:pPr>
        <w:pStyle w:val="Codeexample"/>
        <w:rPr>
          <w:rFonts w:eastAsia="Calibri"/>
        </w:rPr>
      </w:pPr>
    </w:p>
    <w:p w14:paraId="60E6B840" w14:textId="77777777" w:rsidR="00734658" w:rsidRPr="00EA77BC" w:rsidRDefault="00734658" w:rsidP="00EA77BC">
      <w:pPr>
        <w:pStyle w:val="Codeexample"/>
        <w:rPr>
          <w:rFonts w:eastAsia="Calibri"/>
        </w:rPr>
      </w:pPr>
      <w:r w:rsidRPr="00EA77BC">
        <w:rPr>
          <w:rFonts w:eastAsia="Calibri"/>
        </w:rPr>
        <w:t xml:space="preserve">   Now editing Orderable Item:</w:t>
      </w:r>
    </w:p>
    <w:p w14:paraId="60E6B841" w14:textId="77777777" w:rsidR="00734658" w:rsidRPr="00EA77BC" w:rsidRDefault="00734658" w:rsidP="00EA77BC">
      <w:pPr>
        <w:pStyle w:val="Codeexample"/>
        <w:rPr>
          <w:rFonts w:eastAsia="Calibri"/>
        </w:rPr>
      </w:pPr>
      <w:r w:rsidRPr="00EA77BC">
        <w:rPr>
          <w:rFonts w:eastAsia="Calibri"/>
        </w:rPr>
        <w:t xml:space="preserve">   INFLUENZA   INJ</w:t>
      </w:r>
    </w:p>
    <w:p w14:paraId="60E6B842" w14:textId="77777777" w:rsidR="00734658" w:rsidRPr="00EA77BC" w:rsidRDefault="00734658" w:rsidP="00EA77BC">
      <w:pPr>
        <w:pStyle w:val="Codeexample"/>
        <w:rPr>
          <w:rFonts w:eastAsia="Calibri"/>
        </w:rPr>
      </w:pPr>
      <w:r w:rsidRPr="00EA77BC">
        <w:rPr>
          <w:rFonts w:eastAsia="Calibri"/>
        </w:rPr>
        <w:t xml:space="preserve">Orderable Item Name: INFLUENZA// </w:t>
      </w:r>
      <w:r w:rsidRPr="00EA77BC">
        <w:rPr>
          <w:rFonts w:eastAsia="Calibri"/>
          <w:b/>
        </w:rPr>
        <w:t>&lt;Enter&gt;</w:t>
      </w:r>
    </w:p>
    <w:p w14:paraId="60E6B843" w14:textId="77777777" w:rsidR="00734658" w:rsidRPr="00EA77BC" w:rsidRDefault="00734658" w:rsidP="00EA77BC">
      <w:pPr>
        <w:pStyle w:val="Codeexample"/>
        <w:rPr>
          <w:rFonts w:eastAsia="Calibri"/>
        </w:rPr>
      </w:pPr>
    </w:p>
    <w:p w14:paraId="60E6B844" w14:textId="77777777" w:rsidR="00734658" w:rsidRPr="00EA77BC" w:rsidRDefault="00734658" w:rsidP="00EA77BC">
      <w:pPr>
        <w:pStyle w:val="Codeexample"/>
        <w:rPr>
          <w:rFonts w:eastAsia="Calibri"/>
        </w:rPr>
      </w:pPr>
      <w:r w:rsidRPr="00EA77BC">
        <w:rPr>
          <w:rFonts w:eastAsia="Calibri"/>
        </w:rPr>
        <w:t>This Orderable Item is Formulary.</w:t>
      </w:r>
    </w:p>
    <w:p w14:paraId="60E6B845" w14:textId="77777777" w:rsidR="00734658" w:rsidRPr="00EA77BC" w:rsidRDefault="00734658" w:rsidP="00EA77BC">
      <w:pPr>
        <w:pStyle w:val="Codeexample"/>
        <w:rPr>
          <w:rFonts w:eastAsia="Calibri"/>
        </w:rPr>
      </w:pPr>
    </w:p>
    <w:p w14:paraId="60E6B846" w14:textId="77777777" w:rsidR="00734658" w:rsidRPr="00EA77BC" w:rsidRDefault="00734658" w:rsidP="00EA77BC">
      <w:pPr>
        <w:pStyle w:val="Codeexample"/>
        <w:rPr>
          <w:rFonts w:eastAsia="Calibri"/>
        </w:rPr>
      </w:pPr>
      <w:r w:rsidRPr="00EA77BC">
        <w:rPr>
          <w:rFonts w:eastAsia="Calibri"/>
        </w:rPr>
        <w:t>This Orderable Item is marked as a Non-VA Med.</w:t>
      </w:r>
    </w:p>
    <w:p w14:paraId="60E6B847" w14:textId="77777777" w:rsidR="00734658" w:rsidRPr="00EA77BC" w:rsidRDefault="00734658" w:rsidP="00EA77BC">
      <w:pPr>
        <w:pStyle w:val="Codeexample"/>
        <w:rPr>
          <w:rFonts w:eastAsia="Calibri"/>
        </w:rPr>
      </w:pPr>
    </w:p>
    <w:p w14:paraId="60E6B848" w14:textId="77777777" w:rsidR="00734658" w:rsidRPr="00EA77BC" w:rsidRDefault="00734658" w:rsidP="00EA77BC">
      <w:pPr>
        <w:pStyle w:val="Codeexample"/>
        <w:rPr>
          <w:rFonts w:eastAsia="Calibri"/>
        </w:rPr>
      </w:pPr>
      <w:r w:rsidRPr="00EA77BC">
        <w:rPr>
          <w:rFonts w:eastAsia="Calibri"/>
        </w:rPr>
        <w:t xml:space="preserve">Select OI-DRUG TEXT ENTRY: </w:t>
      </w:r>
      <w:r w:rsidRPr="00EA77BC">
        <w:rPr>
          <w:rFonts w:eastAsia="Calibri"/>
          <w:b/>
        </w:rPr>
        <w:t>&lt;Enter&gt;</w:t>
      </w:r>
    </w:p>
    <w:p w14:paraId="60E6B849" w14:textId="77777777" w:rsidR="00734658" w:rsidRPr="00EA77BC" w:rsidRDefault="00734658" w:rsidP="00EA77BC">
      <w:pPr>
        <w:pStyle w:val="Codeexample"/>
        <w:rPr>
          <w:rFonts w:eastAsia="Calibri"/>
        </w:rPr>
      </w:pPr>
      <w:r w:rsidRPr="00EA77BC">
        <w:rPr>
          <w:rFonts w:eastAsia="Calibri"/>
        </w:rPr>
        <w:t xml:space="preserve">INACTIVE DATE:  </w:t>
      </w:r>
      <w:r w:rsidRPr="00EA77BC">
        <w:rPr>
          <w:rFonts w:eastAsia="Calibri"/>
          <w:b/>
        </w:rPr>
        <w:t>&lt;Enter&gt;</w:t>
      </w:r>
    </w:p>
    <w:p w14:paraId="60E6B84A" w14:textId="77777777" w:rsidR="00734658" w:rsidRPr="00EA77BC" w:rsidRDefault="00734658" w:rsidP="00EA77BC">
      <w:pPr>
        <w:pStyle w:val="Codeexample"/>
        <w:rPr>
          <w:rFonts w:eastAsia="Calibri"/>
        </w:rPr>
      </w:pPr>
      <w:r w:rsidRPr="00EA77BC">
        <w:rPr>
          <w:rFonts w:eastAsia="Calibri"/>
        </w:rPr>
        <w:t xml:space="preserve">DAY (nD) or DOSE (nL) LIMIT: </w:t>
      </w:r>
      <w:r w:rsidRPr="00EA77BC">
        <w:rPr>
          <w:rFonts w:eastAsia="Calibri"/>
          <w:b/>
        </w:rPr>
        <w:t>&lt;Enter&gt;</w:t>
      </w:r>
    </w:p>
    <w:p w14:paraId="60E6B84B" w14:textId="77777777" w:rsidR="00734658" w:rsidRPr="00EA77BC" w:rsidRDefault="00734658" w:rsidP="00EA77BC">
      <w:pPr>
        <w:pStyle w:val="Codeexample"/>
        <w:rPr>
          <w:rFonts w:eastAsia="Calibri"/>
        </w:rPr>
      </w:pPr>
      <w:r w:rsidRPr="00EA77BC">
        <w:rPr>
          <w:rFonts w:eastAsia="Calibri"/>
        </w:rPr>
        <w:t xml:space="preserve">DEFAULT MED ROUTE: </w:t>
      </w:r>
      <w:r w:rsidRPr="00EA77BC">
        <w:rPr>
          <w:rFonts w:eastAsia="Calibri"/>
          <w:b/>
        </w:rPr>
        <w:t>&lt;Enter&gt;</w:t>
      </w:r>
    </w:p>
    <w:p w14:paraId="60E6B84C" w14:textId="77777777" w:rsidR="00734658" w:rsidRPr="00EA77BC" w:rsidRDefault="00734658" w:rsidP="00EA77BC">
      <w:pPr>
        <w:pStyle w:val="Codeexample"/>
        <w:rPr>
          <w:rFonts w:ascii="r_ansi" w:eastAsia="Calibri" w:hAnsi="r_ansi" w:cs="r_ansi"/>
        </w:rPr>
      </w:pPr>
    </w:p>
    <w:p w14:paraId="60E6B84D" w14:textId="77777777" w:rsidR="00734658" w:rsidRPr="00EA77BC" w:rsidRDefault="00734658" w:rsidP="00EA77BC">
      <w:pPr>
        <w:pStyle w:val="Codeexample"/>
        <w:rPr>
          <w:rFonts w:eastAsia="Calibri"/>
        </w:rPr>
      </w:pPr>
      <w:r w:rsidRPr="00EA77BC">
        <w:rPr>
          <w:rFonts w:eastAsia="Calibri"/>
        </w:rPr>
        <w:t xml:space="preserve"> List of med routes associated with the </w:t>
      </w:r>
      <w:r w:rsidR="00FB61E7" w:rsidRPr="00EA77BC">
        <w:rPr>
          <w:rFonts w:eastAsia="Calibri"/>
        </w:rPr>
        <w:t>DOSAGE FORM</w:t>
      </w:r>
      <w:r w:rsidRPr="00EA77BC">
        <w:rPr>
          <w:rFonts w:eastAsia="Calibri"/>
        </w:rPr>
        <w:t xml:space="preserve"> of the orderable item:</w:t>
      </w:r>
    </w:p>
    <w:p w14:paraId="60E6B84E" w14:textId="77777777" w:rsidR="00734658" w:rsidRPr="00EA77BC" w:rsidRDefault="00734658" w:rsidP="00EA77BC">
      <w:pPr>
        <w:pStyle w:val="Codeexample"/>
        <w:rPr>
          <w:rFonts w:eastAsia="Calibri"/>
        </w:rPr>
      </w:pPr>
    </w:p>
    <w:p w14:paraId="60E6B84F" w14:textId="77777777" w:rsidR="00734658" w:rsidRPr="00EA77BC" w:rsidRDefault="00734658" w:rsidP="00EA77BC">
      <w:pPr>
        <w:pStyle w:val="Codeexample"/>
        <w:rPr>
          <w:rFonts w:eastAsia="Calibri"/>
        </w:rPr>
      </w:pPr>
      <w:r w:rsidRPr="00EA77BC">
        <w:rPr>
          <w:rFonts w:eastAsia="Calibri"/>
        </w:rPr>
        <w:t xml:space="preserve">   INTRAVENOUS</w:t>
      </w:r>
    </w:p>
    <w:p w14:paraId="60E6B850" w14:textId="77777777" w:rsidR="00734658" w:rsidRPr="00EA77BC" w:rsidRDefault="00734658" w:rsidP="00EA77BC">
      <w:pPr>
        <w:pStyle w:val="Codeexample"/>
        <w:rPr>
          <w:rFonts w:eastAsia="Calibri"/>
        </w:rPr>
      </w:pPr>
      <w:r w:rsidRPr="00EA77BC">
        <w:rPr>
          <w:rFonts w:eastAsia="Calibri"/>
        </w:rPr>
        <w:t xml:space="preserve">   INTRAMUSCULAR</w:t>
      </w:r>
    </w:p>
    <w:p w14:paraId="60E6B851" w14:textId="77777777" w:rsidR="00734658" w:rsidRPr="00EA77BC" w:rsidRDefault="00734658" w:rsidP="00EA77BC">
      <w:pPr>
        <w:pStyle w:val="Codeexample"/>
        <w:rPr>
          <w:rFonts w:eastAsia="Calibri"/>
        </w:rPr>
      </w:pPr>
    </w:p>
    <w:p w14:paraId="60E6B852" w14:textId="77777777" w:rsidR="007C57D1" w:rsidRPr="00EA77BC" w:rsidRDefault="00245E0F" w:rsidP="00EA77BC">
      <w:pPr>
        <w:pStyle w:val="Codeexample"/>
      </w:pPr>
      <w:r w:rsidRPr="00EA77BC">
        <w:t xml:space="preserve"> </w:t>
      </w:r>
      <w:r w:rsidR="007C57D1" w:rsidRPr="00EA77BC">
        <w:t>If you answer YES to the next prompt, the DEFAULT MED ROUTE (if populated)</w:t>
      </w:r>
    </w:p>
    <w:p w14:paraId="60E6B853" w14:textId="77777777" w:rsidR="007C57D1" w:rsidRPr="00EA77BC" w:rsidRDefault="00245E0F" w:rsidP="00EA77BC">
      <w:pPr>
        <w:pStyle w:val="Codeexample"/>
      </w:pPr>
      <w:r w:rsidRPr="00EA77BC">
        <w:t xml:space="preserve"> </w:t>
      </w:r>
      <w:r w:rsidR="007C57D1" w:rsidRPr="00EA77BC">
        <w:t>and this list (if populated) will be displayed as selectable med routes</w:t>
      </w:r>
    </w:p>
    <w:p w14:paraId="60E6B854" w14:textId="77777777" w:rsidR="007C57D1" w:rsidRPr="00EA77BC" w:rsidRDefault="00245E0F" w:rsidP="00EA77BC">
      <w:pPr>
        <w:pStyle w:val="Codeexample"/>
      </w:pPr>
      <w:r w:rsidRPr="00EA77BC">
        <w:t xml:space="preserve"> </w:t>
      </w:r>
      <w:r w:rsidR="007C57D1" w:rsidRPr="00EA77BC">
        <w:t>during medication ordering dialog. If you answer NO, the DEFAULT MED ROUTE</w:t>
      </w:r>
    </w:p>
    <w:p w14:paraId="60E6B855" w14:textId="77777777" w:rsidR="007C57D1" w:rsidRPr="00EA77BC" w:rsidRDefault="00245E0F" w:rsidP="00EA77BC">
      <w:pPr>
        <w:pStyle w:val="Codeexample"/>
      </w:pPr>
      <w:r w:rsidRPr="00EA77BC">
        <w:t xml:space="preserve"> </w:t>
      </w:r>
      <w:r w:rsidR="007C57D1" w:rsidRPr="00EA77BC">
        <w:t>(if populated) and POSSIBLE MED ROUTES list will be displayed instead.</w:t>
      </w:r>
    </w:p>
    <w:p w14:paraId="60E6B856" w14:textId="77777777" w:rsidR="00734658" w:rsidRPr="00EA77BC" w:rsidRDefault="00734658" w:rsidP="00EA77BC">
      <w:pPr>
        <w:pStyle w:val="Codeexample"/>
        <w:rPr>
          <w:rFonts w:eastAsia="Calibri"/>
        </w:rPr>
      </w:pPr>
    </w:p>
    <w:p w14:paraId="60E6B857" w14:textId="77777777" w:rsidR="00F177BD" w:rsidRPr="00EA77BC" w:rsidRDefault="00F177BD" w:rsidP="00F177BD">
      <w:pPr>
        <w:pStyle w:val="Codeexample"/>
        <w:rPr>
          <w:rFonts w:eastAsia="Calibri"/>
        </w:rPr>
      </w:pPr>
      <w:r w:rsidRPr="00EA77BC">
        <w:rPr>
          <w:rFonts w:eastAsia="Calibri"/>
        </w:rPr>
        <w:t xml:space="preserve">USE DOSAGE FORM MED ROUTE LIST: NO// </w:t>
      </w:r>
      <w:r w:rsidRPr="00EA77BC">
        <w:rPr>
          <w:rFonts w:eastAsia="Calibri"/>
          <w:b/>
        </w:rPr>
        <w:t>Y</w:t>
      </w:r>
      <w:r w:rsidRPr="00EA77BC">
        <w:rPr>
          <w:rFonts w:eastAsia="Calibri"/>
        </w:rPr>
        <w:t xml:space="preserve">  YES</w:t>
      </w:r>
    </w:p>
    <w:p w14:paraId="60E6B858" w14:textId="77777777" w:rsidR="00F177BD" w:rsidRPr="00EA77BC" w:rsidRDefault="00F177BD" w:rsidP="00F177BD">
      <w:pPr>
        <w:pStyle w:val="Codeexample"/>
        <w:rPr>
          <w:rFonts w:eastAsia="Calibri"/>
        </w:rPr>
      </w:pPr>
      <w:r w:rsidRPr="00EA77BC">
        <w:rPr>
          <w:rFonts w:eastAsia="Calibri"/>
        </w:rPr>
        <w:t xml:space="preserve">SCHEDULE TYPE: </w:t>
      </w:r>
      <w:r w:rsidRPr="00EA77BC">
        <w:rPr>
          <w:rFonts w:eastAsia="Calibri"/>
          <w:b/>
        </w:rPr>
        <w:t>&lt;Enter&gt;</w:t>
      </w:r>
    </w:p>
    <w:p w14:paraId="60E6B859" w14:textId="77777777" w:rsidR="00F177BD" w:rsidRDefault="00F177BD" w:rsidP="00F177BD">
      <w:pPr>
        <w:pStyle w:val="Codeexample"/>
        <w:rPr>
          <w:rFonts w:eastAsia="Calibri"/>
          <w:b/>
        </w:rPr>
      </w:pPr>
      <w:r w:rsidRPr="00EA77BC">
        <w:rPr>
          <w:rFonts w:eastAsia="Calibri"/>
        </w:rPr>
        <w:t xml:space="preserve">SCHEDULE: </w:t>
      </w:r>
      <w:r w:rsidRPr="00EA77BC">
        <w:rPr>
          <w:rFonts w:eastAsia="Calibri"/>
          <w:b/>
        </w:rPr>
        <w:t>&lt;Enter&gt;</w:t>
      </w:r>
    </w:p>
    <w:p w14:paraId="60E6B85A" w14:textId="77777777" w:rsidR="00F177BD" w:rsidRPr="005A3839" w:rsidRDefault="00F177BD" w:rsidP="00F177BD">
      <w:pPr>
        <w:pStyle w:val="Codeexample"/>
        <w:rPr>
          <w:rFonts w:eastAsia="Calibri"/>
          <w:b/>
        </w:rPr>
      </w:pPr>
      <w:bookmarkStart w:id="1731" w:name="highrisk89"/>
      <w:bookmarkEnd w:id="1731"/>
      <w:r w:rsidRPr="005A3839">
        <w:rPr>
          <w:rFonts w:cs="Courier New"/>
          <w:szCs w:val="16"/>
        </w:rPr>
        <w:t xml:space="preserve">HIGH RISK/HIGH ALERT: </w:t>
      </w:r>
      <w:r w:rsidRPr="005A3839">
        <w:rPr>
          <w:rFonts w:eastAsia="Calibri"/>
          <w:b/>
        </w:rPr>
        <w:t>&lt;Enter&gt;</w:t>
      </w:r>
    </w:p>
    <w:p w14:paraId="60E6B85B" w14:textId="77777777" w:rsidR="00F177BD" w:rsidRPr="005A3839" w:rsidRDefault="00F177BD" w:rsidP="00F177BD">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85C" w14:textId="77777777" w:rsidR="002D5F03" w:rsidRDefault="00F177BD" w:rsidP="00F177BD">
      <w:pPr>
        <w:pStyle w:val="Codeexample"/>
        <w:rPr>
          <w:rFonts w:eastAsia="Calibri"/>
          <w:b/>
        </w:rPr>
      </w:pPr>
      <w:r w:rsidRPr="005A3839">
        <w:rPr>
          <w:rFonts w:eastAsia="Calibri"/>
        </w:rPr>
        <w:t xml:space="preserve">PATIENT INSTRUCTIONS: </w:t>
      </w:r>
      <w:r w:rsidRPr="005A3839">
        <w:rPr>
          <w:rFonts w:eastAsia="Calibri"/>
          <w:b/>
        </w:rPr>
        <w:t>&lt;Enter&gt;</w:t>
      </w:r>
    </w:p>
    <w:p w14:paraId="60E6B85D"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2" w:name="Page_100"/>
      <w:bookmarkEnd w:id="1732"/>
      <w:r w:rsidRPr="0064290E">
        <w:rPr>
          <w:rFonts w:ascii="Courier New" w:hAnsi="Courier New" w:cs="Courier New"/>
          <w:sz w:val="16"/>
          <w:szCs w:val="16"/>
        </w:rPr>
        <w:t xml:space="preserve">MOST COMMON INDICATION FOR USE: </w:t>
      </w:r>
    </w:p>
    <w:p w14:paraId="60E6B85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5F" w14:textId="77777777" w:rsidR="00F177BD" w:rsidRPr="005A3839" w:rsidRDefault="00F177BD" w:rsidP="00F177BD">
      <w:pPr>
        <w:pStyle w:val="Codeexample"/>
        <w:rPr>
          <w:rFonts w:eastAsia="Calibri"/>
        </w:rPr>
      </w:pPr>
    </w:p>
    <w:p w14:paraId="60E6B860" w14:textId="77777777" w:rsidR="00F177BD" w:rsidRPr="005A3839" w:rsidRDefault="00F177BD" w:rsidP="00F177BD">
      <w:pPr>
        <w:pStyle w:val="Codeexample"/>
        <w:rPr>
          <w:rFonts w:eastAsia="Calibri"/>
        </w:rPr>
      </w:pPr>
      <w:r w:rsidRPr="005A3839">
        <w:rPr>
          <w:rFonts w:eastAsia="Calibri"/>
        </w:rPr>
        <w:t xml:space="preserve">ASSOCIATED IMMUNIZATION: </w:t>
      </w:r>
      <w:r w:rsidRPr="005A3839">
        <w:rPr>
          <w:rFonts w:eastAsia="Calibri"/>
          <w:b/>
        </w:rPr>
        <w:t>INFLUENZA</w:t>
      </w:r>
      <w:r w:rsidRPr="005A3839">
        <w:rPr>
          <w:rFonts w:eastAsia="Calibri"/>
        </w:rPr>
        <w:t xml:space="preserve">  FLU,3 YRS     INFLUENZA</w:t>
      </w:r>
    </w:p>
    <w:p w14:paraId="60E6B861" w14:textId="77777777" w:rsidR="00F177BD" w:rsidRPr="005A3839" w:rsidRDefault="00F177BD" w:rsidP="00F177BD">
      <w:pPr>
        <w:pStyle w:val="Codeexample"/>
        <w:rPr>
          <w:rFonts w:eastAsia="Calibri"/>
        </w:rPr>
      </w:pPr>
    </w:p>
    <w:p w14:paraId="60E6B862" w14:textId="77777777" w:rsidR="00F177BD" w:rsidRPr="005A3839" w:rsidRDefault="00F177BD" w:rsidP="00F177BD">
      <w:pPr>
        <w:pStyle w:val="Codeexample"/>
        <w:rPr>
          <w:rFonts w:eastAsia="Calibri"/>
          <w:b/>
        </w:rPr>
      </w:pPr>
      <w:r w:rsidRPr="005A3839">
        <w:rPr>
          <w:rFonts w:eastAsia="Calibri"/>
        </w:rPr>
        <w:t xml:space="preserve">Select SYNONYM: </w:t>
      </w:r>
      <w:r w:rsidRPr="005A3839">
        <w:rPr>
          <w:rFonts w:eastAsia="Calibri"/>
          <w:b/>
        </w:rPr>
        <w:t>&lt;Enter&gt;</w:t>
      </w:r>
    </w:p>
    <w:p w14:paraId="60E6B863" w14:textId="77777777" w:rsidR="00A96DCB" w:rsidRDefault="00A96DCB" w:rsidP="00EA77BC">
      <w:pPr>
        <w:rPr>
          <w:rFonts w:eastAsia="Calibri"/>
        </w:rPr>
      </w:pPr>
    </w:p>
    <w:p w14:paraId="60E6B864" w14:textId="77777777" w:rsidR="00F177BD" w:rsidRPr="005A3839" w:rsidRDefault="00F177BD" w:rsidP="00F177BD">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w:t>
      </w:r>
    </w:p>
    <w:p w14:paraId="60E6B865" w14:textId="77777777" w:rsidR="00F177BD" w:rsidRPr="005A3839" w:rsidRDefault="00F177BD" w:rsidP="00F177BD">
      <w:pPr>
        <w:spacing w:before="120"/>
      </w:pPr>
      <w:r w:rsidRPr="005A3839">
        <w:t>To set the values for PROMPT FOR REMOVAL IN BCMA (Field #12) in the local PHARMACY ORDERABLE ITEM File (#50.7) (i.e., using PSS EDIT ORDERABLE ITEMS), complete the steps shown in the example below:</w:t>
      </w:r>
    </w:p>
    <w:p w14:paraId="60E6B866" w14:textId="77777777" w:rsidR="00F177BD" w:rsidRPr="005A3839" w:rsidRDefault="00F177BD" w:rsidP="00F177BD">
      <w:pPr>
        <w:widowControl w:val="0"/>
        <w:autoSpaceDE w:val="0"/>
        <w:autoSpaceDN w:val="0"/>
        <w:adjustRightInd w:val="0"/>
      </w:pPr>
    </w:p>
    <w:p w14:paraId="60E6B867" w14:textId="77777777" w:rsidR="00F177BD" w:rsidRPr="005A3839" w:rsidRDefault="00F177BD" w:rsidP="00F177BD">
      <w:pPr>
        <w:widowControl w:val="0"/>
        <w:autoSpaceDE w:val="0"/>
        <w:autoSpaceDN w:val="0"/>
        <w:adjustRightInd w:val="0"/>
      </w:pPr>
      <w:r w:rsidRPr="005A3839">
        <w:t>The PROMPT FOR REMOVAL IN BCMA Field (#12) provides the following qualifying codes:</w:t>
      </w:r>
    </w:p>
    <w:p w14:paraId="60E6B868" w14:textId="77777777" w:rsidR="00F177BD" w:rsidRPr="005A3839" w:rsidRDefault="00F177BD" w:rsidP="00F177BD">
      <w:pPr>
        <w:widowControl w:val="0"/>
        <w:autoSpaceDE w:val="0"/>
        <w:autoSpaceDN w:val="0"/>
        <w:adjustRightInd w:val="0"/>
      </w:pPr>
    </w:p>
    <w:p w14:paraId="60E6B869" w14:textId="77777777" w:rsidR="00F177BD" w:rsidRPr="005A3839" w:rsidRDefault="00F177BD" w:rsidP="00F177BD">
      <w:pPr>
        <w:widowControl w:val="0"/>
        <w:autoSpaceDE w:val="0"/>
        <w:autoSpaceDN w:val="0"/>
        <w:adjustRightInd w:val="0"/>
        <w:ind w:left="720" w:hanging="720"/>
        <w:rPr>
          <w:lang w:val="en"/>
        </w:rPr>
      </w:pPr>
      <w:r w:rsidRPr="005A3839">
        <w:rPr>
          <w:lang w:val="en"/>
        </w:rPr>
        <w:t>Choose from:</w:t>
      </w:r>
    </w:p>
    <w:p w14:paraId="60E6B86A"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No Removal Required</w:t>
      </w:r>
    </w:p>
    <w:p w14:paraId="60E6B86B"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Removal at Next Administration</w:t>
      </w:r>
    </w:p>
    <w:p w14:paraId="60E6B86C" w14:textId="77777777" w:rsidR="00F177BD" w:rsidRPr="005A3839" w:rsidRDefault="00F177BD" w:rsidP="00F177BD">
      <w:pPr>
        <w:widowControl w:val="0"/>
        <w:autoSpaceDE w:val="0"/>
        <w:autoSpaceDN w:val="0"/>
        <w:adjustRightInd w:val="0"/>
        <w:ind w:left="630" w:hanging="360"/>
        <w:rPr>
          <w:lang w:val="en"/>
        </w:rPr>
      </w:pPr>
      <w:r w:rsidRPr="005A3839">
        <w:rPr>
          <w:lang w:val="en"/>
        </w:rPr>
        <w:t>2</w:t>
      </w:r>
      <w:r w:rsidRPr="005A3839">
        <w:rPr>
          <w:lang w:val="en"/>
        </w:rPr>
        <w:tab/>
        <w:t>Removal Period Optional Prior to Next Administration</w:t>
      </w:r>
    </w:p>
    <w:p w14:paraId="60E6B86D" w14:textId="77777777" w:rsidR="00F177BD" w:rsidRPr="005A3839" w:rsidRDefault="00F177BD" w:rsidP="00F177BD">
      <w:pPr>
        <w:pStyle w:val="ListParagraph"/>
        <w:widowControl w:val="0"/>
        <w:autoSpaceDE w:val="0"/>
        <w:autoSpaceDN w:val="0"/>
        <w:adjustRightInd w:val="0"/>
        <w:spacing w:after="200" w:line="276" w:lineRule="auto"/>
        <w:ind w:left="630" w:hanging="360"/>
        <w:contextualSpacing/>
        <w:rPr>
          <w:lang w:val="en"/>
        </w:rPr>
      </w:pPr>
      <w:r w:rsidRPr="005A3839">
        <w:rPr>
          <w:lang w:val="en"/>
        </w:rPr>
        <w:t>3</w:t>
      </w:r>
      <w:r w:rsidRPr="005A3839">
        <w:rPr>
          <w:lang w:val="en"/>
        </w:rPr>
        <w:tab/>
        <w:t>Removal Period Required Prior to Next Administration</w:t>
      </w:r>
    </w:p>
    <w:p w14:paraId="60E6B86E" w14:textId="77777777" w:rsidR="00F177BD" w:rsidRPr="005A3839" w:rsidRDefault="00F177BD" w:rsidP="00AB3B0C">
      <w:pPr>
        <w:numPr>
          <w:ilvl w:val="0"/>
          <w:numId w:val="70"/>
        </w:numPr>
        <w:tabs>
          <w:tab w:val="left" w:pos="990"/>
        </w:tabs>
        <w:spacing w:after="120"/>
        <w:ind w:left="993" w:hanging="446"/>
        <w:rPr>
          <w:lang w:val="en"/>
        </w:rPr>
      </w:pPr>
      <w:bookmarkStart w:id="1733" w:name="Page_102"/>
      <w:bookmarkEnd w:id="1733"/>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86F" w14:textId="77777777" w:rsidR="00F177BD" w:rsidRPr="005A3839" w:rsidRDefault="00F177BD" w:rsidP="00AB3B0C">
      <w:pPr>
        <w:numPr>
          <w:ilvl w:val="0"/>
          <w:numId w:val="70"/>
        </w:numPr>
        <w:tabs>
          <w:tab w:val="left" w:pos="990"/>
        </w:tabs>
        <w:spacing w:after="120"/>
        <w:ind w:left="993" w:hanging="446"/>
      </w:pPr>
      <w:r w:rsidRPr="005A3839">
        <w:rPr>
          <w:lang w:val="en"/>
        </w:rPr>
        <w:t>1 = Removal at Next Administration. Duration of Administration field does not display when the Pharmacist is finishing the order. BCMA user will be prompted for removal automatically at next administration.</w:t>
      </w:r>
    </w:p>
    <w:p w14:paraId="60E6B870" w14:textId="77777777" w:rsidR="00F177BD" w:rsidRPr="005A3839" w:rsidRDefault="00F177BD" w:rsidP="00AB3B0C">
      <w:pPr>
        <w:numPr>
          <w:ilvl w:val="0"/>
          <w:numId w:val="70"/>
        </w:numPr>
        <w:tabs>
          <w:tab w:val="left" w:pos="990"/>
        </w:tabs>
        <w:spacing w:after="120"/>
        <w:ind w:left="993" w:hanging="446"/>
      </w:pPr>
      <w:r w:rsidRPr="005A3839">
        <w:rPr>
          <w:lang w:val="en"/>
        </w:rPr>
        <w:t>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Duration of Administration has ended. If no Duration of Administration is entered, BCMA user will be prompted for removal at next administration.</w:t>
      </w:r>
    </w:p>
    <w:p w14:paraId="60E6B871" w14:textId="77777777" w:rsidR="00F177BD" w:rsidRPr="005A3839" w:rsidRDefault="00F177BD" w:rsidP="00AB3B0C">
      <w:pPr>
        <w:numPr>
          <w:ilvl w:val="0"/>
          <w:numId w:val="70"/>
        </w:numPr>
        <w:tabs>
          <w:tab w:val="left" w:pos="990"/>
        </w:tabs>
        <w:spacing w:after="120"/>
        <w:ind w:left="993" w:hanging="446"/>
        <w:rPr>
          <w:lang w:val="en"/>
        </w:rPr>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872" w14:textId="77777777" w:rsidR="00F177BD" w:rsidRPr="005A3839" w:rsidRDefault="0076180B" w:rsidP="00F177BD">
      <w:pPr>
        <w:ind w:left="720"/>
      </w:pPr>
      <w:r>
        <w:rPr>
          <w:noProof/>
          <w:position w:val="-4"/>
        </w:rPr>
        <w:drawing>
          <wp:inline distT="0" distB="0" distL="0" distR="0" wp14:anchorId="60E6DD67" wp14:editId="60E6DD68">
            <wp:extent cx="508000" cy="406400"/>
            <wp:effectExtent l="0" t="0" r="0" b="0"/>
            <wp:docPr id="19" name="Picture 1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F177BD" w:rsidRPr="005A3839">
        <w:rPr>
          <w:b/>
        </w:rPr>
        <w:t xml:space="preserve">Note: </w:t>
      </w:r>
      <w:r w:rsidR="00F177BD" w:rsidRPr="005A3839">
        <w:t xml:space="preserve">PSS*1*191 also added the </w:t>
      </w:r>
      <w:bookmarkStart w:id="1734" w:name="highrisk_highalert92"/>
      <w:bookmarkEnd w:id="1734"/>
      <w:r w:rsidR="00F177BD" w:rsidRPr="005A3839">
        <w:t xml:space="preserve">HIGH RISK/HIGH ALERT prompt to this option, which was inadvertently missed in patch PSS*1*172. </w:t>
      </w:r>
    </w:p>
    <w:p w14:paraId="60E6B873" w14:textId="77777777" w:rsidR="005A7C4D" w:rsidRDefault="005A7C4D" w:rsidP="003020B1">
      <w:pPr>
        <w:spacing w:before="120" w:after="120"/>
        <w:rPr>
          <w:b/>
          <w:sz w:val="20"/>
          <w:szCs w:val="20"/>
        </w:rPr>
      </w:pPr>
    </w:p>
    <w:p w14:paraId="60E6B874" w14:textId="77777777" w:rsidR="00F177BD" w:rsidRDefault="00F177BD" w:rsidP="003020B1">
      <w:pPr>
        <w:spacing w:before="120" w:after="120"/>
        <w:rPr>
          <w:b/>
          <w:sz w:val="20"/>
          <w:szCs w:val="20"/>
        </w:rPr>
      </w:pPr>
      <w:r w:rsidRPr="005A3839">
        <w:rPr>
          <w:b/>
          <w:sz w:val="20"/>
          <w:szCs w:val="20"/>
        </w:rPr>
        <w:t>Example 5 (Modify Pharmacy Orderable Item File with Dosage Form Containing the Word “PATCH”):</w:t>
      </w:r>
    </w:p>
    <w:p w14:paraId="60E6B87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14:paraId="60E6B87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Edit Orderable Items</w:t>
      </w:r>
    </w:p>
    <w:p w14:paraId="60E6B877" w14:textId="77777777" w:rsidR="00F177BD" w:rsidRPr="005A3839" w:rsidRDefault="00F177BD" w:rsidP="00F177BD">
      <w:pPr>
        <w:keepNext/>
        <w:shd w:val="clear" w:color="auto" w:fill="D9D9D9"/>
        <w:ind w:left="374"/>
        <w:rPr>
          <w:rFonts w:ascii="Courier New" w:hAnsi="Courier New"/>
          <w:sz w:val="16"/>
          <w:szCs w:val="20"/>
        </w:rPr>
      </w:pPr>
    </w:p>
    <w:p w14:paraId="60E6B87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option enables you to edit Orderable Item names, Formulary status,</w:t>
      </w:r>
    </w:p>
    <w:p w14:paraId="60E6B87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drug text, Inactive Dates, and Synonyms.</w:t>
      </w:r>
    </w:p>
    <w:p w14:paraId="60E6B87A" w14:textId="77777777" w:rsidR="00F177BD" w:rsidRPr="005A3839" w:rsidRDefault="00F177BD" w:rsidP="00F177BD">
      <w:pPr>
        <w:keepNext/>
        <w:shd w:val="clear" w:color="auto" w:fill="D9D9D9"/>
        <w:ind w:left="374"/>
        <w:rPr>
          <w:rFonts w:ascii="Courier New" w:hAnsi="Courier New"/>
          <w:sz w:val="16"/>
          <w:szCs w:val="20"/>
        </w:rPr>
      </w:pPr>
    </w:p>
    <w:p w14:paraId="60E6B87B" w14:textId="77777777" w:rsidR="00F177BD" w:rsidRPr="005A3839" w:rsidRDefault="00F177BD" w:rsidP="00F177BD">
      <w:pPr>
        <w:keepNext/>
        <w:shd w:val="clear" w:color="auto" w:fill="D9D9D9"/>
        <w:ind w:left="374"/>
        <w:rPr>
          <w:rFonts w:ascii="Courier New" w:hAnsi="Courier New"/>
          <w:sz w:val="16"/>
          <w:szCs w:val="20"/>
        </w:rPr>
      </w:pPr>
    </w:p>
    <w:p w14:paraId="60E6B87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 NITROGLYCERIN</w:t>
      </w:r>
    </w:p>
    <w:p w14:paraId="60E6B87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NITROGLYCERIN    CAP,SA  </w:t>
      </w:r>
    </w:p>
    <w:p w14:paraId="60E6B87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NITROGLYCERIN    INJ,SOLN  </w:t>
      </w:r>
    </w:p>
    <w:p w14:paraId="60E6B87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NITROGLYCERIN    OINT,TOP  08-17-15</w:t>
      </w:r>
    </w:p>
    <w:p w14:paraId="60E6B88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4   NITROGLYCERIN    PATCH  </w:t>
      </w:r>
    </w:p>
    <w:p w14:paraId="60E6B88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5   NITROGLYCERIN    TAB,SUBLINGUAL  </w:t>
      </w:r>
    </w:p>
    <w:p w14:paraId="60E6B88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Press &lt;RETURN&gt; to see more, '^' to exit this list, OR</w:t>
      </w:r>
    </w:p>
    <w:p w14:paraId="60E6B88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CHOOSE 1-5: </w:t>
      </w:r>
      <w:r w:rsidRPr="005A3839">
        <w:rPr>
          <w:rFonts w:ascii="Courier New" w:hAnsi="Courier New"/>
          <w:b/>
          <w:sz w:val="16"/>
          <w:szCs w:val="20"/>
        </w:rPr>
        <w:t>4  NITROGLYCERIN  PATCH</w:t>
      </w:r>
      <w:r w:rsidRPr="005A3839">
        <w:rPr>
          <w:rFonts w:ascii="Courier New" w:hAnsi="Courier New"/>
          <w:sz w:val="16"/>
          <w:szCs w:val="20"/>
        </w:rPr>
        <w:t xml:space="preserve">  </w:t>
      </w:r>
    </w:p>
    <w:p w14:paraId="60E6B884" w14:textId="77777777" w:rsidR="00F177BD" w:rsidRPr="005A3839" w:rsidRDefault="00F177BD" w:rsidP="00F177BD">
      <w:pPr>
        <w:keepNext/>
        <w:shd w:val="clear" w:color="auto" w:fill="D9D9D9"/>
        <w:ind w:left="374"/>
        <w:rPr>
          <w:rFonts w:ascii="Courier New" w:hAnsi="Courier New"/>
          <w:sz w:val="16"/>
          <w:szCs w:val="20"/>
        </w:rPr>
      </w:pPr>
    </w:p>
    <w:p w14:paraId="60E6B885" w14:textId="77777777" w:rsidR="00F177BD" w:rsidRPr="005A3839" w:rsidRDefault="00F177BD" w:rsidP="00F177BD">
      <w:pPr>
        <w:keepNext/>
        <w:shd w:val="clear" w:color="auto" w:fill="D9D9D9"/>
        <w:ind w:left="374"/>
        <w:rPr>
          <w:rFonts w:ascii="Courier New" w:hAnsi="Courier New"/>
          <w:sz w:val="16"/>
          <w:szCs w:val="20"/>
        </w:rPr>
      </w:pPr>
    </w:p>
    <w:p w14:paraId="60E6B88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8" w14:textId="77777777" w:rsidR="00F177BD" w:rsidRPr="005A3839" w:rsidRDefault="00F177BD" w:rsidP="00F177BD">
      <w:pPr>
        <w:keepNext/>
        <w:shd w:val="clear" w:color="auto" w:fill="D9D9D9"/>
        <w:ind w:left="374"/>
        <w:rPr>
          <w:rFonts w:ascii="Courier New" w:hAnsi="Courier New"/>
          <w:sz w:val="16"/>
          <w:szCs w:val="20"/>
        </w:rPr>
      </w:pPr>
    </w:p>
    <w:p w14:paraId="60E6B88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8A" w14:textId="77777777" w:rsidR="00F177BD" w:rsidRPr="005A3839" w:rsidRDefault="00F177BD" w:rsidP="00F177BD">
      <w:pPr>
        <w:keepNext/>
        <w:shd w:val="clear" w:color="auto" w:fill="D9D9D9"/>
        <w:ind w:left="374"/>
        <w:rPr>
          <w:rFonts w:ascii="Courier New" w:hAnsi="Courier New"/>
          <w:sz w:val="16"/>
          <w:szCs w:val="20"/>
        </w:rPr>
      </w:pPr>
    </w:p>
    <w:p w14:paraId="60E6B88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D" w14:textId="77777777" w:rsidR="00F177BD" w:rsidRPr="005A3839" w:rsidRDefault="00F177BD" w:rsidP="00F177BD">
      <w:pPr>
        <w:keepNext/>
        <w:shd w:val="clear" w:color="auto" w:fill="D9D9D9"/>
        <w:ind w:left="374"/>
        <w:rPr>
          <w:rFonts w:ascii="Courier New" w:hAnsi="Courier New"/>
          <w:sz w:val="16"/>
          <w:szCs w:val="20"/>
        </w:rPr>
      </w:pPr>
    </w:p>
    <w:p w14:paraId="60E6B88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8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9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0.4MG/HR PATCH</w:t>
      </w:r>
    </w:p>
    <w:p w14:paraId="60E6B89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0.2MG/HR PATCH</w:t>
      </w:r>
    </w:p>
    <w:p w14:paraId="60E6B89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0.6MG/HR PATCH</w:t>
      </w:r>
    </w:p>
    <w:p w14:paraId="60E6B89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NEWITEM2</w:t>
      </w:r>
    </w:p>
    <w:p w14:paraId="60E6B894" w14:textId="77777777" w:rsidR="00F177BD" w:rsidRPr="005A3839" w:rsidRDefault="00F177BD" w:rsidP="00F177BD">
      <w:pPr>
        <w:keepNext/>
        <w:shd w:val="clear" w:color="auto" w:fill="D9D9D9"/>
        <w:ind w:left="374"/>
        <w:rPr>
          <w:rFonts w:ascii="Courier New" w:hAnsi="Courier New"/>
          <w:sz w:val="16"/>
          <w:szCs w:val="20"/>
        </w:rPr>
      </w:pPr>
    </w:p>
    <w:p w14:paraId="60E6B89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  YES</w:t>
      </w:r>
    </w:p>
    <w:p w14:paraId="60E6B896" w14:textId="77777777" w:rsidR="00F177BD" w:rsidRPr="005A3839" w:rsidRDefault="00F177BD" w:rsidP="00F177BD">
      <w:pPr>
        <w:keepNext/>
        <w:shd w:val="clear" w:color="auto" w:fill="D9D9D9"/>
        <w:ind w:left="374"/>
        <w:rPr>
          <w:rFonts w:ascii="Courier New" w:hAnsi="Courier New"/>
          <w:sz w:val="16"/>
          <w:szCs w:val="20"/>
        </w:rPr>
      </w:pPr>
    </w:p>
    <w:p w14:paraId="60E6B89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89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NITROGLYCERIN   PATCH</w:t>
      </w:r>
    </w:p>
    <w:p w14:paraId="60E6B89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NITROGLYCERIN// </w:t>
      </w:r>
    </w:p>
    <w:p w14:paraId="60E6B89A" w14:textId="77777777" w:rsidR="00F177BD" w:rsidRPr="005A3839" w:rsidRDefault="00F177BD" w:rsidP="00F177BD">
      <w:pPr>
        <w:keepNext/>
        <w:shd w:val="clear" w:color="auto" w:fill="D9D9D9"/>
        <w:ind w:left="374"/>
        <w:rPr>
          <w:rFonts w:ascii="Courier New" w:hAnsi="Courier New"/>
          <w:sz w:val="16"/>
          <w:szCs w:val="20"/>
        </w:rPr>
      </w:pPr>
    </w:p>
    <w:p w14:paraId="60E6B89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89C" w14:textId="77777777" w:rsidR="00F177BD" w:rsidRPr="005A3839" w:rsidRDefault="00F177BD" w:rsidP="00F177BD">
      <w:pPr>
        <w:keepNext/>
        <w:shd w:val="clear" w:color="auto" w:fill="D9D9D9"/>
        <w:ind w:left="374"/>
        <w:rPr>
          <w:rFonts w:ascii="Courier New" w:hAnsi="Courier New"/>
          <w:sz w:val="16"/>
          <w:szCs w:val="20"/>
        </w:rPr>
      </w:pPr>
    </w:p>
    <w:p w14:paraId="60E6B89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89E" w14:textId="77777777" w:rsidR="00F177BD" w:rsidRPr="005A3839" w:rsidRDefault="00F177BD" w:rsidP="00F177BD">
      <w:pPr>
        <w:keepNext/>
        <w:shd w:val="clear" w:color="auto" w:fill="D9D9D9"/>
        <w:ind w:left="374"/>
        <w:rPr>
          <w:rFonts w:ascii="Courier New" w:hAnsi="Courier New"/>
          <w:sz w:val="16"/>
          <w:szCs w:val="20"/>
        </w:rPr>
      </w:pPr>
    </w:p>
    <w:p w14:paraId="60E6B89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8A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8A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w:t>
      </w:r>
    </w:p>
    <w:p w14:paraId="60E6B8A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TRANSDERMAL// </w:t>
      </w:r>
    </w:p>
    <w:p w14:paraId="60E6B8A3" w14:textId="77777777" w:rsidR="00F177BD" w:rsidRPr="005A3839" w:rsidRDefault="00F177BD" w:rsidP="00F177BD">
      <w:pPr>
        <w:keepNext/>
        <w:shd w:val="clear" w:color="auto" w:fill="D9D9D9"/>
        <w:ind w:left="374"/>
        <w:rPr>
          <w:rFonts w:ascii="Courier New" w:hAnsi="Courier New"/>
          <w:sz w:val="16"/>
          <w:szCs w:val="20"/>
        </w:rPr>
      </w:pPr>
    </w:p>
    <w:p w14:paraId="60E6B8A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8A5" w14:textId="77777777" w:rsidR="00F177BD" w:rsidRPr="005A3839" w:rsidRDefault="00F177BD" w:rsidP="00F177BD">
      <w:pPr>
        <w:keepNext/>
        <w:shd w:val="clear" w:color="auto" w:fill="D9D9D9"/>
        <w:ind w:left="374"/>
        <w:rPr>
          <w:rFonts w:ascii="Courier New" w:hAnsi="Courier New"/>
          <w:sz w:val="16"/>
          <w:szCs w:val="20"/>
        </w:rPr>
      </w:pPr>
    </w:p>
    <w:p w14:paraId="60E6B8A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8A7" w14:textId="77777777" w:rsidR="00F177BD" w:rsidRPr="005A3839" w:rsidRDefault="003020B1" w:rsidP="00F177BD">
      <w:pPr>
        <w:keepNext/>
        <w:shd w:val="clear" w:color="auto" w:fill="D9D9D9"/>
        <w:ind w:left="374"/>
        <w:rPr>
          <w:rFonts w:ascii="Courier New" w:hAnsi="Courier New"/>
          <w:sz w:val="16"/>
          <w:szCs w:val="20"/>
        </w:rPr>
      </w:pPr>
      <w:r>
        <w:rPr>
          <w:rFonts w:ascii="Courier New" w:hAnsi="Courier New"/>
          <w:sz w:val="16"/>
          <w:szCs w:val="20"/>
        </w:rPr>
        <w:br w:type="page"/>
      </w:r>
    </w:p>
    <w:p w14:paraId="60E6B8A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14:paraId="60E6B8A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8A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8A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8AC" w14:textId="77777777" w:rsidR="00F177BD" w:rsidRPr="005A3839" w:rsidRDefault="00F177BD" w:rsidP="00F177BD">
      <w:pPr>
        <w:keepNext/>
        <w:shd w:val="clear" w:color="auto" w:fill="D9D9D9"/>
        <w:ind w:left="374"/>
        <w:rPr>
          <w:rFonts w:ascii="Courier New" w:hAnsi="Courier New"/>
          <w:sz w:val="16"/>
          <w:szCs w:val="20"/>
        </w:rPr>
      </w:pPr>
    </w:p>
    <w:p w14:paraId="60E6B8A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8A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8A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TRANSDERMAL</w:t>
      </w:r>
    </w:p>
    <w:p w14:paraId="60E6B8B0" w14:textId="77777777" w:rsidR="00F177BD" w:rsidRPr="005A3839" w:rsidRDefault="00F177BD" w:rsidP="00F177BD">
      <w:pPr>
        <w:keepNext/>
        <w:shd w:val="clear" w:color="auto" w:fill="D9D9D9"/>
        <w:ind w:left="374"/>
        <w:rPr>
          <w:rFonts w:ascii="Courier New" w:hAnsi="Courier New"/>
          <w:sz w:val="16"/>
          <w:szCs w:val="20"/>
        </w:rPr>
      </w:pPr>
    </w:p>
    <w:p w14:paraId="60E6B8B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CONTINUOUS// </w:t>
      </w:r>
    </w:p>
    <w:p w14:paraId="60E6B8B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Q24H// </w:t>
      </w:r>
    </w:p>
    <w:p w14:paraId="60E6B8B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8B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8B5" w14:textId="77777777" w:rsidR="00F177BD" w:rsidRPr="005A3839" w:rsidRDefault="00F177BD" w:rsidP="00F177BD">
      <w:pPr>
        <w:keepNext/>
        <w:shd w:val="clear" w:color="auto" w:fill="D9D9D9"/>
        <w:ind w:left="374"/>
        <w:rPr>
          <w:rFonts w:ascii="Courier New" w:hAnsi="Courier New"/>
          <w:sz w:val="16"/>
          <w:szCs w:val="20"/>
        </w:rPr>
      </w:pPr>
    </w:p>
    <w:p w14:paraId="60E6B8B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B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B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B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B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B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B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8B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w:t>
      </w:r>
    </w:p>
    <w:p w14:paraId="60E6B8BE" w14:textId="77777777" w:rsidR="00F177BD" w:rsidRPr="005A3839" w:rsidRDefault="00F177BD" w:rsidP="00F177BD">
      <w:pPr>
        <w:keepNext/>
        <w:shd w:val="clear" w:color="auto" w:fill="D9D9D9"/>
        <w:ind w:left="374"/>
        <w:rPr>
          <w:rFonts w:ascii="Courier New" w:hAnsi="Courier New"/>
          <w:sz w:val="16"/>
          <w:szCs w:val="20"/>
        </w:rPr>
      </w:pPr>
    </w:p>
    <w:p w14:paraId="60E6B8B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C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C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8C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8C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8C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8C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8C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14:paraId="60E6B8C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8C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8C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C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8C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8C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8D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8D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8D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8D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8D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8D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D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8D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8D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8D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8D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D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D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D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E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8E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2  Removal Period Optional Prior to Next Administration</w:t>
      </w:r>
    </w:p>
    <w:p w14:paraId="60E6B8E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PATIENT INSTRUCTIONS: </w:t>
      </w:r>
    </w:p>
    <w:p w14:paraId="60E6B8E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14:paraId="60E6B8E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5" w:name="Page_104"/>
      <w:bookmarkStart w:id="1736" w:name="Page_103"/>
      <w:bookmarkEnd w:id="1735"/>
      <w:bookmarkEnd w:id="1736"/>
      <w:r w:rsidRPr="0064290E">
        <w:rPr>
          <w:rFonts w:ascii="Courier New" w:hAnsi="Courier New" w:cs="Courier New"/>
          <w:sz w:val="16"/>
          <w:szCs w:val="16"/>
        </w:rPr>
        <w:t xml:space="preserve">MOST COMMON INDICATION FOR USE: </w:t>
      </w:r>
    </w:p>
    <w:p w14:paraId="60E6B8E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E6" w14:textId="77777777" w:rsidR="00F177BD" w:rsidRPr="005A3839" w:rsidRDefault="00F177BD" w:rsidP="00F177BD">
      <w:pPr>
        <w:keepNext/>
        <w:shd w:val="clear" w:color="auto" w:fill="D9D9D9"/>
        <w:ind w:left="374"/>
        <w:rPr>
          <w:rFonts w:ascii="Courier New" w:hAnsi="Courier New"/>
          <w:sz w:val="16"/>
          <w:szCs w:val="20"/>
        </w:rPr>
      </w:pPr>
    </w:p>
    <w:p w14:paraId="60E6B8E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8E8" w14:textId="77777777" w:rsidR="00F177BD" w:rsidRPr="005A3839" w:rsidRDefault="00F177BD" w:rsidP="00F177BD">
      <w:pPr>
        <w:keepNext/>
        <w:shd w:val="clear" w:color="auto" w:fill="D9D9D9"/>
        <w:ind w:left="374"/>
        <w:rPr>
          <w:rFonts w:ascii="Courier New" w:hAnsi="Courier New"/>
          <w:sz w:val="16"/>
          <w:szCs w:val="20"/>
        </w:rPr>
      </w:pPr>
    </w:p>
    <w:p w14:paraId="60E6B8E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8EA" w14:textId="77777777" w:rsidR="00F177BD" w:rsidRPr="005A3839" w:rsidRDefault="00F177BD" w:rsidP="00F177BD">
      <w:pPr>
        <w:widowControl w:val="0"/>
        <w:autoSpaceDE w:val="0"/>
        <w:autoSpaceDN w:val="0"/>
        <w:adjustRightInd w:val="0"/>
      </w:pPr>
    </w:p>
    <w:p w14:paraId="60E6B8EB" w14:textId="77777777" w:rsidR="00F177BD" w:rsidRPr="005A3839" w:rsidRDefault="00F177BD" w:rsidP="00F177BD">
      <w:pPr>
        <w:keepNext/>
        <w:spacing w:before="120" w:after="120"/>
        <w:rPr>
          <w:b/>
          <w:sz w:val="20"/>
          <w:szCs w:val="20"/>
        </w:rPr>
      </w:pPr>
      <w:r w:rsidRPr="005A3839">
        <w:rPr>
          <w:b/>
          <w:sz w:val="20"/>
          <w:szCs w:val="20"/>
        </w:rPr>
        <w:t>Example 6 (Modify Pharmacy Orderable Item File with Dosage Form Not Containing the Word “PATCH”):</w:t>
      </w:r>
    </w:p>
    <w:p w14:paraId="60E6B8E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14:paraId="60E6B8E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PHARMACY ORDERABLE ITEM NAME:    ACETAMINOPHEN  TAB  </w:t>
      </w:r>
    </w:p>
    <w:p w14:paraId="60E6B8EE" w14:textId="77777777" w:rsidR="00F177BD" w:rsidRPr="005A3839" w:rsidRDefault="00F177BD" w:rsidP="00F177BD">
      <w:pPr>
        <w:keepNext/>
        <w:shd w:val="clear" w:color="auto" w:fill="D9D9D9"/>
        <w:ind w:left="374"/>
        <w:rPr>
          <w:rFonts w:ascii="Courier New" w:hAnsi="Courier New"/>
          <w:sz w:val="16"/>
          <w:szCs w:val="20"/>
        </w:rPr>
      </w:pPr>
    </w:p>
    <w:p w14:paraId="60E6B8E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1" w14:textId="77777777" w:rsidR="00F177BD" w:rsidRPr="005A3839" w:rsidRDefault="00F177BD" w:rsidP="00F177BD">
      <w:pPr>
        <w:keepNext/>
        <w:shd w:val="clear" w:color="auto" w:fill="D9D9D9"/>
        <w:ind w:left="374"/>
        <w:rPr>
          <w:rFonts w:ascii="Courier New" w:hAnsi="Courier New"/>
          <w:sz w:val="16"/>
          <w:szCs w:val="20"/>
        </w:rPr>
      </w:pPr>
    </w:p>
    <w:p w14:paraId="60E6B8F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F3" w14:textId="77777777" w:rsidR="00F177BD" w:rsidRPr="005A3839" w:rsidRDefault="00F177BD" w:rsidP="00F177BD">
      <w:pPr>
        <w:keepNext/>
        <w:shd w:val="clear" w:color="auto" w:fill="D9D9D9"/>
        <w:ind w:left="374"/>
        <w:rPr>
          <w:rFonts w:ascii="Courier New" w:hAnsi="Courier New"/>
          <w:sz w:val="16"/>
          <w:szCs w:val="20"/>
        </w:rPr>
      </w:pPr>
    </w:p>
    <w:p w14:paraId="60E6B8F4" w14:textId="77777777" w:rsidR="00F177BD" w:rsidRPr="005A3839" w:rsidRDefault="00F177BD" w:rsidP="00F177BD">
      <w:pPr>
        <w:keepNext/>
        <w:shd w:val="clear" w:color="auto" w:fill="D9D9D9"/>
        <w:ind w:left="374"/>
        <w:rPr>
          <w:rFonts w:ascii="Courier New" w:hAnsi="Courier New"/>
          <w:sz w:val="16"/>
          <w:szCs w:val="20"/>
        </w:rPr>
      </w:pPr>
    </w:p>
    <w:p w14:paraId="60E6B8F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7" w14:textId="77777777" w:rsidR="00F177BD" w:rsidRPr="005A3839" w:rsidRDefault="00F177BD" w:rsidP="00F177BD">
      <w:pPr>
        <w:keepNext/>
        <w:shd w:val="clear" w:color="auto" w:fill="D9D9D9"/>
        <w:ind w:left="374"/>
        <w:rPr>
          <w:rFonts w:ascii="Courier New" w:hAnsi="Courier New"/>
          <w:sz w:val="16"/>
          <w:szCs w:val="20"/>
        </w:rPr>
      </w:pPr>
    </w:p>
    <w:p w14:paraId="60E6B8F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F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F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1000MG TABLET</w:t>
      </w:r>
    </w:p>
    <w:p w14:paraId="60E6B8F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C.T.</w:t>
      </w:r>
    </w:p>
    <w:p w14:paraId="60E6B8F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TABLET</w:t>
      </w:r>
    </w:p>
    <w:p w14:paraId="60E6B8F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ACETAMINPHEN 325MG CT</w:t>
      </w:r>
    </w:p>
    <w:p w14:paraId="60E6B8F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(A)</w:t>
      </w:r>
    </w:p>
    <w:p w14:paraId="60E6B8FF" w14:textId="77777777" w:rsidR="00F177BD" w:rsidRPr="005A3839" w:rsidRDefault="00F177BD" w:rsidP="00F177BD">
      <w:pPr>
        <w:keepNext/>
        <w:shd w:val="clear" w:color="auto" w:fill="D9D9D9"/>
        <w:ind w:left="374"/>
        <w:rPr>
          <w:rFonts w:ascii="Courier New" w:hAnsi="Courier New"/>
          <w:sz w:val="16"/>
          <w:szCs w:val="20"/>
        </w:rPr>
      </w:pPr>
    </w:p>
    <w:p w14:paraId="60E6B90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YES</w:t>
      </w:r>
    </w:p>
    <w:p w14:paraId="60E6B901" w14:textId="77777777" w:rsidR="00F177BD" w:rsidRPr="005A3839" w:rsidRDefault="00F177BD" w:rsidP="00F177BD">
      <w:pPr>
        <w:keepNext/>
        <w:shd w:val="clear" w:color="auto" w:fill="D9D9D9"/>
        <w:ind w:left="374"/>
        <w:rPr>
          <w:rFonts w:ascii="Courier New" w:hAnsi="Courier New"/>
          <w:sz w:val="16"/>
          <w:szCs w:val="20"/>
        </w:rPr>
      </w:pPr>
    </w:p>
    <w:p w14:paraId="60E6B90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90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ACETAMINOPHEN   TAB</w:t>
      </w:r>
    </w:p>
    <w:p w14:paraId="60E6B90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ACETAMINOPHEN// </w:t>
      </w:r>
    </w:p>
    <w:p w14:paraId="60E6B905" w14:textId="77777777" w:rsidR="00F177BD" w:rsidRPr="005A3839" w:rsidRDefault="00F177BD" w:rsidP="00F177BD">
      <w:pPr>
        <w:keepNext/>
        <w:shd w:val="clear" w:color="auto" w:fill="D9D9D9"/>
        <w:ind w:left="374"/>
        <w:rPr>
          <w:rFonts w:ascii="Courier New" w:hAnsi="Courier New"/>
          <w:sz w:val="16"/>
          <w:szCs w:val="20"/>
        </w:rPr>
      </w:pPr>
    </w:p>
    <w:p w14:paraId="60E6B90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907" w14:textId="77777777" w:rsidR="00F177BD" w:rsidRPr="005A3839" w:rsidRDefault="00F177BD" w:rsidP="00F177BD">
      <w:pPr>
        <w:keepNext/>
        <w:shd w:val="clear" w:color="auto" w:fill="D9D9D9"/>
        <w:ind w:left="374"/>
        <w:rPr>
          <w:rFonts w:ascii="Courier New" w:hAnsi="Courier New"/>
          <w:sz w:val="16"/>
          <w:szCs w:val="20"/>
        </w:rPr>
      </w:pPr>
    </w:p>
    <w:p w14:paraId="60E6B90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909" w14:textId="77777777" w:rsidR="00F177BD" w:rsidRPr="005A3839" w:rsidRDefault="00F177BD" w:rsidP="00F177BD">
      <w:pPr>
        <w:keepNext/>
        <w:shd w:val="clear" w:color="auto" w:fill="D9D9D9"/>
        <w:ind w:left="374"/>
        <w:rPr>
          <w:rFonts w:ascii="Courier New" w:hAnsi="Courier New"/>
          <w:sz w:val="16"/>
          <w:szCs w:val="20"/>
        </w:rPr>
      </w:pPr>
    </w:p>
    <w:p w14:paraId="60E6B90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90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90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5D// </w:t>
      </w:r>
    </w:p>
    <w:p w14:paraId="60E6B90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ORAL (BY MOUTH)// </w:t>
      </w:r>
    </w:p>
    <w:p w14:paraId="60E6B90E" w14:textId="77777777" w:rsidR="00F177BD" w:rsidRPr="005A3839" w:rsidRDefault="00F177BD" w:rsidP="00F177BD">
      <w:pPr>
        <w:keepNext/>
        <w:shd w:val="clear" w:color="auto" w:fill="D9D9D9"/>
        <w:ind w:left="374"/>
        <w:rPr>
          <w:rFonts w:ascii="Courier New" w:hAnsi="Courier New"/>
          <w:sz w:val="16"/>
          <w:szCs w:val="20"/>
        </w:rPr>
      </w:pPr>
    </w:p>
    <w:p w14:paraId="60E6B90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910" w14:textId="77777777" w:rsidR="00F177BD" w:rsidRPr="005A3839" w:rsidRDefault="00F177BD" w:rsidP="00F177BD">
      <w:pPr>
        <w:keepNext/>
        <w:shd w:val="clear" w:color="auto" w:fill="D9D9D9"/>
        <w:ind w:left="374"/>
        <w:rPr>
          <w:rFonts w:ascii="Courier New" w:hAnsi="Courier New"/>
          <w:sz w:val="16"/>
          <w:szCs w:val="20"/>
        </w:rPr>
      </w:pPr>
    </w:p>
    <w:p w14:paraId="60E6B91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912" w14:textId="77777777" w:rsidR="00F177BD" w:rsidRPr="005A3839" w:rsidRDefault="00F177BD" w:rsidP="00F177BD">
      <w:pPr>
        <w:keepNext/>
        <w:shd w:val="clear" w:color="auto" w:fill="D9D9D9"/>
        <w:ind w:left="374"/>
        <w:rPr>
          <w:rFonts w:ascii="Courier New" w:hAnsi="Courier New"/>
          <w:sz w:val="16"/>
          <w:szCs w:val="20"/>
        </w:rPr>
      </w:pPr>
    </w:p>
    <w:p w14:paraId="60E6B91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14:paraId="60E6B91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91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91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917" w14:textId="77777777" w:rsidR="00F177BD" w:rsidRPr="005A3839" w:rsidRDefault="00F177BD" w:rsidP="00F177BD">
      <w:pPr>
        <w:keepNext/>
        <w:shd w:val="clear" w:color="auto" w:fill="D9D9D9"/>
        <w:ind w:left="374"/>
        <w:rPr>
          <w:rFonts w:ascii="Courier New" w:hAnsi="Courier New"/>
          <w:sz w:val="16"/>
          <w:szCs w:val="20"/>
        </w:rPr>
      </w:pPr>
    </w:p>
    <w:p w14:paraId="60E6B91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91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91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ORAL (BY MOUTH)</w:t>
      </w:r>
    </w:p>
    <w:p w14:paraId="60E6B91B" w14:textId="77777777" w:rsidR="00F177BD" w:rsidRPr="005A3839" w:rsidRDefault="00F177BD" w:rsidP="00F177BD">
      <w:pPr>
        <w:keepNext/>
        <w:shd w:val="clear" w:color="auto" w:fill="D9D9D9"/>
        <w:ind w:left="374"/>
        <w:rPr>
          <w:rFonts w:ascii="Courier New" w:hAnsi="Courier New"/>
          <w:sz w:val="16"/>
          <w:szCs w:val="20"/>
        </w:rPr>
      </w:pPr>
    </w:p>
    <w:p w14:paraId="60E6B91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FILL ON REQUEST// </w:t>
      </w:r>
    </w:p>
    <w:p w14:paraId="60E6B91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Q8H// </w:t>
      </w:r>
    </w:p>
    <w:p w14:paraId="60E6B91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HIGH RISK/ALERT-NO WITNESS REQUIRED IN BCMA  // </w:t>
      </w:r>
    </w:p>
    <w:p w14:paraId="60E6B91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0// </w:t>
      </w:r>
      <w:r w:rsidRPr="005A3839">
        <w:rPr>
          <w:rFonts w:ascii="Courier New" w:hAnsi="Courier New"/>
          <w:b/>
          <w:sz w:val="16"/>
          <w:szCs w:val="20"/>
        </w:rPr>
        <w:t>?</w:t>
      </w:r>
    </w:p>
    <w:p w14:paraId="60E6B920" w14:textId="77777777" w:rsidR="00F177BD" w:rsidRPr="005A3839" w:rsidRDefault="00F177BD" w:rsidP="00F177BD">
      <w:pPr>
        <w:keepNext/>
        <w:shd w:val="clear" w:color="auto" w:fill="D9D9D9"/>
        <w:ind w:left="374"/>
        <w:rPr>
          <w:rFonts w:ascii="Courier New" w:hAnsi="Courier New"/>
          <w:sz w:val="16"/>
          <w:szCs w:val="20"/>
        </w:rPr>
      </w:pPr>
    </w:p>
    <w:p w14:paraId="60E6B92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2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2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2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2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2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w:t>
      </w:r>
    </w:p>
    <w:p w14:paraId="60E6B928" w14:textId="77777777" w:rsidR="00F177BD" w:rsidRPr="005A3839" w:rsidRDefault="00F177BD" w:rsidP="00F177BD">
      <w:pPr>
        <w:keepNext/>
        <w:shd w:val="clear" w:color="auto" w:fill="D9D9D9"/>
        <w:ind w:left="374"/>
        <w:rPr>
          <w:rFonts w:ascii="Courier New" w:hAnsi="Courier New"/>
          <w:sz w:val="16"/>
          <w:szCs w:val="20"/>
        </w:rPr>
      </w:pPr>
    </w:p>
    <w:p w14:paraId="60E6B92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92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2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92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92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92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93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14:paraId="60E6B93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93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93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93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93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93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93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93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93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93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93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94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94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94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94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4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4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4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4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4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0  No Removal Required</w:t>
      </w:r>
    </w:p>
    <w:p w14:paraId="60E6B94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PATIENT INSTRUCTIONS: TAKE ONE TABLET EVERY 8 HOURS AS NEEDED FOR PAIN.</w:t>
      </w:r>
    </w:p>
    <w:p w14:paraId="60E6B94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Replace </w:t>
      </w:r>
    </w:p>
    <w:p w14:paraId="60E6B94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14:paraId="60E6B94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7" w:name="Page_106"/>
      <w:bookmarkStart w:id="1738" w:name="Page_105"/>
      <w:bookmarkEnd w:id="1737"/>
      <w:bookmarkEnd w:id="1738"/>
      <w:r w:rsidRPr="0064290E">
        <w:rPr>
          <w:rFonts w:ascii="Courier New" w:hAnsi="Courier New" w:cs="Courier New"/>
          <w:sz w:val="16"/>
          <w:szCs w:val="16"/>
        </w:rPr>
        <w:t xml:space="preserve">MOST COMMON INDICATION FOR USE: </w:t>
      </w:r>
    </w:p>
    <w:p w14:paraId="60E6B94F"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950" w14:textId="77777777" w:rsidR="00F177BD" w:rsidRPr="005A3839" w:rsidRDefault="00F177BD" w:rsidP="00F177BD">
      <w:pPr>
        <w:keepNext/>
        <w:shd w:val="clear" w:color="auto" w:fill="D9D9D9"/>
        <w:ind w:left="374"/>
        <w:rPr>
          <w:rFonts w:ascii="Courier New" w:hAnsi="Courier New"/>
          <w:sz w:val="16"/>
          <w:szCs w:val="20"/>
        </w:rPr>
      </w:pPr>
    </w:p>
    <w:p w14:paraId="60E6B95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952" w14:textId="77777777" w:rsidR="00F177BD" w:rsidRPr="005A3839" w:rsidRDefault="00F177BD" w:rsidP="00F177BD">
      <w:pPr>
        <w:keepNext/>
        <w:shd w:val="clear" w:color="auto" w:fill="D9D9D9"/>
        <w:ind w:left="374"/>
        <w:rPr>
          <w:rFonts w:ascii="Courier New" w:hAnsi="Courier New"/>
          <w:sz w:val="16"/>
          <w:szCs w:val="20"/>
        </w:rPr>
      </w:pPr>
    </w:p>
    <w:p w14:paraId="60E6B95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954" w14:textId="77777777" w:rsidR="00F177BD" w:rsidRPr="005A3839" w:rsidRDefault="00F177BD" w:rsidP="00F177BD">
      <w:pPr>
        <w:rPr>
          <w:position w:val="-4"/>
        </w:rPr>
      </w:pPr>
      <w:bookmarkStart w:id="1739" w:name="p191_94"/>
      <w:bookmarkEnd w:id="1739"/>
    </w:p>
    <w:p w14:paraId="60E6B955"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enter a value of 0, the following message displays indicating the entry is not valid:</w:t>
      </w:r>
    </w:p>
    <w:p w14:paraId="60E6B956" w14:textId="77777777" w:rsidR="00F177BD" w:rsidRPr="005A3839" w:rsidRDefault="00F177BD" w:rsidP="00F177BD">
      <w:pPr>
        <w:keepNext/>
        <w:spacing w:before="120" w:after="120"/>
        <w:rPr>
          <w:b/>
          <w:sz w:val="20"/>
          <w:szCs w:val="20"/>
          <w:lang w:val="en"/>
        </w:rPr>
      </w:pPr>
      <w:r w:rsidRPr="005A3839">
        <w:rPr>
          <w:b/>
          <w:sz w:val="20"/>
          <w:szCs w:val="20"/>
        </w:rPr>
        <w:t>Example (Message When Attempting to Enter 0 for Orderable Item Containing the Word “PATCH”):</w:t>
      </w:r>
    </w:p>
    <w:tbl>
      <w:tblPr>
        <w:tblW w:w="0" w:type="auto"/>
        <w:tblInd w:w="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14:paraId="60E6B961" w14:textId="77777777" w:rsidTr="00775CEB">
        <w:tc>
          <w:tcPr>
            <w:tcW w:w="8856" w:type="dxa"/>
            <w:tcBorders>
              <w:top w:val="nil"/>
              <w:left w:val="nil"/>
              <w:bottom w:val="nil"/>
              <w:right w:val="nil"/>
            </w:tcBorders>
            <w:shd w:val="clear" w:color="auto" w:fill="auto"/>
          </w:tcPr>
          <w:p w14:paraId="60E6B957"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58"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0</w:t>
            </w:r>
            <w:r w:rsidRPr="005A3839">
              <w:rPr>
                <w:rFonts w:ascii="Courier New" w:hAnsi="Courier New"/>
                <w:sz w:val="16"/>
                <w:szCs w:val="20"/>
              </w:rPr>
              <w:t xml:space="preserve">       </w:t>
            </w:r>
          </w:p>
          <w:p w14:paraId="60E6B959"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Enter the value that applies to this orderable item.     </w:t>
            </w:r>
          </w:p>
          <w:p w14:paraId="60E6B95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Choose from: </w:t>
            </w:r>
          </w:p>
          <w:p w14:paraId="60E6B95B"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w:t>
            </w:r>
          </w:p>
          <w:p w14:paraId="60E6B95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1        Removal at Next Administration</w:t>
            </w:r>
          </w:p>
          <w:p w14:paraId="60E6B95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5E"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5F"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0" w14:textId="77777777" w:rsidR="00F177BD" w:rsidRPr="005A3839" w:rsidRDefault="00F177BD" w:rsidP="00775CEB">
            <w:pPr>
              <w:keepNext/>
              <w:shd w:val="clear" w:color="auto" w:fill="D9D9D9"/>
              <w:rPr>
                <w:sz w:val="18"/>
                <w:szCs w:val="18"/>
                <w:lang w:val="en"/>
              </w:rPr>
            </w:pPr>
            <w:r w:rsidRPr="005A3839">
              <w:rPr>
                <w:rFonts w:ascii="Courier New" w:hAnsi="Courier New"/>
                <w:sz w:val="16"/>
                <w:szCs w:val="20"/>
              </w:rPr>
              <w:t xml:space="preserve">         //</w:t>
            </w:r>
          </w:p>
        </w:tc>
      </w:tr>
    </w:tbl>
    <w:p w14:paraId="60E6B962"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delete an existing entry (i.e., using “@” command), the following message displays  indicating the entry is not valid:</w:t>
      </w:r>
    </w:p>
    <w:p w14:paraId="60E6B963" w14:textId="77777777" w:rsidR="00F177BD" w:rsidRPr="005A3839" w:rsidRDefault="00F177BD" w:rsidP="00F177BD">
      <w:pPr>
        <w:keepNext/>
        <w:spacing w:before="120" w:after="120"/>
        <w:rPr>
          <w:b/>
          <w:lang w:val="en"/>
        </w:rPr>
      </w:pPr>
      <w:r w:rsidRPr="005A3839">
        <w:rPr>
          <w:b/>
          <w:sz w:val="20"/>
        </w:rPr>
        <w:t>Example (Message When Attempting to Delete Removal When Dosage Form Contains the Word “PATCH”):</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14:paraId="60E6B96E" w14:textId="77777777" w:rsidTr="00775CEB">
        <w:tc>
          <w:tcPr>
            <w:tcW w:w="9576" w:type="dxa"/>
            <w:tcBorders>
              <w:top w:val="nil"/>
              <w:left w:val="nil"/>
              <w:bottom w:val="nil"/>
              <w:right w:val="nil"/>
            </w:tcBorders>
            <w:shd w:val="clear" w:color="auto" w:fill="auto"/>
          </w:tcPr>
          <w:p w14:paraId="60E6B96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w:t>
            </w:r>
          </w:p>
          <w:p w14:paraId="60E6B96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96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6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Choose from:</w:t>
            </w:r>
          </w:p>
          <w:p w14:paraId="60E6B96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..1        Removal at Next Administration</w:t>
            </w:r>
          </w:p>
          <w:p w14:paraId="60E6B96A"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6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..3        Removal Period Required Prior to Next Administration</w:t>
            </w:r>
          </w:p>
          <w:p w14:paraId="60E6B96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D" w14:textId="77777777" w:rsidR="00F177BD" w:rsidRPr="005A3839" w:rsidRDefault="00F177BD" w:rsidP="00775CEB">
            <w:pPr>
              <w:keepNext/>
              <w:shd w:val="clear" w:color="auto" w:fill="D9D9D9"/>
              <w:ind w:left="374"/>
              <w:rPr>
                <w:lang w:val="en"/>
              </w:rPr>
            </w:pPr>
            <w:r w:rsidRPr="005A3839">
              <w:rPr>
                <w:rFonts w:ascii="Courier New" w:hAnsi="Courier New"/>
                <w:sz w:val="16"/>
                <w:szCs w:val="20"/>
              </w:rPr>
              <w:t xml:space="preserve">         //</w:t>
            </w:r>
          </w:p>
        </w:tc>
      </w:tr>
    </w:tbl>
    <w:p w14:paraId="60E6B96F" w14:textId="77777777" w:rsidR="00F177BD" w:rsidRPr="005A3839" w:rsidRDefault="00F177BD" w:rsidP="00F177BD">
      <w:pPr>
        <w:spacing w:before="120" w:after="120"/>
        <w:rPr>
          <w:lang w:val="en"/>
        </w:rPr>
      </w:pPr>
      <w:r w:rsidRPr="005A3839">
        <w:rPr>
          <w:lang w:val="en"/>
        </w:rPr>
        <w:t>I</w:t>
      </w:r>
      <w:r w:rsidRPr="005A3839">
        <w:t>f the Dosage Form associated with the orderable item does NOT contain the word “PATCH”, and the user attempts to enter a value of 1, 2 or 3, the following message displays requesting that the user confirm their entry.</w:t>
      </w:r>
    </w:p>
    <w:p w14:paraId="60E6B970" w14:textId="77777777" w:rsidR="00F177BD" w:rsidRPr="005A3839" w:rsidRDefault="00F177BD" w:rsidP="00AB3B0C">
      <w:pPr>
        <w:numPr>
          <w:ilvl w:val="0"/>
          <w:numId w:val="71"/>
        </w:numPr>
        <w:spacing w:before="120" w:after="120"/>
        <w:rPr>
          <w:lang w:val="en"/>
        </w:rPr>
      </w:pPr>
      <w:r w:rsidRPr="005A3839">
        <w:t>If the user responds with No (the default), as for a medication that does not require removal (e.g. tablet, capsule, etc.), the value they entered is not accepted, as in this example:</w:t>
      </w:r>
    </w:p>
    <w:p w14:paraId="60E6B971" w14:textId="77777777" w:rsidR="00F177BD" w:rsidRPr="005A3839" w:rsidRDefault="00F177BD" w:rsidP="00F177BD">
      <w:pPr>
        <w:keepNext/>
        <w:spacing w:before="120" w:after="120"/>
        <w:rPr>
          <w:b/>
          <w:sz w:val="20"/>
          <w:szCs w:val="20"/>
          <w:lang w:val="en"/>
        </w:rPr>
      </w:pPr>
      <w:r w:rsidRPr="005A3839">
        <w:rPr>
          <w:b/>
          <w:sz w:val="20"/>
        </w:rPr>
        <w:t>Example</w:t>
      </w:r>
      <w:r w:rsidRPr="005A3839">
        <w:rPr>
          <w:b/>
          <w:sz w:val="20"/>
          <w:szCs w:val="20"/>
        </w:rPr>
        <w:t xml:space="preserve"> (Message When Attempting to Enter Removal Value for Medication Not Requiring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14:paraId="60E6B977" w14:textId="77777777" w:rsidTr="00775CEB">
        <w:tc>
          <w:tcPr>
            <w:tcW w:w="9576" w:type="dxa"/>
            <w:tcBorders>
              <w:top w:val="nil"/>
              <w:left w:val="nil"/>
              <w:bottom w:val="nil"/>
              <w:right w:val="nil"/>
            </w:tcBorders>
            <w:shd w:val="clear" w:color="auto" w:fill="auto"/>
          </w:tcPr>
          <w:p w14:paraId="60E6B972"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1</w:t>
            </w:r>
            <w:r w:rsidRPr="005A3839">
              <w:rPr>
                <w:rFonts w:ascii="Courier New" w:hAnsi="Courier New"/>
                <w:sz w:val="16"/>
                <w:szCs w:val="20"/>
              </w:rPr>
              <w:t xml:space="preserve">  Removal at Next Administration</w:t>
            </w:r>
          </w:p>
          <w:p w14:paraId="60E6B973" w14:textId="77777777" w:rsidR="00F177BD" w:rsidRPr="005A3839" w:rsidRDefault="00F177BD" w:rsidP="00775CEB">
            <w:pPr>
              <w:keepNext/>
              <w:shd w:val="clear" w:color="auto" w:fill="D9D9D9"/>
              <w:rPr>
                <w:rFonts w:ascii="Courier New" w:hAnsi="Courier New"/>
                <w:sz w:val="16"/>
                <w:szCs w:val="20"/>
              </w:rPr>
            </w:pPr>
          </w:p>
          <w:p w14:paraId="60E6B974"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5"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N</w:t>
            </w:r>
          </w:p>
          <w:p w14:paraId="60E6B976" w14:textId="77777777" w:rsidR="00F177BD" w:rsidRPr="005A3839" w:rsidRDefault="00F177BD" w:rsidP="00775CEB">
            <w:pPr>
              <w:keepNext/>
              <w:shd w:val="clear" w:color="auto" w:fill="D9D9D9"/>
              <w:rPr>
                <w:lang w:val="en"/>
              </w:rPr>
            </w:pPr>
            <w:r w:rsidRPr="005A3839">
              <w:rPr>
                <w:rFonts w:ascii="Courier New" w:hAnsi="Courier New"/>
                <w:sz w:val="16"/>
                <w:szCs w:val="20"/>
              </w:rPr>
              <w:t>No Changes were recorded.</w:t>
            </w:r>
          </w:p>
        </w:tc>
      </w:tr>
    </w:tbl>
    <w:p w14:paraId="60E6B978" w14:textId="77777777" w:rsidR="00F177BD" w:rsidRPr="005A3839" w:rsidRDefault="00F177BD" w:rsidP="00AB3B0C">
      <w:pPr>
        <w:numPr>
          <w:ilvl w:val="0"/>
          <w:numId w:val="71"/>
        </w:numPr>
        <w:spacing w:before="120" w:after="120"/>
        <w:rPr>
          <w:lang w:val="en"/>
        </w:rPr>
      </w:pPr>
      <w:r w:rsidRPr="005A3839">
        <w:t>If</w:t>
      </w:r>
      <w:r w:rsidRPr="005A3839">
        <w:rPr>
          <w:lang w:val="en"/>
        </w:rPr>
        <w:t xml:space="preserve"> the user responds with Yes, as for a medication that requires removal that is not a transdermal patch (e.g., Nitroglycerin ointment or paste), the value they entered is accepted, as in this example:</w:t>
      </w:r>
    </w:p>
    <w:p w14:paraId="60E6B979" w14:textId="77777777" w:rsidR="00F177BD" w:rsidRPr="005A3839" w:rsidRDefault="00F177BD" w:rsidP="00F177BD">
      <w:pPr>
        <w:spacing w:before="120" w:after="120"/>
        <w:ind w:left="1080"/>
        <w:rPr>
          <w:lang w:val="en"/>
        </w:rPr>
      </w:pPr>
      <w:r w:rsidRPr="005A3839">
        <w:rPr>
          <w:b/>
          <w:sz w:val="20"/>
          <w:szCs w:val="20"/>
        </w:rPr>
        <w:t>Example 7 (Message When Attempting to Enter Removal Value for Medication That Is Not Patch But Does Require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F177BD" w:rsidRPr="005A3839" w14:paraId="60E6B97F" w14:textId="77777777" w:rsidTr="00775CEB">
        <w:tc>
          <w:tcPr>
            <w:tcW w:w="9576" w:type="dxa"/>
            <w:tcBorders>
              <w:top w:val="nil"/>
              <w:left w:val="nil"/>
              <w:bottom w:val="nil"/>
              <w:right w:val="nil"/>
            </w:tcBorders>
            <w:shd w:val="clear" w:color="auto" w:fill="auto"/>
          </w:tcPr>
          <w:p w14:paraId="60E6B97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2</w:t>
            </w:r>
            <w:r w:rsidRPr="005A3839">
              <w:rPr>
                <w:rFonts w:ascii="Courier New" w:hAnsi="Courier New"/>
                <w:sz w:val="16"/>
                <w:szCs w:val="20"/>
              </w:rPr>
              <w:t xml:space="preserve">  Removal Period Optional Prior to Next Administration</w:t>
            </w:r>
          </w:p>
          <w:p w14:paraId="60E6B97B" w14:textId="77777777" w:rsidR="00F177BD" w:rsidRPr="005A3839" w:rsidRDefault="00F177BD" w:rsidP="00775CEB">
            <w:pPr>
              <w:keepNext/>
              <w:shd w:val="clear" w:color="auto" w:fill="D9D9D9"/>
              <w:rPr>
                <w:rFonts w:ascii="Courier New" w:hAnsi="Courier New"/>
                <w:sz w:val="16"/>
                <w:szCs w:val="20"/>
              </w:rPr>
            </w:pPr>
          </w:p>
          <w:p w14:paraId="60E6B97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 xml:space="preserve">Y </w:t>
            </w:r>
            <w:r w:rsidRPr="005A3839">
              <w:rPr>
                <w:rFonts w:ascii="Courier New" w:hAnsi="Courier New"/>
                <w:sz w:val="16"/>
                <w:szCs w:val="20"/>
              </w:rPr>
              <w:t xml:space="preserve"> </w:t>
            </w:r>
          </w:p>
          <w:p w14:paraId="60E6B97E" w14:textId="77777777" w:rsidR="00F177BD" w:rsidRPr="005A3839" w:rsidRDefault="00F177BD" w:rsidP="00775CEB">
            <w:pPr>
              <w:keepNext/>
              <w:shd w:val="clear" w:color="auto" w:fill="D9D9D9"/>
              <w:rPr>
                <w:lang w:val="en"/>
              </w:rPr>
            </w:pPr>
            <w:r w:rsidRPr="005A3839">
              <w:rPr>
                <w:rFonts w:ascii="Courier New" w:hAnsi="Courier New"/>
                <w:sz w:val="16"/>
                <w:szCs w:val="20"/>
              </w:rPr>
              <w:t>YES</w:t>
            </w:r>
          </w:p>
        </w:tc>
      </w:tr>
    </w:tbl>
    <w:p w14:paraId="60E6B980" w14:textId="77777777" w:rsidR="00F177BD" w:rsidRPr="005A3839" w:rsidRDefault="00F177BD" w:rsidP="00F177BD">
      <w:pPr>
        <w:rPr>
          <w:position w:val="-4"/>
        </w:rPr>
      </w:pPr>
    </w:p>
    <w:p w14:paraId="60E6B981" w14:textId="77777777" w:rsidR="00F177BD" w:rsidRPr="005A3839" w:rsidRDefault="00F177BD" w:rsidP="00F177BD"/>
    <w:p w14:paraId="60E6B982" w14:textId="77777777" w:rsidR="00F177BD" w:rsidRPr="005A3839" w:rsidRDefault="00F177BD" w:rsidP="00F177BD">
      <w:r w:rsidRPr="005A3839">
        <w:t>Upon installation of PSS*1*191, the new PROMPT FOR REMOVAL IN BCMA field initially has a value of NULL for all orderable items (active or inactive), and a post-install routine sets the PROMPT FOR REMOVAL IN BCMA field to a value of 1 for all orderable items with Dosage Form containing the word “PATCH”.</w:t>
      </w:r>
    </w:p>
    <w:p w14:paraId="60E6B983" w14:textId="77777777" w:rsidR="00F177BD" w:rsidRPr="005A3839" w:rsidRDefault="00F177BD" w:rsidP="00F177BD">
      <w:pPr>
        <w:spacing w:before="120" w:after="120"/>
        <w:rPr>
          <w:lang w:val="en"/>
        </w:rPr>
      </w:pPr>
      <w:r w:rsidRPr="005A3839">
        <w:t xml:space="preserve">Subsequent to the PSS*1*191 installation, site representatives such as the Pharmacy ADPACs need to determine which orderable items should have the new PROMPT FOR REMOVAL IN BCMA field set to a value of 2 or 3. </w:t>
      </w:r>
      <w:r w:rsidRPr="005A3839">
        <w:rPr>
          <w:lang w:val="en"/>
        </w:rPr>
        <w:t xml:space="preserve">A post-install report included in this patch produces output that consists of a list of items from the </w:t>
      </w:r>
      <w:r w:rsidRPr="005A3839">
        <w:t>Pharmacy Orderable Item File (#50.7) where the Dosage Form associated with the orderable item is “PATCH” and the PROMPT FOR REMOVAL IN BCMA field was set to 1. The output from this report is sent to VistA Email addresses for users with the PSJU MGR and PSJI MGR keys. The report contains the type of information shown in the example below:</w:t>
      </w:r>
    </w:p>
    <w:p w14:paraId="60E6B984" w14:textId="77777777" w:rsidR="005A7C4D" w:rsidRDefault="005A7C4D" w:rsidP="00F177BD">
      <w:pPr>
        <w:spacing w:before="120" w:after="120"/>
        <w:rPr>
          <w:b/>
          <w:sz w:val="20"/>
          <w:szCs w:val="20"/>
        </w:rPr>
      </w:pPr>
      <w:bookmarkStart w:id="1740" w:name="postinstallreport95"/>
      <w:bookmarkEnd w:id="1740"/>
    </w:p>
    <w:p w14:paraId="60E6B985" w14:textId="77777777" w:rsidR="005A7C4D" w:rsidRDefault="005A7C4D" w:rsidP="00F177BD">
      <w:pPr>
        <w:spacing w:before="120" w:after="120"/>
        <w:rPr>
          <w:b/>
          <w:sz w:val="20"/>
          <w:szCs w:val="20"/>
        </w:rPr>
      </w:pPr>
    </w:p>
    <w:p w14:paraId="60E6B986" w14:textId="77777777" w:rsidR="00F177BD" w:rsidRPr="005A3839" w:rsidRDefault="00F177BD" w:rsidP="00F177BD">
      <w:pPr>
        <w:spacing w:before="120" w:after="120"/>
        <w:rPr>
          <w:b/>
          <w:sz w:val="20"/>
          <w:szCs w:val="20"/>
          <w:lang w:val="en"/>
        </w:rPr>
      </w:pPr>
      <w:r w:rsidRPr="005A3839">
        <w:rPr>
          <w:b/>
          <w:sz w:val="20"/>
          <w:szCs w:val="20"/>
        </w:rPr>
        <w:t>Example 1 (PSS*1*191 Post-Install Report):</w:t>
      </w:r>
    </w:p>
    <w:tbl>
      <w:tblPr>
        <w:tblW w:w="955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58"/>
      </w:tblGrid>
      <w:tr w:rsidR="00F177BD" w:rsidRPr="00A6684C" w14:paraId="60E6B99A" w14:textId="77777777" w:rsidTr="00775CEB">
        <w:tc>
          <w:tcPr>
            <w:tcW w:w="9558" w:type="dxa"/>
            <w:tcBorders>
              <w:top w:val="nil"/>
              <w:left w:val="nil"/>
              <w:bottom w:val="nil"/>
              <w:right w:val="nil"/>
            </w:tcBorders>
            <w:shd w:val="clear" w:color="auto" w:fill="auto"/>
          </w:tcPr>
          <w:p w14:paraId="60E6B98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Subj: PHARMACY ORDERABLE ITEM MANAGEMENT  [#123456] 07/14/15@16:49  16 lines</w:t>
            </w:r>
          </w:p>
          <w:p w14:paraId="60E6B988" w14:textId="77777777" w:rsidR="00F177BD" w:rsidRPr="005A3839" w:rsidRDefault="00F177BD" w:rsidP="00775CEB">
            <w:pPr>
              <w:keepNext/>
              <w:shd w:val="clear" w:color="auto" w:fill="D9D9D9"/>
              <w:ind w:left="374"/>
              <w:rPr>
                <w:rFonts w:ascii="Courier New" w:hAnsi="Courier New"/>
                <w:sz w:val="16"/>
                <w:szCs w:val="20"/>
              </w:rPr>
            </w:pPr>
            <w:bookmarkStart w:id="1741" w:name="section191_96"/>
            <w:bookmarkEnd w:id="1741"/>
            <w:r w:rsidRPr="005A3839">
              <w:rPr>
                <w:rFonts w:ascii="Courier New" w:hAnsi="Courier New"/>
                <w:sz w:val="16"/>
                <w:szCs w:val="20"/>
              </w:rPr>
              <w:t>From: LASTNAME,FIRSTNAME  In 'IN' basket.   Page 1</w:t>
            </w:r>
          </w:p>
          <w:p w14:paraId="60E6B98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w:t>
            </w:r>
          </w:p>
          <w:p w14:paraId="60E6B98A" w14:textId="77777777" w:rsidR="00F177BD" w:rsidRPr="005A3839" w:rsidRDefault="00F177BD" w:rsidP="00775CEB">
            <w:pPr>
              <w:keepNext/>
              <w:shd w:val="clear" w:color="auto" w:fill="D9D9D9"/>
              <w:ind w:left="374"/>
              <w:rPr>
                <w:rFonts w:ascii="Courier New" w:hAnsi="Courier New"/>
                <w:sz w:val="16"/>
                <w:szCs w:val="20"/>
              </w:rPr>
            </w:pPr>
          </w:p>
          <w:p w14:paraId="60E6B98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The following Orderable Items have the Dosage Form Patch and </w:t>
            </w:r>
          </w:p>
          <w:p w14:paraId="60E6B98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the Prompt for Removal in BCMA field was updated to a value</w:t>
            </w:r>
          </w:p>
          <w:p w14:paraId="60E6B98D"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of 1 by Patch PSS*1*191</w:t>
            </w:r>
          </w:p>
          <w:p w14:paraId="60E6B98E" w14:textId="77777777" w:rsidR="00F177BD" w:rsidRPr="005A3839" w:rsidRDefault="00F177BD" w:rsidP="00775CEB">
            <w:pPr>
              <w:keepNext/>
              <w:shd w:val="clear" w:color="auto" w:fill="D9D9D9"/>
              <w:ind w:left="374"/>
              <w:rPr>
                <w:rFonts w:ascii="Courier New" w:hAnsi="Courier New"/>
                <w:sz w:val="16"/>
                <w:szCs w:val="20"/>
              </w:rPr>
            </w:pPr>
          </w:p>
          <w:p w14:paraId="60E6B98F"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INACTIVE      DISPENSE DRUG     </w:t>
            </w:r>
          </w:p>
          <w:p w14:paraId="60E6B990"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NAME - DOSAGE FORM              DATE          NAME                       IEN </w:t>
            </w:r>
          </w:p>
          <w:p w14:paraId="60E6B991"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  -------------------------  ------</w:t>
            </w:r>
          </w:p>
          <w:p w14:paraId="60E6B992" w14:textId="77777777" w:rsidR="00F177BD" w:rsidRPr="005A3839" w:rsidRDefault="00F177BD" w:rsidP="00775CEB">
            <w:pPr>
              <w:keepNext/>
              <w:shd w:val="clear" w:color="auto" w:fill="D9D9D9"/>
              <w:ind w:left="374"/>
              <w:rPr>
                <w:rFonts w:ascii="Courier New" w:hAnsi="Courier New"/>
                <w:sz w:val="16"/>
                <w:szCs w:val="20"/>
              </w:rPr>
            </w:pPr>
          </w:p>
          <w:p w14:paraId="60E6B993" w14:textId="77777777" w:rsidR="00F177BD" w:rsidRPr="005A3839" w:rsidRDefault="00F177BD" w:rsidP="00775CEB">
            <w:pPr>
              <w:keepNext/>
              <w:shd w:val="clear" w:color="auto" w:fill="D9D9D9"/>
              <w:ind w:left="374"/>
              <w:rPr>
                <w:rFonts w:ascii="Courier New" w:hAnsi="Courier New"/>
                <w:sz w:val="16"/>
                <w:szCs w:val="20"/>
              </w:rPr>
            </w:pPr>
          </w:p>
          <w:p w14:paraId="60E6B99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 PATCH                NONE          FENTANYL 12.5MCG/HR PATCH  10024 </w:t>
            </w:r>
          </w:p>
          <w:p w14:paraId="60E6B99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25MCG/HR PATCH    10031 </w:t>
            </w:r>
          </w:p>
          <w:p w14:paraId="60E6B99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50MCG/HR PATCH    10026 </w:t>
            </w:r>
          </w:p>
          <w:p w14:paraId="60E6B99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75MCG/HR PATCH    10018 </w:t>
            </w:r>
          </w:p>
          <w:p w14:paraId="60E6B99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25MG PATCH - PATCH     5/29/2015     FENTANYL 125MCG/HR PATC    10025 </w:t>
            </w:r>
          </w:p>
          <w:p w14:paraId="60E6B99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TESTOSTERONE - PATCH,BUCCAL     NONE          TESTOSTERONE 30MG PATCH,B  10066</w:t>
            </w:r>
          </w:p>
        </w:tc>
      </w:tr>
    </w:tbl>
    <w:p w14:paraId="60E6B99B" w14:textId="77777777" w:rsidR="002D5F03" w:rsidRDefault="002D5F03" w:rsidP="00EA77BC">
      <w:pPr>
        <w:rPr>
          <w:rFonts w:eastAsia="Calibri"/>
        </w:rPr>
      </w:pPr>
    </w:p>
    <w:p w14:paraId="60E6B99C" w14:textId="77777777" w:rsidR="002D5F03" w:rsidRDefault="002D5F03" w:rsidP="00EA77BC">
      <w:pPr>
        <w:rPr>
          <w:szCs w:val="22"/>
        </w:rPr>
      </w:pPr>
      <w:r>
        <w:t xml:space="preserve">Patch PSS*1*204 adds two new fields to </w:t>
      </w:r>
      <w:r>
        <w:rPr>
          <w:szCs w:val="22"/>
        </w:rPr>
        <w:t xml:space="preserve">the </w:t>
      </w:r>
      <w:r w:rsidRPr="005A3839">
        <w:t>PHARMACY ORDERABLE ITEM (#50.7)</w:t>
      </w:r>
      <w:r>
        <w:t xml:space="preserve"> f</w:t>
      </w:r>
      <w:r w:rsidRPr="005A3839">
        <w:t xml:space="preserve">ile </w:t>
      </w:r>
      <w:bookmarkStart w:id="1742" w:name="Page_107"/>
      <w:bookmarkEnd w:id="1742"/>
      <w:r>
        <w:t xml:space="preserve">which are </w:t>
      </w:r>
      <w:r>
        <w:rPr>
          <w:szCs w:val="22"/>
        </w:rPr>
        <w:t xml:space="preserve">INDICATIONS FOR USE (#13) and MOST COMMON INDICATION FOR USE (#14). Both fields are editable via the Edit Orderable Items </w:t>
      </w:r>
      <w:r w:rsidR="004B6A81">
        <w:rPr>
          <w:szCs w:val="22"/>
        </w:rPr>
        <w:t xml:space="preserve">[PSS EDIT ORDERABLE ITEMS], Dispense Drug/Orderable Item Maintenance [PSS MAINTAIN ORDERABLE ITEMS], and Drug Enter/Edit [PSS DRUG ENTER/EDIT] </w:t>
      </w:r>
      <w:r>
        <w:rPr>
          <w:szCs w:val="22"/>
        </w:rPr>
        <w:t>option</w:t>
      </w:r>
      <w:r w:rsidR="004B6A81">
        <w:rPr>
          <w:szCs w:val="22"/>
        </w:rPr>
        <w:t>s</w:t>
      </w:r>
      <w:r>
        <w:rPr>
          <w:szCs w:val="22"/>
        </w:rPr>
        <w:t>. The INDICATIONS FOR USE field is a multiple that contains all of the available indications for use for an orderable item. The MOST COMMON INDICATION FOR USE field contains the most common indication for use for the orderable item. It does not need to exist in the INDICATIONS FOR USE (#13) field. It displays as the first choice in the list of indications when presented to the user. Entries in both fields must be 3-40 characters in length.</w:t>
      </w:r>
    </w:p>
    <w:p w14:paraId="60E6B99D" w14:textId="77777777" w:rsidR="002D5F03" w:rsidRDefault="002D5F03" w:rsidP="00EA77BC">
      <w:pPr>
        <w:rPr>
          <w:szCs w:val="22"/>
        </w:rPr>
      </w:pPr>
    </w:p>
    <w:p w14:paraId="60E6B99E" w14:textId="77777777" w:rsidR="002D5F03" w:rsidRDefault="002D5F03" w:rsidP="00EA77BC">
      <w:pPr>
        <w:rPr>
          <w:szCs w:val="22"/>
        </w:rPr>
      </w:pPr>
      <w:r>
        <w:rPr>
          <w:b/>
          <w:sz w:val="20"/>
          <w:szCs w:val="20"/>
        </w:rPr>
        <w:t>Example 1 (PSS*1*204 new INDICATIONS FOR USE and MOST COMMON INDICATION FOR USE fields</w:t>
      </w:r>
      <w:r w:rsidRPr="005A3839">
        <w:rPr>
          <w:b/>
          <w:sz w:val="20"/>
          <w:szCs w:val="20"/>
        </w:rPr>
        <w:t>):</w:t>
      </w:r>
    </w:p>
    <w:p w14:paraId="60E6B99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9A0" w14:textId="77777777" w:rsidR="002D5F03" w:rsidRPr="00EA77BC" w:rsidRDefault="002D5F03" w:rsidP="002D5F03">
      <w:pPr>
        <w:shd w:val="clear" w:color="auto" w:fill="D9D9D9"/>
        <w:ind w:left="360"/>
        <w:rPr>
          <w:rFonts w:ascii="Courier New" w:hAnsi="Courier New" w:cs="Courier New"/>
          <w:sz w:val="16"/>
          <w:szCs w:val="16"/>
        </w:rPr>
      </w:pPr>
    </w:p>
    <w:p w14:paraId="60E6B9A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9A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9A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9A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List all Drugs/Additives/Solutions tied to this Orderable Item? YES// </w:t>
      </w:r>
      <w:r>
        <w:rPr>
          <w:rFonts w:ascii="Courier New" w:hAnsi="Courier New" w:cs="Courier New"/>
          <w:sz w:val="16"/>
          <w:szCs w:val="16"/>
        </w:rPr>
        <w:t>NO</w:t>
      </w:r>
    </w:p>
    <w:p w14:paraId="60E6B9A7" w14:textId="77777777" w:rsidR="002D5F03" w:rsidRPr="00EA77BC" w:rsidRDefault="002D5F03" w:rsidP="002D5F03">
      <w:pPr>
        <w:shd w:val="clear" w:color="auto" w:fill="D9D9D9"/>
        <w:ind w:left="360"/>
        <w:rPr>
          <w:rFonts w:ascii="Courier New" w:hAnsi="Courier New" w:cs="Courier New"/>
          <w:sz w:val="16"/>
          <w:szCs w:val="16"/>
        </w:rPr>
      </w:pPr>
    </w:p>
    <w:p w14:paraId="60E6B9A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9A9" w14:textId="77777777" w:rsidR="002D5F03" w:rsidRPr="00EA77BC" w:rsidRDefault="002D5F03" w:rsidP="002D5F03">
      <w:pPr>
        <w:shd w:val="clear" w:color="auto" w:fill="D9D9D9"/>
        <w:ind w:left="360"/>
        <w:rPr>
          <w:rFonts w:ascii="Courier New" w:hAnsi="Courier New" w:cs="Courier New"/>
          <w:sz w:val="16"/>
          <w:szCs w:val="16"/>
        </w:rPr>
      </w:pPr>
    </w:p>
    <w:p w14:paraId="60E6B9AA"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9A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9AC"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9AD"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E"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9A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9B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9B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9B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9B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9B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7"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9B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9B9" w14:textId="77777777" w:rsidR="002D5F03" w:rsidRPr="00EA77BC" w:rsidRDefault="002D5F03" w:rsidP="002D5F03">
      <w:pPr>
        <w:shd w:val="clear" w:color="auto" w:fill="D9D9D9"/>
        <w:ind w:left="360"/>
        <w:rPr>
          <w:rFonts w:ascii="Courier New" w:hAnsi="Courier New" w:cs="Courier New"/>
          <w:sz w:val="16"/>
          <w:szCs w:val="16"/>
        </w:rPr>
      </w:pPr>
    </w:p>
    <w:p w14:paraId="60E6B9BA" w14:textId="77777777" w:rsidR="002D5F03" w:rsidRPr="00EA77BC" w:rsidRDefault="002D5F03" w:rsidP="002D5F03">
      <w:pPr>
        <w:shd w:val="clear" w:color="auto" w:fill="D9D9D9"/>
        <w:ind w:left="360"/>
        <w:rPr>
          <w:rFonts w:ascii="Courier New" w:hAnsi="Courier New" w:cs="Courier New"/>
          <w:sz w:val="16"/>
          <w:szCs w:val="16"/>
        </w:rPr>
      </w:pPr>
    </w:p>
    <w:p w14:paraId="60E6B9BB"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9BC"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9BD"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9BE"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9BF" w14:textId="77777777" w:rsidR="002D5F03" w:rsidRPr="00EA77BC" w:rsidRDefault="002D5F03" w:rsidP="002D5F03">
      <w:pPr>
        <w:shd w:val="clear" w:color="auto" w:fill="D9D9D9"/>
        <w:ind w:left="360"/>
        <w:rPr>
          <w:rFonts w:ascii="Courier New" w:hAnsi="Courier New" w:cs="Courier New"/>
          <w:sz w:val="16"/>
          <w:szCs w:val="16"/>
        </w:rPr>
      </w:pPr>
    </w:p>
    <w:p w14:paraId="60E6B9C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USE D</w:t>
      </w:r>
      <w:r>
        <w:rPr>
          <w:rFonts w:ascii="Courier New" w:hAnsi="Courier New" w:cs="Courier New"/>
          <w:sz w:val="16"/>
          <w:szCs w:val="16"/>
        </w:rPr>
        <w:t>OSAGE FORM MED ROUTE LIST: Y  YES</w:t>
      </w:r>
    </w:p>
    <w:p w14:paraId="60E6B9C1"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The following Med Routes will now be displayed during order entry:</w:t>
      </w:r>
    </w:p>
    <w:p w14:paraId="60E6B9C2"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INTRAMUSCULAR</w:t>
      </w:r>
    </w:p>
    <w:p w14:paraId="60E6B9C3"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SUBCUTANEOUS</w:t>
      </w:r>
    </w:p>
    <w:p w14:paraId="60E6B9C4"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INTRAVENOUS</w:t>
      </w:r>
    </w:p>
    <w:p w14:paraId="60E6B9C5" w14:textId="77777777" w:rsidR="002D5F03" w:rsidRPr="00EA77BC" w:rsidRDefault="002D5F03" w:rsidP="002D5F03">
      <w:pPr>
        <w:shd w:val="clear" w:color="auto" w:fill="D9D9D9"/>
        <w:ind w:left="360"/>
        <w:rPr>
          <w:rFonts w:ascii="Courier New" w:hAnsi="Courier New" w:cs="Courier New"/>
          <w:sz w:val="16"/>
          <w:szCs w:val="16"/>
        </w:rPr>
      </w:pPr>
    </w:p>
    <w:p w14:paraId="60E6B9C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9C7" w14:textId="77777777" w:rsidR="002D5F03"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9C8" w14:textId="77777777"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HIGH RISK/HIGH ALERT</w:t>
      </w:r>
    </w:p>
    <w:p w14:paraId="60E6B9C9" w14:textId="77777777"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PROMPT FOR REMOVAL IN BCMA</w:t>
      </w:r>
      <w:r>
        <w:rPr>
          <w:rFonts w:ascii="Courier New" w:hAnsi="Courier New" w:cs="Courier New"/>
          <w:sz w:val="16"/>
          <w:szCs w:val="16"/>
        </w:rPr>
        <w:t>:</w:t>
      </w:r>
      <w:r w:rsidRPr="005A3839">
        <w:rPr>
          <w:rFonts w:ascii="Courier New" w:hAnsi="Courier New" w:cs="Courier New"/>
          <w:sz w:val="16"/>
          <w:szCs w:val="16"/>
        </w:rPr>
        <w:t xml:space="preserve"> </w:t>
      </w:r>
    </w:p>
    <w:p w14:paraId="60E6B9CA" w14:textId="77777777" w:rsidR="002D5F03"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14:paraId="60E6B9CB" w14:textId="77777777" w:rsidR="002D5F03" w:rsidRPr="00945D0C" w:rsidRDefault="002D5F03" w:rsidP="002D5F03">
      <w:pPr>
        <w:shd w:val="clear" w:color="auto" w:fill="D9D9D9"/>
        <w:autoSpaceDE w:val="0"/>
        <w:autoSpaceDN w:val="0"/>
        <w:ind w:left="360"/>
        <w:rPr>
          <w:rFonts w:ascii="Courier New" w:hAnsi="Courier New" w:cs="Courier New"/>
          <w:sz w:val="16"/>
          <w:szCs w:val="16"/>
        </w:rPr>
      </w:pPr>
      <w:bookmarkStart w:id="1743" w:name="Page_108"/>
      <w:bookmarkEnd w:id="1743"/>
      <w:r w:rsidRPr="00945D0C">
        <w:rPr>
          <w:rFonts w:ascii="Courier New" w:hAnsi="Courier New" w:cs="Courier New"/>
          <w:sz w:val="16"/>
          <w:szCs w:val="16"/>
        </w:rPr>
        <w:t>MOST COMMON INDICATION FOR USE: INDICATION FOR USE (MOST COMMON)</w:t>
      </w:r>
    </w:p>
    <w:p w14:paraId="60E6B9CC" w14:textId="77777777" w:rsidR="002D5F03" w:rsidRPr="007B43F7" w:rsidRDefault="002D5F03" w:rsidP="002D5F03">
      <w:pPr>
        <w:shd w:val="clear" w:color="auto" w:fill="D9D9D9"/>
        <w:autoSpaceDE w:val="0"/>
        <w:autoSpaceDN w:val="0"/>
        <w:ind w:left="360"/>
        <w:rPr>
          <w:rFonts w:ascii="Courier New" w:hAnsi="Courier New" w:cs="Courier New"/>
          <w:sz w:val="16"/>
          <w:szCs w:val="16"/>
        </w:rPr>
      </w:pPr>
      <w:r w:rsidRPr="007B43F7">
        <w:rPr>
          <w:rFonts w:ascii="Courier New" w:hAnsi="Courier New" w:cs="Courier New"/>
          <w:sz w:val="16"/>
          <w:szCs w:val="16"/>
        </w:rPr>
        <w:t>Select INDICATIONS FOR USE: INDICATION FOR USE 1</w:t>
      </w:r>
    </w:p>
    <w:p w14:paraId="60E6B9CD" w14:textId="77777777" w:rsidR="002D5F03" w:rsidRPr="00236FF7" w:rsidRDefault="002D5F03" w:rsidP="002D5F03">
      <w:pPr>
        <w:shd w:val="clear" w:color="auto" w:fill="D9D9D9"/>
        <w:autoSpaceDE w:val="0"/>
        <w:autoSpaceDN w:val="0"/>
        <w:ind w:left="360"/>
        <w:rPr>
          <w:rFonts w:ascii="Courier New" w:hAnsi="Courier New" w:cs="Courier New"/>
          <w:sz w:val="16"/>
          <w:szCs w:val="16"/>
        </w:rPr>
      </w:pPr>
      <w:r w:rsidRPr="00236FF7">
        <w:rPr>
          <w:rFonts w:ascii="Courier New" w:hAnsi="Courier New" w:cs="Courier New"/>
          <w:sz w:val="16"/>
          <w:szCs w:val="16"/>
        </w:rPr>
        <w:t>Select INDICATIONS FOR USE: INDICATION FOR USE 2</w:t>
      </w:r>
    </w:p>
    <w:p w14:paraId="60E6B9CE" w14:textId="77777777" w:rsidR="002D5F03" w:rsidRPr="00CD67DE" w:rsidRDefault="002D5F03" w:rsidP="002D5F03">
      <w:pPr>
        <w:shd w:val="clear" w:color="auto" w:fill="D9D9D9"/>
        <w:autoSpaceDE w:val="0"/>
        <w:autoSpaceDN w:val="0"/>
        <w:ind w:left="360"/>
        <w:rPr>
          <w:rFonts w:ascii="Courier New" w:hAnsi="Courier New" w:cs="Courier New"/>
          <w:sz w:val="16"/>
          <w:szCs w:val="16"/>
        </w:rPr>
      </w:pPr>
      <w:r w:rsidRPr="00CD67DE">
        <w:rPr>
          <w:rFonts w:ascii="Courier New" w:hAnsi="Courier New" w:cs="Courier New"/>
          <w:sz w:val="16"/>
          <w:szCs w:val="16"/>
        </w:rPr>
        <w:t>Select INDICATIONS FOR USE: INDICATION FOR USE 3</w:t>
      </w:r>
    </w:p>
    <w:p w14:paraId="60E6B9CF"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 ?</w:t>
      </w:r>
    </w:p>
    <w:p w14:paraId="60E6B9D0"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with INDICATIONS FOR USE</w:t>
      </w:r>
    </w:p>
    <w:p w14:paraId="60E6B9D1"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Choose from:</w:t>
      </w:r>
    </w:p>
    <w:p w14:paraId="60E6B9D2"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1</w:t>
      </w:r>
    </w:p>
    <w:p w14:paraId="60E6B9D3"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2</w:t>
      </w:r>
    </w:p>
    <w:p w14:paraId="60E6B9D4"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3</w:t>
      </w:r>
    </w:p>
    <w:p w14:paraId="60E6B9D5"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6"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You may enter a new INDICATIONS FOR USE, if you</w:t>
      </w:r>
      <w:r w:rsidRPr="00CD67DE">
        <w:rPr>
          <w:rFonts w:ascii="Courier New" w:hAnsi="Courier New" w:cs="Courier New"/>
          <w:sz w:val="16"/>
          <w:szCs w:val="16"/>
        </w:rPr>
        <w:t xml:space="preserve"> wish</w:t>
      </w:r>
    </w:p>
    <w:p w14:paraId="60E6B9D7"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must be 3-40 characters in length.</w:t>
      </w:r>
    </w:p>
    <w:p w14:paraId="60E6B9D8"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9"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w:t>
      </w:r>
    </w:p>
    <w:p w14:paraId="60E6B9DA" w14:textId="77777777" w:rsidR="002D5F03" w:rsidRPr="00EA77BC" w:rsidRDefault="002D5F03" w:rsidP="002D5F03">
      <w:pPr>
        <w:shd w:val="clear" w:color="auto" w:fill="D9D9D9"/>
        <w:ind w:left="360"/>
        <w:rPr>
          <w:rFonts w:ascii="Courier New" w:hAnsi="Courier New" w:cs="Courier New"/>
          <w:sz w:val="16"/>
          <w:szCs w:val="16"/>
        </w:rPr>
      </w:pPr>
    </w:p>
    <w:p w14:paraId="60E6B9D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9DC" w14:textId="77777777" w:rsidR="002D5F03" w:rsidRDefault="002D5F03" w:rsidP="00EA77BC">
      <w:pPr>
        <w:rPr>
          <w:rFonts w:eastAsia="Calibri"/>
        </w:rPr>
      </w:pPr>
    </w:p>
    <w:p w14:paraId="60E6B9DD" w14:textId="77777777" w:rsidR="00595E65" w:rsidRPr="00EA77BC" w:rsidRDefault="00595E65" w:rsidP="00CA334D">
      <w:pPr>
        <w:pStyle w:val="Heading2"/>
        <w:numPr>
          <w:ilvl w:val="0"/>
          <w:numId w:val="44"/>
        </w:numPr>
        <w:tabs>
          <w:tab w:val="clear" w:pos="1080"/>
          <w:tab w:val="num" w:pos="720"/>
        </w:tabs>
        <w:ind w:left="0"/>
      </w:pPr>
      <w:bookmarkStart w:id="1744" w:name="p088"/>
      <w:bookmarkStart w:id="1745" w:name="_Toc219451946"/>
      <w:bookmarkStart w:id="1746" w:name="_Toc376874079"/>
      <w:bookmarkStart w:id="1747" w:name="_Toc523224129"/>
      <w:bookmarkEnd w:id="1744"/>
      <w:r w:rsidRPr="00EA77BC">
        <w:t>Dispense Drug/Orderable Item Maintenance</w:t>
      </w:r>
      <w:bookmarkEnd w:id="1745"/>
      <w:bookmarkEnd w:id="1746"/>
      <w:bookmarkEnd w:id="1747"/>
    </w:p>
    <w:p w14:paraId="60E6B9DE" w14:textId="77777777" w:rsidR="00595E65" w:rsidRPr="00EA77BC" w:rsidRDefault="00595E65" w:rsidP="00EA77BC">
      <w:pPr>
        <w:pStyle w:val="Heading4"/>
        <w:tabs>
          <w:tab w:val="num" w:pos="720"/>
        </w:tabs>
        <w:spacing w:after="0"/>
        <w:ind w:firstLine="720"/>
        <w:rPr>
          <w:sz w:val="28"/>
        </w:rPr>
      </w:pPr>
      <w:bookmarkStart w:id="1748" w:name="_Toc14665889"/>
      <w:bookmarkStart w:id="1749" w:name="_Toc14666713"/>
      <w:r w:rsidRPr="00EA77BC">
        <w:t>[PSS MAINTAIN ORDERABLE ITEMS]</w:t>
      </w:r>
      <w:bookmarkEnd w:id="1748"/>
      <w:bookmarkEnd w:id="1749"/>
    </w:p>
    <w:p w14:paraId="60E6B9DF" w14:textId="77777777" w:rsidR="00595E65" w:rsidRPr="00EA77BC" w:rsidRDefault="00595E65" w:rsidP="00732461">
      <w:pPr>
        <w:keepNext/>
      </w:pPr>
    </w:p>
    <w:p w14:paraId="60E6B9E0" w14:textId="77777777" w:rsidR="00595E65" w:rsidRPr="00EA77BC" w:rsidRDefault="00595E65" w:rsidP="00732461">
      <w:pPr>
        <w:rPr>
          <w:bCs/>
        </w:rPr>
      </w:pPr>
      <w:r w:rsidRPr="00EA77BC">
        <w:rPr>
          <w:bCs/>
        </w:rPr>
        <w:t>The</w:t>
      </w:r>
      <w:r w:rsidRPr="00EA77BC">
        <w:rPr>
          <w:bCs/>
          <w:i/>
          <w:iCs/>
        </w:rPr>
        <w:t xml:space="preserve"> Dispense Drug/Orderable Item Maintenance</w:t>
      </w:r>
      <w:r w:rsidRPr="00EA77BC">
        <w:rPr>
          <w:bCs/>
        </w:rPr>
        <w:fldChar w:fldCharType="begin"/>
      </w:r>
      <w:r w:rsidRPr="00EA77BC">
        <w:instrText xml:space="preserve"> XE "</w:instrText>
      </w:r>
      <w:r w:rsidRPr="00EA77BC">
        <w:rPr>
          <w:bCs/>
        </w:rPr>
        <w:instrText>Dispense Drug/Orderable Item Maintenance</w:instrText>
      </w:r>
      <w:r w:rsidRPr="00EA77BC">
        <w:instrText>" \b</w:instrText>
      </w:r>
      <w:r w:rsidRPr="00EA77BC">
        <w:rPr>
          <w:bCs/>
        </w:rPr>
        <w:fldChar w:fldCharType="end"/>
      </w:r>
      <w:r w:rsidRPr="00EA77BC">
        <w:rPr>
          <w:bCs/>
        </w:rPr>
        <w:t xml:space="preserve"> </w:t>
      </w:r>
      <w:r w:rsidR="005C544E" w:rsidRPr="00EA77BC">
        <w:t xml:space="preserve">[PSS MAINTAIN ORDERABLE ITEMS] </w:t>
      </w:r>
      <w:r w:rsidRPr="00EA77BC">
        <w:rPr>
          <w:bCs/>
        </w:rPr>
        <w:t>option is used for maintaining the relationship between Dispense Drugs and Pharmacy Orderable Items. Entries made at the Pharmacy Orderable Item prompts will be used by the Outpatient Pharmacy, Inpatient Medications, and CPRS packages as defaults during the medication order entry processes. If no entries are made at the “MED ROUTE” and “SCHEDULE TYPE” prompts, the software will assume the defaults of PO (oral) and CONTINUOUS, respectively.</w:t>
      </w:r>
    </w:p>
    <w:p w14:paraId="60E6B9E1" w14:textId="77777777" w:rsidR="00595E65" w:rsidRPr="00EA77BC" w:rsidRDefault="00595E65" w:rsidP="00732461">
      <w:r w:rsidRPr="00EA77BC">
        <w:t xml:space="preserve">The </w:t>
      </w:r>
      <w:r w:rsidRPr="00EA77BC">
        <w:rPr>
          <w:i/>
          <w:iCs/>
        </w:rPr>
        <w:t xml:space="preserve">Dispense Drug/Orderable Item Maintenance </w:t>
      </w:r>
      <w:r w:rsidR="005C544E" w:rsidRPr="00EA77BC">
        <w:t xml:space="preserve">[PSS MAINTAIN ORDERABLE ITEMS] </w:t>
      </w:r>
      <w:r w:rsidRPr="00EA77BC">
        <w:t>option allows the user to enter patient instructions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INSTRUCTIONS field</w:t>
      </w:r>
      <w:r w:rsidR="005C544E" w:rsidRPr="00EA77BC">
        <w:t xml:space="preserve"> (#7.1), </w:t>
      </w:r>
      <w:r w:rsidRPr="00EA77BC">
        <w:t>PDM will default to the value entered in the PATIENT INSTRUCTIONS field</w:t>
      </w:r>
      <w:r w:rsidR="005C544E" w:rsidRPr="00EA77BC">
        <w:t xml:space="preserve"> (#7)</w:t>
      </w:r>
      <w:r w:rsidRPr="00EA77BC">
        <w:t xml:space="preserve">. If the PATIENT INSTRUCTIONS field </w:t>
      </w:r>
      <w:r w:rsidR="005C544E" w:rsidRPr="00EA77BC">
        <w:t xml:space="preserve">(#7) </w:t>
      </w:r>
      <w:r w:rsidRPr="00EA77BC">
        <w:t xml:space="preserve">does not contain data for the selected orderable item, the system will not present default patient instructions to the user during CPRS or Outpatient Pharmacy prescription order processing. However, when building the SIG, Outpatient Pharmacy will default to the value the user input through backdoor Outpatient Pharmacy order entry. </w:t>
      </w:r>
    </w:p>
    <w:p w14:paraId="60E6B9E2" w14:textId="77777777" w:rsidR="00FB5FEC" w:rsidRPr="00EA77BC" w:rsidRDefault="00FB5FEC" w:rsidP="000C5921"/>
    <w:p w14:paraId="60E6B9E3" w14:textId="77777777" w:rsidR="00595E65" w:rsidRPr="00EA77BC" w:rsidRDefault="00595E65" w:rsidP="000C5921">
      <w:pPr>
        <w:pStyle w:val="ExampleHeading"/>
      </w:pPr>
      <w:r w:rsidRPr="00EA77BC">
        <w:t xml:space="preserve">Example: </w:t>
      </w:r>
      <w:r w:rsidR="005C544E" w:rsidRPr="00EA77BC">
        <w:rPr>
          <w:i/>
        </w:rPr>
        <w:t>Dispense Drug/Orderable Item Maintenance</w:t>
      </w:r>
      <w:r w:rsidR="005C544E" w:rsidRPr="00EA77BC">
        <w:t xml:space="preserve"> [PSS MAINTAIN ORDERABLE ITEMS] Option</w:t>
      </w:r>
    </w:p>
    <w:p w14:paraId="60E6B9E4" w14:textId="77777777" w:rsidR="00595E65" w:rsidRPr="00EA77BC" w:rsidRDefault="00595E65" w:rsidP="000C5921">
      <w:pPr>
        <w:pStyle w:val="Codeexample"/>
      </w:pPr>
      <w:r w:rsidRPr="00EA77BC">
        <w:t xml:space="preserve">Select Orderable Item Management Option:  </w:t>
      </w:r>
      <w:r w:rsidRPr="00EA77BC">
        <w:rPr>
          <w:b/>
          <w:bCs/>
        </w:rPr>
        <w:t>Dispense Drug</w:t>
      </w:r>
      <w:r w:rsidRPr="00EA77BC">
        <w:t>/Orderable Item Maintenance</w:t>
      </w:r>
    </w:p>
    <w:p w14:paraId="60E6B9E5" w14:textId="77777777" w:rsidR="00595E65" w:rsidRPr="00EA77BC" w:rsidRDefault="00595E65" w:rsidP="000C5921">
      <w:pPr>
        <w:pStyle w:val="Codeexample"/>
      </w:pPr>
    </w:p>
    <w:p w14:paraId="60E6B9E6" w14:textId="77777777" w:rsidR="00595E65" w:rsidRPr="00EA77BC" w:rsidRDefault="00595E65" w:rsidP="000C5921">
      <w:pPr>
        <w:pStyle w:val="Codeexample"/>
      </w:pPr>
      <w:r w:rsidRPr="00EA77BC">
        <w:t>This option enables you to match Dispense Drugs to an entry in the Pharmacy</w:t>
      </w:r>
    </w:p>
    <w:p w14:paraId="60E6B9E7" w14:textId="77777777" w:rsidR="00595E65" w:rsidRPr="00EA77BC" w:rsidRDefault="00595E65" w:rsidP="001B3F39">
      <w:pPr>
        <w:pStyle w:val="Codeexample"/>
      </w:pPr>
      <w:r w:rsidRPr="00EA77BC">
        <w:t>Orderable Item file, or create a new Pharmacy Orderable Item entry for a</w:t>
      </w:r>
    </w:p>
    <w:p w14:paraId="60E6B9E8" w14:textId="77777777" w:rsidR="00595E65" w:rsidRPr="00EA77BC" w:rsidRDefault="00595E65" w:rsidP="001B3F39">
      <w:pPr>
        <w:pStyle w:val="Codeexample"/>
      </w:pPr>
      <w:r w:rsidRPr="00EA77BC">
        <w:t>Dispense Drug.</w:t>
      </w:r>
    </w:p>
    <w:p w14:paraId="60E6B9E9" w14:textId="77777777" w:rsidR="00595E65" w:rsidRPr="00EA77BC" w:rsidRDefault="00595E65" w:rsidP="001B3F39">
      <w:pPr>
        <w:pStyle w:val="Codeexample"/>
      </w:pPr>
    </w:p>
    <w:p w14:paraId="60E6B9EA" w14:textId="77777777" w:rsidR="00595E65" w:rsidRPr="00EA77BC" w:rsidRDefault="00595E65" w:rsidP="001B3F39">
      <w:pPr>
        <w:pStyle w:val="Codeexample"/>
        <w:rPr>
          <w:snapToGrid w:val="0"/>
        </w:rPr>
      </w:pPr>
      <w:r w:rsidRPr="00EA77BC">
        <w:rPr>
          <w:snapToGrid w:val="0"/>
        </w:rPr>
        <w:t xml:space="preserve">DISPENSE DRUG: </w:t>
      </w:r>
      <w:r w:rsidRPr="00EA77BC">
        <w:rPr>
          <w:b/>
          <w:bCs/>
          <w:snapToGrid w:val="0"/>
        </w:rPr>
        <w:t>IBUPROFEN 800MG TAB</w:t>
      </w:r>
      <w:r w:rsidRPr="00EA77BC">
        <w:rPr>
          <w:snapToGrid w:val="0"/>
        </w:rPr>
        <w:t xml:space="preserve">         MS102         </w:t>
      </w:r>
    </w:p>
    <w:p w14:paraId="60E6B9EB" w14:textId="77777777" w:rsidR="00595E65" w:rsidRPr="00EA77BC" w:rsidRDefault="00595E65" w:rsidP="001B3F39">
      <w:pPr>
        <w:pStyle w:val="Codeexample"/>
        <w:rPr>
          <w:snapToGrid w:val="0"/>
        </w:rPr>
      </w:pPr>
    </w:p>
    <w:p w14:paraId="60E6B9EC" w14:textId="77777777" w:rsidR="00595E65" w:rsidRPr="00EA77BC" w:rsidRDefault="00595E65" w:rsidP="001B3F39">
      <w:pPr>
        <w:pStyle w:val="Codeexample"/>
        <w:rPr>
          <w:snapToGrid w:val="0"/>
        </w:rPr>
      </w:pPr>
      <w:r w:rsidRPr="00EA77BC">
        <w:rPr>
          <w:snapToGrid w:val="0"/>
        </w:rPr>
        <w:t>IBUPROFEN 800MG TAB is already matched to</w:t>
      </w:r>
    </w:p>
    <w:p w14:paraId="60E6B9ED" w14:textId="77777777" w:rsidR="00595E65" w:rsidRPr="00EA77BC" w:rsidRDefault="00595E65" w:rsidP="001B3F39">
      <w:pPr>
        <w:pStyle w:val="Codeexample"/>
        <w:rPr>
          <w:snapToGrid w:val="0"/>
        </w:rPr>
      </w:pPr>
    </w:p>
    <w:p w14:paraId="60E6B9EE" w14:textId="77777777" w:rsidR="00595E65" w:rsidRPr="00EA77BC" w:rsidRDefault="00595E65" w:rsidP="001B3F39">
      <w:pPr>
        <w:pStyle w:val="Codeexample"/>
        <w:rPr>
          <w:snapToGrid w:val="0"/>
        </w:rPr>
      </w:pPr>
      <w:r w:rsidRPr="00EA77BC">
        <w:rPr>
          <w:snapToGrid w:val="0"/>
        </w:rPr>
        <w:t xml:space="preserve">     IBUPROFEN TAB</w:t>
      </w:r>
    </w:p>
    <w:p w14:paraId="60E6B9EF" w14:textId="77777777" w:rsidR="00595E65" w:rsidRPr="00EA77BC" w:rsidRDefault="00595E65" w:rsidP="001B3F39">
      <w:pPr>
        <w:pStyle w:val="Codeexample"/>
        <w:rPr>
          <w:snapToGrid w:val="0"/>
        </w:rPr>
      </w:pPr>
    </w:p>
    <w:p w14:paraId="60E6B9F0" w14:textId="77777777" w:rsidR="00595E65" w:rsidRPr="00EA77BC" w:rsidRDefault="00595E65" w:rsidP="001B3F39">
      <w:pPr>
        <w:pStyle w:val="Codeexample"/>
        <w:rPr>
          <w:snapToGrid w:val="0"/>
        </w:rPr>
      </w:pPr>
      <w:r w:rsidRPr="00EA77BC">
        <w:rPr>
          <w:snapToGrid w:val="0"/>
        </w:rPr>
        <w:t xml:space="preserve">Do you want to match to a different Orderable Item? NO// </w:t>
      </w:r>
      <w:r w:rsidRPr="00EA77BC">
        <w:rPr>
          <w:b/>
          <w:bCs/>
          <w:snapToGrid w:val="0"/>
        </w:rPr>
        <w:t>YES</w:t>
      </w:r>
    </w:p>
    <w:p w14:paraId="60E6B9F1" w14:textId="77777777" w:rsidR="00595E65" w:rsidRPr="00EA77BC" w:rsidRDefault="00595E65" w:rsidP="001B3F39">
      <w:pPr>
        <w:pStyle w:val="Codeexample"/>
        <w:rPr>
          <w:snapToGrid w:val="0"/>
        </w:rPr>
      </w:pPr>
    </w:p>
    <w:p w14:paraId="60E6B9F2" w14:textId="77777777" w:rsidR="00595E65" w:rsidRPr="00EA77BC" w:rsidRDefault="00595E65" w:rsidP="001B3F39">
      <w:pPr>
        <w:pStyle w:val="Codeexample"/>
        <w:rPr>
          <w:snapToGrid w:val="0"/>
        </w:rPr>
      </w:pPr>
      <w:r w:rsidRPr="00EA77BC">
        <w:rPr>
          <w:snapToGrid w:val="0"/>
        </w:rPr>
        <w:t>There are other Dispense Drugs with the same VA Generic Name and same Dose Form already matched to orderable items. Choose a number to match, or enter</w:t>
      </w:r>
    </w:p>
    <w:p w14:paraId="60E6B9F3" w14:textId="77777777" w:rsidR="00595E65" w:rsidRPr="00EA77BC" w:rsidRDefault="00595E65" w:rsidP="001B3F39">
      <w:pPr>
        <w:pStyle w:val="Codeexample"/>
        <w:rPr>
          <w:snapToGrid w:val="0"/>
        </w:rPr>
      </w:pPr>
    </w:p>
    <w:p w14:paraId="60E6B9F4" w14:textId="77777777" w:rsidR="00595E65" w:rsidRPr="00EA77BC" w:rsidRDefault="00595E65" w:rsidP="001B3F39">
      <w:pPr>
        <w:pStyle w:val="Codeexample"/>
        <w:rPr>
          <w:snapToGrid w:val="0"/>
        </w:rPr>
      </w:pPr>
      <w:r w:rsidRPr="00EA77BC">
        <w:rPr>
          <w:snapToGrid w:val="0"/>
        </w:rPr>
        <w:t xml:space="preserve">      Disp. drug -&gt; IBUPROFEN 800MG TAB</w:t>
      </w:r>
    </w:p>
    <w:p w14:paraId="60E6B9F5" w14:textId="77777777" w:rsidR="00595E65" w:rsidRPr="00EA77BC" w:rsidRDefault="00595E65" w:rsidP="00CD4C83">
      <w:pPr>
        <w:pStyle w:val="Codeexample"/>
        <w:rPr>
          <w:snapToGrid w:val="0"/>
        </w:rPr>
      </w:pPr>
    </w:p>
    <w:p w14:paraId="60E6B9F6" w14:textId="77777777" w:rsidR="00595E65" w:rsidRPr="00EA77BC" w:rsidRDefault="00595E65" w:rsidP="00BA5F06">
      <w:pPr>
        <w:pStyle w:val="Codeexample"/>
        <w:rPr>
          <w:snapToGrid w:val="0"/>
        </w:rPr>
      </w:pPr>
      <w:r w:rsidRPr="00EA77BC">
        <w:rPr>
          <w:snapToGrid w:val="0"/>
        </w:rPr>
        <w:t>1  IBUPROFEN TAB</w:t>
      </w:r>
    </w:p>
    <w:p w14:paraId="60E6B9F7" w14:textId="77777777" w:rsidR="00595E65" w:rsidRPr="00EA77BC" w:rsidRDefault="00595E65" w:rsidP="00BA5F06">
      <w:pPr>
        <w:pStyle w:val="Codeexample"/>
        <w:rPr>
          <w:snapToGrid w:val="0"/>
        </w:rPr>
      </w:pPr>
    </w:p>
    <w:p w14:paraId="60E6B9F8" w14:textId="77777777" w:rsidR="00595E65" w:rsidRPr="00EA77BC" w:rsidRDefault="00595E65" w:rsidP="00BA5F06">
      <w:pPr>
        <w:pStyle w:val="Codeexample"/>
        <w:rPr>
          <w:snapToGrid w:val="0"/>
        </w:rPr>
      </w:pPr>
      <w:r w:rsidRPr="00EA77BC">
        <w:rPr>
          <w:snapToGrid w:val="0"/>
        </w:rPr>
        <w:t xml:space="preserve">Choose number of Orderable Item to match, or '^' to enter a new one:  </w:t>
      </w:r>
      <w:r w:rsidRPr="00EA77BC">
        <w:rPr>
          <w:b/>
          <w:bCs/>
          <w:snapToGrid w:val="0"/>
        </w:rPr>
        <w:t>1</w:t>
      </w:r>
    </w:p>
    <w:p w14:paraId="60E6B9F9" w14:textId="77777777" w:rsidR="00595E65" w:rsidRPr="00EA77BC" w:rsidRDefault="00595E65" w:rsidP="0012128D">
      <w:pPr>
        <w:pStyle w:val="Codeexample"/>
        <w:rPr>
          <w:snapToGrid w:val="0"/>
        </w:rPr>
      </w:pPr>
    </w:p>
    <w:p w14:paraId="60E6B9FA" w14:textId="77777777" w:rsidR="00595E65" w:rsidRPr="00EA77BC" w:rsidRDefault="00595E65" w:rsidP="0012128D">
      <w:pPr>
        <w:pStyle w:val="Codeexample"/>
        <w:rPr>
          <w:snapToGrid w:val="0"/>
        </w:rPr>
      </w:pPr>
      <w:r w:rsidRPr="00EA77BC">
        <w:rPr>
          <w:snapToGrid w:val="0"/>
        </w:rPr>
        <w:t>Matching IBUPROFEN 800MG TAB</w:t>
      </w:r>
    </w:p>
    <w:p w14:paraId="60E6B9FB" w14:textId="77777777" w:rsidR="00595E65" w:rsidRPr="00EA77BC" w:rsidRDefault="00595E65" w:rsidP="0005137D">
      <w:pPr>
        <w:pStyle w:val="Codeexample"/>
        <w:rPr>
          <w:snapToGrid w:val="0"/>
        </w:rPr>
      </w:pPr>
      <w:r w:rsidRPr="00EA77BC">
        <w:rPr>
          <w:snapToGrid w:val="0"/>
        </w:rPr>
        <w:t xml:space="preserve">   to</w:t>
      </w:r>
    </w:p>
    <w:p w14:paraId="60E6B9FC" w14:textId="77777777" w:rsidR="00595E65" w:rsidRPr="00EA77BC" w:rsidRDefault="00595E65" w:rsidP="0005137D">
      <w:pPr>
        <w:pStyle w:val="Codeexample"/>
        <w:rPr>
          <w:snapToGrid w:val="0"/>
        </w:rPr>
      </w:pPr>
      <w:r w:rsidRPr="00EA77BC">
        <w:rPr>
          <w:snapToGrid w:val="0"/>
        </w:rPr>
        <w:t>IBUPROFEN TAB</w:t>
      </w:r>
    </w:p>
    <w:p w14:paraId="60E6B9FD" w14:textId="77777777" w:rsidR="00595E65" w:rsidRPr="00EA77BC" w:rsidRDefault="00595E65" w:rsidP="00EB241E">
      <w:pPr>
        <w:pStyle w:val="Codeexample"/>
        <w:rPr>
          <w:snapToGrid w:val="0"/>
        </w:rPr>
      </w:pPr>
      <w:r w:rsidRPr="00EA77BC">
        <w:rPr>
          <w:snapToGrid w:val="0"/>
        </w:rPr>
        <w:tab/>
      </w:r>
    </w:p>
    <w:p w14:paraId="60E6B9FE" w14:textId="77777777" w:rsidR="00595E65" w:rsidRPr="00EA77BC" w:rsidRDefault="00595E65" w:rsidP="005C4F1E">
      <w:pPr>
        <w:pStyle w:val="Codeexample"/>
        <w:rPr>
          <w:snapToGrid w:val="0"/>
        </w:rPr>
      </w:pPr>
      <w:r w:rsidRPr="00EA77BC">
        <w:rPr>
          <w:snapToGrid w:val="0"/>
        </w:rPr>
        <w:t xml:space="preserve">Is this OK? YES// </w:t>
      </w:r>
      <w:r w:rsidRPr="00EA77BC">
        <w:rPr>
          <w:b/>
          <w:bCs/>
          <w:snapToGrid w:val="0"/>
          <w:color w:val="000000"/>
        </w:rPr>
        <w:t>&lt;Enter&gt;</w:t>
      </w:r>
    </w:p>
    <w:p w14:paraId="60E6B9FF" w14:textId="77777777" w:rsidR="00595E65" w:rsidRPr="00EA77BC" w:rsidRDefault="00595E65" w:rsidP="000128D8">
      <w:pPr>
        <w:pStyle w:val="Codeexample"/>
        <w:rPr>
          <w:snapToGrid w:val="0"/>
        </w:rPr>
      </w:pPr>
      <w:r w:rsidRPr="00EA77BC">
        <w:rPr>
          <w:snapToGrid w:val="0"/>
        </w:rPr>
        <w:t>Match Complete!</w:t>
      </w:r>
    </w:p>
    <w:p w14:paraId="60E6BA00" w14:textId="77777777" w:rsidR="00595E65" w:rsidRPr="00EA77BC" w:rsidRDefault="00595E65" w:rsidP="000128D8">
      <w:pPr>
        <w:pStyle w:val="Codeexample"/>
        <w:rPr>
          <w:snapToGrid w:val="0"/>
        </w:rPr>
      </w:pPr>
    </w:p>
    <w:p w14:paraId="60E6BA01" w14:textId="77777777" w:rsidR="00595E65" w:rsidRPr="00EA77BC" w:rsidRDefault="00595E65" w:rsidP="00EA77BC">
      <w:pPr>
        <w:pStyle w:val="Codeexample"/>
        <w:rPr>
          <w:snapToGrid w:val="0"/>
        </w:rPr>
      </w:pPr>
      <w:r w:rsidRPr="00EA77BC">
        <w:rPr>
          <w:snapToGrid w:val="0"/>
        </w:rPr>
        <w:t xml:space="preserve">   Now editing Orderable Item:</w:t>
      </w:r>
    </w:p>
    <w:p w14:paraId="60E6BA02" w14:textId="77777777" w:rsidR="00595E65" w:rsidRPr="00EA77BC" w:rsidRDefault="00595E65" w:rsidP="00EA77BC">
      <w:pPr>
        <w:pStyle w:val="Codeexample"/>
        <w:rPr>
          <w:snapToGrid w:val="0"/>
        </w:rPr>
      </w:pPr>
      <w:r w:rsidRPr="00EA77BC">
        <w:rPr>
          <w:snapToGrid w:val="0"/>
        </w:rPr>
        <w:t xml:space="preserve">   IBUPROFEN   TAB</w:t>
      </w:r>
    </w:p>
    <w:p w14:paraId="60E6BA03" w14:textId="77777777" w:rsidR="00595E65" w:rsidRPr="00EA77BC" w:rsidRDefault="00595E65" w:rsidP="00EA77BC">
      <w:pPr>
        <w:pStyle w:val="Codeexample"/>
        <w:rPr>
          <w:snapToGrid w:val="0"/>
        </w:rPr>
      </w:pPr>
    </w:p>
    <w:p w14:paraId="60E6BA04" w14:textId="77777777" w:rsidR="00595E65" w:rsidRPr="00EA77BC" w:rsidRDefault="00595E65" w:rsidP="00EA77BC">
      <w:pPr>
        <w:pStyle w:val="Codeexample"/>
        <w:rPr>
          <w:snapToGrid w:val="0"/>
        </w:rPr>
      </w:pPr>
      <w:r w:rsidRPr="00EA77BC">
        <w:rPr>
          <w:snapToGrid w:val="0"/>
        </w:rPr>
        <w:t>This Orderable Item is Formulary.</w:t>
      </w:r>
    </w:p>
    <w:p w14:paraId="60E6BA05" w14:textId="77777777" w:rsidR="00595E65" w:rsidRPr="00EA77BC" w:rsidRDefault="00595E65" w:rsidP="00EA77BC">
      <w:pPr>
        <w:pStyle w:val="Codeexample"/>
        <w:rPr>
          <w:snapToGrid w:val="0"/>
        </w:rPr>
      </w:pPr>
    </w:p>
    <w:p w14:paraId="60E6BA06" w14:textId="77777777" w:rsidR="005D1C36" w:rsidRPr="00EA77BC" w:rsidRDefault="005D1C36" w:rsidP="005D1C36">
      <w:pPr>
        <w:pStyle w:val="Codeexample"/>
        <w:rPr>
          <w:snapToGrid w:val="0"/>
        </w:rPr>
      </w:pPr>
      <w:r w:rsidRPr="00EA77BC">
        <w:rPr>
          <w:snapToGrid w:val="0"/>
        </w:rPr>
        <w:t xml:space="preserve">Select OI-DRUG TEXT ENTRY: </w:t>
      </w:r>
      <w:r w:rsidRPr="00EA77BC">
        <w:rPr>
          <w:b/>
          <w:bCs/>
          <w:snapToGrid w:val="0"/>
          <w:color w:val="000000"/>
        </w:rPr>
        <w:t>&lt;Enter&gt;</w:t>
      </w:r>
    </w:p>
    <w:p w14:paraId="60E6BA07" w14:textId="77777777" w:rsidR="005D1C36" w:rsidRPr="00EA77BC" w:rsidRDefault="005D1C36" w:rsidP="005D1C36">
      <w:pPr>
        <w:pStyle w:val="Codeexample"/>
        <w:rPr>
          <w:snapToGrid w:val="0"/>
        </w:rPr>
      </w:pPr>
      <w:r w:rsidRPr="00EA77BC">
        <w:rPr>
          <w:snapToGrid w:val="0"/>
        </w:rPr>
        <w:t xml:space="preserve">INACTIVE DATE: </w:t>
      </w:r>
      <w:r w:rsidRPr="00EA77BC">
        <w:rPr>
          <w:b/>
          <w:bCs/>
          <w:snapToGrid w:val="0"/>
          <w:color w:val="000000"/>
        </w:rPr>
        <w:t>&lt;Enter&gt;</w:t>
      </w:r>
      <w:r w:rsidRPr="00EA77BC">
        <w:rPr>
          <w:snapToGrid w:val="0"/>
        </w:rPr>
        <w:t xml:space="preserve"> </w:t>
      </w:r>
    </w:p>
    <w:p w14:paraId="60E6BA08" w14:textId="77777777" w:rsidR="005D1C36" w:rsidRPr="00EA77BC" w:rsidRDefault="005D1C36" w:rsidP="005D1C36">
      <w:pPr>
        <w:pStyle w:val="Codeexample"/>
        <w:rPr>
          <w:snapToGrid w:val="0"/>
        </w:rPr>
      </w:pPr>
      <w:r w:rsidRPr="00EA77BC">
        <w:rPr>
          <w:snapToGrid w:val="0"/>
        </w:rPr>
        <w:t xml:space="preserve">DAY (nD) or DOSE (nL) LIMIT: 7D// </w:t>
      </w:r>
      <w:r w:rsidRPr="00EA77BC">
        <w:rPr>
          <w:b/>
          <w:bCs/>
          <w:snapToGrid w:val="0"/>
          <w:color w:val="000000"/>
        </w:rPr>
        <w:t>&lt;Enter&gt;</w:t>
      </w:r>
    </w:p>
    <w:p w14:paraId="60E6BA09" w14:textId="77777777" w:rsidR="005D1C36" w:rsidRPr="00EA77BC" w:rsidRDefault="005D1C36" w:rsidP="00207334">
      <w:pPr>
        <w:pStyle w:val="Codeexample"/>
        <w:tabs>
          <w:tab w:val="left" w:pos="7275"/>
        </w:tabs>
        <w:rPr>
          <w:snapToGrid w:val="0"/>
        </w:rPr>
      </w:pPr>
      <w:r w:rsidRPr="00EA77BC">
        <w:rPr>
          <w:snapToGrid w:val="0"/>
        </w:rPr>
        <w:t xml:space="preserve">MED ROUTE: </w:t>
      </w:r>
      <w:r w:rsidRPr="00EA77BC">
        <w:rPr>
          <w:b/>
          <w:bCs/>
          <w:snapToGrid w:val="0"/>
          <w:color w:val="000000"/>
        </w:rPr>
        <w:t>&lt;Enter&gt;</w:t>
      </w:r>
      <w:r w:rsidR="00207334">
        <w:rPr>
          <w:b/>
          <w:bCs/>
          <w:snapToGrid w:val="0"/>
          <w:color w:val="000000"/>
        </w:rPr>
        <w:tab/>
      </w:r>
    </w:p>
    <w:p w14:paraId="60E6BA0A" w14:textId="77777777" w:rsidR="005D1C36" w:rsidRPr="00EA77BC" w:rsidRDefault="005D1C36" w:rsidP="005D1C36">
      <w:pPr>
        <w:pStyle w:val="Codeexample"/>
        <w:rPr>
          <w:snapToGrid w:val="0"/>
        </w:rPr>
      </w:pPr>
      <w:r w:rsidRPr="00EA77BC">
        <w:rPr>
          <w:snapToGrid w:val="0"/>
        </w:rPr>
        <w:t>SCHEDULE TYPE: PRN//</w:t>
      </w:r>
      <w:r w:rsidRPr="00EA77BC">
        <w:rPr>
          <w:b/>
          <w:bCs/>
          <w:snapToGrid w:val="0"/>
          <w:color w:val="000000"/>
        </w:rPr>
        <w:t>&lt;Enter&gt;</w:t>
      </w:r>
    </w:p>
    <w:p w14:paraId="60E6BA0B" w14:textId="77777777" w:rsidR="005D1C36" w:rsidRDefault="005D1C36" w:rsidP="005D1C36">
      <w:pPr>
        <w:pStyle w:val="Codeexample"/>
        <w:rPr>
          <w:b/>
          <w:bCs/>
          <w:snapToGrid w:val="0"/>
          <w:color w:val="000000"/>
        </w:rPr>
      </w:pPr>
      <w:r w:rsidRPr="00EA77BC">
        <w:rPr>
          <w:snapToGrid w:val="0"/>
        </w:rPr>
        <w:t xml:space="preserve">SCHEDULE: BID// </w:t>
      </w:r>
      <w:r w:rsidRPr="00EA77BC">
        <w:rPr>
          <w:b/>
          <w:bCs/>
          <w:snapToGrid w:val="0"/>
          <w:color w:val="000000"/>
        </w:rPr>
        <w:t>&lt;Enter&gt;</w:t>
      </w:r>
    </w:p>
    <w:p w14:paraId="60E6BA0C" w14:textId="77777777" w:rsidR="005D1C36" w:rsidRPr="005A3839" w:rsidRDefault="005D1C36" w:rsidP="005D1C36">
      <w:pPr>
        <w:pStyle w:val="Codeexample"/>
        <w:rPr>
          <w:rFonts w:eastAsia="Calibri"/>
          <w:b/>
        </w:rPr>
      </w:pPr>
      <w:bookmarkStart w:id="1750" w:name="highrisk96"/>
      <w:bookmarkEnd w:id="1750"/>
      <w:r w:rsidRPr="005A3839">
        <w:rPr>
          <w:rFonts w:cs="Courier New"/>
          <w:szCs w:val="16"/>
        </w:rPr>
        <w:t xml:space="preserve">HIGH RISK/HIGH ALERT: </w:t>
      </w:r>
      <w:r w:rsidRPr="005A3839">
        <w:rPr>
          <w:rFonts w:eastAsia="Calibri"/>
          <w:b/>
        </w:rPr>
        <w:t>&lt;Enter&gt;</w:t>
      </w:r>
    </w:p>
    <w:p w14:paraId="60E6BA0D" w14:textId="77777777" w:rsidR="005D1C36" w:rsidRPr="005A3839" w:rsidRDefault="005D1C36" w:rsidP="005D1C36">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0E" w14:textId="77777777" w:rsidR="005D1C36" w:rsidRPr="005A3839" w:rsidRDefault="005D1C36" w:rsidP="005D1C36">
      <w:pPr>
        <w:pStyle w:val="Codeexample"/>
        <w:rPr>
          <w:snapToGrid w:val="0"/>
          <w:color w:val="000000"/>
        </w:rPr>
      </w:pPr>
      <w:r w:rsidRPr="005A3839">
        <w:rPr>
          <w:snapToGrid w:val="0"/>
          <w:color w:val="000000"/>
        </w:rPr>
        <w:t xml:space="preserve">PATIENT INSTRUCTIONS:  WF// </w:t>
      </w:r>
      <w:r w:rsidRPr="005A3839">
        <w:rPr>
          <w:b/>
          <w:bCs/>
          <w:snapToGrid w:val="0"/>
          <w:color w:val="000000"/>
        </w:rPr>
        <w:t>&lt;Enter&gt;</w:t>
      </w:r>
    </w:p>
    <w:p w14:paraId="60E6BA0F" w14:textId="77777777" w:rsidR="005D1C36" w:rsidRDefault="005D1C36" w:rsidP="005D1C36">
      <w:pPr>
        <w:pStyle w:val="Codeexample"/>
        <w:rPr>
          <w:b/>
          <w:bCs/>
          <w:snapToGrid w:val="0"/>
          <w:color w:val="000000"/>
        </w:rPr>
      </w:pPr>
      <w:r w:rsidRPr="005A3839">
        <w:rPr>
          <w:snapToGrid w:val="0"/>
          <w:color w:val="000000"/>
        </w:rPr>
        <w:t xml:space="preserve">OTHER LANGUAGE INSTRUCTIONS: </w:t>
      </w:r>
      <w:r w:rsidRPr="005A3839">
        <w:rPr>
          <w:b/>
          <w:bCs/>
          <w:snapToGrid w:val="0"/>
          <w:color w:val="000000"/>
        </w:rPr>
        <w:t>CON ALIMENTO</w:t>
      </w:r>
    </w:p>
    <w:p w14:paraId="60E6BA10"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51" w:name="Page_109"/>
      <w:bookmarkEnd w:id="1751"/>
      <w:r w:rsidRPr="0064290E">
        <w:rPr>
          <w:rFonts w:ascii="Courier New" w:hAnsi="Courier New" w:cs="Courier New"/>
          <w:sz w:val="16"/>
          <w:szCs w:val="16"/>
        </w:rPr>
        <w:t xml:space="preserve">MOST COMMON INDICATION FOR USE: </w:t>
      </w:r>
    </w:p>
    <w:p w14:paraId="60E6BA11" w14:textId="77777777" w:rsidR="004B6A81" w:rsidRDefault="004B6A81" w:rsidP="004B6A81">
      <w:pPr>
        <w:pStyle w:val="Codeexample"/>
        <w:rPr>
          <w:rFonts w:cs="Courier New"/>
          <w:szCs w:val="16"/>
        </w:rPr>
      </w:pPr>
      <w:r w:rsidRPr="0064290E">
        <w:rPr>
          <w:rFonts w:cs="Courier New"/>
          <w:szCs w:val="16"/>
        </w:rPr>
        <w:t>Select INDICATIONS FOR USE:</w:t>
      </w:r>
    </w:p>
    <w:p w14:paraId="60E6BA12" w14:textId="77777777" w:rsidR="004B6A81" w:rsidRPr="005A3839" w:rsidRDefault="004B6A81" w:rsidP="004B6A81">
      <w:pPr>
        <w:pStyle w:val="Codeexample"/>
        <w:rPr>
          <w:snapToGrid w:val="0"/>
          <w:color w:val="000000"/>
        </w:rPr>
      </w:pPr>
    </w:p>
    <w:p w14:paraId="60E6BA13" w14:textId="77777777" w:rsidR="005D1C36" w:rsidRPr="005A3839" w:rsidRDefault="005D1C36" w:rsidP="005D1C36">
      <w:pPr>
        <w:pStyle w:val="Codeexample"/>
        <w:rPr>
          <w:b/>
          <w:bCs/>
          <w:snapToGrid w:val="0"/>
          <w:color w:val="000000"/>
        </w:rPr>
      </w:pPr>
      <w:r w:rsidRPr="005A3839">
        <w:rPr>
          <w:snapToGrid w:val="0"/>
          <w:color w:val="000000"/>
        </w:rPr>
        <w:t>Select SYNONYM:</w:t>
      </w:r>
      <w:r w:rsidRPr="005A3839">
        <w:rPr>
          <w:b/>
          <w:bCs/>
          <w:snapToGrid w:val="0"/>
          <w:color w:val="000000"/>
        </w:rPr>
        <w:t xml:space="preserve"> &lt;Enter&gt;</w:t>
      </w:r>
    </w:p>
    <w:p w14:paraId="60E6BA14" w14:textId="77777777" w:rsidR="00914AD1" w:rsidRDefault="00914AD1" w:rsidP="00EA77BC"/>
    <w:p w14:paraId="60E6BA15" w14:textId="77777777" w:rsidR="00266D4A" w:rsidRPr="002B454D" w:rsidRDefault="00266D4A" w:rsidP="00266D4A">
      <w:bookmarkStart w:id="1752" w:name="P_189p100"/>
      <w:r w:rsidRPr="002B454D">
        <w:t xml:space="preserve">IV </w:t>
      </w:r>
      <w:bookmarkEnd w:id="1752"/>
      <w:r w:rsidRPr="002B454D">
        <w:t>solutions matched to an Orderable item will now be governed by the following rule (patch PSS*1*189):</w:t>
      </w:r>
    </w:p>
    <w:p w14:paraId="60E6BA16" w14:textId="77777777" w:rsidR="00266D4A" w:rsidRPr="002B454D" w:rsidRDefault="00266D4A" w:rsidP="00266D4A"/>
    <w:p w14:paraId="60E6BA17" w14:textId="77777777" w:rsidR="00266D4A" w:rsidRPr="002B454D" w:rsidRDefault="00266D4A" w:rsidP="00266D4A">
      <w:r w:rsidRPr="002B454D">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BA18" w14:textId="77777777" w:rsidR="00266D4A" w:rsidRPr="002B454D" w:rsidRDefault="00266D4A" w:rsidP="00266D4A">
      <w:pPr>
        <w:pStyle w:val="Example"/>
      </w:pPr>
    </w:p>
    <w:p w14:paraId="60E6BA19" w14:textId="77777777" w:rsidR="00266D4A" w:rsidRPr="00266D4A" w:rsidRDefault="00266D4A" w:rsidP="00266D4A">
      <w:pPr>
        <w:pStyle w:val="Example"/>
      </w:pPr>
      <w:r w:rsidRPr="002B454D">
        <w:t>Example:</w:t>
      </w:r>
      <w:r w:rsidRPr="00266D4A">
        <w:t xml:space="preserve"> </w:t>
      </w:r>
    </w:p>
    <w:p w14:paraId="60E6BA1A" w14:textId="77777777" w:rsidR="00266D4A" w:rsidRPr="002B454D" w:rsidRDefault="00266D4A" w:rsidP="00266D4A">
      <w:pPr>
        <w:pStyle w:val="Codeexample"/>
        <w:rPr>
          <w:snapToGrid w:val="0"/>
        </w:rPr>
      </w:pPr>
      <w:r w:rsidRPr="002B454D">
        <w:rPr>
          <w:snapToGrid w:val="0"/>
        </w:rPr>
        <w:t xml:space="preserve">PRINT NAME: NACL 0.9%/KCL 40MEQ  Replace </w:t>
      </w:r>
    </w:p>
    <w:p w14:paraId="60E6BA1B" w14:textId="77777777" w:rsidR="00266D4A" w:rsidRPr="002B454D" w:rsidRDefault="00266D4A" w:rsidP="00266D4A">
      <w:pPr>
        <w:pStyle w:val="Codeexample"/>
        <w:rPr>
          <w:snapToGrid w:val="0"/>
        </w:rPr>
      </w:pPr>
      <w:r w:rsidRPr="002B454D">
        <w:rPr>
          <w:snapToGrid w:val="0"/>
        </w:rPr>
        <w:t xml:space="preserve">PRINT NAME {2}: </w:t>
      </w:r>
    </w:p>
    <w:p w14:paraId="60E6BA1C" w14:textId="77777777" w:rsidR="00266D4A" w:rsidRPr="002B454D" w:rsidRDefault="00266D4A" w:rsidP="00266D4A">
      <w:pPr>
        <w:pStyle w:val="Codeexample"/>
        <w:rPr>
          <w:snapToGrid w:val="0"/>
        </w:rPr>
      </w:pPr>
      <w:r w:rsidRPr="002B454D">
        <w:rPr>
          <w:snapToGrid w:val="0"/>
        </w:rPr>
        <w:t xml:space="preserve">GENERIC DRUG: POTASSIUM CL 40MEQ/NACL 0.9% INJ,1000 ML//    TN102           </w:t>
      </w:r>
    </w:p>
    <w:p w14:paraId="60E6BA1D" w14:textId="77777777" w:rsidR="00266D4A" w:rsidRPr="002B454D" w:rsidRDefault="00266D4A" w:rsidP="00266D4A">
      <w:pPr>
        <w:pStyle w:val="Codeexample"/>
        <w:rPr>
          <w:snapToGrid w:val="0"/>
        </w:rPr>
      </w:pPr>
      <w:r w:rsidRPr="002B454D">
        <w:rPr>
          <w:snapToGrid w:val="0"/>
        </w:rPr>
        <w:t xml:space="preserve">VOLUME: 1000 ML// </w:t>
      </w:r>
    </w:p>
    <w:p w14:paraId="60E6BA1E" w14:textId="77777777" w:rsidR="00266D4A" w:rsidRPr="002B454D" w:rsidRDefault="00266D4A" w:rsidP="00266D4A">
      <w:pPr>
        <w:pStyle w:val="Codeexample"/>
        <w:rPr>
          <w:snapToGrid w:val="0"/>
        </w:rPr>
      </w:pPr>
      <w:r w:rsidRPr="002B454D">
        <w:rPr>
          <w:snapToGrid w:val="0"/>
        </w:rPr>
        <w:t xml:space="preserve">Select ELECTROLYTES: </w:t>
      </w:r>
    </w:p>
    <w:p w14:paraId="60E6BA1F" w14:textId="77777777" w:rsidR="00266D4A" w:rsidRPr="002B454D" w:rsidRDefault="00266D4A" w:rsidP="00266D4A">
      <w:pPr>
        <w:pStyle w:val="Codeexample"/>
        <w:rPr>
          <w:snapToGrid w:val="0"/>
        </w:rPr>
      </w:pPr>
      <w:r w:rsidRPr="002B454D">
        <w:rPr>
          <w:snapToGrid w:val="0"/>
        </w:rPr>
        <w:t xml:space="preserve">Select SYNONYM: 0.9% SODIUM CHLORIDE 40MEQ// </w:t>
      </w:r>
    </w:p>
    <w:p w14:paraId="60E6BA20" w14:textId="77777777" w:rsidR="00266D4A" w:rsidRPr="002B454D" w:rsidRDefault="00266D4A" w:rsidP="00266D4A">
      <w:pPr>
        <w:pStyle w:val="Codeexample"/>
        <w:rPr>
          <w:snapToGrid w:val="0"/>
        </w:rPr>
      </w:pPr>
      <w:r w:rsidRPr="002B454D">
        <w:rPr>
          <w:snapToGrid w:val="0"/>
        </w:rPr>
        <w:t>DRUG INFORMATION:</w:t>
      </w:r>
    </w:p>
    <w:p w14:paraId="60E6BA21" w14:textId="77777777" w:rsidR="00266D4A" w:rsidRPr="002B454D" w:rsidRDefault="00266D4A" w:rsidP="00266D4A">
      <w:pPr>
        <w:pStyle w:val="Codeexample"/>
        <w:rPr>
          <w:snapToGrid w:val="0"/>
        </w:rPr>
      </w:pPr>
      <w:r w:rsidRPr="002B454D">
        <w:rPr>
          <w:snapToGrid w:val="0"/>
        </w:rPr>
        <w:t>  No existing text</w:t>
      </w:r>
    </w:p>
    <w:p w14:paraId="60E6BA22" w14:textId="77777777" w:rsidR="00266D4A" w:rsidRPr="002B454D" w:rsidRDefault="00266D4A" w:rsidP="00266D4A">
      <w:pPr>
        <w:pStyle w:val="Codeexample"/>
        <w:rPr>
          <w:snapToGrid w:val="0"/>
        </w:rPr>
      </w:pPr>
      <w:r w:rsidRPr="002B454D">
        <w:rPr>
          <w:snapToGrid w:val="0"/>
        </w:rPr>
        <w:t xml:space="preserve">  Edit? NO// </w:t>
      </w:r>
    </w:p>
    <w:p w14:paraId="60E6BA23" w14:textId="77777777" w:rsidR="00266D4A" w:rsidRPr="002B454D" w:rsidRDefault="00266D4A" w:rsidP="00266D4A">
      <w:pPr>
        <w:pStyle w:val="Codeexample"/>
        <w:rPr>
          <w:snapToGrid w:val="0"/>
        </w:rPr>
      </w:pPr>
      <w:bookmarkStart w:id="1753" w:name="average_drug"/>
      <w:bookmarkEnd w:id="1753"/>
      <w:r w:rsidRPr="002B454D">
        <w:rPr>
          <w:snapToGrid w:val="0"/>
        </w:rPr>
        <w:t xml:space="preserve">AVERAGE DRUG COST: .01// </w:t>
      </w:r>
    </w:p>
    <w:p w14:paraId="60E6BA24" w14:textId="77777777" w:rsidR="00266D4A" w:rsidRPr="002B454D" w:rsidRDefault="00266D4A" w:rsidP="00266D4A">
      <w:pPr>
        <w:pStyle w:val="Codeexample"/>
        <w:rPr>
          <w:snapToGrid w:val="0"/>
        </w:rPr>
      </w:pPr>
      <w:r w:rsidRPr="002B454D">
        <w:rPr>
          <w:snapToGrid w:val="0"/>
        </w:rPr>
        <w:t xml:space="preserve">INACTIVATION DATE: </w:t>
      </w:r>
    </w:p>
    <w:p w14:paraId="60E6BA25" w14:textId="77777777" w:rsidR="00266D4A" w:rsidRPr="002B454D" w:rsidRDefault="00266D4A" w:rsidP="00266D4A">
      <w:pPr>
        <w:pStyle w:val="Codeexample"/>
        <w:rPr>
          <w:snapToGrid w:val="0"/>
        </w:rPr>
      </w:pPr>
      <w:r w:rsidRPr="002B454D">
        <w:rPr>
          <w:snapToGrid w:val="0"/>
        </w:rPr>
        <w:t xml:space="preserve">USED IN IV FLUID ORDER ENTRY: NO// </w:t>
      </w:r>
      <w:r w:rsidRPr="002B454D">
        <w:rPr>
          <w:b/>
          <w:bCs/>
          <w:snapToGrid w:val="0"/>
        </w:rPr>
        <w:t>YES</w:t>
      </w:r>
    </w:p>
    <w:p w14:paraId="60E6BA26" w14:textId="77777777" w:rsidR="00266D4A" w:rsidRPr="002B454D" w:rsidRDefault="00266D4A" w:rsidP="00266D4A">
      <w:pPr>
        <w:pStyle w:val="Codeexample"/>
        <w:rPr>
          <w:snapToGrid w:val="0"/>
        </w:rPr>
      </w:pPr>
    </w:p>
    <w:p w14:paraId="60E6BA27" w14:textId="77777777" w:rsidR="00266D4A" w:rsidRPr="002B454D" w:rsidRDefault="00266D4A" w:rsidP="00266D4A">
      <w:pPr>
        <w:pStyle w:val="Codeexample"/>
        <w:rPr>
          <w:snapToGrid w:val="0"/>
        </w:rPr>
      </w:pPr>
      <w:r w:rsidRPr="002B454D">
        <w:rPr>
          <w:snapToGrid w:val="0"/>
        </w:rPr>
        <w:t>The following IV Solution with the same volume is already linked to the</w:t>
      </w:r>
    </w:p>
    <w:p w14:paraId="60E6BA28" w14:textId="77777777" w:rsidR="00266D4A" w:rsidRPr="002B454D" w:rsidRDefault="00266D4A" w:rsidP="00266D4A">
      <w:pPr>
        <w:pStyle w:val="Codeexample"/>
        <w:rPr>
          <w:snapToGrid w:val="0"/>
        </w:rPr>
      </w:pPr>
      <w:r w:rsidRPr="002B454D">
        <w:rPr>
          <w:snapToGrid w:val="0"/>
        </w:rPr>
        <w:t xml:space="preserve">Orderable Item SODIUM CHLORIDE 0.9% </w:t>
      </w:r>
    </w:p>
    <w:p w14:paraId="60E6BA29" w14:textId="77777777" w:rsidR="00266D4A" w:rsidRPr="002B454D" w:rsidRDefault="00266D4A" w:rsidP="00266D4A">
      <w:pPr>
        <w:pStyle w:val="Codeexample"/>
        <w:rPr>
          <w:snapToGrid w:val="0"/>
        </w:rPr>
      </w:pPr>
    </w:p>
    <w:p w14:paraId="60E6BA2A" w14:textId="77777777" w:rsidR="00266D4A" w:rsidRPr="002B454D" w:rsidRDefault="00266D4A" w:rsidP="00266D4A">
      <w:pPr>
        <w:pStyle w:val="Codeexample"/>
        <w:rPr>
          <w:snapToGrid w:val="0"/>
        </w:rPr>
      </w:pPr>
      <w:r w:rsidRPr="002B454D">
        <w:rPr>
          <w:snapToGrid w:val="0"/>
        </w:rPr>
        <w:t>Dispense Drug: POTASSIUM CL 20MEQ/NACL 0.9% INJ,1000 ML</w:t>
      </w:r>
    </w:p>
    <w:p w14:paraId="60E6BA2B" w14:textId="77777777" w:rsidR="00266D4A" w:rsidRPr="002B454D" w:rsidRDefault="00266D4A" w:rsidP="00266D4A">
      <w:pPr>
        <w:pStyle w:val="Codeexample"/>
        <w:rPr>
          <w:snapToGrid w:val="0"/>
        </w:rPr>
      </w:pPr>
      <w:r w:rsidRPr="002B454D">
        <w:rPr>
          <w:snapToGrid w:val="0"/>
        </w:rPr>
        <w:t>  IV Solution: NACL 0.9%/KCL 20MEQ     1000 ML</w:t>
      </w:r>
    </w:p>
    <w:p w14:paraId="60E6BA2C" w14:textId="77777777" w:rsidR="00266D4A" w:rsidRPr="002B454D" w:rsidRDefault="00266D4A" w:rsidP="00266D4A">
      <w:pPr>
        <w:pStyle w:val="Codeexample"/>
        <w:rPr>
          <w:snapToGrid w:val="0"/>
        </w:rPr>
      </w:pPr>
    </w:p>
    <w:p w14:paraId="60E6BA2D" w14:textId="77777777" w:rsidR="00266D4A" w:rsidRPr="002B454D" w:rsidRDefault="00266D4A" w:rsidP="00266D4A">
      <w:pPr>
        <w:pStyle w:val="Codeexample"/>
        <w:rPr>
          <w:snapToGrid w:val="0"/>
        </w:rPr>
      </w:pPr>
      <w:r w:rsidRPr="002B454D">
        <w:rPr>
          <w:snapToGrid w:val="0"/>
        </w:rPr>
        <w:t xml:space="preserve">Only one IV solution with a specific volume can be linked to an </w:t>
      </w:r>
    </w:p>
    <w:p w14:paraId="60E6BA2E" w14:textId="77777777" w:rsidR="00266D4A" w:rsidRPr="002B454D" w:rsidRDefault="00266D4A" w:rsidP="00266D4A">
      <w:pPr>
        <w:pStyle w:val="Codeexample"/>
        <w:rPr>
          <w:snapToGrid w:val="0"/>
        </w:rPr>
      </w:pPr>
      <w:r w:rsidRPr="002B454D">
        <w:rPr>
          <w:snapToGrid w:val="0"/>
        </w:rPr>
        <w:t>Orderable Item when the IV Solution is marked to be used in the IV FLUID</w:t>
      </w:r>
    </w:p>
    <w:p w14:paraId="60E6BA2F" w14:textId="77777777" w:rsidR="00266D4A" w:rsidRPr="002B454D" w:rsidRDefault="00266D4A" w:rsidP="00266D4A">
      <w:pPr>
        <w:pStyle w:val="Codeexample"/>
        <w:rPr>
          <w:b/>
          <w:bCs/>
          <w:snapToGrid w:val="0"/>
        </w:rPr>
      </w:pPr>
      <w:r w:rsidRPr="002B454D">
        <w:rPr>
          <w:snapToGrid w:val="0"/>
        </w:rPr>
        <w:t>ORDER ENTRY.</w:t>
      </w:r>
      <w:r w:rsidRPr="002B454D">
        <w:rPr>
          <w:b/>
          <w:bCs/>
          <w:snapToGrid w:val="0"/>
        </w:rPr>
        <w:t xml:space="preserve"> </w:t>
      </w:r>
    </w:p>
    <w:p w14:paraId="60E6BA30" w14:textId="77777777" w:rsidR="00266D4A" w:rsidRPr="002B454D" w:rsidRDefault="00266D4A" w:rsidP="00266D4A">
      <w:pPr>
        <w:pStyle w:val="Codeexample"/>
        <w:rPr>
          <w:snapToGrid w:val="0"/>
        </w:rPr>
      </w:pPr>
    </w:p>
    <w:p w14:paraId="60E6BA31" w14:textId="77777777" w:rsidR="00266D4A" w:rsidRPr="002B454D" w:rsidRDefault="00266D4A" w:rsidP="00266D4A">
      <w:pPr>
        <w:pStyle w:val="Codeexample"/>
        <w:rPr>
          <w:b/>
          <w:bCs/>
          <w:snapToGrid w:val="0"/>
        </w:rPr>
      </w:pPr>
      <w:r w:rsidRPr="002B454D">
        <w:rPr>
          <w:snapToGrid w:val="0"/>
        </w:rPr>
        <w:t>USED IN IV FLUID ORDER ENTRY: NO//</w:t>
      </w:r>
    </w:p>
    <w:p w14:paraId="60E6BA32" w14:textId="77777777" w:rsidR="00266D4A" w:rsidRPr="00CA1279" w:rsidRDefault="00266D4A" w:rsidP="00266D4A">
      <w:pPr>
        <w:pStyle w:val="Codeexample"/>
        <w:rPr>
          <w:snapToGrid w:val="0"/>
        </w:rPr>
      </w:pPr>
      <w:r w:rsidRPr="002B454D">
        <w:rPr>
          <w:snapToGrid w:val="0"/>
        </w:rPr>
        <w:t>PREMIX:</w:t>
      </w:r>
    </w:p>
    <w:p w14:paraId="60E6BA33" w14:textId="77777777" w:rsidR="00266D4A" w:rsidRPr="00EA77BC" w:rsidRDefault="00266D4A" w:rsidP="00266D4A">
      <w:pPr>
        <w:pStyle w:val="Codeexample"/>
        <w:rPr>
          <w:snapToGrid w:val="0"/>
        </w:rPr>
      </w:pPr>
    </w:p>
    <w:p w14:paraId="60E6BA34" w14:textId="77777777" w:rsidR="00266D4A" w:rsidRPr="00EA77BC" w:rsidRDefault="00266D4A" w:rsidP="00EA77BC"/>
    <w:p w14:paraId="60E6BA35" w14:textId="77777777" w:rsidR="007C1AE3" w:rsidRPr="00EA77BC" w:rsidRDefault="007C1AE3" w:rsidP="00EA77BC">
      <w:pPr>
        <w:rPr>
          <w:snapToGrid w:val="0"/>
        </w:rPr>
      </w:pPr>
      <w:r w:rsidRPr="00EA77BC">
        <w:rPr>
          <w:snapToGrid w:val="0"/>
        </w:rPr>
        <w:t xml:space="preserve">Following the </w:t>
      </w:r>
      <w:r w:rsidR="007A4C7B" w:rsidRPr="00EA77BC">
        <w:rPr>
          <w:snapToGrid w:val="0"/>
        </w:rPr>
        <w:t>on-screen instructions of “Now E</w:t>
      </w:r>
      <w:r w:rsidRPr="00EA77BC">
        <w:rPr>
          <w:snapToGrid w:val="0"/>
        </w:rPr>
        <w:t>diting Orderable Item,” if the orderable item being edited is matched to any dispense drugs that are in VA drug classes IM100 through IM900, an additional prompt will appear to permit mapping of the orderable item to an associated immunization file entry</w:t>
      </w:r>
      <w:r w:rsidR="00FC40B2" w:rsidRPr="00EA77BC">
        <w:rPr>
          <w:snapToGrid w:val="0"/>
        </w:rPr>
        <w:t xml:space="preserve">. </w:t>
      </w:r>
      <w:r w:rsidRPr="00EA77BC">
        <w:rPr>
          <w:snapToGrid w:val="0"/>
        </w:rPr>
        <w:t xml:space="preserve">This feature is introduced </w:t>
      </w:r>
      <w:r w:rsidR="008124A2" w:rsidRPr="00EA77BC">
        <w:rPr>
          <w:snapToGrid w:val="0"/>
        </w:rPr>
        <w:t>with the Immunizations Documentation by BCMA application in patches PSS*1*141 and PSB*3*47</w:t>
      </w:r>
      <w:r w:rsidRPr="00EA77BC">
        <w:rPr>
          <w:snapToGrid w:val="0"/>
        </w:rPr>
        <w:t>.</w:t>
      </w:r>
    </w:p>
    <w:p w14:paraId="60E6BA36" w14:textId="77777777" w:rsidR="007C1AE3" w:rsidRPr="00EA77BC" w:rsidRDefault="007C1AE3" w:rsidP="00EA77BC">
      <w:pPr>
        <w:rPr>
          <w:snapToGrid w:val="0"/>
          <w:sz w:val="20"/>
          <w:szCs w:val="20"/>
        </w:rPr>
      </w:pPr>
    </w:p>
    <w:p w14:paraId="60E6BA37" w14:textId="77777777" w:rsidR="007C1AE3" w:rsidRPr="00EA77BC" w:rsidRDefault="007C1AE3" w:rsidP="00EA77BC">
      <w:pPr>
        <w:pStyle w:val="Example"/>
      </w:pPr>
      <w:r w:rsidRPr="00EA77BC">
        <w:t>Example: Editing Immunization-Related Pharmacy Orderable Items</w:t>
      </w:r>
    </w:p>
    <w:p w14:paraId="60E6BA38" w14:textId="77777777" w:rsidR="00E8431F" w:rsidRPr="005A3839" w:rsidRDefault="00E8431F" w:rsidP="00E8431F">
      <w:pPr>
        <w:pStyle w:val="Codeexample"/>
        <w:rPr>
          <w:snapToGrid w:val="0"/>
        </w:rPr>
      </w:pPr>
      <w:r w:rsidRPr="005A3839">
        <w:rPr>
          <w:snapToGrid w:val="0"/>
        </w:rPr>
        <w:t xml:space="preserve">Select OI-DRUG TEXT ENTRY: </w:t>
      </w:r>
      <w:r w:rsidRPr="005A3839">
        <w:rPr>
          <w:b/>
          <w:bCs/>
          <w:snapToGrid w:val="0"/>
        </w:rPr>
        <w:t>&lt;Enter&gt;</w:t>
      </w:r>
    </w:p>
    <w:p w14:paraId="60E6BA39" w14:textId="77777777" w:rsidR="00E8431F" w:rsidRPr="005A3839" w:rsidRDefault="00E8431F" w:rsidP="00E8431F">
      <w:pPr>
        <w:pStyle w:val="Codeexample"/>
        <w:rPr>
          <w:snapToGrid w:val="0"/>
        </w:rPr>
      </w:pPr>
      <w:r w:rsidRPr="005A3839">
        <w:rPr>
          <w:snapToGrid w:val="0"/>
        </w:rPr>
        <w:t xml:space="preserve">INACTIVE DATE: </w:t>
      </w:r>
      <w:r w:rsidRPr="005A3839">
        <w:rPr>
          <w:b/>
          <w:bCs/>
          <w:snapToGrid w:val="0"/>
        </w:rPr>
        <w:t>&lt;Enter&gt;</w:t>
      </w:r>
      <w:r w:rsidRPr="005A3839">
        <w:rPr>
          <w:snapToGrid w:val="0"/>
        </w:rPr>
        <w:t xml:space="preserve"> </w:t>
      </w:r>
    </w:p>
    <w:p w14:paraId="60E6BA3A" w14:textId="77777777" w:rsidR="00E8431F" w:rsidRPr="005A3839" w:rsidRDefault="00E8431F" w:rsidP="00E8431F">
      <w:pPr>
        <w:pStyle w:val="Codeexample"/>
        <w:rPr>
          <w:snapToGrid w:val="0"/>
        </w:rPr>
      </w:pPr>
      <w:r w:rsidRPr="005A3839">
        <w:rPr>
          <w:snapToGrid w:val="0"/>
        </w:rPr>
        <w:t xml:space="preserve">DAY (nD) or DOSE (nL) LIMIT: </w:t>
      </w:r>
      <w:r w:rsidRPr="005A3839">
        <w:rPr>
          <w:b/>
          <w:bCs/>
          <w:snapToGrid w:val="0"/>
        </w:rPr>
        <w:t>&lt;Enter&gt;</w:t>
      </w:r>
    </w:p>
    <w:p w14:paraId="60E6BA3B" w14:textId="77777777" w:rsidR="00E8431F" w:rsidRPr="005A3839" w:rsidRDefault="00E8431F" w:rsidP="00E8431F">
      <w:pPr>
        <w:pStyle w:val="Codeexample"/>
        <w:rPr>
          <w:snapToGrid w:val="0"/>
        </w:rPr>
      </w:pPr>
      <w:r w:rsidRPr="005A3839">
        <w:rPr>
          <w:snapToGrid w:val="0"/>
        </w:rPr>
        <w:t xml:space="preserve">MED ROUTE: </w:t>
      </w:r>
      <w:r w:rsidRPr="005A3839">
        <w:rPr>
          <w:b/>
          <w:bCs/>
          <w:snapToGrid w:val="0"/>
        </w:rPr>
        <w:t>&lt;Enter&gt;</w:t>
      </w:r>
    </w:p>
    <w:p w14:paraId="60E6BA3C" w14:textId="77777777" w:rsidR="00E8431F" w:rsidRPr="005A3839" w:rsidRDefault="00E8431F" w:rsidP="00E8431F">
      <w:pPr>
        <w:pStyle w:val="Codeexample"/>
        <w:rPr>
          <w:snapToGrid w:val="0"/>
        </w:rPr>
      </w:pPr>
      <w:r w:rsidRPr="005A3839">
        <w:rPr>
          <w:snapToGrid w:val="0"/>
        </w:rPr>
        <w:t xml:space="preserve">SCHEDULE TYPE: </w:t>
      </w:r>
      <w:r w:rsidRPr="005A3839">
        <w:rPr>
          <w:b/>
          <w:bCs/>
          <w:snapToGrid w:val="0"/>
        </w:rPr>
        <w:t>&lt;Enter&gt;</w:t>
      </w:r>
    </w:p>
    <w:p w14:paraId="60E6BA3D" w14:textId="77777777" w:rsidR="00E8431F" w:rsidRPr="005A3839" w:rsidRDefault="00E8431F" w:rsidP="00E8431F">
      <w:pPr>
        <w:pStyle w:val="Codeexample"/>
        <w:rPr>
          <w:b/>
          <w:bCs/>
          <w:snapToGrid w:val="0"/>
        </w:rPr>
      </w:pPr>
      <w:r w:rsidRPr="005A3839">
        <w:rPr>
          <w:snapToGrid w:val="0"/>
        </w:rPr>
        <w:t xml:space="preserve">SCHEDULE: </w:t>
      </w:r>
      <w:r w:rsidRPr="005A3839">
        <w:rPr>
          <w:b/>
          <w:bCs/>
          <w:snapToGrid w:val="0"/>
        </w:rPr>
        <w:t>&lt;Enter&gt;</w:t>
      </w:r>
    </w:p>
    <w:p w14:paraId="60E6BA3E" w14:textId="77777777" w:rsidR="00E8431F" w:rsidRPr="005A3839" w:rsidRDefault="00E8431F" w:rsidP="00E8431F">
      <w:pPr>
        <w:pStyle w:val="Codeexample"/>
        <w:rPr>
          <w:rFonts w:eastAsia="Calibri"/>
          <w:b/>
        </w:rPr>
      </w:pPr>
      <w:r w:rsidRPr="005A3839">
        <w:rPr>
          <w:rFonts w:cs="Courier New"/>
          <w:szCs w:val="16"/>
        </w:rPr>
        <w:t xml:space="preserve">HIGH RISK/HIGH ALERT: </w:t>
      </w:r>
      <w:r w:rsidRPr="005A3839">
        <w:rPr>
          <w:rFonts w:eastAsia="Calibri"/>
          <w:b/>
        </w:rPr>
        <w:t>&lt;Enter&gt;</w:t>
      </w:r>
    </w:p>
    <w:p w14:paraId="60E6BA3F" w14:textId="77777777" w:rsidR="00E8431F" w:rsidRDefault="00E8431F" w:rsidP="00E8431F">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40" w14:textId="77777777" w:rsidR="00E8431F" w:rsidRPr="00EA77BC" w:rsidRDefault="00E8431F" w:rsidP="00E8431F">
      <w:pPr>
        <w:pStyle w:val="Codeexample"/>
        <w:rPr>
          <w:snapToGrid w:val="0"/>
        </w:rPr>
      </w:pPr>
      <w:bookmarkStart w:id="1754" w:name="Page_111"/>
      <w:bookmarkEnd w:id="1754"/>
      <w:r w:rsidRPr="00EA77BC">
        <w:rPr>
          <w:snapToGrid w:val="0"/>
        </w:rPr>
        <w:t xml:space="preserve">PATIENT INSTRUCTIONS:  </w:t>
      </w:r>
      <w:r w:rsidRPr="00EA77BC">
        <w:rPr>
          <w:b/>
          <w:bCs/>
          <w:snapToGrid w:val="0"/>
        </w:rPr>
        <w:t>&lt;Enter&gt;</w:t>
      </w:r>
    </w:p>
    <w:p w14:paraId="60E6BA41" w14:textId="77777777" w:rsidR="00E8431F" w:rsidRDefault="00E8431F" w:rsidP="00E8431F">
      <w:pPr>
        <w:pStyle w:val="Codeexample"/>
        <w:rPr>
          <w:b/>
          <w:bCs/>
          <w:snapToGrid w:val="0"/>
        </w:rPr>
      </w:pPr>
      <w:r w:rsidRPr="00EA77BC">
        <w:rPr>
          <w:snapToGrid w:val="0"/>
        </w:rPr>
        <w:t xml:space="preserve">OTHER LANGUAGE INSTRUCTIONS: </w:t>
      </w:r>
      <w:r w:rsidRPr="00EA77BC">
        <w:rPr>
          <w:b/>
          <w:bCs/>
          <w:snapToGrid w:val="0"/>
        </w:rPr>
        <w:t>&lt;Enter&gt;</w:t>
      </w:r>
    </w:p>
    <w:p w14:paraId="60E6BA42"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55" w:name="Page_110"/>
      <w:bookmarkEnd w:id="1755"/>
      <w:r w:rsidRPr="0064290E">
        <w:rPr>
          <w:rFonts w:ascii="Courier New" w:hAnsi="Courier New" w:cs="Courier New"/>
          <w:sz w:val="16"/>
          <w:szCs w:val="16"/>
        </w:rPr>
        <w:t xml:space="preserve">MOST COMMON INDICATION FOR USE: </w:t>
      </w:r>
    </w:p>
    <w:p w14:paraId="60E6BA43" w14:textId="77777777" w:rsidR="004B6A81" w:rsidRPr="00EA77BC" w:rsidRDefault="004B6A81" w:rsidP="004B6A81">
      <w:pPr>
        <w:pStyle w:val="Codeexample"/>
        <w:rPr>
          <w:snapToGrid w:val="0"/>
        </w:rPr>
      </w:pPr>
      <w:r w:rsidRPr="0064290E">
        <w:rPr>
          <w:rFonts w:cs="Courier New"/>
          <w:szCs w:val="16"/>
        </w:rPr>
        <w:t>Select INDICATIONS FOR USE:</w:t>
      </w:r>
    </w:p>
    <w:p w14:paraId="60E6BA44" w14:textId="77777777" w:rsidR="00E8431F" w:rsidRPr="00EA77BC" w:rsidRDefault="00E8431F" w:rsidP="00E8431F">
      <w:pPr>
        <w:pStyle w:val="Codeexample"/>
        <w:rPr>
          <w:snapToGrid w:val="0"/>
        </w:rPr>
      </w:pPr>
    </w:p>
    <w:p w14:paraId="60E6BA45" w14:textId="77777777" w:rsidR="00E8431F" w:rsidRPr="00EA77BC" w:rsidRDefault="00E8431F" w:rsidP="00E8431F">
      <w:pPr>
        <w:pStyle w:val="Codeexample"/>
        <w:rPr>
          <w:snapToGrid w:val="0"/>
        </w:rPr>
      </w:pPr>
      <w:r w:rsidRPr="00EA77BC">
        <w:rPr>
          <w:snapToGrid w:val="0"/>
        </w:rPr>
        <w:t xml:space="preserve">ASSOCIATED IMMUNIZATION: </w:t>
      </w:r>
      <w:r w:rsidRPr="00EA77BC">
        <w:rPr>
          <w:b/>
          <w:snapToGrid w:val="0"/>
        </w:rPr>
        <w:t>INFLUENZA</w:t>
      </w:r>
      <w:r w:rsidRPr="00EA77BC">
        <w:rPr>
          <w:snapToGrid w:val="0"/>
        </w:rPr>
        <w:t xml:space="preserve">  FLU,3 YRS     INFLUENZA</w:t>
      </w:r>
    </w:p>
    <w:p w14:paraId="60E6BA46" w14:textId="77777777" w:rsidR="00E8431F" w:rsidRPr="00EA77BC" w:rsidRDefault="00E8431F" w:rsidP="00E8431F">
      <w:pPr>
        <w:pStyle w:val="Codeexample"/>
        <w:rPr>
          <w:snapToGrid w:val="0"/>
        </w:rPr>
      </w:pPr>
    </w:p>
    <w:p w14:paraId="60E6BA47" w14:textId="77777777" w:rsidR="00E8431F" w:rsidRPr="00EA77BC" w:rsidRDefault="00E8431F" w:rsidP="00E8431F">
      <w:pPr>
        <w:pStyle w:val="Codeexample"/>
        <w:rPr>
          <w:snapToGrid w:val="0"/>
        </w:rPr>
      </w:pPr>
      <w:r w:rsidRPr="00EA77BC">
        <w:rPr>
          <w:snapToGrid w:val="0"/>
        </w:rPr>
        <w:t>Select SYNONYM:</w:t>
      </w:r>
      <w:r w:rsidRPr="00EA77BC">
        <w:rPr>
          <w:b/>
          <w:bCs/>
          <w:snapToGrid w:val="0"/>
        </w:rPr>
        <w:t xml:space="preserve"> &lt;Enter&gt;</w:t>
      </w:r>
    </w:p>
    <w:p w14:paraId="60E6BA48" w14:textId="77777777" w:rsidR="007C1AE3" w:rsidRPr="00EA77BC" w:rsidRDefault="007C1AE3" w:rsidP="00EA77BC">
      <w:pPr>
        <w:rPr>
          <w:snapToGrid w:val="0"/>
          <w:sz w:val="22"/>
          <w:szCs w:val="22"/>
        </w:rPr>
      </w:pPr>
    </w:p>
    <w:p w14:paraId="60E6BA49" w14:textId="77777777" w:rsidR="00AE5257" w:rsidRDefault="0076180B" w:rsidP="00EA77BC">
      <w:pPr>
        <w:ind w:left="810" w:hanging="810"/>
      </w:pPr>
      <w:r>
        <w:rPr>
          <w:noProof/>
          <w:position w:val="-4"/>
        </w:rPr>
        <w:drawing>
          <wp:inline distT="0" distB="0" distL="0" distR="0" wp14:anchorId="60E6DD69" wp14:editId="60E6DD6A">
            <wp:extent cx="508000" cy="406400"/>
            <wp:effectExtent l="0" t="0" r="0" b="0"/>
            <wp:docPr id="20" name="Picture 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7C1AE3" w:rsidRPr="00EA77BC">
        <w:rPr>
          <w:b/>
        </w:rPr>
        <w:t>Note</w:t>
      </w:r>
      <w:r w:rsidR="007C1AE3" w:rsidRPr="00EA77BC">
        <w:t xml:space="preserve">: The ASSOCIATED IMMUNIZATION field is </w:t>
      </w:r>
      <w:r w:rsidR="007C1AE3" w:rsidRPr="00EA77BC">
        <w:rPr>
          <w:b/>
          <w:u w:val="single"/>
        </w:rPr>
        <w:t>only</w:t>
      </w:r>
      <w:r w:rsidR="007C1AE3" w:rsidRPr="00EA77BC">
        <w:t xml:space="preserve"> presented when at least one of the dispense drugs tied to the selected orderable item is in a VA Drug Class in the IM100 to IM900 range</w:t>
      </w:r>
      <w:r w:rsidR="00FC40B2" w:rsidRPr="00EA77BC">
        <w:t xml:space="preserve">. </w:t>
      </w:r>
      <w:r w:rsidR="007C1AE3" w:rsidRPr="00EA77BC">
        <w:t>Immunizations are typically found in VA Drug Classes IM100, IM105, IM109, IM700</w:t>
      </w:r>
      <w:r w:rsidR="00156BD5" w:rsidRPr="00EA77BC">
        <w:t>,</w:t>
      </w:r>
      <w:r w:rsidR="007C1AE3" w:rsidRPr="00EA77BC">
        <w:t xml:space="preserve"> or IM900.</w:t>
      </w:r>
    </w:p>
    <w:p w14:paraId="60E6BA4A" w14:textId="77777777" w:rsidR="00E8431F" w:rsidRDefault="00E8431F" w:rsidP="00E8431F">
      <w:pPr>
        <w:rPr>
          <w:rFonts w:eastAsia="Calibri"/>
        </w:rPr>
      </w:pPr>
    </w:p>
    <w:p w14:paraId="60E6BA4B" w14:textId="77777777" w:rsidR="00E8431F" w:rsidRPr="005A3839" w:rsidRDefault="00E8431F" w:rsidP="00E8431F">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For more information, see section 1.9.1.</w:t>
      </w:r>
    </w:p>
    <w:p w14:paraId="60E6BA4C" w14:textId="77777777" w:rsidR="00E8431F" w:rsidRPr="005A3839" w:rsidRDefault="00E8431F" w:rsidP="00E8431F">
      <w:pPr>
        <w:rPr>
          <w:rFonts w:eastAsia="Calibri"/>
        </w:rPr>
      </w:pPr>
    </w:p>
    <w:p w14:paraId="60E6BA4D" w14:textId="77777777" w:rsidR="00E8431F" w:rsidRPr="005A3839" w:rsidRDefault="00E8431F" w:rsidP="00E8431F">
      <w:bookmarkStart w:id="1756" w:name="p191_ref172_94"/>
      <w:bookmarkStart w:id="1757" w:name="p191_97"/>
      <w:bookmarkStart w:id="1758" w:name="example98"/>
      <w:bookmarkEnd w:id="1756"/>
      <w:bookmarkEnd w:id="1757"/>
      <w:bookmarkEnd w:id="1758"/>
      <w:r w:rsidRPr="005A3839">
        <w:t>Patch P</w:t>
      </w:r>
      <w:bookmarkStart w:id="1759" w:name="highrisk_highalert96"/>
      <w:bookmarkEnd w:id="1759"/>
      <w:r w:rsidRPr="005A3839">
        <w:t xml:space="preserve">SS*1*191 also added the HIGH RISK/HIGH ALERT prompt to this option, which was inadvertently missed in patch PSS*1*172.  </w:t>
      </w:r>
    </w:p>
    <w:p w14:paraId="60E6BA4E" w14:textId="77777777" w:rsidR="00E8431F" w:rsidRPr="005A3839" w:rsidRDefault="00E8431F" w:rsidP="00E8431F">
      <w:pPr>
        <w:ind w:left="806" w:hanging="806"/>
      </w:pPr>
    </w:p>
    <w:p w14:paraId="60E6BA4F" w14:textId="77777777" w:rsidR="00E8431F" w:rsidRPr="005A3839" w:rsidRDefault="00E8431F" w:rsidP="00E8431F">
      <w:pPr>
        <w:rPr>
          <w:b/>
          <w:sz w:val="20"/>
          <w:szCs w:val="20"/>
        </w:rPr>
      </w:pPr>
      <w:r w:rsidRPr="005A3839">
        <w:rPr>
          <w:b/>
          <w:sz w:val="20"/>
          <w:szCs w:val="20"/>
        </w:rPr>
        <w:t>Example 7:  Prompt for HIGH RISK/HIGH ALERT added to Dispense Drug/Orderable Item Maintenance option:</w:t>
      </w:r>
    </w:p>
    <w:p w14:paraId="60E6BA50" w14:textId="77777777" w:rsidR="00E8431F" w:rsidRPr="005A3839" w:rsidRDefault="00E8431F" w:rsidP="00E8431F">
      <w:pPr>
        <w:ind w:left="806" w:hanging="806"/>
        <w:rPr>
          <w:b/>
          <w:sz w:val="20"/>
          <w:szCs w:val="20"/>
        </w:rPr>
      </w:pPr>
    </w:p>
    <w:p w14:paraId="60E6BA51" w14:textId="77777777" w:rsidR="00E8431F" w:rsidRPr="005A3839" w:rsidRDefault="00E8431F" w:rsidP="00E8431F">
      <w:pPr>
        <w:ind w:left="806" w:hanging="806"/>
      </w:pPr>
      <w:bookmarkStart w:id="1760" w:name="promptremoval98"/>
      <w:bookmarkEnd w:id="1760"/>
      <w:r w:rsidRPr="005A3839">
        <w:t xml:space="preserve">SCHEDULE TYPE: CONTINUOUS// </w:t>
      </w:r>
    </w:p>
    <w:p w14:paraId="60E6BA52" w14:textId="77777777" w:rsidR="00E8431F" w:rsidRPr="005A3839" w:rsidRDefault="00E8431F" w:rsidP="00E8431F">
      <w:pPr>
        <w:ind w:left="806" w:hanging="806"/>
      </w:pPr>
      <w:r w:rsidRPr="005A3839">
        <w:t xml:space="preserve">SCHEDULE: Q24H// </w:t>
      </w:r>
    </w:p>
    <w:p w14:paraId="60E6BA53" w14:textId="77777777" w:rsidR="00E8431F" w:rsidRPr="005A3839" w:rsidRDefault="00E8431F" w:rsidP="00E8431F">
      <w:pPr>
        <w:ind w:left="806" w:hanging="806"/>
      </w:pPr>
      <w:r w:rsidRPr="005A3839">
        <w:t>HIGH RISK/HIGH ALERT: HIGH RISK/ALERT-NO WITNESS REQUIRED IN BCMA</w:t>
      </w:r>
    </w:p>
    <w:p w14:paraId="60E6BA54" w14:textId="77777777" w:rsidR="00E8431F" w:rsidRPr="005A3839" w:rsidRDefault="00E8431F" w:rsidP="00E8431F">
      <w:pPr>
        <w:ind w:left="806" w:hanging="806"/>
      </w:pPr>
      <w:r w:rsidRPr="005A3839">
        <w:t>PROMPT FOR REMOVAL IN BCMA: Removal Period Required Prior to Next Administration</w:t>
      </w:r>
    </w:p>
    <w:p w14:paraId="60E6BA55" w14:textId="77777777" w:rsidR="00AA0874" w:rsidRPr="00EA77BC" w:rsidRDefault="00CA334D" w:rsidP="00EA77BC">
      <w:r>
        <w:br w:type="page"/>
      </w:r>
    </w:p>
    <w:p w14:paraId="60E6BA56" w14:textId="77777777" w:rsidR="00595E65" w:rsidRPr="00EA77BC" w:rsidRDefault="00595E65" w:rsidP="00CA334D">
      <w:pPr>
        <w:pStyle w:val="Heading2"/>
        <w:numPr>
          <w:ilvl w:val="0"/>
          <w:numId w:val="44"/>
        </w:numPr>
        <w:tabs>
          <w:tab w:val="clear" w:pos="1080"/>
          <w:tab w:val="num" w:pos="720"/>
        </w:tabs>
        <w:ind w:left="0"/>
      </w:pPr>
      <w:bookmarkStart w:id="1761" w:name="p090"/>
      <w:bookmarkStart w:id="1762" w:name="_Toc219451947"/>
      <w:bookmarkStart w:id="1763" w:name="_Toc376874080"/>
      <w:bookmarkStart w:id="1764" w:name="_Toc523224130"/>
      <w:bookmarkEnd w:id="1761"/>
      <w:r w:rsidRPr="00EA77BC">
        <w:t>Orderable Item/Dosages Report</w:t>
      </w:r>
      <w:bookmarkEnd w:id="1762"/>
      <w:bookmarkEnd w:id="1763"/>
      <w:bookmarkEnd w:id="1764"/>
    </w:p>
    <w:p w14:paraId="60E6BA57" w14:textId="77777777" w:rsidR="00595E65" w:rsidRPr="00EA77BC" w:rsidRDefault="00595E65" w:rsidP="00EB241E">
      <w:pPr>
        <w:pStyle w:val="Heading4"/>
        <w:spacing w:after="0"/>
        <w:ind w:firstLine="720"/>
      </w:pPr>
      <w:r w:rsidRPr="00EA77BC">
        <w:t>[PSS ORDERABLE ITEM DOSAGES]</w:t>
      </w:r>
    </w:p>
    <w:p w14:paraId="60E6BA58" w14:textId="77777777" w:rsidR="00595E65" w:rsidRPr="00EA77BC" w:rsidRDefault="00595E65" w:rsidP="00732461"/>
    <w:p w14:paraId="60E6BA59" w14:textId="77777777" w:rsidR="00595E65" w:rsidRPr="00EA77BC" w:rsidRDefault="00595E65" w:rsidP="00732461">
      <w:r w:rsidRPr="00EA77BC">
        <w:t>The</w:t>
      </w:r>
      <w:r w:rsidRPr="00EA77BC">
        <w:rPr>
          <w:i/>
          <w:iCs/>
        </w:rPr>
        <w:t xml:space="preserve"> Orderable Item/Dosages Report</w:t>
      </w:r>
      <w:r w:rsidRPr="00EA77BC">
        <w:t xml:space="preserve"> </w:t>
      </w:r>
      <w:r w:rsidR="00BA1635" w:rsidRPr="00EA77BC">
        <w:t xml:space="preserve">[PSS </w:t>
      </w:r>
      <w:r w:rsidR="005C544E" w:rsidRPr="00EA77BC">
        <w:t>ORDERABLE ITEM DOSAGES</w:t>
      </w:r>
      <w:r w:rsidR="00BA1635" w:rsidRPr="00EA77BC">
        <w:t xml:space="preserve">] </w:t>
      </w:r>
      <w:r w:rsidRPr="00EA77BC">
        <w:t>option prints a report that displays Inpatient Medication and Outpatient Pharmacy dosages for each Pharmacy Orderable Item. These are the dosages that will display for selection through CPRS when an Orderable Item is selected through CPRS at the time an Orderable Item is selected for a medication order. Due to the length of this report, it must be queued to a printer.</w:t>
      </w:r>
    </w:p>
    <w:p w14:paraId="60E6BA5A" w14:textId="77777777" w:rsidR="00595E65" w:rsidRPr="00EA77BC" w:rsidRDefault="00595E65" w:rsidP="00732461"/>
    <w:p w14:paraId="60E6BA5B" w14:textId="77777777" w:rsidR="00595E65" w:rsidRPr="00EA77BC" w:rsidRDefault="00595E65" w:rsidP="000C5921">
      <w:r w:rsidRPr="00EA77BC">
        <w:t xml:space="preserve">This option prints a report, sorted by Pharmacy Orderable Item that displays Inpatient Medication and Outpatient Pharmacy dosages for Pharmacy Orderable Items. These dosages will display for selection through CPRS when an Orderable Item is selected for a medication order. Along with each dosage that is displayed on the report, the name of the drug entry from the DRUG file (#50) that provided the dosage is displayed. </w:t>
      </w:r>
    </w:p>
    <w:p w14:paraId="60E6BA5C" w14:textId="77777777" w:rsidR="00112C7C" w:rsidRPr="00EA77BC" w:rsidRDefault="00112C7C" w:rsidP="000C5921"/>
    <w:p w14:paraId="60E6BA5D" w14:textId="77777777" w:rsidR="00595E65" w:rsidRPr="00EA77BC" w:rsidRDefault="00595E65" w:rsidP="000C5921">
      <w:r w:rsidRPr="00EA77BC">
        <w:t xml:space="preserve">Not every dosage from the DRUG file (#50) will display on this report. For example, if there are duplicate Possible Dosages for a Pharmacy Orderable Item, and there are different Dispense Units Per Dose, only the Possible Dosage with the lowest Dispense Units Per Dose will display on the report. If there are package specific Possible Dosages and Local Possible Dosages for drugs tied to the Pharmacy Orderable Item, only the Possible Dosages will display on the report because Possible Dosages always override Local Possible Dosages. </w:t>
      </w:r>
    </w:p>
    <w:p w14:paraId="60E6BA5E" w14:textId="77777777" w:rsidR="00112C7C" w:rsidRPr="00EA77BC" w:rsidRDefault="00112C7C" w:rsidP="000C5921"/>
    <w:p w14:paraId="60E6BA5F" w14:textId="77777777" w:rsidR="00595E65" w:rsidRPr="00EA77BC" w:rsidRDefault="00595E65" w:rsidP="000C5921">
      <w:r w:rsidRPr="00EA77BC">
        <w:t>In summary, this report will screen out Possible Dosages and Local Possible Dosages when appropriate, so only the dosages selectable through CPRS will display on this report. Additionally, the report will display in parenthesis the dosage, as it will appear on the Outpatient Pharmacy prescription label, if the dosage is a Possible Dosage.</w:t>
      </w:r>
    </w:p>
    <w:p w14:paraId="60E6BA60" w14:textId="77777777" w:rsidR="00595E65" w:rsidRPr="00EA77BC" w:rsidRDefault="00595E65" w:rsidP="001B3F39"/>
    <w:p w14:paraId="60E6BA61" w14:textId="77777777" w:rsidR="00595E65" w:rsidRPr="00EA77BC" w:rsidRDefault="00595E65" w:rsidP="001B3F39">
      <w:pPr>
        <w:pStyle w:val="ExampleHeading"/>
      </w:pPr>
      <w:r w:rsidRPr="00EA77BC">
        <w:t xml:space="preserve">Example: </w:t>
      </w:r>
      <w:r w:rsidRPr="00EA77BC">
        <w:rPr>
          <w:i/>
        </w:rPr>
        <w:t xml:space="preserve">Orderable </w:t>
      </w:r>
      <w:r w:rsidR="005C544E" w:rsidRPr="00EA77BC">
        <w:rPr>
          <w:i/>
        </w:rPr>
        <w:t xml:space="preserve">Item </w:t>
      </w:r>
      <w:r w:rsidRPr="00EA77BC">
        <w:rPr>
          <w:i/>
        </w:rPr>
        <w:t>Dosages Report</w:t>
      </w:r>
      <w:r w:rsidR="00BA1635" w:rsidRPr="00EA77BC">
        <w:t xml:space="preserve"> [PSS </w:t>
      </w:r>
      <w:r w:rsidR="005C544E" w:rsidRPr="00EA77BC">
        <w:t>ORDERABLE ITEM DOSAGES</w:t>
      </w:r>
      <w:r w:rsidR="00BA1635" w:rsidRPr="00EA77BC">
        <w:t>] Option</w:t>
      </w:r>
    </w:p>
    <w:p w14:paraId="60E6BA62"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Orderable Item Management Option: </w:t>
      </w:r>
      <w:r w:rsidRPr="00EA77BC">
        <w:rPr>
          <w:rFonts w:ascii="Courier New" w:hAnsi="Courier New" w:cs="Courier New"/>
          <w:b/>
          <w:bCs/>
          <w:sz w:val="16"/>
          <w:szCs w:val="20"/>
        </w:rPr>
        <w:t>ORD</w:t>
      </w:r>
      <w:r w:rsidRPr="00EA77BC">
        <w:rPr>
          <w:rFonts w:ascii="Courier New" w:hAnsi="Courier New" w:cs="Courier New"/>
          <w:sz w:val="16"/>
          <w:szCs w:val="20"/>
        </w:rPr>
        <w:t>erable Item/Dosages Report</w:t>
      </w:r>
    </w:p>
    <w:p w14:paraId="60E6BA63"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4"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w:t>
      </w:r>
    </w:p>
    <w:p w14:paraId="60E6BA65"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6"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ALL</w:t>
      </w:r>
    </w:p>
    <w:p w14:paraId="60E6BA67"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         SELECT A RANGE</w:t>
      </w:r>
    </w:p>
    <w:p w14:paraId="60E6BA68"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9"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Print Report for (A)ll or (S)elect a Range: S// </w:t>
      </w:r>
      <w:r w:rsidRPr="00EA77BC">
        <w:rPr>
          <w:rFonts w:ascii="Courier New" w:hAnsi="Courier New" w:cs="Courier New"/>
          <w:b/>
          <w:bCs/>
          <w:sz w:val="16"/>
          <w:szCs w:val="20"/>
        </w:rPr>
        <w:t xml:space="preserve">&lt;Enter&gt; </w:t>
      </w:r>
      <w:r w:rsidRPr="00EA77BC">
        <w:rPr>
          <w:rFonts w:ascii="Courier New" w:hAnsi="Courier New" w:cs="Courier New"/>
          <w:sz w:val="16"/>
          <w:szCs w:val="20"/>
        </w:rPr>
        <w:t>ELECT A RANGE</w:t>
      </w:r>
    </w:p>
    <w:p w14:paraId="60E6BA6A"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B"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C"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There are entries in the Orderable Item file with leading numerics.</w:t>
      </w:r>
    </w:p>
    <w:p w14:paraId="60E6BA6D"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E"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Print report for Orderable Items with leading numerics? N//</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BA6F" w14:textId="77777777" w:rsidR="00595E65" w:rsidRPr="00EA77BC" w:rsidRDefault="00595E65" w:rsidP="00CD4C83">
      <w:pPr>
        <w:shd w:val="pct10" w:color="auto" w:fill="auto"/>
        <w:autoSpaceDE w:val="0"/>
        <w:autoSpaceDN w:val="0"/>
        <w:adjustRightInd w:val="0"/>
        <w:ind w:left="374"/>
        <w:rPr>
          <w:rFonts w:ascii="Courier New" w:hAnsi="Courier New" w:cs="Courier New"/>
          <w:sz w:val="16"/>
          <w:szCs w:val="20"/>
        </w:rPr>
      </w:pPr>
    </w:p>
    <w:p w14:paraId="60E6BA70"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To see items beginning with the letter 'A', enter 'A', or whichever letter you</w:t>
      </w:r>
    </w:p>
    <w:p w14:paraId="60E6BA71"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wish to see. To see items in a range, for example items starting with the</w:t>
      </w:r>
    </w:p>
    <w:p w14:paraId="60E6BA72"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letters 'G', 'H', 'I' and 'J', enter in the format 'G-J'.</w:t>
      </w:r>
    </w:p>
    <w:p w14:paraId="60E6BA73" w14:textId="77777777" w:rsidR="00595E65" w:rsidRPr="00EA77BC" w:rsidRDefault="00595E65" w:rsidP="0012128D">
      <w:pPr>
        <w:shd w:val="pct10" w:color="auto" w:fill="auto"/>
        <w:autoSpaceDE w:val="0"/>
        <w:autoSpaceDN w:val="0"/>
        <w:adjustRightInd w:val="0"/>
        <w:ind w:left="374"/>
        <w:rPr>
          <w:rFonts w:ascii="Courier New" w:hAnsi="Courier New" w:cs="Courier New"/>
          <w:sz w:val="16"/>
          <w:szCs w:val="20"/>
        </w:rPr>
      </w:pPr>
    </w:p>
    <w:p w14:paraId="60E6BA74" w14:textId="77777777" w:rsidR="00595E65" w:rsidRPr="00EA77BC" w:rsidRDefault="00595E65" w:rsidP="0012128D">
      <w:pPr>
        <w:shd w:val="pct10" w:color="auto" w:fill="auto"/>
        <w:autoSpaceDE w:val="0"/>
        <w:autoSpaceDN w:val="0"/>
        <w:adjustRightInd w:val="0"/>
        <w:ind w:left="374"/>
        <w:rPr>
          <w:rFonts w:ascii="Courier New" w:hAnsi="Courier New" w:cs="Courier New"/>
          <w:b/>
          <w:bCs/>
          <w:sz w:val="16"/>
          <w:szCs w:val="20"/>
        </w:rPr>
      </w:pPr>
      <w:r w:rsidRPr="00EA77BC">
        <w:rPr>
          <w:rFonts w:ascii="Courier New" w:hAnsi="Courier New" w:cs="Courier New"/>
          <w:sz w:val="16"/>
          <w:szCs w:val="20"/>
        </w:rPr>
        <w:t xml:space="preserve">Select a Range: </w:t>
      </w:r>
      <w:r w:rsidRPr="00EA77BC">
        <w:rPr>
          <w:rFonts w:ascii="Courier New" w:hAnsi="Courier New" w:cs="Courier New"/>
          <w:b/>
          <w:bCs/>
          <w:sz w:val="16"/>
          <w:szCs w:val="20"/>
        </w:rPr>
        <w:t>C</w:t>
      </w:r>
    </w:p>
    <w:p w14:paraId="60E6BA75"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p>
    <w:p w14:paraId="60E6BA76"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Report will be for items starting with the letter C,</w:t>
      </w:r>
    </w:p>
    <w:p w14:paraId="60E6BA77"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and ending with items starting with the letter C.</w:t>
      </w:r>
    </w:p>
    <w:p w14:paraId="60E6BA78"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A79"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Is this correct?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BA7A"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7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DEVICE: HOME//   </w:t>
      </w:r>
      <w:r w:rsidRPr="00EA77BC">
        <w:rPr>
          <w:rFonts w:ascii="Courier New" w:hAnsi="Courier New" w:cs="Courier New"/>
          <w:b/>
          <w:bCs/>
          <w:sz w:val="16"/>
          <w:szCs w:val="20"/>
        </w:rPr>
        <w:t>DECSERVER</w:t>
      </w:r>
    </w:p>
    <w:p w14:paraId="60E6BA7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Dosage report for Orderable Items from C through C              PAGE: 1</w:t>
      </w:r>
    </w:p>
    <w:p w14:paraId="60E6BA7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A8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CAFFEINE/ERGOTAMINE  TAB</w:t>
      </w:r>
    </w:p>
    <w:p w14:paraId="60E6BA8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CALCITONIN  INJ,SOLN</w:t>
      </w:r>
    </w:p>
    <w:p w14:paraId="60E6BA8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200UNT/1ML                        CALCITONIN-SALMON </w:t>
      </w:r>
      <w:r w:rsidR="00A01C4F" w:rsidRPr="00EA77BC">
        <w:rPr>
          <w:rFonts w:ascii="Courier New" w:hAnsi="Courier New" w:cs="Courier New"/>
          <w:sz w:val="16"/>
          <w:szCs w:val="20"/>
        </w:rPr>
        <w:t>200 UNT/ML INJ</w:t>
      </w:r>
    </w:p>
    <w:p w14:paraId="60E6BA8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400UNT/2ML                        CALCITONIN-SALMON </w:t>
      </w:r>
      <w:r w:rsidR="00A01C4F" w:rsidRPr="00EA77BC">
        <w:rPr>
          <w:rFonts w:ascii="Courier New" w:hAnsi="Courier New" w:cs="Courier New"/>
          <w:sz w:val="16"/>
          <w:szCs w:val="20"/>
        </w:rPr>
        <w:t>200 UNT/ML INJ</w:t>
      </w:r>
    </w:p>
    <w:p w14:paraId="60E6BA8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E"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0.125ML (25 UNITS)                CALCITONIN SALMON 200 UNT/ML INJ</w:t>
      </w:r>
    </w:p>
    <w:p w14:paraId="60E6BA8F"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1ML (200 UNITS)                   CALCITONIN SALMON 200 UNT/ML INJ</w:t>
      </w:r>
    </w:p>
    <w:p w14:paraId="60E6BA90"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0.25ML (50 UNITS)                 CALCITONIN SALMON 200 UNT/ML INJ</w:t>
      </w:r>
    </w:p>
    <w:p w14:paraId="60E6BA91"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0.5ML (100 UNITS)                 CALCITONIN SALMON 200 UNT/ML INJ</w:t>
      </w:r>
    </w:p>
    <w:p w14:paraId="60E6BA9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CALCITRIOL  CAP,ORAL</w:t>
      </w:r>
    </w:p>
    <w:p w14:paraId="60E6BA9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9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w:t>
      </w:r>
      <w:r w:rsidR="00A01C4F" w:rsidRPr="00EA77BC">
        <w:rPr>
          <w:rFonts w:ascii="Courier New" w:hAnsi="Courier New" w:cs="Courier New"/>
          <w:sz w:val="16"/>
          <w:szCs w:val="20"/>
        </w:rPr>
        <w:t xml:space="preserve">     (1 CAPSULE) </w:t>
      </w:r>
      <w:r w:rsidRPr="00EA77BC">
        <w:rPr>
          <w:rFonts w:ascii="Courier New" w:hAnsi="Courier New" w:cs="Courier New"/>
          <w:sz w:val="16"/>
          <w:szCs w:val="20"/>
        </w:rPr>
        <w:t xml:space="preserve">          CALCITRIOL 0.25MCG CAP</w:t>
      </w:r>
    </w:p>
    <w:p w14:paraId="60E6BA9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w:t>
      </w:r>
      <w:r w:rsidR="00A01C4F" w:rsidRPr="00EA77BC">
        <w:rPr>
          <w:rFonts w:ascii="Courier New" w:hAnsi="Courier New" w:cs="Courier New"/>
          <w:sz w:val="16"/>
          <w:szCs w:val="20"/>
        </w:rPr>
        <w:t xml:space="preserve">      (2 CAPSULES)          </w:t>
      </w:r>
      <w:r w:rsidRPr="00EA77BC">
        <w:rPr>
          <w:rFonts w:ascii="Courier New" w:hAnsi="Courier New" w:cs="Courier New"/>
          <w:sz w:val="16"/>
          <w:szCs w:val="20"/>
        </w:rPr>
        <w:t>CALCITRIOL 0.25MCG CAP</w:t>
      </w:r>
    </w:p>
    <w:p w14:paraId="60E6BA9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     (1 CAPSULE)           CALCITRIOL 0.25MCG CAP</w:t>
      </w:r>
    </w:p>
    <w:p w14:paraId="60E6BA9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      (2 CAPSULES)          CALCITRIOL 0.25MCG CAP</w:t>
      </w:r>
    </w:p>
    <w:p w14:paraId="60E6BA9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INJ,CONC</w:t>
      </w:r>
    </w:p>
    <w:p w14:paraId="60E6BA9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1GM/10ML INJ.</w:t>
      </w:r>
    </w:p>
    <w:p w14:paraId="60E6BA9E" w14:textId="77777777" w:rsidR="00BA1635" w:rsidRPr="00EA77BC" w:rsidRDefault="00BA1635" w:rsidP="00EA77BC">
      <w:pPr>
        <w:shd w:val="pct10" w:color="auto" w:fill="auto"/>
        <w:autoSpaceDE w:val="0"/>
        <w:autoSpaceDN w:val="0"/>
        <w:adjustRightInd w:val="0"/>
        <w:ind w:left="374"/>
        <w:rPr>
          <w:rFonts w:ascii="Courier New" w:hAnsi="Courier New" w:cs="Courier New"/>
          <w:sz w:val="16"/>
          <w:szCs w:val="20"/>
        </w:rPr>
      </w:pPr>
    </w:p>
    <w:p w14:paraId="60E6BA9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  POWDER</w:t>
      </w:r>
    </w:p>
    <w:p w14:paraId="60E6BAA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CARBONATE PWD</w:t>
      </w:r>
    </w:p>
    <w:p w14:paraId="60E6BAA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CARBONATE/SODIUM FLUORIDE  CAP,ORAL</w:t>
      </w:r>
    </w:p>
    <w:p w14:paraId="60E6BAA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CAPSULE                         FLORICAL CAPS</w:t>
      </w:r>
    </w:p>
    <w:p w14:paraId="60E6BAA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CAPSULES                        FLORICAL CAPS</w:t>
      </w:r>
    </w:p>
    <w:p w14:paraId="60E6BAA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INJ,SOLN</w:t>
      </w:r>
    </w:p>
    <w:p w14:paraId="60E6BAA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GLUCONATE 10% INJ</w:t>
      </w:r>
    </w:p>
    <w:p w14:paraId="60E6BAA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C"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INJ,CONC</w:t>
      </w:r>
    </w:p>
    <w:p w14:paraId="60E6BAA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10% 10ML B.J.</w:t>
      </w:r>
    </w:p>
    <w:p w14:paraId="60E6BAA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GLUBIONATE  SYRUP</w:t>
      </w:r>
    </w:p>
    <w:p w14:paraId="60E6BAB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TEASPOONFUL                     NEO-CALGLUCON SYRUP (OZ)</w:t>
      </w:r>
    </w:p>
    <w:p w14:paraId="60E6BAB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TEASPOONFULS                    NEO-CALGLUCON SYRUP (OZ)</w:t>
      </w:r>
    </w:p>
    <w:p w14:paraId="60E6BAB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TABLESPOONFUL                   NEO-CALGLUCON SYRUP (OZ)</w:t>
      </w:r>
    </w:p>
    <w:p w14:paraId="60E6BAB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TABLESPOONFULS                  NEO-CALGLUCON SYRUP (OZ)</w:t>
      </w:r>
    </w:p>
    <w:p w14:paraId="60E6BAB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ML                              NEO-CALGLUCON SYRUP (OZ)</w:t>
      </w:r>
    </w:p>
    <w:p w14:paraId="60E6BAB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MLS                             NEO-CALGLUCON SYRUP (OZ)</w:t>
      </w:r>
    </w:p>
    <w:p w14:paraId="60E6BAB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9"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LACTATE  POWDER</w:t>
      </w:r>
    </w:p>
    <w:p w14:paraId="60E6BABA"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B"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LACTATE POWDER USP</w:t>
      </w:r>
    </w:p>
    <w:p w14:paraId="60E6BABC"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BD"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CAMPHOR  LIQUID</w:t>
      </w:r>
    </w:p>
    <w:p w14:paraId="60E6BAB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CAMPHOR SPIRITS 30ML</w:t>
      </w:r>
    </w:p>
    <w:p w14:paraId="60E6BAC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CANDIDA ALBICANS  INJ</w:t>
      </w:r>
    </w:p>
    <w:p w14:paraId="60E6BAC2"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3"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0.1ML                             CANDIDA ALBICANS SKIN TEST</w:t>
      </w:r>
    </w:p>
    <w:p w14:paraId="60E6BAC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5" w14:textId="77777777" w:rsidR="00EC512A" w:rsidRPr="00EA77BC" w:rsidRDefault="00001F49"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EC512A" w:rsidRPr="00EA77BC">
        <w:rPr>
          <w:rFonts w:ascii="Courier New" w:hAnsi="Courier New" w:cs="Courier New"/>
          <w:sz w:val="16"/>
          <w:szCs w:val="20"/>
        </w:rPr>
        <w:t>0.1ML                             CANDIDA ALBICANS SKIN TEST</w:t>
      </w:r>
    </w:p>
    <w:p w14:paraId="60E6BAC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CANNULA, NASAL  DEVICE</w:t>
      </w:r>
    </w:p>
    <w:p w14:paraId="60E6BAC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CANNULA, NASAL (HUDSON)</w:t>
      </w:r>
    </w:p>
    <w:p w14:paraId="60E6BAC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CAPTOPRIL  TAB</w:t>
      </w:r>
    </w:p>
    <w:p w14:paraId="60E6BAC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CAPTOPRIL 25MG TABS</w:t>
      </w:r>
    </w:p>
    <w:p w14:paraId="60E6BAC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CAPTOPRIL 50MG TABS</w:t>
      </w:r>
    </w:p>
    <w:p w14:paraId="60E6BAC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CAPTOPRIL 100MG TABS</w:t>
      </w:r>
    </w:p>
    <w:p w14:paraId="60E6BAD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CAPTOPRIL 100MG TABS</w:t>
      </w:r>
    </w:p>
    <w:p w14:paraId="60E6BAD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D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(1 TABLET)            CAPTOPRIL 25MG TABS</w:t>
      </w:r>
    </w:p>
    <w:p w14:paraId="60E6BAD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(1 TABLET)            CAPTOPRIL 50MG TABS</w:t>
      </w:r>
    </w:p>
    <w:p w14:paraId="60E6BAD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(1 TABLET)            CAPTOPRIL 100MG TABS</w:t>
      </w:r>
    </w:p>
    <w:p w14:paraId="60E6BAD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(2 TABLETS)           CAPTOPRIL 100MG TABS</w:t>
      </w:r>
    </w:p>
    <w:p w14:paraId="60E6BAD6"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2500MG      (50 TABLETS)           CAPTOPRIL 50MG TAB</w:t>
      </w:r>
    </w:p>
    <w:p w14:paraId="60E6BAD7"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p>
    <w:p w14:paraId="60E6BAD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CARBACHOL  SOLN,OPH</w:t>
      </w:r>
    </w:p>
    <w:p w14:paraId="60E6BAD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D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D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D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D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DE" w14:textId="77777777" w:rsidR="00595E65" w:rsidRPr="00EA77BC" w:rsidRDefault="00BA163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595E65" w:rsidRPr="00EA77BC">
        <w:rPr>
          <w:rFonts w:ascii="Courier New" w:hAnsi="Courier New" w:cs="Courier New"/>
          <w:sz w:val="16"/>
          <w:szCs w:val="20"/>
        </w:rPr>
        <w:t>Outpatient Dosages:</w:t>
      </w:r>
    </w:p>
    <w:p w14:paraId="60E6BAD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E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E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E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E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bookmarkStart w:id="1765" w:name="Page_114"/>
      <w:bookmarkEnd w:id="1765"/>
    </w:p>
    <w:p w14:paraId="60E6BAE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CARBAMAZEPINE  TAB,ORAL                                         11/13/00</w:t>
      </w:r>
    </w:p>
    <w:p w14:paraId="60E6BAE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E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CARBENICILLIN  TAB</w:t>
      </w:r>
    </w:p>
    <w:p w14:paraId="60E6BAE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E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A"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EB"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(1 TABLET)            CARBENICILLIN INDANYL NA 382MG TAB</w:t>
      </w:r>
    </w:p>
    <w:p w14:paraId="60E6BAEC"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(2 TABLETS)           CARBENICILLIN INDANYL NA 382MG TAB</w:t>
      </w:r>
    </w:p>
    <w:p w14:paraId="60E6BAED" w14:textId="77777777" w:rsidR="00EC512A" w:rsidRPr="00EA77BC" w:rsidRDefault="00EC512A" w:rsidP="00EA77BC">
      <w:pPr>
        <w:keepNext/>
        <w:shd w:val="pct10" w:color="auto" w:fill="auto"/>
        <w:autoSpaceDE w:val="0"/>
        <w:autoSpaceDN w:val="0"/>
        <w:adjustRightInd w:val="0"/>
        <w:ind w:left="374"/>
        <w:rPr>
          <w:rFonts w:ascii="Courier New" w:hAnsi="Courier New" w:cs="Courier New"/>
          <w:sz w:val="16"/>
          <w:szCs w:val="20"/>
        </w:rPr>
      </w:pPr>
    </w:p>
    <w:p w14:paraId="60E6BAE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CARBIDOPA/LEVODOPA  TAB</w:t>
      </w:r>
    </w:p>
    <w:p w14:paraId="60E6BAE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10/LEVODOPA 100MG TAB</w:t>
      </w:r>
    </w:p>
    <w:p w14:paraId="60E6BAF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10/LEVODOPA 100MG TAB</w:t>
      </w:r>
    </w:p>
    <w:p w14:paraId="60E6BAF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25/LEVODOPA 250MG TAB</w:t>
      </w:r>
    </w:p>
    <w:p w14:paraId="60E6BAF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25/LEVODOPA 250MG TAB</w:t>
      </w:r>
    </w:p>
    <w:p w14:paraId="60E6BAF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F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CARMUSTINE  INJ,SOLN</w:t>
      </w:r>
    </w:p>
    <w:p w14:paraId="60E6BAF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100MG/1VIAL                       CARMUSTINE 100MG/VIAL INJ</w:t>
      </w:r>
    </w:p>
    <w:p w14:paraId="60E6BAF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200MG/2VIAL                       CARMUSTINE 100MG/VIAL INJ</w:t>
      </w:r>
    </w:p>
    <w:p w14:paraId="60E6BAF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COMB.PK</w:t>
      </w:r>
    </w:p>
    <w:p w14:paraId="60E6BB00"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100MG/VIAL INJ</w:t>
      </w:r>
    </w:p>
    <w:p w14:paraId="60E6BB01"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B02"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CAROTENE,BETA  CAP,ORAL</w:t>
      </w:r>
    </w:p>
    <w:p w14:paraId="60E6BB03"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B04"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BETA-CAROTENE 30MG CAP</w:t>
      </w:r>
    </w:p>
    <w:p w14:paraId="60E6BB05"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BETA-CAROTENE 30MG CAP</w:t>
      </w:r>
    </w:p>
    <w:p w14:paraId="60E6BB06"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B07"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(1 CAPSULE)           BETA-CAROTENE 30MG CAP</w:t>
      </w:r>
    </w:p>
    <w:p w14:paraId="60E6BB08"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(2 CAPSULES)          BETA-CAROTENE 30MG CAP</w:t>
      </w:r>
    </w:p>
    <w:p w14:paraId="60E6BB09"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A"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B" w14:textId="77777777" w:rsidR="001944E6" w:rsidRPr="00EA77BC" w:rsidRDefault="001944E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Report.</w:t>
      </w:r>
    </w:p>
    <w:p w14:paraId="60E6BB0C" w14:textId="77777777" w:rsidR="001944E6" w:rsidRPr="00EA77BC" w:rsidRDefault="001944E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Press Return to continue:</w:t>
      </w:r>
    </w:p>
    <w:p w14:paraId="60E6BB0D" w14:textId="77777777" w:rsidR="00595E65" w:rsidRPr="00EA77BC" w:rsidRDefault="00595E65" w:rsidP="00732461">
      <w:pPr>
        <w:shd w:val="pct10" w:color="auto" w:fill="auto"/>
        <w:autoSpaceDE w:val="0"/>
        <w:autoSpaceDN w:val="0"/>
        <w:adjustRightInd w:val="0"/>
        <w:ind w:left="374"/>
        <w:rPr>
          <w:rFonts w:ascii="Courier New" w:hAnsi="Courier New" w:cs="Courier New"/>
          <w:sz w:val="18"/>
          <w:szCs w:val="20"/>
        </w:rPr>
      </w:pPr>
      <w:r w:rsidRPr="00EA77BC">
        <w:rPr>
          <w:rFonts w:ascii="Courier New" w:hAnsi="Courier New" w:cs="Courier New"/>
          <w:sz w:val="16"/>
          <w:szCs w:val="20"/>
        </w:rPr>
        <w:t xml:space="preserve">Select Orderable Item Management Option: </w:t>
      </w:r>
    </w:p>
    <w:p w14:paraId="60E6BB0E" w14:textId="77777777" w:rsidR="00595E65" w:rsidRPr="00EA77BC" w:rsidRDefault="00595E65" w:rsidP="00732461"/>
    <w:p w14:paraId="60E6BB0F" w14:textId="77777777" w:rsidR="00595E65" w:rsidRPr="00EA77BC" w:rsidRDefault="00595E65" w:rsidP="00CA334D">
      <w:pPr>
        <w:pStyle w:val="Heading2"/>
        <w:numPr>
          <w:ilvl w:val="0"/>
          <w:numId w:val="44"/>
        </w:numPr>
        <w:tabs>
          <w:tab w:val="clear" w:pos="1080"/>
          <w:tab w:val="num" w:pos="720"/>
        </w:tabs>
        <w:ind w:left="0"/>
      </w:pPr>
      <w:bookmarkStart w:id="1766" w:name="p093"/>
      <w:bookmarkStart w:id="1767" w:name="_Toc219451948"/>
      <w:bookmarkStart w:id="1768" w:name="_Toc376874081"/>
      <w:bookmarkStart w:id="1769" w:name="_Toc523224131"/>
      <w:bookmarkEnd w:id="1766"/>
      <w:r w:rsidRPr="00EA77BC">
        <w:t>Patient Instructions Report</w:t>
      </w:r>
      <w:bookmarkEnd w:id="1767"/>
      <w:bookmarkEnd w:id="1768"/>
      <w:bookmarkEnd w:id="1769"/>
    </w:p>
    <w:p w14:paraId="60E6BB10" w14:textId="77777777" w:rsidR="00595E65" w:rsidRPr="00EA77BC" w:rsidRDefault="00595E65" w:rsidP="00EB241E">
      <w:pPr>
        <w:pStyle w:val="Heading4"/>
        <w:spacing w:after="0"/>
        <w:ind w:firstLine="720"/>
      </w:pPr>
      <w:r w:rsidRPr="00EA77BC">
        <w:t>[PSS INSTRUCTIONS/ITEMS REPORT]</w:t>
      </w:r>
    </w:p>
    <w:p w14:paraId="60E6BB11" w14:textId="77777777" w:rsidR="00595E65" w:rsidRPr="00EA77BC" w:rsidRDefault="00595E65" w:rsidP="00732461"/>
    <w:p w14:paraId="60E6BB12" w14:textId="77777777" w:rsidR="00595E65" w:rsidRPr="00EA77BC" w:rsidRDefault="00595E65" w:rsidP="00732461">
      <w:r w:rsidRPr="00EA77BC">
        <w:t>The</w:t>
      </w:r>
      <w:r w:rsidRPr="00EA77BC">
        <w:rPr>
          <w:i/>
          <w:iCs/>
        </w:rPr>
        <w:t xml:space="preserve"> Patient Instructions Report</w:t>
      </w:r>
      <w:r w:rsidRPr="00EA77BC">
        <w:t xml:space="preserve"> </w:t>
      </w:r>
      <w:r w:rsidR="005C544E" w:rsidRPr="00EA77BC">
        <w:t xml:space="preserve">[PSS INSTRUCTIONS/ITEMS REPORT] </w:t>
      </w:r>
      <w:r w:rsidRPr="00EA77BC">
        <w:t>option prints a report that displays Pharmacy Orderable Items, along with the expanded Patient Instructions for each Pharmacy Orderable Item. These Patient Instructions are used as default values for Outpatient Pharmacy orders entered through CPRS and Outpatient Pharmacy. This report can be printed to display all Pharmacy Orderable Items or only Orderable Items with associated Patient Instructions.</w:t>
      </w:r>
    </w:p>
    <w:p w14:paraId="60E6BB13" w14:textId="77777777" w:rsidR="00595E65" w:rsidRPr="00EA77BC" w:rsidRDefault="00595E65" w:rsidP="00732461"/>
    <w:p w14:paraId="60E6BB14" w14:textId="77777777" w:rsidR="00595E65" w:rsidRPr="00EA77BC" w:rsidRDefault="00595E65" w:rsidP="000C5921">
      <w:pPr>
        <w:pStyle w:val="ExampleHeading"/>
      </w:pPr>
      <w:r w:rsidRPr="00EA77BC">
        <w:t xml:space="preserve">Example: </w:t>
      </w:r>
      <w:r w:rsidR="005C544E" w:rsidRPr="00EA77BC">
        <w:rPr>
          <w:i/>
        </w:rPr>
        <w:t>Patient Instructions Report</w:t>
      </w:r>
      <w:r w:rsidR="005C544E" w:rsidRPr="00EA77BC">
        <w:t xml:space="preserve"> [PSS INSTRUCTIONS/ITEMS REPORT] Option</w:t>
      </w:r>
    </w:p>
    <w:p w14:paraId="60E6BB15"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w:t>
      </w:r>
    </w:p>
    <w:p w14:paraId="60E6BB16"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17"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18"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CHOOSE 1-2:</w:t>
      </w:r>
      <w:r w:rsidRPr="00EA77BC">
        <w:rPr>
          <w:rFonts w:ascii="Courier New" w:hAnsi="Courier New" w:cs="Courier New"/>
          <w:b/>
          <w:bCs/>
          <w:sz w:val="16"/>
        </w:rPr>
        <w:t xml:space="preserve"> 1</w:t>
      </w:r>
      <w:r w:rsidRPr="00EA77BC">
        <w:rPr>
          <w:rFonts w:ascii="Courier New" w:hAnsi="Courier New" w:cs="Courier New"/>
          <w:sz w:val="16"/>
        </w:rPr>
        <w:t xml:space="preserve">  Orderable Item Management</w:t>
      </w:r>
    </w:p>
    <w:p w14:paraId="60E6BB19" w14:textId="77777777" w:rsidR="00595E65" w:rsidRPr="00EA77BC" w:rsidRDefault="00595E65" w:rsidP="001B3F39">
      <w:pPr>
        <w:shd w:val="pct10" w:color="auto" w:fill="auto"/>
        <w:ind w:left="374"/>
        <w:rPr>
          <w:rFonts w:ascii="Courier New" w:hAnsi="Courier New" w:cs="Courier New"/>
          <w:sz w:val="16"/>
        </w:rPr>
      </w:pPr>
    </w:p>
    <w:p w14:paraId="60E6BB1A" w14:textId="77777777" w:rsidR="00595E65" w:rsidRPr="00EA77BC" w:rsidRDefault="00595E65" w:rsidP="001B3F39">
      <w:pPr>
        <w:shd w:val="pct10" w:color="auto" w:fill="auto"/>
        <w:ind w:left="374"/>
        <w:rPr>
          <w:rFonts w:ascii="Courier New" w:hAnsi="Courier New" w:cs="Courier New"/>
          <w:sz w:val="16"/>
        </w:rPr>
      </w:pPr>
    </w:p>
    <w:p w14:paraId="60E6BB1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Orderable Item Management Option: </w:t>
      </w:r>
      <w:r w:rsidRPr="00EA77BC">
        <w:rPr>
          <w:rFonts w:ascii="Courier New" w:hAnsi="Courier New" w:cs="Courier New"/>
          <w:b/>
          <w:bCs/>
          <w:sz w:val="16"/>
        </w:rPr>
        <w:t>PA</w:t>
      </w:r>
      <w:r w:rsidRPr="00EA77BC">
        <w:rPr>
          <w:rFonts w:ascii="Courier New" w:hAnsi="Courier New" w:cs="Courier New"/>
          <w:sz w:val="16"/>
        </w:rPr>
        <w:t>tient Instructions Re</w:t>
      </w:r>
    </w:p>
    <w:p w14:paraId="60E6BB1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port</w:t>
      </w:r>
    </w:p>
    <w:p w14:paraId="60E6BB1D" w14:textId="77777777" w:rsidR="00595E65" w:rsidRPr="00EA77BC" w:rsidRDefault="00595E65" w:rsidP="001B3F39">
      <w:pPr>
        <w:shd w:val="pct10" w:color="auto" w:fill="auto"/>
        <w:ind w:left="374"/>
        <w:rPr>
          <w:rFonts w:ascii="Courier New" w:hAnsi="Courier New" w:cs="Courier New"/>
          <w:sz w:val="16"/>
        </w:rPr>
      </w:pPr>
    </w:p>
    <w:p w14:paraId="60E6BB1E"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1F" w14:textId="77777777" w:rsidR="00595E65" w:rsidRPr="00EA77BC" w:rsidRDefault="00595E65" w:rsidP="001B3F39">
      <w:pPr>
        <w:shd w:val="pct10" w:color="auto" w:fill="auto"/>
        <w:ind w:left="374"/>
        <w:rPr>
          <w:rFonts w:ascii="Courier New" w:hAnsi="Courier New" w:cs="Courier New"/>
          <w:sz w:val="16"/>
        </w:rPr>
      </w:pPr>
    </w:p>
    <w:p w14:paraId="60E6BB20"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A         ALL</w:t>
      </w:r>
    </w:p>
    <w:p w14:paraId="60E6BB21"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         SELECT A RANGE</w:t>
      </w:r>
    </w:p>
    <w:p w14:paraId="60E6BB22" w14:textId="77777777" w:rsidR="00595E65" w:rsidRPr="00EA77BC" w:rsidRDefault="00595E65" w:rsidP="001B3F39">
      <w:pPr>
        <w:shd w:val="pct10" w:color="auto" w:fill="auto"/>
        <w:ind w:left="374"/>
        <w:rPr>
          <w:rFonts w:ascii="Courier New" w:hAnsi="Courier New" w:cs="Courier New"/>
          <w:sz w:val="16"/>
        </w:rPr>
      </w:pPr>
    </w:p>
    <w:p w14:paraId="60E6BB23"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Print Report for (A)ll or (S)elect a Range: S// </w:t>
      </w:r>
      <w:r w:rsidRPr="00EA77BC">
        <w:rPr>
          <w:rFonts w:ascii="Courier New" w:hAnsi="Courier New" w:cs="Courier New"/>
          <w:b/>
          <w:bCs/>
          <w:sz w:val="16"/>
        </w:rPr>
        <w:t>&lt;Enter&gt;</w:t>
      </w:r>
      <w:r w:rsidRPr="00EA77BC">
        <w:rPr>
          <w:rFonts w:ascii="Courier New" w:hAnsi="Courier New" w:cs="Courier New"/>
          <w:sz w:val="16"/>
        </w:rPr>
        <w:t xml:space="preserve"> ELECT A RANGE</w:t>
      </w:r>
    </w:p>
    <w:p w14:paraId="60E6BB24" w14:textId="77777777" w:rsidR="00595E65" w:rsidRPr="00EA77BC" w:rsidRDefault="00595E65" w:rsidP="001B3F39">
      <w:pPr>
        <w:shd w:val="pct10" w:color="auto" w:fill="auto"/>
        <w:ind w:left="374"/>
        <w:rPr>
          <w:rFonts w:ascii="Courier New" w:hAnsi="Courier New" w:cs="Courier New"/>
          <w:sz w:val="16"/>
        </w:rPr>
      </w:pPr>
    </w:p>
    <w:p w14:paraId="60E6BB25" w14:textId="77777777" w:rsidR="00595E65" w:rsidRPr="00EA77BC" w:rsidRDefault="00595E65" w:rsidP="001B3F39">
      <w:pPr>
        <w:shd w:val="pct10" w:color="auto" w:fill="auto"/>
        <w:ind w:left="374"/>
        <w:rPr>
          <w:rFonts w:ascii="Courier New" w:hAnsi="Courier New" w:cs="Courier New"/>
          <w:sz w:val="16"/>
        </w:rPr>
      </w:pPr>
    </w:p>
    <w:p w14:paraId="60E6BB2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There are entries in the Orderable Item file with leading numerics.</w:t>
      </w:r>
    </w:p>
    <w:p w14:paraId="60E6BB27" w14:textId="77777777" w:rsidR="00595E65" w:rsidRPr="00EA77BC" w:rsidRDefault="00595E65" w:rsidP="001B3F39">
      <w:pPr>
        <w:shd w:val="pct10" w:color="auto" w:fill="auto"/>
        <w:ind w:left="374"/>
        <w:rPr>
          <w:rFonts w:ascii="Courier New" w:hAnsi="Courier New" w:cs="Courier New"/>
          <w:sz w:val="16"/>
        </w:rPr>
      </w:pPr>
    </w:p>
    <w:p w14:paraId="60E6BB28"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 xml:space="preserve">Print report for Orderable Items with leading numerics? N// </w:t>
      </w:r>
      <w:r w:rsidRPr="00EA77BC">
        <w:rPr>
          <w:rFonts w:ascii="Courier New" w:hAnsi="Courier New" w:cs="Courier New"/>
          <w:b/>
          <w:bCs/>
          <w:sz w:val="16"/>
        </w:rPr>
        <w:t xml:space="preserve">&lt;Enter&gt;  </w:t>
      </w:r>
      <w:r w:rsidRPr="00EA77BC">
        <w:rPr>
          <w:rFonts w:ascii="Courier New" w:hAnsi="Courier New" w:cs="Courier New"/>
          <w:sz w:val="16"/>
        </w:rPr>
        <w:t>O</w:t>
      </w:r>
    </w:p>
    <w:p w14:paraId="60E6BB29" w14:textId="77777777" w:rsidR="00595E65" w:rsidRPr="00EA77BC" w:rsidRDefault="00595E65" w:rsidP="00BA5F06">
      <w:pPr>
        <w:shd w:val="pct10" w:color="auto" w:fill="auto"/>
        <w:ind w:left="374"/>
        <w:rPr>
          <w:rFonts w:ascii="Courier New" w:hAnsi="Courier New" w:cs="Courier New"/>
          <w:sz w:val="16"/>
        </w:rPr>
      </w:pPr>
    </w:p>
    <w:p w14:paraId="60E6BB2A" w14:textId="77777777" w:rsidR="00595E65" w:rsidRPr="00EA77BC" w:rsidRDefault="00595E65" w:rsidP="00BA5F06">
      <w:pPr>
        <w:shd w:val="pct10" w:color="auto" w:fill="auto"/>
        <w:ind w:left="374"/>
        <w:rPr>
          <w:rFonts w:ascii="Courier New" w:hAnsi="Courier New" w:cs="Courier New"/>
          <w:sz w:val="16"/>
        </w:rPr>
      </w:pPr>
      <w:bookmarkStart w:id="1770" w:name="Page_115"/>
      <w:bookmarkEnd w:id="1770"/>
      <w:r w:rsidRPr="00EA77BC">
        <w:rPr>
          <w:rFonts w:ascii="Courier New" w:hAnsi="Courier New" w:cs="Courier New"/>
          <w:sz w:val="16"/>
        </w:rPr>
        <w:t>To see items beginning with the letter 'A', enter 'A', or whichever letter you</w:t>
      </w:r>
    </w:p>
    <w:p w14:paraId="60E6BB2B"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wish to see. To see items in a range, for example items starting with the</w:t>
      </w:r>
    </w:p>
    <w:p w14:paraId="60E6BB2C" w14:textId="77777777" w:rsidR="00595E65" w:rsidRPr="00EA77BC" w:rsidRDefault="00595E65" w:rsidP="0012128D">
      <w:pPr>
        <w:shd w:val="pct10" w:color="auto" w:fill="auto"/>
        <w:ind w:left="374"/>
        <w:rPr>
          <w:rFonts w:ascii="Courier New" w:hAnsi="Courier New" w:cs="Courier New"/>
          <w:sz w:val="16"/>
        </w:rPr>
      </w:pPr>
      <w:r w:rsidRPr="00EA77BC">
        <w:rPr>
          <w:rFonts w:ascii="Courier New" w:hAnsi="Courier New" w:cs="Courier New"/>
          <w:sz w:val="16"/>
        </w:rPr>
        <w:t>letters 'G', 'H', 'I' and 'J', enter in the format 'G-J'.</w:t>
      </w:r>
    </w:p>
    <w:p w14:paraId="60E6BB2D" w14:textId="77777777" w:rsidR="00595E65" w:rsidRPr="00EA77BC" w:rsidRDefault="00595E65" w:rsidP="0012128D">
      <w:pPr>
        <w:shd w:val="pct10" w:color="auto" w:fill="auto"/>
        <w:ind w:left="374"/>
        <w:rPr>
          <w:rFonts w:ascii="Courier New" w:hAnsi="Courier New" w:cs="Courier New"/>
          <w:sz w:val="16"/>
        </w:rPr>
      </w:pPr>
    </w:p>
    <w:p w14:paraId="60E6BB2E" w14:textId="77777777" w:rsidR="00595E65" w:rsidRPr="00EA77BC" w:rsidRDefault="00595E65" w:rsidP="0005137D">
      <w:pPr>
        <w:shd w:val="pct10" w:color="auto" w:fill="auto"/>
        <w:ind w:left="374"/>
        <w:rPr>
          <w:rFonts w:ascii="Courier New" w:hAnsi="Courier New" w:cs="Courier New"/>
          <w:b/>
          <w:bCs/>
          <w:sz w:val="16"/>
        </w:rPr>
      </w:pPr>
      <w:r w:rsidRPr="00EA77BC">
        <w:rPr>
          <w:rFonts w:ascii="Courier New" w:hAnsi="Courier New" w:cs="Courier New"/>
          <w:sz w:val="16"/>
        </w:rPr>
        <w:t>Select a Range:</w:t>
      </w:r>
      <w:r w:rsidRPr="00EA77BC">
        <w:rPr>
          <w:rFonts w:ascii="Courier New" w:hAnsi="Courier New" w:cs="Courier New"/>
          <w:b/>
          <w:bCs/>
          <w:sz w:val="16"/>
        </w:rPr>
        <w:t xml:space="preserve"> N</w:t>
      </w:r>
    </w:p>
    <w:p w14:paraId="60E6BB2F" w14:textId="77777777" w:rsidR="00595E65" w:rsidRPr="00EA77BC" w:rsidRDefault="00595E65" w:rsidP="0005137D">
      <w:pPr>
        <w:shd w:val="pct10" w:color="auto" w:fill="auto"/>
        <w:ind w:left="374"/>
        <w:rPr>
          <w:rFonts w:ascii="Courier New" w:hAnsi="Courier New" w:cs="Courier New"/>
          <w:sz w:val="16"/>
        </w:rPr>
      </w:pPr>
    </w:p>
    <w:p w14:paraId="60E6BB30"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Report will be for items starting with the letter N,</w:t>
      </w:r>
    </w:p>
    <w:p w14:paraId="60E6BB31"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and ending with items starting with the letter N.</w:t>
      </w:r>
    </w:p>
    <w:p w14:paraId="60E6BB32" w14:textId="77777777" w:rsidR="00595E65" w:rsidRPr="00EA77BC" w:rsidRDefault="00595E65" w:rsidP="000128D8">
      <w:pPr>
        <w:shd w:val="pct10" w:color="auto" w:fill="auto"/>
        <w:ind w:left="374"/>
        <w:rPr>
          <w:rFonts w:ascii="Courier New" w:hAnsi="Courier New" w:cs="Courier New"/>
          <w:sz w:val="16"/>
        </w:rPr>
      </w:pPr>
    </w:p>
    <w:p w14:paraId="60E6BB3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Is this correct? Y//</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4" w14:textId="77777777" w:rsidR="00595E65" w:rsidRPr="00EA77BC" w:rsidRDefault="00595E65" w:rsidP="00EA77BC">
      <w:pPr>
        <w:shd w:val="pct10" w:color="auto" w:fill="auto"/>
        <w:ind w:left="374"/>
        <w:rPr>
          <w:rFonts w:ascii="Courier New" w:hAnsi="Courier New" w:cs="Courier New"/>
          <w:sz w:val="16"/>
        </w:rPr>
      </w:pPr>
    </w:p>
    <w:p w14:paraId="60E6BB3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Should report only include Orderable Items with Patient Instructions? Y// </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6" w14:textId="77777777" w:rsidR="00595E65" w:rsidRPr="00EA77BC" w:rsidRDefault="00595E65" w:rsidP="00EA77BC">
      <w:pPr>
        <w:shd w:val="pct10" w:color="auto" w:fill="auto"/>
        <w:ind w:left="374"/>
        <w:rPr>
          <w:rFonts w:ascii="Courier New" w:hAnsi="Courier New" w:cs="Courier New"/>
          <w:sz w:val="16"/>
        </w:rPr>
      </w:pPr>
    </w:p>
    <w:p w14:paraId="60E6BB3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DEVICE: HOME//   TELNET DEVICE</w:t>
      </w:r>
    </w:p>
    <w:p w14:paraId="60E6BB38" w14:textId="77777777" w:rsidR="00595E65" w:rsidRPr="00EA77BC" w:rsidRDefault="00595E65" w:rsidP="00EA77BC">
      <w:pPr>
        <w:shd w:val="pct10" w:color="auto" w:fill="auto"/>
        <w:ind w:left="374"/>
        <w:rPr>
          <w:rFonts w:ascii="Courier New" w:hAnsi="Courier New" w:cs="Courier New"/>
          <w:sz w:val="16"/>
        </w:rPr>
      </w:pPr>
    </w:p>
    <w:p w14:paraId="60E6BB39" w14:textId="77777777" w:rsidR="00595E65" w:rsidRPr="00EA77BC" w:rsidRDefault="00595E65" w:rsidP="00EA77BC">
      <w:pPr>
        <w:shd w:val="pct10" w:color="auto" w:fill="auto"/>
        <w:ind w:left="374"/>
        <w:rPr>
          <w:rFonts w:ascii="Courier New" w:hAnsi="Courier New" w:cs="Courier New"/>
          <w:sz w:val="16"/>
        </w:rPr>
      </w:pPr>
    </w:p>
    <w:p w14:paraId="60E6BB3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Instructions report for items from N through N                  PAGE: 1</w:t>
      </w:r>
    </w:p>
    <w:p w14:paraId="60E6BB3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3C" w14:textId="77777777" w:rsidR="00595E65" w:rsidRPr="00EA77BC" w:rsidRDefault="00595E65" w:rsidP="00EA77BC">
      <w:pPr>
        <w:shd w:val="pct10" w:color="auto" w:fill="auto"/>
        <w:ind w:left="374"/>
        <w:rPr>
          <w:rFonts w:ascii="Courier New" w:hAnsi="Courier New" w:cs="Courier New"/>
          <w:sz w:val="16"/>
        </w:rPr>
      </w:pPr>
    </w:p>
    <w:p w14:paraId="60E6BB3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NAPROXEN  TAB</w:t>
      </w:r>
    </w:p>
    <w:p w14:paraId="60E6BB3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WITH FOOD</w:t>
      </w:r>
    </w:p>
    <w:p w14:paraId="60E6BB3F" w14:textId="77777777" w:rsidR="00595E65" w:rsidRPr="00EA77BC" w:rsidRDefault="00595E65" w:rsidP="00EA77BC">
      <w:pPr>
        <w:shd w:val="pct10" w:color="auto" w:fill="auto"/>
        <w:ind w:left="374"/>
        <w:rPr>
          <w:rFonts w:ascii="Courier New" w:hAnsi="Courier New" w:cs="Courier New"/>
          <w:sz w:val="16"/>
        </w:rPr>
      </w:pPr>
    </w:p>
    <w:p w14:paraId="60E6BB4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NITROGLYCERIN   TAB,SUBLINGUAL</w:t>
      </w:r>
    </w:p>
    <w:p w14:paraId="60E6BB4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FOR CHEST PAIN-CALL PHYSICIAN IF NO RELIEF AFTER 3 DOSES</w:t>
      </w:r>
    </w:p>
    <w:p w14:paraId="60E6BB42" w14:textId="77777777" w:rsidR="00595E65" w:rsidRPr="00EA77BC" w:rsidRDefault="00595E65" w:rsidP="00EA77BC">
      <w:pPr>
        <w:shd w:val="pct10" w:color="auto" w:fill="auto"/>
        <w:ind w:left="374"/>
        <w:rPr>
          <w:rFonts w:ascii="Courier New" w:hAnsi="Courier New" w:cs="Courier New"/>
          <w:sz w:val="16"/>
        </w:rPr>
      </w:pPr>
    </w:p>
    <w:p w14:paraId="60E6BB4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End of Report.</w:t>
      </w:r>
    </w:p>
    <w:p w14:paraId="60E6BB44"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14:paraId="60E6BB45" w14:textId="77777777" w:rsidR="00595E65" w:rsidRPr="00EA77BC" w:rsidRDefault="00595E65" w:rsidP="00EA77BC">
      <w:pPr>
        <w:keepNext/>
        <w:shd w:val="pct10" w:color="auto" w:fill="auto"/>
        <w:ind w:left="374"/>
        <w:rPr>
          <w:rFonts w:ascii="Courier New" w:hAnsi="Courier New" w:cs="Courier New"/>
          <w:sz w:val="16"/>
        </w:rPr>
      </w:pPr>
    </w:p>
    <w:p w14:paraId="60E6BB46" w14:textId="77777777" w:rsidR="00595E65" w:rsidRPr="00EA77BC" w:rsidRDefault="00595E65" w:rsidP="00732461">
      <w:pPr>
        <w:shd w:val="pct10" w:color="auto" w:fill="auto"/>
        <w:ind w:left="374"/>
        <w:rPr>
          <w:rFonts w:ascii="Courier New" w:hAnsi="Courier New" w:cs="Courier New"/>
          <w:sz w:val="16"/>
        </w:rPr>
      </w:pPr>
    </w:p>
    <w:p w14:paraId="60E6BB47" w14:textId="77777777" w:rsidR="00595E65" w:rsidRPr="00EA77BC" w:rsidRDefault="00595E65" w:rsidP="00732461">
      <w:pPr>
        <w:shd w:val="pct10" w:color="auto" w:fill="auto"/>
        <w:ind w:left="374"/>
        <w:rPr>
          <w:rFonts w:ascii="Courier New" w:hAnsi="Courier New" w:cs="Courier New"/>
          <w:sz w:val="16"/>
        </w:rPr>
      </w:pPr>
      <w:r w:rsidRPr="00EA77BC">
        <w:rPr>
          <w:rFonts w:ascii="Courier New" w:hAnsi="Courier New" w:cs="Courier New"/>
          <w:sz w:val="16"/>
        </w:rPr>
        <w:t>Select Orderable Item Management Option:</w:t>
      </w:r>
    </w:p>
    <w:p w14:paraId="60E6BB48" w14:textId="77777777" w:rsidR="00112C7C" w:rsidRPr="00EA77BC" w:rsidRDefault="00112C7C" w:rsidP="00732461"/>
    <w:p w14:paraId="60E6BB49" w14:textId="77777777" w:rsidR="00E568FC" w:rsidRPr="00EA77BC" w:rsidRDefault="00E568FC" w:rsidP="00CA334D">
      <w:pPr>
        <w:pStyle w:val="Heading2"/>
        <w:numPr>
          <w:ilvl w:val="0"/>
          <w:numId w:val="44"/>
        </w:numPr>
        <w:tabs>
          <w:tab w:val="clear" w:pos="1080"/>
          <w:tab w:val="num" w:pos="720"/>
        </w:tabs>
        <w:ind w:left="0"/>
      </w:pPr>
      <w:bookmarkStart w:id="1771" w:name="p094"/>
      <w:bookmarkStart w:id="1772" w:name="_Toc219451949"/>
      <w:bookmarkStart w:id="1773" w:name="_Toc376874082"/>
      <w:bookmarkStart w:id="1774" w:name="_Toc523224132"/>
      <w:bookmarkEnd w:id="1771"/>
      <w:r w:rsidRPr="00EA77BC">
        <w:t>Orderable Item Report</w:t>
      </w:r>
      <w:bookmarkEnd w:id="1772"/>
      <w:bookmarkEnd w:id="1773"/>
      <w:bookmarkEnd w:id="1774"/>
    </w:p>
    <w:p w14:paraId="60E6BB4A" w14:textId="77777777" w:rsidR="00E568FC" w:rsidRPr="00EA77BC" w:rsidRDefault="00E568FC" w:rsidP="00EB241E">
      <w:pPr>
        <w:pStyle w:val="Heading4"/>
        <w:spacing w:after="0"/>
        <w:ind w:firstLine="720"/>
      </w:pPr>
      <w:r w:rsidRPr="00EA77BC">
        <w:t>[PSS ORDERABLE ITEM REPORT]</w:t>
      </w:r>
    </w:p>
    <w:p w14:paraId="60E6BB4B" w14:textId="77777777" w:rsidR="00E568FC" w:rsidRPr="00EA77BC" w:rsidRDefault="00E568FC" w:rsidP="00732461"/>
    <w:p w14:paraId="60E6BB4C" w14:textId="77777777" w:rsidR="00E568FC" w:rsidRPr="00EA77BC" w:rsidRDefault="00E568FC" w:rsidP="00732461">
      <w:r w:rsidRPr="00EA77BC">
        <w:t xml:space="preserve">The </w:t>
      </w:r>
      <w:r w:rsidRPr="00EA77BC">
        <w:rPr>
          <w:i/>
          <w:iCs/>
        </w:rPr>
        <w:t>Orderable Item Report</w:t>
      </w:r>
      <w:r w:rsidRPr="00EA77BC">
        <w:t xml:space="preserve"> </w:t>
      </w:r>
      <w:r w:rsidR="00F32232" w:rsidRPr="00EA77BC">
        <w:fldChar w:fldCharType="begin"/>
      </w:r>
      <w:r w:rsidR="00F32232" w:rsidRPr="00EA77BC">
        <w:instrText xml:space="preserve"> XE "Orderable Item Report" \b</w:instrText>
      </w:r>
      <w:r w:rsidR="00F32232" w:rsidRPr="00EA77BC">
        <w:fldChar w:fldCharType="end"/>
      </w:r>
      <w:r w:rsidR="005C544E" w:rsidRPr="00EA77BC">
        <w:t xml:space="preserve">[PSS ORDERABLE ITEM REPORT] </w:t>
      </w:r>
      <w:r w:rsidRPr="00EA77BC">
        <w:t>option lists items from the PHARMACY ORDERABLE ITEM file (#50.7), along with the associated Dispense Drugs. Due to the length of this report it must be queued to a printer.</w:t>
      </w:r>
    </w:p>
    <w:p w14:paraId="60E6BB4D" w14:textId="77777777" w:rsidR="00E568FC" w:rsidRPr="00EA77BC" w:rsidRDefault="00E568FC" w:rsidP="00732461"/>
    <w:p w14:paraId="60E6BB4E" w14:textId="77777777" w:rsidR="00E568FC" w:rsidRPr="00EA77BC" w:rsidRDefault="00E568FC" w:rsidP="000C5921">
      <w:pPr>
        <w:pStyle w:val="ExampleHeading"/>
      </w:pPr>
      <w:r w:rsidRPr="00EA77BC">
        <w:t xml:space="preserve">Example: </w:t>
      </w:r>
      <w:r w:rsidR="005C544E" w:rsidRPr="00EA77BC">
        <w:rPr>
          <w:i/>
        </w:rPr>
        <w:t>Orderable Item Report</w:t>
      </w:r>
      <w:r w:rsidR="005C544E" w:rsidRPr="00EA77BC">
        <w:t xml:space="preserve"> [PSS ORDERABLE ITEM REPORT] Option</w:t>
      </w:r>
    </w:p>
    <w:p w14:paraId="60E6BB4F"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ORDER</w:t>
      </w:r>
    </w:p>
    <w:p w14:paraId="60E6BB50"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51"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52"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Orderable Item Report</w:t>
      </w:r>
    </w:p>
    <w:p w14:paraId="60E6BB53" w14:textId="77777777" w:rsidR="00E568FC" w:rsidRPr="00EA77BC" w:rsidRDefault="00E568FC" w:rsidP="001B3F39">
      <w:pPr>
        <w:shd w:val="pct10" w:color="auto" w:fill="auto"/>
        <w:ind w:left="374"/>
        <w:rPr>
          <w:rFonts w:ascii="Courier New" w:hAnsi="Courier New" w:cs="Courier New"/>
          <w:sz w:val="16"/>
        </w:rPr>
      </w:pPr>
    </w:p>
    <w:p w14:paraId="60E6BB54"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55" w14:textId="77777777" w:rsidR="00E568FC" w:rsidRPr="00EA77BC" w:rsidRDefault="00E568FC" w:rsidP="001B3F39">
      <w:pPr>
        <w:shd w:val="pct10" w:color="auto" w:fill="auto"/>
        <w:ind w:left="374"/>
        <w:rPr>
          <w:rFonts w:ascii="Courier New" w:hAnsi="Courier New" w:cs="Courier New"/>
          <w:sz w:val="16"/>
        </w:rPr>
      </w:pPr>
    </w:p>
    <w:p w14:paraId="60E6BB56"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M         Drugs that are matched</w:t>
      </w:r>
    </w:p>
    <w:p w14:paraId="60E6BB57"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N         Drugs that are not matched</w:t>
      </w:r>
    </w:p>
    <w:p w14:paraId="60E6BB58" w14:textId="77777777" w:rsidR="00E568FC" w:rsidRPr="00EA77BC" w:rsidRDefault="00E568FC" w:rsidP="001B3F39">
      <w:pPr>
        <w:shd w:val="pct10" w:color="auto" w:fill="auto"/>
        <w:ind w:left="374"/>
        <w:rPr>
          <w:rFonts w:ascii="Courier New" w:hAnsi="Courier New" w:cs="Courier New"/>
          <w:sz w:val="16"/>
        </w:rPr>
      </w:pPr>
    </w:p>
    <w:p w14:paraId="60E6BB59"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Enter M to see all the IV Solutions, IV Additives, and Dispense Drugs that</w:t>
      </w:r>
    </w:p>
    <w:p w14:paraId="60E6BB5A"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are matched to an Orderable Item. Enter N to see all IV Additives, IV</w:t>
      </w:r>
    </w:p>
    <w:p w14:paraId="60E6BB5B"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Solutions, and Dispense Drugs that are not matched to an Orderable Item.</w:t>
      </w:r>
    </w:p>
    <w:p w14:paraId="60E6BB5C" w14:textId="77777777" w:rsidR="00E568FC" w:rsidRPr="00EA77BC" w:rsidRDefault="00E568FC" w:rsidP="001B3F39">
      <w:pPr>
        <w:shd w:val="pct10" w:color="auto" w:fill="auto"/>
        <w:ind w:left="374"/>
        <w:rPr>
          <w:rFonts w:ascii="Courier New" w:hAnsi="Courier New" w:cs="Courier New"/>
          <w:sz w:val="16"/>
        </w:rPr>
      </w:pPr>
    </w:p>
    <w:p w14:paraId="60E6BB5D"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Enter M or N: </w:t>
      </w:r>
      <w:r w:rsidRPr="00EA77BC">
        <w:rPr>
          <w:rFonts w:ascii="Courier New" w:hAnsi="Courier New" w:cs="Courier New"/>
          <w:b/>
          <w:bCs/>
          <w:sz w:val="16"/>
        </w:rPr>
        <w:t>M</w:t>
      </w:r>
      <w:r w:rsidRPr="00EA77BC">
        <w:rPr>
          <w:rFonts w:ascii="Courier New" w:hAnsi="Courier New" w:cs="Courier New"/>
          <w:sz w:val="16"/>
        </w:rPr>
        <w:t xml:space="preserve">  Drugs that are matched</w:t>
      </w:r>
    </w:p>
    <w:p w14:paraId="60E6BB5E" w14:textId="77777777" w:rsidR="00E568FC" w:rsidRPr="00EA77BC" w:rsidRDefault="00E568FC" w:rsidP="001B3F39">
      <w:pPr>
        <w:shd w:val="pct10" w:color="auto" w:fill="auto"/>
        <w:ind w:left="374"/>
        <w:rPr>
          <w:rFonts w:ascii="Courier New" w:hAnsi="Courier New" w:cs="Courier New"/>
          <w:sz w:val="16"/>
        </w:rPr>
      </w:pPr>
    </w:p>
    <w:p w14:paraId="60E6BB5F" w14:textId="77777777" w:rsidR="00E568FC" w:rsidRPr="00EA77BC" w:rsidRDefault="00E568FC" w:rsidP="001B3F39">
      <w:pPr>
        <w:shd w:val="pct10" w:color="auto" w:fill="auto"/>
        <w:ind w:left="374"/>
        <w:rPr>
          <w:rFonts w:ascii="Courier New" w:hAnsi="Courier New" w:cs="Courier New"/>
          <w:sz w:val="16"/>
        </w:rPr>
      </w:pPr>
    </w:p>
    <w:p w14:paraId="60E6BB60"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WARNING **  THIS REPORT MAY BE VERY LONG  ** WARNING **</w:t>
      </w:r>
    </w:p>
    <w:p w14:paraId="60E6BB61" w14:textId="77777777" w:rsidR="00E568FC" w:rsidRPr="00EA77BC" w:rsidRDefault="00E568FC" w:rsidP="00CD4C83">
      <w:pPr>
        <w:shd w:val="pct10" w:color="auto" w:fill="auto"/>
        <w:ind w:left="374"/>
        <w:rPr>
          <w:rFonts w:ascii="Courier New" w:hAnsi="Courier New" w:cs="Courier New"/>
          <w:sz w:val="16"/>
        </w:rPr>
      </w:pPr>
    </w:p>
    <w:p w14:paraId="60E6BB62"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Due to the length of this report, and to avoid tying up a terminal for a long</w:t>
      </w:r>
    </w:p>
    <w:p w14:paraId="60E6BB63"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time, this report must be QUEUED to a printer!</w:t>
      </w:r>
    </w:p>
    <w:p w14:paraId="60E6BB64" w14:textId="77777777" w:rsidR="00E568FC" w:rsidRPr="00EA77BC" w:rsidRDefault="00E568FC" w:rsidP="00BA5F06">
      <w:pPr>
        <w:shd w:val="pct10" w:color="auto" w:fill="auto"/>
        <w:ind w:left="374"/>
        <w:rPr>
          <w:rFonts w:ascii="Courier New" w:hAnsi="Courier New" w:cs="Courier New"/>
          <w:sz w:val="16"/>
        </w:rPr>
      </w:pPr>
    </w:p>
    <w:p w14:paraId="60E6BB65"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This report must be QUEUED to a printer!</w:t>
      </w:r>
    </w:p>
    <w:p w14:paraId="60E6BB66" w14:textId="77777777" w:rsidR="00E568FC" w:rsidRPr="00EA77BC" w:rsidRDefault="00E568FC" w:rsidP="0012128D">
      <w:pPr>
        <w:shd w:val="pct10" w:color="auto" w:fill="auto"/>
        <w:ind w:left="374"/>
        <w:rPr>
          <w:rFonts w:ascii="Courier New" w:hAnsi="Courier New" w:cs="Courier New"/>
          <w:sz w:val="16"/>
        </w:rPr>
      </w:pPr>
    </w:p>
    <w:p w14:paraId="60E6BB67" w14:textId="77777777" w:rsidR="00E568FC" w:rsidRPr="00EA77BC" w:rsidRDefault="00E568FC" w:rsidP="0012128D">
      <w:pPr>
        <w:shd w:val="pct10" w:color="auto" w:fill="auto"/>
        <w:ind w:left="374"/>
        <w:rPr>
          <w:rFonts w:ascii="Courier New" w:hAnsi="Courier New" w:cs="Courier New"/>
          <w:sz w:val="16"/>
        </w:rPr>
      </w:pPr>
      <w:r w:rsidRPr="00EA77BC">
        <w:rPr>
          <w:rFonts w:ascii="Courier New" w:hAnsi="Courier New" w:cs="Courier New"/>
          <w:sz w:val="16"/>
        </w:rPr>
        <w:t xml:space="preserve">DEVICE: </w:t>
      </w:r>
      <w:r w:rsidRPr="00EA77BC">
        <w:rPr>
          <w:rFonts w:ascii="Courier New" w:hAnsi="Courier New" w:cs="Courier New"/>
          <w:b/>
          <w:bCs/>
          <w:sz w:val="16"/>
        </w:rPr>
        <w:t>Printer 1</w:t>
      </w:r>
    </w:p>
    <w:p w14:paraId="60E6BB68" w14:textId="77777777" w:rsidR="00E568FC" w:rsidRPr="00EA77BC" w:rsidRDefault="00E568FC" w:rsidP="0005137D">
      <w:pPr>
        <w:keepNext/>
        <w:shd w:val="pct10" w:color="auto" w:fill="auto"/>
        <w:ind w:left="374"/>
        <w:rPr>
          <w:rFonts w:ascii="Courier New" w:hAnsi="Courier New" w:cs="Courier New"/>
          <w:sz w:val="16"/>
        </w:rPr>
      </w:pPr>
    </w:p>
    <w:p w14:paraId="60E6BB69" w14:textId="77777777" w:rsidR="00E568FC" w:rsidRPr="00EA77BC" w:rsidRDefault="00E568FC" w:rsidP="0005137D">
      <w:pPr>
        <w:keepNext/>
        <w:shd w:val="pct10" w:color="auto" w:fill="auto"/>
        <w:ind w:left="374"/>
        <w:rPr>
          <w:rFonts w:ascii="Courier New" w:hAnsi="Courier New" w:cs="Courier New"/>
          <w:sz w:val="16"/>
        </w:rPr>
      </w:pPr>
      <w:r w:rsidRPr="00EA77BC">
        <w:rPr>
          <w:rFonts w:ascii="Courier New" w:hAnsi="Courier New" w:cs="Courier New"/>
          <w:sz w:val="16"/>
        </w:rPr>
        <w:t>Requested Start Time: NOW//  (JUL 18, 2001@13:59:39)</w:t>
      </w:r>
    </w:p>
    <w:p w14:paraId="60E6BB6A"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ORDERABLE ITEM - DISPENSE DRUG  (MATCHED REPORT)               PAGE: 1</w:t>
      </w:r>
    </w:p>
    <w:p w14:paraId="60E6BB6B"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6C"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(853) A-FIL   CREAM,TOP</w:t>
      </w:r>
    </w:p>
    <w:p w14:paraId="60E6BB6D"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(1215) Dispense Drug -&gt; A-FIL CREAM 45GM</w:t>
      </w:r>
    </w:p>
    <w:p w14:paraId="60E6BB6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6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(2798) ABACAVIR(ZIAGEN)   TAB</w:t>
      </w:r>
    </w:p>
    <w:p w14:paraId="60E6BB7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(4508) Dispense Drug -&gt; ABACAVIR (ZIAGEN) 300MG TAB UD</w:t>
      </w:r>
    </w:p>
    <w:p w14:paraId="60E6BB7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(2229) ABCIXIMAB   INJ,SOLN</w:t>
      </w:r>
    </w:p>
    <w:p w14:paraId="60E6BB7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(3912) Dispense Drug -&gt; ABCIXIMAB (REOPRO) 2MG/ML INJ</w:t>
      </w:r>
    </w:p>
    <w:p w14:paraId="60E6BB7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(1833) ABDOMINAL   PAD</w:t>
      </w:r>
    </w:p>
    <w:p w14:paraId="60E6BB7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   Dispense Drug -&gt; PAD,ABDOMINAL 7.5 X 8 STERILE</w:t>
      </w:r>
    </w:p>
    <w:p w14:paraId="60E6BB7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(2577) Dispense Drug -&gt; PADS ABDOMINAL 5X9</w:t>
      </w:r>
    </w:p>
    <w:p w14:paraId="60E6BB7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(3276) Dispense Drug -&gt; COTTON WADDING</w:t>
      </w:r>
    </w:p>
    <w:p w14:paraId="60E6BB7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(1944) ABDOMINAL BINDER   BELT</w:t>
      </w:r>
    </w:p>
    <w:p w14:paraId="60E6BB7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(2743) Dispense Drug -&gt; ABDOMINAL BINDER</w:t>
      </w:r>
    </w:p>
    <w:p w14:paraId="60E6BB7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(2101) ACARBOSE   TAB</w:t>
      </w:r>
    </w:p>
    <w:p w14:paraId="60E6BB7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(3764) Dispense Drug -&gt; ACARBOSE (PRECOSE) 50MG TAB</w:t>
      </w:r>
    </w:p>
    <w:p w14:paraId="60E6BB7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(3765) Dispense Drug -&gt; ACARBOSE (PRECOSE) 25MG TAB</w:t>
      </w:r>
    </w:p>
    <w:p w14:paraId="60E6BB8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 ACEBUTOLOL   CAP,ORAL</w:t>
      </w:r>
    </w:p>
    <w:p w14:paraId="60E6BB8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(577)  Dispense Drug -&gt; ACEBUTOLOL 200MG CAP</w:t>
      </w:r>
    </w:p>
    <w:p w14:paraId="60E6BB8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(3335) Dispense Drug -&gt; ACEBUTOLOL 400MG CAP</w:t>
      </w:r>
    </w:p>
    <w:p w14:paraId="60E6BB8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(1629) ACETAMINOPHEN   TAB</w:t>
      </w:r>
    </w:p>
    <w:p w14:paraId="60E6BB8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(263)  Dispense Drug -&gt; ACETAMINOPHEN 325MG TAB</w:t>
      </w:r>
    </w:p>
    <w:p w14:paraId="60E6BB8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(2730) Dispense Drug -&gt; ACETAMINOPHEN 325MG TAB UD</w:t>
      </w:r>
    </w:p>
    <w:p w14:paraId="60E6BB8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(4429) Dispense Drug -&gt; ZTEST</w:t>
      </w:r>
    </w:p>
    <w:p w14:paraId="60E6BB8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(2663) ACETAMINOPHEN   ELIXIR</w:t>
      </w:r>
    </w:p>
    <w:p w14:paraId="60E6BB8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(2564) Dispense Drug -&gt; ACETAMINOPHEN LIQ 650MG/20.3ML U.D. CUP</w:t>
      </w:r>
    </w:p>
    <w:p w14:paraId="60E6BB8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(1681) ACETAMINOPHEN   LIQUID,ORAL</w:t>
      </w:r>
    </w:p>
    <w:p w14:paraId="60E6BB8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(494)  Dispense Drug -&gt; ACETAMINOPHEN LIQ 160MG/5ML 4OZ</w:t>
      </w:r>
    </w:p>
    <w:p w14:paraId="60E6BB8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(1723) Dispense Drug -&gt; ACETAMINOPHEN 500MG/15CC ELIXIR</w:t>
      </w:r>
    </w:p>
    <w:p w14:paraId="60E6BB9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(4) ACETAMINOPHEN    SUPP,RTL</w:t>
      </w:r>
    </w:p>
    <w:p w14:paraId="60E6BB9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(264)  Dispense Drug -&gt; ACETAMINOPHEN 650MG RTL SUPP</w:t>
      </w:r>
    </w:p>
    <w:p w14:paraId="60E6BB9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(2117) ACETAMINOPHEN/BUTALBITAL/CAFFEINE   CAP,ORAL</w:t>
      </w:r>
    </w:p>
    <w:p w14:paraId="60E6BB9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(3295) Dispense Drug -&gt; APAP 325MG/BUTALBITAL 50MG/CAFN 40MG CAP</w:t>
      </w:r>
    </w:p>
    <w:p w14:paraId="60E6BB9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(6) ACETAMINOPHEN/CHLORZOXAZONE   TAB</w:t>
      </w:r>
    </w:p>
    <w:p w14:paraId="60E6BB9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(1808) Dispense Drug -&gt; CHLORZOXAZONE &amp; ACETAMINOPHEN TAB</w:t>
      </w:r>
    </w:p>
    <w:p w14:paraId="60E6BB9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(8) ACETAMINOPHEN/CODEINE   TAB</w:t>
      </w:r>
    </w:p>
    <w:p w14:paraId="60E6BB9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(341)  Dispense Drug -&gt; ACETAMINOPHEN WITH CODEINE 60MG</w:t>
      </w:r>
    </w:p>
    <w:p w14:paraId="60E6BB9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(342)  Dispense Drug -&gt; ACETAMINOPHEN WITH CODEINE 30MG TAB</w:t>
      </w:r>
    </w:p>
    <w:p w14:paraId="60E6BB9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(343)  Dispense Drug -&gt; ACETAMINOPHEN WITH CODEINE 15MG TAB</w:t>
      </w:r>
    </w:p>
    <w:p w14:paraId="60E6BB9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(2029) Dispense Drug -&gt; ACETAMIN W/CODEINE 30MG(TYLENOL#3)TAB UD</w:t>
      </w:r>
    </w:p>
    <w:p w14:paraId="60E6BB9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(7) ACETAMINOPHEN/CODEINE   ELIXIR</w:t>
      </w:r>
    </w:p>
    <w:p w14:paraId="60E6BBA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(228)  Dispense Drug -&gt; ACETAMINOPHEN AND CODEINE ELIXIR (ML) </w:t>
      </w:r>
    </w:p>
    <w:p w14:paraId="60E6BBA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(401)  Dispense Drug -&gt; ACETAMIN W/CODEINE 30MG/12.5ML LIQ UD</w:t>
      </w:r>
    </w:p>
    <w:p w14:paraId="60E6BBA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(9) ACETAMINOPHEN/HYDROCODONE   CAP,ORAL</w:t>
      </w:r>
    </w:p>
    <w:p w14:paraId="60E6BBA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(1728) Dispense Drug -&gt; HYDROCODONE/ACETAMINOPHEN (LORCET-HD)</w:t>
      </w:r>
    </w:p>
    <w:p w14:paraId="60E6BBA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(10) ACETAMINOPHEN/HYDROCODONE   TAB</w:t>
      </w:r>
    </w:p>
    <w:p w14:paraId="60E6BBA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(3293) Dispense Drug -&gt; HYDROCODONE 5MG/ACETAMINOPHEN 500MG TAB</w:t>
      </w:r>
    </w:p>
    <w:p w14:paraId="60E6BBA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(4099) Dispense Drug -&gt; HYDROCODONE 7.5MG/ACETAMINOPHEN 750MG TB</w:t>
      </w:r>
    </w:p>
    <w:p w14:paraId="60E6BBA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(1762) ACETAMINOPHEN/HYDROCODONE   LIQUID,ORAL</w:t>
      </w:r>
    </w:p>
    <w:p w14:paraId="60E6BBA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(1572) Dispense Drug -&gt; HYDROCODONE/ACETAMIN 2.5MG/167MG/5ML LIQ</w:t>
      </w:r>
    </w:p>
    <w:p w14:paraId="60E6BBA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(2730) ACETAMINOPHEN/OXYCODONE   CAP,ORAL</w:t>
      </w:r>
    </w:p>
    <w:p w14:paraId="60E6BBA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(344)  Dispense Drug -&gt; ACETAMINOPHEN &amp; OXYCODONE (TYLOX) CAP </w:t>
      </w:r>
    </w:p>
    <w:p w14:paraId="60E6BBB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(2614) ACETAMINOPHEN/OXYCODONE   TAB</w:t>
      </w:r>
    </w:p>
    <w:p w14:paraId="60E6BBB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(1452) Dispense Drug -&gt; OXYCODONE /ACETAMINOPHEN (PERCOCET) TAB</w:t>
      </w:r>
    </w:p>
    <w:p w14:paraId="60E6BBB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(1510) Dispense Drug -&gt; ACETAMIN W/OXYCODONE 5MG(PERCOCET)TAB UD</w:t>
      </w:r>
    </w:p>
    <w:p w14:paraId="60E6BBB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(12) ACETAZOLAMIDE   CAP,SA</w:t>
      </w:r>
    </w:p>
    <w:p w14:paraId="60E6BBB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(639)  Dispense Drug -&gt; ACETAZOLAMIDE 500MG T.R.C.</w:t>
      </w:r>
    </w:p>
    <w:p w14:paraId="60E6BBB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(2599) Dispense Drug -&gt; ACETAZOLAMIDE 500MG CAP,SA</w:t>
      </w:r>
    </w:p>
    <w:p w14:paraId="60E6BBB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(13) ACETAZOLAMIDE   INJ</w:t>
      </w:r>
    </w:p>
    <w:p w14:paraId="60E6BBB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(640)  Dispense Drug -&gt; ACETAZOLAMIDE NA 500MG/VIL INJ</w:t>
      </w:r>
    </w:p>
    <w:p w14:paraId="60E6BBB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(14) ACETAZOLAMIDE   TAB</w:t>
      </w:r>
    </w:p>
    <w:p w14:paraId="60E6BBB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(638)  Dispense Drug -&gt; ACETAZOLAMIDE 250MG TAB</w:t>
      </w:r>
    </w:p>
    <w:p w14:paraId="60E6BBB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F"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(2156) ACETIC ACID   LIQUID</w:t>
      </w:r>
    </w:p>
    <w:p w14:paraId="60E6BBC0"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(2506) Dispense Drug -&gt; DOUCHE VAGINAL (VINEGAR)</w:t>
      </w:r>
    </w:p>
    <w:p w14:paraId="60E6BBC1"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(4184) Dispense Drug -&gt; ACETIC ACID 5%</w:t>
      </w:r>
    </w:p>
    <w:p w14:paraId="60E6BBC2"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C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(18) ACETIC ACID   SOLN,OTIC</w:t>
      </w:r>
    </w:p>
    <w:p w14:paraId="60E6BBC4"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(1665) Dispense Drug -&gt; ZZACETIC ACID 2% (VOSOL) SOLN,OTIC 30ML</w:t>
      </w:r>
    </w:p>
    <w:p w14:paraId="60E6BBC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(4113) Dispense Drug -&gt; ACETIC ACID 2% (VOSOL) OTIC SOLN (15)</w:t>
      </w:r>
    </w:p>
    <w:p w14:paraId="60E6BBC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 ACETIC ACID   SOLN,IRRG</w:t>
      </w:r>
    </w:p>
    <w:p w14:paraId="60E6BBC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(675)  Dispense Drug -&gt; ACETIC ACID 0.25% SOLN,IRRG</w:t>
      </w:r>
    </w:p>
    <w:p w14:paraId="60E6BBC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(4108) Dispense Drug -&gt; ACETIC ACID 0.25% IRRG SOLN</w:t>
      </w:r>
    </w:p>
    <w:p w14:paraId="60E6BBC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(2201) ACETIC ACID,GLACIAL   LIQUID</w:t>
      </w:r>
    </w:p>
    <w:p w14:paraId="60E6BBC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(1185) Dispense Drug -&gt; ACETIC ACID,GLACIAL LIQUID</w:t>
      </w:r>
    </w:p>
    <w:p w14:paraId="60E6BBC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(15) ACETIC ACID/ALUMINUM ACETATE   SOLN,OTIC</w:t>
      </w:r>
    </w:p>
    <w:p w14:paraId="60E6BBC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(1193) Dispense Drug -&gt; DOMEBORO SOLN,OTIC</w:t>
      </w:r>
    </w:p>
    <w:p w14:paraId="60E6BBD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 ACETIC ACID/HYDROCORTISONE   SOLN,OTIC</w:t>
      </w:r>
    </w:p>
    <w:p w14:paraId="60E6BBD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(1881) Dispense Drug -&gt; ZZACETIC ACID/HYDROCORT (VOSOL HC) OTIC</w:t>
      </w:r>
    </w:p>
    <w:p w14:paraId="60E6BBD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(4112) Dispense Drug -&gt; ACETIC ACID/HYDROCORT(VOSOL HC) OTIC(10)</w:t>
      </w:r>
    </w:p>
    <w:p w14:paraId="60E6BBD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 ACETOHEXAMIDE   TAB</w:t>
      </w:r>
    </w:p>
    <w:p w14:paraId="60E6BBD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(951)  Dispense Drug -&gt; ACETOHEXAMIDE 250MG TAB</w:t>
      </w:r>
    </w:p>
    <w:p w14:paraId="60E6BBD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(952)  Dispense Drug -&gt; ACETOHEXAMIDE 500MG TAB</w:t>
      </w:r>
    </w:p>
    <w:p w14:paraId="60E6BBD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 ACETONE   LIQUID</w:t>
      </w:r>
    </w:p>
    <w:p w14:paraId="60E6BBD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(1292) Dispense Drug -&gt; ACETONE 1PT</w:t>
      </w:r>
    </w:p>
    <w:p w14:paraId="60E6BBD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 ACETOPHENAZINE MALEATE   TAB</w:t>
      </w:r>
    </w:p>
    <w:p w14:paraId="60E6BBD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(383)  Dispense Drug -&gt; ACETOPHENAZINE MALEATE 20MG TAB</w:t>
      </w:r>
    </w:p>
    <w:p w14:paraId="60E6BBD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 ACETYLCHOLINE CHLORIDE   SOLN,OPH</w:t>
      </w:r>
    </w:p>
    <w:p w14:paraId="60E6BBE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(749)  Dispense Drug -&gt; ACETYLCHOLINE CL 1% SOLN,OPH</w:t>
      </w:r>
    </w:p>
    <w:p w14:paraId="60E6BBE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(2118) ACETYLCYSTEINE 10%   SOLN,OPH</w:t>
      </w:r>
    </w:p>
    <w:p w14:paraId="60E6BBE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(225)  Dispense Drug -&gt; ACETYLCYSTEINE 10% OPH DROPS 10ML</w:t>
      </w:r>
    </w:p>
    <w:p w14:paraId="60E6BBE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(2119) ACETYLCYSTEINE 10%   SOLN,INHL</w:t>
      </w:r>
    </w:p>
    <w:p w14:paraId="60E6BBE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(173)  Dispense Drug -&gt; ACETYLCYSTEINE 10% INHL SOLN (10)</w:t>
      </w:r>
    </w:p>
    <w:p w14:paraId="60E6BBE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(23) ACETYLCYSTEINE 20%   SOLN,INHL</w:t>
      </w:r>
    </w:p>
    <w:p w14:paraId="60E6BBE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(1218) Dispense Drug -&gt; ACETYLCYSTEINE 20% INHL SOLN (30)</w:t>
      </w:r>
    </w:p>
    <w:p w14:paraId="60E6BBE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(1634) Dispense Drug -&gt; ZZACETYLCYSTEINE 20% SOLN 10ML VI</w:t>
      </w:r>
    </w:p>
    <w:p w14:paraId="60E6BBE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(4476) Dispense Drug -&gt; ACETYLCYSTEINE 20% INHL SOLN (10)</w:t>
      </w:r>
    </w:p>
    <w:p w14:paraId="60E6BBE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(2443) ACITRETIN   CAP,ORAL</w:t>
      </w:r>
    </w:p>
    <w:p w14:paraId="60E6BBE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(4193) Dispense Drug -&gt; ACITRETIN 25MG CAP</w:t>
      </w:r>
    </w:p>
    <w:p w14:paraId="60E6BBE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(4317) Dispense Drug -&gt; ACITRETIN 10MG CAP</w:t>
      </w:r>
    </w:p>
    <w:p w14:paraId="60E6BBE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(1881) ACRIVASTINE/PSEUDOEPHEDRINE   CAP,ORAL</w:t>
      </w:r>
    </w:p>
    <w:p w14:paraId="60E6BBF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(3490) Dispense Drug -&gt; ACRIVASTINE 8/PSEUDOEPHEDRINE 60MG CAP</w:t>
      </w:r>
    </w:p>
    <w:p w14:paraId="60E6BBF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(2631) ACTIVE LIFE (0227-71)   POUCH</w:t>
      </w:r>
    </w:p>
    <w:p w14:paraId="60E6BBF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(4254) Dispense Drug -&gt; POUCH,OSTOMY,ACTIVE LIFE C#0227-71</w:t>
      </w:r>
    </w:p>
    <w:p w14:paraId="60E6BBF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 ACYCLOVIR   INJ</w:t>
      </w:r>
    </w:p>
    <w:p w14:paraId="60E6BBF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(3045) Dispense Drug -&gt; ACYCLOVIR (ZOVIRAX) 500MG INJ</w:t>
      </w:r>
    </w:p>
    <w:p w14:paraId="60E6BBF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   Additive -&gt; ACYCLOVIR (ZOVIRAX)</w:t>
      </w:r>
    </w:p>
    <w:p w14:paraId="60E6BBF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(2522) ACYCLOVIR   TAB</w:t>
      </w:r>
    </w:p>
    <w:p w14:paraId="60E6BBF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(2154) Dispense Drug -&gt; ACYCLOVIR (ZOVIRAX) 800MG TAB</w:t>
      </w:r>
    </w:p>
    <w:p w14:paraId="60E6BBF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(4308) Dispense Drug -&gt; ACYCLOVIR 800MG UD TAB</w:t>
      </w:r>
    </w:p>
    <w:p w14:paraId="60E6BBF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(28) ACYCLOVIR   OINT,TOP</w:t>
      </w:r>
    </w:p>
    <w:p w14:paraId="60E6BBF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(2443) Dispense Drug -&gt; ZZACYCLOVIR 5% (ZOVIRAX) OINT,TOP 15GM</w:t>
      </w:r>
    </w:p>
    <w:p w14:paraId="60E6BC0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(4221) Dispense Drug -&gt; ACYCLOVIR 5% OINTMENT (15)</w:t>
      </w:r>
    </w:p>
    <w:p w14:paraId="60E6BC0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2" w14:textId="77777777" w:rsidR="00595E65" w:rsidRPr="00EA77BC" w:rsidRDefault="00595E65" w:rsidP="00EA77BC">
      <w:pPr>
        <w:shd w:val="pct10" w:color="auto" w:fill="auto"/>
        <w:ind w:left="374"/>
        <w:rPr>
          <w:rFonts w:ascii="Courier New" w:hAnsi="Courier New" w:cs="Courier New"/>
          <w:sz w:val="16"/>
        </w:rPr>
      </w:pPr>
      <w:bookmarkStart w:id="1775" w:name="Page_118"/>
      <w:bookmarkEnd w:id="1775"/>
      <w:r w:rsidRPr="00EA77BC">
        <w:rPr>
          <w:rFonts w:ascii="Courier New" w:hAnsi="Courier New" w:cs="Courier New"/>
          <w:sz w:val="16"/>
        </w:rPr>
        <w:t>(26) ACYCLOVIR    CAP,ORAL</w:t>
      </w:r>
    </w:p>
    <w:p w14:paraId="60E6BC0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(2600) Dispense Drug -&gt; ACYCLOVIR (ZOVIRAX) 200MG CAPS</w:t>
      </w:r>
    </w:p>
    <w:p w14:paraId="60E6BC0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5"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(25) ACYCLOVIR    SUSP</w:t>
      </w:r>
    </w:p>
    <w:p w14:paraId="60E6BC06"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 xml:space="preserve">  (3522) Dispense Drug -&gt; ACYCLOVIR (ZOVIRAX) SUSP 800MG/20ML</w:t>
      </w:r>
    </w:p>
    <w:p w14:paraId="60E6BC07"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w:t>
      </w:r>
    </w:p>
    <w:p w14:paraId="60E6BC08"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(29) ADAPETTES   SOLN,OPH</w:t>
      </w:r>
    </w:p>
    <w:p w14:paraId="60E6BC0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(2271) Dispense Drug -&gt; ADAPETTES (15ML)</w:t>
      </w:r>
    </w:p>
    <w:p w14:paraId="60E6BC0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(1945) ADAPTER   MISCELLANEOUS</w:t>
      </w:r>
    </w:p>
    <w:p w14:paraId="60E6BC0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(2676) Dispense Drug -&gt; ADAPTER FOR URINE BAG</w:t>
      </w:r>
    </w:p>
    <w:p w14:paraId="60E6BC0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(2017) ADAPTER,JEJUNOSTOMY   ADAPTER</w:t>
      </w:r>
    </w:p>
    <w:p w14:paraId="60E6BC0F" w14:textId="77777777" w:rsidR="00E8431F" w:rsidRPr="005A3839" w:rsidRDefault="00E8431F" w:rsidP="00CA334D">
      <w:pPr>
        <w:pStyle w:val="Heading2"/>
        <w:numPr>
          <w:ilvl w:val="0"/>
          <w:numId w:val="44"/>
        </w:numPr>
        <w:tabs>
          <w:tab w:val="clear" w:pos="1080"/>
          <w:tab w:val="num" w:pos="810"/>
        </w:tabs>
        <w:spacing w:before="120"/>
        <w:ind w:hanging="360"/>
      </w:pPr>
      <w:bookmarkStart w:id="1776" w:name="_Toc436899894"/>
      <w:bookmarkStart w:id="1777" w:name="_Toc523224133"/>
      <w:r w:rsidRPr="005A3839">
        <w:t>Reports for Medications Requiring Removal (MRR)</w:t>
      </w:r>
      <w:bookmarkEnd w:id="1776"/>
      <w:bookmarkEnd w:id="1777"/>
    </w:p>
    <w:p w14:paraId="60E6BC10" w14:textId="77777777" w:rsidR="00E8431F" w:rsidRPr="005A3839" w:rsidRDefault="00E8431F" w:rsidP="00E8431F"/>
    <w:p w14:paraId="60E6BC11" w14:textId="4F4A3324" w:rsidR="00E8431F" w:rsidRPr="005A3839" w:rsidRDefault="00E8431F" w:rsidP="00E8431F">
      <w:pPr>
        <w:pStyle w:val="NoSpacing"/>
        <w:spacing w:after="120"/>
      </w:pPr>
      <w:r w:rsidRPr="005A3839">
        <w:fldChar w:fldCharType="begin"/>
      </w:r>
      <w:r w:rsidRPr="005A3839">
        <w:instrText xml:space="preserve"> REF Index \h  \* MERGEFORMAT </w:instrText>
      </w:r>
      <w:del w:id="1778" w:author="Department of Veterans Affairs" w:date="2018-10-24T11:34:00Z">
        <w:r w:rsidR="00A62D31" w:rsidDel="00A62D31">
          <w:fldChar w:fldCharType="separate"/>
        </w:r>
      </w:del>
      <w:del w:id="1779" w:author="Department of Veterans Affairs" w:date="2018-10-24T11:32:00Z">
        <w:r w:rsidRPr="005A3839">
          <w:fldChar w:fldCharType="end"/>
        </w:r>
      </w:del>
      <w:r w:rsidRPr="005A3839">
        <w:fldChar w:fldCharType="begin"/>
      </w:r>
      <w:r w:rsidRPr="005A3839">
        <w:instrText xml:space="preserve"> REF Index \h  \* MERGEFORMAT </w:instrText>
      </w:r>
      <w:del w:id="1780" w:author="Department of Veterans Affairs" w:date="2018-10-24T11:34:00Z">
        <w:r w:rsidR="00A62D31" w:rsidDel="00A62D31">
          <w:fldChar w:fldCharType="separate"/>
        </w:r>
      </w:del>
      <w:del w:id="1781" w:author="Department of Veterans Affairs" w:date="2018-10-24T11:32:00Z">
        <w:r w:rsidRPr="005A3839">
          <w:fldChar w:fldCharType="end"/>
        </w:r>
      </w:del>
      <w:r w:rsidRPr="005A3839">
        <w:t xml:space="preserve">Reports have been created that can be run from the </w:t>
      </w:r>
      <w:r w:rsidRPr="005A7C4D">
        <w:rPr>
          <w:i/>
        </w:rPr>
        <w:t>Pharmacy Data Management [</w:t>
      </w:r>
      <w:r w:rsidRPr="005A3839">
        <w:t>PSS MGR] menu which will allow the user to generate a report that lists patients with orders that have Medications Requiring Removal (MRRs) that were Finished and Active prior to the install of patch PSJ*5*315, a report identifying all Orderable Items that are MRRs, and a report identifying all Orderable Items that are marked as Medications Requiring or Recommending Witness for Administration.</w:t>
      </w:r>
    </w:p>
    <w:p w14:paraId="60E6BC12" w14:textId="77777777" w:rsidR="00E8431F" w:rsidRPr="005A3839" w:rsidRDefault="00E8431F" w:rsidP="00CA334D">
      <w:pPr>
        <w:pStyle w:val="NoSpacing"/>
        <w:numPr>
          <w:ilvl w:val="0"/>
          <w:numId w:val="75"/>
        </w:numPr>
        <w:spacing w:after="60"/>
      </w:pPr>
      <w:r w:rsidRPr="005A3839">
        <w:t xml:space="preserve">Orders for MRRs with Removal Properties </w:t>
      </w:r>
    </w:p>
    <w:p w14:paraId="60E6BC13" w14:textId="77777777" w:rsidR="00E8431F" w:rsidRPr="005A3839" w:rsidRDefault="00E8431F" w:rsidP="00CA334D">
      <w:pPr>
        <w:pStyle w:val="NoSpacing"/>
        <w:numPr>
          <w:ilvl w:val="0"/>
          <w:numId w:val="75"/>
        </w:numPr>
        <w:spacing w:after="60"/>
      </w:pPr>
      <w:r w:rsidRPr="005A3839">
        <w:t>Orderable Items that Require Removal</w:t>
      </w:r>
    </w:p>
    <w:p w14:paraId="60E6BC14" w14:textId="77777777" w:rsidR="00E8431F" w:rsidRPr="005A3839" w:rsidRDefault="00E8431F" w:rsidP="00CA334D">
      <w:pPr>
        <w:pStyle w:val="NoSpacing"/>
        <w:numPr>
          <w:ilvl w:val="0"/>
          <w:numId w:val="75"/>
        </w:numPr>
        <w:spacing w:after="60"/>
      </w:pPr>
      <w:r w:rsidRPr="005A3839">
        <w:t>Orderable Items Report for High Risk/High Alert</w:t>
      </w:r>
    </w:p>
    <w:p w14:paraId="60E6BC15" w14:textId="77777777" w:rsidR="00E8431F" w:rsidRDefault="00E8431F" w:rsidP="00E8431F">
      <w:pPr>
        <w:rPr>
          <w:b/>
        </w:rPr>
      </w:pPr>
      <w:bookmarkStart w:id="1782" w:name="_Toc433632323"/>
      <w:bookmarkStart w:id="1783" w:name="_Toc434344281"/>
    </w:p>
    <w:p w14:paraId="60E6BC16" w14:textId="77777777" w:rsidR="00E8431F" w:rsidRPr="005A3839" w:rsidRDefault="00E8431F" w:rsidP="00E8431F">
      <w:pPr>
        <w:rPr>
          <w:b/>
        </w:rPr>
      </w:pPr>
      <w:r w:rsidRPr="005A3839">
        <w:rPr>
          <w:b/>
        </w:rPr>
        <w:t>Orders for MRRs with Removal Properties</w:t>
      </w:r>
      <w:bookmarkEnd w:id="1782"/>
      <w:bookmarkEnd w:id="1783"/>
      <w:r w:rsidRPr="005A3839">
        <w:rPr>
          <w:b/>
        </w:rPr>
        <w:t xml:space="preserve"> </w:t>
      </w:r>
    </w:p>
    <w:p w14:paraId="60E6BC17" w14:textId="77777777" w:rsidR="00E8431F" w:rsidRPr="005A3839" w:rsidRDefault="00E8431F" w:rsidP="00E8431F">
      <w:pPr>
        <w:rPr>
          <w:b/>
        </w:rPr>
      </w:pPr>
    </w:p>
    <w:p w14:paraId="60E6BC18" w14:textId="77777777" w:rsidR="00E8431F" w:rsidRPr="005A3839" w:rsidRDefault="00E8431F" w:rsidP="00E8431F">
      <w:r w:rsidRPr="005A3839">
        <w:t>The Orders for MRRs with Removal Properties report shows active orders that contain Orderable Items that have the new “Prompt for Removal in BCMA” flag value set to 1, 2, or 3:</w:t>
      </w:r>
    </w:p>
    <w:p w14:paraId="60E6BC19" w14:textId="77777777" w:rsidR="00E8431F" w:rsidRPr="005A3839" w:rsidRDefault="00E8431F" w:rsidP="00E8431F"/>
    <w:p w14:paraId="60E6BC1A" w14:textId="77777777" w:rsidR="00E8431F" w:rsidRPr="005A3839" w:rsidRDefault="00E8431F" w:rsidP="00E8431F">
      <w:pPr>
        <w:ind w:firstLine="720"/>
      </w:pPr>
      <w:r w:rsidRPr="005A3839">
        <w:t>1        Removal at Next Administration</w:t>
      </w:r>
    </w:p>
    <w:p w14:paraId="60E6BC1B" w14:textId="77777777" w:rsidR="00E8431F" w:rsidRPr="005A3839" w:rsidRDefault="00E8431F" w:rsidP="00E8431F">
      <w:r w:rsidRPr="005A3839">
        <w:t xml:space="preserve">       </w:t>
      </w:r>
      <w:r w:rsidRPr="005A3839">
        <w:tab/>
        <w:t>2        Removal Period Optional Prior to Next Administration</w:t>
      </w:r>
    </w:p>
    <w:p w14:paraId="60E6BC1C" w14:textId="77777777" w:rsidR="00E8431F" w:rsidRPr="005A3839" w:rsidRDefault="00E8431F" w:rsidP="00E8431F">
      <w:r w:rsidRPr="005A3839">
        <w:tab/>
        <w:t>3        Removal Period Required Prior to Next Administration</w:t>
      </w:r>
    </w:p>
    <w:p w14:paraId="60E6BC1D" w14:textId="77777777" w:rsidR="00E8431F" w:rsidRPr="005A3839" w:rsidRDefault="00E8431F" w:rsidP="00E8431F"/>
    <w:p w14:paraId="60E6BC1E" w14:textId="77777777" w:rsidR="00E8431F" w:rsidRPr="005A3839" w:rsidRDefault="00E8431F" w:rsidP="00E8431F">
      <w:r w:rsidRPr="005A3839">
        <w:t>The MRR diagnostic utility report Orders for MRRs with Removal Properties needs to be run prior to and after the Pharmacy Inpatient PSJ*5*315 patch has been installed. The orders that show up on this list need to be re-entered as new orders or they will not function correctly with the new removal features and full functionality introduced in this patch, however, they will not cause errors.</w:t>
      </w:r>
    </w:p>
    <w:p w14:paraId="60E6BC1F" w14:textId="77777777" w:rsidR="00E8431F" w:rsidRPr="005A3839" w:rsidRDefault="00E8431F" w:rsidP="00E8431F"/>
    <w:p w14:paraId="60E6BC20" w14:textId="77777777" w:rsidR="00E8431F" w:rsidRPr="00064647" w:rsidRDefault="00E8431F" w:rsidP="00064647">
      <w:pPr>
        <w:keepLines/>
        <w:spacing w:after="120"/>
        <w:rPr>
          <w:sz w:val="20"/>
          <w:szCs w:val="20"/>
        </w:rPr>
      </w:pPr>
      <w:r w:rsidRPr="005A3839">
        <w:t xml:space="preserve"> </w:t>
      </w:r>
      <w:r w:rsidRPr="005A3839">
        <w:rPr>
          <w:b/>
          <w:bCs/>
          <w:iCs/>
        </w:rPr>
        <w:t>E</w:t>
      </w:r>
      <w:r w:rsidR="00B0342C">
        <w:rPr>
          <w:b/>
          <w:bCs/>
          <w:iCs/>
        </w:rPr>
        <w:t xml:space="preserve">xample: </w:t>
      </w:r>
      <w:r w:rsidRPr="00F918E6">
        <w:rPr>
          <w:b/>
          <w:i/>
          <w:sz w:val="20"/>
          <w:szCs w:val="20"/>
        </w:rPr>
        <w:t xml:space="preserve">Orders for MRRs with Removal Properties </w:t>
      </w:r>
      <w:r w:rsidR="00B0342C" w:rsidRPr="00F918E6">
        <w:rPr>
          <w:b/>
          <w:sz w:val="20"/>
          <w:szCs w:val="20"/>
        </w:rPr>
        <w:t>[</w:t>
      </w:r>
      <w:r w:rsidR="00E6691D" w:rsidRPr="00F918E6">
        <w:rPr>
          <w:b/>
          <w:sz w:val="20"/>
          <w:szCs w:val="20"/>
        </w:rPr>
        <w:t>PSS MRR O</w:t>
      </w:r>
      <w:r w:rsidR="00B0342C" w:rsidRPr="00F918E6">
        <w:rPr>
          <w:b/>
          <w:sz w:val="20"/>
          <w:szCs w:val="20"/>
        </w:rPr>
        <w:t>RDERS DIAGNOSTIC</w:t>
      </w:r>
      <w:r w:rsidR="00E6691D" w:rsidRPr="00F918E6">
        <w:rPr>
          <w:b/>
          <w:sz w:val="20"/>
          <w:szCs w:val="20"/>
        </w:rPr>
        <w:t xml:space="preserve"> R</w:t>
      </w:r>
      <w:r w:rsidR="00B0342C" w:rsidRPr="00F918E6">
        <w:rPr>
          <w:b/>
          <w:sz w:val="20"/>
          <w:szCs w:val="20"/>
        </w:rPr>
        <w:t>PT]</w:t>
      </w:r>
      <w:r w:rsidR="00E6691D" w:rsidRPr="00F918E6">
        <w:rPr>
          <w:b/>
          <w:sz w:val="20"/>
          <w:szCs w:val="20"/>
        </w:rPr>
        <w:t xml:space="preserve"> Option</w:t>
      </w:r>
      <w:bookmarkStart w:id="1784" w:name="_Toc433224453"/>
      <w:bookmarkStart w:id="1785" w:name="_Toc433360949"/>
      <w:bookmarkStart w:id="1786" w:name="_Toc433632324"/>
      <w:bookmarkStart w:id="1787" w:name="_Toc433795428"/>
      <w:bookmarkStart w:id="1788" w:name="_Toc434344282"/>
      <w:bookmarkStart w:id="1789" w:name="_Toc433632325"/>
      <w:bookmarkStart w:id="1790" w:name="_Toc434344283"/>
      <w:bookmarkEnd w:id="1784"/>
      <w:bookmarkEnd w:id="1785"/>
      <w:bookmarkEnd w:id="1786"/>
      <w:bookmarkEnd w:id="1787"/>
      <w:bookmarkEnd w:id="1788"/>
    </w:p>
    <w:p w14:paraId="60E6BC21" w14:textId="77777777" w:rsidR="00BA2D1A" w:rsidRDefault="0076180B" w:rsidP="00BA2D1A">
      <w:pPr>
        <w:rPr>
          <w:highlight w:val="yellow"/>
          <w:lang w:eastAsia="x-none"/>
        </w:rPr>
      </w:pPr>
      <w:r>
        <w:rPr>
          <w:noProof/>
        </w:rPr>
        <w:drawing>
          <wp:inline distT="0" distB="0" distL="0" distR="0" wp14:anchorId="60E6DD6B" wp14:editId="60E6DD6C">
            <wp:extent cx="4127500" cy="2997200"/>
            <wp:effectExtent l="0" t="0" r="0" b="0"/>
            <wp:docPr id="21" name="Picture 21" descr="MR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RR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7500" cy="2997200"/>
                    </a:xfrm>
                    <a:prstGeom prst="rect">
                      <a:avLst/>
                    </a:prstGeom>
                    <a:noFill/>
                    <a:ln>
                      <a:noFill/>
                    </a:ln>
                  </pic:spPr>
                </pic:pic>
              </a:graphicData>
            </a:graphic>
          </wp:inline>
        </w:drawing>
      </w:r>
    </w:p>
    <w:p w14:paraId="60E6BC22" w14:textId="77777777" w:rsidR="00BA2D1A" w:rsidRPr="00BA2D1A" w:rsidRDefault="00BA2D1A" w:rsidP="00BA2D1A">
      <w:pPr>
        <w:rPr>
          <w:highlight w:val="yellow"/>
          <w:lang w:eastAsia="x-none"/>
        </w:rPr>
      </w:pPr>
    </w:p>
    <w:p w14:paraId="60E6BC23" w14:textId="77777777" w:rsidR="00E8431F" w:rsidRPr="005A3839" w:rsidRDefault="00E8431F" w:rsidP="00E8431F">
      <w:pPr>
        <w:rPr>
          <w:b/>
        </w:rPr>
      </w:pPr>
      <w:r w:rsidRPr="005A3839">
        <w:rPr>
          <w:b/>
        </w:rPr>
        <w:t>Orderable Items that Require Removal Report</w:t>
      </w:r>
      <w:bookmarkEnd w:id="1789"/>
      <w:bookmarkEnd w:id="1790"/>
    </w:p>
    <w:p w14:paraId="60E6BC24" w14:textId="77777777" w:rsidR="00E8431F" w:rsidRPr="005A3839" w:rsidRDefault="00E8431F" w:rsidP="00E8431F">
      <w:pPr>
        <w:rPr>
          <w:b/>
        </w:rPr>
      </w:pPr>
    </w:p>
    <w:p w14:paraId="60E6BC2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that Require Removal report shows which Orderable Items have the “Prompt for Removal in BCMA” Medications Requiring Removal flag set to a value of 1, 2, or 3:</w:t>
      </w:r>
    </w:p>
    <w:p w14:paraId="60E6BC26" w14:textId="77777777" w:rsidR="00E8431F" w:rsidRPr="005A3839" w:rsidRDefault="00E8431F" w:rsidP="00E8431F">
      <w:pPr>
        <w:pStyle w:val="BodyText"/>
        <w:shd w:val="clear" w:color="auto" w:fill="auto"/>
        <w:rPr>
          <w:rFonts w:ascii="Times New Roman" w:hAnsi="Times New Roman" w:cs="Times New Roman"/>
          <w:sz w:val="24"/>
        </w:rPr>
      </w:pPr>
    </w:p>
    <w:p w14:paraId="60E6BC27" w14:textId="77777777" w:rsidR="00E8431F" w:rsidRPr="005A3839" w:rsidRDefault="00E8431F" w:rsidP="00E8431F">
      <w:pPr>
        <w:ind w:firstLine="720"/>
      </w:pPr>
      <w:r w:rsidRPr="005A3839">
        <w:t>1        Removal at Next Administration</w:t>
      </w:r>
    </w:p>
    <w:p w14:paraId="60E6BC28" w14:textId="77777777" w:rsidR="00E8431F" w:rsidRPr="005A3839" w:rsidRDefault="00E8431F" w:rsidP="00E8431F">
      <w:r w:rsidRPr="005A3839">
        <w:t xml:space="preserve">       </w:t>
      </w:r>
      <w:r w:rsidRPr="005A3839">
        <w:tab/>
        <w:t>2        Removal Period Optional Prior to Next Administration</w:t>
      </w:r>
    </w:p>
    <w:p w14:paraId="60E6BC29" w14:textId="77777777" w:rsidR="00E8431F" w:rsidRPr="005A3839" w:rsidRDefault="00E8431F" w:rsidP="00E8431F">
      <w:r w:rsidRPr="005A3839">
        <w:tab/>
        <w:t>3        Removal Period Required Prior to Next Administration</w:t>
      </w:r>
    </w:p>
    <w:p w14:paraId="60E6BC2A" w14:textId="77777777" w:rsidR="00E8431F" w:rsidRPr="005A3839" w:rsidRDefault="00E8431F" w:rsidP="00E8431F">
      <w:pPr>
        <w:pStyle w:val="BodyText"/>
        <w:shd w:val="clear" w:color="auto" w:fill="auto"/>
        <w:rPr>
          <w:rFonts w:ascii="Times New Roman" w:hAnsi="Times New Roman" w:cs="Times New Roman"/>
          <w:sz w:val="24"/>
        </w:rPr>
      </w:pPr>
    </w:p>
    <w:p w14:paraId="60E6BC2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helps the users check that the appropriate Orderable Items have been designated as Medications Requiring Removal.</w:t>
      </w:r>
    </w:p>
    <w:p w14:paraId="60E6BC2C" w14:textId="77777777" w:rsidR="00E8431F" w:rsidRPr="005A3839" w:rsidRDefault="00E8431F" w:rsidP="00E8431F"/>
    <w:p w14:paraId="60E6BC2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Users can access the Orderable Items that Require Removal report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2E" w14:textId="77777777" w:rsidR="00E8431F" w:rsidRPr="005A3839" w:rsidRDefault="00E8431F" w:rsidP="00E8431F">
      <w:pPr>
        <w:pStyle w:val="BodyText"/>
        <w:shd w:val="clear" w:color="auto" w:fill="auto"/>
        <w:ind w:left="360"/>
        <w:rPr>
          <w:rFonts w:ascii="Times New Roman" w:hAnsi="Times New Roman" w:cs="Times New Roman"/>
          <w:sz w:val="24"/>
        </w:rPr>
      </w:pPr>
    </w:p>
    <w:p w14:paraId="60E6BC2F"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will also:</w:t>
      </w:r>
    </w:p>
    <w:p w14:paraId="60E6BC3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 xml:space="preserve">Allow the user to select ALL “Prompt for Removal in BCMA” flag values of 1, 2, and 3 (default) or specific values of 1, 2, or 3.  </w:t>
      </w:r>
    </w:p>
    <w:p w14:paraId="60E6BC3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MRR Flag values(1,2,3):  (A/1/2/3): A//?”</w:t>
      </w:r>
    </w:p>
    <w:p w14:paraId="60E6BC3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3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Medications Requiring Removal flag value, Dispense Drug Name and Dispense Drug Inactive Date.</w:t>
      </w:r>
    </w:p>
    <w:p w14:paraId="60E6BC36" w14:textId="77777777" w:rsidR="00E8431F" w:rsidRPr="005A3839" w:rsidRDefault="00E8431F" w:rsidP="00E8431F"/>
    <w:p w14:paraId="60E6BC37" w14:textId="77777777" w:rsidR="00E8431F" w:rsidRPr="00B0342C" w:rsidRDefault="00E8431F" w:rsidP="00E8431F">
      <w:pPr>
        <w:spacing w:after="120"/>
        <w:rPr>
          <w:sz w:val="20"/>
          <w:szCs w:val="20"/>
        </w:rPr>
      </w:pPr>
      <w:r w:rsidRPr="005A3839">
        <w:rPr>
          <w:b/>
          <w:bCs/>
          <w:iCs/>
        </w:rPr>
        <w:t xml:space="preserve">Example: </w:t>
      </w:r>
      <w:r w:rsidRPr="00F918E6">
        <w:rPr>
          <w:b/>
          <w:i/>
          <w:sz w:val="20"/>
          <w:szCs w:val="20"/>
        </w:rPr>
        <w:t>Orderable Items that Require Rem</w:t>
      </w:r>
      <w:r w:rsidR="00CE2614" w:rsidRPr="00F918E6">
        <w:rPr>
          <w:b/>
          <w:i/>
          <w:sz w:val="20"/>
          <w:szCs w:val="20"/>
        </w:rPr>
        <w:t>oval</w:t>
      </w:r>
      <w:r w:rsidR="00037A9A" w:rsidRPr="00F918E6">
        <w:rPr>
          <w:b/>
          <w:i/>
          <w:sz w:val="20"/>
          <w:szCs w:val="20"/>
        </w:rPr>
        <w:t xml:space="preserve"> </w:t>
      </w:r>
      <w:r w:rsidR="00B0342C" w:rsidRPr="00F918E6">
        <w:rPr>
          <w:b/>
          <w:sz w:val="20"/>
          <w:szCs w:val="20"/>
        </w:rPr>
        <w:t>[PSS MRR ODERABLE ITEMS</w:t>
      </w:r>
      <w:r w:rsidR="00E6691D" w:rsidRPr="00F918E6">
        <w:rPr>
          <w:b/>
          <w:sz w:val="20"/>
          <w:szCs w:val="20"/>
        </w:rPr>
        <w:t xml:space="preserve"> RPT</w:t>
      </w:r>
      <w:r w:rsidR="00B0342C" w:rsidRPr="00F918E6">
        <w:rPr>
          <w:b/>
          <w:sz w:val="20"/>
          <w:szCs w:val="20"/>
        </w:rPr>
        <w:t>]</w:t>
      </w:r>
      <w:r w:rsidR="00E6691D" w:rsidRPr="00F918E6">
        <w:rPr>
          <w:b/>
          <w:sz w:val="20"/>
          <w:szCs w:val="20"/>
        </w:rPr>
        <w:t xml:space="preserve"> Option</w:t>
      </w:r>
    </w:p>
    <w:p w14:paraId="60E6BC38" w14:textId="77777777" w:rsidR="00CE2614" w:rsidRDefault="00CC628A" w:rsidP="00CC628A">
      <w:pPr>
        <w:autoSpaceDE w:val="0"/>
        <w:autoSpaceDN w:val="0"/>
        <w:adjustRightInd w:val="0"/>
        <w:rPr>
          <w:rFonts w:ascii="Courier New" w:hAnsi="Courier New" w:cs="r_ansi"/>
          <w:sz w:val="16"/>
          <w:szCs w:val="20"/>
        </w:rPr>
      </w:pPr>
      <w:r w:rsidRPr="00CC628A">
        <w:rPr>
          <w:rFonts w:ascii="Courier New" w:hAnsi="Courier New" w:cs="r_ansi"/>
          <w:sz w:val="16"/>
          <w:szCs w:val="20"/>
        </w:rPr>
        <w:t xml:space="preserve">        </w:t>
      </w:r>
    </w:p>
    <w:p w14:paraId="60E6BC39" w14:textId="77777777" w:rsidR="00CE2614" w:rsidRPr="00CE2614" w:rsidRDefault="00CE2614" w:rsidP="00CE2614">
      <w:pPr>
        <w:pStyle w:val="Codeexample"/>
        <w:rPr>
          <w:rFonts w:cs="Courier New"/>
        </w:rPr>
      </w:pPr>
    </w:p>
    <w:p w14:paraId="60E6BC3A" w14:textId="77777777" w:rsidR="00CC628A" w:rsidRPr="00CE2614" w:rsidRDefault="00CC628A" w:rsidP="00CE2614">
      <w:pPr>
        <w:pStyle w:val="Codeexample"/>
        <w:rPr>
          <w:rFonts w:cs="Courier New"/>
          <w:sz w:val="14"/>
        </w:rPr>
      </w:pPr>
      <w:r w:rsidRPr="00CE2614">
        <w:rPr>
          <w:rFonts w:cs="Courier New"/>
          <w:sz w:val="14"/>
        </w:rPr>
        <w:t>Orderable Items Report on Medications Requiring Removal (MRR) Prompt for Removal in BCMA Value            Page 1</w:t>
      </w:r>
    </w:p>
    <w:p w14:paraId="60E6BC3B" w14:textId="77777777" w:rsidR="00CC628A" w:rsidRPr="00CE2614" w:rsidRDefault="00CC628A" w:rsidP="00CE2614">
      <w:pPr>
        <w:pStyle w:val="Codeexample"/>
        <w:rPr>
          <w:rFonts w:cs="Courier New"/>
          <w:sz w:val="14"/>
        </w:rPr>
      </w:pPr>
      <w:r w:rsidRPr="00CE2614">
        <w:rPr>
          <w:rFonts w:cs="Courier New"/>
          <w:sz w:val="14"/>
        </w:rPr>
        <w:t xml:space="preserve">     ORDERABLE ITEM                  OI INACTIVE   MRR  DISPENSE DRUG (DD)              DD INACTIVE</w:t>
      </w:r>
    </w:p>
    <w:p w14:paraId="60E6BC3C" w14:textId="77777777" w:rsidR="00CC628A" w:rsidRPr="00CE2614" w:rsidRDefault="00CC628A" w:rsidP="00CE2614">
      <w:pPr>
        <w:pStyle w:val="Codeexample"/>
        <w:rPr>
          <w:rFonts w:cs="Courier New"/>
          <w:sz w:val="14"/>
        </w:rPr>
      </w:pPr>
      <w:r w:rsidRPr="00CE2614">
        <w:rPr>
          <w:rFonts w:cs="Courier New"/>
          <w:sz w:val="14"/>
        </w:rPr>
        <w:t xml:space="preserve">     NAME - DOSAGE FORM              DATE          VAL  NAME                            DATE </w:t>
      </w:r>
    </w:p>
    <w:p w14:paraId="60E6BC3D" w14:textId="77777777" w:rsidR="00CC628A" w:rsidRPr="00CE2614" w:rsidRDefault="00CC628A" w:rsidP="00CE2614">
      <w:pPr>
        <w:pStyle w:val="Codeexample"/>
        <w:rPr>
          <w:rFonts w:cs="Courier New"/>
          <w:sz w:val="14"/>
        </w:rPr>
      </w:pPr>
      <w:r w:rsidRPr="00CE2614">
        <w:rPr>
          <w:rFonts w:cs="Courier New"/>
          <w:sz w:val="14"/>
        </w:rPr>
        <w:t xml:space="preserve">     ------------------------------  ------------  ---  ------------------------------  -----------</w:t>
      </w:r>
    </w:p>
    <w:p w14:paraId="60E6BC3E" w14:textId="77777777" w:rsidR="00CC628A" w:rsidRPr="00CE2614" w:rsidRDefault="00CC628A" w:rsidP="00CE2614">
      <w:pPr>
        <w:pStyle w:val="Codeexample"/>
        <w:rPr>
          <w:rFonts w:cs="Courier New"/>
          <w:sz w:val="14"/>
        </w:rPr>
      </w:pPr>
      <w:r w:rsidRPr="00CE2614">
        <w:rPr>
          <w:rFonts w:cs="Courier New"/>
          <w:sz w:val="14"/>
        </w:rPr>
        <w:t xml:space="preserve">     BUPRENORPHINE - PATCH                          1   BUPRENORPHINE 10MCG/HR PATCH                </w:t>
      </w:r>
    </w:p>
    <w:p w14:paraId="60E6BC3F" w14:textId="77777777" w:rsidR="00CC628A" w:rsidRPr="00CE2614" w:rsidRDefault="00CC628A" w:rsidP="00CE2614">
      <w:pPr>
        <w:pStyle w:val="Codeexample"/>
        <w:rPr>
          <w:rFonts w:cs="Courier New"/>
          <w:sz w:val="14"/>
        </w:rPr>
      </w:pPr>
      <w:r w:rsidRPr="00CE2614">
        <w:rPr>
          <w:rFonts w:cs="Courier New"/>
          <w:sz w:val="14"/>
        </w:rPr>
        <w:t xml:space="preserve">     CLONIDINE - PATCH                              1   CLONIDINE 0.1MG/24HR PATCH                  </w:t>
      </w:r>
    </w:p>
    <w:p w14:paraId="60E6BC40" w14:textId="77777777" w:rsidR="00CC628A" w:rsidRPr="00CE2614" w:rsidRDefault="00CC628A" w:rsidP="00CE2614">
      <w:pPr>
        <w:pStyle w:val="Codeexample"/>
        <w:rPr>
          <w:rFonts w:cs="Courier New"/>
          <w:sz w:val="14"/>
        </w:rPr>
      </w:pPr>
      <w:r w:rsidRPr="00CE2614">
        <w:rPr>
          <w:rFonts w:cs="Courier New"/>
          <w:sz w:val="14"/>
        </w:rPr>
        <w:t xml:space="preserve">                                                        CLONIDINE 0.2MG/24HR PATCH                  </w:t>
      </w:r>
    </w:p>
    <w:p w14:paraId="60E6BC41" w14:textId="77777777" w:rsidR="00CC628A" w:rsidRPr="00CE2614" w:rsidRDefault="00CC628A" w:rsidP="00CE2614">
      <w:pPr>
        <w:pStyle w:val="Codeexample"/>
        <w:rPr>
          <w:rFonts w:cs="Courier New"/>
          <w:sz w:val="14"/>
        </w:rPr>
      </w:pPr>
      <w:r w:rsidRPr="00CE2614">
        <w:rPr>
          <w:rFonts w:cs="Courier New"/>
          <w:sz w:val="14"/>
        </w:rPr>
        <w:t xml:space="preserve">                                                        CLONIDINE 0.3MG/24HR PATCH                  </w:t>
      </w:r>
    </w:p>
    <w:p w14:paraId="60E6BC42" w14:textId="77777777" w:rsidR="00CC628A" w:rsidRPr="00CE2614" w:rsidRDefault="00CC628A" w:rsidP="00CE2614">
      <w:pPr>
        <w:pStyle w:val="Codeexample"/>
        <w:rPr>
          <w:rFonts w:cs="Courier New"/>
          <w:sz w:val="14"/>
        </w:rPr>
      </w:pPr>
      <w:r w:rsidRPr="00CE2614">
        <w:rPr>
          <w:rFonts w:cs="Courier New"/>
          <w:sz w:val="14"/>
        </w:rPr>
        <w:t xml:space="preserve">                                                        ZZ-CLONIDINE PATCH .1MG *UD*(C  7/11/1998   </w:t>
      </w:r>
    </w:p>
    <w:p w14:paraId="60E6BC43" w14:textId="77777777" w:rsidR="00CC628A" w:rsidRPr="00CE2614" w:rsidRDefault="00CC628A" w:rsidP="00CE2614">
      <w:pPr>
        <w:pStyle w:val="Codeexample"/>
        <w:rPr>
          <w:rFonts w:cs="Courier New"/>
          <w:sz w:val="14"/>
        </w:rPr>
      </w:pPr>
      <w:r w:rsidRPr="00CE2614">
        <w:rPr>
          <w:rFonts w:cs="Courier New"/>
          <w:sz w:val="14"/>
        </w:rPr>
        <w:t xml:space="preserve">                                                        ZZ-CLONIDINE PATCH .2MG *UD*(C  7/11/1998   </w:t>
      </w:r>
    </w:p>
    <w:p w14:paraId="60E6BC44" w14:textId="77777777" w:rsidR="00CC628A" w:rsidRPr="00CE2614" w:rsidRDefault="00CC628A" w:rsidP="00CE2614">
      <w:pPr>
        <w:pStyle w:val="Codeexample"/>
        <w:rPr>
          <w:rFonts w:cs="Courier New"/>
          <w:sz w:val="14"/>
        </w:rPr>
      </w:pPr>
      <w:r w:rsidRPr="00CE2614">
        <w:rPr>
          <w:rFonts w:cs="Courier New"/>
          <w:sz w:val="14"/>
        </w:rPr>
        <w:t xml:space="preserve">                                                        ZZ-CLONIDINE PATCH .3MG *UD*(C  7/11/1998   </w:t>
      </w:r>
    </w:p>
    <w:p w14:paraId="60E6BC45" w14:textId="77777777" w:rsidR="00CC628A" w:rsidRPr="00CE2614" w:rsidRDefault="00CC628A" w:rsidP="00CE2614">
      <w:pPr>
        <w:pStyle w:val="Codeexample"/>
        <w:rPr>
          <w:rFonts w:cs="Courier New"/>
          <w:sz w:val="14"/>
        </w:rPr>
      </w:pPr>
      <w:r w:rsidRPr="00CE2614">
        <w:rPr>
          <w:rFonts w:cs="Courier New"/>
          <w:sz w:val="14"/>
        </w:rPr>
        <w:t xml:space="preserve">     COMBIPATCH - PATCH                             2   COMBIPATCH 50/140MCG (8X8)                  </w:t>
      </w:r>
    </w:p>
    <w:p w14:paraId="60E6BC46" w14:textId="77777777" w:rsidR="00CC628A" w:rsidRPr="00CE2614" w:rsidRDefault="00CC628A" w:rsidP="00CE2614">
      <w:pPr>
        <w:pStyle w:val="Codeexample"/>
        <w:rPr>
          <w:rFonts w:cs="Courier New"/>
          <w:sz w:val="14"/>
        </w:rPr>
      </w:pPr>
      <w:r w:rsidRPr="00CE2614">
        <w:rPr>
          <w:rFonts w:cs="Courier New"/>
          <w:sz w:val="14"/>
        </w:rPr>
        <w:t xml:space="preserve">                                                        COMBIPATCH 50/250MCG                        </w:t>
      </w:r>
    </w:p>
    <w:p w14:paraId="60E6BC47" w14:textId="77777777" w:rsidR="00CC628A" w:rsidRPr="00CE2614" w:rsidRDefault="00CC628A" w:rsidP="00CE2614">
      <w:pPr>
        <w:pStyle w:val="Codeexample"/>
        <w:rPr>
          <w:rFonts w:cs="Courier New"/>
          <w:sz w:val="14"/>
        </w:rPr>
      </w:pPr>
      <w:r w:rsidRPr="00CE2614">
        <w:rPr>
          <w:rFonts w:cs="Courier New"/>
          <w:sz w:val="14"/>
        </w:rPr>
        <w:t xml:space="preserve">     DICLOFENAC - PATCH                             1   DICLOFENAC EPOLAMINE 1.3% PATC              </w:t>
      </w:r>
    </w:p>
    <w:p w14:paraId="60E6BC48" w14:textId="77777777" w:rsidR="00CC628A" w:rsidRPr="00CE2614" w:rsidRDefault="00CC628A" w:rsidP="00CE2614">
      <w:pPr>
        <w:pStyle w:val="Codeexample"/>
        <w:rPr>
          <w:rFonts w:cs="Courier New"/>
          <w:sz w:val="14"/>
        </w:rPr>
      </w:pPr>
      <w:r w:rsidRPr="00CE2614">
        <w:rPr>
          <w:rFonts w:cs="Courier New"/>
          <w:sz w:val="14"/>
        </w:rPr>
        <w:t xml:space="preserve">     ESTRADIOL - PATCH               2/27/2012      1   ZZ-ESTRADIOL 37.5MCG/DAY(VIVEL  2/27/2012   </w:t>
      </w:r>
    </w:p>
    <w:p w14:paraId="60E6BC49" w14:textId="77777777" w:rsidR="00CC628A" w:rsidRPr="00CE2614" w:rsidRDefault="00CC628A" w:rsidP="00CE2614">
      <w:pPr>
        <w:pStyle w:val="Codeexample"/>
        <w:rPr>
          <w:rFonts w:cs="Courier New"/>
          <w:sz w:val="14"/>
        </w:rPr>
      </w:pPr>
      <w:r w:rsidRPr="00CE2614">
        <w:rPr>
          <w:rFonts w:cs="Courier New"/>
          <w:sz w:val="14"/>
        </w:rPr>
        <w:t xml:space="preserve">     ESTRADIOL CLIMARA - PATCH                      2   ESTRADIOL 0.05MG/DAY (CLIMARA)              </w:t>
      </w:r>
    </w:p>
    <w:p w14:paraId="60E6BC4A" w14:textId="77777777" w:rsidR="00CC628A" w:rsidRPr="00CE2614" w:rsidRDefault="00CC628A" w:rsidP="00CE2614">
      <w:pPr>
        <w:pStyle w:val="Codeexample"/>
        <w:rPr>
          <w:rFonts w:cs="Courier New"/>
          <w:sz w:val="14"/>
        </w:rPr>
      </w:pPr>
      <w:r w:rsidRPr="00CE2614">
        <w:rPr>
          <w:rFonts w:cs="Courier New"/>
          <w:sz w:val="14"/>
        </w:rPr>
        <w:t xml:space="preserve">                                                        ESTRADIOL 0.025MG/DAY (CLIMARA              </w:t>
      </w:r>
    </w:p>
    <w:p w14:paraId="60E6BC4B" w14:textId="77777777" w:rsidR="00CC628A" w:rsidRPr="00CE2614" w:rsidRDefault="00CC628A" w:rsidP="00CE2614">
      <w:pPr>
        <w:pStyle w:val="Codeexample"/>
        <w:rPr>
          <w:rFonts w:cs="Courier New"/>
          <w:sz w:val="14"/>
        </w:rPr>
      </w:pPr>
      <w:r w:rsidRPr="00CE2614">
        <w:rPr>
          <w:rFonts w:cs="Courier New"/>
          <w:sz w:val="14"/>
        </w:rPr>
        <w:t xml:space="preserve">                                                        ESTRADIOL 0.075MG/DAY (CLIMARA              </w:t>
      </w:r>
    </w:p>
    <w:p w14:paraId="60E6BC4C" w14:textId="77777777" w:rsidR="00CC628A" w:rsidRPr="00CE2614" w:rsidRDefault="00CC628A" w:rsidP="00CE2614">
      <w:pPr>
        <w:pStyle w:val="Codeexample"/>
        <w:rPr>
          <w:rFonts w:cs="Courier New"/>
          <w:sz w:val="14"/>
        </w:rPr>
      </w:pPr>
      <w:r w:rsidRPr="00CE2614">
        <w:rPr>
          <w:rFonts w:cs="Courier New"/>
          <w:sz w:val="14"/>
        </w:rPr>
        <w:t xml:space="preserve">                                                        ESTRADIOL 0.0375MG/DAY (CLIMAR              </w:t>
      </w:r>
    </w:p>
    <w:p w14:paraId="60E6BC4D" w14:textId="77777777" w:rsidR="00CC628A" w:rsidRPr="00CE2614" w:rsidRDefault="00CC628A" w:rsidP="00CE2614">
      <w:pPr>
        <w:pStyle w:val="Codeexample"/>
        <w:rPr>
          <w:rFonts w:cs="Courier New"/>
          <w:sz w:val="14"/>
        </w:rPr>
      </w:pPr>
      <w:r w:rsidRPr="00CE2614">
        <w:rPr>
          <w:rFonts w:cs="Courier New"/>
          <w:sz w:val="14"/>
        </w:rPr>
        <w:t xml:space="preserve">     ESTRADIOL VIVELLE-DOT BRAND -   10/31/2016     2   ZZ-ESTRADIOL 0.1MG PTCH (BRAND  10/31/2016  </w:t>
      </w:r>
    </w:p>
    <w:p w14:paraId="60E6BC4E" w14:textId="77777777" w:rsidR="00CC628A" w:rsidRPr="00CE2614" w:rsidRDefault="00CC628A" w:rsidP="00CE2614">
      <w:pPr>
        <w:pStyle w:val="Codeexample"/>
        <w:rPr>
          <w:rFonts w:cs="Courier New"/>
          <w:sz w:val="14"/>
        </w:rPr>
      </w:pPr>
      <w:r w:rsidRPr="00CE2614">
        <w:rPr>
          <w:rFonts w:cs="Courier New"/>
          <w:sz w:val="14"/>
        </w:rPr>
        <w:t xml:space="preserve">     FENTANYL - PATCH                               1   FENTANYL PATCH TS 25MCG/HR                  </w:t>
      </w:r>
    </w:p>
    <w:p w14:paraId="60E6BC4F" w14:textId="77777777" w:rsidR="00CC628A" w:rsidRPr="00CE2614" w:rsidRDefault="00CC628A" w:rsidP="00CE2614">
      <w:pPr>
        <w:pStyle w:val="Codeexample"/>
        <w:rPr>
          <w:rFonts w:cs="Courier New"/>
          <w:sz w:val="14"/>
        </w:rPr>
      </w:pPr>
      <w:r w:rsidRPr="00CE2614">
        <w:rPr>
          <w:rFonts w:cs="Courier New"/>
          <w:sz w:val="14"/>
        </w:rPr>
        <w:t xml:space="preserve">                                                        FENTANYL PATCH TS 50MCG/HR                  </w:t>
      </w:r>
    </w:p>
    <w:p w14:paraId="60E6BC50" w14:textId="77777777" w:rsidR="00E8431F" w:rsidRPr="00CE2614" w:rsidRDefault="00CC628A" w:rsidP="00CE2614">
      <w:pPr>
        <w:pStyle w:val="Codeexample"/>
        <w:rPr>
          <w:rFonts w:cs="Courier New"/>
          <w:sz w:val="14"/>
        </w:rPr>
      </w:pPr>
      <w:r w:rsidRPr="00CE2614">
        <w:rPr>
          <w:rFonts w:cs="Courier New"/>
        </w:rPr>
        <w:t xml:space="preserve">                                    </w:t>
      </w:r>
      <w:r w:rsidR="00CE2614">
        <w:rPr>
          <w:rFonts w:cs="Courier New"/>
        </w:rPr>
        <w:t xml:space="preserve">             </w:t>
      </w:r>
      <w:r w:rsidRPr="00CE2614">
        <w:rPr>
          <w:rFonts w:cs="Courier New"/>
          <w:sz w:val="14"/>
        </w:rPr>
        <w:t xml:space="preserve">FENTANYL PATCH TS 75MCG/HR   </w:t>
      </w:r>
    </w:p>
    <w:p w14:paraId="60E6BC51" w14:textId="77777777" w:rsidR="00CC628A" w:rsidRDefault="00CC628A" w:rsidP="00E8431F">
      <w:pPr>
        <w:pStyle w:val="BodyText"/>
        <w:shd w:val="clear" w:color="auto" w:fill="auto"/>
        <w:ind w:left="90"/>
        <w:rPr>
          <w:rFonts w:ascii="Times New Roman" w:hAnsi="Times New Roman" w:cs="Times New Roman"/>
          <w:sz w:val="24"/>
          <w:highlight w:val="yellow"/>
        </w:rPr>
      </w:pPr>
    </w:p>
    <w:p w14:paraId="60E6BC52" w14:textId="77777777" w:rsidR="00CC628A" w:rsidRPr="00276102" w:rsidRDefault="00CC628A" w:rsidP="00E8431F">
      <w:pPr>
        <w:pStyle w:val="BodyText"/>
        <w:shd w:val="clear" w:color="auto" w:fill="auto"/>
        <w:ind w:left="90"/>
        <w:rPr>
          <w:rFonts w:ascii="Times New Roman" w:hAnsi="Times New Roman" w:cs="Times New Roman"/>
          <w:sz w:val="24"/>
          <w:highlight w:val="yellow"/>
        </w:rPr>
      </w:pPr>
    </w:p>
    <w:p w14:paraId="60E6BC53" w14:textId="77777777" w:rsidR="00E8431F" w:rsidRPr="005A3839" w:rsidRDefault="00E8431F" w:rsidP="00E8431F">
      <w:pPr>
        <w:pStyle w:val="Heading4"/>
        <w:rPr>
          <w:bCs w:val="0"/>
        </w:rPr>
      </w:pPr>
      <w:bookmarkStart w:id="1791" w:name="_Toc433224455"/>
      <w:bookmarkStart w:id="1792" w:name="_Toc433224456"/>
      <w:bookmarkStart w:id="1793" w:name="_Toc433224457"/>
      <w:bookmarkStart w:id="1794" w:name="_Toc433224458"/>
      <w:bookmarkStart w:id="1795" w:name="_Toc433360951"/>
      <w:bookmarkStart w:id="1796" w:name="_Toc433632326"/>
      <w:bookmarkStart w:id="1797" w:name="_Toc433795430"/>
      <w:bookmarkStart w:id="1798" w:name="_Toc434344284"/>
      <w:bookmarkStart w:id="1799" w:name="_Toc433224459"/>
      <w:bookmarkStart w:id="1800" w:name="_Toc433360952"/>
      <w:bookmarkStart w:id="1801" w:name="_Toc433632327"/>
      <w:bookmarkStart w:id="1802" w:name="_Toc433795431"/>
      <w:bookmarkStart w:id="1803" w:name="_Toc434344285"/>
      <w:bookmarkStart w:id="1804" w:name="_Toc433224460"/>
      <w:bookmarkStart w:id="1805" w:name="_Toc433360953"/>
      <w:bookmarkStart w:id="1806" w:name="_Toc433632328"/>
      <w:bookmarkStart w:id="1807" w:name="_Toc433795432"/>
      <w:bookmarkStart w:id="1808" w:name="_Toc434344286"/>
      <w:bookmarkStart w:id="1809" w:name="_Toc433632329"/>
      <w:bookmarkStart w:id="1810" w:name="_Toc434344287"/>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r w:rsidRPr="005A3839">
        <w:rPr>
          <w:bCs w:val="0"/>
        </w:rPr>
        <w:t>Orderable Items Report for High Risk/High Alert</w:t>
      </w:r>
      <w:bookmarkEnd w:id="1809"/>
      <w:bookmarkEnd w:id="1810"/>
    </w:p>
    <w:p w14:paraId="60E6BC54" w14:textId="77777777" w:rsidR="00E8431F" w:rsidRPr="005A3839" w:rsidRDefault="00E8431F" w:rsidP="00E8431F">
      <w:pPr>
        <w:rPr>
          <w:b/>
        </w:rPr>
      </w:pPr>
    </w:p>
    <w:p w14:paraId="60E6BC5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Report for High Risk / High Alert shows which Orderable Items have the “High Risk / High Alert” flag set to a value of 1, 2, or 3:</w:t>
      </w:r>
    </w:p>
    <w:p w14:paraId="60E6BC56" w14:textId="77777777" w:rsidR="00E8431F" w:rsidRPr="005A3839" w:rsidRDefault="00E8431F" w:rsidP="00E8431F">
      <w:pPr>
        <w:pStyle w:val="BodyText"/>
        <w:shd w:val="clear" w:color="auto" w:fill="auto"/>
        <w:rPr>
          <w:rFonts w:ascii="Times New Roman" w:hAnsi="Times New Roman" w:cs="Times New Roman"/>
          <w:sz w:val="24"/>
        </w:rPr>
      </w:pPr>
    </w:p>
    <w:p w14:paraId="60E6BC57" w14:textId="77777777" w:rsidR="00E8431F" w:rsidRPr="005A3839" w:rsidRDefault="00E8431F" w:rsidP="00E8431F">
      <w:pPr>
        <w:autoSpaceDE w:val="0"/>
        <w:autoSpaceDN w:val="0"/>
        <w:ind w:left="1230" w:hanging="510"/>
        <w:rPr>
          <w:rFonts w:ascii="Calibri" w:hAnsi="Calibri"/>
          <w:color w:val="000000"/>
        </w:rPr>
      </w:pPr>
      <w:r w:rsidRPr="005A3839">
        <w:rPr>
          <w:color w:val="000000"/>
        </w:rPr>
        <w:t>1         HIGH RISK/ALERT-NO WITNESS REQUIRED IN BCMA</w:t>
      </w:r>
    </w:p>
    <w:p w14:paraId="60E6BC58" w14:textId="77777777" w:rsidR="00E8431F" w:rsidRPr="005A3839" w:rsidRDefault="00E8431F" w:rsidP="00E8431F">
      <w:pPr>
        <w:autoSpaceDE w:val="0"/>
        <w:autoSpaceDN w:val="0"/>
        <w:ind w:left="1230" w:hanging="510"/>
        <w:rPr>
          <w:color w:val="000000"/>
        </w:rPr>
      </w:pPr>
      <w:r w:rsidRPr="005A3839">
        <w:rPr>
          <w:color w:val="000000"/>
        </w:rPr>
        <w:t>2         RECOMMEND WITNESS IN BCMA-HIGH RISK/ALERT</w:t>
      </w:r>
    </w:p>
    <w:p w14:paraId="60E6BC59" w14:textId="77777777" w:rsidR="00E8431F" w:rsidRPr="005A3839" w:rsidRDefault="00E8431F" w:rsidP="00E8431F">
      <w:pPr>
        <w:autoSpaceDE w:val="0"/>
        <w:autoSpaceDN w:val="0"/>
        <w:spacing w:after="120"/>
        <w:ind w:left="1224" w:hanging="504"/>
        <w:rPr>
          <w:color w:val="000000"/>
        </w:rPr>
      </w:pPr>
      <w:r w:rsidRPr="005A3839">
        <w:rPr>
          <w:color w:val="000000"/>
        </w:rPr>
        <w:t>3         WITNESS REQUIRED IN BCMA-HIGH RISK/ALERT.</w:t>
      </w:r>
    </w:p>
    <w:p w14:paraId="60E6BC5A" w14:textId="77777777" w:rsidR="00E8431F" w:rsidRPr="005A3839" w:rsidRDefault="00E8431F" w:rsidP="00E8431F">
      <w:pPr>
        <w:pStyle w:val="BodyText"/>
        <w:shd w:val="clear" w:color="auto" w:fill="auto"/>
        <w:rPr>
          <w:rFonts w:ascii="Times New Roman" w:hAnsi="Times New Roman" w:cs="Times New Roman"/>
          <w:sz w:val="24"/>
        </w:rPr>
      </w:pPr>
    </w:p>
    <w:p w14:paraId="60E6BC5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This allows the user to ensure the appropriate orderable items are designated as High Risk / High Alert. </w:t>
      </w:r>
    </w:p>
    <w:p w14:paraId="60E6BC5C" w14:textId="77777777" w:rsidR="00E8431F" w:rsidRPr="005A3839" w:rsidRDefault="00E8431F" w:rsidP="00E8431F">
      <w:pPr>
        <w:pStyle w:val="BodyText"/>
        <w:shd w:val="clear" w:color="auto" w:fill="auto"/>
        <w:rPr>
          <w:rFonts w:ascii="Times New Roman" w:hAnsi="Times New Roman" w:cs="Times New Roman"/>
          <w:sz w:val="24"/>
        </w:rPr>
      </w:pPr>
    </w:p>
    <w:p w14:paraId="60E6BC5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The user can access the Orderable Items Report for High Risk/High Alert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5E" w14:textId="77777777" w:rsidR="00E8431F" w:rsidRPr="005A3839" w:rsidRDefault="00E8431F" w:rsidP="00E8431F">
      <w:pPr>
        <w:pStyle w:val="BodyText"/>
        <w:shd w:val="clear" w:color="auto" w:fill="auto"/>
        <w:rPr>
          <w:rFonts w:ascii="Times New Roman" w:hAnsi="Times New Roman" w:cs="Times New Roman"/>
          <w:sz w:val="24"/>
        </w:rPr>
      </w:pPr>
    </w:p>
    <w:p w14:paraId="60E6BC5F" w14:textId="77777777" w:rsidR="00E8431F" w:rsidRPr="005A3839" w:rsidRDefault="00E8431F" w:rsidP="00E8431F">
      <w:pPr>
        <w:pStyle w:val="BodyText"/>
        <w:shd w:val="clear" w:color="auto" w:fill="auto"/>
        <w:ind w:left="90"/>
        <w:rPr>
          <w:rFonts w:ascii="Times New Roman" w:hAnsi="Times New Roman" w:cs="Times New Roman"/>
          <w:sz w:val="24"/>
        </w:rPr>
      </w:pPr>
      <w:bookmarkStart w:id="1811" w:name="orditemsreport8"/>
      <w:bookmarkEnd w:id="1811"/>
      <w:r w:rsidRPr="005A3839">
        <w:rPr>
          <w:rFonts w:ascii="Times New Roman" w:hAnsi="Times New Roman" w:cs="Times New Roman"/>
          <w:sz w:val="24"/>
        </w:rPr>
        <w:t>This report will also:</w:t>
      </w:r>
    </w:p>
    <w:p w14:paraId="60E6BC6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Allow the user to select ALL “High Risk / High Alert” (HR/HA) flag values of 1, 2, and 3 (default) or specific values of 1, 2, or 3.</w:t>
      </w:r>
    </w:p>
    <w:p w14:paraId="60E6BC6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HRHA Flag values(1,2,3):  (A/1/2/3): A//?”</w:t>
      </w:r>
    </w:p>
    <w:p w14:paraId="60E6BC6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6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High Risk / High Alert flag value, Dispense Drug Name and Dispense Drug Inactive Date.</w:t>
      </w:r>
    </w:p>
    <w:p w14:paraId="60E6BC66" w14:textId="77777777" w:rsidR="00E8431F" w:rsidRPr="005A3839" w:rsidRDefault="00E8431F" w:rsidP="00E8431F">
      <w:pPr>
        <w:pStyle w:val="BodyText"/>
        <w:shd w:val="clear" w:color="auto" w:fill="auto"/>
        <w:rPr>
          <w:rFonts w:ascii="Times New Roman" w:hAnsi="Times New Roman" w:cs="Times New Roman"/>
          <w:sz w:val="24"/>
        </w:rPr>
      </w:pPr>
    </w:p>
    <w:p w14:paraId="60E6BC67" w14:textId="77777777" w:rsidR="00E8431F" w:rsidRPr="00E6691D" w:rsidRDefault="00E8431F" w:rsidP="00F918E6">
      <w:pPr>
        <w:pStyle w:val="BodyText"/>
        <w:shd w:val="clear" w:color="auto" w:fill="auto"/>
        <w:spacing w:after="120"/>
        <w:rPr>
          <w:rFonts w:ascii="Times New Roman" w:hAnsi="Times New Roman" w:cs="Times New Roman"/>
          <w:sz w:val="22"/>
          <w:szCs w:val="22"/>
        </w:rPr>
      </w:pPr>
      <w:r w:rsidRPr="005A3839">
        <w:rPr>
          <w:rFonts w:ascii="Times New Roman" w:hAnsi="Times New Roman" w:cs="Times New Roman"/>
          <w:b/>
          <w:sz w:val="24"/>
        </w:rPr>
        <w:t>Example:</w:t>
      </w:r>
      <w:r w:rsidR="00F918E6">
        <w:rPr>
          <w:rFonts w:ascii="Times New Roman" w:hAnsi="Times New Roman" w:cs="Times New Roman"/>
          <w:b/>
          <w:sz w:val="24"/>
        </w:rPr>
        <w:t xml:space="preserve"> </w:t>
      </w:r>
      <w:r w:rsidRPr="00F918E6">
        <w:rPr>
          <w:rFonts w:ascii="Times New Roman" w:hAnsi="Times New Roman" w:cs="Times New Roman"/>
          <w:b/>
          <w:i/>
          <w:sz w:val="20"/>
          <w:szCs w:val="20"/>
        </w:rPr>
        <w:t>Orderable Items Report for High Risk/High Alert</w:t>
      </w:r>
      <w:r w:rsidR="00E6691D" w:rsidRPr="00F918E6">
        <w:rPr>
          <w:rFonts w:ascii="Times New Roman" w:hAnsi="Times New Roman" w:cs="Times New Roman"/>
          <w:b/>
          <w:sz w:val="22"/>
          <w:szCs w:val="22"/>
        </w:rPr>
        <w:t xml:space="preserve"> </w:t>
      </w:r>
      <w:r w:rsidR="00B0342C" w:rsidRPr="00F918E6">
        <w:rPr>
          <w:rFonts w:ascii="Times New Roman" w:hAnsi="Times New Roman" w:cs="Times New Roman"/>
          <w:b/>
          <w:sz w:val="20"/>
          <w:szCs w:val="20"/>
        </w:rPr>
        <w:t>[PSS HR/HA ODERABLE ITEMS</w:t>
      </w:r>
      <w:r w:rsidR="00E6691D" w:rsidRPr="00F918E6">
        <w:rPr>
          <w:rFonts w:ascii="Times New Roman" w:hAnsi="Times New Roman" w:cs="Times New Roman"/>
          <w:b/>
          <w:sz w:val="20"/>
          <w:szCs w:val="20"/>
        </w:rPr>
        <w:t xml:space="preserve"> RPT</w:t>
      </w:r>
      <w:r w:rsidR="00B0342C" w:rsidRPr="00F918E6">
        <w:rPr>
          <w:rFonts w:ascii="Times New Roman" w:hAnsi="Times New Roman" w:cs="Times New Roman"/>
          <w:b/>
          <w:sz w:val="20"/>
          <w:szCs w:val="20"/>
        </w:rPr>
        <w:t>]</w:t>
      </w:r>
      <w:r w:rsidR="00E6691D" w:rsidRPr="00F918E6">
        <w:rPr>
          <w:rFonts w:ascii="Times New Roman" w:hAnsi="Times New Roman" w:cs="Times New Roman"/>
          <w:b/>
          <w:sz w:val="22"/>
          <w:szCs w:val="22"/>
        </w:rPr>
        <w:t xml:space="preserve"> </w:t>
      </w:r>
      <w:r w:rsidR="00E6691D" w:rsidRPr="00F918E6">
        <w:rPr>
          <w:rFonts w:ascii="Times New Roman" w:hAnsi="Times New Roman" w:cs="Times New Roman"/>
          <w:b/>
          <w:sz w:val="20"/>
          <w:szCs w:val="20"/>
        </w:rPr>
        <w:t>Option</w:t>
      </w:r>
    </w:p>
    <w:p w14:paraId="60E6BC68" w14:textId="77777777" w:rsidR="00631D09" w:rsidRPr="00631D09" w:rsidRDefault="00631D09" w:rsidP="00631D09">
      <w:pPr>
        <w:pStyle w:val="BodyText"/>
      </w:pPr>
      <w:r w:rsidRPr="00631D09">
        <w:t xml:space="preserve">                                      High Risk/High Alert for Orderable Items Report                                    Page 1</w:t>
      </w:r>
    </w:p>
    <w:p w14:paraId="60E6BC69" w14:textId="77777777" w:rsidR="00631D09" w:rsidRPr="00631D09" w:rsidRDefault="00631D09" w:rsidP="00631D09">
      <w:pPr>
        <w:pStyle w:val="BodyText"/>
      </w:pPr>
      <w:r w:rsidRPr="00631D09">
        <w:t xml:space="preserve">     ORDERABLE ITEM                  OI INACTIVE   HRHA  DISPENSE DRUG (DD)              DD INACTIVE</w:t>
      </w:r>
    </w:p>
    <w:p w14:paraId="60E6BC6A" w14:textId="77777777" w:rsidR="00631D09" w:rsidRPr="00631D09" w:rsidRDefault="00631D09" w:rsidP="00631D09">
      <w:pPr>
        <w:pStyle w:val="BodyText"/>
      </w:pPr>
      <w:r w:rsidRPr="00631D09">
        <w:t xml:space="preserve">     NAME - DOSAGE FORM              DATE          VAL   NAME                            DATE </w:t>
      </w:r>
    </w:p>
    <w:p w14:paraId="60E6BC6B" w14:textId="77777777" w:rsidR="00631D09" w:rsidRPr="00631D09" w:rsidRDefault="00631D09" w:rsidP="00631D09">
      <w:pPr>
        <w:pStyle w:val="BodyText"/>
      </w:pPr>
      <w:r w:rsidRPr="00631D09">
        <w:t xml:space="preserve">     ------------------------------  ------------  ----  ------------------------------  -----------</w:t>
      </w:r>
    </w:p>
    <w:p w14:paraId="60E6BC6C" w14:textId="77777777" w:rsidR="00631D09" w:rsidRPr="00631D09" w:rsidRDefault="00631D09" w:rsidP="00631D09">
      <w:pPr>
        <w:pStyle w:val="BodyText"/>
      </w:pPr>
      <w:r w:rsidRPr="00631D09">
        <w:t xml:space="preserve">     CEFAMANDOLE - INJ                               2   CEFAMANDOLE 1GM INJ                         </w:t>
      </w:r>
    </w:p>
    <w:p w14:paraId="60E6BC6D" w14:textId="77777777" w:rsidR="00631D09" w:rsidRPr="00631D09" w:rsidRDefault="00631D09" w:rsidP="00631D09">
      <w:pPr>
        <w:pStyle w:val="BodyText"/>
      </w:pPr>
      <w:r w:rsidRPr="00631D09">
        <w:t xml:space="preserve">                                                         CEFAMANDOLE 1GM FOR PROTOCOL 1              </w:t>
      </w:r>
    </w:p>
    <w:p w14:paraId="60E6BC6E" w14:textId="77777777" w:rsidR="00631D09" w:rsidRPr="00631D09" w:rsidRDefault="00631D09" w:rsidP="00631D09">
      <w:pPr>
        <w:pStyle w:val="BodyText"/>
      </w:pPr>
      <w:r w:rsidRPr="00631D09">
        <w:t xml:space="preserve">     FUROSEMIDE - INJ,SOLN                           3   FUROSEMIDE 10MG/ML INJ 4ML                  </w:t>
      </w:r>
    </w:p>
    <w:p w14:paraId="60E6BC6F" w14:textId="77777777" w:rsidR="00631D09" w:rsidRPr="00631D09" w:rsidRDefault="00631D09" w:rsidP="00631D09">
      <w:pPr>
        <w:pStyle w:val="BodyText"/>
      </w:pPr>
      <w:r w:rsidRPr="00631D09">
        <w:t xml:space="preserve">                                                         FUROSEMIDE 10MG/ML 10ML INJ                 </w:t>
      </w:r>
    </w:p>
    <w:p w14:paraId="60E6BC70" w14:textId="77777777" w:rsidR="00631D09" w:rsidRPr="00631D09" w:rsidRDefault="00631D09" w:rsidP="00631D09">
      <w:pPr>
        <w:pStyle w:val="BodyText"/>
      </w:pPr>
      <w:r w:rsidRPr="00631D09">
        <w:t xml:space="preserve">                                                         FUROSEMIDE 10MG/ML 2ML INJ                  </w:t>
      </w:r>
    </w:p>
    <w:p w14:paraId="60E6BC71" w14:textId="77777777" w:rsidR="00631D09" w:rsidRPr="00631D09" w:rsidRDefault="00631D09" w:rsidP="00631D09">
      <w:pPr>
        <w:pStyle w:val="BodyText"/>
      </w:pPr>
      <w:r w:rsidRPr="00631D09">
        <w:t xml:space="preserve">     HYDROCODONE 10MG/ACETAMINOPHEN                  3   HYDROCODONE 10MG/ACETAMINOPHEN              </w:t>
      </w:r>
    </w:p>
    <w:p w14:paraId="60E6BC72" w14:textId="77777777" w:rsidR="00631D09" w:rsidRPr="00631D09" w:rsidRDefault="00631D09" w:rsidP="00631D09">
      <w:pPr>
        <w:pStyle w:val="BodyText"/>
      </w:pPr>
      <w:r w:rsidRPr="00631D09">
        <w:t xml:space="preserve">     INSULIN 70/30 (HUMAN) - INJ                     3   INSULIN NOVOLIN 70/30 (NPH/REG              </w:t>
      </w:r>
    </w:p>
    <w:p w14:paraId="60E6BC73" w14:textId="77777777" w:rsidR="00631D09" w:rsidRPr="00631D09" w:rsidRDefault="00631D09" w:rsidP="00631D09">
      <w:pPr>
        <w:pStyle w:val="BodyText"/>
      </w:pPr>
      <w:r w:rsidRPr="00631D09">
        <w:t xml:space="preserve">                                                         INSULIN,ASPART 70/30 NOVOLOG F              </w:t>
      </w:r>
    </w:p>
    <w:p w14:paraId="60E6BC74" w14:textId="77777777" w:rsidR="00631D09" w:rsidRPr="00631D09" w:rsidRDefault="00631D09" w:rsidP="00631D09">
      <w:pPr>
        <w:pStyle w:val="BodyText"/>
      </w:pPr>
      <w:r w:rsidRPr="00631D09">
        <w:t xml:space="preserve">     INSULIN, REGULAR (HUMAN) - INJ                  1   INSULIN REG HUMAN 100 UNIT/ML               </w:t>
      </w:r>
    </w:p>
    <w:p w14:paraId="60E6BC75" w14:textId="77777777" w:rsidR="00631D09" w:rsidRPr="00631D09" w:rsidRDefault="00631D09" w:rsidP="00631D09">
      <w:pPr>
        <w:pStyle w:val="BodyText"/>
      </w:pPr>
      <w:r w:rsidRPr="00631D09">
        <w:t xml:space="preserve">                                                         ZZZ LENTE U-100 INJ                         </w:t>
      </w:r>
    </w:p>
    <w:p w14:paraId="60E6BC76" w14:textId="77777777" w:rsidR="00631D09" w:rsidRPr="00631D09" w:rsidRDefault="00631D09" w:rsidP="00631D09">
      <w:pPr>
        <w:pStyle w:val="BodyText"/>
      </w:pPr>
      <w:r w:rsidRPr="00631D09">
        <w:t xml:space="preserve">                                                         ZZINSULIN LENTE U-100 INJ (POR              </w:t>
      </w:r>
    </w:p>
    <w:p w14:paraId="60E6BC77" w14:textId="77777777" w:rsidR="00631D09" w:rsidRPr="00631D09" w:rsidRDefault="00631D09" w:rsidP="00631D09">
      <w:pPr>
        <w:pStyle w:val="BodyText"/>
      </w:pPr>
      <w:r w:rsidRPr="00631D09">
        <w:t xml:space="preserve">                                                         ZZINSULIN NPH U-100 INJ (PORK)              </w:t>
      </w:r>
    </w:p>
    <w:p w14:paraId="60E6BC78" w14:textId="77777777" w:rsidR="00631D09" w:rsidRPr="00631D09" w:rsidRDefault="00631D09" w:rsidP="00631D09">
      <w:pPr>
        <w:pStyle w:val="BodyText"/>
      </w:pPr>
      <w:r w:rsidRPr="00631D09">
        <w:t xml:space="preserve">                                                         ZZINSULIN REG. U-100 INJ (PORK              </w:t>
      </w:r>
    </w:p>
    <w:p w14:paraId="60E6BC79" w14:textId="77777777" w:rsidR="00631D09" w:rsidRPr="00631D09" w:rsidRDefault="00631D09" w:rsidP="00631D09">
      <w:pPr>
        <w:pStyle w:val="BodyText"/>
      </w:pPr>
      <w:r w:rsidRPr="00631D09">
        <w:t xml:space="preserve">                                                         INSULIN PROTAMINE ZINC U-100                </w:t>
      </w:r>
    </w:p>
    <w:p w14:paraId="60E6BC7A" w14:textId="77777777" w:rsidR="00631D09" w:rsidRPr="00631D09" w:rsidRDefault="00631D09" w:rsidP="00631D09">
      <w:pPr>
        <w:pStyle w:val="BodyText"/>
      </w:pPr>
      <w:r w:rsidRPr="00631D09">
        <w:t xml:space="preserve">                                                         INSULIN REG HUMAN 100 UNIT/ML               </w:t>
      </w:r>
    </w:p>
    <w:p w14:paraId="60E6BC7B" w14:textId="77777777" w:rsidR="00631D09" w:rsidRPr="00631D09" w:rsidRDefault="00631D09" w:rsidP="00631D09">
      <w:pPr>
        <w:pStyle w:val="BodyText"/>
      </w:pPr>
      <w:r w:rsidRPr="00631D09">
        <w:t xml:space="preserve">                                                         INSULIN SEMILENTE U-100 INJ                 </w:t>
      </w:r>
    </w:p>
    <w:p w14:paraId="60E6BC7C" w14:textId="77777777" w:rsidR="00631D09" w:rsidRPr="00631D09" w:rsidRDefault="00631D09" w:rsidP="00631D09">
      <w:pPr>
        <w:pStyle w:val="BodyText"/>
      </w:pPr>
      <w:r w:rsidRPr="00631D09">
        <w:t xml:space="preserve">                                                         INSULIN ULTRA LENTE U-100 INJ               </w:t>
      </w:r>
    </w:p>
    <w:p w14:paraId="60E6BC7D" w14:textId="77777777" w:rsidR="00631D09" w:rsidRPr="00631D09" w:rsidRDefault="00631D09" w:rsidP="00631D09">
      <w:pPr>
        <w:pStyle w:val="BodyText"/>
      </w:pPr>
      <w:r w:rsidRPr="00631D09">
        <w:t xml:space="preserve">     INSULIN,ASPART,HUMAN 100 UNIT/                  3   INSULIN,ASPART,HUMAN 100 UNIT/              </w:t>
      </w:r>
    </w:p>
    <w:p w14:paraId="60E6BC7E" w14:textId="77777777" w:rsidR="00631D09" w:rsidRPr="00631D09" w:rsidRDefault="00631D09" w:rsidP="00631D09">
      <w:pPr>
        <w:pStyle w:val="BodyText"/>
      </w:pPr>
      <w:r w:rsidRPr="00631D09">
        <w:t xml:space="preserve">     WARFARIN - TAB                                  2   WARFARIN 1MG TAB                            </w:t>
      </w:r>
    </w:p>
    <w:p w14:paraId="60E6BC7F" w14:textId="77777777" w:rsidR="00631D09" w:rsidRPr="00631D09" w:rsidRDefault="00631D09" w:rsidP="00631D09">
      <w:pPr>
        <w:pStyle w:val="BodyText"/>
      </w:pPr>
      <w:r w:rsidRPr="00631D09">
        <w:t xml:space="preserve">                                                         WARFARIN 2.5MG TAB                          </w:t>
      </w:r>
    </w:p>
    <w:p w14:paraId="60E6BC80" w14:textId="77777777" w:rsidR="00631D09" w:rsidRPr="00631D09" w:rsidRDefault="00631D09" w:rsidP="00631D09">
      <w:pPr>
        <w:pStyle w:val="BodyText"/>
      </w:pPr>
      <w:r w:rsidRPr="00631D09">
        <w:t xml:space="preserve">                                                         WARFARIN (COUMADIN) NA 10MG TA              </w:t>
      </w:r>
    </w:p>
    <w:p w14:paraId="60E6BC81" w14:textId="77777777" w:rsidR="00631D09" w:rsidRPr="00631D09" w:rsidRDefault="00631D09" w:rsidP="00631D09">
      <w:pPr>
        <w:pStyle w:val="BodyText"/>
      </w:pPr>
      <w:r w:rsidRPr="00631D09">
        <w:t xml:space="preserve">                                                         WARFARIN (COUMADIN) NA 5MG TAB              </w:t>
      </w:r>
    </w:p>
    <w:p w14:paraId="60E6BC82" w14:textId="77777777" w:rsidR="00E8431F" w:rsidRPr="00037A9A" w:rsidRDefault="00631D09" w:rsidP="00037A9A">
      <w:pPr>
        <w:pStyle w:val="BodyText"/>
        <w:shd w:val="clear" w:color="auto" w:fill="auto"/>
        <w:rPr>
          <w:rFonts w:ascii="r_ansi" w:hAnsi="r_ansi" w:cs="r_ansi"/>
          <w:sz w:val="20"/>
          <w:highlight w:val="yellow"/>
        </w:rPr>
      </w:pPr>
      <w:r w:rsidRPr="00631D09">
        <w:rPr>
          <w:rFonts w:ascii="Times New Roman" w:hAnsi="Times New Roman" w:cs="Times New Roman"/>
          <w:sz w:val="24"/>
        </w:rPr>
        <w:t xml:space="preserve">                         </w:t>
      </w:r>
      <w:r>
        <w:rPr>
          <w:rFonts w:ascii="Times New Roman" w:hAnsi="Times New Roman" w:cs="Times New Roman"/>
          <w:sz w:val="24"/>
        </w:rPr>
        <w:t xml:space="preserve">                             </w:t>
      </w:r>
    </w:p>
    <w:p w14:paraId="60E6BC83" w14:textId="77777777" w:rsidR="00C541F1" w:rsidRPr="00EA77BC" w:rsidRDefault="00B71D80" w:rsidP="004B5848">
      <w:pPr>
        <w:pStyle w:val="Heading1"/>
        <w:numPr>
          <w:ilvl w:val="0"/>
          <w:numId w:val="45"/>
        </w:numPr>
        <w:tabs>
          <w:tab w:val="clear" w:pos="720"/>
          <w:tab w:val="num" w:pos="900"/>
        </w:tabs>
      </w:pPr>
      <w:bookmarkStart w:id="1812" w:name="p097"/>
      <w:bookmarkStart w:id="1813" w:name="_Toc219451950"/>
      <w:bookmarkStart w:id="1814" w:name="_Toc219455667"/>
      <w:bookmarkStart w:id="1815" w:name="_Toc376874083"/>
      <w:bookmarkStart w:id="1816" w:name="_Toc523224134"/>
      <w:bookmarkEnd w:id="1812"/>
      <w:r w:rsidRPr="00EA77BC">
        <w:t>Formulary Information Report</w:t>
      </w:r>
      <w:bookmarkEnd w:id="1813"/>
      <w:bookmarkEnd w:id="1814"/>
      <w:bookmarkEnd w:id="1815"/>
      <w:bookmarkEnd w:id="1816"/>
    </w:p>
    <w:p w14:paraId="60E6BC84" w14:textId="77777777" w:rsidR="00B71D80" w:rsidRPr="00EA77BC" w:rsidRDefault="00B71D80" w:rsidP="00EA77BC">
      <w:pPr>
        <w:pStyle w:val="Heading4"/>
        <w:spacing w:after="0"/>
        <w:ind w:left="900"/>
      </w:pPr>
      <w:r w:rsidRPr="00EA77BC">
        <w:t>[PSS NFI]</w:t>
      </w:r>
    </w:p>
    <w:p w14:paraId="60E6BC85" w14:textId="77777777" w:rsidR="00B71D80" w:rsidRPr="00EA77BC" w:rsidRDefault="00B71D80" w:rsidP="00732461">
      <w:pPr>
        <w:pStyle w:val="Header"/>
        <w:tabs>
          <w:tab w:val="clear" w:pos="4320"/>
          <w:tab w:val="clear" w:pos="8640"/>
        </w:tabs>
      </w:pPr>
    </w:p>
    <w:p w14:paraId="60E6BC86" w14:textId="77777777" w:rsidR="00B71D80" w:rsidRPr="00EA77BC" w:rsidRDefault="00B71D80" w:rsidP="00732461">
      <w:r w:rsidRPr="00EA77BC">
        <w:t xml:space="preserve">The </w:t>
      </w:r>
      <w:r w:rsidRPr="00EA77BC">
        <w:rPr>
          <w:i/>
          <w:iCs/>
        </w:rPr>
        <w:t>Formulary Information Report</w:t>
      </w:r>
      <w:r w:rsidRPr="00EA77BC">
        <w:fldChar w:fldCharType="begin"/>
      </w:r>
      <w:r w:rsidRPr="00EA77BC">
        <w:instrText xml:space="preserve"> XE "Formulary Information Report" \b</w:instrText>
      </w:r>
      <w:r w:rsidRPr="00EA77BC">
        <w:fldChar w:fldCharType="end"/>
      </w:r>
      <w:r w:rsidRPr="00EA77BC">
        <w:t xml:space="preserve"> </w:t>
      </w:r>
      <w:r w:rsidR="005C544E" w:rsidRPr="00EA77BC">
        <w:rPr>
          <w:bCs/>
        </w:rPr>
        <w:t xml:space="preserve">[PSS NFI] </w:t>
      </w:r>
      <w:r w:rsidRPr="00EA77BC">
        <w:t>option provides a listing of pertinent Pharmacy formulary information. The report is organized alphabetically by Dispense Drug but will also display the Pharmacy Orderable Item to which the Dispense Drug is matched. An “N”</w:t>
      </w:r>
      <w:r w:rsidRPr="00EA77BC">
        <w:rPr>
          <w:b/>
          <w:bCs/>
        </w:rPr>
        <w:t xml:space="preserve"> </w:t>
      </w:r>
      <w:r w:rsidRPr="00EA77BC">
        <w:t xml:space="preserve">in a column indicates that the Dispense Drug is marked non-formulary at that level (Local, VISN, or National). If the Dispense Drug is restricted, an “R” appears in the appropriate column. </w:t>
      </w:r>
    </w:p>
    <w:p w14:paraId="60E6BC87" w14:textId="77777777" w:rsidR="00B71D80" w:rsidRPr="00EA77BC" w:rsidRDefault="00B71D80" w:rsidP="000C5921"/>
    <w:p w14:paraId="60E6BC88" w14:textId="77777777" w:rsidR="00B71D80" w:rsidRPr="00EA77BC" w:rsidRDefault="00B71D80" w:rsidP="000C5921">
      <w:r w:rsidRPr="00EA77BC">
        <w:t>The Application Package Use indicator is also displayed on the report. If the user selects to include drug text in the report, an “I” will appear in the appropriate column to indicate drugs for which drug text information has been identified in the DRUG file (#50).</w:t>
      </w:r>
    </w:p>
    <w:p w14:paraId="60E6BC89" w14:textId="77777777" w:rsidR="00B71D80" w:rsidRPr="00EA77BC" w:rsidRDefault="00B71D80" w:rsidP="000C5921"/>
    <w:p w14:paraId="60E6BC8A" w14:textId="77777777" w:rsidR="00B71D80" w:rsidRPr="00EA77BC" w:rsidRDefault="00B71D80" w:rsidP="000C5921">
      <w:pPr>
        <w:pStyle w:val="ExampleHeading"/>
      </w:pPr>
      <w:r w:rsidRPr="00EA77BC">
        <w:t xml:space="preserve">Example: </w:t>
      </w:r>
      <w:r w:rsidRPr="00EA77BC">
        <w:rPr>
          <w:i/>
        </w:rPr>
        <w:t>Formulary Information Report</w:t>
      </w:r>
      <w:r w:rsidR="005C544E" w:rsidRPr="00EA77BC">
        <w:t xml:space="preserve"> </w:t>
      </w:r>
      <w:r w:rsidR="00B0342C">
        <w:rPr>
          <w:lang w:val="en-US"/>
        </w:rPr>
        <w:t>[</w:t>
      </w:r>
      <w:r w:rsidR="005C544E" w:rsidRPr="00EA77BC">
        <w:rPr>
          <w:bCs/>
        </w:rPr>
        <w:t>PSS NFI] Option</w:t>
      </w:r>
    </w:p>
    <w:p w14:paraId="60E6BC8B" w14:textId="77777777" w:rsidR="00B71D80" w:rsidRPr="00EA77BC" w:rsidRDefault="00B71D80" w:rsidP="000C5921">
      <w:pPr>
        <w:pStyle w:val="Codeexample"/>
      </w:pPr>
      <w:r w:rsidRPr="00EA77BC">
        <w:t xml:space="preserve">Select Pharmacy Data Management Option:  </w:t>
      </w:r>
      <w:r w:rsidRPr="00EA77BC">
        <w:rPr>
          <w:b/>
          <w:bCs/>
        </w:rPr>
        <w:t>Formulary Information Report</w:t>
      </w:r>
    </w:p>
    <w:p w14:paraId="60E6BC8C" w14:textId="77777777" w:rsidR="00B71D80" w:rsidRPr="00EA77BC" w:rsidRDefault="00B71D80" w:rsidP="001B3F39">
      <w:pPr>
        <w:pStyle w:val="Codeexample"/>
        <w:rPr>
          <w:rFonts w:cs="Courier New"/>
        </w:rPr>
      </w:pPr>
    </w:p>
    <w:p w14:paraId="60E6BC8D" w14:textId="77777777" w:rsidR="00B71D80" w:rsidRPr="00EA77BC" w:rsidRDefault="00B71D80" w:rsidP="001B3F39">
      <w:pPr>
        <w:pStyle w:val="Codeexample"/>
        <w:rPr>
          <w:rFonts w:cs="Courier New"/>
        </w:rPr>
      </w:pPr>
      <w:r w:rsidRPr="00EA77BC">
        <w:rPr>
          <w:rFonts w:cs="Courier New"/>
        </w:rPr>
        <w:t>This report shows the dispense drugs and orderable items</w:t>
      </w:r>
    </w:p>
    <w:p w14:paraId="60E6BC8E" w14:textId="77777777" w:rsidR="00B71D80" w:rsidRPr="00EA77BC" w:rsidRDefault="00B71D80" w:rsidP="001B3F39">
      <w:pPr>
        <w:pStyle w:val="Codeexample"/>
        <w:rPr>
          <w:rFonts w:cs="Courier New"/>
        </w:rPr>
      </w:pPr>
      <w:r w:rsidRPr="00EA77BC">
        <w:rPr>
          <w:rFonts w:cs="Courier New"/>
        </w:rPr>
        <w:t>with the formulary information associated with them.</w:t>
      </w:r>
    </w:p>
    <w:p w14:paraId="60E6BC8F" w14:textId="77777777" w:rsidR="00B71D80" w:rsidRPr="00EA77BC" w:rsidRDefault="00B71D80" w:rsidP="001B3F39">
      <w:pPr>
        <w:pStyle w:val="Codeexample"/>
        <w:rPr>
          <w:rFonts w:cs="Courier New"/>
        </w:rPr>
      </w:pPr>
    </w:p>
    <w:p w14:paraId="60E6BC90" w14:textId="77777777" w:rsidR="00B71D80" w:rsidRPr="00EA77BC" w:rsidRDefault="00B71D80" w:rsidP="001B3F39">
      <w:pPr>
        <w:pStyle w:val="Codeexample"/>
        <w:rPr>
          <w:rFonts w:cs="Courier New"/>
        </w:rPr>
      </w:pPr>
      <w:r w:rsidRPr="00EA77BC">
        <w:rPr>
          <w:rFonts w:cs="Courier New"/>
        </w:rPr>
        <w:t xml:space="preserve">     Select one of the following:</w:t>
      </w:r>
    </w:p>
    <w:p w14:paraId="60E6BC91" w14:textId="77777777" w:rsidR="00B71D80" w:rsidRPr="00EA77BC" w:rsidRDefault="00B71D80" w:rsidP="001B3F39">
      <w:pPr>
        <w:pStyle w:val="Codeexample"/>
        <w:rPr>
          <w:rFonts w:cs="Courier New"/>
        </w:rPr>
      </w:pPr>
      <w:r w:rsidRPr="00EA77BC">
        <w:rPr>
          <w:rFonts w:cs="Courier New"/>
        </w:rPr>
        <w:t xml:space="preserve">          A         ALL</w:t>
      </w:r>
    </w:p>
    <w:p w14:paraId="60E6BC92" w14:textId="77777777" w:rsidR="00B71D80" w:rsidRPr="00EA77BC" w:rsidRDefault="00B71D80" w:rsidP="001B3F39">
      <w:pPr>
        <w:pStyle w:val="Codeexample"/>
        <w:rPr>
          <w:rFonts w:cs="Courier New"/>
        </w:rPr>
      </w:pPr>
      <w:r w:rsidRPr="00EA77BC">
        <w:rPr>
          <w:rFonts w:cs="Courier New"/>
        </w:rPr>
        <w:t xml:space="preserve">          S         SELECT A RANGE</w:t>
      </w:r>
    </w:p>
    <w:p w14:paraId="60E6BC93" w14:textId="77777777" w:rsidR="00B71D80" w:rsidRPr="00EA77BC" w:rsidRDefault="00B71D80" w:rsidP="001B3F39">
      <w:pPr>
        <w:pStyle w:val="Codeexample"/>
        <w:rPr>
          <w:rFonts w:cs="Courier New"/>
        </w:rPr>
      </w:pPr>
    </w:p>
    <w:p w14:paraId="60E6BC94" w14:textId="77777777" w:rsidR="00B71D80" w:rsidRPr="00EA77BC" w:rsidRDefault="00B71D80" w:rsidP="001B3F39">
      <w:pPr>
        <w:pStyle w:val="Codeexample"/>
        <w:rPr>
          <w:rFonts w:cs="Courier New"/>
        </w:rPr>
      </w:pPr>
      <w:r w:rsidRPr="00EA77BC">
        <w:rPr>
          <w:rFonts w:cs="Courier New"/>
        </w:rPr>
        <w:t xml:space="preserve">Print Report for (A)ll or (S)elect a Range: S// </w:t>
      </w:r>
      <w:r w:rsidRPr="00EA77BC">
        <w:rPr>
          <w:rFonts w:cs="Courier New"/>
          <w:b/>
          <w:bCs/>
        </w:rPr>
        <w:t xml:space="preserve">&lt;Enter&gt; </w:t>
      </w:r>
      <w:r w:rsidRPr="00EA77BC">
        <w:rPr>
          <w:rFonts w:cs="Courier New"/>
        </w:rPr>
        <w:t xml:space="preserve">  ELECT A RANGE</w:t>
      </w:r>
    </w:p>
    <w:p w14:paraId="60E6BC95" w14:textId="77777777" w:rsidR="00B71D80" w:rsidRPr="00EA77BC" w:rsidRDefault="00B71D80" w:rsidP="001B3F39">
      <w:pPr>
        <w:pStyle w:val="Codeexample"/>
        <w:rPr>
          <w:rFonts w:cs="Courier New"/>
        </w:rPr>
      </w:pPr>
    </w:p>
    <w:p w14:paraId="60E6BC96" w14:textId="77777777" w:rsidR="00B71D80" w:rsidRPr="00EA77BC" w:rsidRDefault="00B71D80" w:rsidP="001B3F39">
      <w:pPr>
        <w:pStyle w:val="Codeexample"/>
        <w:rPr>
          <w:rFonts w:cs="Courier New"/>
        </w:rPr>
      </w:pPr>
      <w:r w:rsidRPr="00EA77BC">
        <w:rPr>
          <w:rFonts w:cs="Courier New"/>
        </w:rPr>
        <w:t>To see drugs beginning with the letter 'A', enter 'A', or whichever letter you</w:t>
      </w:r>
    </w:p>
    <w:p w14:paraId="60E6BC97" w14:textId="77777777" w:rsidR="00B71D80" w:rsidRPr="00EA77BC" w:rsidRDefault="00B71D80" w:rsidP="001B3F39">
      <w:pPr>
        <w:pStyle w:val="Codeexample"/>
        <w:rPr>
          <w:rFonts w:cs="Courier New"/>
        </w:rPr>
      </w:pPr>
      <w:r w:rsidRPr="00EA77BC">
        <w:rPr>
          <w:rFonts w:cs="Courier New"/>
        </w:rPr>
        <w:t>wish to see. To see drugs in a range, for example drugs starting with the</w:t>
      </w:r>
    </w:p>
    <w:p w14:paraId="60E6BC98" w14:textId="77777777" w:rsidR="00B71D80" w:rsidRPr="00EA77BC" w:rsidRDefault="00B71D80" w:rsidP="001B3F39">
      <w:pPr>
        <w:pStyle w:val="Codeexample"/>
        <w:rPr>
          <w:rFonts w:cs="Courier New"/>
        </w:rPr>
      </w:pPr>
      <w:r w:rsidRPr="00EA77BC">
        <w:rPr>
          <w:rFonts w:cs="Courier New"/>
        </w:rPr>
        <w:t>letters 'G', 'H', 'I' and 'J', enter in the format 'G-J'.</w:t>
      </w:r>
    </w:p>
    <w:p w14:paraId="60E6BC99" w14:textId="77777777" w:rsidR="00B71D80" w:rsidRPr="00EA77BC" w:rsidRDefault="00B71D80" w:rsidP="001B3F39">
      <w:pPr>
        <w:pStyle w:val="Codeexample"/>
        <w:rPr>
          <w:rFonts w:cs="Courier New"/>
        </w:rPr>
      </w:pPr>
    </w:p>
    <w:p w14:paraId="60E6BC9A" w14:textId="77777777" w:rsidR="00B71D80" w:rsidRPr="00EA77BC" w:rsidRDefault="00B71D80" w:rsidP="00CD4C83">
      <w:pPr>
        <w:pStyle w:val="Codeexample"/>
        <w:rPr>
          <w:rFonts w:cs="Courier New"/>
          <w:b/>
          <w:bCs/>
        </w:rPr>
      </w:pPr>
      <w:r w:rsidRPr="00EA77BC">
        <w:rPr>
          <w:rFonts w:cs="Courier New"/>
        </w:rPr>
        <w:t xml:space="preserve">Select a Range: </w:t>
      </w:r>
      <w:r w:rsidRPr="00EA77BC">
        <w:rPr>
          <w:rFonts w:cs="Courier New"/>
          <w:b/>
          <w:bCs/>
        </w:rPr>
        <w:t>S</w:t>
      </w:r>
    </w:p>
    <w:p w14:paraId="60E6BC9B" w14:textId="77777777" w:rsidR="00B71D80" w:rsidRPr="00EA77BC" w:rsidRDefault="00B71D80" w:rsidP="00BA5F06">
      <w:pPr>
        <w:pStyle w:val="Codeexample"/>
        <w:rPr>
          <w:rFonts w:cs="Courier New"/>
        </w:rPr>
      </w:pPr>
    </w:p>
    <w:p w14:paraId="60E6BC9C" w14:textId="77777777" w:rsidR="00B71D80" w:rsidRPr="00EA77BC" w:rsidRDefault="00B71D80" w:rsidP="00BA5F06">
      <w:pPr>
        <w:pStyle w:val="Codeexample"/>
        <w:rPr>
          <w:rFonts w:cs="Courier New"/>
        </w:rPr>
      </w:pPr>
      <w:r w:rsidRPr="00EA77BC">
        <w:rPr>
          <w:rFonts w:cs="Courier New"/>
        </w:rPr>
        <w:t>You have the choice to print the drug text information.</w:t>
      </w:r>
    </w:p>
    <w:p w14:paraId="60E6BC9D" w14:textId="77777777" w:rsidR="00B71D80" w:rsidRPr="00EA77BC" w:rsidRDefault="00B71D80" w:rsidP="00BA5F06">
      <w:pPr>
        <w:pStyle w:val="Codeexample"/>
        <w:rPr>
          <w:rFonts w:cs="Courier New"/>
        </w:rPr>
      </w:pPr>
      <w:r w:rsidRPr="00EA77BC">
        <w:rPr>
          <w:rFonts w:cs="Courier New"/>
        </w:rPr>
        <w:t>If you answer "yes" to the question, you will print all the drug text</w:t>
      </w:r>
    </w:p>
    <w:p w14:paraId="60E6BC9E" w14:textId="77777777" w:rsidR="00B71D80" w:rsidRPr="00EA77BC" w:rsidRDefault="00B71D80" w:rsidP="00BA5F06">
      <w:pPr>
        <w:pStyle w:val="Codeexample"/>
        <w:rPr>
          <w:rFonts w:cs="Courier New"/>
        </w:rPr>
      </w:pPr>
      <w:r w:rsidRPr="00EA77BC">
        <w:rPr>
          <w:rFonts w:cs="Courier New"/>
        </w:rPr>
        <w:t>information for both dispense drug and orderable items.</w:t>
      </w:r>
    </w:p>
    <w:p w14:paraId="60E6BC9F" w14:textId="77777777" w:rsidR="00B71D80" w:rsidRPr="00EA77BC" w:rsidRDefault="00B71D80" w:rsidP="0012128D">
      <w:pPr>
        <w:pStyle w:val="Codeexample"/>
        <w:rPr>
          <w:rFonts w:cs="Courier New"/>
        </w:rPr>
      </w:pPr>
      <w:r w:rsidRPr="00EA77BC">
        <w:rPr>
          <w:rFonts w:cs="Courier New"/>
        </w:rPr>
        <w:t>If you answer "no", you will print only formulary designations.</w:t>
      </w:r>
    </w:p>
    <w:p w14:paraId="60E6BCA0" w14:textId="77777777" w:rsidR="00B71D80" w:rsidRPr="00EA77BC" w:rsidRDefault="00B71D80" w:rsidP="0012128D">
      <w:pPr>
        <w:pStyle w:val="Codeexample"/>
        <w:rPr>
          <w:rFonts w:cs="Courier New"/>
        </w:rPr>
      </w:pPr>
    </w:p>
    <w:p w14:paraId="60E6BCA1" w14:textId="77777777" w:rsidR="00B71D80" w:rsidRPr="00EA77BC" w:rsidRDefault="00B71D80" w:rsidP="0005137D">
      <w:pPr>
        <w:pStyle w:val="Codeexample"/>
        <w:rPr>
          <w:rFonts w:cs="Courier New"/>
        </w:rPr>
      </w:pPr>
      <w:r w:rsidRPr="00EA77BC">
        <w:rPr>
          <w:rFonts w:cs="Courier New"/>
        </w:rPr>
        <w:t>This report requires 132 columns.</w:t>
      </w:r>
    </w:p>
    <w:p w14:paraId="60E6BCA2" w14:textId="77777777" w:rsidR="00B71D80" w:rsidRPr="00EA77BC" w:rsidRDefault="00B71D80" w:rsidP="0005137D">
      <w:pPr>
        <w:pStyle w:val="Codeexample"/>
        <w:rPr>
          <w:rFonts w:cs="Courier New"/>
        </w:rPr>
      </w:pPr>
    </w:p>
    <w:p w14:paraId="60E6BCA3" w14:textId="77777777" w:rsidR="00B71D80" w:rsidRPr="00EA77BC" w:rsidRDefault="00B71D80" w:rsidP="00EB241E">
      <w:pPr>
        <w:pStyle w:val="Codeexample"/>
        <w:rPr>
          <w:rFonts w:cs="Courier New"/>
        </w:rPr>
      </w:pPr>
      <w:r w:rsidRPr="00EA77BC">
        <w:rPr>
          <w:rFonts w:cs="Courier New"/>
        </w:rPr>
        <w:t>You may queue the report to print, if you wish.</w:t>
      </w:r>
    </w:p>
    <w:p w14:paraId="60E6BCA4" w14:textId="77777777" w:rsidR="00B71D80" w:rsidRPr="00EA77BC" w:rsidRDefault="00B71D80" w:rsidP="005C4F1E">
      <w:pPr>
        <w:pStyle w:val="Codeexample"/>
        <w:rPr>
          <w:rFonts w:cs="Courier New"/>
        </w:rPr>
      </w:pPr>
    </w:p>
    <w:p w14:paraId="60E6BCA5" w14:textId="77777777" w:rsidR="00B71D80" w:rsidRPr="00EA77BC" w:rsidRDefault="00B71D80" w:rsidP="000128D8">
      <w:pPr>
        <w:pStyle w:val="Codeexample"/>
        <w:rPr>
          <w:rFonts w:cs="Courier New"/>
        </w:rPr>
      </w:pPr>
      <w:r w:rsidRPr="00EA77BC">
        <w:rPr>
          <w:rFonts w:cs="Courier New"/>
        </w:rPr>
        <w:t xml:space="preserve">Include drug text information ? NO// </w:t>
      </w:r>
      <w:r w:rsidRPr="00EA77BC">
        <w:rPr>
          <w:rFonts w:cs="Courier New"/>
          <w:b/>
          <w:bCs/>
        </w:rPr>
        <w:t>YES</w:t>
      </w:r>
    </w:p>
    <w:p w14:paraId="60E6BCA6" w14:textId="77777777" w:rsidR="00B71D80" w:rsidRPr="00EA77BC" w:rsidRDefault="00B71D80" w:rsidP="000128D8">
      <w:pPr>
        <w:pStyle w:val="Codeexample"/>
        <w:rPr>
          <w:rFonts w:cs="Courier New"/>
        </w:rPr>
      </w:pPr>
    </w:p>
    <w:p w14:paraId="60E6BCA7" w14:textId="77777777" w:rsidR="00B71D80" w:rsidRPr="00EA77BC" w:rsidRDefault="00B71D80" w:rsidP="00EA77BC">
      <w:pPr>
        <w:pStyle w:val="Codeexample"/>
        <w:rPr>
          <w:rFonts w:cs="Courier New"/>
        </w:rPr>
      </w:pPr>
      <w:r w:rsidRPr="00EA77BC">
        <w:rPr>
          <w:rFonts w:cs="Courier New"/>
        </w:rPr>
        <w:t>Report will be for drugs starting with the letter S,</w:t>
      </w:r>
    </w:p>
    <w:p w14:paraId="60E6BCA8" w14:textId="77777777" w:rsidR="00B71D80" w:rsidRPr="00EA77BC" w:rsidRDefault="00B71D80" w:rsidP="00EA77BC">
      <w:pPr>
        <w:pStyle w:val="Codeexample"/>
        <w:rPr>
          <w:rFonts w:cs="Courier New"/>
        </w:rPr>
      </w:pPr>
      <w:r w:rsidRPr="00EA77BC">
        <w:rPr>
          <w:rFonts w:cs="Courier New"/>
        </w:rPr>
        <w:t>and ending with drugs starting with the letter S.</w:t>
      </w:r>
    </w:p>
    <w:p w14:paraId="60E6BCA9" w14:textId="77777777" w:rsidR="00B71D80" w:rsidRPr="00EA77BC" w:rsidRDefault="00B71D80" w:rsidP="00EA77BC">
      <w:pPr>
        <w:pStyle w:val="Codeexample"/>
        <w:rPr>
          <w:rFonts w:cs="Courier New"/>
        </w:rPr>
      </w:pPr>
    </w:p>
    <w:p w14:paraId="60E6BCAA" w14:textId="77777777" w:rsidR="00B71D80" w:rsidRPr="00EA77BC" w:rsidRDefault="00B71D80" w:rsidP="00EA77BC">
      <w:pPr>
        <w:pStyle w:val="Codeexample"/>
        <w:rPr>
          <w:rFonts w:cs="Courier New"/>
        </w:rPr>
      </w:pPr>
      <w:r w:rsidRPr="00EA77BC">
        <w:rPr>
          <w:rFonts w:cs="Courier New"/>
        </w:rPr>
        <w:t xml:space="preserve">Is this correct? Y// </w:t>
      </w:r>
      <w:r w:rsidRPr="00EA77BC">
        <w:rPr>
          <w:rFonts w:cs="Courier New"/>
          <w:b/>
          <w:bCs/>
        </w:rPr>
        <w:t xml:space="preserve">&lt;Enter&gt; </w:t>
      </w:r>
      <w:r w:rsidRPr="00EA77BC">
        <w:rPr>
          <w:rFonts w:cs="Courier New"/>
        </w:rPr>
        <w:t xml:space="preserve"> ES</w:t>
      </w:r>
    </w:p>
    <w:p w14:paraId="60E6BCAB" w14:textId="77777777" w:rsidR="00B71D80" w:rsidRPr="00EA77BC" w:rsidRDefault="00B71D80" w:rsidP="00EA77BC">
      <w:pPr>
        <w:pStyle w:val="Codeexample"/>
        <w:rPr>
          <w:rFonts w:cs="Courier New"/>
        </w:rPr>
      </w:pPr>
      <w:r w:rsidRPr="00EA77BC">
        <w:rPr>
          <w:rFonts w:cs="Courier New"/>
        </w:rPr>
        <w:t>DEVICE: HOME// ;C-VT132  TELNET DEVICE</w:t>
      </w:r>
      <w:r w:rsidRPr="00EA77BC" w:rsidDel="009E69FC">
        <w:rPr>
          <w:rFonts w:cs="Courier New"/>
        </w:rPr>
        <w:t xml:space="preserve"> </w:t>
      </w:r>
    </w:p>
    <w:p w14:paraId="60E6BCAC" w14:textId="77777777" w:rsidR="00595E65" w:rsidRPr="00EA77BC" w:rsidRDefault="00595E65" w:rsidP="00EA77BC">
      <w:pPr>
        <w:pStyle w:val="Codeexample"/>
        <w:rPr>
          <w:rFonts w:cs="Courier New"/>
        </w:rPr>
      </w:pPr>
    </w:p>
    <w:p w14:paraId="60E6BCAD" w14:textId="77777777" w:rsidR="00595E65" w:rsidRPr="00EA77BC" w:rsidRDefault="00595E65" w:rsidP="00EA77BC">
      <w:pPr>
        <w:pStyle w:val="Codeexample"/>
        <w:rPr>
          <w:rFonts w:cs="Courier New"/>
        </w:rPr>
      </w:pPr>
      <w:r w:rsidRPr="00EA77BC">
        <w:rPr>
          <w:rFonts w:cs="Courier New"/>
        </w:rPr>
        <w:t xml:space="preserve">                       Formulary Information Report for Drugs from S through S</w:t>
      </w:r>
    </w:p>
    <w:p w14:paraId="60E6BCAE" w14:textId="77777777" w:rsidR="00595E65" w:rsidRPr="00EA77BC" w:rsidRDefault="00595E65" w:rsidP="00EA77BC">
      <w:pPr>
        <w:pStyle w:val="Codeexample"/>
        <w:rPr>
          <w:rFonts w:cs="Courier New"/>
        </w:rPr>
      </w:pPr>
    </w:p>
    <w:p w14:paraId="60E6BCAF" w14:textId="77777777" w:rsidR="00595E65" w:rsidRPr="00EA77BC" w:rsidRDefault="00595E65" w:rsidP="00EA77BC">
      <w:pPr>
        <w:pStyle w:val="Codeexample"/>
        <w:keepNext/>
        <w:rPr>
          <w:rFonts w:cs="Courier New"/>
        </w:rPr>
      </w:pPr>
      <w:r w:rsidRPr="00EA77BC">
        <w:rPr>
          <w:rFonts w:cs="Courier New"/>
        </w:rPr>
        <w:t xml:space="preserve">Date printed: JUN 25,2001                          </w:t>
      </w:r>
      <w:r w:rsidR="006F266D" w:rsidRPr="00EA77BC">
        <w:rPr>
          <w:rFonts w:cs="Courier New"/>
        </w:rPr>
        <w:t xml:space="preserve">         </w:t>
      </w:r>
      <w:r w:rsidRPr="00EA77BC">
        <w:rPr>
          <w:rFonts w:cs="Courier New"/>
        </w:rPr>
        <w:t xml:space="preserve">                         Page: 23</w:t>
      </w:r>
    </w:p>
    <w:p w14:paraId="60E6BCB0" w14:textId="77777777" w:rsidR="00595E65" w:rsidRPr="00EA77BC" w:rsidRDefault="00595E65" w:rsidP="00EA77BC">
      <w:pPr>
        <w:pStyle w:val="Codeexample"/>
        <w:keepNext/>
        <w:rPr>
          <w:rFonts w:cs="Courier New"/>
        </w:rPr>
      </w:pPr>
    </w:p>
    <w:p w14:paraId="60E6BCB1" w14:textId="77777777" w:rsidR="00595E65" w:rsidRPr="00EA77BC" w:rsidRDefault="00595E65" w:rsidP="00EA77BC">
      <w:pPr>
        <w:pStyle w:val="Codeexample"/>
        <w:keepNext/>
        <w:rPr>
          <w:rFonts w:cs="Courier New"/>
        </w:rPr>
      </w:pPr>
      <w:r w:rsidRPr="00EA77BC">
        <w:rPr>
          <w:rFonts w:cs="Courier New"/>
        </w:rPr>
        <w:t>Generic Name                           Local   Visn   National   Restriction   Appl      Drug</w:t>
      </w:r>
    </w:p>
    <w:p w14:paraId="60E6BCB2" w14:textId="77777777" w:rsidR="00595E65" w:rsidRPr="00EA77BC" w:rsidRDefault="00595E65" w:rsidP="00EA77BC">
      <w:pPr>
        <w:pStyle w:val="Codeexample"/>
        <w:keepNext/>
        <w:rPr>
          <w:rFonts w:cs="Courier New"/>
        </w:rPr>
      </w:pPr>
      <w:r w:rsidRPr="00EA77BC">
        <w:rPr>
          <w:rFonts w:cs="Courier New"/>
        </w:rPr>
        <w:t xml:space="preserve">                                                                               Pkg       Text</w:t>
      </w:r>
    </w:p>
    <w:p w14:paraId="60E6BCB3" w14:textId="77777777" w:rsidR="00595E65" w:rsidRPr="00EA77BC" w:rsidRDefault="00595E65" w:rsidP="00EB241E">
      <w:pPr>
        <w:pStyle w:val="Codeexample"/>
        <w:rPr>
          <w:rFonts w:cs="Courier New"/>
        </w:rPr>
      </w:pPr>
      <w:r w:rsidRPr="00EA77BC">
        <w:rPr>
          <w:rFonts w:cs="Courier New"/>
        </w:rPr>
        <w:t xml:space="preserve">                                                                               Use</w:t>
      </w:r>
    </w:p>
    <w:p w14:paraId="60E6BCB4" w14:textId="77777777" w:rsidR="00595E65" w:rsidRPr="00EA77BC" w:rsidRDefault="00595E65" w:rsidP="005C4F1E">
      <w:pPr>
        <w:pStyle w:val="Codeexample"/>
        <w:rPr>
          <w:rFonts w:cs="Courier New"/>
        </w:rPr>
      </w:pPr>
      <w:r w:rsidRPr="00EA77BC">
        <w:rPr>
          <w:rFonts w:cs="Courier New"/>
        </w:rPr>
        <w:t>---------------------------------------------------------------------------------------------</w:t>
      </w:r>
    </w:p>
    <w:p w14:paraId="60E6BCB5" w14:textId="77777777" w:rsidR="00595E65" w:rsidRPr="00EA77BC" w:rsidRDefault="00595E65" w:rsidP="000128D8">
      <w:pPr>
        <w:pStyle w:val="Codeexample"/>
        <w:rPr>
          <w:rFonts w:cs="Courier New"/>
        </w:rPr>
      </w:pPr>
    </w:p>
    <w:p w14:paraId="60E6BCB6" w14:textId="77777777" w:rsidR="00595E65" w:rsidRPr="00EA77BC" w:rsidRDefault="00595E65" w:rsidP="000128D8">
      <w:pPr>
        <w:pStyle w:val="Codeexample"/>
        <w:rPr>
          <w:rFonts w:cs="Courier New"/>
        </w:rPr>
      </w:pPr>
      <w:r w:rsidRPr="00EA77BC">
        <w:rPr>
          <w:rFonts w:cs="Courier New"/>
        </w:rPr>
        <w:t xml:space="preserve">STANOZOLOL 2MG                                                                     UO        </w:t>
      </w:r>
    </w:p>
    <w:p w14:paraId="60E6BCB7" w14:textId="77777777" w:rsidR="00595E65" w:rsidRPr="00EA77BC" w:rsidRDefault="00595E65" w:rsidP="00EA77BC">
      <w:pPr>
        <w:pStyle w:val="Codeexample"/>
        <w:rPr>
          <w:rFonts w:cs="Courier New"/>
        </w:rPr>
      </w:pPr>
      <w:r w:rsidRPr="00EA77BC">
        <w:rPr>
          <w:rFonts w:cs="Courier New"/>
        </w:rPr>
        <w:t xml:space="preserve">   Orderable Item: XXX TAB   </w:t>
      </w:r>
    </w:p>
    <w:p w14:paraId="60E6BCB8" w14:textId="77777777" w:rsidR="00595E65" w:rsidRPr="00EA77BC" w:rsidRDefault="00595E65" w:rsidP="00EA77BC">
      <w:pPr>
        <w:pStyle w:val="Codeexample"/>
        <w:rPr>
          <w:rFonts w:cs="Courier New"/>
        </w:rPr>
      </w:pPr>
    </w:p>
    <w:p w14:paraId="60E6BCB9" w14:textId="77777777" w:rsidR="00595E65" w:rsidRPr="00EA77BC" w:rsidRDefault="00595E65" w:rsidP="00EA77BC">
      <w:pPr>
        <w:pStyle w:val="Codeexample"/>
        <w:rPr>
          <w:rFonts w:cs="Courier New"/>
        </w:rPr>
      </w:pPr>
      <w:r w:rsidRPr="00EA77BC">
        <w:rPr>
          <w:rFonts w:cs="Courier New"/>
        </w:rPr>
        <w:t xml:space="preserve">STERI-STRIPS                                                                       O         </w:t>
      </w:r>
    </w:p>
    <w:p w14:paraId="60E6BCBA" w14:textId="77777777" w:rsidR="00595E65" w:rsidRPr="00EA77BC" w:rsidRDefault="00595E65" w:rsidP="00EA77BC">
      <w:pPr>
        <w:pStyle w:val="Codeexample"/>
        <w:rPr>
          <w:rFonts w:cs="Courier New"/>
        </w:rPr>
      </w:pPr>
      <w:r w:rsidRPr="00EA77BC">
        <w:rPr>
          <w:rFonts w:cs="Courier New"/>
        </w:rPr>
        <w:t xml:space="preserve">   Orderable Item: STERI STRIP   </w:t>
      </w:r>
    </w:p>
    <w:p w14:paraId="60E6BCBB" w14:textId="77777777" w:rsidR="00595E65" w:rsidRPr="00EA77BC" w:rsidRDefault="00595E65" w:rsidP="00EA77BC">
      <w:pPr>
        <w:pStyle w:val="Codeexample"/>
        <w:rPr>
          <w:rFonts w:cs="Courier New"/>
        </w:rPr>
      </w:pPr>
    </w:p>
    <w:p w14:paraId="60E6BCBC" w14:textId="77777777" w:rsidR="00595E65" w:rsidRPr="00EA77BC" w:rsidRDefault="00595E65" w:rsidP="00EA77BC">
      <w:pPr>
        <w:pStyle w:val="Codeexample"/>
        <w:rPr>
          <w:rFonts w:cs="Courier New"/>
        </w:rPr>
      </w:pPr>
      <w:r w:rsidRPr="00EA77BC">
        <w:rPr>
          <w:rFonts w:cs="Courier New"/>
        </w:rPr>
        <w:t xml:space="preserve">STERILE GLOVES                                                                     O         </w:t>
      </w:r>
    </w:p>
    <w:p w14:paraId="60E6BCBD" w14:textId="77777777" w:rsidR="00595E65" w:rsidRPr="00EA77BC" w:rsidRDefault="00595E65" w:rsidP="00EA77BC">
      <w:pPr>
        <w:pStyle w:val="Codeexample"/>
        <w:rPr>
          <w:rFonts w:cs="Courier New"/>
        </w:rPr>
      </w:pPr>
      <w:r w:rsidRPr="00EA77BC">
        <w:rPr>
          <w:rFonts w:cs="Courier New"/>
        </w:rPr>
        <w:t xml:space="preserve">   Orderable Item: STERILE GLOVE   </w:t>
      </w:r>
    </w:p>
    <w:p w14:paraId="60E6BCBE" w14:textId="77777777" w:rsidR="00595E65" w:rsidRPr="00EA77BC" w:rsidRDefault="00595E65" w:rsidP="00EA77BC">
      <w:pPr>
        <w:pStyle w:val="Codeexample"/>
        <w:rPr>
          <w:rFonts w:cs="Courier New"/>
        </w:rPr>
      </w:pPr>
    </w:p>
    <w:p w14:paraId="60E6BCBF" w14:textId="77777777" w:rsidR="00595E65" w:rsidRPr="00EA77BC" w:rsidRDefault="00595E65" w:rsidP="00EA77BC">
      <w:pPr>
        <w:pStyle w:val="Codeexample"/>
        <w:rPr>
          <w:rFonts w:cs="Courier New"/>
        </w:rPr>
      </w:pPr>
      <w:r w:rsidRPr="00EA77BC">
        <w:rPr>
          <w:rFonts w:cs="Courier New"/>
        </w:rPr>
        <w:t xml:space="preserve">STOMA CENTERING GUIDE                                                              O         </w:t>
      </w:r>
    </w:p>
    <w:p w14:paraId="60E6BCC0" w14:textId="77777777" w:rsidR="00595E65" w:rsidRPr="00EA77BC" w:rsidRDefault="00595E65" w:rsidP="00EA77BC">
      <w:pPr>
        <w:pStyle w:val="Codeexample"/>
        <w:rPr>
          <w:rFonts w:cs="Courier New"/>
        </w:rPr>
      </w:pPr>
      <w:r w:rsidRPr="00EA77BC">
        <w:rPr>
          <w:rFonts w:cs="Courier New"/>
        </w:rPr>
        <w:t xml:space="preserve">   Orderable Item: STOMA CENTERING GUIDE MISCELLANEOUS   </w:t>
      </w:r>
    </w:p>
    <w:p w14:paraId="60E6BCC1" w14:textId="77777777" w:rsidR="00595E65" w:rsidRPr="00EA77BC" w:rsidRDefault="00595E65" w:rsidP="00EA77BC">
      <w:pPr>
        <w:pStyle w:val="Codeexample"/>
        <w:rPr>
          <w:rFonts w:cs="Courier New"/>
        </w:rPr>
      </w:pPr>
    </w:p>
    <w:p w14:paraId="60E6BCC2" w14:textId="77777777" w:rsidR="00595E65" w:rsidRPr="00EA77BC" w:rsidRDefault="00595E65" w:rsidP="00EA77BC">
      <w:pPr>
        <w:pStyle w:val="Codeexample"/>
        <w:rPr>
          <w:rFonts w:cs="Courier New"/>
        </w:rPr>
      </w:pPr>
      <w:r w:rsidRPr="00EA77BC">
        <w:rPr>
          <w:rFonts w:cs="Courier New"/>
        </w:rPr>
        <w:t xml:space="preserve">STOMA GUIDE STRIP SG-603                                                           O         </w:t>
      </w:r>
    </w:p>
    <w:p w14:paraId="60E6BCC3" w14:textId="77777777" w:rsidR="00595E65" w:rsidRPr="00EA77BC" w:rsidRDefault="00595E65" w:rsidP="00EA77BC">
      <w:pPr>
        <w:pStyle w:val="Codeexample"/>
        <w:rPr>
          <w:rFonts w:cs="Courier New"/>
        </w:rPr>
      </w:pPr>
      <w:r w:rsidRPr="00EA77BC">
        <w:rPr>
          <w:rFonts w:cs="Courier New"/>
        </w:rPr>
        <w:t xml:space="preserve">   Orderable Item: STOMA GUIDE STRIP   </w:t>
      </w:r>
    </w:p>
    <w:p w14:paraId="60E6BCC4" w14:textId="77777777" w:rsidR="00595E65" w:rsidRPr="00EA77BC" w:rsidRDefault="00595E65" w:rsidP="00EA77BC">
      <w:pPr>
        <w:pStyle w:val="Codeexample"/>
        <w:rPr>
          <w:rFonts w:cs="Courier New"/>
        </w:rPr>
      </w:pPr>
    </w:p>
    <w:p w14:paraId="60E6BCC5" w14:textId="77777777" w:rsidR="00595E65" w:rsidRPr="00EA77BC" w:rsidRDefault="00595E65" w:rsidP="00EA77BC">
      <w:pPr>
        <w:pStyle w:val="Codeexample"/>
        <w:rPr>
          <w:rFonts w:cs="Courier New"/>
        </w:rPr>
      </w:pPr>
      <w:r w:rsidRPr="00EA77BC">
        <w:rPr>
          <w:rFonts w:cs="Courier New"/>
        </w:rPr>
        <w:t xml:space="preserve">STOMAHESIVE COVERING 4X4 5S                                                        O         </w:t>
      </w:r>
    </w:p>
    <w:p w14:paraId="60E6BCC6" w14:textId="77777777" w:rsidR="00595E65" w:rsidRPr="00EA77BC" w:rsidRDefault="00595E65" w:rsidP="00EA77BC">
      <w:pPr>
        <w:pStyle w:val="Codeexample"/>
        <w:rPr>
          <w:rFonts w:cs="Courier New"/>
        </w:rPr>
      </w:pPr>
      <w:r w:rsidRPr="00EA77BC">
        <w:rPr>
          <w:rFonts w:cs="Courier New"/>
        </w:rPr>
        <w:t xml:space="preserve">   Orderable Item: COVERING STOMA CAP   </w:t>
      </w:r>
    </w:p>
    <w:p w14:paraId="60E6BCC7" w14:textId="77777777" w:rsidR="00595E65" w:rsidRPr="00EA77BC" w:rsidRDefault="00595E65" w:rsidP="00EA77BC">
      <w:pPr>
        <w:pStyle w:val="Codeexample"/>
        <w:rPr>
          <w:rFonts w:cs="Courier New"/>
        </w:rPr>
      </w:pPr>
    </w:p>
    <w:p w14:paraId="60E6BCC8" w14:textId="77777777" w:rsidR="00595E65" w:rsidRPr="00EA77BC" w:rsidRDefault="00595E65" w:rsidP="00EA77BC">
      <w:pPr>
        <w:pStyle w:val="Codeexample"/>
        <w:rPr>
          <w:rFonts w:cs="Courier New"/>
        </w:rPr>
      </w:pPr>
      <w:r w:rsidRPr="00EA77BC">
        <w:rPr>
          <w:rFonts w:cs="Courier New"/>
        </w:rPr>
        <w:t xml:space="preserve">STRAP, MONTGOMERY                                                                  O         </w:t>
      </w:r>
    </w:p>
    <w:p w14:paraId="60E6BCC9" w14:textId="77777777" w:rsidR="00595E65" w:rsidRPr="00EA77BC" w:rsidRDefault="00595E65" w:rsidP="00EA77BC">
      <w:pPr>
        <w:pStyle w:val="Codeexample"/>
        <w:rPr>
          <w:rFonts w:cs="Courier New"/>
        </w:rPr>
      </w:pPr>
      <w:r w:rsidRPr="00EA77BC">
        <w:rPr>
          <w:rFonts w:cs="Courier New"/>
        </w:rPr>
        <w:t xml:space="preserve">   Orderable Item: MONTGOMERY STRAP DEVICE   </w:t>
      </w:r>
    </w:p>
    <w:p w14:paraId="60E6BCCA" w14:textId="77777777" w:rsidR="00595E65" w:rsidRPr="00EA77BC" w:rsidRDefault="00595E65" w:rsidP="00EA77BC">
      <w:pPr>
        <w:pStyle w:val="Codeexample"/>
        <w:rPr>
          <w:rFonts w:cs="Courier New"/>
        </w:rPr>
      </w:pPr>
    </w:p>
    <w:p w14:paraId="60E6BCCB" w14:textId="77777777" w:rsidR="00595E65" w:rsidRPr="00EA77BC" w:rsidRDefault="00595E65" w:rsidP="00EA77BC">
      <w:pPr>
        <w:pStyle w:val="Codeexample"/>
        <w:rPr>
          <w:rFonts w:cs="Courier New"/>
        </w:rPr>
      </w:pPr>
      <w:r w:rsidRPr="00EA77BC">
        <w:rPr>
          <w:rFonts w:cs="Courier New"/>
        </w:rPr>
        <w:t>STREPTOKINASE 250,000 IU 6.5ML                                                     UO        I</w:t>
      </w:r>
    </w:p>
    <w:p w14:paraId="60E6BCCC"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CD" w14:textId="77777777" w:rsidR="00595E65" w:rsidRPr="00EA77BC" w:rsidRDefault="00595E65" w:rsidP="00EA77BC">
      <w:pPr>
        <w:pStyle w:val="Codeexample"/>
        <w:rPr>
          <w:rFonts w:cs="Courier New"/>
        </w:rPr>
      </w:pPr>
    </w:p>
    <w:p w14:paraId="60E6BCCE" w14:textId="77777777" w:rsidR="00595E65" w:rsidRPr="00EA77BC" w:rsidRDefault="00595E65" w:rsidP="00EA77BC">
      <w:pPr>
        <w:pStyle w:val="Codeexample"/>
        <w:rPr>
          <w:rFonts w:cs="Courier New"/>
        </w:rPr>
      </w:pPr>
      <w:r w:rsidRPr="00EA77BC">
        <w:rPr>
          <w:rFonts w:cs="Courier New"/>
        </w:rPr>
        <w:t>STREPTOKIONASE 750,000 UN INJ                                                      UO        I</w:t>
      </w:r>
    </w:p>
    <w:p w14:paraId="60E6BCCF"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D0" w14:textId="77777777" w:rsidR="00595E65" w:rsidRPr="00EA77BC" w:rsidRDefault="00595E65" w:rsidP="00EA77BC">
      <w:pPr>
        <w:pStyle w:val="Codeexample"/>
        <w:rPr>
          <w:rFonts w:cs="Courier New"/>
        </w:rPr>
      </w:pPr>
    </w:p>
    <w:p w14:paraId="60E6BCD1" w14:textId="77777777" w:rsidR="00595E65" w:rsidRPr="00EA77BC" w:rsidRDefault="00595E65" w:rsidP="00EA77BC">
      <w:pPr>
        <w:pStyle w:val="Codeexample"/>
        <w:rPr>
          <w:rFonts w:cs="Courier New"/>
        </w:rPr>
      </w:pPr>
      <w:r w:rsidRPr="00EA77BC">
        <w:rPr>
          <w:rFonts w:cs="Courier New"/>
        </w:rPr>
        <w:t xml:space="preserve">STREPTOMYCIN SULFATE 1GM INJ                                                       UO        </w:t>
      </w:r>
    </w:p>
    <w:p w14:paraId="60E6BCD2" w14:textId="77777777" w:rsidR="00595E65" w:rsidRPr="00EA77BC" w:rsidRDefault="00595E65" w:rsidP="00EA77BC">
      <w:pPr>
        <w:pStyle w:val="Codeexample"/>
        <w:rPr>
          <w:rFonts w:cs="Courier New"/>
        </w:rPr>
      </w:pPr>
      <w:r w:rsidRPr="00EA77BC">
        <w:rPr>
          <w:rFonts w:cs="Courier New"/>
        </w:rPr>
        <w:t xml:space="preserve">   Orderable Item: STREPTOMYCIN INJ   </w:t>
      </w:r>
    </w:p>
    <w:p w14:paraId="60E6BCD3" w14:textId="77777777" w:rsidR="00595E65" w:rsidRPr="00EA77BC" w:rsidRDefault="00595E65" w:rsidP="00EA77BC">
      <w:pPr>
        <w:pStyle w:val="Codeexample"/>
        <w:rPr>
          <w:rFonts w:cs="Courier New"/>
        </w:rPr>
      </w:pPr>
    </w:p>
    <w:p w14:paraId="60E6BCD4" w14:textId="77777777" w:rsidR="00595E65" w:rsidRPr="00EA77BC" w:rsidRDefault="00595E65" w:rsidP="00EA77BC">
      <w:pPr>
        <w:pStyle w:val="Codeexample"/>
        <w:rPr>
          <w:rFonts w:cs="Courier New"/>
        </w:rPr>
      </w:pPr>
      <w:r w:rsidRPr="00EA77BC">
        <w:rPr>
          <w:rFonts w:cs="Courier New"/>
        </w:rPr>
        <w:t xml:space="preserve">STREPTOZOTOCIN INJ,1GM,ECOG                                                        O         </w:t>
      </w:r>
    </w:p>
    <w:p w14:paraId="60E6BCD5" w14:textId="77777777" w:rsidR="00595E65" w:rsidRPr="00EA77BC" w:rsidRDefault="00595E65" w:rsidP="00EA77BC">
      <w:pPr>
        <w:pStyle w:val="Codeexample"/>
        <w:rPr>
          <w:rFonts w:cs="Courier New"/>
        </w:rPr>
      </w:pPr>
      <w:r w:rsidRPr="00EA77BC">
        <w:rPr>
          <w:rFonts w:cs="Courier New"/>
        </w:rPr>
        <w:t xml:space="preserve">   Orderable Item: STREPTOZOTOCIN INJ   </w:t>
      </w:r>
    </w:p>
    <w:p w14:paraId="60E6BCD6" w14:textId="77777777" w:rsidR="00595E65" w:rsidRPr="00EA77BC" w:rsidRDefault="00595E65" w:rsidP="00EA77BC">
      <w:pPr>
        <w:pStyle w:val="Codeexample"/>
        <w:rPr>
          <w:rFonts w:cs="Courier New"/>
        </w:rPr>
      </w:pPr>
    </w:p>
    <w:p w14:paraId="60E6BCD7" w14:textId="77777777" w:rsidR="00595E65" w:rsidRPr="00EA77BC" w:rsidRDefault="00595E65" w:rsidP="00EA77BC">
      <w:pPr>
        <w:pStyle w:val="Codeexample"/>
        <w:rPr>
          <w:rFonts w:cs="Courier New"/>
        </w:rPr>
      </w:pPr>
      <w:r w:rsidRPr="00EA77BC">
        <w:rPr>
          <w:rFonts w:cs="Courier New"/>
        </w:rPr>
        <w:t xml:space="preserve">SUCCINYCHOLINE 1000MG S.P.                                                         UO        </w:t>
      </w:r>
    </w:p>
    <w:p w14:paraId="60E6BCD8" w14:textId="77777777" w:rsidR="00595E65" w:rsidRPr="00EA77BC" w:rsidRDefault="00595E65" w:rsidP="00EA77BC">
      <w:pPr>
        <w:pStyle w:val="Codeexample"/>
        <w:rPr>
          <w:rFonts w:cs="Courier New"/>
        </w:rPr>
      </w:pPr>
      <w:r w:rsidRPr="00EA77BC">
        <w:rPr>
          <w:rFonts w:cs="Courier New"/>
        </w:rPr>
        <w:t xml:space="preserve">   Orderable Item: SUCCINYLCHOLINE INJ,CONC-SOLN   </w:t>
      </w:r>
    </w:p>
    <w:p w14:paraId="60E6BCD9" w14:textId="77777777" w:rsidR="00595E65" w:rsidRPr="00EA77BC" w:rsidRDefault="00595E65" w:rsidP="00EA77BC">
      <w:pPr>
        <w:pStyle w:val="Codeexample"/>
        <w:rPr>
          <w:rFonts w:cs="Courier New"/>
        </w:rPr>
      </w:pPr>
    </w:p>
    <w:p w14:paraId="60E6BCDA" w14:textId="77777777" w:rsidR="00595E65" w:rsidRPr="00EA77BC" w:rsidRDefault="00595E65" w:rsidP="00EA77BC">
      <w:pPr>
        <w:pStyle w:val="Codeexample"/>
        <w:rPr>
          <w:rFonts w:cs="Courier New"/>
        </w:rPr>
      </w:pPr>
      <w:r w:rsidRPr="00EA77BC">
        <w:rPr>
          <w:rFonts w:cs="Courier New"/>
        </w:rPr>
        <w:t xml:space="preserve">SUCCINYCHOLINE 20MG/ML INJ                                           R             UO        </w:t>
      </w:r>
    </w:p>
    <w:p w14:paraId="60E6BCDB" w14:textId="77777777" w:rsidR="00595E65" w:rsidRPr="00EA77BC" w:rsidRDefault="00595E65" w:rsidP="00EA77BC">
      <w:pPr>
        <w:pStyle w:val="Codeexample"/>
        <w:rPr>
          <w:rFonts w:cs="Courier New"/>
        </w:rPr>
      </w:pPr>
      <w:r w:rsidRPr="00EA77BC">
        <w:rPr>
          <w:rFonts w:cs="Courier New"/>
        </w:rPr>
        <w:t xml:space="preserve">   Orderable Item: SUCCINYLCHOLINE INJ,SOLN   </w:t>
      </w:r>
    </w:p>
    <w:p w14:paraId="60E6BCDC" w14:textId="77777777" w:rsidR="00595E65" w:rsidRPr="00EA77BC" w:rsidRDefault="00595E65" w:rsidP="00EA77BC">
      <w:pPr>
        <w:pStyle w:val="Codeexample"/>
        <w:rPr>
          <w:rFonts w:cs="Courier New"/>
        </w:rPr>
      </w:pPr>
    </w:p>
    <w:p w14:paraId="60E6BCDD" w14:textId="77777777" w:rsidR="00595E65" w:rsidRPr="00EA77BC" w:rsidRDefault="00595E65" w:rsidP="00EA77BC">
      <w:pPr>
        <w:pStyle w:val="Codeexample"/>
        <w:rPr>
          <w:rFonts w:cs="Courier New"/>
        </w:rPr>
      </w:pPr>
      <w:r w:rsidRPr="00EA77BC">
        <w:rPr>
          <w:rFonts w:cs="Courier New"/>
        </w:rPr>
        <w:t xml:space="preserve">SUCRALFATE 1 GM TAB                                                                UO        </w:t>
      </w:r>
    </w:p>
    <w:p w14:paraId="60E6BCDE" w14:textId="77777777" w:rsidR="00595E65" w:rsidRPr="00EA77BC" w:rsidRDefault="00595E65" w:rsidP="00EA77BC">
      <w:pPr>
        <w:pStyle w:val="Codeexample"/>
        <w:rPr>
          <w:rFonts w:cs="Courier New"/>
        </w:rPr>
      </w:pPr>
      <w:r w:rsidRPr="00EA77BC">
        <w:rPr>
          <w:rFonts w:cs="Courier New"/>
        </w:rPr>
        <w:t xml:space="preserve">   Orderable Item: SUCRALFATE TAB   </w:t>
      </w:r>
    </w:p>
    <w:p w14:paraId="60E6BCDF" w14:textId="77777777" w:rsidR="00595E65" w:rsidRPr="00EA77BC" w:rsidRDefault="00595E65" w:rsidP="00EA77BC">
      <w:pPr>
        <w:pStyle w:val="Codeexample"/>
        <w:rPr>
          <w:rFonts w:cs="Courier New"/>
        </w:rPr>
      </w:pPr>
    </w:p>
    <w:p w14:paraId="60E6BCE0" w14:textId="77777777" w:rsidR="00595E65" w:rsidRPr="00EA77BC" w:rsidRDefault="00595E65" w:rsidP="00EA77BC">
      <w:pPr>
        <w:pStyle w:val="Codeexample"/>
        <w:rPr>
          <w:rFonts w:cs="Courier New"/>
        </w:rPr>
      </w:pPr>
      <w:r w:rsidRPr="00EA77BC">
        <w:rPr>
          <w:rFonts w:cs="Courier New"/>
        </w:rPr>
        <w:t xml:space="preserve">SULFACETAMIDE 10% OPTH SOL 15ML                                                    UO        </w:t>
      </w:r>
    </w:p>
    <w:p w14:paraId="60E6BCE1" w14:textId="77777777" w:rsidR="00595E65" w:rsidRPr="00EA77BC" w:rsidRDefault="00595E65" w:rsidP="00EA77BC">
      <w:pPr>
        <w:pStyle w:val="Codeexample"/>
        <w:rPr>
          <w:rFonts w:cs="Courier New"/>
        </w:rPr>
      </w:pPr>
      <w:r w:rsidRPr="00EA77BC">
        <w:rPr>
          <w:rFonts w:cs="Courier New"/>
        </w:rPr>
        <w:t xml:space="preserve">   Orderable Item: SULFACETAMIDE SOLN,OPH   </w:t>
      </w:r>
    </w:p>
    <w:p w14:paraId="60E6BCE2" w14:textId="77777777" w:rsidR="00595E65" w:rsidRPr="00EA77BC" w:rsidRDefault="00595E65" w:rsidP="00EA77BC">
      <w:pPr>
        <w:pStyle w:val="Codeexample"/>
        <w:rPr>
          <w:rFonts w:cs="Courier New"/>
        </w:rPr>
      </w:pPr>
    </w:p>
    <w:p w14:paraId="60E6BCE3" w14:textId="77777777" w:rsidR="00595E65" w:rsidRPr="00EA77BC" w:rsidRDefault="00595E65" w:rsidP="00EA77BC">
      <w:pPr>
        <w:pStyle w:val="Codeexample"/>
        <w:rPr>
          <w:rFonts w:cs="Courier New"/>
        </w:rPr>
      </w:pPr>
      <w:r w:rsidRPr="00EA77BC">
        <w:rPr>
          <w:rFonts w:cs="Courier New"/>
        </w:rPr>
        <w:t xml:space="preserve">SULFACETAMIDE OPHTH 10% OINT                                                       UO        </w:t>
      </w:r>
    </w:p>
    <w:p w14:paraId="60E6BCE4" w14:textId="77777777" w:rsidR="00595E65" w:rsidRPr="00EA77BC" w:rsidRDefault="00595E65" w:rsidP="00EA77BC">
      <w:pPr>
        <w:pStyle w:val="Codeexample"/>
        <w:rPr>
          <w:rFonts w:cs="Courier New"/>
        </w:rPr>
      </w:pPr>
      <w:r w:rsidRPr="00EA77BC">
        <w:rPr>
          <w:rFonts w:cs="Courier New"/>
        </w:rPr>
        <w:t xml:space="preserve">   Orderable Item: SULFACETAMIDE OINT,OPH   </w:t>
      </w:r>
    </w:p>
    <w:p w14:paraId="60E6BCE5" w14:textId="77777777" w:rsidR="00595E65" w:rsidRPr="00EA77BC" w:rsidRDefault="00595E65" w:rsidP="00EA77BC">
      <w:pPr>
        <w:pStyle w:val="Codeexample"/>
        <w:rPr>
          <w:rFonts w:cs="Courier New"/>
        </w:rPr>
      </w:pPr>
    </w:p>
    <w:p w14:paraId="60E6BCE6" w14:textId="77777777" w:rsidR="00595E65" w:rsidRPr="00EA77BC" w:rsidRDefault="00595E65" w:rsidP="00EA77BC">
      <w:pPr>
        <w:pStyle w:val="Codeexample"/>
        <w:rPr>
          <w:rFonts w:cs="Courier New"/>
        </w:rPr>
      </w:pPr>
      <w:r w:rsidRPr="00EA77BC">
        <w:rPr>
          <w:rFonts w:cs="Courier New"/>
        </w:rPr>
        <w:t xml:space="preserve">Enter RETURN to continue or '^' to exit: </w:t>
      </w:r>
    </w:p>
    <w:p w14:paraId="60E6BCE7" w14:textId="77777777" w:rsidR="00595E65" w:rsidRPr="00EA77BC" w:rsidRDefault="00595E65" w:rsidP="00EA77BC"/>
    <w:p w14:paraId="60E6BCE8" w14:textId="77777777" w:rsidR="00B71D80" w:rsidRPr="00EA77BC" w:rsidRDefault="00B71D80" w:rsidP="00123536">
      <w:pPr>
        <w:pStyle w:val="Heading1"/>
        <w:numPr>
          <w:ilvl w:val="0"/>
          <w:numId w:val="45"/>
        </w:numPr>
        <w:tabs>
          <w:tab w:val="clear" w:pos="720"/>
          <w:tab w:val="num" w:pos="900"/>
        </w:tabs>
      </w:pPr>
      <w:bookmarkStart w:id="1817" w:name="_Drug_Text_Management"/>
      <w:bookmarkStart w:id="1818" w:name="p098"/>
      <w:bookmarkStart w:id="1819" w:name="_Toc219451951"/>
      <w:bookmarkStart w:id="1820" w:name="_Toc376874084"/>
      <w:bookmarkStart w:id="1821" w:name="_Toc523224135"/>
      <w:bookmarkEnd w:id="1817"/>
      <w:bookmarkEnd w:id="1818"/>
      <w:r w:rsidRPr="00EA77BC">
        <w:t>Drug Text Management</w:t>
      </w:r>
      <w:bookmarkEnd w:id="1819"/>
      <w:bookmarkEnd w:id="1820"/>
      <w:bookmarkEnd w:id="1821"/>
    </w:p>
    <w:p w14:paraId="60E6BCE9" w14:textId="77777777" w:rsidR="00B71D80" w:rsidRPr="00EA77BC" w:rsidRDefault="00B71D80" w:rsidP="00EA77BC">
      <w:pPr>
        <w:pStyle w:val="Heading4"/>
        <w:tabs>
          <w:tab w:val="left" w:pos="900"/>
        </w:tabs>
        <w:spacing w:after="0"/>
      </w:pPr>
      <w:r w:rsidRPr="00EA77BC">
        <w:tab/>
        <w:t>[PSS DRUG TEXT MANAGEMENT]</w:t>
      </w:r>
    </w:p>
    <w:p w14:paraId="60E6BCEA" w14:textId="77777777" w:rsidR="00B71D80" w:rsidRPr="00EA77BC" w:rsidRDefault="00B71D80" w:rsidP="00732461"/>
    <w:p w14:paraId="60E6BCEB" w14:textId="77777777" w:rsidR="00B71D80" w:rsidRPr="00EA77BC" w:rsidRDefault="00B71D80" w:rsidP="00732461">
      <w:r w:rsidRPr="00EA77BC">
        <w:t xml:space="preserve">The </w:t>
      </w:r>
      <w:r w:rsidRPr="00EA77BC">
        <w:rPr>
          <w:i/>
          <w:iCs/>
        </w:rPr>
        <w:t>Drug Text Management</w:t>
      </w:r>
      <w:r w:rsidRPr="00EA77BC">
        <w:fldChar w:fldCharType="begin"/>
      </w:r>
      <w:r w:rsidRPr="00EA77BC">
        <w:instrText xml:space="preserve"> XE "Drug Text Management" \b</w:instrText>
      </w:r>
      <w:r w:rsidRPr="00EA77BC">
        <w:fldChar w:fldCharType="end"/>
      </w:r>
      <w:r w:rsidRPr="00EA77BC">
        <w:t xml:space="preserve"> </w:t>
      </w:r>
      <w:r w:rsidR="005C544E" w:rsidRPr="00EA77BC">
        <w:rPr>
          <w:bCs/>
        </w:rPr>
        <w:t xml:space="preserve">[PSS DRUG TEXT MANAGEMENT] </w:t>
      </w:r>
      <w:r w:rsidRPr="00EA77BC">
        <w:t>menu option was created to provide an umbrella for the options related to reviewing, entering and editing drug text.</w:t>
      </w:r>
    </w:p>
    <w:p w14:paraId="60E6BCEC" w14:textId="77777777" w:rsidR="00B71D80" w:rsidRPr="00EA77BC" w:rsidRDefault="00B71D80" w:rsidP="000C5921"/>
    <w:p w14:paraId="60E6BCED" w14:textId="77777777" w:rsidR="00B71D80" w:rsidRPr="00EA77BC" w:rsidRDefault="00B71D80" w:rsidP="00123536">
      <w:pPr>
        <w:pStyle w:val="Heading2"/>
        <w:numPr>
          <w:ilvl w:val="0"/>
          <w:numId w:val="46"/>
        </w:numPr>
        <w:ind w:left="0"/>
      </w:pPr>
      <w:bookmarkStart w:id="1822" w:name="_Toc219451952"/>
      <w:bookmarkStart w:id="1823" w:name="_Toc376874085"/>
      <w:bookmarkStart w:id="1824" w:name="_Toc523224136"/>
      <w:r w:rsidRPr="00EA77BC">
        <w:t>Drug Text Enter/Edit</w:t>
      </w:r>
      <w:bookmarkEnd w:id="1822"/>
      <w:bookmarkEnd w:id="1823"/>
      <w:bookmarkEnd w:id="1824"/>
    </w:p>
    <w:p w14:paraId="60E6BCEE" w14:textId="77777777" w:rsidR="00B71D80" w:rsidRPr="00EA77BC" w:rsidRDefault="00B71D80" w:rsidP="00732461">
      <w:pPr>
        <w:pStyle w:val="Heading4"/>
        <w:tabs>
          <w:tab w:val="left" w:pos="1080"/>
        </w:tabs>
        <w:spacing w:after="0"/>
        <w:rPr>
          <w:sz w:val="28"/>
        </w:rPr>
      </w:pPr>
      <w:r w:rsidRPr="00EA77BC">
        <w:tab/>
        <w:t>[PSS EDIT TEXT]</w:t>
      </w:r>
    </w:p>
    <w:p w14:paraId="60E6BCEF" w14:textId="77777777" w:rsidR="00B71D80" w:rsidRPr="00EA77BC" w:rsidRDefault="00B71D80" w:rsidP="00732461"/>
    <w:p w14:paraId="60E6BCF0" w14:textId="77777777" w:rsidR="00B71D80" w:rsidRPr="00EA77BC" w:rsidRDefault="00B71D80" w:rsidP="00732461">
      <w:r w:rsidRPr="00EA77BC">
        <w:t xml:space="preserve">The </w:t>
      </w:r>
      <w:r w:rsidRPr="00EA77BC">
        <w:rPr>
          <w:i/>
          <w:iCs/>
        </w:rPr>
        <w:t>Drug Text Enter/Edit</w:t>
      </w:r>
      <w:r w:rsidRPr="00EA77BC">
        <w:fldChar w:fldCharType="begin"/>
      </w:r>
      <w:r w:rsidRPr="00EA77BC">
        <w:instrText xml:space="preserve"> XE "Drug Text Enter/Edit" \b</w:instrText>
      </w:r>
      <w:r w:rsidRPr="00EA77BC">
        <w:fldChar w:fldCharType="end"/>
      </w:r>
      <w:r w:rsidRPr="00EA77BC">
        <w:t xml:space="preserve"> </w:t>
      </w:r>
      <w:r w:rsidR="005C544E" w:rsidRPr="00EA77BC">
        <w:t xml:space="preserve">[PSS EDIT TEXT] </w:t>
      </w:r>
      <w:r w:rsidRPr="00EA77BC">
        <w:t>option enables you to enter and/or edit entries in the DRUG TEXT file (#51.7). This file contains drug information, restrictions, and guidelines. Some entries are nationally populated by National Drug File. Drug text can be tied to a Dispense Drug in DRUG file (#50), or it can be tied to a Pharmacy Orderable Item through the PHARMACY ORDERABLE ITEM file (#50.7). Drug text tied to a Pharmacy Orderable Item is viewable when a medication is selected in Outpatient Pharmacy and Inpatient Medications, if it has been tied to the Pharmacy Orderable Item or Dispense Drug.</w:t>
      </w:r>
    </w:p>
    <w:p w14:paraId="60E6BCF1" w14:textId="77777777" w:rsidR="00B71D80" w:rsidRPr="00EA77BC" w:rsidRDefault="00B71D80" w:rsidP="000C5921">
      <w:bookmarkStart w:id="1825" w:name="p099"/>
      <w:bookmarkEnd w:id="1825"/>
    </w:p>
    <w:p w14:paraId="60E6BCF2" w14:textId="77777777" w:rsidR="00B71D80" w:rsidRPr="00EA77BC" w:rsidRDefault="00B71D80" w:rsidP="000C5921">
      <w:r w:rsidRPr="00EA77BC">
        <w:t xml:space="preserve">The </w:t>
      </w:r>
      <w:r w:rsidRPr="00EA77BC">
        <w:rPr>
          <w:i/>
          <w:iCs/>
        </w:rPr>
        <w:t>Drug Text Enter/Edit</w:t>
      </w:r>
      <w:r w:rsidRPr="00EA77BC">
        <w:t xml:space="preserve"> </w:t>
      </w:r>
      <w:r w:rsidR="005C544E" w:rsidRPr="00EA77BC">
        <w:t xml:space="preserve">[PSS EDIT TEXT] </w:t>
      </w:r>
      <w:r w:rsidRPr="00EA77BC">
        <w:t>option also enables you to view or print a report and to list all drug and Pharmacy orderable items linked to it. See section 1.12.2, “Drug Text File Report” for more information.</w:t>
      </w:r>
    </w:p>
    <w:p w14:paraId="60E6BCF3" w14:textId="77777777" w:rsidR="00B71D80" w:rsidRPr="00EA77BC" w:rsidRDefault="00B71D80" w:rsidP="000C5921"/>
    <w:p w14:paraId="60E6BCF4" w14:textId="77777777" w:rsidR="00B71D80" w:rsidRPr="00EA77BC" w:rsidRDefault="00B71D80" w:rsidP="000C5921">
      <w:pPr>
        <w:pStyle w:val="ExampleHeading"/>
      </w:pPr>
      <w:r w:rsidRPr="00EA77BC">
        <w:t xml:space="preserve">Example: </w:t>
      </w:r>
      <w:r w:rsidR="005C544E" w:rsidRPr="00EA77BC">
        <w:rPr>
          <w:i/>
        </w:rPr>
        <w:t>Drug Text Enter/Edit</w:t>
      </w:r>
      <w:r w:rsidR="005C544E" w:rsidRPr="00EA77BC">
        <w:t xml:space="preserve"> [PSS EDIT TEXT] Option</w:t>
      </w:r>
    </w:p>
    <w:p w14:paraId="60E6BCF5" w14:textId="77777777" w:rsidR="00B71D80" w:rsidRPr="00EA77BC" w:rsidRDefault="00B71D80" w:rsidP="000C5921">
      <w:pPr>
        <w:pStyle w:val="Codeexample"/>
      </w:pPr>
      <w:r w:rsidRPr="00EA77BC">
        <w:t xml:space="preserve">Select Pharmacy Data Management Option: </w:t>
      </w:r>
      <w:r w:rsidRPr="00EA77BC">
        <w:rPr>
          <w:b/>
        </w:rPr>
        <w:t>DRUG TEXT</w:t>
      </w:r>
    </w:p>
    <w:p w14:paraId="60E6BCF6" w14:textId="77777777" w:rsidR="00B71D80" w:rsidRPr="00EA77BC" w:rsidRDefault="00B71D80" w:rsidP="001B3F39">
      <w:pPr>
        <w:pStyle w:val="Codeexample"/>
      </w:pPr>
      <w:r w:rsidRPr="00EA77BC">
        <w:t xml:space="preserve">    1    Drug Text Enter/Edit              </w:t>
      </w:r>
    </w:p>
    <w:p w14:paraId="60E6BCF7" w14:textId="77777777" w:rsidR="00B71D80" w:rsidRPr="00EA77BC" w:rsidRDefault="00B71D80" w:rsidP="001B3F39">
      <w:pPr>
        <w:pStyle w:val="Codeexample"/>
      </w:pPr>
      <w:r w:rsidRPr="00EA77BC">
        <w:t xml:space="preserve">    2    Drug Text File Report             </w:t>
      </w:r>
    </w:p>
    <w:p w14:paraId="60E6BCF8" w14:textId="77777777" w:rsidR="00B71D80" w:rsidRPr="00EA77BC" w:rsidRDefault="00B71D80" w:rsidP="001B3F39">
      <w:pPr>
        <w:pStyle w:val="Codeexample"/>
      </w:pPr>
      <w:r w:rsidRPr="00EA77BC">
        <w:t xml:space="preserve">CHOOSE 1-2: </w:t>
      </w:r>
      <w:r w:rsidRPr="00EA77BC">
        <w:rPr>
          <w:b/>
        </w:rPr>
        <w:t>1</w:t>
      </w:r>
      <w:r w:rsidRPr="00EA77BC">
        <w:t xml:space="preserve">  Drug Text Enter/Edit</w:t>
      </w:r>
    </w:p>
    <w:p w14:paraId="60E6BCF9" w14:textId="77777777" w:rsidR="00B71D80" w:rsidRPr="00EA77BC" w:rsidRDefault="00B71D80" w:rsidP="001B3F39">
      <w:pPr>
        <w:pStyle w:val="Codeexample"/>
      </w:pPr>
      <w:r w:rsidRPr="00EA77BC">
        <w:t>This option enables you to edit entries in the DRUG TEXT file.</w:t>
      </w:r>
    </w:p>
    <w:p w14:paraId="60E6BCFA" w14:textId="77777777" w:rsidR="00B71D80" w:rsidRPr="00EA77BC" w:rsidRDefault="00B71D80" w:rsidP="001B3F39">
      <w:pPr>
        <w:pStyle w:val="Codeexample"/>
      </w:pPr>
    </w:p>
    <w:p w14:paraId="60E6BCFB" w14:textId="77777777" w:rsidR="00B71D80" w:rsidRPr="00EA77BC" w:rsidRDefault="00B71D80" w:rsidP="001B3F39">
      <w:pPr>
        <w:pStyle w:val="Codeexample"/>
      </w:pPr>
    </w:p>
    <w:p w14:paraId="60E6BCFC" w14:textId="77777777" w:rsidR="00B71D80" w:rsidRPr="00EA77BC" w:rsidRDefault="00B71D80" w:rsidP="001B3F39">
      <w:pPr>
        <w:pStyle w:val="Codeexample"/>
      </w:pPr>
      <w:r w:rsidRPr="00EA77BC">
        <w:t xml:space="preserve">Select DRUG TEXT NAME: </w:t>
      </w:r>
      <w:r w:rsidRPr="00EA77BC">
        <w:rPr>
          <w:b/>
        </w:rPr>
        <w:t>C</w:t>
      </w:r>
    </w:p>
    <w:p w14:paraId="60E6BCFD" w14:textId="77777777" w:rsidR="00B71D80" w:rsidRPr="00EA77BC" w:rsidRDefault="00B71D80" w:rsidP="001B3F39">
      <w:pPr>
        <w:pStyle w:val="Codeexample"/>
      </w:pPr>
      <w:r w:rsidRPr="00EA77BC">
        <w:t xml:space="preserve">     1   CELECOXIB  </w:t>
      </w:r>
    </w:p>
    <w:p w14:paraId="60E6BCFE" w14:textId="77777777" w:rsidR="00B71D80" w:rsidRPr="00EA77BC" w:rsidRDefault="00B71D80" w:rsidP="001B3F39">
      <w:pPr>
        <w:pStyle w:val="Codeexample"/>
      </w:pPr>
      <w:r w:rsidRPr="00EA77BC">
        <w:t xml:space="preserve">     2   CHF II  </w:t>
      </w:r>
    </w:p>
    <w:p w14:paraId="60E6BCFF" w14:textId="77777777" w:rsidR="00B71D80" w:rsidRPr="00EA77BC" w:rsidRDefault="00B71D80" w:rsidP="001B3F39">
      <w:pPr>
        <w:pStyle w:val="Codeexample"/>
      </w:pPr>
      <w:r w:rsidRPr="00EA77BC">
        <w:t xml:space="preserve">     3   COPD  </w:t>
      </w:r>
    </w:p>
    <w:p w14:paraId="60E6BD00" w14:textId="77777777" w:rsidR="00B71D80" w:rsidRPr="00EA77BC" w:rsidRDefault="00B71D80" w:rsidP="001B3F39">
      <w:pPr>
        <w:pStyle w:val="Codeexample"/>
      </w:pPr>
      <w:r w:rsidRPr="00EA77BC">
        <w:t xml:space="preserve">CHOOSE 1-3: </w:t>
      </w:r>
      <w:r w:rsidRPr="00EA77BC">
        <w:rPr>
          <w:b/>
        </w:rPr>
        <w:t>3</w:t>
      </w:r>
      <w:r w:rsidRPr="00EA77BC">
        <w:t xml:space="preserve">  COPD</w:t>
      </w:r>
    </w:p>
    <w:p w14:paraId="60E6BD01" w14:textId="77777777" w:rsidR="00B71D80" w:rsidRPr="00EA77BC" w:rsidRDefault="00B71D80" w:rsidP="001B3F39">
      <w:pPr>
        <w:pStyle w:val="Codeexample"/>
      </w:pPr>
    </w:p>
    <w:p w14:paraId="60E6BD02" w14:textId="77777777" w:rsidR="00B71D80" w:rsidRPr="00EA77BC" w:rsidRDefault="00B71D80" w:rsidP="001B3F39">
      <w:pPr>
        <w:pStyle w:val="Codeexample"/>
      </w:pPr>
      <w:bookmarkStart w:id="1826" w:name="Page_124"/>
      <w:bookmarkEnd w:id="1826"/>
      <w:r w:rsidRPr="00EA77BC">
        <w:t>There may be entries in your DRUG file and PHARMACY ORDERABLE ITEM file linked</w:t>
      </w:r>
    </w:p>
    <w:p w14:paraId="60E6BD03" w14:textId="77777777" w:rsidR="00B71D80" w:rsidRPr="00EA77BC" w:rsidRDefault="00B71D80" w:rsidP="001B3F39">
      <w:pPr>
        <w:pStyle w:val="Codeexample"/>
      </w:pPr>
      <w:r w:rsidRPr="00EA77BC">
        <w:t>to this Drug Text Name. Editing information related to this Drug Text entry</w:t>
      </w:r>
    </w:p>
    <w:p w14:paraId="60E6BD04" w14:textId="77777777" w:rsidR="00B71D80" w:rsidRPr="00EA77BC" w:rsidRDefault="00B71D80" w:rsidP="00CD4C83">
      <w:pPr>
        <w:pStyle w:val="Codeexample"/>
      </w:pPr>
      <w:r w:rsidRPr="00EA77BC">
        <w:t>will affect the display of information related to these.</w:t>
      </w:r>
    </w:p>
    <w:p w14:paraId="60E6BD05" w14:textId="77777777" w:rsidR="00B71D80" w:rsidRPr="00EA77BC" w:rsidRDefault="00B71D80" w:rsidP="00BA5F06">
      <w:pPr>
        <w:pStyle w:val="Codeexample"/>
      </w:pPr>
    </w:p>
    <w:p w14:paraId="60E6BD06" w14:textId="77777777" w:rsidR="00B71D80" w:rsidRPr="00EA77BC" w:rsidRDefault="00B71D80" w:rsidP="00BA5F06">
      <w:pPr>
        <w:pStyle w:val="Codeexample"/>
      </w:pPr>
      <w:r w:rsidRPr="00EA77BC">
        <w:t xml:space="preserve">Do you want to review the list of drugs and orderable items linked to this Drug </w:t>
      </w:r>
    </w:p>
    <w:p w14:paraId="60E6BD07" w14:textId="77777777" w:rsidR="00B71D80" w:rsidRPr="00EA77BC" w:rsidRDefault="00B71D80" w:rsidP="00BA5F06">
      <w:pPr>
        <w:pStyle w:val="Codeexample"/>
      </w:pPr>
      <w:r w:rsidRPr="00EA77BC">
        <w:t xml:space="preserve">Text entry? ? YES// </w:t>
      </w:r>
      <w:r w:rsidRPr="00EA77BC">
        <w:rPr>
          <w:b/>
          <w:bCs/>
        </w:rPr>
        <w:t xml:space="preserve">&lt;Enter&gt; </w:t>
      </w:r>
    </w:p>
    <w:p w14:paraId="60E6BD08" w14:textId="77777777" w:rsidR="00B71D80" w:rsidRPr="00EA77BC" w:rsidRDefault="00B71D80" w:rsidP="0012128D">
      <w:pPr>
        <w:pStyle w:val="Codeexample"/>
      </w:pPr>
    </w:p>
    <w:p w14:paraId="60E6BD09" w14:textId="77777777" w:rsidR="00B71D80" w:rsidRPr="00EA77BC" w:rsidRDefault="00B71D80" w:rsidP="0012128D">
      <w:pPr>
        <w:pStyle w:val="Codeexample"/>
      </w:pPr>
      <w:r w:rsidRPr="00EA77BC">
        <w:t>You may queue the report to print, if you wish.</w:t>
      </w:r>
    </w:p>
    <w:p w14:paraId="60E6BD0A" w14:textId="77777777" w:rsidR="00B71D80" w:rsidRPr="00EA77BC" w:rsidRDefault="00B71D80" w:rsidP="0005137D">
      <w:pPr>
        <w:pStyle w:val="Codeexample"/>
      </w:pPr>
    </w:p>
    <w:p w14:paraId="60E6BD0B" w14:textId="77777777" w:rsidR="00B71D80" w:rsidRPr="00EA77BC" w:rsidRDefault="00B71D80" w:rsidP="0005137D">
      <w:pPr>
        <w:pStyle w:val="Codeexample"/>
      </w:pPr>
      <w:r w:rsidRPr="00EA77BC">
        <w:t xml:space="preserve">DEVICE: HOME//   VIRTUAL    Right Margin: 80// </w:t>
      </w:r>
      <w:r w:rsidRPr="00EA77BC">
        <w:rPr>
          <w:b/>
          <w:bCs/>
        </w:rPr>
        <w:t xml:space="preserve">&lt;Enter&gt; </w:t>
      </w:r>
    </w:p>
    <w:p w14:paraId="60E6BD0C" w14:textId="77777777" w:rsidR="00B71D80" w:rsidRPr="00EA77BC" w:rsidRDefault="00B71D80" w:rsidP="00EB241E">
      <w:pPr>
        <w:pStyle w:val="Codeexample"/>
      </w:pPr>
    </w:p>
    <w:p w14:paraId="60E6BD0D" w14:textId="77777777" w:rsidR="00B71D80" w:rsidRPr="00EA77BC" w:rsidRDefault="00B71D80" w:rsidP="005C4F1E">
      <w:pPr>
        <w:pStyle w:val="Codeexample"/>
      </w:pPr>
    </w:p>
    <w:p w14:paraId="60E6BD0E" w14:textId="77777777" w:rsidR="00B71D80" w:rsidRPr="00EA77BC" w:rsidRDefault="00B71D80" w:rsidP="000128D8">
      <w:pPr>
        <w:pStyle w:val="Codeexample"/>
      </w:pPr>
      <w:r w:rsidRPr="00EA77BC">
        <w:t xml:space="preserve">                Drug Text Report for drug text : COPD</w:t>
      </w:r>
    </w:p>
    <w:p w14:paraId="60E6BD0F" w14:textId="77777777" w:rsidR="00B71D80" w:rsidRPr="00EA77BC" w:rsidRDefault="00B71D80" w:rsidP="000128D8">
      <w:pPr>
        <w:pStyle w:val="Codeexample"/>
      </w:pPr>
    </w:p>
    <w:p w14:paraId="60E6BD10" w14:textId="77777777" w:rsidR="00B71D80" w:rsidRPr="00EA77BC" w:rsidRDefault="00B71D80" w:rsidP="00EA77BC">
      <w:pPr>
        <w:pStyle w:val="Codeexample"/>
      </w:pPr>
      <w:r w:rsidRPr="00EA77BC">
        <w:t>Date printed: JUL 16,2002                                             Page: 1</w:t>
      </w:r>
    </w:p>
    <w:p w14:paraId="60E6BD11" w14:textId="77777777" w:rsidR="00B71D80" w:rsidRPr="00EA77BC" w:rsidRDefault="00B71D80" w:rsidP="00EA77BC">
      <w:pPr>
        <w:pStyle w:val="Codeexample"/>
      </w:pPr>
      <w:r w:rsidRPr="00EA77BC">
        <w:t>===============================================================================</w:t>
      </w:r>
    </w:p>
    <w:p w14:paraId="60E6BD12" w14:textId="77777777" w:rsidR="00B71D80" w:rsidRPr="00EA77BC" w:rsidRDefault="00B71D80" w:rsidP="00EA77BC">
      <w:pPr>
        <w:pStyle w:val="Codeexample"/>
      </w:pPr>
    </w:p>
    <w:p w14:paraId="60E6BD13" w14:textId="77777777" w:rsidR="00B71D80" w:rsidRPr="00EA77BC" w:rsidRDefault="00B71D80" w:rsidP="00EA77BC">
      <w:pPr>
        <w:pStyle w:val="Codeexample"/>
      </w:pPr>
      <w:r w:rsidRPr="00EA77BC">
        <w:t>PLEASE NOTE: The National Formulary Restriction Text is the original text</w:t>
      </w:r>
    </w:p>
    <w:p w14:paraId="60E6BD14" w14:textId="77777777" w:rsidR="00B71D80" w:rsidRPr="00EA77BC" w:rsidRDefault="00B71D80" w:rsidP="00EA77BC">
      <w:pPr>
        <w:pStyle w:val="Codeexample"/>
      </w:pPr>
      <w:r w:rsidRPr="00EA77BC">
        <w:t>exported with the DRUG TEXT file (#51.7) and automatically linked to the DRUG</w:t>
      </w:r>
    </w:p>
    <w:p w14:paraId="60E6BD15" w14:textId="77777777" w:rsidR="00B71D80" w:rsidRPr="00EA77BC" w:rsidRDefault="00B71D80" w:rsidP="00EA77BC">
      <w:pPr>
        <w:pStyle w:val="Codeexample"/>
      </w:pPr>
      <w:r w:rsidRPr="00EA77BC">
        <w:t>file (#50) entries based on the VA product match. No ORDERABLE ITEM file</w:t>
      </w:r>
    </w:p>
    <w:p w14:paraId="60E6BD16" w14:textId="77777777" w:rsidR="009A2573" w:rsidRPr="00EA77BC" w:rsidRDefault="00B71D80" w:rsidP="00EA77BC">
      <w:pPr>
        <w:pStyle w:val="Codeexample"/>
      </w:pPr>
      <w:r w:rsidRPr="00EA77BC">
        <w:t>(#50.7) entries were automatically linked with DRUG TEXT file (#51.7).</w:t>
      </w:r>
    </w:p>
    <w:p w14:paraId="60E6BD17" w14:textId="77777777" w:rsidR="009A2573" w:rsidRPr="00EA77BC" w:rsidRDefault="009A2573" w:rsidP="00EA77BC">
      <w:pPr>
        <w:pStyle w:val="Codeexample"/>
      </w:pPr>
    </w:p>
    <w:p w14:paraId="60E6BD18" w14:textId="77777777" w:rsidR="009E69FC" w:rsidRPr="00EA77BC" w:rsidRDefault="009E69FC" w:rsidP="00EA77BC">
      <w:pPr>
        <w:pStyle w:val="Codeexample"/>
      </w:pPr>
      <w:r w:rsidRPr="00EA77BC">
        <w:t>DRUG TEXT NAME:  COPD</w:t>
      </w:r>
    </w:p>
    <w:p w14:paraId="60E6BD19" w14:textId="77777777" w:rsidR="009E69FC" w:rsidRPr="00EA77BC" w:rsidRDefault="009E69FC" w:rsidP="00EA77BC">
      <w:pPr>
        <w:pStyle w:val="Codeexample"/>
      </w:pPr>
    </w:p>
    <w:p w14:paraId="60E6BD1A" w14:textId="77777777" w:rsidR="009E69FC" w:rsidRPr="00EA77BC" w:rsidRDefault="009E69FC" w:rsidP="00EA77BC">
      <w:pPr>
        <w:pStyle w:val="Codeexample"/>
      </w:pPr>
      <w:r w:rsidRPr="00EA77BC">
        <w:t xml:space="preserve">   DRUG TEXT:</w:t>
      </w:r>
    </w:p>
    <w:p w14:paraId="60E6BD1B" w14:textId="77777777" w:rsidR="009E69FC" w:rsidRPr="00EA77BC" w:rsidRDefault="009E69FC" w:rsidP="00EA77BC">
      <w:pPr>
        <w:pStyle w:val="Codeexample"/>
      </w:pPr>
      <w:r w:rsidRPr="00EA77BC">
        <w:t xml:space="preserve">   Refer to VA/DoD COPD treatment guidelines</w:t>
      </w:r>
    </w:p>
    <w:p w14:paraId="60E6BD1C" w14:textId="77777777" w:rsidR="009E69FC" w:rsidRPr="00EA77BC" w:rsidRDefault="009E69FC" w:rsidP="00EA77BC">
      <w:pPr>
        <w:pStyle w:val="Codeexample"/>
      </w:pPr>
    </w:p>
    <w:p w14:paraId="60E6BD1D" w14:textId="77777777" w:rsidR="009E69FC" w:rsidRPr="00EA77BC" w:rsidRDefault="009E69FC" w:rsidP="00EA77BC">
      <w:pPr>
        <w:pStyle w:val="Codeexample"/>
      </w:pPr>
      <w:r w:rsidRPr="00EA77BC">
        <w:t xml:space="preserve">   NATIONAL FORMULARY RESTRICTION TEXT:</w:t>
      </w:r>
    </w:p>
    <w:p w14:paraId="60E6BD1E" w14:textId="77777777" w:rsidR="009E69FC" w:rsidRPr="00EA77BC" w:rsidRDefault="009E69FC" w:rsidP="00EA77BC">
      <w:pPr>
        <w:pStyle w:val="Codeexample"/>
      </w:pPr>
      <w:r w:rsidRPr="00EA77BC">
        <w:t xml:space="preserve">   Refer to VA/DoD COPD treatment guidelines</w:t>
      </w:r>
    </w:p>
    <w:p w14:paraId="60E6BD1F" w14:textId="77777777" w:rsidR="00595E65" w:rsidRPr="00EA77BC" w:rsidRDefault="00595E65" w:rsidP="00EA77BC">
      <w:pPr>
        <w:pStyle w:val="Codeexample"/>
      </w:pPr>
    </w:p>
    <w:p w14:paraId="60E6BD20" w14:textId="77777777" w:rsidR="00595E65" w:rsidRPr="00EA77BC" w:rsidRDefault="00595E65" w:rsidP="00EA77BC">
      <w:pPr>
        <w:pStyle w:val="Codeexample"/>
      </w:pPr>
      <w:r w:rsidRPr="00EA77BC">
        <w:t xml:space="preserve">   DRUG file entries:   </w:t>
      </w:r>
    </w:p>
    <w:p w14:paraId="60E6BD21" w14:textId="77777777" w:rsidR="00595E65" w:rsidRPr="00EA77BC" w:rsidRDefault="00595E65" w:rsidP="00EA77BC">
      <w:pPr>
        <w:pStyle w:val="Codeexample"/>
      </w:pPr>
      <w:r w:rsidRPr="00EA77BC">
        <w:t>-----------------</w:t>
      </w:r>
    </w:p>
    <w:p w14:paraId="60E6BD22" w14:textId="77777777" w:rsidR="00595E65" w:rsidRPr="00EA77BC" w:rsidRDefault="00595E65" w:rsidP="00EA77BC">
      <w:pPr>
        <w:pStyle w:val="Codeexample"/>
      </w:pPr>
    </w:p>
    <w:p w14:paraId="60E6BD23" w14:textId="77777777" w:rsidR="00595E65" w:rsidRPr="00EA77BC" w:rsidRDefault="00595E65" w:rsidP="00EA77BC">
      <w:pPr>
        <w:pStyle w:val="Codeexample"/>
      </w:pPr>
      <w:r w:rsidRPr="00EA77BC">
        <w:t>Enter RETURN to continue or '^' to exit:</w:t>
      </w:r>
      <w:r w:rsidRPr="00EA77BC">
        <w:rPr>
          <w:b/>
          <w:bCs/>
        </w:rPr>
        <w:t xml:space="preserve"> &lt;Enter&gt;</w:t>
      </w:r>
    </w:p>
    <w:p w14:paraId="60E6BD24" w14:textId="77777777" w:rsidR="00595E65" w:rsidRPr="00EA77BC" w:rsidRDefault="00595E65" w:rsidP="00EA77BC">
      <w:pPr>
        <w:pStyle w:val="Codeexample"/>
      </w:pPr>
    </w:p>
    <w:p w14:paraId="60E6BD25" w14:textId="77777777" w:rsidR="009E69FC" w:rsidRPr="00EA77BC" w:rsidRDefault="009E69FC" w:rsidP="00EA77BC">
      <w:pPr>
        <w:pStyle w:val="Codeexample"/>
      </w:pPr>
    </w:p>
    <w:p w14:paraId="60E6BD26" w14:textId="77777777" w:rsidR="00595E65" w:rsidRPr="00EA77BC" w:rsidRDefault="00595E65" w:rsidP="00EA77BC">
      <w:pPr>
        <w:pStyle w:val="Codeexample"/>
      </w:pPr>
      <w:r w:rsidRPr="00EA77BC">
        <w:t xml:space="preserve">                Drug Text Report for drug text: COPD</w:t>
      </w:r>
    </w:p>
    <w:p w14:paraId="60E6BD27" w14:textId="77777777" w:rsidR="00595E65" w:rsidRPr="00EA77BC" w:rsidRDefault="00595E65" w:rsidP="00EA77BC">
      <w:pPr>
        <w:pStyle w:val="Codeexample"/>
      </w:pPr>
    </w:p>
    <w:p w14:paraId="60E6BD28" w14:textId="77777777" w:rsidR="00595E65" w:rsidRPr="00EA77BC" w:rsidRDefault="00595E65" w:rsidP="00EA77BC">
      <w:pPr>
        <w:pStyle w:val="Codeexample"/>
      </w:pPr>
      <w:r w:rsidRPr="00EA77BC">
        <w:t>Date printed: JUL 16,2002                                             Page: 2</w:t>
      </w:r>
    </w:p>
    <w:p w14:paraId="60E6BD29" w14:textId="77777777" w:rsidR="00595E65" w:rsidRPr="00EA77BC" w:rsidRDefault="00595E65" w:rsidP="00EA77BC">
      <w:pPr>
        <w:pStyle w:val="Codeexample"/>
      </w:pPr>
      <w:r w:rsidRPr="00EA77BC">
        <w:t>===============================================================================</w:t>
      </w:r>
    </w:p>
    <w:p w14:paraId="60E6BD2A" w14:textId="77777777" w:rsidR="00595E65" w:rsidRPr="00EA77BC" w:rsidRDefault="00595E65" w:rsidP="00EA77BC">
      <w:pPr>
        <w:pStyle w:val="Codeexample"/>
      </w:pPr>
    </w:p>
    <w:p w14:paraId="60E6BD2B" w14:textId="77777777" w:rsidR="00595E65" w:rsidRPr="00EA77BC" w:rsidRDefault="00595E65" w:rsidP="00EA77BC">
      <w:pPr>
        <w:pStyle w:val="Codeexample"/>
      </w:pPr>
      <w:r w:rsidRPr="00EA77BC">
        <w:t xml:space="preserve">   DIGOXIN 0.125MG C.T.,</w:t>
      </w:r>
    </w:p>
    <w:p w14:paraId="60E6BD2C" w14:textId="77777777" w:rsidR="00595E65" w:rsidRPr="00EA77BC" w:rsidRDefault="00595E65" w:rsidP="00EA77BC">
      <w:pPr>
        <w:pStyle w:val="Codeexample"/>
      </w:pPr>
      <w:r w:rsidRPr="00EA77BC">
        <w:t xml:space="preserve">   THEOPHYLLINE 200MG SUS-REL TABS</w:t>
      </w:r>
    </w:p>
    <w:p w14:paraId="60E6BD2D" w14:textId="77777777" w:rsidR="00595E65" w:rsidRPr="00EA77BC" w:rsidRDefault="00595E65" w:rsidP="00EA77BC">
      <w:pPr>
        <w:pStyle w:val="Codeexample"/>
      </w:pPr>
      <w:r w:rsidRPr="00EA77BC">
        <w:t xml:space="preserve">   THEOPHYLLINE 100MG SUS-REL TABS</w:t>
      </w:r>
    </w:p>
    <w:p w14:paraId="60E6BD2E" w14:textId="77777777" w:rsidR="00595E65" w:rsidRPr="00EA77BC" w:rsidRDefault="00595E65" w:rsidP="00EA77BC">
      <w:pPr>
        <w:pStyle w:val="Codeexample"/>
      </w:pPr>
    </w:p>
    <w:p w14:paraId="60E6BD2F" w14:textId="77777777" w:rsidR="00595E65" w:rsidRPr="00EA77BC" w:rsidRDefault="00595E65" w:rsidP="00EA77BC">
      <w:pPr>
        <w:pStyle w:val="Codeexample"/>
      </w:pPr>
      <w:r w:rsidRPr="00EA77BC">
        <w:t xml:space="preserve">   ORDERABLE ITEM file entries:  </w:t>
      </w:r>
    </w:p>
    <w:p w14:paraId="60E6BD30" w14:textId="77777777" w:rsidR="00595E65" w:rsidRPr="00EA77BC" w:rsidRDefault="00595E65" w:rsidP="00EA77BC">
      <w:pPr>
        <w:pStyle w:val="Codeexample"/>
      </w:pPr>
      <w:r w:rsidRPr="00EA77BC">
        <w:t xml:space="preserve">   ---------------------------</w:t>
      </w:r>
    </w:p>
    <w:p w14:paraId="60E6BD31" w14:textId="77777777" w:rsidR="00595E65" w:rsidRPr="00EA77BC" w:rsidRDefault="00595E65" w:rsidP="00EA77BC">
      <w:pPr>
        <w:pStyle w:val="Codeexample"/>
      </w:pPr>
      <w:r w:rsidRPr="00EA77BC">
        <w:t xml:space="preserve">   NONE</w:t>
      </w:r>
    </w:p>
    <w:p w14:paraId="60E6BD32" w14:textId="77777777" w:rsidR="00595E65" w:rsidRPr="00EA77BC" w:rsidRDefault="00595E65" w:rsidP="00EA77BC">
      <w:pPr>
        <w:pStyle w:val="Codeexample"/>
      </w:pPr>
      <w:r w:rsidRPr="00EA77BC">
        <w:t>----------------------------------------------------------------------</w:t>
      </w:r>
    </w:p>
    <w:p w14:paraId="60E6BD33" w14:textId="77777777" w:rsidR="00595E65" w:rsidRPr="00EA77BC" w:rsidRDefault="00595E65" w:rsidP="00EA77BC">
      <w:pPr>
        <w:pStyle w:val="Codeexample"/>
      </w:pPr>
    </w:p>
    <w:p w14:paraId="60E6BD34" w14:textId="77777777" w:rsidR="00595E65" w:rsidRPr="00EA77BC" w:rsidRDefault="00595E65" w:rsidP="00EA77BC">
      <w:pPr>
        <w:pStyle w:val="Codeexample"/>
      </w:pPr>
    </w:p>
    <w:p w14:paraId="60E6BD35" w14:textId="77777777" w:rsidR="00595E65" w:rsidRPr="00EA77BC" w:rsidRDefault="00595E65" w:rsidP="00EA77BC">
      <w:pPr>
        <w:pStyle w:val="Codeexample"/>
      </w:pPr>
      <w:r w:rsidRPr="00EA77BC">
        <w:t>End of Report.</w:t>
      </w:r>
    </w:p>
    <w:p w14:paraId="60E6BD36" w14:textId="77777777" w:rsidR="00595E65" w:rsidRPr="00EA77BC" w:rsidRDefault="00595E65" w:rsidP="00EA77BC">
      <w:pPr>
        <w:pStyle w:val="Codeexample"/>
      </w:pPr>
      <w:r w:rsidRPr="00EA77BC">
        <w:t xml:space="preserve">Press Return to continue: </w:t>
      </w:r>
      <w:r w:rsidRPr="00EA77BC">
        <w:rPr>
          <w:b/>
          <w:bCs/>
        </w:rPr>
        <w:t>&lt;Enter&gt;</w:t>
      </w:r>
    </w:p>
    <w:p w14:paraId="60E6BD37" w14:textId="77777777" w:rsidR="00595E65" w:rsidRPr="00EA77BC" w:rsidRDefault="00595E65" w:rsidP="00EA77BC">
      <w:pPr>
        <w:pStyle w:val="Codeexample"/>
      </w:pPr>
    </w:p>
    <w:p w14:paraId="60E6BD38" w14:textId="77777777" w:rsidR="00595E65" w:rsidRPr="00EA77BC" w:rsidRDefault="00595E65" w:rsidP="00EA77BC">
      <w:pPr>
        <w:pStyle w:val="Codeexample"/>
      </w:pPr>
    </w:p>
    <w:p w14:paraId="60E6BD39" w14:textId="77777777" w:rsidR="00595E65" w:rsidRPr="00EA77BC" w:rsidRDefault="00595E65" w:rsidP="00EA77BC">
      <w:pPr>
        <w:pStyle w:val="Codeexample"/>
      </w:pPr>
      <w:r w:rsidRPr="00EA77BC">
        <w:t xml:space="preserve">Do you want to edit the Drug Text Name? NO// </w:t>
      </w:r>
      <w:r w:rsidRPr="00EA77BC">
        <w:rPr>
          <w:b/>
          <w:bCs/>
        </w:rPr>
        <w:t>&lt;Enter&gt;</w:t>
      </w:r>
    </w:p>
    <w:p w14:paraId="60E6BD3A" w14:textId="77777777" w:rsidR="00595E65" w:rsidRPr="00EA77BC" w:rsidRDefault="00595E65" w:rsidP="00EA77BC">
      <w:pPr>
        <w:pStyle w:val="Codeexample"/>
      </w:pPr>
    </w:p>
    <w:p w14:paraId="60E6BD3B" w14:textId="77777777" w:rsidR="00595E65" w:rsidRPr="00EA77BC" w:rsidRDefault="00595E65" w:rsidP="00EA77BC">
      <w:pPr>
        <w:pStyle w:val="Codeexample"/>
      </w:pPr>
      <w:r w:rsidRPr="00EA77BC">
        <w:t>IMPORTANT!! After editing the Drug Text Name OR Text, review the drugs and</w:t>
      </w:r>
    </w:p>
    <w:p w14:paraId="60E6BD3C" w14:textId="77777777" w:rsidR="00595E65" w:rsidRPr="00EA77BC" w:rsidRDefault="00595E65" w:rsidP="00EA77BC">
      <w:pPr>
        <w:pStyle w:val="Codeexample"/>
      </w:pPr>
      <w:r w:rsidRPr="00EA77BC">
        <w:t xml:space="preserve">            orderable items linked to this entry for accuracy.</w:t>
      </w:r>
    </w:p>
    <w:p w14:paraId="60E6BD3D" w14:textId="77777777" w:rsidR="00595E65" w:rsidRPr="00EA77BC" w:rsidRDefault="00595E65" w:rsidP="00EA77BC">
      <w:pPr>
        <w:pStyle w:val="Codeexample"/>
      </w:pPr>
    </w:p>
    <w:p w14:paraId="60E6BD3E" w14:textId="77777777" w:rsidR="00595E65" w:rsidRPr="00EA77BC" w:rsidRDefault="00595E65" w:rsidP="00EA77BC">
      <w:pPr>
        <w:pStyle w:val="Codeexample"/>
      </w:pPr>
      <w:r w:rsidRPr="00EA77BC">
        <w:t xml:space="preserve">Do you want to edit the text for this entry? YES// </w:t>
      </w:r>
      <w:r w:rsidRPr="00EA77BC">
        <w:rPr>
          <w:b/>
          <w:bCs/>
        </w:rPr>
        <w:t>&lt;Enter&gt;</w:t>
      </w:r>
    </w:p>
    <w:p w14:paraId="60E6BD3F" w14:textId="77777777" w:rsidR="00595E65" w:rsidRPr="00EA77BC" w:rsidRDefault="00595E65" w:rsidP="00EA77BC">
      <w:pPr>
        <w:pStyle w:val="Codeexample"/>
      </w:pPr>
      <w:r w:rsidRPr="00EA77BC">
        <w:t>TEXT:</w:t>
      </w:r>
    </w:p>
    <w:p w14:paraId="60E6BD40" w14:textId="77777777" w:rsidR="00595E65" w:rsidRPr="00EA77BC" w:rsidRDefault="00595E65" w:rsidP="00EA77BC">
      <w:pPr>
        <w:pStyle w:val="Codeexample"/>
      </w:pPr>
      <w:r w:rsidRPr="00EA77BC">
        <w:t>Refer to VA/DoD COPD treatment guidelines</w:t>
      </w:r>
    </w:p>
    <w:p w14:paraId="60E6BD41" w14:textId="77777777" w:rsidR="00595E65" w:rsidRPr="00EA77BC" w:rsidRDefault="00595E65" w:rsidP="00EA77BC">
      <w:pPr>
        <w:pStyle w:val="Codeexample"/>
      </w:pPr>
    </w:p>
    <w:p w14:paraId="60E6BD42" w14:textId="77777777" w:rsidR="00595E65" w:rsidRPr="00EA77BC" w:rsidRDefault="00595E65" w:rsidP="00EA77BC">
      <w:pPr>
        <w:pStyle w:val="Codeexample"/>
      </w:pPr>
      <w:r w:rsidRPr="00EA77BC">
        <w:t xml:space="preserve">  Edit? NO// </w:t>
      </w:r>
      <w:r w:rsidRPr="00EA77BC">
        <w:rPr>
          <w:b/>
          <w:bCs/>
        </w:rPr>
        <w:t>&lt;Enter&gt;</w:t>
      </w:r>
    </w:p>
    <w:p w14:paraId="60E6BD43" w14:textId="77777777" w:rsidR="00595E65" w:rsidRPr="00EA77BC" w:rsidRDefault="00595E65" w:rsidP="00EA77BC">
      <w:pPr>
        <w:pStyle w:val="Codeexample"/>
      </w:pPr>
    </w:p>
    <w:p w14:paraId="60E6BD44" w14:textId="77777777" w:rsidR="00595E65" w:rsidRPr="00EA77BC" w:rsidRDefault="00595E65" w:rsidP="00EA77BC">
      <w:pPr>
        <w:pStyle w:val="Codeexample"/>
      </w:pPr>
      <w:r w:rsidRPr="00EA77BC">
        <w:t xml:space="preserve">Select SYNONYM: </w:t>
      </w:r>
      <w:r w:rsidRPr="00EA77BC">
        <w:rPr>
          <w:b/>
          <w:bCs/>
        </w:rPr>
        <w:t>&lt;Enter&gt;</w:t>
      </w:r>
    </w:p>
    <w:p w14:paraId="60E6BD45" w14:textId="77777777" w:rsidR="00595E65" w:rsidRPr="00EA77BC" w:rsidRDefault="00595E65" w:rsidP="00EA77BC">
      <w:pPr>
        <w:pStyle w:val="Codeexample"/>
      </w:pPr>
      <w:r w:rsidRPr="00EA77BC">
        <w:t xml:space="preserve">INACTIVATION DATE: </w:t>
      </w:r>
      <w:r w:rsidRPr="00EA77BC">
        <w:rPr>
          <w:b/>
          <w:bCs/>
        </w:rPr>
        <w:t>&lt;Enter&gt;</w:t>
      </w:r>
    </w:p>
    <w:p w14:paraId="60E6BD46" w14:textId="77777777" w:rsidR="00595E65" w:rsidRPr="00EA77BC" w:rsidRDefault="00595E65" w:rsidP="00EA77BC">
      <w:pPr>
        <w:pStyle w:val="Codeexample"/>
      </w:pPr>
    </w:p>
    <w:p w14:paraId="60E6BD47" w14:textId="77777777" w:rsidR="00595E65" w:rsidRPr="00EA77BC" w:rsidRDefault="00595E65" w:rsidP="00EA77BC">
      <w:pPr>
        <w:pStyle w:val="Codeexample"/>
      </w:pPr>
      <w:r w:rsidRPr="00EA77BC">
        <w:t>Select DRUG TEXT NAME: ^</w:t>
      </w:r>
    </w:p>
    <w:p w14:paraId="60E6BD48" w14:textId="77777777" w:rsidR="00595E65" w:rsidRPr="00EA77BC" w:rsidRDefault="00595E65" w:rsidP="00EA77BC">
      <w:pPr>
        <w:rPr>
          <w:sz w:val="20"/>
        </w:rPr>
      </w:pPr>
    </w:p>
    <w:p w14:paraId="60E6BD49" w14:textId="77777777" w:rsidR="00595E65" w:rsidRPr="00EA77BC" w:rsidRDefault="00595E65" w:rsidP="00123536">
      <w:pPr>
        <w:pStyle w:val="Heading2"/>
        <w:numPr>
          <w:ilvl w:val="0"/>
          <w:numId w:val="47"/>
        </w:numPr>
        <w:ind w:left="0"/>
      </w:pPr>
      <w:bookmarkStart w:id="1827" w:name="_Toc219445674"/>
      <w:bookmarkStart w:id="1828" w:name="_Toc219446212"/>
      <w:bookmarkStart w:id="1829" w:name="_Toc219451953"/>
      <w:bookmarkStart w:id="1830" w:name="_Toc219452648"/>
      <w:bookmarkStart w:id="1831" w:name="_Toc219453343"/>
      <w:bookmarkStart w:id="1832" w:name="_Toc219455670"/>
      <w:bookmarkStart w:id="1833" w:name="p100"/>
      <w:bookmarkStart w:id="1834" w:name="_Toc14665902"/>
      <w:bookmarkStart w:id="1835" w:name="_Toc14666726"/>
      <w:bookmarkStart w:id="1836" w:name="_Toc14667181"/>
      <w:bookmarkStart w:id="1837" w:name="_Toc95131188"/>
      <w:bookmarkStart w:id="1838" w:name="_Toc219451954"/>
      <w:bookmarkStart w:id="1839" w:name="_Toc376874086"/>
      <w:bookmarkStart w:id="1840" w:name="_Toc523224137"/>
      <w:bookmarkEnd w:id="1827"/>
      <w:bookmarkEnd w:id="1828"/>
      <w:bookmarkEnd w:id="1829"/>
      <w:bookmarkEnd w:id="1830"/>
      <w:bookmarkEnd w:id="1831"/>
      <w:bookmarkEnd w:id="1832"/>
      <w:bookmarkEnd w:id="1833"/>
      <w:r w:rsidRPr="00EA77BC">
        <w:t>Drug Text File Report</w:t>
      </w:r>
      <w:bookmarkEnd w:id="1834"/>
      <w:bookmarkEnd w:id="1835"/>
      <w:bookmarkEnd w:id="1836"/>
      <w:bookmarkEnd w:id="1837"/>
      <w:bookmarkEnd w:id="1838"/>
      <w:bookmarkEnd w:id="1839"/>
      <w:bookmarkEnd w:id="1840"/>
    </w:p>
    <w:p w14:paraId="60E6BD4A" w14:textId="77777777" w:rsidR="00595E65" w:rsidRPr="00EA77BC" w:rsidRDefault="00595E65" w:rsidP="00732461">
      <w:pPr>
        <w:pStyle w:val="Heading4"/>
        <w:tabs>
          <w:tab w:val="left" w:pos="1080"/>
        </w:tabs>
        <w:spacing w:after="0"/>
      </w:pPr>
      <w:r w:rsidRPr="00EA77BC">
        <w:tab/>
        <w:t>[PSS DRUG TEXT FILE REPORT]</w:t>
      </w:r>
    </w:p>
    <w:p w14:paraId="60E6BD4B" w14:textId="77777777" w:rsidR="00595E65" w:rsidRPr="00EA77BC" w:rsidRDefault="00595E65" w:rsidP="00732461">
      <w:pPr>
        <w:keepNext/>
        <w:rPr>
          <w:sz w:val="20"/>
        </w:rPr>
      </w:pPr>
    </w:p>
    <w:p w14:paraId="60E6BD4C" w14:textId="77777777" w:rsidR="00595E65" w:rsidRPr="00EA77BC" w:rsidRDefault="00595E65" w:rsidP="00732461">
      <w:r w:rsidRPr="00EA77BC">
        <w:t xml:space="preserve">This </w:t>
      </w:r>
      <w:r w:rsidR="001D38CE" w:rsidRPr="00EA77BC">
        <w:rPr>
          <w:i/>
        </w:rPr>
        <w:t>Drug Te</w:t>
      </w:r>
      <w:r w:rsidR="009A2573" w:rsidRPr="00EA77BC">
        <w:rPr>
          <w:i/>
        </w:rPr>
        <w:t>x</w:t>
      </w:r>
      <w:r w:rsidR="001D38CE" w:rsidRPr="00EA77BC">
        <w:rPr>
          <w:i/>
        </w:rPr>
        <w:t>t File Report</w:t>
      </w:r>
      <w:r w:rsidR="001D38CE" w:rsidRPr="00EA77BC">
        <w:t xml:space="preserve"> </w:t>
      </w:r>
      <w:r w:rsidR="001D38CE" w:rsidRPr="00EA77BC">
        <w:fldChar w:fldCharType="begin"/>
      </w:r>
      <w:r w:rsidR="001D38CE" w:rsidRPr="00EA77BC">
        <w:instrText xml:space="preserve"> XE "Drug Te</w:instrText>
      </w:r>
      <w:r w:rsidR="009A2573" w:rsidRPr="00EA77BC">
        <w:instrText>x</w:instrText>
      </w:r>
      <w:r w:rsidR="001D38CE" w:rsidRPr="00EA77BC">
        <w:instrText>t File Report" \b</w:instrText>
      </w:r>
      <w:r w:rsidR="001D38CE" w:rsidRPr="00EA77BC">
        <w:fldChar w:fldCharType="end"/>
      </w:r>
      <w:r w:rsidR="001D38CE" w:rsidRPr="00EA77BC">
        <w:t xml:space="preserve"> </w:t>
      </w:r>
      <w:r w:rsidR="005C544E" w:rsidRPr="00EA77BC">
        <w:t xml:space="preserve">[PSS DRUG TEXT FILE REPORT] </w:t>
      </w:r>
      <w:r w:rsidR="001D38CE" w:rsidRPr="00EA77BC">
        <w:t xml:space="preserve">option </w:t>
      </w:r>
      <w:r w:rsidRPr="00EA77BC">
        <w:t>will display the Drug Text Name, Synonyms, Drug Text, Inactive date (if inactive), and list all drug and Pharmacy orderable items linked to it</w:t>
      </w:r>
      <w:r w:rsidR="00FC40B2" w:rsidRPr="00EA77BC">
        <w:t xml:space="preserve">. </w:t>
      </w:r>
      <w:r w:rsidRPr="00EA77BC">
        <w:t>The report is printable for one or all entries.</w:t>
      </w:r>
    </w:p>
    <w:p w14:paraId="60E6BD4D" w14:textId="77777777" w:rsidR="00595E65" w:rsidRPr="00EA77BC" w:rsidRDefault="00595E65" w:rsidP="000C5921"/>
    <w:p w14:paraId="60E6BD4E" w14:textId="77777777" w:rsidR="00595E65" w:rsidRPr="00EA77BC" w:rsidRDefault="00595E65" w:rsidP="000C5921">
      <w:r w:rsidRPr="00EA77BC">
        <w:t>For a list of the original entries in the DRUG TEXT file (#51.7), see Appendix B.</w:t>
      </w:r>
    </w:p>
    <w:p w14:paraId="60E6BD4F" w14:textId="77777777" w:rsidR="00595E65" w:rsidRPr="00EA77BC" w:rsidRDefault="00595E65" w:rsidP="000C5921"/>
    <w:p w14:paraId="60E6BD50" w14:textId="77777777" w:rsidR="00595E65" w:rsidRPr="00EA77BC" w:rsidRDefault="00595E65" w:rsidP="000C5921">
      <w:pPr>
        <w:pStyle w:val="ExampleHeading"/>
      </w:pPr>
      <w:r w:rsidRPr="00EA77BC">
        <w:t xml:space="preserve">Example: </w:t>
      </w:r>
      <w:r w:rsidR="005C544E" w:rsidRPr="00EA77BC">
        <w:rPr>
          <w:i/>
        </w:rPr>
        <w:t>Drug Text File Report</w:t>
      </w:r>
      <w:r w:rsidR="005C544E" w:rsidRPr="00EA77BC">
        <w:t xml:space="preserve"> [PSS DRUG TEXT FILE REPORT] Option</w:t>
      </w:r>
    </w:p>
    <w:p w14:paraId="60E6BD51" w14:textId="77777777" w:rsidR="00595E65" w:rsidRPr="00EA77BC" w:rsidRDefault="00595E65" w:rsidP="000C5921">
      <w:pPr>
        <w:pStyle w:val="Codeexample"/>
      </w:pPr>
      <w:r w:rsidRPr="00EA77BC">
        <w:t xml:space="preserve">Select Pharmacy Data Management Option: </w:t>
      </w:r>
      <w:r w:rsidRPr="00EA77BC">
        <w:rPr>
          <w:b/>
        </w:rPr>
        <w:t>DRUG TEXT FILE REPORT</w:t>
      </w:r>
    </w:p>
    <w:p w14:paraId="60E6BD52" w14:textId="77777777" w:rsidR="00595E65" w:rsidRPr="00EA77BC" w:rsidRDefault="00595E65" w:rsidP="000C5921">
      <w:pPr>
        <w:pStyle w:val="Codeexample"/>
      </w:pPr>
    </w:p>
    <w:p w14:paraId="60E6BD53" w14:textId="77777777" w:rsidR="00595E65" w:rsidRPr="00EA77BC" w:rsidRDefault="00595E65" w:rsidP="001B3F39">
      <w:pPr>
        <w:pStyle w:val="Codeexample"/>
      </w:pPr>
      <w:r w:rsidRPr="00EA77BC">
        <w:t>This report shows each selected drug text entry and lists all drugs</w:t>
      </w:r>
    </w:p>
    <w:p w14:paraId="60E6BD54" w14:textId="77777777" w:rsidR="00595E65" w:rsidRPr="00EA77BC" w:rsidRDefault="00595E65" w:rsidP="001B3F39">
      <w:pPr>
        <w:pStyle w:val="Codeexample"/>
      </w:pPr>
      <w:r w:rsidRPr="00EA77BC">
        <w:t>and orderable items linked to it.</w:t>
      </w:r>
    </w:p>
    <w:p w14:paraId="60E6BD55" w14:textId="77777777" w:rsidR="00595E65" w:rsidRPr="00EA77BC" w:rsidRDefault="00595E65" w:rsidP="001B3F39">
      <w:pPr>
        <w:pStyle w:val="Codeexample"/>
      </w:pPr>
    </w:p>
    <w:p w14:paraId="60E6BD56" w14:textId="77777777" w:rsidR="00595E65" w:rsidRPr="00EA77BC" w:rsidRDefault="00595E65" w:rsidP="001B3F39">
      <w:pPr>
        <w:pStyle w:val="Codeexample"/>
      </w:pPr>
      <w:r w:rsidRPr="00EA77BC">
        <w:t xml:space="preserve">     Select one of the following:</w:t>
      </w:r>
    </w:p>
    <w:p w14:paraId="60E6BD57" w14:textId="77777777" w:rsidR="00595E65" w:rsidRPr="00EA77BC" w:rsidRDefault="00595E65" w:rsidP="001B3F39">
      <w:pPr>
        <w:pStyle w:val="Codeexample"/>
      </w:pPr>
    </w:p>
    <w:p w14:paraId="60E6BD58" w14:textId="77777777" w:rsidR="00595E65" w:rsidRPr="00EA77BC" w:rsidRDefault="00595E65" w:rsidP="001B3F39">
      <w:pPr>
        <w:pStyle w:val="Codeexample"/>
      </w:pPr>
      <w:r w:rsidRPr="00EA77BC">
        <w:t xml:space="preserve">          A         ALL</w:t>
      </w:r>
    </w:p>
    <w:p w14:paraId="60E6BD59" w14:textId="77777777" w:rsidR="00595E65" w:rsidRPr="00EA77BC" w:rsidRDefault="00595E65" w:rsidP="001B3F39">
      <w:pPr>
        <w:pStyle w:val="Codeexample"/>
      </w:pPr>
      <w:r w:rsidRPr="00EA77BC">
        <w:t xml:space="preserve">          S         SINGLE ENTRY OR RANGE</w:t>
      </w:r>
    </w:p>
    <w:p w14:paraId="60E6BD5A" w14:textId="77777777" w:rsidR="00595E65" w:rsidRPr="00EA77BC" w:rsidRDefault="00595E65" w:rsidP="001B3F39">
      <w:pPr>
        <w:pStyle w:val="Codeexample"/>
      </w:pPr>
    </w:p>
    <w:p w14:paraId="60E6BD5B" w14:textId="77777777" w:rsidR="00595E65" w:rsidRPr="00EA77BC" w:rsidRDefault="00595E65" w:rsidP="001B3F39">
      <w:pPr>
        <w:pStyle w:val="Codeexample"/>
      </w:pPr>
      <w:r w:rsidRPr="00EA77BC">
        <w:t>Print for (A)ll or (S)elect Single Entry or Range: S// &lt;</w:t>
      </w:r>
      <w:r w:rsidRPr="00EA77BC">
        <w:rPr>
          <w:b/>
        </w:rPr>
        <w:t>Enter</w:t>
      </w:r>
      <w:r w:rsidRPr="00EA77BC">
        <w:t>&gt; SINGLE ENTRY OR RANGE</w:t>
      </w:r>
    </w:p>
    <w:p w14:paraId="60E6BD5C" w14:textId="77777777" w:rsidR="00595E65" w:rsidRPr="00EA77BC" w:rsidRDefault="00595E65" w:rsidP="001B3F39">
      <w:pPr>
        <w:pStyle w:val="Codeexample"/>
      </w:pPr>
    </w:p>
    <w:p w14:paraId="60E6BD5D" w14:textId="77777777" w:rsidR="00595E65" w:rsidRPr="00EA77BC" w:rsidRDefault="00595E65" w:rsidP="001B3F39">
      <w:pPr>
        <w:pStyle w:val="Codeexample"/>
      </w:pPr>
    </w:p>
    <w:p w14:paraId="60E6BD5E" w14:textId="77777777" w:rsidR="00595E65" w:rsidRPr="00EA77BC" w:rsidRDefault="00595E65" w:rsidP="001B3F39">
      <w:pPr>
        <w:pStyle w:val="Codeexample"/>
      </w:pPr>
      <w:r w:rsidRPr="00EA77BC">
        <w:t>There are drugs in the drug text file with leading numerics.</w:t>
      </w:r>
    </w:p>
    <w:p w14:paraId="60E6BD5F" w14:textId="77777777" w:rsidR="00595E65" w:rsidRPr="00EA77BC" w:rsidRDefault="00595E65" w:rsidP="001B3F39">
      <w:pPr>
        <w:pStyle w:val="Codeexample"/>
      </w:pPr>
    </w:p>
    <w:p w14:paraId="60E6BD60" w14:textId="77777777" w:rsidR="00595E65" w:rsidRPr="00EA77BC" w:rsidRDefault="00595E65" w:rsidP="00CD4C83">
      <w:pPr>
        <w:pStyle w:val="Codeexample"/>
      </w:pPr>
      <w:r w:rsidRPr="00EA77BC">
        <w:t xml:space="preserve">Print report for drug text entries with leading numerics? N// </w:t>
      </w:r>
      <w:r w:rsidRPr="00EA77BC">
        <w:rPr>
          <w:rFonts w:cs="Courier New"/>
          <w:b/>
          <w:bCs/>
        </w:rPr>
        <w:t>&lt;Enter&gt;</w:t>
      </w:r>
    </w:p>
    <w:p w14:paraId="60E6BD61" w14:textId="77777777" w:rsidR="00595E65" w:rsidRPr="00EA77BC" w:rsidRDefault="00595E65" w:rsidP="00BA5F06">
      <w:pPr>
        <w:pStyle w:val="Codeexample"/>
      </w:pPr>
    </w:p>
    <w:p w14:paraId="60E6BD62" w14:textId="77777777" w:rsidR="00595E65" w:rsidRPr="00EA77BC" w:rsidRDefault="00595E65" w:rsidP="00BA5F06">
      <w:pPr>
        <w:pStyle w:val="Codeexample"/>
      </w:pPr>
      <w:r w:rsidRPr="00EA77BC">
        <w:t>Enter a single drug text entry or to see all drug text entries beginning with</w:t>
      </w:r>
    </w:p>
    <w:p w14:paraId="60E6BD63" w14:textId="77777777" w:rsidR="00595E65" w:rsidRPr="00EA77BC" w:rsidRDefault="00595E65" w:rsidP="00BA5F06">
      <w:pPr>
        <w:pStyle w:val="Codeexample"/>
      </w:pPr>
      <w:r w:rsidRPr="00EA77BC">
        <w:t>the letter 'A' for example, enter 'A' or whichever letter you wish to see.</w:t>
      </w:r>
    </w:p>
    <w:p w14:paraId="60E6BD64" w14:textId="77777777" w:rsidR="00595E65" w:rsidRPr="00EA77BC" w:rsidRDefault="00595E65" w:rsidP="0012128D">
      <w:pPr>
        <w:pStyle w:val="Codeexample"/>
      </w:pPr>
      <w:r w:rsidRPr="00EA77BC">
        <w:t>To see drug text entries in a range for example starting with 'H', 'I' and 'J'</w:t>
      </w:r>
    </w:p>
    <w:p w14:paraId="60E6BD65" w14:textId="77777777" w:rsidR="00595E65" w:rsidRPr="00EA77BC" w:rsidRDefault="00595E65" w:rsidP="0012128D">
      <w:pPr>
        <w:pStyle w:val="Codeexample"/>
      </w:pPr>
      <w:r w:rsidRPr="00EA77BC">
        <w:t>enter in the format 'H-J'.</w:t>
      </w:r>
    </w:p>
    <w:p w14:paraId="60E6BD66" w14:textId="77777777" w:rsidR="00595E65" w:rsidRPr="00EA77BC" w:rsidRDefault="00595E65" w:rsidP="0005137D">
      <w:pPr>
        <w:pStyle w:val="Codeexample"/>
      </w:pPr>
    </w:p>
    <w:p w14:paraId="60E6BD67" w14:textId="77777777" w:rsidR="00595E65" w:rsidRPr="00EA77BC" w:rsidRDefault="00595E65" w:rsidP="0005137D">
      <w:pPr>
        <w:pStyle w:val="Codeexample"/>
      </w:pPr>
      <w:r w:rsidRPr="00EA77BC">
        <w:t xml:space="preserve">Enter a single entry or select a range: </w:t>
      </w:r>
      <w:r w:rsidRPr="00EA77BC">
        <w:rPr>
          <w:b/>
        </w:rPr>
        <w:t>C</w:t>
      </w:r>
    </w:p>
    <w:p w14:paraId="60E6BD68" w14:textId="77777777" w:rsidR="00595E65" w:rsidRPr="00EA77BC" w:rsidRDefault="00595E65" w:rsidP="00EB241E">
      <w:pPr>
        <w:pStyle w:val="Codeexample"/>
      </w:pPr>
    </w:p>
    <w:p w14:paraId="60E6BD69" w14:textId="77777777" w:rsidR="00595E65" w:rsidRPr="00EA77BC" w:rsidRDefault="00595E65" w:rsidP="005C4F1E">
      <w:pPr>
        <w:pStyle w:val="Codeexample"/>
      </w:pPr>
      <w:r w:rsidRPr="00EA77BC">
        <w:t>Report will be for drug text starting with C,</w:t>
      </w:r>
    </w:p>
    <w:p w14:paraId="60E6BD6A" w14:textId="77777777" w:rsidR="00595E65" w:rsidRPr="00EA77BC" w:rsidRDefault="00595E65" w:rsidP="000128D8">
      <w:pPr>
        <w:pStyle w:val="Codeexample"/>
      </w:pPr>
      <w:r w:rsidRPr="00EA77BC">
        <w:t>and ending with drug text starting with C.</w:t>
      </w:r>
    </w:p>
    <w:p w14:paraId="60E6BD6B" w14:textId="77777777" w:rsidR="00595E65" w:rsidRPr="00EA77BC" w:rsidRDefault="00595E65" w:rsidP="000128D8">
      <w:pPr>
        <w:pStyle w:val="Codeexample"/>
      </w:pPr>
    </w:p>
    <w:p w14:paraId="60E6BD6C" w14:textId="77777777" w:rsidR="00595E65" w:rsidRPr="00EA77BC" w:rsidRDefault="00595E65" w:rsidP="00EA77BC">
      <w:pPr>
        <w:pStyle w:val="Codeexample"/>
      </w:pPr>
      <w:r w:rsidRPr="00EA77BC">
        <w:t xml:space="preserve">Is this correct? Y// </w:t>
      </w:r>
      <w:r w:rsidRPr="00EA77BC">
        <w:rPr>
          <w:rFonts w:cs="Courier New"/>
          <w:b/>
          <w:bCs/>
        </w:rPr>
        <w:t xml:space="preserve">&lt;Enter&gt; </w:t>
      </w:r>
      <w:r w:rsidRPr="00EA77BC">
        <w:t>ES</w:t>
      </w:r>
    </w:p>
    <w:p w14:paraId="60E6BD6D" w14:textId="77777777" w:rsidR="00595E65" w:rsidRPr="00EA77BC" w:rsidRDefault="00595E65" w:rsidP="00EA77BC">
      <w:pPr>
        <w:pStyle w:val="Codeexample"/>
      </w:pPr>
    </w:p>
    <w:p w14:paraId="60E6BD6E" w14:textId="77777777" w:rsidR="00595E65" w:rsidRPr="00EA77BC" w:rsidRDefault="00595E65" w:rsidP="00EA77BC">
      <w:pPr>
        <w:pStyle w:val="Codeexample"/>
      </w:pPr>
      <w:r w:rsidRPr="00EA77BC">
        <w:t>You may queue the report to print, if you wish.</w:t>
      </w:r>
    </w:p>
    <w:p w14:paraId="60E6BD6F" w14:textId="77777777" w:rsidR="00595E65" w:rsidRPr="00EA77BC" w:rsidRDefault="00595E65" w:rsidP="00EA77BC">
      <w:pPr>
        <w:pStyle w:val="Codeexample"/>
      </w:pPr>
    </w:p>
    <w:p w14:paraId="60E6BD70" w14:textId="77777777" w:rsidR="00595E65" w:rsidRPr="00EA77BC" w:rsidRDefault="00595E65" w:rsidP="00EA77BC">
      <w:pPr>
        <w:pStyle w:val="Codeexample"/>
      </w:pPr>
      <w:r w:rsidRPr="00EA77BC">
        <w:t xml:space="preserve">DEVICE: HOME//   VIRTUAL    Right Margin: 80// </w:t>
      </w:r>
      <w:r w:rsidRPr="00EA77BC">
        <w:rPr>
          <w:rFonts w:cs="Courier New"/>
          <w:b/>
          <w:bCs/>
        </w:rPr>
        <w:t>&lt;Enter&gt;</w:t>
      </w:r>
    </w:p>
    <w:p w14:paraId="60E6BD71" w14:textId="77777777" w:rsidR="00595E65" w:rsidRPr="00EA77BC" w:rsidRDefault="00595E65" w:rsidP="00EA77BC">
      <w:pPr>
        <w:pStyle w:val="Codeexample"/>
      </w:pPr>
    </w:p>
    <w:p w14:paraId="60E6BD72" w14:textId="77777777" w:rsidR="00595E65" w:rsidRPr="00EA77BC" w:rsidRDefault="00595E65" w:rsidP="00EA77BC">
      <w:pPr>
        <w:pStyle w:val="Codeexample"/>
      </w:pPr>
    </w:p>
    <w:p w14:paraId="60E6BD73" w14:textId="77777777" w:rsidR="00595E65" w:rsidRPr="00EA77BC" w:rsidRDefault="00595E65" w:rsidP="00EA77BC">
      <w:pPr>
        <w:pStyle w:val="Codeexample"/>
      </w:pPr>
      <w:r w:rsidRPr="00EA77BC">
        <w:t xml:space="preserve">                Drug Text Report for drug text from C through C</w:t>
      </w:r>
    </w:p>
    <w:p w14:paraId="60E6BD74" w14:textId="77777777" w:rsidR="00595E65" w:rsidRPr="00EA77BC" w:rsidRDefault="00595E65" w:rsidP="00EA77BC">
      <w:pPr>
        <w:pStyle w:val="Codeexample"/>
      </w:pPr>
    </w:p>
    <w:p w14:paraId="60E6BD75" w14:textId="77777777" w:rsidR="00595E65" w:rsidRPr="00EA77BC" w:rsidRDefault="00595E65" w:rsidP="00EA77BC">
      <w:pPr>
        <w:pStyle w:val="Codeexample"/>
      </w:pPr>
      <w:r w:rsidRPr="00EA77BC">
        <w:t>Date printed: JUL 16,2002                                             Page: 1</w:t>
      </w:r>
    </w:p>
    <w:p w14:paraId="60E6BD76" w14:textId="77777777" w:rsidR="00595E65" w:rsidRPr="00EA77BC" w:rsidRDefault="00595E65" w:rsidP="00EA77BC">
      <w:pPr>
        <w:pStyle w:val="Codeexample"/>
      </w:pPr>
      <w:r w:rsidRPr="00EA77BC">
        <w:t>===============================================================================</w:t>
      </w:r>
    </w:p>
    <w:p w14:paraId="60E6BD77" w14:textId="77777777" w:rsidR="00595E65" w:rsidRPr="00EA77BC" w:rsidRDefault="00595E65" w:rsidP="00EA77BC">
      <w:pPr>
        <w:pStyle w:val="Codeexample"/>
      </w:pPr>
    </w:p>
    <w:p w14:paraId="60E6BD78" w14:textId="77777777" w:rsidR="00595E65" w:rsidRPr="00EA77BC" w:rsidRDefault="00595E65" w:rsidP="00EA77BC">
      <w:pPr>
        <w:pStyle w:val="Codeexample"/>
      </w:pPr>
      <w:r w:rsidRPr="00EA77BC">
        <w:t>PLEASE NOTE: The National Formulary Restriction Text is the original text</w:t>
      </w:r>
    </w:p>
    <w:p w14:paraId="60E6BD79" w14:textId="77777777" w:rsidR="00595E65" w:rsidRPr="00EA77BC" w:rsidRDefault="00595E65" w:rsidP="00EA77BC">
      <w:pPr>
        <w:pStyle w:val="Codeexample"/>
      </w:pPr>
      <w:r w:rsidRPr="00EA77BC">
        <w:t>exported with the DRUG TEXT file (#51.7) and automatically linked to the DRUG</w:t>
      </w:r>
    </w:p>
    <w:p w14:paraId="60E6BD7A" w14:textId="77777777" w:rsidR="00595E65" w:rsidRPr="00EA77BC" w:rsidRDefault="00595E65" w:rsidP="00EA77BC">
      <w:pPr>
        <w:pStyle w:val="Codeexample"/>
      </w:pPr>
      <w:r w:rsidRPr="00EA77BC">
        <w:t>file (#50) entries based on the VA product match. No ORDERABLE ITEM file</w:t>
      </w:r>
    </w:p>
    <w:p w14:paraId="60E6BD7B" w14:textId="77777777" w:rsidR="00595E65" w:rsidRPr="00EA77BC" w:rsidRDefault="00595E65" w:rsidP="00EA77BC">
      <w:pPr>
        <w:pStyle w:val="Codeexample"/>
      </w:pPr>
      <w:r w:rsidRPr="00EA77BC">
        <w:t>(#50.7) entries were automatically linked with DRUG TEXT file (#51.7).</w:t>
      </w:r>
    </w:p>
    <w:p w14:paraId="60E6BD7C" w14:textId="77777777" w:rsidR="00595E65" w:rsidRPr="00EA77BC" w:rsidRDefault="00595E65" w:rsidP="00EA77BC">
      <w:pPr>
        <w:pStyle w:val="Codeexample"/>
      </w:pPr>
    </w:p>
    <w:p w14:paraId="60E6BD7D" w14:textId="77777777" w:rsidR="00595E65" w:rsidRPr="00EA77BC" w:rsidRDefault="00595E65" w:rsidP="00EA77BC">
      <w:pPr>
        <w:pStyle w:val="Codeexample"/>
      </w:pPr>
      <w:bookmarkStart w:id="1841" w:name="Page_126"/>
      <w:bookmarkEnd w:id="1841"/>
      <w:r w:rsidRPr="00EA77BC">
        <w:t>DRUG TEXT NAME:  CELECOXIB</w:t>
      </w:r>
    </w:p>
    <w:p w14:paraId="60E6BD7E" w14:textId="77777777" w:rsidR="00595E65" w:rsidRPr="00EA77BC" w:rsidRDefault="00595E65" w:rsidP="00EA77BC">
      <w:pPr>
        <w:pStyle w:val="Codeexample"/>
      </w:pPr>
    </w:p>
    <w:p w14:paraId="60E6BD7F" w14:textId="77777777" w:rsidR="00595E65" w:rsidRPr="00EA77BC" w:rsidRDefault="00595E65" w:rsidP="00EA77BC">
      <w:pPr>
        <w:pStyle w:val="Codeexample"/>
      </w:pPr>
      <w:r w:rsidRPr="00EA77BC">
        <w:t xml:space="preserve">   DRUG TEXT:</w:t>
      </w:r>
    </w:p>
    <w:p w14:paraId="60E6BD80" w14:textId="77777777" w:rsidR="00595E65" w:rsidRPr="00EA77BC" w:rsidRDefault="00595E65" w:rsidP="00EA77BC">
      <w:pPr>
        <w:pStyle w:val="Codeexample"/>
      </w:pPr>
      <w:r w:rsidRPr="00EA77BC">
        <w:t xml:space="preserve">   Refer to PBM/MAP criteria for use of celecoxib</w:t>
      </w:r>
    </w:p>
    <w:p w14:paraId="60E6BD81" w14:textId="77777777" w:rsidR="00595E65" w:rsidRPr="00EA77BC" w:rsidRDefault="00595E65" w:rsidP="00EA77BC">
      <w:pPr>
        <w:pStyle w:val="Codeexample"/>
      </w:pPr>
    </w:p>
    <w:p w14:paraId="60E6BD82" w14:textId="77777777" w:rsidR="00595E65" w:rsidRPr="00EA77BC" w:rsidRDefault="00595E65" w:rsidP="00EA77BC">
      <w:pPr>
        <w:pStyle w:val="Codeexample"/>
      </w:pPr>
      <w:r w:rsidRPr="00EA77BC">
        <w:t xml:space="preserve">   NATIONAL FORMULARY RESTRICTION TEXT:</w:t>
      </w:r>
    </w:p>
    <w:p w14:paraId="60E6BD83" w14:textId="77777777" w:rsidR="00595E65" w:rsidRPr="00EA77BC" w:rsidRDefault="00595E65" w:rsidP="00EA77BC">
      <w:pPr>
        <w:pStyle w:val="Codeexample"/>
      </w:pPr>
    </w:p>
    <w:p w14:paraId="60E6BD84" w14:textId="77777777" w:rsidR="00595E65" w:rsidRPr="00EA77BC" w:rsidRDefault="00595E65" w:rsidP="00EA77BC">
      <w:pPr>
        <w:pStyle w:val="Codeexample"/>
      </w:pPr>
      <w:r w:rsidRPr="00EA77BC">
        <w:t xml:space="preserve">   DRUG file entries:</w:t>
      </w:r>
    </w:p>
    <w:p w14:paraId="60E6BD85" w14:textId="77777777" w:rsidR="00595E65" w:rsidRPr="00EA77BC" w:rsidRDefault="00595E65" w:rsidP="00EA77BC">
      <w:pPr>
        <w:pStyle w:val="Codeexample"/>
      </w:pPr>
      <w:r w:rsidRPr="00EA77BC">
        <w:t xml:space="preserve">   -----------------</w:t>
      </w:r>
    </w:p>
    <w:p w14:paraId="60E6BD86" w14:textId="77777777" w:rsidR="00595E65" w:rsidRPr="00EA77BC" w:rsidRDefault="00595E65" w:rsidP="00EA77BC">
      <w:pPr>
        <w:pStyle w:val="Codeexample"/>
      </w:pPr>
      <w:r w:rsidRPr="00EA77BC">
        <w:t xml:space="preserve">   CYCLOPHOSPHAMIDE 50MG C.T.</w:t>
      </w:r>
    </w:p>
    <w:p w14:paraId="60E6BD87" w14:textId="77777777" w:rsidR="00595E65" w:rsidRPr="00EA77BC" w:rsidRDefault="00595E65" w:rsidP="00EA77BC">
      <w:pPr>
        <w:pStyle w:val="Codeexample"/>
      </w:pPr>
    </w:p>
    <w:p w14:paraId="60E6BD88" w14:textId="77777777" w:rsidR="00595E65" w:rsidRPr="00EA77BC" w:rsidRDefault="00595E65" w:rsidP="00EA77BC">
      <w:pPr>
        <w:pStyle w:val="Codeexample"/>
      </w:pPr>
      <w:r w:rsidRPr="00EA77BC">
        <w:t xml:space="preserve">Enter RETURN to continue or '^' to exit: </w:t>
      </w:r>
      <w:r w:rsidRPr="00EA77BC">
        <w:rPr>
          <w:rFonts w:cs="Courier New"/>
          <w:b/>
          <w:bCs/>
        </w:rPr>
        <w:t>&lt;Enter&gt;</w:t>
      </w:r>
    </w:p>
    <w:p w14:paraId="60E6BD89" w14:textId="77777777" w:rsidR="00595E65" w:rsidRPr="00EA77BC" w:rsidRDefault="00595E65" w:rsidP="00EA77BC">
      <w:pPr>
        <w:pStyle w:val="Codeexample"/>
      </w:pPr>
    </w:p>
    <w:p w14:paraId="60E6BD8A" w14:textId="77777777" w:rsidR="00595E65" w:rsidRPr="00EA77BC" w:rsidRDefault="00595E65" w:rsidP="00EA77BC">
      <w:pPr>
        <w:pStyle w:val="Codeexample"/>
      </w:pPr>
    </w:p>
    <w:p w14:paraId="60E6BD8B" w14:textId="77777777" w:rsidR="00595E65" w:rsidRPr="00EA77BC" w:rsidRDefault="00595E65" w:rsidP="00EA77BC">
      <w:pPr>
        <w:pStyle w:val="Codeexample"/>
      </w:pPr>
      <w:r w:rsidRPr="00EA77BC">
        <w:t xml:space="preserve">                Drug Text Report for drug text from C through C</w:t>
      </w:r>
    </w:p>
    <w:p w14:paraId="60E6BD8C" w14:textId="77777777" w:rsidR="00595E65" w:rsidRPr="00EA77BC" w:rsidRDefault="00595E65" w:rsidP="00EA77BC">
      <w:pPr>
        <w:pStyle w:val="Codeexample"/>
      </w:pPr>
    </w:p>
    <w:p w14:paraId="60E6BD8D" w14:textId="77777777" w:rsidR="00595E65" w:rsidRPr="00EA77BC" w:rsidRDefault="00595E65" w:rsidP="00EA77BC">
      <w:pPr>
        <w:pStyle w:val="Codeexample"/>
      </w:pPr>
      <w:r w:rsidRPr="00EA77BC">
        <w:t>Date printed: JUL 16,2002                                             Page: 2</w:t>
      </w:r>
    </w:p>
    <w:p w14:paraId="60E6BD8E" w14:textId="77777777" w:rsidR="00595E65" w:rsidRPr="00EA77BC" w:rsidRDefault="00595E65" w:rsidP="00EA77BC">
      <w:pPr>
        <w:pStyle w:val="Codeexample"/>
      </w:pPr>
      <w:r w:rsidRPr="00EA77BC">
        <w:t>===============================================================================</w:t>
      </w:r>
    </w:p>
    <w:p w14:paraId="60E6BD8F" w14:textId="77777777" w:rsidR="00595E65" w:rsidRPr="00EA77BC" w:rsidRDefault="00595E65" w:rsidP="00EA77BC">
      <w:pPr>
        <w:pStyle w:val="Codeexample"/>
      </w:pPr>
    </w:p>
    <w:p w14:paraId="60E6BD90" w14:textId="77777777" w:rsidR="00595E65" w:rsidRPr="00EA77BC" w:rsidRDefault="00595E65" w:rsidP="00EA77BC">
      <w:pPr>
        <w:pStyle w:val="Codeexample"/>
      </w:pPr>
    </w:p>
    <w:p w14:paraId="60E6BD91" w14:textId="77777777" w:rsidR="00595E65" w:rsidRPr="00EA77BC" w:rsidRDefault="00595E65" w:rsidP="00EA77BC">
      <w:pPr>
        <w:pStyle w:val="Codeexample"/>
      </w:pPr>
      <w:r w:rsidRPr="00EA77BC">
        <w:t xml:space="preserve">   ORDERABLE ITEM file entries:  </w:t>
      </w:r>
    </w:p>
    <w:p w14:paraId="60E6BD92" w14:textId="77777777" w:rsidR="00595E65" w:rsidRPr="00EA77BC" w:rsidRDefault="00595E65" w:rsidP="00EA77BC">
      <w:pPr>
        <w:pStyle w:val="Codeexample"/>
      </w:pPr>
      <w:r w:rsidRPr="00EA77BC">
        <w:t xml:space="preserve">   ---------------------------</w:t>
      </w:r>
    </w:p>
    <w:p w14:paraId="60E6BD93" w14:textId="77777777" w:rsidR="00595E65" w:rsidRPr="00EA77BC" w:rsidRDefault="00595E65" w:rsidP="00EA77BC">
      <w:pPr>
        <w:pStyle w:val="Codeexample"/>
      </w:pPr>
      <w:r w:rsidRPr="00EA77BC">
        <w:t xml:space="preserve">   NONE</w:t>
      </w:r>
    </w:p>
    <w:p w14:paraId="60E6BD94" w14:textId="77777777" w:rsidR="00595E65" w:rsidRPr="00EA77BC" w:rsidRDefault="00595E65" w:rsidP="00EA77BC">
      <w:pPr>
        <w:pStyle w:val="Codeexample"/>
      </w:pPr>
      <w:r w:rsidRPr="00EA77BC">
        <w:t>----------------------------------------------------------------------</w:t>
      </w:r>
    </w:p>
    <w:p w14:paraId="60E6BD95" w14:textId="77777777" w:rsidR="00595E65" w:rsidRPr="00EA77BC" w:rsidRDefault="00595E65" w:rsidP="00EA77BC">
      <w:pPr>
        <w:pStyle w:val="Codeexample"/>
      </w:pPr>
    </w:p>
    <w:p w14:paraId="60E6BD96" w14:textId="77777777" w:rsidR="00595E65" w:rsidRPr="00EA77BC" w:rsidRDefault="00595E65" w:rsidP="00EA77BC">
      <w:pPr>
        <w:pStyle w:val="Codeexample"/>
        <w:keepNext/>
      </w:pPr>
      <w:r w:rsidRPr="00EA77BC">
        <w:t>DRUG TEXT NAME:  COPD</w:t>
      </w:r>
    </w:p>
    <w:p w14:paraId="60E6BD97" w14:textId="77777777" w:rsidR="00595E65" w:rsidRPr="00EA77BC" w:rsidRDefault="00595E65" w:rsidP="00EA77BC">
      <w:pPr>
        <w:pStyle w:val="Codeexample"/>
      </w:pPr>
    </w:p>
    <w:p w14:paraId="60E6BD98" w14:textId="77777777" w:rsidR="00595E65" w:rsidRPr="00EA77BC" w:rsidRDefault="00595E65" w:rsidP="00EA77BC">
      <w:pPr>
        <w:pStyle w:val="Codeexample"/>
      </w:pPr>
      <w:r w:rsidRPr="00EA77BC">
        <w:t xml:space="preserve">   DRUG TEXT:</w:t>
      </w:r>
    </w:p>
    <w:p w14:paraId="60E6BD99" w14:textId="77777777" w:rsidR="00595E65" w:rsidRPr="00EA77BC" w:rsidRDefault="00595E65" w:rsidP="00EA77BC">
      <w:pPr>
        <w:pStyle w:val="Codeexample"/>
      </w:pPr>
      <w:r w:rsidRPr="00EA77BC">
        <w:t xml:space="preserve">   Refer to VA/DoD COPD treatment guidelines</w:t>
      </w:r>
    </w:p>
    <w:p w14:paraId="60E6BD9A" w14:textId="77777777" w:rsidR="00595E65" w:rsidRPr="00EA77BC" w:rsidRDefault="00595E65" w:rsidP="00EA77BC">
      <w:pPr>
        <w:pStyle w:val="Codeexample"/>
      </w:pPr>
    </w:p>
    <w:p w14:paraId="60E6BD9B" w14:textId="77777777" w:rsidR="00595E65" w:rsidRPr="00EA77BC" w:rsidRDefault="00595E65" w:rsidP="00EA77BC">
      <w:pPr>
        <w:pStyle w:val="Codeexample"/>
      </w:pPr>
      <w:r w:rsidRPr="00EA77BC">
        <w:t xml:space="preserve">   NATIONAL FORMULARY RESTRICTION TEXT:</w:t>
      </w:r>
    </w:p>
    <w:p w14:paraId="60E6BD9C" w14:textId="77777777" w:rsidR="00595E65" w:rsidRPr="00EA77BC" w:rsidRDefault="00595E65" w:rsidP="00EA77BC">
      <w:pPr>
        <w:pStyle w:val="Codeexample"/>
      </w:pPr>
      <w:r w:rsidRPr="00EA77BC">
        <w:t xml:space="preserve">   Refer to VA/DoD COPD treatment guidelines</w:t>
      </w:r>
    </w:p>
    <w:p w14:paraId="60E6BD9D" w14:textId="77777777" w:rsidR="00595E65" w:rsidRPr="00EA77BC" w:rsidRDefault="00595E65" w:rsidP="00EA77BC">
      <w:pPr>
        <w:pStyle w:val="Codeexample"/>
      </w:pPr>
    </w:p>
    <w:p w14:paraId="60E6BD9E" w14:textId="77777777" w:rsidR="00595E65" w:rsidRPr="00EA77BC" w:rsidRDefault="00595E65" w:rsidP="00EA77BC">
      <w:pPr>
        <w:pStyle w:val="Codeexample"/>
      </w:pPr>
      <w:r w:rsidRPr="00EA77BC">
        <w:t xml:space="preserve">Enter RETURN to continue or '^' to exit: </w:t>
      </w:r>
    </w:p>
    <w:p w14:paraId="60E6BD9F" w14:textId="77777777" w:rsidR="00595E65" w:rsidRPr="00EA77BC" w:rsidRDefault="00595E65" w:rsidP="00EA77BC">
      <w:pPr>
        <w:pStyle w:val="Codeexample"/>
      </w:pPr>
    </w:p>
    <w:p w14:paraId="60E6BDA0" w14:textId="77777777" w:rsidR="00595E65" w:rsidRPr="00EA77BC" w:rsidRDefault="00595E65" w:rsidP="00EA77BC">
      <w:pPr>
        <w:pStyle w:val="Codeexample"/>
      </w:pPr>
    </w:p>
    <w:p w14:paraId="60E6BDA1" w14:textId="77777777" w:rsidR="00595E65" w:rsidRPr="00EA77BC" w:rsidRDefault="00595E65" w:rsidP="00EA77BC">
      <w:pPr>
        <w:pStyle w:val="Codeexample"/>
      </w:pPr>
      <w:r w:rsidRPr="00EA77BC">
        <w:t xml:space="preserve">                Drug Text Report for drug text from C through C</w:t>
      </w:r>
    </w:p>
    <w:p w14:paraId="60E6BDA2" w14:textId="77777777" w:rsidR="00595E65" w:rsidRPr="00EA77BC" w:rsidRDefault="00595E65" w:rsidP="00EA77BC">
      <w:pPr>
        <w:pStyle w:val="Codeexample"/>
      </w:pPr>
    </w:p>
    <w:p w14:paraId="60E6BDA3" w14:textId="77777777" w:rsidR="00595E65" w:rsidRPr="00EA77BC" w:rsidRDefault="00595E65" w:rsidP="00EA77BC">
      <w:pPr>
        <w:pStyle w:val="Codeexample"/>
      </w:pPr>
      <w:r w:rsidRPr="00EA77BC">
        <w:t>Date printed: JUL 16,2002                                             Page: 2</w:t>
      </w:r>
    </w:p>
    <w:p w14:paraId="60E6BDA4" w14:textId="77777777" w:rsidR="00595E65" w:rsidRPr="00EA77BC" w:rsidRDefault="00595E65" w:rsidP="00EA77BC">
      <w:pPr>
        <w:pStyle w:val="Codeexample"/>
      </w:pPr>
      <w:r w:rsidRPr="00EA77BC">
        <w:t>===============================================================================</w:t>
      </w:r>
    </w:p>
    <w:p w14:paraId="60E6BDA5" w14:textId="77777777" w:rsidR="00595E65" w:rsidRPr="00EA77BC" w:rsidRDefault="00595E65" w:rsidP="00EA77BC">
      <w:pPr>
        <w:pStyle w:val="Codeexample"/>
      </w:pPr>
    </w:p>
    <w:p w14:paraId="60E6BDA6" w14:textId="77777777" w:rsidR="00595E65" w:rsidRPr="00EA77BC" w:rsidRDefault="00595E65" w:rsidP="00EA77BC">
      <w:pPr>
        <w:pStyle w:val="Codeexample"/>
      </w:pPr>
    </w:p>
    <w:p w14:paraId="60E6BDA7" w14:textId="77777777" w:rsidR="00595E65" w:rsidRPr="00EA77BC" w:rsidRDefault="00595E65" w:rsidP="00EA77BC">
      <w:pPr>
        <w:pStyle w:val="Codeexample"/>
        <w:keepNext/>
      </w:pPr>
      <w:r w:rsidRPr="00EA77BC">
        <w:t xml:space="preserve">   DRUG file entries:</w:t>
      </w:r>
    </w:p>
    <w:p w14:paraId="60E6BDA8" w14:textId="77777777" w:rsidR="00595E65" w:rsidRPr="00EA77BC" w:rsidRDefault="00595E65" w:rsidP="00EA77BC">
      <w:pPr>
        <w:pStyle w:val="Codeexample"/>
        <w:keepNext/>
      </w:pPr>
      <w:r w:rsidRPr="00EA77BC">
        <w:t xml:space="preserve">   -----------------</w:t>
      </w:r>
    </w:p>
    <w:p w14:paraId="60E6BDA9" w14:textId="77777777" w:rsidR="00595E65" w:rsidRPr="00EA77BC" w:rsidRDefault="00595E65" w:rsidP="00EA77BC">
      <w:pPr>
        <w:pStyle w:val="Codeexample"/>
        <w:keepNext/>
      </w:pPr>
      <w:r w:rsidRPr="00EA77BC">
        <w:t xml:space="preserve">   DIGOXIN 0.125MG C.T.,</w:t>
      </w:r>
    </w:p>
    <w:p w14:paraId="60E6BDAA" w14:textId="77777777" w:rsidR="00595E65" w:rsidRPr="00EA77BC" w:rsidRDefault="00595E65" w:rsidP="005C4F1E">
      <w:pPr>
        <w:pStyle w:val="Codeexample"/>
      </w:pPr>
      <w:r w:rsidRPr="00EA77BC">
        <w:t xml:space="preserve">   THEOPHYLLINE 200MG SUS-REL TABS</w:t>
      </w:r>
    </w:p>
    <w:p w14:paraId="60E6BDAB" w14:textId="77777777" w:rsidR="00595E65" w:rsidRPr="00EA77BC" w:rsidRDefault="00595E65" w:rsidP="000128D8">
      <w:pPr>
        <w:pStyle w:val="Codeexample"/>
      </w:pPr>
      <w:r w:rsidRPr="00EA77BC">
        <w:t xml:space="preserve">   THEOPHYLLINE 100MG SUS-REL TABS</w:t>
      </w:r>
    </w:p>
    <w:p w14:paraId="60E6BDAC" w14:textId="77777777" w:rsidR="00595E65" w:rsidRPr="00EA77BC" w:rsidRDefault="00595E65" w:rsidP="000128D8">
      <w:pPr>
        <w:pStyle w:val="Codeexample"/>
      </w:pPr>
    </w:p>
    <w:p w14:paraId="60E6BDAD" w14:textId="77777777" w:rsidR="00595E65" w:rsidRPr="00EA77BC" w:rsidRDefault="00595E65" w:rsidP="00EA77BC">
      <w:pPr>
        <w:pStyle w:val="Codeexample"/>
      </w:pPr>
      <w:r w:rsidRPr="00EA77BC">
        <w:t xml:space="preserve">   ORDERABLE ITEM file entries:  </w:t>
      </w:r>
    </w:p>
    <w:p w14:paraId="60E6BDAE" w14:textId="77777777" w:rsidR="00595E65" w:rsidRPr="00EA77BC" w:rsidRDefault="00595E65" w:rsidP="00EA77BC">
      <w:pPr>
        <w:pStyle w:val="Codeexample"/>
      </w:pPr>
      <w:r w:rsidRPr="00EA77BC">
        <w:t xml:space="preserve">   ---------------------------</w:t>
      </w:r>
    </w:p>
    <w:p w14:paraId="60E6BDAF" w14:textId="77777777" w:rsidR="00595E65" w:rsidRPr="00EA77BC" w:rsidRDefault="00595E65" w:rsidP="00EA77BC">
      <w:pPr>
        <w:pStyle w:val="Codeexample"/>
      </w:pPr>
      <w:r w:rsidRPr="00EA77BC">
        <w:t xml:space="preserve">   NONE</w:t>
      </w:r>
    </w:p>
    <w:p w14:paraId="60E6BDB0" w14:textId="77777777" w:rsidR="00595E65" w:rsidRPr="00EA77BC" w:rsidRDefault="00595E65" w:rsidP="00EA77BC">
      <w:pPr>
        <w:pStyle w:val="Codeexample"/>
      </w:pPr>
      <w:r w:rsidRPr="00EA77BC">
        <w:t>----------------------------------------------------------------------</w:t>
      </w:r>
    </w:p>
    <w:p w14:paraId="60E6BDB1" w14:textId="77777777" w:rsidR="00595E65" w:rsidRPr="00EA77BC" w:rsidRDefault="00595E65" w:rsidP="00EA77BC">
      <w:pPr>
        <w:pStyle w:val="Codeexample"/>
      </w:pPr>
    </w:p>
    <w:p w14:paraId="60E6BDB2" w14:textId="77777777" w:rsidR="00595E65" w:rsidRPr="00EA77BC" w:rsidRDefault="00595E65" w:rsidP="00EA77BC">
      <w:pPr>
        <w:pStyle w:val="Codeexample"/>
      </w:pPr>
    </w:p>
    <w:p w14:paraId="60E6BDB3" w14:textId="77777777" w:rsidR="00595E65" w:rsidRPr="00EA77BC" w:rsidRDefault="00595E65" w:rsidP="00EA77BC">
      <w:pPr>
        <w:pStyle w:val="Codeexample"/>
      </w:pPr>
      <w:r w:rsidRPr="00EA77BC">
        <w:t>End of Report.</w:t>
      </w:r>
    </w:p>
    <w:p w14:paraId="60E6BDB4" w14:textId="77777777" w:rsidR="00595E65" w:rsidRPr="00EA77BC" w:rsidRDefault="00595E65" w:rsidP="00EA77BC">
      <w:pPr>
        <w:pStyle w:val="Codeexample"/>
        <w:keepNext/>
        <w:rPr>
          <w:rFonts w:cs="Courier New"/>
          <w:b/>
          <w:bCs/>
        </w:rPr>
      </w:pPr>
      <w:r w:rsidRPr="00EA77BC">
        <w:t>Press Return to continue:</w:t>
      </w:r>
      <w:r w:rsidRPr="00EA77BC">
        <w:rPr>
          <w:rFonts w:cs="Courier New"/>
          <w:b/>
          <w:bCs/>
        </w:rPr>
        <w:t xml:space="preserve"> &lt;Enter&gt;</w:t>
      </w:r>
    </w:p>
    <w:p w14:paraId="60E6BDB5" w14:textId="77777777" w:rsidR="00595E65" w:rsidRPr="00EA77BC" w:rsidRDefault="00595E65" w:rsidP="00732461">
      <w:pPr>
        <w:pStyle w:val="Codeexample"/>
      </w:pPr>
    </w:p>
    <w:p w14:paraId="60E6BDB6" w14:textId="77777777" w:rsidR="00595E65" w:rsidRPr="00EA77BC" w:rsidRDefault="00595E65" w:rsidP="00732461">
      <w:pPr>
        <w:pStyle w:val="Codeexample"/>
      </w:pPr>
      <w:r w:rsidRPr="00EA77BC">
        <w:t>Select Pharmacy Data Management Option:</w:t>
      </w:r>
    </w:p>
    <w:p w14:paraId="60E6BDB7" w14:textId="77777777" w:rsidR="00EB5660" w:rsidRPr="00EA77BC" w:rsidRDefault="00EB5660" w:rsidP="00732461">
      <w:bookmarkStart w:id="1842" w:name="_Toc14665903"/>
      <w:bookmarkStart w:id="1843" w:name="_Toc14666727"/>
      <w:bookmarkStart w:id="1844" w:name="_Toc14667182"/>
    </w:p>
    <w:p w14:paraId="60E6BDB8" w14:textId="77777777" w:rsidR="00595E65" w:rsidRPr="00EA77BC" w:rsidRDefault="00595E65" w:rsidP="00123536">
      <w:pPr>
        <w:pStyle w:val="Heading1"/>
        <w:numPr>
          <w:ilvl w:val="0"/>
          <w:numId w:val="45"/>
        </w:numPr>
        <w:tabs>
          <w:tab w:val="clear" w:pos="720"/>
          <w:tab w:val="num" w:pos="900"/>
        </w:tabs>
      </w:pPr>
      <w:bookmarkStart w:id="1845" w:name="p102"/>
      <w:bookmarkStart w:id="1846" w:name="_Toc219451956"/>
      <w:bookmarkStart w:id="1847" w:name="_Toc376874087"/>
      <w:bookmarkStart w:id="1848" w:name="_Toc523224138"/>
      <w:bookmarkEnd w:id="1845"/>
      <w:r w:rsidRPr="00EA77BC">
        <w:t>Pharmacy System Parameters Edit</w:t>
      </w:r>
      <w:bookmarkEnd w:id="1842"/>
      <w:bookmarkEnd w:id="1843"/>
      <w:bookmarkEnd w:id="1844"/>
      <w:bookmarkEnd w:id="1846"/>
      <w:bookmarkEnd w:id="1847"/>
      <w:bookmarkEnd w:id="1848"/>
    </w:p>
    <w:p w14:paraId="60E6BDB9" w14:textId="77777777" w:rsidR="00595E65" w:rsidRPr="00EA77BC" w:rsidRDefault="00595E65" w:rsidP="00EA77BC">
      <w:pPr>
        <w:pStyle w:val="Heading4"/>
        <w:tabs>
          <w:tab w:val="left" w:pos="900"/>
        </w:tabs>
        <w:spacing w:after="0"/>
        <w:rPr>
          <w:sz w:val="28"/>
        </w:rPr>
      </w:pPr>
      <w:bookmarkStart w:id="1849" w:name="_Toc14665904"/>
      <w:bookmarkStart w:id="1850" w:name="_Toc14666728"/>
      <w:bookmarkStart w:id="1851" w:name="_Toc14667183"/>
      <w:r w:rsidRPr="00EA77BC">
        <w:tab/>
        <w:t>[PSS SYS EDIT]</w:t>
      </w:r>
      <w:bookmarkEnd w:id="1849"/>
      <w:bookmarkEnd w:id="1850"/>
      <w:bookmarkEnd w:id="1851"/>
    </w:p>
    <w:p w14:paraId="60E6BDBA" w14:textId="77777777" w:rsidR="00595E65" w:rsidRPr="00EA77BC" w:rsidRDefault="00595E65" w:rsidP="00732461"/>
    <w:p w14:paraId="60E6BDBB" w14:textId="77777777" w:rsidR="00890E72" w:rsidRPr="00EA77BC" w:rsidRDefault="00595E65" w:rsidP="00732461">
      <w:r w:rsidRPr="00EA77BC">
        <w:t>The</w:t>
      </w:r>
      <w:r w:rsidRPr="00EA77BC">
        <w:rPr>
          <w:i/>
          <w:iCs/>
        </w:rPr>
        <w:t xml:space="preserve"> Pharmacy System Parameters Edit</w:t>
      </w:r>
      <w:r w:rsidRPr="00EA77BC">
        <w:fldChar w:fldCharType="begin"/>
      </w:r>
      <w:r w:rsidRPr="00EA77BC">
        <w:instrText xml:space="preserve"> XE "Pharmacy System Parameters Edit" \b</w:instrText>
      </w:r>
      <w:r w:rsidRPr="00EA77BC">
        <w:fldChar w:fldCharType="end"/>
      </w:r>
      <w:r w:rsidRPr="00EA77BC">
        <w:t xml:space="preserve"> </w:t>
      </w:r>
      <w:r w:rsidR="005C544E" w:rsidRPr="00EA77BC">
        <w:t xml:space="preserve">[PSS SYS EDIT] </w:t>
      </w:r>
      <w:r w:rsidRPr="00EA77BC">
        <w:t>option allows the user to edit the Pharmacy System Parameters used in PDM.</w:t>
      </w:r>
    </w:p>
    <w:p w14:paraId="60E6BDBC" w14:textId="77777777" w:rsidR="00595E65" w:rsidRPr="00EA77BC" w:rsidRDefault="00595E65" w:rsidP="000C5921"/>
    <w:p w14:paraId="60E6BDBD" w14:textId="77777777" w:rsidR="00595E65" w:rsidRPr="00EA77BC" w:rsidRDefault="00595E65" w:rsidP="000C5921">
      <w:pPr>
        <w:pStyle w:val="ExampleHeading"/>
      </w:pPr>
      <w:r w:rsidRPr="00EA77BC">
        <w:t xml:space="preserve">Example: </w:t>
      </w:r>
      <w:r w:rsidR="005C544E" w:rsidRPr="00EA77BC">
        <w:rPr>
          <w:i/>
        </w:rPr>
        <w:t>Pharmacy System Parameters Edit</w:t>
      </w:r>
      <w:r w:rsidR="005C544E" w:rsidRPr="00EA77BC">
        <w:t xml:space="preserve"> [PSS SYS EDIT] Option</w:t>
      </w:r>
    </w:p>
    <w:p w14:paraId="60E6BDBE" w14:textId="77777777" w:rsidR="00595E65" w:rsidRPr="00EA77BC" w:rsidRDefault="00595E65" w:rsidP="000C5921">
      <w:pPr>
        <w:keepNext/>
        <w:shd w:val="clear" w:color="auto" w:fill="D9D9D9"/>
        <w:ind w:left="374"/>
        <w:rPr>
          <w:rFonts w:ascii="Courier New" w:hAnsi="Courier New" w:cs="Courier New"/>
          <w:sz w:val="16"/>
        </w:rPr>
      </w:pPr>
      <w:bookmarkStart w:id="1852" w:name="Page_127"/>
      <w:bookmarkEnd w:id="1852"/>
      <w:r w:rsidRPr="00EA77BC">
        <w:rPr>
          <w:rFonts w:ascii="Courier New" w:hAnsi="Courier New" w:cs="Courier New"/>
          <w:sz w:val="16"/>
        </w:rPr>
        <w:t xml:space="preserve">Select Pharmacy Data Management Option:  </w:t>
      </w:r>
      <w:r w:rsidRPr="00EA77BC">
        <w:rPr>
          <w:rFonts w:ascii="Courier New" w:hAnsi="Courier New" w:cs="Courier New"/>
          <w:b/>
          <w:bCs/>
          <w:sz w:val="16"/>
        </w:rPr>
        <w:t>Pharmacy System Parameters Edit</w:t>
      </w:r>
    </w:p>
    <w:p w14:paraId="60E6BDBF" w14:textId="77777777" w:rsidR="00595E65" w:rsidRPr="00EA77BC" w:rsidRDefault="00595E65" w:rsidP="000C5921">
      <w:pPr>
        <w:keepNext/>
        <w:shd w:val="clear" w:color="auto" w:fill="D9D9D9"/>
        <w:ind w:left="374"/>
        <w:rPr>
          <w:rFonts w:ascii="Courier New" w:hAnsi="Courier New" w:cs="Courier New"/>
          <w:sz w:val="16"/>
        </w:rPr>
      </w:pPr>
    </w:p>
    <w:p w14:paraId="60E6BDC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PMIS PRINTER: </w:t>
      </w:r>
      <w:r w:rsidRPr="00EA77BC">
        <w:rPr>
          <w:rFonts w:ascii="Courier New" w:hAnsi="Courier New" w:cs="Courier New"/>
          <w:b/>
          <w:bCs/>
          <w:sz w:val="16"/>
        </w:rPr>
        <w:t>LASSIE</w:t>
      </w:r>
      <w:r w:rsidRPr="00EA77BC">
        <w:rPr>
          <w:rFonts w:ascii="Courier New" w:hAnsi="Courier New" w:cs="Courier New"/>
          <w:sz w:val="16"/>
        </w:rPr>
        <w:t xml:space="preserve">             PRINTER HALLWAY      </w:t>
      </w:r>
    </w:p>
    <w:p w14:paraId="60E6BDC1"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w:t>
      </w:r>
    </w:p>
    <w:p w14:paraId="60E6BDC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This language will be used as the default for the printing of Patient</w:t>
      </w:r>
    </w:p>
    <w:p w14:paraId="60E6BDC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Medication Instruction Sheets (PMIS).</w:t>
      </w:r>
    </w:p>
    <w:p w14:paraId="60E6BDC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Choose from: </w:t>
      </w:r>
    </w:p>
    <w:p w14:paraId="60E6BDC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1        English</w:t>
      </w:r>
    </w:p>
    <w:p w14:paraId="60E6BDC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2        Spanish</w:t>
      </w:r>
    </w:p>
    <w:p w14:paraId="60E6BDC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1</w:t>
      </w:r>
      <w:r w:rsidRPr="00EA77BC">
        <w:rPr>
          <w:rFonts w:ascii="Courier New" w:hAnsi="Courier New" w:cs="Courier New"/>
          <w:sz w:val="16"/>
        </w:rPr>
        <w:t xml:space="preserve">  English</w:t>
      </w:r>
    </w:p>
    <w:p w14:paraId="60E6BDC8"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w:t>
      </w:r>
    </w:p>
    <w:p w14:paraId="60E6BDC9"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Enter "N" for NEW to use commercial data source for warning labels.</w:t>
      </w:r>
    </w:p>
    <w:p w14:paraId="60E6BDCA"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Choose from: </w:t>
      </w:r>
    </w:p>
    <w:p w14:paraId="60E6BDCB"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        NEW</w:t>
      </w:r>
    </w:p>
    <w:p w14:paraId="60E6BDCC"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 </w:t>
      </w:r>
    </w:p>
    <w:p w14:paraId="60E6BDCD"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CMOP WARNING LABEL SOURCE:</w:t>
      </w:r>
      <w:r w:rsidRPr="00EA77BC">
        <w:rPr>
          <w:rFonts w:ascii="Courier New" w:hAnsi="Courier New" w:cs="Courier New"/>
          <w:b/>
          <w:sz w:val="16"/>
        </w:rPr>
        <w:t xml:space="preserve"> ?</w:t>
      </w:r>
    </w:p>
    <w:p w14:paraId="60E6BDCE" w14:textId="77777777" w:rsidR="00595E65" w:rsidRPr="00EA77BC" w:rsidRDefault="00595E65" w:rsidP="00CD4C83">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CMOP warning labels.</w:t>
      </w:r>
    </w:p>
    <w:p w14:paraId="60E6BDCF"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0"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1"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CMOP 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w:t>
      </w:r>
    </w:p>
    <w:p w14:paraId="60E6BDD2"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OPAI WARNING LABEL SOURCE: </w:t>
      </w:r>
      <w:r w:rsidRPr="00EA77BC">
        <w:rPr>
          <w:rFonts w:ascii="Courier New" w:hAnsi="Courier New" w:cs="Courier New"/>
          <w:b/>
          <w:sz w:val="16"/>
        </w:rPr>
        <w:t>?</w:t>
      </w:r>
    </w:p>
    <w:p w14:paraId="60E6BDD3"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OPAI warning labels.</w:t>
      </w:r>
    </w:p>
    <w:p w14:paraId="60E6BDD4"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5"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6" w14:textId="77777777" w:rsidR="00595E65" w:rsidRPr="00EA77BC" w:rsidRDefault="00595E65" w:rsidP="00EB241E">
      <w:pPr>
        <w:shd w:val="clear" w:color="auto" w:fill="D9D9D9"/>
        <w:ind w:left="374"/>
        <w:rPr>
          <w:rFonts w:ascii="Courier New" w:hAnsi="Courier New" w:cs="Courier New"/>
          <w:sz w:val="16"/>
          <w:szCs w:val="20"/>
        </w:rPr>
      </w:pPr>
      <w:r w:rsidRPr="00EA77BC">
        <w:rPr>
          <w:rFonts w:ascii="Courier New" w:hAnsi="Courier New" w:cs="Courier New"/>
          <w:sz w:val="16"/>
        </w:rPr>
        <w:t>OPAI WARNING LABEL SOURCE:</w:t>
      </w:r>
      <w:r w:rsidRPr="00EA77BC">
        <w:rPr>
          <w:rFonts w:ascii="Courier New" w:hAnsi="Courier New" w:cs="Courier New"/>
          <w:b/>
          <w:bCs/>
          <w:sz w:val="16"/>
          <w:szCs w:val="20"/>
        </w:rPr>
        <w:t xml:space="preserve"> N</w:t>
      </w:r>
      <w:r w:rsidRPr="00EA77BC">
        <w:rPr>
          <w:rFonts w:ascii="Courier New" w:hAnsi="Courier New" w:cs="Courier New"/>
          <w:sz w:val="16"/>
          <w:szCs w:val="20"/>
        </w:rPr>
        <w:t xml:space="preserve">   NEW</w:t>
      </w:r>
    </w:p>
    <w:p w14:paraId="60E6BDD7" w14:textId="77777777" w:rsidR="00934611" w:rsidRPr="00EA77BC" w:rsidRDefault="00934611" w:rsidP="005C4F1E">
      <w:pPr>
        <w:shd w:val="clear" w:color="auto" w:fill="D9D9D9"/>
        <w:ind w:left="360"/>
        <w:rPr>
          <w:rFonts w:ascii="Courier New" w:hAnsi="Courier New" w:cs="Courier New"/>
          <w:sz w:val="16"/>
          <w:szCs w:val="20"/>
        </w:rPr>
      </w:pPr>
      <w:r w:rsidRPr="00EA77BC">
        <w:rPr>
          <w:rFonts w:ascii="Courier New" w:hAnsi="Courier New" w:cs="Courier New"/>
          <w:sz w:val="16"/>
          <w:szCs w:val="20"/>
        </w:rPr>
        <w:t>AUTOMATE CPRS REFILL: ?</w:t>
      </w:r>
    </w:p>
    <w:p w14:paraId="60E6BDD8"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Enter Y to process CPRS refills automatically or N to process manually in</w:t>
      </w:r>
    </w:p>
    <w:p w14:paraId="60E6BDD9"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Pharmacy backdoor.</w:t>
      </w:r>
    </w:p>
    <w:p w14:paraId="60E6BDDA"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Choose from: </w:t>
      </w:r>
    </w:p>
    <w:p w14:paraId="60E6BDDB"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0        NO</w:t>
      </w:r>
    </w:p>
    <w:p w14:paraId="60E6BDDC"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1        YES</w:t>
      </w:r>
    </w:p>
    <w:p w14:paraId="60E6BDDD"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AUTOMATE CPRS REFILL: NO//</w:t>
      </w:r>
    </w:p>
    <w:p w14:paraId="60E6BDDE"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ONEVA PHARMACY FLAG: ?</w:t>
      </w:r>
    </w:p>
    <w:p w14:paraId="60E6BDDF"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Select '1' to turn on the OneVA Pharmacy remote prescription logic. Select</w:t>
      </w:r>
    </w:p>
    <w:p w14:paraId="60E6BDE0"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to turn it off.</w:t>
      </w:r>
    </w:p>
    <w:p w14:paraId="60E6BDE1"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Choose from: </w:t>
      </w:r>
    </w:p>
    <w:p w14:paraId="60E6BDE2"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1        ON</w:t>
      </w:r>
    </w:p>
    <w:p w14:paraId="60E6BDE3"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OFF</w:t>
      </w:r>
    </w:p>
    <w:p w14:paraId="60E6BDE4" w14:textId="77777777" w:rsidR="00595E65" w:rsidRPr="00734634" w:rsidRDefault="00734634" w:rsidP="00734634">
      <w:pPr>
        <w:shd w:val="clear" w:color="auto" w:fill="D9D9D9"/>
        <w:ind w:left="374"/>
        <w:rPr>
          <w:rFonts w:ascii="Courier New" w:hAnsi="Courier New" w:cs="Courier New"/>
          <w:sz w:val="16"/>
        </w:rPr>
      </w:pPr>
      <w:r w:rsidRPr="007D72FF">
        <w:rPr>
          <w:rFonts w:ascii="Courier New" w:hAnsi="Courier New" w:cs="Courier New"/>
          <w:sz w:val="16"/>
        </w:rPr>
        <w:t>ONEVA PHARMACY FLAG:</w:t>
      </w:r>
    </w:p>
    <w:p w14:paraId="60E6BDE5" w14:textId="77777777" w:rsidR="00595E65" w:rsidRPr="00EA77BC" w:rsidRDefault="00595E65" w:rsidP="00EA77BC">
      <w:pPr>
        <w:shd w:val="clear" w:color="auto" w:fill="D9D9D9"/>
        <w:ind w:left="374"/>
        <w:rPr>
          <w:rFonts w:ascii="Courier New" w:hAnsi="Courier New" w:cs="Courier New"/>
          <w:b/>
          <w:bCs/>
          <w:sz w:val="16"/>
        </w:rPr>
      </w:pPr>
      <w:r w:rsidRPr="00EA77BC">
        <w:rPr>
          <w:rFonts w:ascii="Courier New" w:hAnsi="Courier New" w:cs="Courier New"/>
          <w:sz w:val="16"/>
        </w:rPr>
        <w:t>Select Pharmacy Data Management Option:</w:t>
      </w:r>
    </w:p>
    <w:p w14:paraId="60E6BDE6" w14:textId="77777777" w:rsidR="00595E65" w:rsidRPr="006D4761" w:rsidRDefault="00595E65" w:rsidP="00EA77BC"/>
    <w:p w14:paraId="60E6BDE7" w14:textId="77777777" w:rsidR="006D4761" w:rsidRPr="007D72FF" w:rsidRDefault="006D4761" w:rsidP="006D4761">
      <w:pPr>
        <w:pStyle w:val="ExampleHeading"/>
        <w:rPr>
          <w:b w:val="0"/>
          <w:sz w:val="24"/>
        </w:rPr>
      </w:pPr>
      <w:r w:rsidRPr="007D72FF">
        <w:rPr>
          <w:b w:val="0"/>
          <w:sz w:val="24"/>
        </w:rPr>
        <w:t xml:space="preserve">A new field, </w:t>
      </w:r>
      <w:r w:rsidRPr="006D4761">
        <w:rPr>
          <w:b w:val="0"/>
          <w:sz w:val="24"/>
        </w:rPr>
        <w:t>ONEVA PHARMACY FLAG</w:t>
      </w:r>
      <w:r>
        <w:rPr>
          <w:b w:val="0"/>
          <w:sz w:val="24"/>
          <w:lang w:val="en-US"/>
        </w:rPr>
        <w:t xml:space="preserve"> </w:t>
      </w:r>
      <w:r w:rsidRPr="007D72FF">
        <w:rPr>
          <w:b w:val="0"/>
          <w:sz w:val="24"/>
        </w:rPr>
        <w:t xml:space="preserve">(#101) was created in the PHARMACY SYSTEM File (#59.7) with Patch PSO*7*497.  This field will allow sites to toggle the OneVA Pharmacy logic 'on' or 'off' depending on current needs. The user changes the field </w:t>
      </w:r>
      <w:r>
        <w:rPr>
          <w:b w:val="0"/>
          <w:sz w:val="24"/>
          <w:lang w:val="en-US"/>
        </w:rPr>
        <w:t xml:space="preserve">value </w:t>
      </w:r>
      <w:r w:rsidRPr="007D72FF">
        <w:rPr>
          <w:b w:val="0"/>
          <w:sz w:val="24"/>
        </w:rPr>
        <w:t xml:space="preserve">by using the  </w:t>
      </w:r>
      <w:r w:rsidRPr="007D72FF">
        <w:rPr>
          <w:b w:val="0"/>
          <w:i/>
          <w:sz w:val="24"/>
        </w:rPr>
        <w:t>Pharmacy System Parameters Edit</w:t>
      </w:r>
      <w:r w:rsidRPr="007D72FF">
        <w:rPr>
          <w:b w:val="0"/>
          <w:sz w:val="24"/>
        </w:rPr>
        <w:t xml:space="preserve"> [PSS SYS EDIT] Option</w:t>
      </w:r>
    </w:p>
    <w:p w14:paraId="60E6BDE8" w14:textId="77777777" w:rsidR="006D4761" w:rsidRPr="007D72FF" w:rsidRDefault="006D4761" w:rsidP="007D72FF">
      <w:pPr>
        <w:pStyle w:val="BodyText"/>
        <w:shd w:val="clear" w:color="auto" w:fill="auto"/>
        <w:rPr>
          <w:rFonts w:ascii="Times New Roman" w:hAnsi="Times New Roman" w:cs="Times New Roman"/>
          <w:sz w:val="24"/>
        </w:rPr>
      </w:pPr>
      <w:r>
        <w:rPr>
          <w:rFonts w:ascii="Times New Roman" w:hAnsi="Times New Roman" w:cs="Times New Roman"/>
          <w:sz w:val="24"/>
        </w:rPr>
        <w:t>P</w:t>
      </w:r>
      <w:r w:rsidRPr="007D72FF">
        <w:rPr>
          <w:rFonts w:ascii="Times New Roman" w:hAnsi="Times New Roman" w:cs="Times New Roman"/>
          <w:sz w:val="24"/>
        </w:rPr>
        <w:t xml:space="preserve">atch PSS*1*212 </w:t>
      </w:r>
      <w:r w:rsidRPr="006D4761">
        <w:rPr>
          <w:rFonts w:ascii="Times New Roman" w:hAnsi="Times New Roman" w:cs="Times New Roman"/>
          <w:sz w:val="24"/>
        </w:rPr>
        <w:t xml:space="preserve">delivers the </w:t>
      </w:r>
      <w:r w:rsidRPr="007D72FF">
        <w:rPr>
          <w:rFonts w:ascii="Times New Roman" w:hAnsi="Times New Roman" w:cs="Times New Roman"/>
          <w:sz w:val="24"/>
        </w:rPr>
        <w:t xml:space="preserve">ONEVA PHARMACY FLAG </w:t>
      </w:r>
      <w:r>
        <w:rPr>
          <w:rFonts w:ascii="Times New Roman" w:hAnsi="Times New Roman" w:cs="Times New Roman"/>
          <w:sz w:val="24"/>
        </w:rPr>
        <w:t>field</w:t>
      </w:r>
      <w:r w:rsidRPr="007D72FF">
        <w:rPr>
          <w:rFonts w:ascii="Times New Roman" w:hAnsi="Times New Roman" w:cs="Times New Roman"/>
          <w:sz w:val="24"/>
        </w:rPr>
        <w:t xml:space="preserve">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w:t>
      </w:r>
      <w:r w:rsidR="00EA0E79" w:rsidRPr="00EA0E79">
        <w:rPr>
          <w:rFonts w:ascii="Times New Roman" w:hAnsi="Times New Roman" w:cs="Times New Roman"/>
          <w:sz w:val="24"/>
        </w:rPr>
        <w:t>its ‘ONEVA PHARMACY FLAG</w:t>
      </w:r>
      <w:r w:rsidR="00EA0E79">
        <w:rPr>
          <w:rFonts w:ascii="Times New Roman" w:hAnsi="Times New Roman" w:cs="Times New Roman"/>
          <w:sz w:val="24"/>
        </w:rPr>
        <w:t xml:space="preserve"> </w:t>
      </w:r>
      <w:r w:rsidR="00EA0E79" w:rsidRPr="00EA0E79">
        <w:rPr>
          <w:rFonts w:ascii="Times New Roman" w:hAnsi="Times New Roman" w:cs="Times New Roman"/>
          <w:sz w:val="24"/>
        </w:rPr>
        <w:t>set</w:t>
      </w:r>
      <w:r w:rsidRPr="007D72FF">
        <w:rPr>
          <w:rFonts w:ascii="Times New Roman" w:hAnsi="Times New Roman" w:cs="Times New Roman"/>
          <w:sz w:val="24"/>
        </w:rPr>
        <w:t xml:space="preserve"> to the 'on' state.</w:t>
      </w:r>
    </w:p>
    <w:p w14:paraId="60E6BDE9" w14:textId="77777777" w:rsidR="00A17F99" w:rsidRDefault="00A17F99" w:rsidP="00EA77BC"/>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7"/>
        <w:gridCol w:w="8013"/>
      </w:tblGrid>
      <w:tr w:rsidR="00EA0E79" w:rsidRPr="00CD183C" w14:paraId="60E6BDED" w14:textId="77777777" w:rsidTr="00161643">
        <w:trPr>
          <w:trHeight w:val="1818"/>
        </w:trPr>
        <w:tc>
          <w:tcPr>
            <w:tcW w:w="1247" w:type="dxa"/>
            <w:shd w:val="clear" w:color="auto" w:fill="auto"/>
            <w:vAlign w:val="center"/>
          </w:tcPr>
          <w:p w14:paraId="60E6BDEA" w14:textId="77777777" w:rsidR="00EA0E79" w:rsidRPr="00CD183C" w:rsidRDefault="0076180B" w:rsidP="00161643">
            <w:pPr>
              <w:spacing w:before="120"/>
              <w:jc w:val="center"/>
              <w:rPr>
                <w:color w:val="000000"/>
                <w:sz w:val="20"/>
              </w:rPr>
            </w:pPr>
            <w:r>
              <w:rPr>
                <w:noProof/>
                <w:sz w:val="20"/>
              </w:rPr>
              <w:drawing>
                <wp:inline distT="0" distB="0" distL="0" distR="0" wp14:anchorId="60E6DD6D" wp14:editId="60E6DD6E">
                  <wp:extent cx="406400" cy="406400"/>
                  <wp:effectExtent l="0" t="0" r="0" b="0"/>
                  <wp:docPr id="22"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tc>
        <w:tc>
          <w:tcPr>
            <w:tcW w:w="8013" w:type="dxa"/>
            <w:shd w:val="clear" w:color="auto" w:fill="auto"/>
            <w:vAlign w:val="center"/>
          </w:tcPr>
          <w:p w14:paraId="60E6BDEB" w14:textId="77777777" w:rsidR="00EA0E79" w:rsidRPr="007D72FF" w:rsidRDefault="00EA0E79" w:rsidP="00161643">
            <w:pPr>
              <w:spacing w:before="120" w:after="120"/>
              <w:jc w:val="center"/>
              <w:rPr>
                <w:color w:val="000000"/>
              </w:rPr>
            </w:pPr>
            <w:r w:rsidRPr="007D72FF">
              <w:rPr>
                <w:b/>
                <w:color w:val="000000"/>
              </w:rPr>
              <w:t>***Important***</w:t>
            </w:r>
          </w:p>
          <w:p w14:paraId="60E6BDEC" w14:textId="77777777" w:rsidR="00EA0E79" w:rsidRPr="006824CC" w:rsidRDefault="00EA0E79" w:rsidP="007D72FF">
            <w:pPr>
              <w:pStyle w:val="BodyText"/>
              <w:shd w:val="clear" w:color="auto" w:fill="auto"/>
            </w:pPr>
            <w:r w:rsidRPr="007D72FF">
              <w:rPr>
                <w:rFonts w:ascii="Times New Roman" w:hAnsi="Times New Roman" w:cs="Times New Roman"/>
                <w:sz w:val="24"/>
              </w:rPr>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tc>
      </w:tr>
    </w:tbl>
    <w:p w14:paraId="60E6BDEE" w14:textId="77777777" w:rsidR="006D4761" w:rsidRPr="00EA77BC" w:rsidRDefault="006D4761" w:rsidP="00EA77BC"/>
    <w:p w14:paraId="60E6BDEF" w14:textId="77777777" w:rsidR="00B6605C" w:rsidRPr="00EA77BC" w:rsidRDefault="00B6605C" w:rsidP="00123536">
      <w:pPr>
        <w:pStyle w:val="Heading1"/>
        <w:numPr>
          <w:ilvl w:val="0"/>
          <w:numId w:val="45"/>
        </w:numPr>
        <w:tabs>
          <w:tab w:val="clear" w:pos="720"/>
          <w:tab w:val="num" w:pos="900"/>
        </w:tabs>
      </w:pPr>
      <w:bookmarkStart w:id="1853" w:name="_Standard_Schedule_Edit"/>
      <w:bookmarkStart w:id="1854" w:name="_Toc219451957"/>
      <w:bookmarkStart w:id="1855" w:name="Std_Sched_Mgmt"/>
      <w:bookmarkStart w:id="1856" w:name="_Toc376874088"/>
      <w:bookmarkStart w:id="1857" w:name="_Toc523224139"/>
      <w:bookmarkStart w:id="1858" w:name="_Toc14665905"/>
      <w:bookmarkStart w:id="1859" w:name="_Toc14666729"/>
      <w:bookmarkStart w:id="1860" w:name="_Toc14667184"/>
      <w:bookmarkEnd w:id="1853"/>
      <w:r w:rsidRPr="00EA77BC">
        <w:t>Standard Schedule Management</w:t>
      </w:r>
      <w:bookmarkEnd w:id="1854"/>
      <w:bookmarkEnd w:id="1855"/>
      <w:bookmarkEnd w:id="1856"/>
      <w:bookmarkEnd w:id="1857"/>
    </w:p>
    <w:p w14:paraId="60E6BDF0" w14:textId="77777777" w:rsidR="00B6605C" w:rsidRPr="00EA77BC" w:rsidRDefault="00B6605C" w:rsidP="007D72FF">
      <w:pPr>
        <w:shd w:val="clear" w:color="auto" w:fill="D9D9D9"/>
        <w:ind w:left="374"/>
      </w:pPr>
      <w:r w:rsidRPr="00EA77BC">
        <w:t>[PSS SCHEDULE MANAGEMENT]</w:t>
      </w:r>
    </w:p>
    <w:p w14:paraId="60E6BDF1" w14:textId="77777777" w:rsidR="00B6605C" w:rsidRPr="00EA77BC" w:rsidRDefault="00B6605C" w:rsidP="00732461"/>
    <w:p w14:paraId="60E6BDF2" w14:textId="77777777" w:rsidR="00B6605C" w:rsidRPr="00EA77BC" w:rsidRDefault="00403B52" w:rsidP="00732461">
      <w:r w:rsidRPr="00EA77BC">
        <w:t xml:space="preserve">The </w:t>
      </w:r>
      <w:r w:rsidRPr="00EA77BC">
        <w:rPr>
          <w:i/>
        </w:rPr>
        <w:t>Standard Schedule Manag</w:t>
      </w:r>
      <w:r w:rsidR="00F32232" w:rsidRPr="00EA77BC">
        <w:rPr>
          <w:i/>
        </w:rPr>
        <w:t>e</w:t>
      </w:r>
      <w:r w:rsidRPr="00EA77BC">
        <w:rPr>
          <w:i/>
        </w:rPr>
        <w:t>ment</w:t>
      </w:r>
      <w:r w:rsidRPr="00EA77BC">
        <w:t xml:space="preserve"> </w:t>
      </w:r>
      <w:r w:rsidR="00F32232" w:rsidRPr="00EA77BC">
        <w:fldChar w:fldCharType="begin"/>
      </w:r>
      <w:r w:rsidR="00F32232" w:rsidRPr="00EA77BC">
        <w:instrText xml:space="preserve"> XE "Standard Schedule Management" \b</w:instrText>
      </w:r>
      <w:r w:rsidR="00F32232" w:rsidRPr="00EA77BC">
        <w:fldChar w:fldCharType="end"/>
      </w:r>
      <w:r w:rsidR="005C544E" w:rsidRPr="00EA77BC">
        <w:t xml:space="preserve">[PSS SCHEDULE MANAGEMENT] </w:t>
      </w:r>
      <w:r w:rsidRPr="00EA77BC">
        <w:t>option was created to provide an umbrella for all the</w:t>
      </w:r>
      <w:r w:rsidR="00D31086" w:rsidRPr="00EA77BC">
        <w:t xml:space="preserve"> </w:t>
      </w:r>
      <w:r w:rsidRPr="00EA77BC">
        <w:t>options related to working with standard schedules.</w:t>
      </w:r>
    </w:p>
    <w:p w14:paraId="60E6BDF3" w14:textId="77777777" w:rsidR="00403B52" w:rsidRPr="00EA77BC" w:rsidRDefault="00403B52" w:rsidP="000C5921"/>
    <w:p w14:paraId="60E6BDF4" w14:textId="77777777" w:rsidR="00595E65" w:rsidRPr="00EA77BC" w:rsidRDefault="00595E65" w:rsidP="00123536">
      <w:pPr>
        <w:pStyle w:val="Heading2"/>
        <w:numPr>
          <w:ilvl w:val="0"/>
          <w:numId w:val="69"/>
        </w:numPr>
        <w:ind w:left="0"/>
      </w:pPr>
      <w:bookmarkStart w:id="1861" w:name="_Toc218940394"/>
      <w:bookmarkStart w:id="1862" w:name="_Toc219451958"/>
      <w:bookmarkStart w:id="1863" w:name="_Toc376874089"/>
      <w:bookmarkStart w:id="1864" w:name="_Toc523224140"/>
      <w:bookmarkEnd w:id="1861"/>
      <w:r w:rsidRPr="00EA77BC">
        <w:t>Standard</w:t>
      </w:r>
      <w:bookmarkStart w:id="1865" w:name="p103"/>
      <w:bookmarkEnd w:id="1865"/>
      <w:r w:rsidRPr="00EA77BC">
        <w:t xml:space="preserve"> Schedule Edit</w:t>
      </w:r>
      <w:bookmarkEnd w:id="1862"/>
      <w:bookmarkEnd w:id="1863"/>
      <w:bookmarkEnd w:id="1864"/>
    </w:p>
    <w:p w14:paraId="60E6BDF5" w14:textId="77777777" w:rsidR="00595E65" w:rsidRPr="00EA77BC" w:rsidRDefault="00595E65" w:rsidP="00EB241E">
      <w:pPr>
        <w:pStyle w:val="Heading4"/>
        <w:spacing w:after="0"/>
        <w:ind w:firstLine="1080"/>
        <w:rPr>
          <w:sz w:val="28"/>
        </w:rPr>
      </w:pPr>
      <w:bookmarkStart w:id="1866" w:name="_[PSS_SCHEDULE_EDIT]"/>
      <w:bookmarkEnd w:id="1866"/>
      <w:r w:rsidRPr="00EA77BC">
        <w:t>[PSS SCHEDULE EDIT]</w:t>
      </w:r>
      <w:bookmarkEnd w:id="1858"/>
      <w:bookmarkEnd w:id="1859"/>
      <w:bookmarkEnd w:id="1860"/>
    </w:p>
    <w:p w14:paraId="60E6BDF6" w14:textId="77777777" w:rsidR="00595E65" w:rsidRPr="00EA77BC" w:rsidRDefault="00595E65" w:rsidP="00732461"/>
    <w:p w14:paraId="60E6BDF7" w14:textId="77777777" w:rsidR="001C164D" w:rsidRPr="00EA77BC" w:rsidRDefault="00595E65" w:rsidP="00732461">
      <w:r w:rsidRPr="00EA77BC">
        <w:t>The</w:t>
      </w:r>
      <w:r w:rsidRPr="00EA77BC">
        <w:rPr>
          <w:i/>
          <w:iCs/>
        </w:rPr>
        <w:t xml:space="preserve"> Standard Schedule Edit</w:t>
      </w:r>
      <w:r w:rsidRPr="00EA77BC">
        <w:fldChar w:fldCharType="begin"/>
      </w:r>
      <w:r w:rsidRPr="00EA77BC">
        <w:instrText xml:space="preserve"> \b "Standard Schedule Edit" </w:instrText>
      </w:r>
      <w:r w:rsidRPr="00EA77BC">
        <w:fldChar w:fldCharType="end"/>
      </w:r>
      <w:r w:rsidRPr="00EA77BC">
        <w:rPr>
          <w:i/>
          <w:iCs/>
        </w:rPr>
        <w:t xml:space="preserve"> </w:t>
      </w:r>
      <w:r w:rsidR="005C544E" w:rsidRPr="00EA77BC">
        <w:t xml:space="preserve">[PSS SCHEDULE EDIT] </w:t>
      </w:r>
      <w:r w:rsidRPr="00EA77BC">
        <w:t xml:space="preserve">option allows the user to enter or edit entries in the ADMINISTRATION SCHEDULE file (#51.1). The set of times associated with the standard dosage administration schedules can be assigned, as can ward-specific administration times. This feature may be used to define the outpatient expansion to be used when the schedule is entered for an Outpatient Pharmacy medication order. Entry of a frequency in minutes allows the software to calculate the interval between dosages for Inpatient Medication orders and BCMA and is used by Outpatient Pharmacy to calculate default quantities. When the frequency is entered, a message displays telling the user, in hours, how often the administration will occur. </w:t>
      </w:r>
      <w:r w:rsidR="001C164D" w:rsidRPr="00EA77BC">
        <w:t>If the schedule type is on call, the system does not require a frequency.</w:t>
      </w:r>
    </w:p>
    <w:p w14:paraId="60E6BDF8" w14:textId="77777777" w:rsidR="001C164D" w:rsidRPr="00EA77BC" w:rsidRDefault="001C164D" w:rsidP="000C5921"/>
    <w:p w14:paraId="60E6BDF9" w14:textId="77777777" w:rsidR="001C164D" w:rsidRPr="00EA77BC" w:rsidRDefault="001C164D" w:rsidP="000C5921">
      <w:r w:rsidRPr="00EA77BC">
        <w:t>Schedules with a frequency that is not evenly divisible into or by 24 hours are considered ‘odd’. Odd schedules are not allowed to have administration times. If the schedule type is continuous and it is an odd schedule, the system does not allow the entry of administration times. Continuous, non-odd schedules still require administration times.</w:t>
      </w:r>
    </w:p>
    <w:p w14:paraId="60E6BDFA" w14:textId="77777777" w:rsidR="00641F41" w:rsidRPr="00EA77BC" w:rsidRDefault="00641F41" w:rsidP="000C5921"/>
    <w:p w14:paraId="60E6BDFB" w14:textId="77777777" w:rsidR="00595E65" w:rsidRPr="00EA77BC" w:rsidRDefault="00595E65" w:rsidP="000C5921">
      <w:pPr>
        <w:autoSpaceDE w:val="0"/>
        <w:autoSpaceDN w:val="0"/>
        <w:adjustRightInd w:val="0"/>
      </w:pPr>
      <w:r w:rsidRPr="00EA77BC">
        <w:t xml:space="preserve">The </w:t>
      </w:r>
      <w:r w:rsidRPr="00EA77BC">
        <w:rPr>
          <w:i/>
          <w:iCs/>
        </w:rPr>
        <w:t xml:space="preserve">Standard Schedule Edit </w:t>
      </w:r>
      <w:r w:rsidR="005C544E" w:rsidRPr="00EA77BC">
        <w:t xml:space="preserve">[PSS SCHEDULE EDIT] </w:t>
      </w:r>
      <w:r w:rsidRPr="00EA77BC">
        <w:t>option allows the user to enter the outpatient expansion value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5C544E" w:rsidRPr="00EA77BC">
        <w:t xml:space="preserve"> (#8.1),</w:t>
      </w:r>
      <w:r w:rsidRPr="00EA77BC">
        <w:t xml:space="preserve"> PDM defaults to the value entered in the OUTPATIENT EXPANSION field</w:t>
      </w:r>
      <w:r w:rsidR="005C544E" w:rsidRPr="00EA77BC">
        <w:t xml:space="preserve"> (#8)</w:t>
      </w:r>
      <w:r w:rsidR="00FC40B2" w:rsidRPr="00EA77BC">
        <w:t xml:space="preserve">. </w:t>
      </w:r>
      <w:r w:rsidRPr="00EA77BC">
        <w:t xml:space="preserve">If no values exist in the OUTPATIENT EXPANSION </w:t>
      </w:r>
      <w:r w:rsidR="005C544E" w:rsidRPr="00EA77BC">
        <w:t xml:space="preserve">(#8) </w:t>
      </w:r>
      <w:r w:rsidRPr="00EA77BC">
        <w:t>and OTHER LANGUAGE EXPANSION fields</w:t>
      </w:r>
      <w:r w:rsidR="00C94DA4">
        <w:t xml:space="preserve"> </w:t>
      </w:r>
      <w:r w:rsidR="005C544E" w:rsidRPr="00EA77BC">
        <w:t>(#8.1),</w:t>
      </w:r>
      <w:r w:rsidRPr="00EA77BC">
        <w:t xml:space="preserve"> the system will not present default values for those fields to the user during CPRS or Outpatient Pharmacy prescription order processing. However, when building the SIG, Outpatient Pharmacy will default to the value the user input through Outpatient Pharmacy backdoor order entry</w:t>
      </w:r>
      <w:r w:rsidR="00FC40B2" w:rsidRPr="00EA77BC">
        <w:t xml:space="preserve">. </w:t>
      </w:r>
      <w:r w:rsidRPr="00EA77BC">
        <w:t>See Appendix C for a list of Spanish equivalents for some of the more common administration schedules.</w:t>
      </w:r>
    </w:p>
    <w:p w14:paraId="60E6BDFC" w14:textId="77777777" w:rsidR="00820A9B" w:rsidRPr="00EA77BC" w:rsidRDefault="00820A9B" w:rsidP="000C5921">
      <w:pPr>
        <w:autoSpaceDE w:val="0"/>
        <w:autoSpaceDN w:val="0"/>
        <w:adjustRightInd w:val="0"/>
      </w:pPr>
    </w:p>
    <w:p w14:paraId="60E6BDFD" w14:textId="77777777" w:rsidR="00595E65" w:rsidRPr="00EA77BC" w:rsidRDefault="0076180B" w:rsidP="001B3F39">
      <w:pPr>
        <w:autoSpaceDE w:val="0"/>
        <w:autoSpaceDN w:val="0"/>
        <w:adjustRightInd w:val="0"/>
        <w:ind w:left="864" w:hanging="819"/>
      </w:pPr>
      <w:r>
        <w:rPr>
          <w:noProof/>
          <w:position w:val="-4"/>
        </w:rPr>
        <w:drawing>
          <wp:inline distT="0" distB="0" distL="0" distR="0" wp14:anchorId="60E6DD6F" wp14:editId="60E6DD70">
            <wp:extent cx="508000" cy="406400"/>
            <wp:effectExtent l="0" t="0" r="0" b="0"/>
            <wp:docPr id="23" name="Picture 2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Note:</w:t>
      </w:r>
      <w:r w:rsidR="00595E65" w:rsidRPr="00EA77BC">
        <w:t xml:space="preserve"> A schedule name of OTHER is not allowed. This name is used to allow building a Day-of-Week and/or admin-time schedule in CPRS.</w:t>
      </w:r>
    </w:p>
    <w:p w14:paraId="60E6BDFE" w14:textId="77777777" w:rsidR="00595E65" w:rsidRPr="00EA77BC" w:rsidRDefault="00595E65" w:rsidP="001B3F39">
      <w:pPr>
        <w:autoSpaceDE w:val="0"/>
        <w:autoSpaceDN w:val="0"/>
        <w:adjustRightInd w:val="0"/>
      </w:pPr>
    </w:p>
    <w:p w14:paraId="60E6BDFF" w14:textId="77777777" w:rsidR="00595E65" w:rsidRPr="00EA77BC" w:rsidRDefault="00595E65" w:rsidP="001B3F39">
      <w:pPr>
        <w:pStyle w:val="ExampleHeading"/>
      </w:pPr>
      <w:bookmarkStart w:id="1867" w:name="_Toc14665906"/>
      <w:bookmarkStart w:id="1868" w:name="_Toc14666730"/>
      <w:bookmarkStart w:id="1869" w:name="_Toc14667185"/>
      <w:r w:rsidRPr="00EA77BC">
        <w:t xml:space="preserve">Example: </w:t>
      </w:r>
      <w:r w:rsidR="005C544E" w:rsidRPr="00EA77BC">
        <w:rPr>
          <w:i/>
        </w:rPr>
        <w:t>Standard Schedule Edit</w:t>
      </w:r>
      <w:r w:rsidR="005C544E" w:rsidRPr="00EA77BC">
        <w:t xml:space="preserve"> [PSS SCHEDULE EDIT] Option</w:t>
      </w:r>
      <w:bookmarkEnd w:id="1867"/>
      <w:bookmarkEnd w:id="1868"/>
      <w:bookmarkEnd w:id="1869"/>
    </w:p>
    <w:p w14:paraId="60E6BE00" w14:textId="77777777" w:rsidR="00595E65" w:rsidRPr="00EA77BC" w:rsidRDefault="00595E65" w:rsidP="001B3F39">
      <w:pPr>
        <w:pStyle w:val="Codeexample"/>
      </w:pPr>
      <w:r w:rsidRPr="00EA77BC">
        <w:t xml:space="preserve">Select Pharmacy Data Management Option: </w:t>
      </w:r>
      <w:r w:rsidRPr="00EA77BC">
        <w:rPr>
          <w:b/>
        </w:rPr>
        <w:t>STA</w:t>
      </w:r>
      <w:r w:rsidRPr="00EA77BC">
        <w:t>ndard Schedule Edit</w:t>
      </w:r>
    </w:p>
    <w:p w14:paraId="60E6BE01" w14:textId="77777777" w:rsidR="00595E65" w:rsidRPr="00EA77BC" w:rsidRDefault="00595E65" w:rsidP="001B3F39">
      <w:pPr>
        <w:pStyle w:val="Codeexample"/>
      </w:pPr>
    </w:p>
    <w:p w14:paraId="60E6BE02" w14:textId="77777777" w:rsidR="00595E65" w:rsidRPr="00EA77BC" w:rsidRDefault="00595E65" w:rsidP="001B3F39">
      <w:pPr>
        <w:pStyle w:val="Codeexample"/>
        <w:rPr>
          <w:rFonts w:cs="Courier New"/>
          <w:snapToGrid w:val="0"/>
        </w:rPr>
      </w:pPr>
      <w:r w:rsidRPr="00EA77BC">
        <w:rPr>
          <w:rFonts w:cs="Courier New"/>
          <w:snapToGrid w:val="0"/>
        </w:rPr>
        <w:t xml:space="preserve">Select ADMINISTRATION SCHEDULE: </w:t>
      </w:r>
      <w:r w:rsidRPr="00EA77BC">
        <w:rPr>
          <w:rFonts w:cs="Courier New"/>
          <w:b/>
          <w:bCs/>
          <w:snapToGrid w:val="0"/>
        </w:rPr>
        <w:t>BID</w:t>
      </w:r>
    </w:p>
    <w:p w14:paraId="60E6BE03" w14:textId="77777777" w:rsidR="00595E65" w:rsidRPr="00EA77BC" w:rsidRDefault="00595E65" w:rsidP="00CD4C83">
      <w:pPr>
        <w:pStyle w:val="Codeexample"/>
        <w:rPr>
          <w:rFonts w:cs="Courier New"/>
          <w:snapToGrid w:val="0"/>
        </w:rPr>
      </w:pPr>
    </w:p>
    <w:p w14:paraId="60E6BE04" w14:textId="77777777" w:rsidR="00595E65" w:rsidRPr="00EA77BC" w:rsidRDefault="00595E65" w:rsidP="00BA5F06">
      <w:pPr>
        <w:pStyle w:val="Codeexample"/>
        <w:rPr>
          <w:rFonts w:cs="Courier New"/>
          <w:snapToGrid w:val="0"/>
        </w:rPr>
      </w:pPr>
      <w:r w:rsidRPr="00EA77BC">
        <w:rPr>
          <w:rFonts w:cs="Courier New"/>
          <w:snapToGrid w:val="0"/>
        </w:rPr>
        <w:t xml:space="preserve">NAME: BID// </w:t>
      </w:r>
      <w:r w:rsidRPr="00EA77BC">
        <w:rPr>
          <w:rFonts w:cs="Courier New"/>
          <w:b/>
          <w:bCs/>
          <w:snapToGrid w:val="0"/>
        </w:rPr>
        <w:t>&lt;Enter&gt;</w:t>
      </w:r>
      <w:r w:rsidRPr="00EA77BC">
        <w:rPr>
          <w:rFonts w:cs="Courier New"/>
          <w:snapToGrid w:val="0"/>
        </w:rPr>
        <w:t xml:space="preserve"> </w:t>
      </w:r>
    </w:p>
    <w:p w14:paraId="60E6BE05" w14:textId="77777777" w:rsidR="00595E65" w:rsidRPr="00EA77BC" w:rsidRDefault="00595E65" w:rsidP="00BA5F06">
      <w:pPr>
        <w:pStyle w:val="Codeexample"/>
        <w:rPr>
          <w:rFonts w:cs="Courier New"/>
          <w:snapToGrid w:val="0"/>
        </w:rPr>
      </w:pPr>
      <w:r w:rsidRPr="00EA77BC">
        <w:rPr>
          <w:rFonts w:cs="Courier New"/>
          <w:snapToGrid w:val="0"/>
        </w:rPr>
        <w:t xml:space="preserve">OUTPATIENT EXPANSION: TWO TIMES A DAY// </w:t>
      </w:r>
      <w:r w:rsidRPr="00EA77BC">
        <w:rPr>
          <w:rFonts w:cs="Courier New"/>
          <w:b/>
          <w:bCs/>
          <w:snapToGrid w:val="0"/>
        </w:rPr>
        <w:t>&lt;Enter&gt;</w:t>
      </w:r>
      <w:r w:rsidRPr="00EA77BC">
        <w:rPr>
          <w:rFonts w:cs="Courier New"/>
          <w:snapToGrid w:val="0"/>
        </w:rPr>
        <w:t xml:space="preserve"> </w:t>
      </w:r>
    </w:p>
    <w:p w14:paraId="60E6BE06" w14:textId="77777777" w:rsidR="00595E65" w:rsidRPr="00EA77BC" w:rsidRDefault="00595E65" w:rsidP="00BA5F06">
      <w:pPr>
        <w:pStyle w:val="Codeexample"/>
        <w:rPr>
          <w:rFonts w:cs="Courier New"/>
          <w:snapToGrid w:val="0"/>
        </w:rPr>
      </w:pPr>
      <w:r w:rsidRPr="00EA77BC">
        <w:rPr>
          <w:rFonts w:cs="Courier New"/>
          <w:snapToGrid w:val="0"/>
        </w:rPr>
        <w:t xml:space="preserve">OTHER LANGUAGE EXPANSION: </w:t>
      </w:r>
      <w:r w:rsidRPr="00EA77BC">
        <w:rPr>
          <w:rFonts w:cs="Courier New"/>
          <w:b/>
          <w:bCs/>
          <w:snapToGrid w:val="0"/>
        </w:rPr>
        <w:t>DOS VECES AL DIA</w:t>
      </w:r>
      <w:r w:rsidRPr="00EA77BC">
        <w:rPr>
          <w:rFonts w:cs="Courier New"/>
          <w:snapToGrid w:val="0"/>
        </w:rPr>
        <w:t xml:space="preserve"> </w:t>
      </w:r>
    </w:p>
    <w:p w14:paraId="60E6BE07" w14:textId="77777777" w:rsidR="00595E65" w:rsidRPr="00EA77BC" w:rsidRDefault="00595E65" w:rsidP="0012128D">
      <w:pPr>
        <w:pStyle w:val="Codeexample"/>
        <w:rPr>
          <w:snapToGrid w:val="0"/>
        </w:rPr>
      </w:pPr>
      <w:r w:rsidRPr="00EA77BC">
        <w:rPr>
          <w:snapToGrid w:val="0"/>
        </w:rPr>
        <w:t xml:space="preserve">TYPE OF SCHEDULE: CONTINUOUS// </w:t>
      </w:r>
      <w:r w:rsidRPr="00EA77BC">
        <w:rPr>
          <w:b/>
          <w:bCs/>
          <w:snapToGrid w:val="0"/>
        </w:rPr>
        <w:t>&lt;Enter&gt;</w:t>
      </w:r>
      <w:r w:rsidRPr="00EA77BC">
        <w:rPr>
          <w:snapToGrid w:val="0"/>
        </w:rPr>
        <w:t xml:space="preserve"> </w:t>
      </w:r>
    </w:p>
    <w:p w14:paraId="60E6BE08" w14:textId="77777777" w:rsidR="00595E65" w:rsidRPr="00EA77BC" w:rsidRDefault="00595E65" w:rsidP="0012128D">
      <w:pPr>
        <w:pStyle w:val="Codeexample"/>
        <w:rPr>
          <w:rFonts w:cs="Courier New"/>
          <w:snapToGrid w:val="0"/>
        </w:rPr>
      </w:pPr>
      <w:r w:rsidRPr="00EA77BC">
        <w:rPr>
          <w:rFonts w:cs="Courier New"/>
          <w:snapToGrid w:val="0"/>
        </w:rPr>
        <w:t xml:space="preserve">STANDARD ADMINISTRATION TIMES: 0900-1700// </w:t>
      </w:r>
      <w:r w:rsidRPr="00EA77BC">
        <w:rPr>
          <w:rFonts w:cs="Courier New"/>
          <w:b/>
          <w:bCs/>
          <w:snapToGrid w:val="0"/>
        </w:rPr>
        <w:t>&lt;Enter&gt;</w:t>
      </w:r>
      <w:r w:rsidRPr="00EA77BC">
        <w:rPr>
          <w:rFonts w:cs="Courier New"/>
          <w:snapToGrid w:val="0"/>
        </w:rPr>
        <w:t xml:space="preserve"> </w:t>
      </w:r>
    </w:p>
    <w:p w14:paraId="60E6BE09" w14:textId="77777777" w:rsidR="00595E65" w:rsidRPr="00EA77BC" w:rsidRDefault="00595E65" w:rsidP="0005137D">
      <w:pPr>
        <w:pStyle w:val="Codeexample"/>
        <w:rPr>
          <w:snapToGrid w:val="0"/>
        </w:rPr>
      </w:pPr>
      <w:r w:rsidRPr="00EA77BC">
        <w:rPr>
          <w:snapToGrid w:val="0"/>
        </w:rPr>
        <w:t xml:space="preserve">FREQUENCY (IN MINUTES): 720// </w:t>
      </w:r>
      <w:r w:rsidRPr="00EA77BC">
        <w:rPr>
          <w:b/>
          <w:bCs/>
          <w:snapToGrid w:val="0"/>
        </w:rPr>
        <w:t>&lt;Enter&gt;</w:t>
      </w:r>
    </w:p>
    <w:p w14:paraId="60E6BE0A" w14:textId="77777777" w:rsidR="00595E65" w:rsidRPr="00EA77BC" w:rsidRDefault="00595E65" w:rsidP="0005137D">
      <w:pPr>
        <w:pStyle w:val="Codeexample"/>
      </w:pPr>
    </w:p>
    <w:p w14:paraId="60E6BE0B" w14:textId="77777777" w:rsidR="00595E65" w:rsidRPr="00EA77BC" w:rsidRDefault="00595E65" w:rsidP="00EB241E">
      <w:pPr>
        <w:pStyle w:val="Codeexample"/>
        <w:rPr>
          <w:rFonts w:cs="Courier New"/>
          <w:b/>
          <w:bCs/>
        </w:rPr>
      </w:pPr>
      <w:r w:rsidRPr="00EA77BC">
        <w:t>Select WARD ADMINISTRATION SCHEDULE:</w:t>
      </w:r>
      <w:r w:rsidRPr="00EA77BC">
        <w:rPr>
          <w:b/>
          <w:bCs/>
        </w:rPr>
        <w:t xml:space="preserve"> </w:t>
      </w:r>
      <w:r w:rsidRPr="00EA77BC">
        <w:rPr>
          <w:rFonts w:cs="Courier New"/>
          <w:b/>
          <w:bCs/>
        </w:rPr>
        <w:t>&lt;Enter&gt;</w:t>
      </w:r>
    </w:p>
    <w:p w14:paraId="60E6BE0C" w14:textId="77777777" w:rsidR="00595E65" w:rsidRPr="00EA77BC" w:rsidRDefault="00595E65" w:rsidP="005C4F1E">
      <w:pPr>
        <w:pStyle w:val="Header"/>
        <w:tabs>
          <w:tab w:val="clear" w:pos="4320"/>
          <w:tab w:val="clear" w:pos="8640"/>
        </w:tabs>
        <w:rPr>
          <w:sz w:val="24"/>
        </w:rPr>
      </w:pPr>
    </w:p>
    <w:p w14:paraId="60E6BE0D" w14:textId="77777777" w:rsidR="003537BF" w:rsidRPr="00EA77BC" w:rsidRDefault="003537BF" w:rsidP="000128D8">
      <w:r w:rsidRPr="00EA77BC">
        <w:t xml:space="preserve">PSS*1*160 enhances the </w:t>
      </w:r>
      <w:r w:rsidRPr="005A7C4D">
        <w:rPr>
          <w:i/>
        </w:rPr>
        <w:t>Standard Schedule Edit</w:t>
      </w:r>
      <w:r w:rsidR="005A7C4D">
        <w:t xml:space="preserve"> [PSS SCHEDULE EDIT]</w:t>
      </w:r>
      <w:r w:rsidRPr="00EA77BC">
        <w:t xml:space="preserve"> option to allow editing of two new dosing exclusion fields that were added to the ADMINISTRATION SCHEDULE file (#51.1) in MOCHA v2.0.</w:t>
      </w:r>
      <w:bookmarkStart w:id="1870" w:name="p104"/>
      <w:bookmarkEnd w:id="1870"/>
      <w:r w:rsidRPr="00EA77BC">
        <w:t xml:space="preserve"> The two new fields are EXCLUDE FROM ALL DOSING CHECKS field (#9) and EXCLUDE FROM DAILY DOSE CHECK field (#10). </w:t>
      </w:r>
    </w:p>
    <w:p w14:paraId="60E6BE0E" w14:textId="77777777" w:rsidR="003537BF" w:rsidRPr="00EA77BC" w:rsidRDefault="003537BF" w:rsidP="000128D8"/>
    <w:p w14:paraId="60E6BE0F" w14:textId="77777777" w:rsidR="003537BF" w:rsidRPr="00EA77BC" w:rsidRDefault="003537BF" w:rsidP="00EA77BC">
      <w:r w:rsidRPr="00EA77BC">
        <w:t xml:space="preserve">The EXCLUDE FROM DAILY DOSE CHECK field (#10) allows a user to exclude a standard schedule from the Daily Dose Range check. If a schedule is entered for a medication order that has this field set to ‘Yes’, no Daily Dose Range check will be performed on the drug within the order. The Maximum Single Dose order check will still be performed. </w:t>
      </w:r>
    </w:p>
    <w:p w14:paraId="60E6BE10" w14:textId="77777777" w:rsidR="003537BF" w:rsidRPr="00EA77BC" w:rsidRDefault="003537BF" w:rsidP="00EA77BC"/>
    <w:p w14:paraId="60E6BE11" w14:textId="77777777" w:rsidR="003537BF" w:rsidRPr="00EA77BC" w:rsidRDefault="0076180B" w:rsidP="00EA77BC">
      <w:pPr>
        <w:ind w:left="810" w:hanging="810"/>
      </w:pPr>
      <w:r>
        <w:rPr>
          <w:noProof/>
          <w:position w:val="-4"/>
        </w:rPr>
        <w:drawing>
          <wp:inline distT="0" distB="0" distL="0" distR="0" wp14:anchorId="60E6DD71" wp14:editId="60E6DD72">
            <wp:extent cx="508000" cy="406400"/>
            <wp:effectExtent l="0" t="0" r="0" b="0"/>
            <wp:docPr id="24" name="Picture 2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3537BF" w:rsidRPr="00EA77BC">
        <w:rPr>
          <w:b/>
        </w:rPr>
        <w:t>Note:</w:t>
      </w:r>
      <w:r w:rsidR="003537BF" w:rsidRPr="00EA77BC">
        <w:t xml:space="preserve"> The Daily Dose Range check will be implemented in a future version of MOCHA. The Maximum Single Dose order check is introduced with MOCHA v 2.0.</w:t>
      </w:r>
    </w:p>
    <w:p w14:paraId="60E6BE12" w14:textId="77777777" w:rsidR="003537BF" w:rsidRPr="00EA77BC" w:rsidRDefault="003537BF" w:rsidP="00EA77BC"/>
    <w:p w14:paraId="60E6BE13" w14:textId="77777777" w:rsidR="003537BF" w:rsidRPr="00EA77BC" w:rsidRDefault="003537BF" w:rsidP="00EA77BC">
      <w:r w:rsidRPr="00EA77BC">
        <w:t xml:space="preserve">If the schedule being edited has a schedule type of ON CALL or ONE TIME, the EXCLUDE FROM DAILY DOSE CHECK prompt will not be displayed. If the EXCLUDE FROM ALL DOSING CHECKS field (#9) is set to YES, the EXCLUDE FROM DAILY DOSE CHECK field (#10) will not be displayed for editing. </w:t>
      </w:r>
    </w:p>
    <w:p w14:paraId="60E6BE14" w14:textId="77777777" w:rsidR="003537BF" w:rsidRPr="00EA77BC" w:rsidRDefault="003537BF" w:rsidP="00EA77BC"/>
    <w:p w14:paraId="60E6BE15" w14:textId="77777777" w:rsidR="003537BF" w:rsidRPr="00EA77BC" w:rsidRDefault="003537BF" w:rsidP="00EA77BC">
      <w:pPr>
        <w:pStyle w:val="Example"/>
      </w:pPr>
      <w:r w:rsidRPr="00EA77BC">
        <w:t>Example 1: Both fields displayed for editing</w:t>
      </w:r>
    </w:p>
    <w:p w14:paraId="60E6BE1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17" w14:textId="77777777" w:rsidR="003537BF" w:rsidRPr="00EA77BC" w:rsidRDefault="003537BF" w:rsidP="00EA77BC">
      <w:pPr>
        <w:shd w:val="clear" w:color="auto" w:fill="E6E6E6"/>
        <w:ind w:left="374"/>
        <w:rPr>
          <w:rFonts w:ascii="Courier New" w:hAnsi="Courier New"/>
          <w:color w:val="000000"/>
          <w:sz w:val="16"/>
        </w:rPr>
      </w:pPr>
    </w:p>
    <w:p w14:paraId="60E6BE18"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BID</w:t>
      </w:r>
    </w:p>
    <w:p w14:paraId="60E6BE1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1   BID    09-17</w:t>
      </w:r>
    </w:p>
    <w:p w14:paraId="60E6BE1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2   BID PRN    </w:t>
      </w:r>
    </w:p>
    <w:p w14:paraId="60E6BE1B"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3   BID-AM    01</w:t>
      </w:r>
    </w:p>
    <w:p w14:paraId="60E6BE1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4   BID-NOON    12</w:t>
      </w:r>
    </w:p>
    <w:p w14:paraId="60E6BE1D"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5   BID-PRN    </w:t>
      </w:r>
    </w:p>
    <w:p w14:paraId="60E6BE1E"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Press &lt;RETURN&gt; to see more, '^' to exit this list, OR</w:t>
      </w:r>
    </w:p>
    <w:p w14:paraId="60E6BE1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CHOOSE 1-5: 1      09-17</w:t>
      </w:r>
    </w:p>
    <w:p w14:paraId="60E6BE20"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NAME: BID// </w:t>
      </w:r>
    </w:p>
    <w:p w14:paraId="60E6BE2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TWICE A DAY// </w:t>
      </w:r>
    </w:p>
    <w:p w14:paraId="60E6BE2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2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CONTINUOUS// </w:t>
      </w:r>
    </w:p>
    <w:p w14:paraId="60E6BE24"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25"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DAILY DOSE CHECK: </w:t>
      </w:r>
    </w:p>
    <w:p w14:paraId="60E6BE2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FREQUENCY (IN MINUTES): 720// </w:t>
      </w:r>
    </w:p>
    <w:p w14:paraId="60E6BE27"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The schedule entered equals 12 hours.</w:t>
      </w:r>
    </w:p>
    <w:p w14:paraId="60E6BE28" w14:textId="77777777" w:rsidR="003537BF" w:rsidRPr="00EA77BC" w:rsidRDefault="003537BF" w:rsidP="00EA77BC">
      <w:pPr>
        <w:shd w:val="clear" w:color="auto" w:fill="E6E6E6"/>
        <w:ind w:left="374"/>
        <w:rPr>
          <w:rFonts w:ascii="Courier New" w:hAnsi="Courier New"/>
          <w:color w:val="000000"/>
          <w:sz w:val="16"/>
        </w:rPr>
      </w:pPr>
    </w:p>
    <w:p w14:paraId="60E6BE2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STANDARD ADMINISTRATION TIMES: 09-17// </w:t>
      </w:r>
    </w:p>
    <w:p w14:paraId="60E6BE2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Select WARD: </w:t>
      </w:r>
    </w:p>
    <w:p w14:paraId="60E6BE2B" w14:textId="77777777" w:rsidR="003537BF" w:rsidRPr="00EA77BC" w:rsidRDefault="003537BF" w:rsidP="00EA77BC">
      <w:pPr>
        <w:shd w:val="clear" w:color="auto" w:fill="E6E6E6"/>
        <w:ind w:left="374"/>
        <w:rPr>
          <w:rFonts w:ascii="Courier New" w:hAnsi="Courier New"/>
          <w:color w:val="000000"/>
          <w:sz w:val="16"/>
        </w:rPr>
      </w:pPr>
    </w:p>
    <w:p w14:paraId="60E6BE2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2D" w14:textId="77777777" w:rsidR="003537BF" w:rsidRPr="00EA77BC" w:rsidRDefault="003537BF" w:rsidP="00EA77BC"/>
    <w:p w14:paraId="60E6BE2E" w14:textId="77777777" w:rsidR="003537BF" w:rsidRPr="00EA77BC" w:rsidRDefault="003537BF" w:rsidP="00EA77BC">
      <w:pPr>
        <w:pStyle w:val="Example"/>
      </w:pPr>
      <w:r w:rsidRPr="00EA77BC">
        <w:t>Example 2:  One-time Schedule displayed for editing</w:t>
      </w:r>
    </w:p>
    <w:p w14:paraId="60E6BE2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30" w14:textId="77777777" w:rsidR="003537BF" w:rsidRPr="00EA77BC" w:rsidRDefault="003537BF" w:rsidP="00EA77BC">
      <w:pPr>
        <w:shd w:val="clear" w:color="auto" w:fill="E6E6E6"/>
        <w:ind w:left="374"/>
        <w:rPr>
          <w:rFonts w:ascii="Courier New" w:hAnsi="Courier New"/>
          <w:color w:val="000000"/>
          <w:sz w:val="16"/>
        </w:rPr>
      </w:pPr>
    </w:p>
    <w:p w14:paraId="60E6BE3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one-t</w:t>
      </w:r>
    </w:p>
    <w:p w14:paraId="60E6BE3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Are you adding 'ONE-T' as a new ADMINISTRATION SCHEDULE (the 103RD)? No// n</w:t>
      </w:r>
    </w:p>
    <w:p w14:paraId="60E6BE3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(No) ??</w:t>
      </w:r>
    </w:p>
    <w:p w14:paraId="60E6BE34" w14:textId="77777777" w:rsidR="003537BF" w:rsidRPr="00EA77BC" w:rsidRDefault="003537BF" w:rsidP="00EA77BC">
      <w:pPr>
        <w:shd w:val="clear" w:color="auto" w:fill="E6E6E6"/>
        <w:ind w:left="374"/>
        <w:rPr>
          <w:rFonts w:ascii="Courier New" w:hAnsi="Courier New"/>
          <w:color w:val="000000"/>
          <w:sz w:val="16"/>
        </w:rPr>
      </w:pPr>
    </w:p>
    <w:p w14:paraId="60E6BE35" w14:textId="77777777" w:rsidR="003537BF" w:rsidRPr="00EA77BC" w:rsidRDefault="003537BF" w:rsidP="00EA77BC">
      <w:pPr>
        <w:keepNext/>
        <w:shd w:val="clear" w:color="auto" w:fill="E6E6E6"/>
        <w:ind w:left="374"/>
        <w:rPr>
          <w:rFonts w:ascii="Courier New" w:hAnsi="Courier New"/>
          <w:color w:val="000000"/>
          <w:sz w:val="16"/>
        </w:rPr>
      </w:pPr>
      <w:r w:rsidRPr="00EA77BC">
        <w:rPr>
          <w:rFonts w:ascii="Courier New" w:hAnsi="Courier New"/>
          <w:color w:val="000000"/>
          <w:sz w:val="16"/>
        </w:rPr>
        <w:t xml:space="preserve">Select ADMINISTRATION SCHEDULE: now      ONE-TIME  </w:t>
      </w:r>
    </w:p>
    <w:p w14:paraId="60E6BE36" w14:textId="77777777" w:rsidR="003537BF" w:rsidRPr="00EA77BC" w:rsidRDefault="003537BF" w:rsidP="00EB241E">
      <w:pPr>
        <w:shd w:val="clear" w:color="auto" w:fill="E6E6E6"/>
        <w:ind w:left="374"/>
        <w:rPr>
          <w:rFonts w:ascii="Courier New" w:hAnsi="Courier New"/>
          <w:color w:val="000000"/>
          <w:sz w:val="16"/>
        </w:rPr>
      </w:pPr>
      <w:r w:rsidRPr="00EA77BC">
        <w:rPr>
          <w:rFonts w:ascii="Courier New" w:hAnsi="Courier New"/>
          <w:color w:val="000000"/>
          <w:sz w:val="16"/>
        </w:rPr>
        <w:t xml:space="preserve">NAME: NOW// </w:t>
      </w:r>
    </w:p>
    <w:p w14:paraId="60E6BE37" w14:textId="77777777" w:rsidR="003537BF" w:rsidRPr="00EA77BC" w:rsidRDefault="003537BF" w:rsidP="005C4F1E">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w:t>
      </w:r>
    </w:p>
    <w:p w14:paraId="60E6BE38"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39"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ONE-TIME// </w:t>
      </w:r>
    </w:p>
    <w:p w14:paraId="60E6BE3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3B" w14:textId="77777777" w:rsidR="003537BF" w:rsidRPr="00EA77BC" w:rsidRDefault="003537BF" w:rsidP="00EA77BC">
      <w:pPr>
        <w:shd w:val="clear" w:color="auto" w:fill="E6E6E6"/>
        <w:ind w:left="374"/>
        <w:rPr>
          <w:rFonts w:ascii="Courier New" w:hAnsi="Courier New"/>
          <w:color w:val="000000"/>
          <w:sz w:val="16"/>
        </w:rPr>
      </w:pPr>
    </w:p>
    <w:p w14:paraId="60E6BE3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3D" w14:textId="77777777" w:rsidR="005C544E" w:rsidRDefault="005C544E" w:rsidP="00EA77BC">
      <w:pPr>
        <w:pStyle w:val="Header"/>
        <w:tabs>
          <w:tab w:val="clear" w:pos="4320"/>
          <w:tab w:val="clear" w:pos="8640"/>
        </w:tabs>
        <w:rPr>
          <w:sz w:val="24"/>
          <w:lang w:val="en-US"/>
        </w:rPr>
      </w:pPr>
    </w:p>
    <w:p w14:paraId="60E6BE3E" w14:textId="77777777" w:rsidR="006F7EDF" w:rsidRDefault="006F7EDF" w:rsidP="006F7EDF">
      <w:pPr>
        <w:autoSpaceDE w:val="0"/>
        <w:autoSpaceDN w:val="0"/>
        <w:adjustRightInd w:val="0"/>
      </w:pPr>
      <w:bookmarkStart w:id="1871" w:name="page_129"/>
      <w:bookmarkEnd w:id="1871"/>
      <w:r w:rsidRPr="00022732">
        <w:t xml:space="preserve">Patch PSS*1*201 adds three new fields to the </w:t>
      </w:r>
      <w:r w:rsidRPr="008237FC">
        <w:rPr>
          <w:i/>
        </w:rPr>
        <w:t>Standard Schedule Edit</w:t>
      </w:r>
      <w:r w:rsidRPr="00022732">
        <w:t xml:space="preserve"> [PSS SCHEDULE EDIT</w:t>
      </w:r>
      <w:r w:rsidRPr="00DF5DB8">
        <w:t xml:space="preserve">] option. The </w:t>
      </w:r>
      <w:r w:rsidRPr="008237FC">
        <w:t>DOSING CHECK FREQUENCY field (#11</w:t>
      </w:r>
      <w:r w:rsidRPr="00022732">
        <w:t xml:space="preserve">) </w:t>
      </w:r>
      <w:r w:rsidRPr="008237FC">
        <w:t>allows a user to enter a specific format pattern to represent the frequency such as ‘X#D’, where ‘#’ represents a 1-2 character numeric value.  The DOSING CHECK FREQUENCY field takes priority over all other fields/values when determining frequency for the Max Daily Dose Order Check.</w:t>
      </w:r>
      <w:r>
        <w:t xml:space="preserve"> If the DOSING CHECK FREQUENCY value is not used, the FREQUENCY (IN MINUTES) value will be used for the Max Daily Dose Order Check. When determining frequency, the ADMINISTRATION SCHEDULE File (#51.1) will take precedence over the MEDICATION INSTRUCTION File (#51) for outpatient medication orders. Only the ADMINISTRATION SCHEDULE File (#51.1) will be utilized to determine a frequency value for inpatient medication orders. </w:t>
      </w:r>
    </w:p>
    <w:p w14:paraId="60E6BE3F" w14:textId="77777777" w:rsidR="006F7EDF" w:rsidRPr="0053727B" w:rsidRDefault="006F7EDF" w:rsidP="006F7EDF">
      <w:pPr>
        <w:autoSpaceDE w:val="0"/>
        <w:autoSpaceDN w:val="0"/>
        <w:adjustRightInd w:val="0"/>
      </w:pPr>
    </w:p>
    <w:p w14:paraId="60E6BE40" w14:textId="77777777" w:rsidR="006F7EDF" w:rsidRDefault="006F7EDF" w:rsidP="006F7EDF">
      <w:pPr>
        <w:autoSpaceDE w:val="0"/>
        <w:autoSpaceDN w:val="0"/>
        <w:adjustRightInd w:val="0"/>
      </w:pPr>
      <w:r w:rsidRPr="00A00D73">
        <w:t>The DRUG(S) FOR DOSING CHK FREQ field (#</w:t>
      </w:r>
      <w:r w:rsidRPr="008974B4">
        <w:t>11.1) is a multiple field that allows for dispense drugs from the DRUG file (#50) to be associated wi</w:t>
      </w:r>
      <w:r w:rsidRPr="0050557A">
        <w:t xml:space="preserve">th the DOSING CHECK FREQUENCY field (#32) value within the </w:t>
      </w:r>
      <w:r w:rsidRPr="001F587A">
        <w:t>ADMINISTRATION SCHEDULE</w:t>
      </w:r>
      <w:r w:rsidRPr="008151E2">
        <w:t xml:space="preserve"> file (#51.1).  When a value is entered in the DOSING CHECK FREQUENCY field and NO drug(s) is entered in this field, the Max Daily Dose Order Check will use the value in the </w:t>
      </w:r>
      <w:r w:rsidRPr="001A7F57">
        <w:t xml:space="preserve">DOSING CHECK FREQUENCY field to derive a frequency for all orders that have that </w:t>
      </w:r>
      <w:r w:rsidRPr="00E12CB7">
        <w:t>schedule</w:t>
      </w:r>
      <w:r w:rsidRPr="00D14D81">
        <w:t>. When a value is entered for DOSING CHECK FREQUENCY and a drug(s) is entered in this field, the Max Daily Dose Order C</w:t>
      </w:r>
      <w:r w:rsidRPr="00E60D86">
        <w:t xml:space="preserve">heck will ONLY use the value in DOSING CHECK FREQUENCY to derive a frequency if the order that has that </w:t>
      </w:r>
      <w:r w:rsidRPr="000730BC">
        <w:t>schedule</w:t>
      </w:r>
      <w:r w:rsidRPr="00F24ABD">
        <w:t xml:space="preserve"> also matches one of the drug(s) entered.  If the drug found in the orde</w:t>
      </w:r>
      <w:r w:rsidRPr="00A21476">
        <w:t xml:space="preserve">r does not match a drug listed in the DRUG(S) FOR DOSING CHK FREQ field, then the value of the DOSING CHECK FREQUENCY will not be used for the Max Daily Dose Order Check to derive a frequency.  </w:t>
      </w:r>
    </w:p>
    <w:p w14:paraId="60E6BE41" w14:textId="77777777" w:rsidR="006F7EDF" w:rsidRDefault="006F7EDF" w:rsidP="006F7EDF"/>
    <w:p w14:paraId="60E6BE42" w14:textId="77777777" w:rsidR="006F7EDF" w:rsidRPr="008237FC" w:rsidRDefault="006F7EDF" w:rsidP="006F7EDF">
      <w:pPr>
        <w:pStyle w:val="ExampleHeading"/>
        <w:rPr>
          <w:lang w:val="en-US"/>
        </w:rPr>
      </w:pPr>
      <w:r w:rsidRPr="00EA77BC">
        <w:t xml:space="preserve">Example: </w:t>
      </w:r>
      <w:r w:rsidRPr="00EA77BC">
        <w:rPr>
          <w:i/>
        </w:rPr>
        <w:t>Standard Schedule Edit</w:t>
      </w:r>
      <w:r w:rsidRPr="00EA77BC">
        <w:t xml:space="preserve"> [PSS SCHEDULE EDIT] Option</w:t>
      </w:r>
    </w:p>
    <w:p w14:paraId="60E6BE43" w14:textId="77777777" w:rsidR="006F7EDF" w:rsidRDefault="006F7EDF" w:rsidP="006F7EDF">
      <w:pPr>
        <w:autoSpaceDE w:val="0"/>
        <w:autoSpaceDN w:val="0"/>
        <w:adjustRightInd w:val="0"/>
        <w:rPr>
          <w:rFonts w:ascii="Courier New" w:hAnsi="Courier New" w:cs="Courier New"/>
          <w:sz w:val="16"/>
          <w:szCs w:val="16"/>
        </w:rPr>
      </w:pPr>
    </w:p>
    <w:p w14:paraId="60E6BE44"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Pharmacy Data Management &lt;TEST ACCOUNT&gt; Option: STANDard Schedule Managem</w:t>
      </w:r>
      <w:r w:rsidRPr="00DF5DB8">
        <w:rPr>
          <w:rFonts w:ascii="Courier New" w:hAnsi="Courier New" w:cs="Courier New"/>
          <w:sz w:val="16"/>
          <w:szCs w:val="16"/>
        </w:rPr>
        <w:t>ent</w:t>
      </w:r>
    </w:p>
    <w:p w14:paraId="60E6BE45"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6"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Standard Schedule Management &lt;TEST ACCOUNT</w:t>
      </w:r>
      <w:r w:rsidRPr="00DF5DB8">
        <w:rPr>
          <w:rFonts w:ascii="Courier New" w:hAnsi="Courier New" w:cs="Courier New"/>
          <w:sz w:val="16"/>
          <w:szCs w:val="16"/>
        </w:rPr>
        <w:t>&gt; Option: STANdard Schedule Edi</w:t>
      </w:r>
      <w:r w:rsidRPr="00533B4F">
        <w:rPr>
          <w:rFonts w:ascii="Courier New" w:hAnsi="Courier New" w:cs="Courier New"/>
          <w:sz w:val="16"/>
          <w:szCs w:val="16"/>
        </w:rPr>
        <w:t>t</w:t>
      </w:r>
    </w:p>
    <w:p w14:paraId="60E6BE47"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8"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ADMINISTRATION SCHEDULE: MO-WE-FR      09</w:t>
      </w:r>
    </w:p>
    <w:p w14:paraId="60E6BE49"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NAME: MO-WE-FR// </w:t>
      </w:r>
    </w:p>
    <w:p w14:paraId="60E6BE4A"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OUTPATIENT EXPANSION: </w:t>
      </w:r>
    </w:p>
    <w:p w14:paraId="60E6BE4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OTHER LANGUAGE EXPANSION: </w:t>
      </w:r>
    </w:p>
    <w:p w14:paraId="60E6BE4C"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Select OLD SCHEDULE NAME(S): </w:t>
      </w:r>
    </w:p>
    <w:p w14:paraId="60E6BE4D"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INACTIVE: </w:t>
      </w:r>
    </w:p>
    <w:p w14:paraId="60E6BE4E"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TYPE OF SCHEDULE: DAY OF THE WEEK// </w:t>
      </w:r>
    </w:p>
    <w:p w14:paraId="60E6BE4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ALL DOSING CHECKS: </w:t>
      </w:r>
    </w:p>
    <w:p w14:paraId="60E6BE5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DAILY DOSE CHECK: </w:t>
      </w:r>
    </w:p>
    <w:p w14:paraId="60E6BE5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E5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E5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E5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E5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E5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E5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E5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E6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E6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E6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schedule.  In some  </w:t>
      </w:r>
    </w:p>
    <w:p w14:paraId="60E6BE6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cases an 'X' (symbol for 'times') must be entered as the first </w:t>
      </w:r>
    </w:p>
    <w:p w14:paraId="60E6BE6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E6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  </w:t>
      </w:r>
    </w:p>
    <w:p w14:paraId="60E6BE6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E6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schedule translation for the possible formats.  Enter the</w:t>
      </w:r>
    </w:p>
    <w:p w14:paraId="60E6BE6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dosing check frequency in one of the following specified formats (#</w:t>
      </w:r>
    </w:p>
    <w:p w14:paraId="60E6BE6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represents a whole number): </w:t>
      </w:r>
    </w:p>
    <w:p w14:paraId="60E6BE6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E6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E7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E7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E7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X#D [times per day, such as 17 times per day] </w:t>
      </w:r>
    </w:p>
    <w:p w14:paraId="60E6BE7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E7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E7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E7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X3W// </w:t>
      </w:r>
    </w:p>
    <w:p w14:paraId="60E6BE7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DRUG(S) FOR DOSING CHK FREQ: EPOETIN ALFA,RECOMBINANT 10000UNT/ML INJ</w:t>
      </w:r>
    </w:p>
    <w:p w14:paraId="60E6BE7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 ?</w:t>
      </w:r>
    </w:p>
    <w:p w14:paraId="60E6BE8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DRUG(S) FOR DOSING CHK FREQ:</w:t>
      </w:r>
    </w:p>
    <w:p w14:paraId="60E6BE8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EPOETIN ALFA,RECOMBINANT 10000UNT/ML INJ   </w:t>
      </w:r>
    </w:p>
    <w:p w14:paraId="60E6BE8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E8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14:paraId="60E6BE8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E8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E8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E8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E8A"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E8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DRUG(S) FOR DOSING CHK FREQ: EPOETIN ALFA,RECOMBINANT 10000UNT/ML INJ</w:t>
      </w:r>
    </w:p>
    <w:p w14:paraId="60E6BE8C"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         // ?</w:t>
      </w:r>
      <w:r>
        <w:rPr>
          <w:rFonts w:ascii="Courier New" w:hAnsi="Courier New" w:cs="Courier New"/>
          <w:sz w:val="16"/>
          <w:szCs w:val="16"/>
        </w:rPr>
        <w:t>?</w:t>
      </w:r>
    </w:p>
    <w:p w14:paraId="60E6BE8D" w14:textId="77777777" w:rsidR="006F7EDF" w:rsidRPr="008237FC" w:rsidRDefault="00B0342C" w:rsidP="00B0342C">
      <w:pPr>
        <w:shd w:val="clear" w:color="auto" w:fill="D9D9D9"/>
        <w:tabs>
          <w:tab w:val="left" w:pos="720"/>
        </w:tabs>
        <w:rPr>
          <w:rFonts w:ascii="Courier New" w:hAnsi="Courier New" w:cs="Courier New"/>
          <w:sz w:val="16"/>
          <w:szCs w:val="16"/>
        </w:rPr>
      </w:pPr>
      <w:r>
        <w:rPr>
          <w:rFonts w:ascii="Courier New" w:hAnsi="Courier New" w:cs="Courier New"/>
          <w:sz w:val="16"/>
          <w:szCs w:val="16"/>
        </w:rPr>
        <w:tab/>
      </w:r>
      <w:r w:rsidR="006F7EDF" w:rsidRPr="008237FC">
        <w:rPr>
          <w:rFonts w:ascii="Courier New" w:hAnsi="Courier New" w:cs="Courier New"/>
          <w:sz w:val="16"/>
          <w:szCs w:val="16"/>
        </w:rPr>
        <w:t>You may enter a new DRUG(S) FOR DOSING CHK FREQ, if you wish</w:t>
      </w:r>
    </w:p>
    <w:p w14:paraId="60E6BE8E"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 xml:space="preserve">         </w:t>
      </w:r>
    </w:p>
    <w:p w14:paraId="60E6BE8F"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E90"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(#11) field value within</w:t>
      </w:r>
    </w:p>
    <w:p w14:paraId="60E6BE91"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the ADMINISTRATION SCHEDULE (#51.1) file.</w:t>
      </w:r>
    </w:p>
    <w:p w14:paraId="60E6BE92" w14:textId="77777777" w:rsidR="006F7EDF" w:rsidRPr="008237FC" w:rsidRDefault="006F7EDF" w:rsidP="00B0342C">
      <w:pPr>
        <w:shd w:val="clear" w:color="auto" w:fill="D9D9D9"/>
        <w:rPr>
          <w:rFonts w:ascii="Courier New" w:hAnsi="Courier New" w:cs="Courier New"/>
          <w:sz w:val="16"/>
          <w:szCs w:val="16"/>
        </w:rPr>
      </w:pPr>
    </w:p>
    <w:p w14:paraId="60E6BE93"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E94"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FREQ:",the dosing check will</w:t>
      </w:r>
    </w:p>
    <w:p w14:paraId="60E6BE95"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E96"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schedule.</w:t>
      </w:r>
    </w:p>
    <w:p w14:paraId="60E6BE97" w14:textId="77777777" w:rsidR="006F7EDF" w:rsidRPr="008237FC" w:rsidRDefault="006F7EDF" w:rsidP="00B0342C">
      <w:pPr>
        <w:shd w:val="clear" w:color="auto" w:fill="D9D9D9"/>
        <w:rPr>
          <w:rFonts w:ascii="Courier New" w:hAnsi="Courier New" w:cs="Courier New"/>
          <w:sz w:val="16"/>
          <w:szCs w:val="16"/>
        </w:rPr>
      </w:pPr>
    </w:p>
    <w:p w14:paraId="60E6BE98"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E99"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E9A"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 a</w:t>
      </w:r>
    </w:p>
    <w:p w14:paraId="60E6BE9B"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frequency if the order that has that schedule also matches one of the</w:t>
      </w:r>
    </w:p>
    <w:p w14:paraId="60E6BE9C"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drug(s) entered. If the drug found in the order does not match a drug</w:t>
      </w:r>
    </w:p>
    <w:p w14:paraId="60E6BE9D"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listed in the DRUG(S) FOR DOSING CHK FREQ field, then the value of the</w:t>
      </w:r>
    </w:p>
    <w:p w14:paraId="60E6BE9E" w14:textId="77777777" w:rsidR="006F7EDF" w:rsidRPr="00A00D73"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DOSING CHECK FREQUENCY will not be used for the Daily Dose Order Check.</w:t>
      </w:r>
    </w:p>
    <w:p w14:paraId="60E6BE9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STANDARD ADMINISTRATION TIMES: 09// </w:t>
      </w:r>
    </w:p>
    <w:p w14:paraId="60E6BEA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WARD:</w:t>
      </w:r>
    </w:p>
    <w:p w14:paraId="60E6BEA1" w14:textId="77777777" w:rsidR="006F7EDF" w:rsidRDefault="006F7EDF" w:rsidP="006F7EDF"/>
    <w:p w14:paraId="60E6BEA2" w14:textId="77777777" w:rsidR="006F7EDF" w:rsidRDefault="006F7EDF" w:rsidP="006F7EDF">
      <w:pPr>
        <w:spacing w:after="200" w:line="276" w:lineRule="auto"/>
      </w:pPr>
      <w:r w:rsidRPr="00A15D12">
        <w:t xml:space="preserve">If the schedule being edited has a schedule type of ON CALL or ONE-TIME, </w:t>
      </w:r>
      <w:r>
        <w:t xml:space="preserve">or has </w:t>
      </w:r>
      <w:r w:rsidRPr="00A15D12">
        <w:t xml:space="preserve">a value of ‘Yes’ entered in the EXCLUDE FROM ALL DOSING CHECKS field (#9) or EXCLUDE FROM DAILY DOSE CHECK field (#10), the DOSING CHECK FREQUENCY </w:t>
      </w:r>
      <w:r>
        <w:t xml:space="preserve">and DRUG(S) FOR DOSING CHK FREQ </w:t>
      </w:r>
      <w:r w:rsidRPr="00A15D12">
        <w:t>prompt</w:t>
      </w:r>
      <w:r>
        <w:t>s</w:t>
      </w:r>
      <w:r w:rsidRPr="00A15D12">
        <w:t xml:space="preserve"> will not be displayed.</w:t>
      </w:r>
    </w:p>
    <w:p w14:paraId="60E6BEA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A4" w14:textId="77777777" w:rsidR="006F7EDF" w:rsidRDefault="006F7EDF" w:rsidP="006F7EDF">
      <w:pPr>
        <w:rPr>
          <w:b/>
          <w:sz w:val="20"/>
          <w:szCs w:val="20"/>
        </w:rPr>
      </w:pPr>
    </w:p>
    <w:p w14:paraId="60E6BEA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w:t>
      </w:r>
      <w:r w:rsidRPr="00A15D12">
        <w:rPr>
          <w:rFonts w:ascii="Courier New" w:hAnsi="Courier New" w:cs="Courier New"/>
          <w:sz w:val="16"/>
          <w:szCs w:val="16"/>
        </w:rPr>
        <w:t xml:space="preserve"> Data Management </w:t>
      </w:r>
      <w:r w:rsidRPr="008237FC">
        <w:rPr>
          <w:rFonts w:ascii="Courier New" w:hAnsi="Courier New" w:cs="Courier New"/>
          <w:sz w:val="16"/>
          <w:szCs w:val="16"/>
        </w:rPr>
        <w:t>Op</w:t>
      </w:r>
      <w:r w:rsidRPr="00A15D12">
        <w:rPr>
          <w:rFonts w:ascii="Courier New" w:hAnsi="Courier New" w:cs="Courier New"/>
          <w:sz w:val="16"/>
          <w:szCs w:val="16"/>
        </w:rPr>
        <w:t>tion: standard Schedule Managem</w:t>
      </w:r>
      <w:r w:rsidRPr="008237FC">
        <w:rPr>
          <w:rFonts w:ascii="Courier New" w:hAnsi="Courier New" w:cs="Courier New"/>
          <w:sz w:val="16"/>
          <w:szCs w:val="16"/>
        </w:rPr>
        <w:t>ent</w:t>
      </w:r>
    </w:p>
    <w:p w14:paraId="60E6BEA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Standard Schedule Management &lt;TEST ACCOUNT</w:t>
      </w:r>
      <w:r w:rsidRPr="00A15D12">
        <w:rPr>
          <w:rFonts w:ascii="Courier New" w:hAnsi="Courier New" w:cs="Courier New"/>
          <w:sz w:val="16"/>
          <w:szCs w:val="16"/>
        </w:rPr>
        <w:t>&gt; Option: standard Schedule Edi</w:t>
      </w:r>
      <w:r w:rsidRPr="008237FC">
        <w:rPr>
          <w:rFonts w:ascii="Courier New" w:hAnsi="Courier New" w:cs="Courier New"/>
          <w:sz w:val="16"/>
          <w:szCs w:val="16"/>
        </w:rPr>
        <w:t>t</w:t>
      </w:r>
    </w:p>
    <w:p w14:paraId="60E6BEA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ADMINISTRATION SCHEDULE: now      ONE-TIME  </w:t>
      </w:r>
    </w:p>
    <w:p w14:paraId="60E6BEA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NOW// </w:t>
      </w:r>
    </w:p>
    <w:p w14:paraId="60E6BEA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A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A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A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A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ONE-TIME// </w:t>
      </w:r>
    </w:p>
    <w:p w14:paraId="60E6BEB0" w14:textId="77777777" w:rsidR="006F7EDF" w:rsidRPr="008237FC" w:rsidRDefault="006F7EDF" w:rsidP="006F7EDF">
      <w:pPr>
        <w:shd w:val="clear" w:color="auto" w:fill="D9D9D9"/>
        <w:rPr>
          <w:rFonts w:ascii="Courier New" w:hAnsi="Courier New" w:cs="Courier New"/>
          <w:b/>
          <w:sz w:val="16"/>
          <w:szCs w:val="16"/>
        </w:rPr>
      </w:pPr>
      <w:r w:rsidRPr="008237FC">
        <w:rPr>
          <w:rFonts w:ascii="Courier New" w:hAnsi="Courier New" w:cs="Courier New"/>
          <w:sz w:val="16"/>
          <w:szCs w:val="16"/>
        </w:rPr>
        <w:t>EXCLUDE FROM ALL DOSING CHECKS:</w:t>
      </w:r>
    </w:p>
    <w:p w14:paraId="60E6BEB1" w14:textId="77777777" w:rsidR="006F7EDF" w:rsidRDefault="006F7EDF" w:rsidP="006F7EDF">
      <w:pPr>
        <w:spacing w:after="200" w:line="276" w:lineRule="auto"/>
      </w:pPr>
    </w:p>
    <w:p w14:paraId="60E6BEB2" w14:textId="77777777" w:rsidR="006F7EDF" w:rsidRPr="0030213B" w:rsidRDefault="006F7EDF" w:rsidP="006F7EDF">
      <w:pPr>
        <w:spacing w:after="200" w:line="276" w:lineRule="auto"/>
      </w:pPr>
      <w:r w:rsidRPr="00A15D12">
        <w:t>For schedules type</w:t>
      </w:r>
      <w:r>
        <w:t>s</w:t>
      </w:r>
      <w:r w:rsidRPr="00A15D12">
        <w:t xml:space="preserve"> of D</w:t>
      </w:r>
      <w:r>
        <w:t>ay of the Week</w:t>
      </w:r>
      <w:r w:rsidRPr="00A15D12">
        <w:t xml:space="preserve"> or PRN where </w:t>
      </w:r>
      <w:r>
        <w:t xml:space="preserve">a FREQUENCY (IN MINUTES) value is not defined, </w:t>
      </w:r>
      <w:r w:rsidRPr="00A15D12">
        <w:t xml:space="preserve">DOSING CHECK FREQUENCY and DRUG(S) FOR DOSING CHK FREQ </w:t>
      </w:r>
      <w:r>
        <w:t xml:space="preserve">prompts will be displayed and values </w:t>
      </w:r>
      <w:r w:rsidRPr="00A15D12">
        <w:t>can be defined.</w:t>
      </w:r>
    </w:p>
    <w:p w14:paraId="60E6BEB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B4" w14:textId="77777777" w:rsidR="006F7EDF" w:rsidRDefault="006F7EDF" w:rsidP="006F7EDF">
      <w:pPr>
        <w:rPr>
          <w:b/>
          <w:sz w:val="20"/>
          <w:szCs w:val="20"/>
        </w:rPr>
      </w:pPr>
    </w:p>
    <w:p w14:paraId="60E6BEB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ADMINISTRATION SCHEDULE: bid</w:t>
      </w:r>
    </w:p>
    <w:p w14:paraId="60E6BEB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BID    </w:t>
      </w:r>
    </w:p>
    <w:p w14:paraId="60E6BEB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A15D12">
        <w:rPr>
          <w:rFonts w:ascii="Courier New" w:hAnsi="Courier New" w:cs="Courier New"/>
          <w:sz w:val="16"/>
          <w:szCs w:val="16"/>
        </w:rPr>
        <w:t xml:space="preserve">     2   BID PRN    </w:t>
      </w:r>
    </w:p>
    <w:p w14:paraId="60E6BEB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CHOOSE 1-5: 2      </w:t>
      </w:r>
    </w:p>
    <w:p w14:paraId="60E6BEB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BID PRN// </w:t>
      </w:r>
    </w:p>
    <w:p w14:paraId="60E6BEB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B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B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B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B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PRN// </w:t>
      </w:r>
    </w:p>
    <w:p w14:paraId="60E6BEB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The Type of Schedule has changed, the frequency will be removed</w:t>
      </w:r>
    </w:p>
    <w:p w14:paraId="60E6BEC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C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ALL DOSING CHECKS: </w:t>
      </w:r>
    </w:p>
    <w:p w14:paraId="60E6BEC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DAILY DOSE CHECK: </w:t>
      </w:r>
    </w:p>
    <w:p w14:paraId="60E6BEC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EC4"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Select DRUG(S) FOR DOSING CHK FREQ:</w:t>
      </w:r>
    </w:p>
    <w:p w14:paraId="60E6BEC5" w14:textId="77777777" w:rsidR="006F7EDF" w:rsidRDefault="006F7EDF" w:rsidP="006F7EDF">
      <w:pPr>
        <w:pStyle w:val="Header"/>
        <w:tabs>
          <w:tab w:val="clear" w:pos="4320"/>
          <w:tab w:val="clear" w:pos="8640"/>
        </w:tabs>
        <w:rPr>
          <w:lang w:val="en-US"/>
        </w:rPr>
      </w:pPr>
    </w:p>
    <w:p w14:paraId="60E6BEC6" w14:textId="77777777" w:rsidR="006F7EDF" w:rsidRPr="005C4C90" w:rsidRDefault="006F7EDF" w:rsidP="006F7EDF">
      <w:pPr>
        <w:spacing w:after="200" w:line="276" w:lineRule="auto"/>
      </w:pPr>
      <w:r w:rsidRPr="005C4C90">
        <w:t>The third field added by patch PSS*1</w:t>
      </w:r>
      <w:r w:rsidR="009D556C">
        <w:t>*201, OLD SCHEDULE NAME(S)</w:t>
      </w:r>
      <w:r w:rsidRPr="005C4C90">
        <w:t xml:space="preserve"> (#13)</w:t>
      </w:r>
      <w:r>
        <w:t>,</w:t>
      </w:r>
      <w:r w:rsidRPr="005C4C90">
        <w:t xml:space="preserve"> is a multiple field which is automatically populated by the software when the user modifies the NAME field (#.01) of the schedule. Values can also be added to this field directly. More than one old schedule name is allowed for a schedule. No two schedules can have the same old schedule name. </w:t>
      </w:r>
      <w:r w:rsidR="00885D8F">
        <w:t>A schedule name cannot be edited to match an old schedule name found anywhere in the ADMINISTRATION SCHEDULE file (#51.1). The reverse also holds true.  An old schedule name cannot be edited to match a schedule name found anywhere in the ADMINISTRATION SCHEDULE file (#51.1).</w:t>
      </w:r>
      <w:r w:rsidRPr="00724647">
        <w:t xml:space="preserve">The OLD SCHEDULE NAME(s) field </w:t>
      </w:r>
      <w:r w:rsidRPr="005C4C90">
        <w:t xml:space="preserve">(#13) </w:t>
      </w:r>
      <w:r>
        <w:t>will used to lookup</w:t>
      </w:r>
      <w:r w:rsidRPr="00724647">
        <w:t xml:space="preserve"> a schedule entered for an order to derive a frequency </w:t>
      </w:r>
      <w:r>
        <w:t xml:space="preserve">value </w:t>
      </w:r>
      <w:r w:rsidRPr="00724647">
        <w:t>for the Max Daily Dose Order Check.</w:t>
      </w:r>
    </w:p>
    <w:p w14:paraId="60E6BEC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Schedule Name</w:t>
      </w:r>
    </w:p>
    <w:p w14:paraId="60E6BEC8" w14:textId="77777777" w:rsidR="006F7EDF" w:rsidRPr="001E107B" w:rsidRDefault="006F7EDF" w:rsidP="006F7EDF">
      <w:pPr>
        <w:pStyle w:val="ExampleHeading"/>
        <w:rPr>
          <w:b w:val="0"/>
          <w:sz w:val="24"/>
          <w:lang w:val="en-US" w:eastAsia="en-US"/>
        </w:rPr>
      </w:pPr>
      <w:r>
        <w:rPr>
          <w:b w:val="0"/>
          <w:sz w:val="24"/>
          <w:lang w:val="en-US" w:eastAsia="en-US"/>
        </w:rPr>
        <w:t>The modified name ‘QDAY’ is automatically added to the OLD SCHEDULE NAME(S) multiple when the schedule name is edited to ‘QDAILY’.</w:t>
      </w:r>
    </w:p>
    <w:p w14:paraId="60E6BEC9"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Pharmacy Data Management &lt;TEST ACCOUNT&gt; Op</w:t>
      </w:r>
      <w:r w:rsidRPr="0050557A">
        <w:rPr>
          <w:rFonts w:ascii="Courier New" w:hAnsi="Courier New" w:cs="Courier New"/>
          <w:sz w:val="16"/>
          <w:szCs w:val="16"/>
        </w:rPr>
        <w:t>tion: STANDARD Schedule Managem</w:t>
      </w:r>
      <w:r w:rsidRPr="00DA6806">
        <w:rPr>
          <w:rFonts w:ascii="Courier New" w:hAnsi="Courier New" w:cs="Courier New"/>
          <w:sz w:val="16"/>
          <w:szCs w:val="16"/>
        </w:rPr>
        <w:t>ent</w:t>
      </w:r>
    </w:p>
    <w:p w14:paraId="60E6BECA"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B"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Standard Schedule Management &lt;TEST ACCOUNT</w:t>
      </w:r>
      <w:r w:rsidRPr="0050557A">
        <w:rPr>
          <w:rFonts w:ascii="Courier New" w:hAnsi="Courier New" w:cs="Courier New"/>
          <w:sz w:val="16"/>
          <w:szCs w:val="16"/>
        </w:rPr>
        <w:t>&gt; Option: STANDARD Schedule Edi</w:t>
      </w:r>
      <w:r w:rsidRPr="00DA6806">
        <w:rPr>
          <w:rFonts w:ascii="Courier New" w:hAnsi="Courier New" w:cs="Courier New"/>
          <w:sz w:val="16"/>
          <w:szCs w:val="16"/>
        </w:rPr>
        <w:t>t</w:t>
      </w:r>
    </w:p>
    <w:p w14:paraId="60E6BECC"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D"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Select ADMINISTRATION SCHEDULE: QDAY      08</w:t>
      </w:r>
    </w:p>
    <w:p w14:paraId="60E6BECE"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NAME: QDAY// QDAILY</w:t>
      </w:r>
    </w:p>
    <w:p w14:paraId="60E6BECF"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OUTPATIENT EXPANSION: EVERY DAY// </w:t>
      </w:r>
    </w:p>
    <w:p w14:paraId="60E6BED0"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OTHER LANGUAGE EXPANSION: </w:t>
      </w:r>
    </w:p>
    <w:p w14:paraId="60E6BED1"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OLD SCHEDULE NAME(S): QDAY// </w:t>
      </w:r>
    </w:p>
    <w:p w14:paraId="60E6BED2"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INACTIVE: </w:t>
      </w:r>
    </w:p>
    <w:p w14:paraId="60E6BED3"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TYPE OF SCHEDULE: CONTINUOUS// </w:t>
      </w:r>
    </w:p>
    <w:p w14:paraId="60E6BED4"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ALL DOSING CHECKS: </w:t>
      </w:r>
    </w:p>
    <w:p w14:paraId="60E6BED5"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DAILY DOSE CHECK: </w:t>
      </w:r>
    </w:p>
    <w:p w14:paraId="60E6BED6"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DOSING CHECK FREQUENCY: </w:t>
      </w:r>
    </w:p>
    <w:p w14:paraId="60E6BED7"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DRUG(S) FOR DOSING CHK FREQ: </w:t>
      </w:r>
    </w:p>
    <w:p w14:paraId="60E6BED8"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FREQUENCY (IN MINUTES): 1440// </w:t>
      </w:r>
    </w:p>
    <w:p w14:paraId="60E6BED9"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          The schedule entered equals 1 day.</w:t>
      </w:r>
    </w:p>
    <w:p w14:paraId="60E6BEDA"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p>
    <w:p w14:paraId="60E6BEDB"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STANDARD ADMINISTRATION TIMES: 08// </w:t>
      </w:r>
    </w:p>
    <w:p w14:paraId="60E6BEDC"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WARD: </w:t>
      </w:r>
    </w:p>
    <w:p w14:paraId="60E6BEDD" w14:textId="77777777" w:rsidR="006F7EDF" w:rsidRDefault="006F7EDF" w:rsidP="006F7EDF">
      <w:pPr>
        <w:pStyle w:val="ExampleHeading"/>
        <w:rPr>
          <w:lang w:val="en-US"/>
        </w:rPr>
      </w:pPr>
    </w:p>
    <w:p w14:paraId="60E6BEDE"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add new schedule with same name as existing old schedule name in file</w:t>
      </w:r>
    </w:p>
    <w:p w14:paraId="60E6BEDF" w14:textId="77777777" w:rsidR="006F7EDF" w:rsidRDefault="006F7EDF" w:rsidP="006F7EDF">
      <w:pPr>
        <w:pStyle w:val="ExampleHeading"/>
        <w:rPr>
          <w:b w:val="0"/>
          <w:sz w:val="24"/>
          <w:lang w:val="en-US" w:eastAsia="en-US"/>
        </w:rPr>
      </w:pPr>
      <w:r>
        <w:rPr>
          <w:b w:val="0"/>
          <w:sz w:val="24"/>
          <w:lang w:val="en-US" w:eastAsia="en-US"/>
        </w:rPr>
        <w:t xml:space="preserve">A notification is displayed </w:t>
      </w:r>
      <w:r w:rsidR="00122FEA">
        <w:rPr>
          <w:b w:val="0"/>
          <w:sz w:val="24"/>
          <w:lang w:val="en-US" w:eastAsia="en-US"/>
        </w:rPr>
        <w:t>with the duplicate schedule name and internal entry number in parenthesis. T</w:t>
      </w:r>
      <w:r>
        <w:rPr>
          <w:b w:val="0"/>
          <w:sz w:val="24"/>
          <w:lang w:val="en-US" w:eastAsia="en-US"/>
        </w:rPr>
        <w:t>he action is blocked when a user attempts to add a new schedule with the same name as an existing old schedule name in the file.</w:t>
      </w:r>
    </w:p>
    <w:p w14:paraId="60E6BEE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QDAY</w:t>
      </w:r>
    </w:p>
    <w:p w14:paraId="60E6BEE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EE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QDAILY (95) in the file.  Please enter a new name.</w:t>
      </w:r>
    </w:p>
    <w:p w14:paraId="60E6BEE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ADMINISTRATION SCHEDULE: </w:t>
      </w:r>
    </w:p>
    <w:p w14:paraId="60E6BEE6" w14:textId="77777777" w:rsidR="006F7EDF" w:rsidRDefault="006F7EDF" w:rsidP="006F7EDF">
      <w:pPr>
        <w:pStyle w:val="ExampleHeading"/>
        <w:rPr>
          <w:lang w:val="en-US"/>
        </w:rPr>
      </w:pPr>
    </w:p>
    <w:p w14:paraId="60E6BEE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schedule name to match existing old schedule name in file</w:t>
      </w:r>
    </w:p>
    <w:p w14:paraId="60E6BEE8" w14:textId="77777777" w:rsidR="00122FEA" w:rsidRDefault="00122FEA" w:rsidP="00122FEA">
      <w:pPr>
        <w:pStyle w:val="ExampleHeading"/>
        <w:rPr>
          <w:b w:val="0"/>
          <w:sz w:val="24"/>
          <w:lang w:val="en-US" w:eastAsia="en-US"/>
        </w:rPr>
      </w:pPr>
      <w:r>
        <w:rPr>
          <w:b w:val="0"/>
          <w:sz w:val="24"/>
          <w:lang w:val="en-US" w:eastAsia="en-US"/>
        </w:rPr>
        <w:t>A notification is displayed and the action is blocked when a user attempts to edit a schedule name to match an existing old schedule name in the file.</w:t>
      </w:r>
    </w:p>
    <w:p w14:paraId="60E6BEE9" w14:textId="77777777" w:rsidR="006F7EDF" w:rsidRPr="00A225FE" w:rsidRDefault="006F7EDF" w:rsidP="006F7EDF">
      <w:pPr>
        <w:autoSpaceDE w:val="0"/>
        <w:autoSpaceDN w:val="0"/>
        <w:adjustRightInd w:val="0"/>
        <w:rPr>
          <w:rFonts w:ascii="r_ansi" w:eastAsia="Calibri" w:hAnsi="r_ansi" w:cs="r_ansi"/>
          <w:sz w:val="20"/>
          <w:szCs w:val="20"/>
        </w:rPr>
      </w:pPr>
    </w:p>
    <w:p w14:paraId="60E6BEEA" w14:textId="77777777" w:rsidR="00122FEA" w:rsidRPr="00236CDC" w:rsidRDefault="00122FEA" w:rsidP="00122FEA">
      <w:pPr>
        <w:autoSpaceDE w:val="0"/>
        <w:autoSpaceDN w:val="0"/>
        <w:adjustRightInd w:val="0"/>
        <w:rPr>
          <w:rFonts w:eastAsia="Calibri"/>
          <w:b/>
          <w:sz w:val="20"/>
          <w:szCs w:val="20"/>
        </w:rPr>
      </w:pPr>
      <w:r w:rsidRPr="00236CDC">
        <w:rPr>
          <w:rFonts w:eastAsia="Calibri"/>
          <w:b/>
          <w:sz w:val="20"/>
          <w:szCs w:val="20"/>
        </w:rPr>
        <w:t>Duplicate Old Schedule Name is found in entry user is editing</w:t>
      </w:r>
    </w:p>
    <w:p w14:paraId="60E6BEE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EE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 QDAILY// QDAY</w:t>
      </w:r>
    </w:p>
    <w:p w14:paraId="60E6BEE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this entry.</w:t>
      </w:r>
    </w:p>
    <w:p w14:paraId="60E6BEE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EF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EF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EF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EF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EF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EF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EF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EF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EF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EF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EF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EF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EFE" w14:textId="77777777" w:rsidR="006F7EDF" w:rsidRPr="00A225FE" w:rsidRDefault="006F7EDF" w:rsidP="006F7EDF">
      <w:pPr>
        <w:shd w:val="clear" w:color="auto" w:fill="D9D9D9"/>
        <w:autoSpaceDE w:val="0"/>
        <w:autoSpaceDN w:val="0"/>
        <w:adjustRightInd w:val="0"/>
        <w:rPr>
          <w:rFonts w:ascii="Courier New" w:eastAsia="Calibri" w:hAnsi="Courier New" w:cs="Courier New"/>
          <w:sz w:val="16"/>
          <w:szCs w:val="16"/>
        </w:rPr>
      </w:pPr>
    </w:p>
    <w:p w14:paraId="60E6BEFF" w14:textId="77777777" w:rsidR="00122FEA" w:rsidRDefault="00122FEA" w:rsidP="00122FEA">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F0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w:t>
      </w:r>
    </w:p>
    <w:p w14:paraId="60E6BF0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NAME:QDAILY// DAILY</w:t>
      </w:r>
    </w:p>
    <w:p w14:paraId="60E6BF0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0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the entry</w:t>
      </w:r>
    </w:p>
    <w:p w14:paraId="60E6BF0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EVERY DAY (94).</w:t>
      </w:r>
    </w:p>
    <w:p w14:paraId="60E6BF05" w14:textId="77777777" w:rsidR="00122FEA" w:rsidRPr="00122FEA" w:rsidRDefault="00122FEA" w:rsidP="00122FEA">
      <w:pPr>
        <w:shd w:val="clear" w:color="auto" w:fill="D9D9D9"/>
        <w:autoSpaceDE w:val="0"/>
        <w:autoSpaceDN w:val="0"/>
        <w:adjustRightInd w:val="0"/>
        <w:rPr>
          <w:rFonts w:ascii="r_ansi" w:eastAsia="Calibri" w:hAnsi="r_ansi" w:cs="r_ansi"/>
          <w:sz w:val="20"/>
          <w:szCs w:val="20"/>
        </w:rPr>
      </w:pPr>
    </w:p>
    <w:p w14:paraId="60E6BF0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0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0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0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0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0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0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0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0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0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1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1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1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F14"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15"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schedule name that is a duplicate of existing old schedule name in file</w:t>
      </w:r>
    </w:p>
    <w:p w14:paraId="60E6BF16" w14:textId="77777777" w:rsidR="006F7EDF" w:rsidRDefault="006F7EDF" w:rsidP="006F7EDF">
      <w:pPr>
        <w:pStyle w:val="ExampleHeading"/>
        <w:rPr>
          <w:b w:val="0"/>
          <w:sz w:val="24"/>
          <w:lang w:val="en-US" w:eastAsia="en-US"/>
        </w:rPr>
      </w:pPr>
      <w:r>
        <w:rPr>
          <w:b w:val="0"/>
          <w:sz w:val="24"/>
          <w:lang w:val="en-US" w:eastAsia="en-US"/>
        </w:rPr>
        <w:t>If a user attempts to directly enter an old schedule name that is a duplicate of an existing old schedule name somewhere in the file, the action is blocked and a notification is displayed.</w:t>
      </w:r>
    </w:p>
    <w:p w14:paraId="60E6BF1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1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1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1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1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DAILY</w:t>
      </w:r>
    </w:p>
    <w:p w14:paraId="60E6BF1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F1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EVERY DAY (94) in the file.  Please enter a new name.</w:t>
      </w:r>
    </w:p>
    <w:p w14:paraId="60E6BF1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2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2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2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2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2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2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2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2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2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2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2C"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2D" w14:textId="77777777" w:rsidR="006F7EDF" w:rsidRDefault="006F7EDF" w:rsidP="006F7EDF">
      <w:pPr>
        <w:pStyle w:val="ExampleHeading"/>
        <w:rPr>
          <w:lang w:val="en-US"/>
        </w:rPr>
      </w:pPr>
      <w:r w:rsidRPr="00EA77BC">
        <w:t xml:space="preserve">Example: </w:t>
      </w:r>
      <w:r>
        <w:rPr>
          <w:i/>
          <w:lang w:val="en-US"/>
        </w:rPr>
        <w:t xml:space="preserve"> </w:t>
      </w:r>
      <w:r>
        <w:rPr>
          <w:lang w:val="en-US"/>
        </w:rPr>
        <w:t>Attempt to directly edit an old schedule name to match an existing NAME field anywhere in the file</w:t>
      </w:r>
    </w:p>
    <w:p w14:paraId="60E6BF2E" w14:textId="77777777" w:rsidR="006F7EDF" w:rsidRDefault="006F7EDF" w:rsidP="006F7EDF">
      <w:pPr>
        <w:pStyle w:val="ExampleHeading"/>
        <w:rPr>
          <w:b w:val="0"/>
          <w:sz w:val="24"/>
          <w:lang w:val="en-US" w:eastAsia="en-US"/>
        </w:rPr>
      </w:pPr>
      <w:r>
        <w:rPr>
          <w:b w:val="0"/>
          <w:sz w:val="24"/>
          <w:lang w:val="en-US" w:eastAsia="en-US"/>
        </w:rPr>
        <w:t>If a user attempts to directly edit an old schedule name to match an existing schedule NAME field anywhere in the file, the action will be blocked and a notification displayed.</w:t>
      </w:r>
    </w:p>
    <w:p w14:paraId="60E6BF2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3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3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3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3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QDAY</w:t>
      </w:r>
    </w:p>
    <w:p w14:paraId="60E6BF3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Lookup: OLD SCHEDULE NAME(S)</w:t>
      </w:r>
    </w:p>
    <w:p w14:paraId="60E6BF3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QDAY  </w:t>
      </w:r>
    </w:p>
    <w:p w14:paraId="60E6BF3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...OK? Yes//   (Yes)</w:t>
      </w:r>
    </w:p>
    <w:p w14:paraId="60E6BF3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OLD SCHEDULE NAME(S): QDAY// QDAILY</w:t>
      </w:r>
    </w:p>
    <w:p w14:paraId="60E6BF3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An OLD SCHEDULE NAME(S) entry cannot be the same as an existing NAME</w:t>
      </w:r>
    </w:p>
    <w:p w14:paraId="60E6BF3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field.</w:t>
      </w:r>
    </w:p>
    <w:p w14:paraId="60E6BF3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3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3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4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4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4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4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4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4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4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4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4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49" w14:textId="77777777" w:rsidR="006F7EDF" w:rsidRPr="006F7EDF" w:rsidRDefault="006F7EDF" w:rsidP="00EA77BC">
      <w:pPr>
        <w:pStyle w:val="Header"/>
        <w:tabs>
          <w:tab w:val="clear" w:pos="4320"/>
          <w:tab w:val="clear" w:pos="8640"/>
        </w:tabs>
        <w:rPr>
          <w:sz w:val="24"/>
          <w:lang w:val="en-US"/>
        </w:rPr>
      </w:pPr>
    </w:p>
    <w:p w14:paraId="60E6BF4A" w14:textId="77777777" w:rsidR="00903AFF" w:rsidRPr="00EA77BC" w:rsidRDefault="00903AFF" w:rsidP="00EA77BC">
      <w:pPr>
        <w:pStyle w:val="Heading4"/>
      </w:pPr>
      <w:r w:rsidRPr="00EA77BC">
        <w:t>P</w:t>
      </w:r>
      <w:bookmarkStart w:id="1872" w:name="p105"/>
      <w:bookmarkEnd w:id="1872"/>
      <w:r w:rsidRPr="00EA77BC">
        <w:t>SS Schedule Edit Option Validation</w:t>
      </w:r>
    </w:p>
    <w:p w14:paraId="60E6BF4B" w14:textId="77777777" w:rsidR="00903AFF" w:rsidRPr="00EA77BC" w:rsidRDefault="00903AFF" w:rsidP="00EA77BC">
      <w:r w:rsidRPr="00EA77BC">
        <w:t xml:space="preserve">Validation checks were added to the </w:t>
      </w:r>
      <w:r w:rsidRPr="00EA77BC">
        <w:rPr>
          <w:i/>
        </w:rPr>
        <w:t>Standard Schedule Edit</w:t>
      </w:r>
      <w:r w:rsidRPr="00EA77BC">
        <w:t xml:space="preserve"> [PSS SCHEDULE EDIT] option to prevent the Standard Administration Times, Ward Administration Times, Frequency and Schedule Type fields of a schedule from conflicting with one another.</w:t>
      </w:r>
    </w:p>
    <w:p w14:paraId="60E6BF4C" w14:textId="77777777" w:rsidR="00903AFF" w:rsidRPr="00EA77BC" w:rsidRDefault="00903AFF" w:rsidP="00EA77BC">
      <w:pPr>
        <w:rPr>
          <w:b/>
        </w:rPr>
      </w:pPr>
    </w:p>
    <w:p w14:paraId="60E6BF4D" w14:textId="77777777" w:rsidR="00903AFF" w:rsidRPr="00EA77BC" w:rsidRDefault="00903AFF" w:rsidP="00EA77BC">
      <w:pPr>
        <w:spacing w:after="120"/>
        <w:rPr>
          <w:b/>
        </w:rPr>
      </w:pPr>
      <w:r w:rsidRPr="00EA77BC">
        <w:rPr>
          <w:b/>
        </w:rPr>
        <w:t>Schedule Edit Validation One</w:t>
      </w:r>
    </w:p>
    <w:p w14:paraId="60E6BF4E" w14:textId="77777777" w:rsidR="00903AFF" w:rsidRPr="00EA77BC" w:rsidRDefault="00903AFF" w:rsidP="00EA77BC">
      <w:r w:rsidRPr="00EA77BC">
        <w:t>The system shall validate</w:t>
      </w:r>
      <w:r w:rsidR="0069556D" w:rsidRPr="00EA77BC">
        <w:t>,</w:t>
      </w:r>
      <w:r w:rsidRPr="00EA77BC">
        <w:t xml:space="preserve"> for schedules with a Schedule Type of Continuous and a frequency of 1 day (1440 minutes) or less that the number of administration times </w:t>
      </w:r>
      <w:r w:rsidR="00614DC1" w:rsidRPr="00EA77BC">
        <w:t xml:space="preserve">is less than or </w:t>
      </w:r>
      <w:r w:rsidRPr="00EA77BC">
        <w:t>equal</w:t>
      </w:r>
      <w:r w:rsidR="00614DC1" w:rsidRPr="00EA77BC">
        <w:t xml:space="preserve"> to</w:t>
      </w:r>
      <w:r w:rsidRPr="00EA77BC">
        <w:t xml:space="preserve"> 1440 divided by the frequency. For example, a schedule frequency of 720 minutes must have at least one</w:t>
      </w:r>
      <w:r w:rsidR="0069556D" w:rsidRPr="00EA77BC">
        <w:t xml:space="preserve"> </w:t>
      </w:r>
      <w:r w:rsidRPr="00EA77BC">
        <w:t>administration time and cannot exceed two administration times. Similarly, a schedule frequency of 360 minutes must have at least one administration time but cannot exceed four administration times.</w:t>
      </w:r>
    </w:p>
    <w:p w14:paraId="60E6BF4F" w14:textId="77777777" w:rsidR="00903AFF" w:rsidRPr="00EA77BC" w:rsidRDefault="00903AFF" w:rsidP="00EA77BC"/>
    <w:p w14:paraId="60E6BF50" w14:textId="77777777" w:rsidR="00903AFF" w:rsidRPr="00EA77BC" w:rsidRDefault="00903AFF" w:rsidP="00EA77BC">
      <w:r w:rsidRPr="00EA77BC">
        <w:t xml:space="preserve">The system shall present warning/error messages to the user if the number of administration times is less than or greater than the maximum admin times calculated for the schedule or if no administration times are entered. If the number of administration times entered is less than the maximum admin times calculated for the schedule, the warning message: “The number of admin times entered is fewer than indicated by the schedule.” shall appear. In this case, the user will be allowed to continue after the warning. If the number of administration times entered is greater than the maximum admin times calculated for the schedule, the error message: “The number of admin times entered is greater than indicated by the schedule.” shall appear. </w:t>
      </w:r>
      <w:r w:rsidR="00614DC1" w:rsidRPr="00EA77BC">
        <w:t>The user will not</w:t>
      </w:r>
      <w:r w:rsidR="008A53F8" w:rsidRPr="00EA77BC">
        <w:t xml:space="preserve"> be allowed to </w:t>
      </w:r>
      <w:r w:rsidR="00614DC1" w:rsidRPr="00EA77BC">
        <w:t xml:space="preserve">accept the order until the number of admin times is adjusted. </w:t>
      </w:r>
      <w:r w:rsidRPr="00EA77BC">
        <w:t>If no admin times are entered, the error message: “This order requires at least one administration time.” shall appear. The user will not be allowed to accept the order until at least one admin time is entered.</w:t>
      </w:r>
    </w:p>
    <w:p w14:paraId="60E6BF51" w14:textId="77777777" w:rsidR="00903AFF" w:rsidRPr="00EA77BC" w:rsidRDefault="00903AFF" w:rsidP="00EA77BC">
      <w:pPr>
        <w:rPr>
          <w:b/>
        </w:rPr>
      </w:pPr>
    </w:p>
    <w:p w14:paraId="60E6BF52" w14:textId="77777777" w:rsidR="00903AFF" w:rsidRPr="00EA77BC" w:rsidRDefault="00903AFF" w:rsidP="00EA77BC">
      <w:pPr>
        <w:keepNext/>
        <w:spacing w:after="120"/>
        <w:rPr>
          <w:b/>
        </w:rPr>
      </w:pPr>
      <w:r w:rsidRPr="00EA77BC">
        <w:rPr>
          <w:b/>
        </w:rPr>
        <w:t>Schedule Edit Validation Two</w:t>
      </w:r>
    </w:p>
    <w:p w14:paraId="60E6BF53" w14:textId="77777777" w:rsidR="00903AFF" w:rsidRPr="00EA77BC" w:rsidRDefault="00903AFF" w:rsidP="00EA77BC">
      <w:r w:rsidRPr="00EA77BC">
        <w:t xml:space="preserve">The system shall validate for frequencies greater than one day (1440 minutes), that only one administration time is permitted. The system shall present an error message to the user if more than one administration time is entered. </w:t>
      </w:r>
    </w:p>
    <w:p w14:paraId="60E6BF54" w14:textId="77777777" w:rsidR="00903AFF" w:rsidRPr="00EA77BC" w:rsidRDefault="00903AFF" w:rsidP="00EA77BC"/>
    <w:p w14:paraId="60E6BF55" w14:textId="77777777" w:rsidR="00903AFF" w:rsidRPr="00EA77BC" w:rsidRDefault="00903AFF" w:rsidP="00EA77BC">
      <w:r w:rsidRPr="00EA77BC">
        <w:t>The error message: “This schedule has a frequency greater than one day (1440 minutes). More than one Administration Time is not permitted.” shall appear if more than one administration time is entered.</w:t>
      </w:r>
    </w:p>
    <w:p w14:paraId="60E6BF56" w14:textId="77777777" w:rsidR="00903AFF" w:rsidRPr="00EA77BC" w:rsidRDefault="00903AFF" w:rsidP="00EA77BC"/>
    <w:p w14:paraId="60E6BF57" w14:textId="77777777" w:rsidR="00903AFF" w:rsidRPr="00EA77BC" w:rsidRDefault="00903AFF" w:rsidP="00EA77BC">
      <w:pPr>
        <w:keepNext/>
        <w:spacing w:after="120"/>
        <w:rPr>
          <w:b/>
        </w:rPr>
      </w:pPr>
      <w:bookmarkStart w:id="1873" w:name="Page_136"/>
      <w:bookmarkEnd w:id="1873"/>
      <w:r w:rsidRPr="00EA77BC">
        <w:rPr>
          <w:b/>
        </w:rPr>
        <w:t xml:space="preserve">Schedule Edit Validation Three </w:t>
      </w:r>
    </w:p>
    <w:p w14:paraId="60E6BF58" w14:textId="77777777" w:rsidR="00903AFF" w:rsidRPr="00EA77BC" w:rsidRDefault="00903AFF" w:rsidP="00EA77BC">
      <w:r w:rsidRPr="00EA77BC">
        <w:t xml:space="preserve">In the Standard Administration Times and the Ward Administration Times fields in the </w:t>
      </w:r>
      <w:r w:rsidR="003537BF" w:rsidRPr="00EA77BC">
        <w:rPr>
          <w:i/>
        </w:rPr>
        <w:t>Standard Schedule Edit</w:t>
      </w:r>
      <w:r w:rsidR="003537BF" w:rsidRPr="00EA77BC">
        <w:t xml:space="preserve"> [PSS SCHEDULE EDIT]</w:t>
      </w:r>
      <w:r w:rsidRPr="00EA77BC">
        <w:t xml:space="preserve"> option, for a schedule that has a Schedule Type of Continuous, the system shall prevent a user from entering administration times to Odd Schedules {a schedule whose frequency is not evenly divisible by or into 1440 minutes (1</w:t>
      </w:r>
      <w:r w:rsidR="003537BF" w:rsidRPr="00EA77BC">
        <w:t> </w:t>
      </w:r>
      <w:r w:rsidRPr="00EA77BC">
        <w:t>day)}.</w:t>
      </w:r>
    </w:p>
    <w:p w14:paraId="60E6BF59" w14:textId="77777777" w:rsidR="00903AFF" w:rsidRPr="00EA77BC" w:rsidRDefault="00903AFF" w:rsidP="00EA77BC"/>
    <w:p w14:paraId="60E6BF5A" w14:textId="77777777" w:rsidR="00903AFF" w:rsidRPr="00EA77BC" w:rsidRDefault="00903AFF" w:rsidP="00EA77BC">
      <w:r w:rsidRPr="00EA77BC">
        <w:t>The system shall present an error message to the user if an administration time is entered. The error message: “This is an odd schedule that does not require administration times. BCMA will determine the administration times based off the start date/time of the medication order.” shall appear.</w:t>
      </w:r>
    </w:p>
    <w:p w14:paraId="60E6BF5B" w14:textId="77777777" w:rsidR="00903AFF" w:rsidRPr="00EA77BC" w:rsidRDefault="00903AFF" w:rsidP="00EA77BC"/>
    <w:p w14:paraId="60E6BF5C" w14:textId="77777777" w:rsidR="00903AFF" w:rsidRPr="00EA77BC" w:rsidRDefault="00903AFF" w:rsidP="00EA77BC">
      <w:pPr>
        <w:keepNext/>
        <w:spacing w:after="120"/>
        <w:rPr>
          <w:b/>
        </w:rPr>
      </w:pPr>
      <w:r w:rsidRPr="00EA77BC">
        <w:rPr>
          <w:b/>
        </w:rPr>
        <w:t>Sche</w:t>
      </w:r>
      <w:bookmarkStart w:id="1874" w:name="p106"/>
      <w:bookmarkEnd w:id="1874"/>
      <w:r w:rsidRPr="00EA77BC">
        <w:rPr>
          <w:b/>
        </w:rPr>
        <w:t>dule Edit Validation Four</w:t>
      </w:r>
    </w:p>
    <w:p w14:paraId="60E6BF5D" w14:textId="77777777" w:rsidR="00903AFF" w:rsidRPr="00EA77BC" w:rsidRDefault="00903AFF" w:rsidP="00EA77BC">
      <w:r w:rsidRPr="00EA77BC">
        <w:t xml:space="preserve">A validation to TYPE OF SCHEDULE field </w:t>
      </w:r>
      <w:r w:rsidR="003537BF" w:rsidRPr="00EA77BC">
        <w:t xml:space="preserve">(#5) in the </w:t>
      </w:r>
      <w:r w:rsidR="003537BF" w:rsidRPr="00EA77BC">
        <w:rPr>
          <w:i/>
        </w:rPr>
        <w:t>Standard Schedule Edit</w:t>
      </w:r>
      <w:r w:rsidR="003537BF" w:rsidRPr="00EA77BC">
        <w:t xml:space="preserve"> [PSS SCHEDULE EDIT] option </w:t>
      </w:r>
      <w:r w:rsidRPr="00EA77BC">
        <w:t xml:space="preserve">was added to remove </w:t>
      </w:r>
    </w:p>
    <w:p w14:paraId="60E6BF5E" w14:textId="77777777" w:rsidR="00903AFF" w:rsidRPr="00EA77BC" w:rsidRDefault="00903AFF" w:rsidP="00EA77BC">
      <w:r w:rsidRPr="00EA77BC">
        <w:t xml:space="preserve">frequency from the schedule file entry, if the TYPE OF SCHEDULE is changed from CONTINUOUS to ONE TIME, PRN, ON CALL, or DAY OF WEEK. </w:t>
      </w:r>
    </w:p>
    <w:p w14:paraId="60E6BF5F" w14:textId="77777777" w:rsidR="00903AFF" w:rsidRPr="00EA77BC" w:rsidRDefault="00903AFF" w:rsidP="00EA77BC"/>
    <w:p w14:paraId="60E6BF60" w14:textId="77777777" w:rsidR="00903AFF" w:rsidRPr="00EA77BC" w:rsidRDefault="00903AFF" w:rsidP="00EA77BC">
      <w:r w:rsidRPr="00EA77BC">
        <w:t>The warning message: “The Type of Schedule has changed. The frequency will be removed.” shall appear.</w:t>
      </w:r>
    </w:p>
    <w:p w14:paraId="60E6BF61" w14:textId="77777777" w:rsidR="00903AFF" w:rsidRPr="00EA77BC" w:rsidRDefault="00903AFF" w:rsidP="00EA77BC"/>
    <w:p w14:paraId="60E6BF62" w14:textId="77777777" w:rsidR="00903AFF" w:rsidRPr="00EA77BC" w:rsidRDefault="00903AFF" w:rsidP="00EA77BC">
      <w:pPr>
        <w:keepNext/>
        <w:spacing w:after="120"/>
        <w:rPr>
          <w:b/>
        </w:rPr>
      </w:pPr>
      <w:r w:rsidRPr="00EA77BC">
        <w:rPr>
          <w:b/>
        </w:rPr>
        <w:t>Schedule Edit Validation Five</w:t>
      </w:r>
    </w:p>
    <w:p w14:paraId="60E6BF63" w14:textId="77777777" w:rsidR="00903AFF" w:rsidRPr="00EA77BC" w:rsidRDefault="00903AFF" w:rsidP="00EA77BC">
      <w:r w:rsidRPr="00EA77BC">
        <w:t xml:space="preserve">In the </w:t>
      </w:r>
      <w:r w:rsidR="003537BF" w:rsidRPr="00EA77BC">
        <w:rPr>
          <w:i/>
        </w:rPr>
        <w:t>Standard Schedule Edit</w:t>
      </w:r>
      <w:r w:rsidR="003537BF" w:rsidRPr="00EA77BC">
        <w:t xml:space="preserve"> [PSS SCHEDULE EDIT] </w:t>
      </w:r>
      <w:r w:rsidRPr="00EA77BC">
        <w:t>option, the system shall prevent a user from creating Day of Week (DOW) schedules that are not in the correct day of week order</w:t>
      </w:r>
      <w:r w:rsidR="00FC40B2" w:rsidRPr="00EA77BC">
        <w:t xml:space="preserve">. </w:t>
      </w:r>
      <w:r w:rsidRPr="00EA77BC">
        <w:t xml:space="preserve">The correct order is: SU-MO-TU-WE-TH-FR-SA. The system shall display an error message if the user does not enter the correct order. </w:t>
      </w:r>
    </w:p>
    <w:p w14:paraId="60E6BF64" w14:textId="77777777" w:rsidR="00903AFF" w:rsidRPr="00EA77BC" w:rsidRDefault="00903AFF" w:rsidP="00EA77BC"/>
    <w:p w14:paraId="60E6BF65" w14:textId="77777777" w:rsidR="00903AFF" w:rsidRDefault="00903AFF" w:rsidP="00EA77BC">
      <w:r w:rsidRPr="00EA77BC">
        <w:t>The error message: “The day of the week schedule must be in the correct day of week order. The correct order is: SU-MO-TU-WE-TH-FR-SA.” shall appear.</w:t>
      </w:r>
    </w:p>
    <w:p w14:paraId="60E6BF66" w14:textId="77777777" w:rsidR="00464F6C" w:rsidRDefault="00464F6C" w:rsidP="00266D4A">
      <w:pPr>
        <w:keepNext/>
        <w:spacing w:after="120"/>
        <w:rPr>
          <w:b/>
        </w:rPr>
      </w:pPr>
    </w:p>
    <w:p w14:paraId="60E6BF67" w14:textId="77777777" w:rsidR="00266D4A" w:rsidRPr="00464F6C" w:rsidRDefault="00266D4A" w:rsidP="00266D4A">
      <w:pPr>
        <w:keepNext/>
        <w:spacing w:after="120"/>
        <w:rPr>
          <w:b/>
        </w:rPr>
      </w:pPr>
      <w:bookmarkStart w:id="1875" w:name="P_189_p121"/>
      <w:r w:rsidRPr="00464F6C">
        <w:rPr>
          <w:b/>
        </w:rPr>
        <w:t xml:space="preserve">Schedule </w:t>
      </w:r>
      <w:bookmarkEnd w:id="1875"/>
      <w:r w:rsidRPr="00464F6C">
        <w:rPr>
          <w:b/>
        </w:rPr>
        <w:t>Edit – Inactivate</w:t>
      </w:r>
    </w:p>
    <w:p w14:paraId="60E6BF68" w14:textId="77777777" w:rsidR="00266D4A" w:rsidRPr="00464F6C" w:rsidRDefault="00266D4A" w:rsidP="00266D4A">
      <w:r w:rsidRPr="00464F6C">
        <w:t xml:space="preserve">In the </w:t>
      </w:r>
      <w:r w:rsidRPr="00464F6C">
        <w:rPr>
          <w:i/>
          <w:iCs/>
        </w:rPr>
        <w:t xml:space="preserve">Standard Schedule Edit </w:t>
      </w:r>
      <w:r w:rsidRPr="00464F6C">
        <w:t xml:space="preserve">[PSS SCHEDULE EDIT] option, the user can inactivate a Standard Schedule. This is done so that the Standard Schedule is not shown in CPRS and cannot be selected by the provider creating an order. In the Standard Schedule Maintenance option the following is shown to inactivate: </w:t>
      </w:r>
    </w:p>
    <w:p w14:paraId="60E6BF69" w14:textId="77777777" w:rsidR="00266D4A" w:rsidRPr="00464F6C" w:rsidRDefault="00266D4A" w:rsidP="00266D4A"/>
    <w:p w14:paraId="60E6BF6A" w14:textId="77777777" w:rsidR="00266D4A" w:rsidRPr="00464F6C" w:rsidRDefault="00266D4A" w:rsidP="00266D4A">
      <w:pPr>
        <w:rPr>
          <w:b/>
          <w:sz w:val="20"/>
          <w:szCs w:val="20"/>
        </w:rPr>
      </w:pPr>
      <w:r w:rsidRPr="00464F6C">
        <w:rPr>
          <w:b/>
          <w:sz w:val="20"/>
          <w:szCs w:val="20"/>
        </w:rPr>
        <w:t>Example:  Inactive Administration Schedule</w:t>
      </w:r>
    </w:p>
    <w:p w14:paraId="60E6BF6B" w14:textId="77777777" w:rsidR="00266D4A" w:rsidRPr="00464F6C" w:rsidRDefault="00266D4A" w:rsidP="00266D4A">
      <w:pPr>
        <w:rPr>
          <w:b/>
          <w:sz w:val="20"/>
          <w:szCs w:val="20"/>
        </w:rPr>
      </w:pPr>
    </w:p>
    <w:p w14:paraId="60E6BF6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Select ADMINISTRATION SCHEDULE: Q4HPRN      01-05-09-13-17-21</w:t>
      </w:r>
    </w:p>
    <w:p w14:paraId="60E6BF6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NAME: Q4HPRN// </w:t>
      </w:r>
    </w:p>
    <w:p w14:paraId="60E6BF6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OUTPATIENT EXPANSION: </w:t>
      </w:r>
    </w:p>
    <w:p w14:paraId="60E6BF6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OTHER LANGUAGE EXPANSION: </w:t>
      </w:r>
    </w:p>
    <w:p w14:paraId="60E6BF7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Answer YES to mark this administration schedule entry as inactive.</w:t>
      </w:r>
    </w:p>
    <w:p w14:paraId="60E6BF7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7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8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8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82" w14:textId="77777777" w:rsidR="00266D4A" w:rsidRPr="002C6BF3"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w:t>
      </w:r>
    </w:p>
    <w:p w14:paraId="60E6BF83" w14:textId="77777777" w:rsidR="00266D4A" w:rsidRPr="00EA77BC" w:rsidRDefault="00266D4A" w:rsidP="00266D4A">
      <w:pPr>
        <w:shd w:val="clear" w:color="auto" w:fill="D9D9D9"/>
        <w:spacing w:line="216" w:lineRule="auto"/>
        <w:ind w:left="360"/>
        <w:rPr>
          <w:rFonts w:ascii="Courier New" w:hAnsi="Courier New" w:cs="Courier New"/>
          <w:sz w:val="16"/>
          <w:szCs w:val="16"/>
        </w:rPr>
      </w:pPr>
    </w:p>
    <w:p w14:paraId="60E6BF84" w14:textId="77777777" w:rsidR="00266D4A" w:rsidRPr="00EA77BC" w:rsidRDefault="00266D4A" w:rsidP="00EA77BC"/>
    <w:p w14:paraId="60E6BF85" w14:textId="77777777" w:rsidR="002C4BD9" w:rsidRPr="00EA77BC" w:rsidRDefault="002C4BD9" w:rsidP="00123536">
      <w:pPr>
        <w:pStyle w:val="Heading2"/>
        <w:numPr>
          <w:ilvl w:val="0"/>
          <w:numId w:val="69"/>
        </w:numPr>
        <w:ind w:left="0"/>
      </w:pPr>
      <w:bookmarkStart w:id="1876" w:name="Page_130"/>
      <w:bookmarkStart w:id="1877" w:name="_Administration_Schedule_File"/>
      <w:bookmarkStart w:id="1878" w:name="Page_133"/>
      <w:bookmarkStart w:id="1879" w:name="_Toc219451959"/>
      <w:bookmarkStart w:id="1880" w:name="_Toc376874090"/>
      <w:bookmarkStart w:id="1881" w:name="_Toc523224141"/>
      <w:bookmarkEnd w:id="1876"/>
      <w:bookmarkEnd w:id="1877"/>
      <w:bookmarkEnd w:id="1878"/>
      <w:r w:rsidRPr="00EA77BC">
        <w:t>Administration Schedule File Report</w:t>
      </w:r>
      <w:bookmarkEnd w:id="1879"/>
      <w:bookmarkEnd w:id="1880"/>
      <w:bookmarkEnd w:id="1881"/>
      <w:r w:rsidRPr="00EA77BC">
        <w:t xml:space="preserve"> </w:t>
      </w:r>
    </w:p>
    <w:p w14:paraId="60E6BF86" w14:textId="77777777" w:rsidR="002C4BD9" w:rsidRPr="00EA77BC" w:rsidRDefault="002C4BD9" w:rsidP="00EB241E">
      <w:pPr>
        <w:pStyle w:val="Heading4"/>
        <w:spacing w:after="0"/>
        <w:ind w:firstLine="1080"/>
      </w:pPr>
      <w:r w:rsidRPr="00EA77BC">
        <w:t>[PSS SCHEDULE REPORT]</w:t>
      </w:r>
    </w:p>
    <w:p w14:paraId="60E6BF87" w14:textId="77777777" w:rsidR="002C4BD9" w:rsidRPr="00EA77BC" w:rsidRDefault="002C4BD9" w:rsidP="00732461">
      <w:pPr>
        <w:pStyle w:val="Blankpage"/>
        <w:keepNext/>
        <w:spacing w:line="216" w:lineRule="auto"/>
        <w:jc w:val="left"/>
      </w:pPr>
    </w:p>
    <w:p w14:paraId="60E6BF88" w14:textId="77777777" w:rsidR="005D5FD4" w:rsidRPr="00EA77BC" w:rsidRDefault="002C4BD9" w:rsidP="00732461">
      <w:pPr>
        <w:pStyle w:val="BodyText4"/>
        <w:keepNext w:val="0"/>
        <w:spacing w:line="216" w:lineRule="auto"/>
        <w:ind w:left="0"/>
        <w:rPr>
          <w:sz w:val="24"/>
          <w:szCs w:val="24"/>
        </w:rPr>
      </w:pPr>
      <w:r w:rsidRPr="00EA77BC">
        <w:rPr>
          <w:sz w:val="24"/>
          <w:szCs w:val="24"/>
        </w:rPr>
        <w:t xml:space="preserve">The </w:t>
      </w:r>
      <w:r w:rsidRPr="00EA77BC">
        <w:rPr>
          <w:i/>
          <w:sz w:val="24"/>
          <w:szCs w:val="24"/>
        </w:rPr>
        <w:t>Administration Schedule File Report</w:t>
      </w:r>
      <w:r w:rsidRPr="00EA77BC">
        <w:rPr>
          <w:sz w:val="24"/>
          <w:szCs w:val="24"/>
        </w:rPr>
        <w:t xml:space="preserve"> </w:t>
      </w:r>
      <w:r w:rsidR="00D37ED8" w:rsidRPr="00EA77BC">
        <w:fldChar w:fldCharType="begin"/>
      </w:r>
      <w:r w:rsidR="00D37ED8" w:rsidRPr="00EA77BC">
        <w:instrText xml:space="preserve"> XE "Administration Schedule File Report" \b</w:instrText>
      </w:r>
      <w:r w:rsidR="00D37ED8" w:rsidRPr="00EA77BC">
        <w:fldChar w:fldCharType="end"/>
      </w:r>
      <w:r w:rsidR="003537BF" w:rsidRPr="00EA77BC">
        <w:t xml:space="preserve">[PSS SCHEDULE REPORT] </w:t>
      </w:r>
      <w:r w:rsidRPr="00EA77BC">
        <w:rPr>
          <w:sz w:val="24"/>
          <w:szCs w:val="24"/>
        </w:rPr>
        <w:t xml:space="preserve">option </w:t>
      </w:r>
      <w:r w:rsidR="005D5FD4" w:rsidRPr="00EA77BC">
        <w:rPr>
          <w:sz w:val="24"/>
          <w:szCs w:val="24"/>
        </w:rPr>
        <w:t xml:space="preserve">prints out entries from the </w:t>
      </w:r>
      <w:r w:rsidR="00854AF3" w:rsidRPr="00EA77BC">
        <w:rPr>
          <w:sz w:val="24"/>
          <w:szCs w:val="24"/>
        </w:rPr>
        <w:t>ADMINISTRATION SCHEDULE</w:t>
      </w:r>
      <w:r w:rsidR="005D5FD4" w:rsidRPr="00EA77BC">
        <w:rPr>
          <w:sz w:val="24"/>
          <w:szCs w:val="24"/>
        </w:rPr>
        <w:t xml:space="preserve"> file (#</w:t>
      </w:r>
      <w:r w:rsidR="00671593" w:rsidRPr="00EA77BC">
        <w:rPr>
          <w:sz w:val="24"/>
          <w:szCs w:val="24"/>
        </w:rPr>
        <w:t>51.1</w:t>
      </w:r>
      <w:r w:rsidR="005D5FD4" w:rsidRPr="00EA77BC">
        <w:rPr>
          <w:sz w:val="24"/>
          <w:szCs w:val="24"/>
        </w:rPr>
        <w:t>) in order to check to see if a frequency is defined</w:t>
      </w:r>
      <w:r w:rsidR="00FC40B2" w:rsidRPr="00EA77BC">
        <w:rPr>
          <w:sz w:val="24"/>
          <w:szCs w:val="24"/>
        </w:rPr>
        <w:t xml:space="preserve">. </w:t>
      </w:r>
      <w:r w:rsidR="005D5FD4" w:rsidRPr="00EA77BC">
        <w:rPr>
          <w:sz w:val="24"/>
          <w:szCs w:val="24"/>
        </w:rPr>
        <w:t xml:space="preserve">A report can be run for all administration schedules or only the administration schedules without a </w:t>
      </w:r>
      <w:r w:rsidR="00671593" w:rsidRPr="00EA77BC">
        <w:rPr>
          <w:sz w:val="24"/>
          <w:szCs w:val="24"/>
        </w:rPr>
        <w:t xml:space="preserve">defined </w:t>
      </w:r>
      <w:r w:rsidR="005D5FD4" w:rsidRPr="00EA77BC">
        <w:rPr>
          <w:sz w:val="24"/>
          <w:szCs w:val="24"/>
        </w:rPr>
        <w:t>frequency</w:t>
      </w:r>
      <w:r w:rsidR="00671593" w:rsidRPr="00EA77BC">
        <w:rPr>
          <w:sz w:val="24"/>
          <w:szCs w:val="24"/>
        </w:rPr>
        <w:t>.</w:t>
      </w:r>
    </w:p>
    <w:p w14:paraId="60E6BF89" w14:textId="77777777" w:rsidR="005D5FD4" w:rsidRPr="00EA77BC" w:rsidRDefault="005D5FD4" w:rsidP="000C5921">
      <w:pPr>
        <w:pStyle w:val="BodyText4"/>
        <w:keepNext w:val="0"/>
        <w:spacing w:line="216" w:lineRule="auto"/>
        <w:ind w:left="0"/>
        <w:rPr>
          <w:sz w:val="24"/>
          <w:szCs w:val="24"/>
        </w:rPr>
      </w:pPr>
    </w:p>
    <w:p w14:paraId="60E6BF8A"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Only administration schedules with a PACKAGE PREFIX field (#4) </w:t>
      </w:r>
      <w:r w:rsidR="00E9544B" w:rsidRPr="00EA77BC">
        <w:rPr>
          <w:sz w:val="24"/>
          <w:szCs w:val="24"/>
        </w:rPr>
        <w:t>in</w:t>
      </w:r>
      <w:r w:rsidR="00854AF3" w:rsidRPr="00EA77BC">
        <w:rPr>
          <w:sz w:val="24"/>
          <w:szCs w:val="24"/>
        </w:rPr>
        <w:t xml:space="preserve"> the </w:t>
      </w:r>
      <w:r w:rsidR="00E9544B" w:rsidRPr="00EA77BC">
        <w:rPr>
          <w:sz w:val="24"/>
          <w:szCs w:val="24"/>
        </w:rPr>
        <w:t xml:space="preserve">ADMINISTRATION SCHEDULE file (#51.1) </w:t>
      </w:r>
      <w:r w:rsidRPr="00EA77BC">
        <w:rPr>
          <w:sz w:val="24"/>
          <w:szCs w:val="24"/>
        </w:rPr>
        <w:t>set to ‘PSJ’ will be included in the report</w:t>
      </w:r>
      <w:r w:rsidR="00FC40B2" w:rsidRPr="00EA77BC">
        <w:rPr>
          <w:sz w:val="24"/>
          <w:szCs w:val="24"/>
        </w:rPr>
        <w:t xml:space="preserve">. </w:t>
      </w:r>
    </w:p>
    <w:p w14:paraId="60E6BF8B" w14:textId="77777777" w:rsidR="005D5FD4" w:rsidRPr="00EA77BC" w:rsidRDefault="005D5FD4" w:rsidP="000C5921">
      <w:pPr>
        <w:pStyle w:val="BodyText4"/>
        <w:keepNext w:val="0"/>
        <w:spacing w:line="216" w:lineRule="auto"/>
        <w:ind w:left="0"/>
        <w:rPr>
          <w:sz w:val="24"/>
          <w:szCs w:val="24"/>
        </w:rPr>
      </w:pPr>
    </w:p>
    <w:p w14:paraId="60E6BF8C"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The report can be set to print in either an 80 or 132 column format. </w:t>
      </w:r>
    </w:p>
    <w:p w14:paraId="60E6BF8D" w14:textId="77777777" w:rsidR="003537BF" w:rsidRPr="00EA77BC" w:rsidRDefault="003537BF" w:rsidP="000C5921"/>
    <w:p w14:paraId="60E6BF8E" w14:textId="77777777" w:rsidR="003537BF" w:rsidRDefault="003537BF" w:rsidP="001B3F39">
      <w:pPr>
        <w:pStyle w:val="BodyText4"/>
        <w:keepNext w:val="0"/>
        <w:spacing w:line="216" w:lineRule="auto"/>
        <w:ind w:left="0"/>
        <w:rPr>
          <w:sz w:val="24"/>
          <w:szCs w:val="24"/>
        </w:rPr>
      </w:pPr>
      <w:r w:rsidRPr="00EA77BC">
        <w:rPr>
          <w:sz w:val="24"/>
          <w:szCs w:val="24"/>
        </w:rPr>
        <w:t xml:space="preserve">PSS*1*160 enhances the </w:t>
      </w:r>
      <w:r w:rsidRPr="005A7C4D">
        <w:rPr>
          <w:i/>
          <w:sz w:val="24"/>
          <w:szCs w:val="24"/>
        </w:rPr>
        <w:t xml:space="preserve">Administration Schedule File Report </w:t>
      </w:r>
      <w:r w:rsidR="00270B73" w:rsidRPr="00EA77BC">
        <w:t xml:space="preserve">[PSS SCHEDULE REPORT] </w:t>
      </w:r>
      <w:r w:rsidRPr="00EA77BC">
        <w:rPr>
          <w:sz w:val="24"/>
          <w:szCs w:val="24"/>
        </w:rPr>
        <w:t>option to allow the display of data from the two new fields; EXCLUDE FROM ALL DOSING CHECKS field (#9) and EXCLUDE FROM DAILY DOSE CHECK field (#10) that were added to the ADMINSTRATION SCHEDULE file (#51.1).</w:t>
      </w:r>
    </w:p>
    <w:p w14:paraId="60E6BF8F" w14:textId="77777777" w:rsidR="009E20C6" w:rsidRDefault="009E20C6" w:rsidP="001B3F39">
      <w:pPr>
        <w:pStyle w:val="BodyText4"/>
        <w:keepNext w:val="0"/>
        <w:spacing w:line="216" w:lineRule="auto"/>
        <w:ind w:left="0"/>
        <w:rPr>
          <w:sz w:val="24"/>
          <w:szCs w:val="24"/>
        </w:rPr>
      </w:pPr>
    </w:p>
    <w:p w14:paraId="60E6BF90" w14:textId="77777777" w:rsidR="009E20C6" w:rsidRPr="00EA77BC" w:rsidRDefault="009E20C6" w:rsidP="00F968B7">
      <w:pPr>
        <w:pStyle w:val="BodyText4"/>
        <w:keepNext w:val="0"/>
        <w:ind w:left="0"/>
        <w:rPr>
          <w:sz w:val="24"/>
          <w:szCs w:val="24"/>
        </w:rPr>
      </w:pPr>
      <w:r>
        <w:rPr>
          <w:sz w:val="24"/>
          <w:szCs w:val="24"/>
        </w:rPr>
        <w:t xml:space="preserve">PSS*1*201 enhances the </w:t>
      </w:r>
      <w:r w:rsidR="00270B73" w:rsidRPr="005A7C4D">
        <w:rPr>
          <w:i/>
          <w:sz w:val="24"/>
          <w:szCs w:val="24"/>
        </w:rPr>
        <w:t xml:space="preserve">Administration Schedule File Report </w:t>
      </w:r>
      <w:r w:rsidR="00270B73" w:rsidRPr="00EA77BC">
        <w:t xml:space="preserve">[PSS SCHEDULE REPORT] </w:t>
      </w:r>
      <w:r>
        <w:rPr>
          <w:sz w:val="24"/>
          <w:szCs w:val="24"/>
        </w:rPr>
        <w:t>option to allow the display of data from three new fields; DOSING CHECK FREQUENCY field (#11), DRUG(S) FOR DOSING CHK FREQ field (#11.1) and OLD SCHEDULE NAME(S) field (#13).</w:t>
      </w:r>
    </w:p>
    <w:p w14:paraId="60E6BF91" w14:textId="77777777" w:rsidR="00903AFF" w:rsidRPr="00EA77BC" w:rsidRDefault="00903AFF" w:rsidP="001B3F39"/>
    <w:p w14:paraId="60E6BF92" w14:textId="77777777" w:rsidR="00820A9B" w:rsidRPr="00EA77BC" w:rsidRDefault="00820A9B" w:rsidP="001B3F39">
      <w:pPr>
        <w:pStyle w:val="Example"/>
      </w:pPr>
      <w:bookmarkStart w:id="1882" w:name="Page_138"/>
      <w:bookmarkStart w:id="1883" w:name="_Toc14665908"/>
      <w:bookmarkStart w:id="1884" w:name="_Toc14666732"/>
      <w:bookmarkStart w:id="1885" w:name="_Toc14667187"/>
      <w:bookmarkEnd w:id="1882"/>
      <w:r w:rsidRPr="00EA77BC">
        <w:t>Example: Only administration schedules without a frequency defined.</w:t>
      </w:r>
    </w:p>
    <w:p w14:paraId="60E6BF93"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ADMIN</w:t>
      </w:r>
      <w:r w:rsidRPr="00EA77BC">
        <w:rPr>
          <w:rFonts w:ascii="Courier New" w:hAnsi="Courier New" w:cs="Courier New"/>
          <w:sz w:val="16"/>
          <w:szCs w:val="16"/>
        </w:rPr>
        <w:t>istration Schedule File Report</w:t>
      </w:r>
    </w:p>
    <w:p w14:paraId="60E6BF94"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5"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entries from the ADMINISTRATION SCHEDULE (#51.1) File.</w:t>
      </w:r>
    </w:p>
    <w:p w14:paraId="60E6BF96"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It can be run for all Schedules, or only Schedules without a FREQUENCY</w:t>
      </w:r>
    </w:p>
    <w:p w14:paraId="60E6BF97"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Only schedules with a PSJ Package Prefix will be displayed, since</w:t>
      </w:r>
    </w:p>
    <w:p w14:paraId="60E6BF98"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they are the only schedules the software will look at when deriving a FREQUENCY</w:t>
      </w:r>
    </w:p>
    <w:p w14:paraId="60E6BF99"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for the daily dosage checks. If a FREQUENCY (IN MINUTES) cannot</w:t>
      </w:r>
    </w:p>
    <w:p w14:paraId="60E6BF9A"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be determined for an order, the daily dosage check cannot occur for that order.</w:t>
      </w:r>
    </w:p>
    <w:p w14:paraId="60E6BF9B"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C"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9D" w14:textId="77777777" w:rsidR="00820A9B" w:rsidRPr="00EA77BC" w:rsidRDefault="00820A9B" w:rsidP="00CD4C83">
      <w:pPr>
        <w:shd w:val="clear" w:color="auto" w:fill="D9D9D9"/>
        <w:spacing w:line="216" w:lineRule="auto"/>
        <w:ind w:left="360"/>
        <w:rPr>
          <w:rFonts w:ascii="Courier New" w:hAnsi="Courier New" w:cs="Courier New"/>
          <w:sz w:val="16"/>
          <w:szCs w:val="16"/>
        </w:rPr>
      </w:pPr>
    </w:p>
    <w:p w14:paraId="60E6BF9E"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All Schedules</w:t>
      </w:r>
    </w:p>
    <w:p w14:paraId="60E6BF9F"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         Only Schedules with a missing frequency</w:t>
      </w:r>
    </w:p>
    <w:p w14:paraId="60E6BFA0" w14:textId="77777777" w:rsidR="00820A9B" w:rsidRPr="00EA77BC" w:rsidRDefault="00820A9B" w:rsidP="00BA5F06">
      <w:pPr>
        <w:shd w:val="clear" w:color="auto" w:fill="D9D9D9"/>
        <w:spacing w:line="216" w:lineRule="auto"/>
        <w:ind w:left="360"/>
        <w:rPr>
          <w:rFonts w:ascii="Courier New" w:hAnsi="Courier New" w:cs="Courier New"/>
          <w:sz w:val="16"/>
          <w:szCs w:val="16"/>
        </w:rPr>
      </w:pPr>
    </w:p>
    <w:p w14:paraId="60E6BFA1" w14:textId="77777777" w:rsidR="00820A9B" w:rsidRPr="00EA77BC" w:rsidRDefault="00820A9B" w:rsidP="0012128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All Schedules, or Only Schedules without a frequency: A// </w:t>
      </w:r>
      <w:r w:rsidRPr="00EA77BC">
        <w:rPr>
          <w:rFonts w:ascii="Courier New" w:hAnsi="Courier New" w:cs="Courier New"/>
          <w:b/>
          <w:sz w:val="16"/>
          <w:szCs w:val="16"/>
        </w:rPr>
        <w:t>O</w:t>
      </w:r>
      <w:r w:rsidRPr="00EA77BC">
        <w:rPr>
          <w:rFonts w:ascii="Courier New" w:hAnsi="Courier New" w:cs="Courier New"/>
          <w:sz w:val="16"/>
          <w:szCs w:val="16"/>
        </w:rPr>
        <w:t>nly Schedules     with a missing frequency</w:t>
      </w:r>
    </w:p>
    <w:p w14:paraId="60E6BFA2" w14:textId="77777777" w:rsidR="00820A9B" w:rsidRPr="00EA77BC" w:rsidRDefault="00820A9B" w:rsidP="0012128D">
      <w:pPr>
        <w:shd w:val="clear" w:color="auto" w:fill="D9D9D9"/>
        <w:spacing w:line="216" w:lineRule="auto"/>
        <w:ind w:left="360"/>
        <w:rPr>
          <w:rFonts w:ascii="Courier New" w:hAnsi="Courier New" w:cs="Courier New"/>
          <w:sz w:val="16"/>
          <w:szCs w:val="16"/>
        </w:rPr>
      </w:pPr>
    </w:p>
    <w:p w14:paraId="60E6BFA3" w14:textId="77777777" w:rsidR="00820A9B" w:rsidRPr="00EA77BC" w:rsidRDefault="00820A9B" w:rsidP="0005137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A4" w14:textId="77777777" w:rsidR="00820A9B" w:rsidRPr="00EA77BC" w:rsidRDefault="00820A9B" w:rsidP="0005137D">
      <w:pPr>
        <w:shd w:val="clear" w:color="auto" w:fill="D9D9D9"/>
        <w:spacing w:line="216" w:lineRule="auto"/>
        <w:ind w:left="360"/>
        <w:rPr>
          <w:rFonts w:ascii="Courier New" w:hAnsi="Courier New" w:cs="Courier New"/>
          <w:sz w:val="16"/>
          <w:szCs w:val="16"/>
        </w:rPr>
      </w:pPr>
    </w:p>
    <w:p w14:paraId="60E6BFA5" w14:textId="77777777" w:rsidR="00820A9B" w:rsidRPr="00EA77BC" w:rsidRDefault="00820A9B" w:rsidP="00EB24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80        80 Column</w:t>
      </w:r>
    </w:p>
    <w:p w14:paraId="60E6BFA6" w14:textId="77777777" w:rsidR="00820A9B" w:rsidRPr="00EA77BC" w:rsidRDefault="00820A9B" w:rsidP="005C4F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132       132 Column</w:t>
      </w:r>
    </w:p>
    <w:p w14:paraId="60E6BFA7" w14:textId="77777777" w:rsidR="00820A9B" w:rsidRPr="00EA77BC" w:rsidRDefault="00820A9B" w:rsidP="000128D8">
      <w:pPr>
        <w:shd w:val="clear" w:color="auto" w:fill="D9D9D9"/>
        <w:spacing w:line="216" w:lineRule="auto"/>
        <w:ind w:left="360"/>
        <w:rPr>
          <w:rFonts w:ascii="Courier New" w:hAnsi="Courier New" w:cs="Courier New"/>
          <w:sz w:val="16"/>
          <w:szCs w:val="16"/>
        </w:rPr>
      </w:pPr>
    </w:p>
    <w:p w14:paraId="60E6BFA8" w14:textId="77777777" w:rsidR="00820A9B" w:rsidRPr="00EA77BC" w:rsidRDefault="00820A9B" w:rsidP="000128D8">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in 80 or 132 column format: 80// &lt;</w:t>
      </w:r>
      <w:r w:rsidRPr="00EA77BC">
        <w:rPr>
          <w:rFonts w:ascii="Courier New" w:hAnsi="Courier New" w:cs="Courier New"/>
          <w:b/>
          <w:sz w:val="16"/>
          <w:szCs w:val="16"/>
        </w:rPr>
        <w:t>ENTER</w:t>
      </w:r>
      <w:r w:rsidRPr="00EA77BC">
        <w:rPr>
          <w:rFonts w:ascii="Courier New" w:hAnsi="Courier New" w:cs="Courier New"/>
          <w:sz w:val="16"/>
          <w:szCs w:val="16"/>
        </w:rPr>
        <w:t>&gt; Column</w:t>
      </w:r>
    </w:p>
    <w:p w14:paraId="60E6BFA9"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A"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 xml:space="preserve">&gt; </w:t>
      </w:r>
    </w:p>
    <w:p w14:paraId="60E6BFA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ADMINISTRATION SCHEDULE WITHOUT FREQUENCY REPORT                    PAGE: 1</w:t>
      </w:r>
    </w:p>
    <w:p w14:paraId="60E6BFA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w:t>
      </w:r>
    </w:p>
    <w:p w14:paraId="60E6BFA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BID-W/MEAL</w:t>
      </w:r>
    </w:p>
    <w:p w14:paraId="60E6BFAF"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w:t>
      </w:r>
      <w:r w:rsidR="001833F5" w:rsidRPr="00EA77BC">
        <w:rPr>
          <w:rFonts w:ascii="Courier New" w:hAnsi="Courier New" w:cs="Courier New"/>
          <w:sz w:val="16"/>
          <w:szCs w:val="16"/>
        </w:rPr>
        <w:t>09-17</w:t>
      </w:r>
    </w:p>
    <w:p w14:paraId="60E6BFB0"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w:t>
      </w:r>
      <w:r w:rsidR="001833F5" w:rsidRPr="00EA77BC">
        <w:rPr>
          <w:rFonts w:ascii="Courier New" w:hAnsi="Courier New" w:cs="Courier New"/>
          <w:sz w:val="16"/>
          <w:szCs w:val="16"/>
        </w:rPr>
        <w:t>TWICE DAILY WITH MEAL</w:t>
      </w:r>
    </w:p>
    <w:p w14:paraId="60E6BFB1"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B2"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B3"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B4"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 </w:t>
      </w:r>
    </w:p>
    <w:p w14:paraId="60E6BFB5"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8"/>
          <w:szCs w:val="18"/>
        </w:rPr>
        <w:t xml:space="preserve">     </w:t>
      </w:r>
      <w:r w:rsidRPr="00F968B7">
        <w:rPr>
          <w:rFonts w:ascii="Courier New" w:hAnsi="Courier New" w:cs="Courier New"/>
          <w:sz w:val="16"/>
          <w:szCs w:val="16"/>
        </w:rPr>
        <w:t xml:space="preserve">EXCLUDE FROM ALL DOSE CHECKS: </w:t>
      </w:r>
    </w:p>
    <w:p w14:paraId="60E6BFB6"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B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B8"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B9"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BA"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B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B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Q12H</w:t>
      </w:r>
    </w:p>
    <w:p w14:paraId="60E6BFB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0900-2100</w:t>
      </w:r>
    </w:p>
    <w:p w14:paraId="60E6BFB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EVERY 12 HOURS</w:t>
      </w:r>
    </w:p>
    <w:p w14:paraId="60E6BFBF"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C0"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C1"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C2"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w:t>
      </w:r>
    </w:p>
    <w:p w14:paraId="60E6BFC3"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ALL DOSE CHECKS: </w:t>
      </w:r>
    </w:p>
    <w:p w14:paraId="60E6BFC4"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C5"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C6"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C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C8"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C9"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BFCA" w14:textId="77777777" w:rsidR="00820A9B" w:rsidRPr="00F918E6" w:rsidRDefault="00F918E6" w:rsidP="00F918E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End of Report.</w:t>
      </w:r>
    </w:p>
    <w:p w14:paraId="60E6BFCB" w14:textId="77777777" w:rsidR="00024B5B" w:rsidRDefault="00024B5B" w:rsidP="00024B5B">
      <w:pPr>
        <w:shd w:val="clear" w:color="auto" w:fill="FFFFFF"/>
        <w:spacing w:line="216" w:lineRule="auto"/>
        <w:ind w:left="360"/>
      </w:pPr>
    </w:p>
    <w:p w14:paraId="60E6BFCC" w14:textId="77777777" w:rsidR="00F83009" w:rsidRDefault="00024B5B" w:rsidP="00024B5B">
      <w:pPr>
        <w:shd w:val="clear" w:color="auto" w:fill="FFFFFF"/>
        <w:spacing w:line="216" w:lineRule="auto"/>
        <w:ind w:left="360"/>
        <w:rPr>
          <w:rFonts w:cs="Courier New"/>
          <w:bCs/>
          <w:szCs w:val="16"/>
        </w:rPr>
      </w:pPr>
      <w:r w:rsidRPr="00464F6C">
        <w:t>T</w:t>
      </w:r>
      <w:r>
        <w:t xml:space="preserve">he </w:t>
      </w:r>
      <w:r w:rsidRPr="005A7C4D">
        <w:rPr>
          <w:i/>
        </w:rPr>
        <w:t xml:space="preserve">Administration Schedule File Report </w:t>
      </w:r>
      <w:r>
        <w:t>[PSS SCHEDULE REPORT] was updated to display  INACTIVE : YES</w:t>
      </w:r>
      <w:r w:rsidRPr="00BD5AD6">
        <w:t xml:space="preserve"> for those administration schedules that have been inactivated.  </w:t>
      </w:r>
      <w:r w:rsidRPr="00642C55">
        <w:rPr>
          <w:rFonts w:cs="Courier New"/>
          <w:bCs/>
          <w:szCs w:val="16"/>
        </w:rPr>
        <w:t>Inactive schedules are filtered from the list of schedules sent to CPRS</w:t>
      </w:r>
      <w:r>
        <w:rPr>
          <w:rFonts w:cs="Courier New"/>
          <w:bCs/>
          <w:szCs w:val="16"/>
        </w:rPr>
        <w:t xml:space="preserve"> but are still selectable from backdoor pharmacy</w:t>
      </w:r>
      <w:r w:rsidRPr="00642C55">
        <w:rPr>
          <w:rFonts w:cs="Courier New"/>
          <w:bCs/>
          <w:szCs w:val="16"/>
        </w:rPr>
        <w:t>.</w:t>
      </w:r>
    </w:p>
    <w:p w14:paraId="60E6BFCD" w14:textId="77777777" w:rsidR="00024B5B" w:rsidRPr="00024B5B" w:rsidRDefault="00024B5B" w:rsidP="00024B5B">
      <w:pPr>
        <w:shd w:val="clear" w:color="auto" w:fill="FFFFFF"/>
        <w:spacing w:line="216" w:lineRule="auto"/>
        <w:ind w:left="360"/>
        <w:rPr>
          <w:rFonts w:cs="Courier New"/>
          <w:bCs/>
          <w:szCs w:val="16"/>
        </w:rPr>
      </w:pPr>
    </w:p>
    <w:p w14:paraId="60E6BFCE" w14:textId="77777777" w:rsidR="00266D4A" w:rsidRPr="00464F6C" w:rsidRDefault="00266D4A" w:rsidP="00F918E6">
      <w:pPr>
        <w:pStyle w:val="Example"/>
        <w:spacing w:after="60"/>
      </w:pPr>
      <w:r w:rsidRPr="00464F6C">
        <w:t>Example: Administration Schedule File Report</w:t>
      </w:r>
    </w:p>
    <w:p w14:paraId="60E6BFCF" w14:textId="77777777" w:rsidR="00266D4A" w:rsidRPr="00464F6C" w:rsidRDefault="00266D4A" w:rsidP="00266D4A">
      <w:pPr>
        <w:shd w:val="clear" w:color="auto" w:fill="D9D9D9"/>
        <w:spacing w:line="216" w:lineRule="auto"/>
        <w:ind w:left="360"/>
        <w:rPr>
          <w:rFonts w:ascii="Courier New" w:hAnsi="Courier New" w:cs="Courier New"/>
          <w:sz w:val="16"/>
          <w:szCs w:val="16"/>
        </w:rPr>
      </w:pPr>
    </w:p>
    <w:p w14:paraId="60E6BFD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ADMINISTRATION SCHEDULE FILE REPORT (All)                           PAGE: 5</w:t>
      </w:r>
    </w:p>
    <w:p w14:paraId="60E6BFD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w:t>
      </w:r>
    </w:p>
    <w:p w14:paraId="60E6BFD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CONTINUOUS</w:t>
      </w:r>
    </w:p>
    <w:p w14:paraId="60E6BFD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FREQUENCY (IN MINUTES): 720</w:t>
      </w:r>
    </w:p>
    <w:p w14:paraId="60E6BFD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14:paraId="60E6BFD5"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D6"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D7"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r w:rsidR="00266D4A" w:rsidRPr="00464F6C">
        <w:rPr>
          <w:rFonts w:ascii="Courier New" w:hAnsi="Courier New" w:cs="Courier New"/>
          <w:b/>
          <w:bCs/>
          <w:sz w:val="16"/>
          <w:szCs w:val="16"/>
        </w:rPr>
        <w:t xml:space="preserve"> </w:t>
      </w:r>
    </w:p>
    <w:p w14:paraId="60E6BFD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r w:rsidR="00642C55">
        <w:rPr>
          <w:rFonts w:ascii="Courier New" w:hAnsi="Courier New" w:cs="Courier New"/>
          <w:b/>
          <w:bCs/>
          <w:sz w:val="16"/>
          <w:szCs w:val="16"/>
        </w:rPr>
        <w:t>YES</w:t>
      </w:r>
    </w:p>
    <w:p w14:paraId="60E6BFD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D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BID-PRN</w:t>
      </w:r>
    </w:p>
    <w:p w14:paraId="60E6BFD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STANDARD ADMINISTRATION TIMES: </w:t>
      </w:r>
    </w:p>
    <w:p w14:paraId="60E6BFD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OUTPATIENT EXPANSION: </w:t>
      </w:r>
    </w:p>
    <w:p w14:paraId="60E6BFDD"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OTHER LANGUAGE EXPANSION:</w:t>
      </w:r>
    </w:p>
    <w:p w14:paraId="60E6BFDE" w14:textId="77777777" w:rsidR="00266D4A" w:rsidRPr="00464F6C" w:rsidRDefault="009E20C6" w:rsidP="00266D4A">
      <w:pPr>
        <w:shd w:val="clear" w:color="auto" w:fill="D9D9D9"/>
        <w:spacing w:line="216" w:lineRule="auto"/>
        <w:ind w:left="360"/>
        <w:rPr>
          <w:rFonts w:ascii="Courier New" w:hAnsi="Courier New" w:cs="Courier New"/>
          <w:b/>
          <w:bCs/>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Pr="00EA77BC">
        <w:rPr>
          <w:rFonts w:ascii="Courier New" w:hAnsi="Courier New" w:cs="Courier New"/>
          <w:sz w:val="16"/>
          <w:szCs w:val="16"/>
        </w:rPr>
        <w:t xml:space="preserve"> </w:t>
      </w:r>
      <w:r w:rsidR="00266D4A" w:rsidRPr="00464F6C">
        <w:rPr>
          <w:rFonts w:ascii="Courier New" w:hAnsi="Courier New" w:cs="Courier New"/>
          <w:b/>
          <w:bCs/>
          <w:sz w:val="16"/>
          <w:szCs w:val="16"/>
        </w:rPr>
        <w:t xml:space="preserve"> </w:t>
      </w:r>
    </w:p>
    <w:p w14:paraId="60E6BFD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PRN</w:t>
      </w:r>
    </w:p>
    <w:p w14:paraId="60E6BFE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FREQUENCY (IN MINUTES): </w:t>
      </w:r>
    </w:p>
    <w:p w14:paraId="60E6BFE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14:paraId="60E6BFE2"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E3"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E4"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E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p>
    <w:p w14:paraId="60E6BFE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E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bookmarkStart w:id="1886" w:name="p137"/>
      <w:r w:rsidRPr="00464F6C">
        <w:rPr>
          <w:rFonts w:ascii="Courier New" w:hAnsi="Courier New" w:cs="Courier New"/>
          <w:b/>
          <w:bCs/>
          <w:sz w:val="16"/>
          <w:szCs w:val="16"/>
        </w:rPr>
        <w:t>BID-PRN</w:t>
      </w:r>
    </w:p>
    <w:p w14:paraId="60E6BFE8" w14:textId="77777777" w:rsidR="00266D4A" w:rsidRPr="00EA77BC" w:rsidRDefault="00266D4A" w:rsidP="00266D4A">
      <w:pPr>
        <w:shd w:val="clear" w:color="auto" w:fill="D9D9D9"/>
        <w:spacing w:line="216" w:lineRule="auto"/>
        <w:ind w:left="360"/>
        <w:rPr>
          <w:rFonts w:ascii="Courier New" w:hAnsi="Courier New" w:cs="Courier New"/>
          <w:sz w:val="16"/>
          <w:szCs w:val="16"/>
        </w:rPr>
      </w:pPr>
      <w:r w:rsidRPr="00464F6C">
        <w:rPr>
          <w:rFonts w:ascii="Courier New" w:hAnsi="Courier New" w:cs="Courier New"/>
          <w:b/>
          <w:bCs/>
          <w:sz w:val="16"/>
          <w:szCs w:val="16"/>
        </w:rPr>
        <w:t xml:space="preserve">     STANDARD </w:t>
      </w:r>
      <w:bookmarkEnd w:id="1886"/>
      <w:r w:rsidRPr="00464F6C">
        <w:rPr>
          <w:rFonts w:ascii="Courier New" w:hAnsi="Courier New" w:cs="Courier New"/>
          <w:b/>
          <w:bCs/>
          <w:sz w:val="16"/>
          <w:szCs w:val="16"/>
        </w:rPr>
        <w:t>ADMINISTRATION TIMES: 11-18</w:t>
      </w:r>
    </w:p>
    <w:p w14:paraId="60E6BFE9" w14:textId="77777777" w:rsidR="00266D4A" w:rsidRPr="00EA77BC" w:rsidRDefault="00266D4A" w:rsidP="00EA77BC"/>
    <w:p w14:paraId="60E6BFEA" w14:textId="77777777" w:rsidR="00595E65" w:rsidRPr="00EA77BC" w:rsidRDefault="00595E65" w:rsidP="00603627">
      <w:pPr>
        <w:pStyle w:val="Heading1"/>
        <w:numPr>
          <w:ilvl w:val="0"/>
          <w:numId w:val="45"/>
        </w:numPr>
        <w:tabs>
          <w:tab w:val="clear" w:pos="720"/>
          <w:tab w:val="num" w:pos="900"/>
        </w:tabs>
      </w:pPr>
      <w:bookmarkStart w:id="1887" w:name="_Toc219451960"/>
      <w:bookmarkStart w:id="1888" w:name="_Toc376874091"/>
      <w:bookmarkStart w:id="1889" w:name="_Toc523224142"/>
      <w:r w:rsidRPr="00EA77BC">
        <w:t>Synonym Enter/Edit</w:t>
      </w:r>
      <w:bookmarkEnd w:id="1883"/>
      <w:bookmarkEnd w:id="1884"/>
      <w:bookmarkEnd w:id="1885"/>
      <w:bookmarkEnd w:id="1887"/>
      <w:bookmarkEnd w:id="1888"/>
      <w:bookmarkEnd w:id="1889"/>
    </w:p>
    <w:p w14:paraId="60E6BFEB" w14:textId="77777777" w:rsidR="00595E65" w:rsidRPr="00EA77BC" w:rsidRDefault="00595E65" w:rsidP="00EA77BC">
      <w:pPr>
        <w:pStyle w:val="Heading4"/>
        <w:spacing w:after="0"/>
        <w:ind w:firstLine="900"/>
        <w:rPr>
          <w:sz w:val="28"/>
        </w:rPr>
      </w:pPr>
      <w:bookmarkStart w:id="1890" w:name="_Toc14665909"/>
      <w:bookmarkStart w:id="1891" w:name="_Toc14666733"/>
      <w:bookmarkStart w:id="1892" w:name="_Toc14667188"/>
      <w:r w:rsidRPr="00EA77BC">
        <w:t>[PSS SYNONYM EDIT]</w:t>
      </w:r>
      <w:bookmarkEnd w:id="1890"/>
      <w:bookmarkEnd w:id="1891"/>
      <w:bookmarkEnd w:id="1892"/>
    </w:p>
    <w:p w14:paraId="60E6BFEC" w14:textId="77777777" w:rsidR="00595E65" w:rsidRPr="00EA77BC" w:rsidRDefault="00595E65" w:rsidP="00732461">
      <w:pPr>
        <w:keepNext/>
      </w:pPr>
    </w:p>
    <w:p w14:paraId="60E6BFED" w14:textId="77777777" w:rsidR="00595E65" w:rsidRPr="00EA77BC" w:rsidRDefault="00595E65" w:rsidP="00732461">
      <w:bookmarkStart w:id="1893" w:name="_Toc14665910"/>
      <w:bookmarkStart w:id="1894" w:name="_Toc14666734"/>
      <w:bookmarkStart w:id="1895" w:name="_Toc14667189"/>
      <w:r w:rsidRPr="00EA77BC">
        <w:t>The</w:t>
      </w:r>
      <w:r w:rsidRPr="00EA77BC">
        <w:rPr>
          <w:i/>
          <w:iCs/>
        </w:rPr>
        <w:t xml:space="preserve"> Synonym Enter/Edit</w:t>
      </w:r>
      <w:r w:rsidRPr="00EA77BC">
        <w:fldChar w:fldCharType="begin"/>
      </w:r>
      <w:r w:rsidRPr="00EA77BC">
        <w:instrText xml:space="preserve"> XE "Synonym Enter/Edit" \b</w:instrText>
      </w:r>
      <w:r w:rsidRPr="00EA77BC">
        <w:fldChar w:fldCharType="end"/>
      </w:r>
      <w:r w:rsidRPr="00EA77BC">
        <w:t xml:space="preserve"> </w:t>
      </w:r>
      <w:r w:rsidR="003537BF" w:rsidRPr="00EA77BC">
        <w:t xml:space="preserve">[PSS SYNONYM EDIT] </w:t>
      </w:r>
      <w:r w:rsidRPr="00EA77BC">
        <w:t xml:space="preserve">option allows the user to enter synonym information into the SYNONYM </w:t>
      </w:r>
      <w:r w:rsidR="003537BF" w:rsidRPr="00EA77BC">
        <w:t xml:space="preserve">multiple (#9) of the DRUG file (#50) </w:t>
      </w:r>
      <w:r w:rsidRPr="00EA77BC">
        <w:t xml:space="preserve"> for a selected Dispense Drug. Synonyms are used to easily identify drugs for the BCMA package and the Drug Accountability package, and to simplify medication order entry.</w:t>
      </w:r>
      <w:bookmarkEnd w:id="1893"/>
      <w:bookmarkEnd w:id="1894"/>
      <w:bookmarkEnd w:id="1895"/>
    </w:p>
    <w:p w14:paraId="60E6BFEE" w14:textId="77777777" w:rsidR="00595E65" w:rsidRPr="00EA77BC" w:rsidRDefault="00595E65" w:rsidP="000C5921"/>
    <w:p w14:paraId="60E6BFEF" w14:textId="77777777" w:rsidR="00595E65" w:rsidRPr="00EA77BC" w:rsidRDefault="00595E65" w:rsidP="000C5921">
      <w:pPr>
        <w:pStyle w:val="ExampleHeading"/>
      </w:pPr>
      <w:bookmarkStart w:id="1896" w:name="_Toc14665911"/>
      <w:bookmarkStart w:id="1897" w:name="_Toc14666735"/>
      <w:bookmarkStart w:id="1898" w:name="_Toc14667190"/>
      <w:r w:rsidRPr="00EA77BC">
        <w:t>Example 1: Creating a New Synonym</w:t>
      </w:r>
      <w:bookmarkEnd w:id="1896"/>
      <w:bookmarkEnd w:id="1897"/>
      <w:bookmarkEnd w:id="1898"/>
    </w:p>
    <w:p w14:paraId="60E6BFF0" w14:textId="77777777" w:rsidR="00595E65" w:rsidRPr="00EA77BC" w:rsidRDefault="00595E65" w:rsidP="000C5921">
      <w:pPr>
        <w:pStyle w:val="Codeexample"/>
      </w:pPr>
      <w:bookmarkStart w:id="1899" w:name="_Toc14665912"/>
      <w:bookmarkStart w:id="1900" w:name="_Toc14666736"/>
      <w:bookmarkStart w:id="1901" w:name="_Toc14667191"/>
      <w:r w:rsidRPr="00EA77BC">
        <w:t xml:space="preserve">Select DRUG GENERIC NAME: </w:t>
      </w:r>
      <w:r w:rsidRPr="00EA77BC">
        <w:rPr>
          <w:b/>
          <w:bCs/>
        </w:rPr>
        <w:t>NAP</w:t>
      </w:r>
      <w:bookmarkEnd w:id="1899"/>
      <w:bookmarkEnd w:id="1900"/>
      <w:bookmarkEnd w:id="1901"/>
    </w:p>
    <w:p w14:paraId="60E6BFF1" w14:textId="77777777" w:rsidR="00595E65" w:rsidRPr="00EA77BC" w:rsidRDefault="00595E65" w:rsidP="000C5921">
      <w:pPr>
        <w:pStyle w:val="Codeexample"/>
      </w:pPr>
      <w:r w:rsidRPr="00EA77BC">
        <w:t xml:space="preserve">     </w:t>
      </w:r>
      <w:bookmarkStart w:id="1902" w:name="_Toc14665913"/>
      <w:bookmarkStart w:id="1903" w:name="_Toc14666737"/>
      <w:bookmarkStart w:id="1904" w:name="_Toc14667192"/>
      <w:r w:rsidRPr="00EA77BC">
        <w:t>1   NAPROXEN 250MG S.T.           MS102     N/F     09-05-00</w:t>
      </w:r>
      <w:bookmarkEnd w:id="1902"/>
      <w:bookmarkEnd w:id="1903"/>
      <w:bookmarkEnd w:id="1904"/>
      <w:r w:rsidRPr="00EA77BC">
        <w:t xml:space="preserve">       </w:t>
      </w:r>
    </w:p>
    <w:p w14:paraId="60E6BFF2" w14:textId="77777777" w:rsidR="00595E65" w:rsidRPr="00EA77BC" w:rsidRDefault="00595E65" w:rsidP="000C5921">
      <w:pPr>
        <w:pStyle w:val="Codeexample"/>
      </w:pPr>
      <w:r w:rsidRPr="00EA77BC">
        <w:t xml:space="preserve">     </w:t>
      </w:r>
      <w:bookmarkStart w:id="1905" w:name="_Toc14665914"/>
      <w:bookmarkStart w:id="1906" w:name="_Toc14666738"/>
      <w:bookmarkStart w:id="1907" w:name="_Toc14667193"/>
      <w:r w:rsidRPr="00EA77BC">
        <w:t>2   NAPROXEN 375MG TAB           MS102</w:t>
      </w:r>
      <w:bookmarkEnd w:id="1905"/>
      <w:bookmarkEnd w:id="1906"/>
      <w:bookmarkEnd w:id="1907"/>
      <w:r w:rsidRPr="00EA77BC">
        <w:t xml:space="preserve">           </w:t>
      </w:r>
    </w:p>
    <w:p w14:paraId="60E6BFF3" w14:textId="77777777" w:rsidR="00595E65" w:rsidRPr="00EA77BC" w:rsidRDefault="00595E65" w:rsidP="001B3F39">
      <w:pPr>
        <w:pStyle w:val="Codeexample"/>
      </w:pPr>
      <w:bookmarkStart w:id="1908" w:name="_Toc14665915"/>
      <w:bookmarkStart w:id="1909" w:name="_Toc14666739"/>
      <w:bookmarkStart w:id="1910" w:name="_Toc14667194"/>
      <w:r w:rsidRPr="00EA77BC">
        <w:t xml:space="preserve">CHOOSE 1-2: </w:t>
      </w:r>
      <w:r w:rsidRPr="00EA77BC">
        <w:rPr>
          <w:b/>
          <w:bCs/>
        </w:rPr>
        <w:t>2</w:t>
      </w:r>
      <w:r w:rsidRPr="00EA77BC">
        <w:t xml:space="preserve">  NAPROXEN 375MG TAB         MS102</w:t>
      </w:r>
      <w:bookmarkEnd w:id="1908"/>
      <w:bookmarkEnd w:id="1909"/>
      <w:bookmarkEnd w:id="1910"/>
      <w:r w:rsidRPr="00EA77BC">
        <w:t xml:space="preserve">           </w:t>
      </w:r>
    </w:p>
    <w:p w14:paraId="60E6BFF4" w14:textId="77777777" w:rsidR="00595E65" w:rsidRPr="00EA77BC" w:rsidRDefault="00595E65" w:rsidP="001B3F39">
      <w:pPr>
        <w:pStyle w:val="Codeexample"/>
      </w:pPr>
      <w:bookmarkStart w:id="1911" w:name="_Toc14665916"/>
      <w:bookmarkStart w:id="1912" w:name="_Toc14666740"/>
      <w:bookmarkStart w:id="1913" w:name="_Toc14667195"/>
      <w:r w:rsidRPr="00EA77BC">
        <w:t xml:space="preserve">Select SYNONYM: 018393027342// </w:t>
      </w:r>
      <w:r w:rsidRPr="00EA77BC">
        <w:rPr>
          <w:b/>
          <w:bCs/>
        </w:rPr>
        <w:t>ALEVE</w:t>
      </w:r>
      <w:bookmarkEnd w:id="1911"/>
      <w:bookmarkEnd w:id="1912"/>
      <w:bookmarkEnd w:id="1913"/>
    </w:p>
    <w:p w14:paraId="60E6BFF5" w14:textId="77777777" w:rsidR="00595E65" w:rsidRPr="00EA77BC" w:rsidRDefault="00595E65" w:rsidP="001B3F39">
      <w:pPr>
        <w:pStyle w:val="Codeexample"/>
      </w:pPr>
      <w:r w:rsidRPr="00EA77BC">
        <w:t xml:space="preserve">  </w:t>
      </w:r>
      <w:bookmarkStart w:id="1914" w:name="_Toc14665917"/>
      <w:bookmarkStart w:id="1915" w:name="_Toc14666741"/>
      <w:bookmarkStart w:id="1916" w:name="_Toc14667196"/>
      <w:r w:rsidRPr="00EA77BC">
        <w:t>INTENDED USE:</w:t>
      </w:r>
      <w:r w:rsidRPr="00EA77BC">
        <w:rPr>
          <w:b/>
          <w:bCs/>
        </w:rPr>
        <w:t xml:space="preserve"> </w:t>
      </w:r>
      <w:r w:rsidRPr="00EA77BC">
        <w:rPr>
          <w:rFonts w:cs="Courier New"/>
          <w:b/>
          <w:bCs/>
        </w:rPr>
        <w:t>TRADE NAME</w:t>
      </w:r>
      <w:bookmarkEnd w:id="1914"/>
      <w:bookmarkEnd w:id="1915"/>
      <w:bookmarkEnd w:id="1916"/>
    </w:p>
    <w:p w14:paraId="60E6BFF6" w14:textId="77777777" w:rsidR="00595E65" w:rsidRPr="00EA77BC" w:rsidRDefault="00595E65" w:rsidP="001B3F39">
      <w:pPr>
        <w:pStyle w:val="Codeexample"/>
      </w:pPr>
      <w:r w:rsidRPr="00EA77BC">
        <w:t xml:space="preserve">  </w:t>
      </w:r>
      <w:bookmarkStart w:id="1917" w:name="_Toc14665918"/>
      <w:bookmarkStart w:id="1918" w:name="_Toc14666742"/>
      <w:bookmarkStart w:id="1919" w:name="_Toc14667197"/>
      <w:r w:rsidRPr="00EA77BC">
        <w:t xml:space="preserve">NDC CODE: </w:t>
      </w:r>
      <w:r w:rsidRPr="00EA77BC">
        <w:rPr>
          <w:rFonts w:cs="Courier New"/>
          <w:b/>
          <w:bCs/>
        </w:rPr>
        <w:t>&lt;Enter&gt;</w:t>
      </w:r>
      <w:bookmarkEnd w:id="1917"/>
      <w:bookmarkEnd w:id="1918"/>
      <w:bookmarkEnd w:id="1919"/>
    </w:p>
    <w:p w14:paraId="60E6BFF7" w14:textId="77777777" w:rsidR="00595E65" w:rsidRPr="00EA77BC" w:rsidRDefault="00595E65" w:rsidP="001B3F39">
      <w:pPr>
        <w:pStyle w:val="Codeexample"/>
      </w:pPr>
      <w:bookmarkStart w:id="1920" w:name="_Toc14665919"/>
      <w:bookmarkStart w:id="1921" w:name="_Toc14666743"/>
      <w:bookmarkStart w:id="1922" w:name="_Toc14667198"/>
      <w:r w:rsidRPr="00EA77BC">
        <w:t xml:space="preserve">Select SYNONYM: </w:t>
      </w:r>
      <w:r w:rsidRPr="00EA77BC">
        <w:rPr>
          <w:rFonts w:cs="Courier New"/>
          <w:b/>
          <w:bCs/>
        </w:rPr>
        <w:t>&lt;Enter&gt;</w:t>
      </w:r>
      <w:bookmarkEnd w:id="1920"/>
      <w:bookmarkEnd w:id="1921"/>
      <w:bookmarkEnd w:id="1922"/>
    </w:p>
    <w:p w14:paraId="60E6BFF8" w14:textId="77777777" w:rsidR="006F266D" w:rsidRPr="00EA77BC" w:rsidRDefault="006F266D" w:rsidP="001B3F39">
      <w:bookmarkStart w:id="1923" w:name="_Toc14665920"/>
      <w:bookmarkStart w:id="1924" w:name="_Toc14666744"/>
      <w:bookmarkStart w:id="1925" w:name="_Toc14667199"/>
    </w:p>
    <w:p w14:paraId="60E6BFF9" w14:textId="77777777" w:rsidR="00595E65" w:rsidRPr="00EA77BC" w:rsidRDefault="00595E65" w:rsidP="001B3F39">
      <w:pPr>
        <w:pStyle w:val="ExampleHeading"/>
      </w:pPr>
      <w:r w:rsidRPr="00EA77BC">
        <w:t>Example 2: Deleting a Synonym</w:t>
      </w:r>
      <w:bookmarkEnd w:id="1923"/>
      <w:bookmarkEnd w:id="1924"/>
      <w:bookmarkEnd w:id="1925"/>
    </w:p>
    <w:p w14:paraId="60E6BFF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NAP</w:t>
      </w:r>
    </w:p>
    <w:p w14:paraId="60E6BFF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1   NAPROXEN 250MG S.T.           MS102     N/F     09-05-00       </w:t>
      </w:r>
    </w:p>
    <w:p w14:paraId="60E6BFF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2   NAPROXEN 375MG TAB           MS102           </w:t>
      </w:r>
    </w:p>
    <w:p w14:paraId="60E6BFFD"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NAPROXEN 375MG TAB         MS102           </w:t>
      </w:r>
    </w:p>
    <w:p w14:paraId="60E6BFFE" w14:textId="77777777" w:rsidR="00595E65" w:rsidRPr="00EA77BC" w:rsidRDefault="00595E65" w:rsidP="001B3F39">
      <w:pPr>
        <w:shd w:val="pct10" w:color="auto" w:fill="auto"/>
        <w:ind w:left="374"/>
        <w:rPr>
          <w:rFonts w:ascii="Courier New" w:hAnsi="Courier New" w:cs="Courier New"/>
          <w:b/>
          <w:bCs/>
          <w:sz w:val="16"/>
        </w:rPr>
      </w:pPr>
      <w:r w:rsidRPr="00EA77BC">
        <w:rPr>
          <w:rFonts w:ascii="Courier New" w:hAnsi="Courier New" w:cs="Courier New"/>
          <w:sz w:val="16"/>
        </w:rPr>
        <w:t>Select SYNONYM: ALEVE/</w:t>
      </w:r>
      <w:r w:rsidRPr="00EA77BC">
        <w:rPr>
          <w:rFonts w:ascii="Courier New" w:hAnsi="Courier New" w:cs="Courier New"/>
          <w:b/>
          <w:bCs/>
          <w:sz w:val="16"/>
        </w:rPr>
        <w:t>/ @</w:t>
      </w:r>
    </w:p>
    <w:p w14:paraId="60E6BFFF"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SURE YOU WANT TO DELETE THE ENTIRE 'ALEVE' SYNONYM? </w:t>
      </w:r>
      <w:r w:rsidRPr="00EA77BC">
        <w:rPr>
          <w:rFonts w:ascii="Courier New" w:hAnsi="Courier New" w:cs="Courier New"/>
          <w:b/>
          <w:bCs/>
          <w:sz w:val="16"/>
        </w:rPr>
        <w:t>Y</w:t>
      </w:r>
      <w:r w:rsidRPr="00EA77BC">
        <w:rPr>
          <w:rFonts w:ascii="Courier New" w:hAnsi="Courier New" w:cs="Courier New"/>
          <w:sz w:val="16"/>
        </w:rPr>
        <w:t xml:space="preserve">  (Yes)</w:t>
      </w:r>
    </w:p>
    <w:p w14:paraId="60E6C000"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Select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1"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2"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w:t>
      </w:r>
      <w:r w:rsidRPr="00EA77BC">
        <w:rPr>
          <w:rFonts w:ascii="Courier New" w:hAnsi="Courier New"/>
          <w:b/>
          <w:bCs/>
          <w:sz w:val="16"/>
        </w:rPr>
        <w:t xml:space="preserve"> </w:t>
      </w:r>
      <w:r w:rsidRPr="00EA77BC">
        <w:rPr>
          <w:rFonts w:ascii="Courier New" w:hAnsi="Courier New" w:cs="Courier New"/>
          <w:b/>
          <w:bCs/>
          <w:sz w:val="16"/>
        </w:rPr>
        <w:t>&lt;Enter&gt;</w:t>
      </w:r>
    </w:p>
    <w:p w14:paraId="60E6C003"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NDC CODE: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4" w14:textId="77777777" w:rsidR="00595E65" w:rsidRPr="00EA77BC" w:rsidRDefault="00595E65" w:rsidP="0012128D">
      <w:pPr>
        <w:shd w:val="pct10" w:color="auto" w:fill="auto"/>
        <w:ind w:left="374"/>
        <w:rPr>
          <w:rFonts w:ascii="Courier New" w:hAnsi="Courier New" w:cs="Courier New"/>
          <w:b/>
          <w:bCs/>
          <w:sz w:val="16"/>
        </w:rPr>
      </w:pPr>
      <w:r w:rsidRPr="00EA77BC">
        <w:rPr>
          <w:rFonts w:ascii="Courier New" w:hAnsi="Courier New" w:cs="Courier New"/>
          <w:sz w:val="16"/>
        </w:rPr>
        <w:t>Select SYNONYM:</w:t>
      </w:r>
      <w:r w:rsidRPr="00EA77BC">
        <w:rPr>
          <w:rFonts w:ascii="Courier New" w:hAnsi="Courier New"/>
          <w:b/>
          <w:bCs/>
          <w:sz w:val="16"/>
        </w:rPr>
        <w:t xml:space="preserve"> </w:t>
      </w:r>
      <w:r w:rsidRPr="00EA77BC">
        <w:rPr>
          <w:rFonts w:ascii="Courier New" w:hAnsi="Courier New" w:cs="Courier New"/>
          <w:b/>
          <w:bCs/>
          <w:sz w:val="16"/>
        </w:rPr>
        <w:t>&lt;Enter&gt;</w:t>
      </w:r>
    </w:p>
    <w:p w14:paraId="60E6C005" w14:textId="77777777" w:rsidR="00595E65" w:rsidRPr="00EA77BC" w:rsidRDefault="00595E65" w:rsidP="0012128D"/>
    <w:p w14:paraId="60E6C006" w14:textId="77777777" w:rsidR="00272A57" w:rsidRPr="00EA77BC" w:rsidRDefault="00272A57" w:rsidP="0005137D">
      <w:bookmarkStart w:id="1926" w:name="_Toc219451961"/>
      <w:bookmarkStart w:id="1927" w:name="_Ref275183540"/>
      <w:r w:rsidRPr="00EA77BC">
        <w:t xml:space="preserve">The Section that was numbered 1.15 and </w:t>
      </w:r>
      <w:r w:rsidR="00AC364B" w:rsidRPr="00EA77BC">
        <w:t xml:space="preserve">entitled </w:t>
      </w:r>
      <w:r w:rsidR="00AC364B" w:rsidRPr="00EA77BC">
        <w:rPr>
          <w:b/>
          <w:i/>
        </w:rPr>
        <w:t>Other Language Translation Setup</w:t>
      </w:r>
      <w:r w:rsidR="00AC364B" w:rsidRPr="00EA77BC">
        <w:t xml:space="preserve"> has been removed. A new section, </w:t>
      </w:r>
      <w:r w:rsidR="00AC364B" w:rsidRPr="00EA77BC">
        <w:rPr>
          <w:b/>
          <w:i/>
        </w:rPr>
        <w:t>Stand-Alone Menu Options</w:t>
      </w:r>
      <w:r w:rsidR="00AC364B" w:rsidRPr="00EA77BC">
        <w:t xml:space="preserve">, has been added at the end of </w:t>
      </w:r>
      <w:r w:rsidR="006B4460" w:rsidRPr="00EA77BC">
        <w:t>this</w:t>
      </w:r>
      <w:r w:rsidR="00AC364B" w:rsidRPr="00EA77BC">
        <w:t xml:space="preserve"> chapter. It contains a new stand-alone menu option and the Other Language Translation Setup option and its examples.</w:t>
      </w:r>
      <w:r w:rsidRPr="00EA77BC">
        <w:t xml:space="preserve"> </w:t>
      </w:r>
    </w:p>
    <w:p w14:paraId="60E6C007" w14:textId="77777777" w:rsidR="00272A57" w:rsidRPr="00EA77BC" w:rsidRDefault="00272A57" w:rsidP="0005137D"/>
    <w:p w14:paraId="60E6C008" w14:textId="77777777" w:rsidR="00AC364B" w:rsidRPr="00EA77BC" w:rsidRDefault="00272A57" w:rsidP="00EB241E">
      <w:r w:rsidRPr="00EA77BC">
        <w:t>Also note that even though page numbering is not affected except where change pages have been created, the heading numbers have been moved back one number; thus, all the appropriate pages have been included in the change pages document</w:t>
      </w:r>
      <w:r w:rsidR="005A2C96" w:rsidRPr="00EA77BC">
        <w:t xml:space="preserve"> for patches PSS*1*</w:t>
      </w:r>
      <w:r w:rsidR="00E57E1E" w:rsidRPr="00EA77BC">
        <w:t xml:space="preserve">136 </w:t>
      </w:r>
      <w:r w:rsidR="005A2C96" w:rsidRPr="00EA77BC">
        <w:t>and PSS*1*</w:t>
      </w:r>
      <w:r w:rsidR="00E57E1E" w:rsidRPr="00EA77BC">
        <w:t>117</w:t>
      </w:r>
      <w:r w:rsidRPr="00EA77BC">
        <w:t>.</w:t>
      </w:r>
    </w:p>
    <w:p w14:paraId="60E6C009" w14:textId="77777777" w:rsidR="006B4460" w:rsidRPr="00EA77BC" w:rsidRDefault="006B4460" w:rsidP="005C4F1E"/>
    <w:p w14:paraId="60E6C00A" w14:textId="77777777" w:rsidR="00595E65" w:rsidRPr="00EA77BC" w:rsidRDefault="00595E65" w:rsidP="00603627">
      <w:pPr>
        <w:pStyle w:val="Heading1"/>
        <w:numPr>
          <w:ilvl w:val="0"/>
          <w:numId w:val="45"/>
        </w:numPr>
        <w:tabs>
          <w:tab w:val="clear" w:pos="720"/>
          <w:tab w:val="num" w:pos="900"/>
        </w:tabs>
      </w:pPr>
      <w:bookmarkStart w:id="1928" w:name="_Toc284346173"/>
      <w:bookmarkStart w:id="1929" w:name="_Toc284346175"/>
      <w:bookmarkStart w:id="1930" w:name="_Toc284346177"/>
      <w:bookmarkStart w:id="1931" w:name="_Toc284346178"/>
      <w:bookmarkStart w:id="1932" w:name="_Toc284346179"/>
      <w:bookmarkStart w:id="1933" w:name="_Toc284346203"/>
      <w:bookmarkStart w:id="1934" w:name="_Toc284346204"/>
      <w:bookmarkStart w:id="1935" w:name="_Toc284346205"/>
      <w:bookmarkStart w:id="1936" w:name="_Toc284346206"/>
      <w:bookmarkStart w:id="1937" w:name="_Toc219444500"/>
      <w:bookmarkStart w:id="1938" w:name="_Toc219445685"/>
      <w:bookmarkStart w:id="1939" w:name="_Toc219446222"/>
      <w:bookmarkStart w:id="1940" w:name="_Toc219451963"/>
      <w:bookmarkStart w:id="1941" w:name="_Toc219452658"/>
      <w:bookmarkStart w:id="1942" w:name="_Toc219453353"/>
      <w:bookmarkStart w:id="1943" w:name="_Toc219455680"/>
      <w:bookmarkStart w:id="1944" w:name="_Toc219444502"/>
      <w:bookmarkStart w:id="1945" w:name="_Toc219445687"/>
      <w:bookmarkStart w:id="1946" w:name="_Toc219446224"/>
      <w:bookmarkStart w:id="1947" w:name="_Toc219451965"/>
      <w:bookmarkStart w:id="1948" w:name="_Toc219452660"/>
      <w:bookmarkStart w:id="1949" w:name="_Toc219453355"/>
      <w:bookmarkStart w:id="1950" w:name="_Toc219455682"/>
      <w:bookmarkStart w:id="1951" w:name="_Toc219444507"/>
      <w:bookmarkStart w:id="1952" w:name="_Toc219445692"/>
      <w:bookmarkStart w:id="1953" w:name="_Toc219446229"/>
      <w:bookmarkStart w:id="1954" w:name="_Toc219451970"/>
      <w:bookmarkStart w:id="1955" w:name="_Toc219452665"/>
      <w:bookmarkStart w:id="1956" w:name="_Toc219453360"/>
      <w:bookmarkStart w:id="1957" w:name="_Toc219455687"/>
      <w:bookmarkStart w:id="1958" w:name="_Toc219444511"/>
      <w:bookmarkStart w:id="1959" w:name="_Toc219445696"/>
      <w:bookmarkStart w:id="1960" w:name="_Toc219446233"/>
      <w:bookmarkStart w:id="1961" w:name="_Toc219451974"/>
      <w:bookmarkStart w:id="1962" w:name="_Toc219452669"/>
      <w:bookmarkStart w:id="1963" w:name="_Toc219453364"/>
      <w:bookmarkStart w:id="1964" w:name="_Toc219455691"/>
      <w:bookmarkStart w:id="1965" w:name="_Toc219444513"/>
      <w:bookmarkStart w:id="1966" w:name="_Toc219445698"/>
      <w:bookmarkStart w:id="1967" w:name="_Toc219446235"/>
      <w:bookmarkStart w:id="1968" w:name="_Toc219451976"/>
      <w:bookmarkStart w:id="1969" w:name="_Toc219452671"/>
      <w:bookmarkStart w:id="1970" w:name="_Toc219453366"/>
      <w:bookmarkStart w:id="1971" w:name="_Toc219455693"/>
      <w:bookmarkStart w:id="1972" w:name="_Toc219444515"/>
      <w:bookmarkStart w:id="1973" w:name="_Toc219445700"/>
      <w:bookmarkStart w:id="1974" w:name="_Toc219446237"/>
      <w:bookmarkStart w:id="1975" w:name="_Toc219451978"/>
      <w:bookmarkStart w:id="1976" w:name="_Toc219452673"/>
      <w:bookmarkStart w:id="1977" w:name="_Toc219453368"/>
      <w:bookmarkStart w:id="1978" w:name="_Toc219455695"/>
      <w:bookmarkStart w:id="1979" w:name="_Toc219444516"/>
      <w:bookmarkStart w:id="1980" w:name="_Toc219445701"/>
      <w:bookmarkStart w:id="1981" w:name="_Toc219446238"/>
      <w:bookmarkStart w:id="1982" w:name="_Toc219451979"/>
      <w:bookmarkStart w:id="1983" w:name="_Toc219452674"/>
      <w:bookmarkStart w:id="1984" w:name="_Toc219453369"/>
      <w:bookmarkStart w:id="1985" w:name="_Toc219455696"/>
      <w:bookmarkStart w:id="1986" w:name="_Toc219444517"/>
      <w:bookmarkStart w:id="1987" w:name="_Toc219445702"/>
      <w:bookmarkStart w:id="1988" w:name="_Toc219446239"/>
      <w:bookmarkStart w:id="1989" w:name="_Toc219451980"/>
      <w:bookmarkStart w:id="1990" w:name="_Toc219452675"/>
      <w:bookmarkStart w:id="1991" w:name="_Toc219453370"/>
      <w:bookmarkStart w:id="1992" w:name="_Toc219455697"/>
      <w:bookmarkStart w:id="1993" w:name="_Toc219444518"/>
      <w:bookmarkStart w:id="1994" w:name="_Toc219445703"/>
      <w:bookmarkStart w:id="1995" w:name="_Toc219446240"/>
      <w:bookmarkStart w:id="1996" w:name="_Toc219451981"/>
      <w:bookmarkStart w:id="1997" w:name="_Toc219452676"/>
      <w:bookmarkStart w:id="1998" w:name="_Toc219453371"/>
      <w:bookmarkStart w:id="1999" w:name="_Toc219455698"/>
      <w:bookmarkStart w:id="2000" w:name="_Toc219444519"/>
      <w:bookmarkStart w:id="2001" w:name="_Toc219445704"/>
      <w:bookmarkStart w:id="2002" w:name="_Toc219446241"/>
      <w:bookmarkStart w:id="2003" w:name="_Toc219451982"/>
      <w:bookmarkStart w:id="2004" w:name="_Toc219452677"/>
      <w:bookmarkStart w:id="2005" w:name="_Toc219453372"/>
      <w:bookmarkStart w:id="2006" w:name="_Toc219455699"/>
      <w:bookmarkStart w:id="2007" w:name="_Toc219444520"/>
      <w:bookmarkStart w:id="2008" w:name="_Toc219445705"/>
      <w:bookmarkStart w:id="2009" w:name="_Toc219446242"/>
      <w:bookmarkStart w:id="2010" w:name="_Toc219451983"/>
      <w:bookmarkStart w:id="2011" w:name="_Toc219452678"/>
      <w:bookmarkStart w:id="2012" w:name="_Toc219453373"/>
      <w:bookmarkStart w:id="2013" w:name="_Toc219455700"/>
      <w:bookmarkStart w:id="2014" w:name="_Toc219444521"/>
      <w:bookmarkStart w:id="2015" w:name="_Toc219445706"/>
      <w:bookmarkStart w:id="2016" w:name="_Toc219446243"/>
      <w:bookmarkStart w:id="2017" w:name="_Toc219451984"/>
      <w:bookmarkStart w:id="2018" w:name="_Toc219452679"/>
      <w:bookmarkStart w:id="2019" w:name="_Toc219453374"/>
      <w:bookmarkStart w:id="2020" w:name="_Toc219455701"/>
      <w:bookmarkStart w:id="2021" w:name="_Toc219444522"/>
      <w:bookmarkStart w:id="2022" w:name="_Toc219445707"/>
      <w:bookmarkStart w:id="2023" w:name="_Toc219446244"/>
      <w:bookmarkStart w:id="2024" w:name="_Toc219451985"/>
      <w:bookmarkStart w:id="2025" w:name="_Toc219452680"/>
      <w:bookmarkStart w:id="2026" w:name="_Toc219453375"/>
      <w:bookmarkStart w:id="2027" w:name="_Toc219455702"/>
      <w:bookmarkStart w:id="2028" w:name="_Toc219444523"/>
      <w:bookmarkStart w:id="2029" w:name="_Toc219445708"/>
      <w:bookmarkStart w:id="2030" w:name="_Toc219446245"/>
      <w:bookmarkStart w:id="2031" w:name="_Toc219451986"/>
      <w:bookmarkStart w:id="2032" w:name="_Toc219452681"/>
      <w:bookmarkStart w:id="2033" w:name="_Toc219453376"/>
      <w:bookmarkStart w:id="2034" w:name="_Toc219455703"/>
      <w:bookmarkStart w:id="2035" w:name="_Toc219444524"/>
      <w:bookmarkStart w:id="2036" w:name="_Toc219445709"/>
      <w:bookmarkStart w:id="2037" w:name="_Toc219446246"/>
      <w:bookmarkStart w:id="2038" w:name="_Toc219451987"/>
      <w:bookmarkStart w:id="2039" w:name="_Toc219452682"/>
      <w:bookmarkStart w:id="2040" w:name="_Toc219453377"/>
      <w:bookmarkStart w:id="2041" w:name="_Toc219455704"/>
      <w:bookmarkStart w:id="2042" w:name="_Toc219444525"/>
      <w:bookmarkStart w:id="2043" w:name="_Toc219445710"/>
      <w:bookmarkStart w:id="2044" w:name="_Toc219446247"/>
      <w:bookmarkStart w:id="2045" w:name="_Toc219451988"/>
      <w:bookmarkStart w:id="2046" w:name="_Toc219452683"/>
      <w:bookmarkStart w:id="2047" w:name="_Toc219453378"/>
      <w:bookmarkStart w:id="2048" w:name="_Toc219455705"/>
      <w:bookmarkStart w:id="2049" w:name="_Toc219444526"/>
      <w:bookmarkStart w:id="2050" w:name="_Toc219445711"/>
      <w:bookmarkStart w:id="2051" w:name="_Toc219446248"/>
      <w:bookmarkStart w:id="2052" w:name="_Toc219451989"/>
      <w:bookmarkStart w:id="2053" w:name="_Toc219452684"/>
      <w:bookmarkStart w:id="2054" w:name="_Toc219453379"/>
      <w:bookmarkStart w:id="2055" w:name="_Toc219455706"/>
      <w:bookmarkStart w:id="2056" w:name="_Toc219444527"/>
      <w:bookmarkStart w:id="2057" w:name="_Toc219445712"/>
      <w:bookmarkStart w:id="2058" w:name="_Toc219446249"/>
      <w:bookmarkStart w:id="2059" w:name="_Toc219451990"/>
      <w:bookmarkStart w:id="2060" w:name="_Toc219452685"/>
      <w:bookmarkStart w:id="2061" w:name="_Toc219453380"/>
      <w:bookmarkStart w:id="2062" w:name="_Toc219455707"/>
      <w:bookmarkStart w:id="2063" w:name="_Toc219444528"/>
      <w:bookmarkStart w:id="2064" w:name="_Toc219445713"/>
      <w:bookmarkStart w:id="2065" w:name="_Toc219446250"/>
      <w:bookmarkStart w:id="2066" w:name="_Toc219451991"/>
      <w:bookmarkStart w:id="2067" w:name="_Toc219452686"/>
      <w:bookmarkStart w:id="2068" w:name="_Toc219453381"/>
      <w:bookmarkStart w:id="2069" w:name="_Toc219455708"/>
      <w:bookmarkStart w:id="2070" w:name="_Toc219451992"/>
      <w:bookmarkStart w:id="2071" w:name="_Toc376874092"/>
      <w:bookmarkStart w:id="2072" w:name="_Toc523224143"/>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r w:rsidRPr="00EA77BC">
        <w:t>Controlled Substances/PKI Reports</w:t>
      </w:r>
      <w:bookmarkEnd w:id="2070"/>
      <w:bookmarkEnd w:id="2071"/>
      <w:bookmarkEnd w:id="2072"/>
    </w:p>
    <w:p w14:paraId="60E6C00B" w14:textId="77777777" w:rsidR="00595E65" w:rsidRPr="00EA77BC" w:rsidRDefault="00595E65" w:rsidP="00EA77BC">
      <w:pPr>
        <w:pStyle w:val="Heading4"/>
        <w:spacing w:after="0"/>
        <w:ind w:firstLine="900"/>
      </w:pPr>
      <w:bookmarkStart w:id="2073" w:name="_[PSS_CS/PKI_REPORTS]"/>
      <w:bookmarkEnd w:id="2073"/>
      <w:r w:rsidRPr="00EA77BC">
        <w:t>[PSS CS/PKI REPORTS]</w:t>
      </w:r>
    </w:p>
    <w:p w14:paraId="60E6C00C" w14:textId="77777777" w:rsidR="00595E65" w:rsidRPr="00EA77BC" w:rsidRDefault="00595E65" w:rsidP="00732461"/>
    <w:p w14:paraId="60E6C00D" w14:textId="77777777" w:rsidR="00595E65" w:rsidRPr="00EA77BC" w:rsidRDefault="00595E65" w:rsidP="00732461">
      <w:pPr>
        <w:autoSpaceDE w:val="0"/>
        <w:autoSpaceDN w:val="0"/>
        <w:adjustRightInd w:val="0"/>
      </w:pPr>
      <w:r w:rsidRPr="00EA77BC">
        <w:t>A post-installation routine for patch PSS*1*61 identifies those drugs with discrepancies between the CS FEDERAL SCHEDULE field (#19) of the VA PRODUCT file (#50.68) and DEA, SPECIAL HDLG field (#3) of the DRUG file (#50), and generates four mail messages with the following subjects to the installer and to holders of the PSNMGR keys:</w:t>
      </w:r>
    </w:p>
    <w:p w14:paraId="60E6C00E" w14:textId="77777777" w:rsidR="00595E65" w:rsidRPr="00EA77BC" w:rsidRDefault="00595E65" w:rsidP="000C5921">
      <w:pPr>
        <w:pStyle w:val="BodyTextBullet1"/>
      </w:pPr>
      <w:r w:rsidRPr="00EA77BC">
        <w:t>CS FEDERAL SCHEDULE AND DEA, SPECIAL HDLG DISCREPANCIES</w:t>
      </w:r>
    </w:p>
    <w:p w14:paraId="60E6C00F" w14:textId="77777777" w:rsidR="00595E65" w:rsidRPr="00EA77BC" w:rsidRDefault="00595E65" w:rsidP="000C5921">
      <w:pPr>
        <w:pStyle w:val="BodyTextBullet1"/>
        <w:spacing w:before="60"/>
      </w:pPr>
      <w:r w:rsidRPr="00EA77BC">
        <w:t>CONTROLLED SUBSTANCES NOT MATCHED</w:t>
      </w:r>
    </w:p>
    <w:p w14:paraId="60E6C010" w14:textId="77777777" w:rsidR="00595E65" w:rsidRPr="00EA77BC" w:rsidRDefault="00595E65" w:rsidP="000C5921">
      <w:pPr>
        <w:pStyle w:val="BodyTextBullet1"/>
        <w:keepNext/>
        <w:spacing w:before="60"/>
      </w:pPr>
      <w:r w:rsidRPr="00EA77BC">
        <w:t>CONTROLLED SUBSTANCES NOT SET CORRECTLY</w:t>
      </w:r>
    </w:p>
    <w:p w14:paraId="60E6C011" w14:textId="77777777" w:rsidR="00595E65" w:rsidRPr="00EA77BC" w:rsidRDefault="00595E65" w:rsidP="000C5921">
      <w:pPr>
        <w:pStyle w:val="BodyTextBullet1"/>
        <w:spacing w:before="60"/>
      </w:pPr>
      <w:r w:rsidRPr="00EA77BC">
        <w:t>DISCREPANCY IN DEA WITHIN DRUGS TIED TO AN OI</w:t>
      </w:r>
    </w:p>
    <w:p w14:paraId="60E6C012" w14:textId="77777777" w:rsidR="00595E65" w:rsidRPr="00EA77BC" w:rsidRDefault="00595E65" w:rsidP="000C5921">
      <w:pPr>
        <w:autoSpaceDE w:val="0"/>
        <w:autoSpaceDN w:val="0"/>
        <w:adjustRightInd w:val="0"/>
      </w:pPr>
    </w:p>
    <w:p w14:paraId="60E6C013" w14:textId="77777777" w:rsidR="00595E65" w:rsidRPr="00EA77BC" w:rsidRDefault="00595E65" w:rsidP="000C5921">
      <w:pPr>
        <w:autoSpaceDE w:val="0"/>
        <w:autoSpaceDN w:val="0"/>
        <w:adjustRightInd w:val="0"/>
      </w:pPr>
      <w:r w:rsidRPr="00EA77BC">
        <w:t xml:space="preserve">These mail messages can be used to clean up the DEA, SPECIAL HDLG code in the DRUG </w:t>
      </w:r>
    </w:p>
    <w:p w14:paraId="60E6C014" w14:textId="77777777" w:rsidR="00595E65" w:rsidRPr="00EA77BC" w:rsidRDefault="00595E65" w:rsidP="001B3F39">
      <w:pPr>
        <w:autoSpaceDE w:val="0"/>
        <w:autoSpaceDN w:val="0"/>
        <w:adjustRightInd w:val="0"/>
      </w:pPr>
      <w:r w:rsidRPr="00EA77BC">
        <w:t>file (#50) where appropriate.</w:t>
      </w:r>
    </w:p>
    <w:p w14:paraId="60E6C015" w14:textId="77777777" w:rsidR="00595E65" w:rsidRPr="00EA77BC" w:rsidRDefault="00595E65" w:rsidP="001B3F39">
      <w:pPr>
        <w:autoSpaceDE w:val="0"/>
        <w:autoSpaceDN w:val="0"/>
        <w:adjustRightInd w:val="0"/>
      </w:pPr>
    </w:p>
    <w:p w14:paraId="60E6C016" w14:textId="77777777" w:rsidR="00595E65" w:rsidRPr="00EA77BC" w:rsidRDefault="00595E65" w:rsidP="001B3F39">
      <w:pPr>
        <w:autoSpaceDE w:val="0"/>
        <w:autoSpaceDN w:val="0"/>
        <w:adjustRightInd w:val="0"/>
        <w:rPr>
          <w:szCs w:val="20"/>
        </w:rPr>
      </w:pPr>
      <w:r w:rsidRPr="00EA77BC">
        <w:rPr>
          <w:szCs w:val="20"/>
        </w:rPr>
        <w:t>The post-install also checks to see if the DEA, SPECIAL HDLG field (#3) of the DRUG file (#50) is null and if the drug is matched to an entry in the VA PRODUCT file (#50.68), and the CS FEDERAL SCHEDULE field (#19) of the VA PRODUCT file (#50.68) has data, then it updates the DEA, SPECIAL HDLG field (#3) of the DRUG file (#50) with the DEA, SPECIAL HDLG code mapped to corresponding CS FEDERAL SCHEDULE code.</w:t>
      </w:r>
    </w:p>
    <w:p w14:paraId="60E6C017" w14:textId="77777777" w:rsidR="00595E65" w:rsidRPr="00EA77BC" w:rsidRDefault="00595E65" w:rsidP="001B3F39">
      <w:pPr>
        <w:autoSpaceDE w:val="0"/>
        <w:autoSpaceDN w:val="0"/>
        <w:adjustRightInd w:val="0"/>
        <w:rPr>
          <w:sz w:val="22"/>
        </w:rPr>
      </w:pPr>
      <w:bookmarkStart w:id="2074" w:name="p108"/>
      <w:bookmarkEnd w:id="2074"/>
    </w:p>
    <w:p w14:paraId="60E6C018" w14:textId="77777777" w:rsidR="00595E65" w:rsidRPr="00EA77BC" w:rsidRDefault="00595E65" w:rsidP="001B3F39">
      <w:r w:rsidRPr="00EA77BC">
        <w:t xml:space="preserve">This new </w:t>
      </w:r>
      <w:r w:rsidRPr="00EA77BC">
        <w:rPr>
          <w:i/>
          <w:iCs/>
        </w:rPr>
        <w:t>Controlled Substances/PKI Reports</w:t>
      </w:r>
      <w:r w:rsidRPr="00EA77BC">
        <w:t xml:space="preserve"> </w:t>
      </w:r>
      <w:r w:rsidR="003537BF" w:rsidRPr="00EA77BC">
        <w:t xml:space="preserve">[PSS CS/PKI REPORTS] </w:t>
      </w:r>
      <w:r w:rsidRPr="00EA77BC">
        <w:t xml:space="preserve">option is added to the </w:t>
      </w:r>
      <w:r w:rsidRPr="00EA77BC">
        <w:rPr>
          <w:i/>
          <w:iCs/>
        </w:rPr>
        <w:t>Pharmacy Data Management</w:t>
      </w:r>
      <w:r w:rsidRPr="00EA77BC">
        <w:t xml:space="preserve"> menu to re-generate these post-install Mailman messages on demand.</w:t>
      </w:r>
    </w:p>
    <w:p w14:paraId="60E6C019" w14:textId="77777777" w:rsidR="00820A9B" w:rsidRPr="00EA77BC" w:rsidRDefault="00820A9B" w:rsidP="001B3F39"/>
    <w:p w14:paraId="60E6C01A" w14:textId="77777777" w:rsidR="00820A9B" w:rsidRPr="00EA77BC" w:rsidRDefault="00820A9B" w:rsidP="00603627">
      <w:pPr>
        <w:pStyle w:val="Heading1"/>
        <w:numPr>
          <w:ilvl w:val="0"/>
          <w:numId w:val="45"/>
        </w:numPr>
        <w:tabs>
          <w:tab w:val="clear" w:pos="720"/>
          <w:tab w:val="num" w:pos="900"/>
        </w:tabs>
      </w:pPr>
      <w:bookmarkStart w:id="2075" w:name="_Toc219451993"/>
      <w:bookmarkStart w:id="2076" w:name="_Toc376874093"/>
      <w:bookmarkStart w:id="2077" w:name="_Toc523224144"/>
      <w:r w:rsidRPr="00EA77BC">
        <w:t>Send Entire Drug File to External Interface</w:t>
      </w:r>
      <w:bookmarkEnd w:id="2075"/>
      <w:bookmarkEnd w:id="2076"/>
      <w:bookmarkEnd w:id="2077"/>
    </w:p>
    <w:p w14:paraId="60E6C01B" w14:textId="77777777" w:rsidR="00820A9B" w:rsidRPr="00EA77BC" w:rsidRDefault="00820A9B" w:rsidP="00EA77BC">
      <w:pPr>
        <w:pStyle w:val="Heading4"/>
        <w:spacing w:after="0"/>
        <w:ind w:firstLine="900"/>
      </w:pPr>
      <w:r w:rsidRPr="00EA77BC">
        <w:t>[PSS MASTER FILE ALL]</w:t>
      </w:r>
    </w:p>
    <w:p w14:paraId="60E6C01C" w14:textId="77777777" w:rsidR="00820A9B" w:rsidRPr="00EA77BC" w:rsidRDefault="00820A9B" w:rsidP="00EA77BC">
      <w:pPr>
        <w:keepNext/>
      </w:pPr>
    </w:p>
    <w:p w14:paraId="60E6C01D" w14:textId="77777777" w:rsidR="00820A9B" w:rsidRPr="00EA77BC" w:rsidRDefault="00820A9B" w:rsidP="00732461">
      <w:r w:rsidRPr="00EA77BC">
        <w:t>This option sends updated information for every entry in the DRUG file (#50) to the external interface for Outpatient Pharmacy dispensing systems, using HL7 standard V. 2.4 messages. All entries are sent, regardless of how they are marked for Application Package Use.</w:t>
      </w:r>
    </w:p>
    <w:p w14:paraId="60E6C01E" w14:textId="77777777" w:rsidR="00820A9B" w:rsidRPr="00EA77BC" w:rsidRDefault="00820A9B" w:rsidP="000C5921"/>
    <w:p w14:paraId="60E6C01F" w14:textId="77777777" w:rsidR="00820A9B" w:rsidRPr="00EA77BC" w:rsidRDefault="00820A9B" w:rsidP="000C5921">
      <w:pPr>
        <w:pStyle w:val="BodyTextIndent"/>
        <w:ind w:firstLine="0"/>
      </w:pPr>
      <w:r w:rsidRPr="00EA77BC">
        <w:t>To use this option, the following items must be set up properly in the OUTPATIENT SITE file (#59):</w:t>
      </w:r>
    </w:p>
    <w:p w14:paraId="60E6C020" w14:textId="77777777" w:rsidR="00820A9B" w:rsidRPr="00EA77BC" w:rsidRDefault="00820A9B" w:rsidP="000C5921">
      <w:pPr>
        <w:pStyle w:val="BodyTextBullet1"/>
      </w:pPr>
      <w:r w:rsidRPr="00EA77BC">
        <w:t xml:space="preserve">In the AUTOMATED DISPENSE field (#105), the value should be set to </w:t>
      </w:r>
      <w:r w:rsidRPr="00EA77BC">
        <w:rPr>
          <w:b/>
        </w:rPr>
        <w:t>V. 2.4</w:t>
      </w:r>
      <w:r w:rsidRPr="00EA77BC">
        <w:t>. This enables sending data through the Interface Engine using HL7 V. 2.4 standard.</w:t>
      </w:r>
    </w:p>
    <w:p w14:paraId="60E6C021" w14:textId="77777777" w:rsidR="00820A9B" w:rsidRPr="00EA77BC" w:rsidRDefault="00820A9B" w:rsidP="000C5921">
      <w:pPr>
        <w:pStyle w:val="BodyTextBullet1"/>
      </w:pPr>
      <w:r w:rsidRPr="00EA77BC">
        <w:t xml:space="preserve">In the ENABLE MASTER FILE UPDATE field (#105.2), the value should be set to </w:t>
      </w:r>
      <w:r w:rsidRPr="00EA77BC">
        <w:rPr>
          <w:b/>
        </w:rPr>
        <w:t>YES</w:t>
      </w:r>
      <w:r w:rsidRPr="00EA77BC">
        <w:t xml:space="preserve">. </w:t>
      </w:r>
    </w:p>
    <w:p w14:paraId="60E6C022" w14:textId="77777777" w:rsidR="00820A9B" w:rsidRPr="00EA77BC" w:rsidRDefault="00820A9B" w:rsidP="000C5921">
      <w:pPr>
        <w:pStyle w:val="BodyTextBullet1"/>
      </w:pPr>
      <w:r w:rsidRPr="00EA77BC">
        <w:t xml:space="preserve">In the DISPENSE DNS NAME field (#2006), there should be some value defined. This value sends the DNS name of the dispensing system (for example, </w:t>
      </w:r>
      <w:r w:rsidRPr="00EA77BC">
        <w:rPr>
          <w:b/>
        </w:rPr>
        <w:t>dispensemachine1.vha.med.va.gov</w:t>
      </w:r>
      <w:r w:rsidRPr="00EA77BC">
        <w:t xml:space="preserve">) to the Interface Engine, so that the Interface Engine knows where to route the HL7 messages. </w:t>
      </w:r>
    </w:p>
    <w:p w14:paraId="60E6C023" w14:textId="77777777" w:rsidR="00820A9B" w:rsidRPr="00EA77BC" w:rsidRDefault="00820A9B" w:rsidP="000C5921">
      <w:bookmarkStart w:id="2078" w:name="p109"/>
      <w:bookmarkEnd w:id="2078"/>
    </w:p>
    <w:p w14:paraId="60E6C024" w14:textId="77777777" w:rsidR="00D906CB" w:rsidRPr="00EA77BC" w:rsidRDefault="00D906CB" w:rsidP="001B3F39">
      <w:pPr>
        <w:pStyle w:val="Example"/>
      </w:pPr>
      <w:r w:rsidRPr="00EA77BC">
        <w:t xml:space="preserve">Example: </w:t>
      </w:r>
      <w:r w:rsidR="003537BF" w:rsidRPr="00EA77BC">
        <w:rPr>
          <w:bCs/>
          <w:i/>
          <w:szCs w:val="20"/>
        </w:rPr>
        <w:t>Send Entire Drug File to External Interface</w:t>
      </w:r>
      <w:r w:rsidR="003537BF" w:rsidRPr="00EA77BC">
        <w:rPr>
          <w:b w:val="0"/>
          <w:bCs/>
          <w:szCs w:val="20"/>
        </w:rPr>
        <w:t xml:space="preserve"> </w:t>
      </w:r>
      <w:r w:rsidR="003537BF" w:rsidRPr="00EA77BC">
        <w:rPr>
          <w:szCs w:val="20"/>
        </w:rPr>
        <w:t>[PSS MASTER FILE ALL] Option</w:t>
      </w:r>
    </w:p>
    <w:p w14:paraId="60E6C025" w14:textId="77777777" w:rsidR="00A70625" w:rsidRPr="00EA77BC" w:rsidRDefault="00A70625" w:rsidP="001B3F39">
      <w:pPr>
        <w:pStyle w:val="Codeexample"/>
      </w:pPr>
      <w:r w:rsidRPr="00EA77BC">
        <w:t xml:space="preserve">Select Pharmacy Data Management Option: </w:t>
      </w:r>
      <w:r w:rsidRPr="00EA77BC">
        <w:rPr>
          <w:b/>
        </w:rPr>
        <w:t xml:space="preserve">PSS MASTER FILE ALL       </w:t>
      </w:r>
      <w:r w:rsidRPr="00EA77BC">
        <w:t>Send Entire Drug File to External Interface</w:t>
      </w:r>
    </w:p>
    <w:p w14:paraId="60E6C026" w14:textId="77777777" w:rsidR="00A70625" w:rsidRPr="00EA77BC" w:rsidRDefault="00A70625" w:rsidP="001B3F39">
      <w:pPr>
        <w:pStyle w:val="Codeexample"/>
      </w:pPr>
      <w:r w:rsidRPr="00EA77BC">
        <w:t>Send Entire Drug File to External Interface</w:t>
      </w:r>
    </w:p>
    <w:p w14:paraId="60E6C027" w14:textId="77777777" w:rsidR="00A70625" w:rsidRPr="00EA77BC" w:rsidRDefault="00A70625" w:rsidP="001B3F39">
      <w:pPr>
        <w:pStyle w:val="Codeexample"/>
      </w:pPr>
      <w:r w:rsidRPr="00EA77BC">
        <w:t xml:space="preserve"> </w:t>
      </w:r>
    </w:p>
    <w:p w14:paraId="60E6C028" w14:textId="77777777" w:rsidR="00A70625" w:rsidRPr="00EA77BC" w:rsidRDefault="00A70625" w:rsidP="001B3F39">
      <w:pPr>
        <w:pStyle w:val="Codeexample"/>
      </w:pPr>
      <w:r w:rsidRPr="00EA77BC">
        <w:t>Press RETURN to continue...</w:t>
      </w:r>
    </w:p>
    <w:p w14:paraId="60E6C029" w14:textId="77777777" w:rsidR="00D906CB" w:rsidRPr="00EA77BC" w:rsidRDefault="00D906CB" w:rsidP="001B3F39"/>
    <w:p w14:paraId="60E6C02A" w14:textId="77777777" w:rsidR="00A008B1" w:rsidRPr="00EA77BC" w:rsidRDefault="00A008B1" w:rsidP="001B3F39">
      <w:r w:rsidRPr="00EA77BC">
        <w:t xml:space="preserve">The </w:t>
      </w:r>
      <w:r w:rsidRPr="00EA77BC">
        <w:rPr>
          <w:i/>
          <w:iCs/>
        </w:rPr>
        <w:t xml:space="preserve">Enhanced Order Checks Setup Menu </w:t>
      </w:r>
      <w:r w:rsidRPr="00EA77BC">
        <w:t xml:space="preserve">options are located here on the main menu. Because this menu will be removed when PRE V.0.5 is released, the descriptions have been moved to the end of this </w:t>
      </w:r>
      <w:r w:rsidR="00A2457F" w:rsidRPr="00EA77BC">
        <w:t>chapter (1.23)</w:t>
      </w:r>
      <w:r w:rsidRPr="00EA77BC">
        <w:t>.</w:t>
      </w:r>
    </w:p>
    <w:p w14:paraId="60E6C02B" w14:textId="77777777" w:rsidR="00954DD5" w:rsidRPr="00EA77BC" w:rsidRDefault="00954DD5" w:rsidP="001B3F39"/>
    <w:p w14:paraId="60E6C02C" w14:textId="77777777" w:rsidR="00954DD5" w:rsidRPr="00EA77BC" w:rsidRDefault="00954DD5" w:rsidP="001B3F39">
      <w:r w:rsidRPr="00EA77BC">
        <w:t>Current functionality in the PDM package is that when a new drug is entered, information is sent to the OPAI, if one is defined. Patches PSS*1*156 and PSO*7*354 provide the ability of adding more than one dispensing device per division. It was recommended that this particular option not be enhanced with the multiple ADD capability since it is not currently used. Sites make manual entries of drugs into the console of the dispensing devices directly.</w:t>
      </w:r>
    </w:p>
    <w:p w14:paraId="60E6C02D" w14:textId="77777777" w:rsidR="00A06992" w:rsidRPr="00EA77BC" w:rsidRDefault="00A06992" w:rsidP="001B3F39"/>
    <w:p w14:paraId="60E6C02E" w14:textId="77777777" w:rsidR="00A06992" w:rsidRPr="00EA77BC" w:rsidRDefault="00A06992" w:rsidP="00603627">
      <w:pPr>
        <w:pStyle w:val="Heading1"/>
        <w:numPr>
          <w:ilvl w:val="0"/>
          <w:numId w:val="45"/>
        </w:numPr>
        <w:tabs>
          <w:tab w:val="clear" w:pos="720"/>
          <w:tab w:val="num" w:pos="900"/>
        </w:tabs>
      </w:pPr>
      <w:bookmarkStart w:id="2079" w:name="_IV_Solution_Report"/>
      <w:bookmarkStart w:id="2080" w:name="_IV_Additive/Solution"/>
      <w:bookmarkStart w:id="2081" w:name="_Toc376874094"/>
      <w:bookmarkStart w:id="2082" w:name="_Toc523224145"/>
      <w:bookmarkEnd w:id="2079"/>
      <w:bookmarkEnd w:id="2080"/>
      <w:r w:rsidRPr="00EA77BC">
        <w:t xml:space="preserve">IV </w:t>
      </w:r>
      <w:r w:rsidR="00A017FF" w:rsidRPr="00EA77BC">
        <w:t>Additive/</w:t>
      </w:r>
      <w:r w:rsidRPr="00EA77BC">
        <w:t>Solution</w:t>
      </w:r>
      <w:bookmarkEnd w:id="2081"/>
      <w:bookmarkEnd w:id="2082"/>
      <w:r w:rsidRPr="00EA77BC">
        <w:t xml:space="preserve"> </w:t>
      </w:r>
    </w:p>
    <w:p w14:paraId="60E6C02F" w14:textId="77777777" w:rsidR="00A017FF" w:rsidRPr="00EA77BC" w:rsidRDefault="00397D64" w:rsidP="00EA77BC">
      <w:pPr>
        <w:tabs>
          <w:tab w:val="left" w:pos="900"/>
        </w:tabs>
        <w:rPr>
          <w:b/>
          <w:sz w:val="28"/>
          <w:szCs w:val="28"/>
        </w:rPr>
      </w:pPr>
      <w:r w:rsidRPr="00EA77BC">
        <w:rPr>
          <w:b/>
          <w:sz w:val="28"/>
          <w:szCs w:val="28"/>
        </w:rPr>
        <w:tab/>
      </w:r>
      <w:r w:rsidR="00A017FF" w:rsidRPr="00EA77BC">
        <w:rPr>
          <w:b/>
          <w:sz w:val="28"/>
          <w:szCs w:val="28"/>
        </w:rPr>
        <w:t>[PSS ADDITIVE/SOLUTION]</w:t>
      </w:r>
    </w:p>
    <w:p w14:paraId="60E6C030" w14:textId="77777777" w:rsidR="00A06992" w:rsidRPr="00EA77BC" w:rsidRDefault="00A06992" w:rsidP="00732461"/>
    <w:p w14:paraId="60E6C031" w14:textId="77777777" w:rsidR="00A017FF" w:rsidRPr="00EA77BC" w:rsidRDefault="00A017FF" w:rsidP="00732461">
      <w:r w:rsidRPr="00EA77BC">
        <w:t xml:space="preserve">The </w:t>
      </w:r>
      <w:r w:rsidRPr="00EA77BC">
        <w:rPr>
          <w:i/>
        </w:rPr>
        <w:t xml:space="preserve">IV Additive/Solution </w:t>
      </w:r>
      <w:r w:rsidRPr="00EA77BC">
        <w:fldChar w:fldCharType="begin"/>
      </w:r>
      <w:r w:rsidRPr="00EA77BC">
        <w:instrText xml:space="preserve"> XE "Standard Schedule Management" \b</w:instrText>
      </w:r>
      <w:r w:rsidRPr="00EA77BC">
        <w:fldChar w:fldCharType="end"/>
      </w:r>
      <w:r w:rsidR="003537BF" w:rsidRPr="00EA77BC">
        <w:t xml:space="preserve">[PSS ADDITIVE/SOLUTION] </w:t>
      </w:r>
      <w:r w:rsidRPr="00EA77BC">
        <w:t>option was created by Patch PSS*1*147 to provide an umbrella for all the options related to reviewing IV Additive and IV Solution data.</w:t>
      </w:r>
      <w:r w:rsidR="00FC2D19" w:rsidRPr="00EA77BC">
        <w:t xml:space="preserve"> Note that </w:t>
      </w:r>
      <w:r w:rsidR="002B3F3D" w:rsidRPr="00EA77BC">
        <w:t xml:space="preserve">with the advent of Patch PSS*1*117, </w:t>
      </w:r>
      <w:r w:rsidR="00FC2D19" w:rsidRPr="00EA77BC">
        <w:t xml:space="preserve">the menu reads </w:t>
      </w:r>
      <w:r w:rsidR="00FC2D19" w:rsidRPr="00EA77BC">
        <w:rPr>
          <w:i/>
        </w:rPr>
        <w:t>IV Additive/Solution</w:t>
      </w:r>
      <w:r w:rsidR="00FC2D19" w:rsidRPr="00EA77BC">
        <w:t xml:space="preserve"> </w:t>
      </w:r>
      <w:r w:rsidR="003537BF" w:rsidRPr="00EA77BC">
        <w:t xml:space="preserve">[PSS ADDITIVE/SOLUTION] option and the </w:t>
      </w:r>
      <w:r w:rsidR="003537BF" w:rsidRPr="00EA77BC">
        <w:rPr>
          <w:i/>
        </w:rPr>
        <w:t>Mark PreMix Solutions</w:t>
      </w:r>
      <w:r w:rsidR="003537BF" w:rsidRPr="00EA77BC">
        <w:t xml:space="preserve"> [PSS MARK PREMIX SOLUTIONS]</w:t>
      </w:r>
      <w:r w:rsidR="002B3F3D" w:rsidRPr="00EA77BC">
        <w:t xml:space="preserve"> option has been added</w:t>
      </w:r>
      <w:r w:rsidR="00FC2D19" w:rsidRPr="00EA77BC">
        <w:t>.</w:t>
      </w:r>
    </w:p>
    <w:p w14:paraId="60E6C032" w14:textId="77777777" w:rsidR="00A017FF" w:rsidRPr="00EA77BC" w:rsidRDefault="00A017FF" w:rsidP="000C5921"/>
    <w:p w14:paraId="60E6C033" w14:textId="77777777" w:rsidR="00A017FF" w:rsidRPr="00EA77BC" w:rsidRDefault="00A017FF" w:rsidP="00603627">
      <w:pPr>
        <w:pStyle w:val="Heading2"/>
        <w:numPr>
          <w:ilvl w:val="0"/>
          <w:numId w:val="64"/>
        </w:numPr>
        <w:ind w:left="0"/>
      </w:pPr>
      <w:bookmarkStart w:id="2083" w:name="_Toc376874095"/>
      <w:bookmarkStart w:id="2084" w:name="_Toc523224146"/>
      <w:r w:rsidRPr="00EA77BC">
        <w:t>IV Additive Report</w:t>
      </w:r>
      <w:bookmarkEnd w:id="2083"/>
      <w:bookmarkEnd w:id="2084"/>
      <w:r w:rsidR="00296572" w:rsidRPr="00EA77BC">
        <w:fldChar w:fldCharType="begin"/>
      </w:r>
      <w:r w:rsidR="00296572" w:rsidRPr="00EA77BC">
        <w:instrText xml:space="preserve"> XE "IV Additive Report" </w:instrText>
      </w:r>
      <w:r w:rsidR="00296572" w:rsidRPr="00EA77BC">
        <w:fldChar w:fldCharType="end"/>
      </w:r>
    </w:p>
    <w:p w14:paraId="60E6C034" w14:textId="77777777" w:rsidR="00A017FF" w:rsidRPr="00EA77BC" w:rsidRDefault="008E337C" w:rsidP="00EA77BC">
      <w:pPr>
        <w:tabs>
          <w:tab w:val="left" w:pos="1080"/>
        </w:tabs>
      </w:pPr>
      <w:r w:rsidRPr="00EA77BC">
        <w:rPr>
          <w:b/>
          <w:sz w:val="28"/>
          <w:szCs w:val="28"/>
        </w:rPr>
        <w:tab/>
      </w:r>
      <w:r w:rsidR="00A017FF" w:rsidRPr="00EA77BC">
        <w:rPr>
          <w:b/>
          <w:sz w:val="28"/>
          <w:szCs w:val="28"/>
        </w:rPr>
        <w:t>[</w:t>
      </w:r>
      <w:r w:rsidR="00A017FF" w:rsidRPr="00EA77BC">
        <w:rPr>
          <w:b/>
        </w:rPr>
        <w:t>PSS IV ADDITIVE REPORT]</w:t>
      </w:r>
    </w:p>
    <w:p w14:paraId="60E6C035" w14:textId="77777777" w:rsidR="00397D64" w:rsidRPr="00EA77BC" w:rsidRDefault="00397D64" w:rsidP="00732461">
      <w:pPr>
        <w:pStyle w:val="BodyText4"/>
        <w:ind w:left="0"/>
        <w:rPr>
          <w:sz w:val="24"/>
          <w:szCs w:val="24"/>
        </w:rPr>
      </w:pPr>
    </w:p>
    <w:p w14:paraId="60E6C036" w14:textId="77777777" w:rsidR="00A017FF" w:rsidRPr="00EA77BC" w:rsidRDefault="00A017FF" w:rsidP="00732461">
      <w:pPr>
        <w:pStyle w:val="BodyText4"/>
        <w:keepNext w:val="0"/>
        <w:ind w:left="0"/>
        <w:rPr>
          <w:sz w:val="24"/>
          <w:szCs w:val="24"/>
        </w:rPr>
      </w:pPr>
      <w:r w:rsidRPr="00EA77BC">
        <w:rPr>
          <w:sz w:val="24"/>
          <w:szCs w:val="24"/>
        </w:rPr>
        <w:t xml:space="preserve">Patch PSS*1*147 creates a new </w:t>
      </w:r>
      <w:r w:rsidRPr="00EA77BC">
        <w:rPr>
          <w:i/>
          <w:sz w:val="24"/>
          <w:szCs w:val="24"/>
        </w:rPr>
        <w:t>IV Additive Report</w:t>
      </w:r>
      <w:r w:rsidRPr="00EA77BC">
        <w:rPr>
          <w:sz w:val="24"/>
          <w:szCs w:val="24"/>
        </w:rPr>
        <w:t xml:space="preserve"> </w:t>
      </w:r>
      <w:r w:rsidR="00BB6908" w:rsidRPr="00EA77BC">
        <w:rPr>
          <w:sz w:val="28"/>
          <w:szCs w:val="28"/>
        </w:rPr>
        <w:t>[</w:t>
      </w:r>
      <w:r w:rsidR="00BB6908" w:rsidRPr="00EA77BC">
        <w:t xml:space="preserve">PSS IV ADDITIVE REPORT] </w:t>
      </w:r>
      <w:r w:rsidRPr="00EA77BC">
        <w:rPr>
          <w:sz w:val="24"/>
          <w:szCs w:val="24"/>
        </w:rPr>
        <w:t xml:space="preserve">option to display IV Additive information. A user can select to display only entries marked with '1 BAG/DAY' in the </w:t>
      </w:r>
      <w:r w:rsidR="00BB6908" w:rsidRPr="00EA77BC">
        <w:rPr>
          <w:sz w:val="24"/>
          <w:szCs w:val="24"/>
        </w:rPr>
        <w:t>ADDITIVE FREQUENCY field (#18)</w:t>
      </w:r>
      <w:r w:rsidRPr="00EA77BC">
        <w:rPr>
          <w:sz w:val="24"/>
          <w:szCs w:val="24"/>
        </w:rPr>
        <w:t xml:space="preserve">, or only those entries with nothing entered in the </w:t>
      </w:r>
      <w:r w:rsidR="00BB6908" w:rsidRPr="00EA77BC">
        <w:rPr>
          <w:sz w:val="24"/>
          <w:szCs w:val="24"/>
        </w:rPr>
        <w:t>ADDITIVE FREQUENCY field (#18)</w:t>
      </w:r>
      <w:r w:rsidRPr="00EA77BC">
        <w:rPr>
          <w:sz w:val="24"/>
          <w:szCs w:val="24"/>
        </w:rPr>
        <w:t>, or all entries can be displayed. The report will print the following data elements:</w:t>
      </w:r>
    </w:p>
    <w:p w14:paraId="60E6C037" w14:textId="77777777" w:rsidR="00A017FF" w:rsidRPr="00EA77BC" w:rsidRDefault="00A017FF" w:rsidP="00732461">
      <w:pPr>
        <w:pStyle w:val="BodyText4"/>
        <w:keepNext w:val="0"/>
        <w:ind w:left="0"/>
        <w:rPr>
          <w:sz w:val="24"/>
          <w:szCs w:val="24"/>
        </w:rPr>
      </w:pPr>
    </w:p>
    <w:p w14:paraId="60E6C038"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Print Name</w:t>
      </w:r>
    </w:p>
    <w:p w14:paraId="60E6C039"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Generic Drug</w:t>
      </w:r>
    </w:p>
    <w:p w14:paraId="60E6C03A"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Drug Unit</w:t>
      </w:r>
    </w:p>
    <w:p w14:paraId="60E6C03B"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Synonyms</w:t>
      </w:r>
    </w:p>
    <w:p w14:paraId="60E6C03C"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Pharmacy Orderable Item</w:t>
      </w:r>
    </w:p>
    <w:p w14:paraId="60E6C03D"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Inactivation Date</w:t>
      </w:r>
    </w:p>
    <w:p w14:paraId="60E6C03E"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Used in IV Fluid Order Entry</w:t>
      </w:r>
    </w:p>
    <w:p w14:paraId="60E6C03F"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 xml:space="preserve">Additive Frequency </w:t>
      </w:r>
    </w:p>
    <w:p w14:paraId="60E6C040" w14:textId="77777777" w:rsidR="00E84F08" w:rsidRPr="00EA77BC" w:rsidRDefault="00E84F08" w:rsidP="001B3F39">
      <w:pPr>
        <w:pStyle w:val="BodyText4"/>
        <w:keepNext w:val="0"/>
        <w:spacing w:line="228" w:lineRule="auto"/>
        <w:ind w:left="360"/>
        <w:rPr>
          <w:sz w:val="24"/>
          <w:szCs w:val="24"/>
        </w:rPr>
      </w:pPr>
      <w:bookmarkStart w:id="2085" w:name="p110"/>
      <w:bookmarkEnd w:id="2085"/>
    </w:p>
    <w:p w14:paraId="60E6C041" w14:textId="77777777" w:rsidR="00A017FF" w:rsidRPr="00EA77BC" w:rsidRDefault="00A017FF" w:rsidP="001B3F39">
      <w:pPr>
        <w:pStyle w:val="BodyText4"/>
        <w:keepNext w:val="0"/>
        <w:ind w:left="0"/>
        <w:rPr>
          <w:sz w:val="24"/>
          <w:szCs w:val="24"/>
        </w:rPr>
      </w:pPr>
      <w:r w:rsidRPr="00EA77BC">
        <w:rPr>
          <w:sz w:val="24"/>
          <w:szCs w:val="24"/>
        </w:rPr>
        <w:t xml:space="preserve">If the user chooses to print only the IV Additives marked with ‘1 BAG/DAY’ in the </w:t>
      </w:r>
      <w:r w:rsidR="00BB6908" w:rsidRPr="00EA77BC">
        <w:rPr>
          <w:sz w:val="24"/>
          <w:szCs w:val="24"/>
        </w:rPr>
        <w:t>ADDITIVE FREQUENCY field (#18)</w:t>
      </w:r>
      <w:r w:rsidR="00157088" w:rsidRPr="00EA77BC">
        <w:rPr>
          <w:sz w:val="24"/>
          <w:szCs w:val="24"/>
        </w:rPr>
        <w:t xml:space="preserve"> </w:t>
      </w:r>
      <w:r w:rsidRPr="00EA77BC">
        <w:rPr>
          <w:sz w:val="24"/>
          <w:szCs w:val="24"/>
        </w:rPr>
        <w:t xml:space="preserve">or those entries with nothing entered in the </w:t>
      </w:r>
      <w:r w:rsidR="00BB6908" w:rsidRPr="00EA77BC">
        <w:rPr>
          <w:sz w:val="24"/>
          <w:szCs w:val="24"/>
        </w:rPr>
        <w:t>ADDITIVE FREQUENCY field (#18)</w:t>
      </w:r>
      <w:r w:rsidRPr="00EA77BC">
        <w:rPr>
          <w:sz w:val="24"/>
          <w:szCs w:val="24"/>
        </w:rPr>
        <w:t>and none are found, the report will display ‘No IV Additives marked as '1 BAG/DAY' or ‘No IV Additives marked as null’ respectively.</w:t>
      </w:r>
    </w:p>
    <w:p w14:paraId="60E6C042" w14:textId="77777777" w:rsidR="00A06992" w:rsidRPr="00EA77BC" w:rsidRDefault="00A06992" w:rsidP="001B3F39">
      <w:pPr>
        <w:rPr>
          <w:sz w:val="20"/>
          <w:szCs w:val="20"/>
        </w:rPr>
      </w:pPr>
    </w:p>
    <w:p w14:paraId="60E6C043" w14:textId="77777777" w:rsidR="002B561A" w:rsidRPr="00EA77BC" w:rsidRDefault="002B561A" w:rsidP="001B3F39">
      <w:pPr>
        <w:pStyle w:val="Example"/>
      </w:pPr>
      <w:r w:rsidRPr="00EA77BC">
        <w:t xml:space="preserve">Example </w:t>
      </w:r>
      <w:r w:rsidR="00157088" w:rsidRPr="00EA77BC">
        <w:t>1</w:t>
      </w:r>
      <w:r w:rsidRPr="00EA77BC">
        <w:t xml:space="preserve">: User selects only IV Additives marked with no value in the </w:t>
      </w:r>
      <w:r w:rsidR="00BB6908" w:rsidRPr="00EA77BC">
        <w:rPr>
          <w:szCs w:val="20"/>
        </w:rPr>
        <w:t>ADDITIVE FREQUENCY Field (#18)</w:t>
      </w:r>
    </w:p>
    <w:p w14:paraId="60E6C044" w14:textId="77777777" w:rsidR="002B561A" w:rsidRPr="00EA77BC" w:rsidRDefault="002B561A" w:rsidP="001B3F39">
      <w:pPr>
        <w:shd w:val="clear" w:color="auto" w:fill="D9D9D9"/>
        <w:tabs>
          <w:tab w:val="left" w:pos="3690"/>
        </w:tabs>
        <w:ind w:left="540"/>
        <w:rPr>
          <w:rFonts w:ascii="Courier New" w:hAnsi="Courier New" w:cs="Courier New"/>
          <w:b/>
          <w:sz w:val="16"/>
          <w:szCs w:val="16"/>
        </w:rPr>
      </w:pPr>
      <w:r w:rsidRPr="00EA77BC">
        <w:rPr>
          <w:rFonts w:ascii="Courier New" w:hAnsi="Courier New" w:cs="Courier New"/>
          <w:sz w:val="16"/>
          <w:szCs w:val="16"/>
        </w:rPr>
        <w:t xml:space="preserve">Select IV Additive/Solution Reports Option: </w:t>
      </w:r>
      <w:r w:rsidRPr="00EA77BC">
        <w:rPr>
          <w:rFonts w:ascii="Courier New" w:hAnsi="Courier New" w:cs="Courier New"/>
          <w:b/>
          <w:sz w:val="16"/>
          <w:szCs w:val="16"/>
        </w:rPr>
        <w:t>IV ADditive Report</w:t>
      </w:r>
    </w:p>
    <w:p w14:paraId="60E6C045" w14:textId="77777777" w:rsidR="002B561A" w:rsidRPr="00EA77BC" w:rsidRDefault="002B561A" w:rsidP="001B3F39">
      <w:pPr>
        <w:shd w:val="clear" w:color="auto" w:fill="D9D9D9"/>
        <w:ind w:left="540"/>
        <w:rPr>
          <w:rFonts w:ascii="Courier New" w:hAnsi="Courier New" w:cs="Courier New"/>
          <w:sz w:val="16"/>
          <w:szCs w:val="16"/>
        </w:rPr>
      </w:pPr>
    </w:p>
    <w:p w14:paraId="60E6C046"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This report displays entries in the </w:t>
      </w:r>
      <w:r w:rsidR="009975BC" w:rsidRPr="00EA77BC">
        <w:rPr>
          <w:rFonts w:ascii="Courier New" w:hAnsi="Courier New" w:cs="Courier New"/>
          <w:sz w:val="16"/>
          <w:szCs w:val="16"/>
        </w:rPr>
        <w:t>IV ADD</w:t>
      </w:r>
      <w:r w:rsidRPr="00EA77BC">
        <w:rPr>
          <w:rFonts w:ascii="Courier New" w:hAnsi="Courier New" w:cs="Courier New"/>
          <w:sz w:val="16"/>
          <w:szCs w:val="16"/>
        </w:rPr>
        <w:t xml:space="preserve"> (#52.6) File. You can select</w:t>
      </w:r>
    </w:p>
    <w:p w14:paraId="60E6C047"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48"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w:t>
      </w:r>
    </w:p>
    <w:p w14:paraId="60E6C049"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(#18) Field, or all entries can be displayed.</w:t>
      </w:r>
    </w:p>
    <w:p w14:paraId="60E6C04A" w14:textId="77777777" w:rsidR="002B561A" w:rsidRPr="00EA77BC" w:rsidRDefault="002B561A" w:rsidP="001B3F39">
      <w:pPr>
        <w:shd w:val="clear" w:color="auto" w:fill="D9D9D9"/>
        <w:ind w:left="540"/>
        <w:rPr>
          <w:rFonts w:ascii="Courier New" w:hAnsi="Courier New" w:cs="Courier New"/>
          <w:sz w:val="16"/>
          <w:szCs w:val="16"/>
        </w:rPr>
      </w:pPr>
    </w:p>
    <w:p w14:paraId="60E6C04B" w14:textId="77777777" w:rsidR="002B561A" w:rsidRPr="00EA77BC" w:rsidRDefault="002B561A" w:rsidP="00CD4C83">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4C" w14:textId="77777777" w:rsidR="002B561A" w:rsidRPr="00EA77BC" w:rsidRDefault="002B561A" w:rsidP="00BA5F06">
      <w:pPr>
        <w:shd w:val="clear" w:color="auto" w:fill="D9D9D9"/>
        <w:ind w:left="540"/>
        <w:rPr>
          <w:rFonts w:ascii="Courier New" w:hAnsi="Courier New" w:cs="Courier New"/>
          <w:sz w:val="16"/>
          <w:szCs w:val="16"/>
        </w:rPr>
      </w:pPr>
    </w:p>
    <w:p w14:paraId="60E6C04D"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4E"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4F" w14:textId="77777777" w:rsidR="002B561A" w:rsidRPr="00EA77BC" w:rsidRDefault="002B561A" w:rsidP="0012128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50" w14:textId="77777777" w:rsidR="002B561A" w:rsidRPr="00EA77BC" w:rsidRDefault="002B561A" w:rsidP="0012128D">
      <w:pPr>
        <w:shd w:val="clear" w:color="auto" w:fill="D9D9D9"/>
        <w:ind w:left="540"/>
        <w:rPr>
          <w:rFonts w:ascii="Courier New" w:hAnsi="Courier New" w:cs="Courier New"/>
          <w:sz w:val="16"/>
          <w:szCs w:val="16"/>
        </w:rPr>
      </w:pPr>
    </w:p>
    <w:p w14:paraId="60E6C051" w14:textId="77777777" w:rsidR="002B561A" w:rsidRPr="00EA77BC" w:rsidRDefault="002B561A" w:rsidP="0005137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Print which IV Additives: A// </w:t>
      </w:r>
      <w:r w:rsidRPr="00EA77BC">
        <w:rPr>
          <w:rFonts w:ascii="Courier New" w:hAnsi="Courier New" w:cs="Courier New"/>
          <w:b/>
          <w:sz w:val="16"/>
          <w:szCs w:val="16"/>
          <w:u w:val="single"/>
        </w:rPr>
        <w:t xml:space="preserve">N </w:t>
      </w:r>
      <w:r w:rsidRPr="00EA77BC">
        <w:rPr>
          <w:rFonts w:ascii="Courier New" w:hAnsi="Courier New" w:cs="Courier New"/>
          <w:sz w:val="16"/>
          <w:szCs w:val="16"/>
        </w:rPr>
        <w:t xml:space="preserve"> Print entries marked as Null for ADDITIVE FREQUENCY</w:t>
      </w:r>
    </w:p>
    <w:p w14:paraId="60E6C052" w14:textId="77777777" w:rsidR="002B561A" w:rsidRPr="00EA77BC" w:rsidRDefault="002B561A" w:rsidP="0005137D">
      <w:pPr>
        <w:shd w:val="clear" w:color="auto" w:fill="D9D9D9"/>
        <w:ind w:left="540"/>
        <w:rPr>
          <w:rFonts w:ascii="Courier New" w:hAnsi="Courier New" w:cs="Courier New"/>
          <w:sz w:val="16"/>
          <w:szCs w:val="16"/>
        </w:rPr>
      </w:pPr>
    </w:p>
    <w:p w14:paraId="60E6C053" w14:textId="77777777" w:rsidR="002B561A" w:rsidRPr="00EA77BC" w:rsidRDefault="002B561A" w:rsidP="00EB241E">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54" w14:textId="77777777" w:rsidR="002B561A" w:rsidRPr="00EA77BC" w:rsidRDefault="002B561A" w:rsidP="005C4F1E">
      <w:pPr>
        <w:shd w:val="clear" w:color="auto" w:fill="D9D9D9"/>
        <w:ind w:left="540"/>
        <w:rPr>
          <w:rFonts w:ascii="Courier New" w:hAnsi="Courier New" w:cs="Courier New"/>
          <w:sz w:val="16"/>
          <w:szCs w:val="16"/>
        </w:rPr>
      </w:pPr>
    </w:p>
    <w:p w14:paraId="60E6C055" w14:textId="77777777" w:rsidR="002B561A" w:rsidRPr="00EA77BC" w:rsidRDefault="002B561A" w:rsidP="000128D8">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w:t>
      </w:r>
      <w:r w:rsidRPr="00EA77BC">
        <w:rPr>
          <w:rFonts w:ascii="Courier New" w:hAnsi="Courier New" w:cs="Courier New"/>
          <w:b/>
          <w:sz w:val="16"/>
          <w:szCs w:val="16"/>
        </w:rPr>
        <w:t>&lt;ENTER&gt;</w:t>
      </w:r>
      <w:r w:rsidRPr="00EA77BC">
        <w:rPr>
          <w:rFonts w:ascii="Courier New" w:hAnsi="Courier New" w:cs="Courier New"/>
          <w:sz w:val="16"/>
          <w:szCs w:val="16"/>
        </w:rPr>
        <w:t xml:space="preserve"> </w:t>
      </w:r>
    </w:p>
    <w:p w14:paraId="60E6C056" w14:textId="77777777" w:rsidR="008E337C" w:rsidRPr="00EA77BC" w:rsidRDefault="008E337C" w:rsidP="000128D8">
      <w:pPr>
        <w:shd w:val="clear" w:color="auto" w:fill="D9D9D9"/>
        <w:ind w:left="540"/>
        <w:rPr>
          <w:rFonts w:ascii="Courier New" w:hAnsi="Courier New" w:cs="Courier New"/>
          <w:sz w:val="16"/>
          <w:szCs w:val="16"/>
        </w:rPr>
      </w:pPr>
    </w:p>
    <w:p w14:paraId="60E6C057" w14:textId="77777777" w:rsidR="008E337C"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8" w14:textId="77777777" w:rsidR="002B561A"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9" w14:textId="77777777" w:rsidR="008E337C" w:rsidRPr="00EA77BC" w:rsidRDefault="008E337C" w:rsidP="00EA77BC">
      <w:pPr>
        <w:shd w:val="clear" w:color="auto" w:fill="D9D9D9"/>
        <w:ind w:left="540"/>
        <w:rPr>
          <w:rFonts w:ascii="Courier New" w:hAnsi="Courier New" w:cs="Courier New"/>
          <w:sz w:val="16"/>
          <w:szCs w:val="16"/>
        </w:rPr>
      </w:pPr>
    </w:p>
    <w:p w14:paraId="60E6C05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null for ADDITIVE FREQUENCY                  Page: 1</w:t>
      </w:r>
    </w:p>
    <w:p w14:paraId="60E6C05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5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5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5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6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6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4" w14:textId="77777777" w:rsidR="002B561A" w:rsidRPr="00EA77BC" w:rsidRDefault="002B561A" w:rsidP="00EA77BC">
      <w:pPr>
        <w:shd w:val="clear" w:color="auto" w:fill="D9D9D9"/>
        <w:ind w:left="540"/>
        <w:rPr>
          <w:rFonts w:ascii="Courier New" w:hAnsi="Courier New" w:cs="Courier New"/>
          <w:sz w:val="16"/>
          <w:szCs w:val="16"/>
        </w:rPr>
      </w:pPr>
    </w:p>
    <w:p w14:paraId="60E6C06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POTASSIUM CHLORIDE</w:t>
      </w:r>
    </w:p>
    <w:p w14:paraId="60E6C06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6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KCL</w:t>
      </w:r>
    </w:p>
    <w:p w14:paraId="60E6C06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POTASSIUM CL 2MEQ/ML (10ML) INJ</w:t>
      </w:r>
    </w:p>
    <w:p w14:paraId="60E6C06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POTASSIUM CHLORIDE  INJ,SOLN</w:t>
      </w:r>
    </w:p>
    <w:p w14:paraId="60E6C06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D" w14:textId="77777777" w:rsidR="002B561A" w:rsidRPr="00EA77BC" w:rsidRDefault="002B561A" w:rsidP="00EA77BC">
      <w:pPr>
        <w:shd w:val="clear" w:color="auto" w:fill="D9D9D9"/>
        <w:ind w:left="540"/>
        <w:rPr>
          <w:rFonts w:ascii="Courier New" w:hAnsi="Courier New" w:cs="Courier New"/>
          <w:sz w:val="16"/>
          <w:szCs w:val="16"/>
        </w:rPr>
      </w:pPr>
    </w:p>
    <w:p w14:paraId="60E6C06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6F" w14:textId="77777777" w:rsidR="002B561A" w:rsidRPr="00EA77BC" w:rsidRDefault="002B561A" w:rsidP="00EA77BC"/>
    <w:p w14:paraId="60E6C070" w14:textId="77777777" w:rsidR="002B561A" w:rsidRPr="00EA77BC" w:rsidRDefault="002B561A" w:rsidP="00EA77BC">
      <w:pPr>
        <w:pStyle w:val="Example"/>
      </w:pPr>
      <w:r w:rsidRPr="00EA77BC">
        <w:t xml:space="preserve">Example </w:t>
      </w:r>
      <w:r w:rsidR="00157088" w:rsidRPr="00EA77BC">
        <w:t>2</w:t>
      </w:r>
      <w:r w:rsidRPr="00EA77BC">
        <w:t xml:space="preserve">: </w:t>
      </w:r>
      <w:r w:rsidR="00BE4C05" w:rsidRPr="00EA77BC">
        <w:t xml:space="preserve">User Selects Only </w:t>
      </w:r>
      <w:r w:rsidRPr="00EA77BC">
        <w:t xml:space="preserve">IV Additives marked with ‘1BAG/DAY’ in the </w:t>
      </w:r>
      <w:r w:rsidR="00BB6908" w:rsidRPr="00EA77BC">
        <w:t>ADDITIVE FREQUENCY Field (#18)</w:t>
      </w:r>
    </w:p>
    <w:p w14:paraId="60E6C07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72" w14:textId="77777777" w:rsidR="002B561A" w:rsidRPr="00EA77BC" w:rsidRDefault="002B561A" w:rsidP="00EA77BC">
      <w:pPr>
        <w:shd w:val="clear" w:color="auto" w:fill="D9D9D9"/>
        <w:ind w:left="540"/>
        <w:rPr>
          <w:rFonts w:ascii="Courier New" w:hAnsi="Courier New" w:cs="Courier New"/>
          <w:sz w:val="16"/>
          <w:szCs w:val="16"/>
        </w:rPr>
      </w:pPr>
    </w:p>
    <w:p w14:paraId="60E6C07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7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7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 (#18) Field, or all entries can be displayed.</w:t>
      </w:r>
    </w:p>
    <w:p w14:paraId="60E6C076" w14:textId="77777777" w:rsidR="002B561A" w:rsidRPr="00EA77BC" w:rsidRDefault="002B561A" w:rsidP="00EA77BC">
      <w:pPr>
        <w:shd w:val="clear" w:color="auto" w:fill="D9D9D9"/>
        <w:ind w:left="540"/>
        <w:rPr>
          <w:rFonts w:ascii="Courier New" w:hAnsi="Courier New" w:cs="Courier New"/>
          <w:sz w:val="16"/>
          <w:szCs w:val="16"/>
        </w:rPr>
      </w:pPr>
    </w:p>
    <w:p w14:paraId="60E6C07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78" w14:textId="77777777" w:rsidR="002B561A" w:rsidRPr="00EA77BC" w:rsidRDefault="002B561A" w:rsidP="00EA77BC">
      <w:pPr>
        <w:shd w:val="clear" w:color="auto" w:fill="D9D9D9"/>
        <w:ind w:left="540"/>
        <w:rPr>
          <w:rFonts w:ascii="Courier New" w:hAnsi="Courier New" w:cs="Courier New"/>
          <w:sz w:val="16"/>
          <w:szCs w:val="16"/>
        </w:rPr>
      </w:pPr>
    </w:p>
    <w:p w14:paraId="60E6C07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7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7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7C" w14:textId="77777777" w:rsidR="002B561A" w:rsidRPr="00EA77BC" w:rsidRDefault="002B561A" w:rsidP="00EA77BC">
      <w:pPr>
        <w:shd w:val="clear" w:color="auto" w:fill="D9D9D9"/>
        <w:ind w:left="540"/>
        <w:rPr>
          <w:rFonts w:ascii="Courier New" w:hAnsi="Courier New" w:cs="Courier New"/>
          <w:sz w:val="16"/>
          <w:szCs w:val="16"/>
        </w:rPr>
      </w:pPr>
    </w:p>
    <w:p w14:paraId="60E6C07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1  Print entries marked as '1 BAG/DAY' for ADDITIVE FREQUENCY</w:t>
      </w:r>
    </w:p>
    <w:p w14:paraId="60E6C07E" w14:textId="77777777" w:rsidR="002B561A" w:rsidRPr="00EA77BC" w:rsidRDefault="002B561A" w:rsidP="00EA77BC">
      <w:pPr>
        <w:shd w:val="clear" w:color="auto" w:fill="D9D9D9"/>
        <w:ind w:left="540"/>
        <w:rPr>
          <w:rFonts w:ascii="Courier New" w:hAnsi="Courier New" w:cs="Courier New"/>
          <w:sz w:val="16"/>
          <w:szCs w:val="16"/>
        </w:rPr>
      </w:pPr>
    </w:p>
    <w:p w14:paraId="60E6C07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80" w14:textId="77777777" w:rsidR="002B561A" w:rsidRPr="00EA77BC" w:rsidRDefault="002B561A" w:rsidP="00EA77BC">
      <w:pPr>
        <w:shd w:val="clear" w:color="auto" w:fill="D9D9D9"/>
        <w:ind w:left="540"/>
        <w:rPr>
          <w:rFonts w:ascii="Courier New" w:hAnsi="Courier New" w:cs="Courier New"/>
          <w:sz w:val="16"/>
          <w:szCs w:val="16"/>
        </w:rPr>
      </w:pPr>
    </w:p>
    <w:p w14:paraId="60E6C08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82" w14:textId="77777777" w:rsidR="002B561A" w:rsidRPr="00EA77BC" w:rsidRDefault="002B561A" w:rsidP="00EA77BC">
      <w:pPr>
        <w:shd w:val="clear" w:color="auto" w:fill="D9D9D9"/>
        <w:ind w:left="540"/>
        <w:rPr>
          <w:rFonts w:ascii="Courier New" w:hAnsi="Courier New" w:cs="Courier New"/>
          <w:sz w:val="16"/>
          <w:szCs w:val="16"/>
        </w:rPr>
      </w:pPr>
    </w:p>
    <w:p w14:paraId="60E6C08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'1 BAG/DAY' for ADDITIVE FREQUENCY           Page: 1</w:t>
      </w:r>
    </w:p>
    <w:p w14:paraId="60E6C08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85" w14:textId="77777777" w:rsidR="002B561A" w:rsidRPr="00EA77BC" w:rsidRDefault="002B561A" w:rsidP="00EA77BC">
      <w:pPr>
        <w:shd w:val="clear" w:color="auto" w:fill="D9D9D9"/>
        <w:ind w:left="540"/>
        <w:rPr>
          <w:rFonts w:ascii="Courier New" w:hAnsi="Courier New" w:cs="Courier New"/>
          <w:sz w:val="16"/>
          <w:szCs w:val="16"/>
        </w:rPr>
      </w:pPr>
    </w:p>
    <w:p w14:paraId="60E6C086"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No IV Additives marked as '1 BAG/DAY'.</w:t>
      </w:r>
    </w:p>
    <w:p w14:paraId="60E6C087" w14:textId="77777777" w:rsidR="002B561A" w:rsidRPr="00EA77BC" w:rsidRDefault="002B561A" w:rsidP="00EA77BC">
      <w:pPr>
        <w:shd w:val="clear" w:color="auto" w:fill="D9D9D9"/>
        <w:ind w:left="540"/>
        <w:rPr>
          <w:rFonts w:ascii="Courier New" w:hAnsi="Courier New" w:cs="Courier New"/>
          <w:sz w:val="16"/>
          <w:szCs w:val="16"/>
        </w:rPr>
      </w:pPr>
    </w:p>
    <w:p w14:paraId="60E6C08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89" w14:textId="77777777" w:rsidR="002B561A" w:rsidRPr="00EA77BC" w:rsidRDefault="002B561A" w:rsidP="00EA77BC"/>
    <w:p w14:paraId="60E6C08A" w14:textId="77777777" w:rsidR="002B561A" w:rsidRPr="00EA77BC" w:rsidRDefault="002B561A" w:rsidP="00EA77BC">
      <w:pPr>
        <w:pStyle w:val="Example"/>
      </w:pPr>
      <w:r w:rsidRPr="00EA77BC">
        <w:t xml:space="preserve">Example </w:t>
      </w:r>
      <w:r w:rsidR="00157088" w:rsidRPr="00EA77BC">
        <w:t>3</w:t>
      </w:r>
      <w:r w:rsidRPr="00EA77BC">
        <w:t xml:space="preserve">: User selects all IV Additives </w:t>
      </w:r>
    </w:p>
    <w:p w14:paraId="60E6C08B"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8C" w14:textId="77777777" w:rsidR="002B561A" w:rsidRPr="00EA77BC" w:rsidRDefault="002B561A" w:rsidP="00EA77BC">
      <w:pPr>
        <w:keepNext/>
        <w:shd w:val="clear" w:color="auto" w:fill="D9D9D9"/>
        <w:ind w:left="547"/>
        <w:rPr>
          <w:rFonts w:ascii="Courier New" w:hAnsi="Courier New" w:cs="Courier New"/>
          <w:sz w:val="16"/>
          <w:szCs w:val="16"/>
        </w:rPr>
      </w:pPr>
    </w:p>
    <w:p w14:paraId="60E6C08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8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8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Field, or only those entries with nothing entered in the ADDITIVE FREQUENCY(#18) </w:t>
      </w:r>
    </w:p>
    <w:p w14:paraId="60E6C09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all entries can be displayed.</w:t>
      </w:r>
    </w:p>
    <w:p w14:paraId="60E6C091" w14:textId="77777777" w:rsidR="002B561A" w:rsidRPr="00EA77BC" w:rsidRDefault="002B561A" w:rsidP="00EA77BC">
      <w:pPr>
        <w:shd w:val="clear" w:color="auto" w:fill="D9D9D9"/>
        <w:ind w:left="540"/>
        <w:rPr>
          <w:rFonts w:ascii="Courier New" w:hAnsi="Courier New" w:cs="Courier New"/>
          <w:sz w:val="16"/>
          <w:szCs w:val="16"/>
        </w:rPr>
      </w:pPr>
    </w:p>
    <w:p w14:paraId="60E6C09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93" w14:textId="77777777" w:rsidR="002B561A" w:rsidRPr="00EA77BC" w:rsidRDefault="002B561A" w:rsidP="00EA77BC">
      <w:pPr>
        <w:shd w:val="clear" w:color="auto" w:fill="D9D9D9"/>
        <w:ind w:left="540"/>
        <w:rPr>
          <w:rFonts w:ascii="Courier New" w:hAnsi="Courier New" w:cs="Courier New"/>
          <w:sz w:val="16"/>
          <w:szCs w:val="16"/>
        </w:rPr>
      </w:pPr>
    </w:p>
    <w:p w14:paraId="60E6C09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9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9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97" w14:textId="77777777" w:rsidR="002B561A" w:rsidRPr="00EA77BC" w:rsidRDefault="002B561A" w:rsidP="00EA77BC">
      <w:pPr>
        <w:shd w:val="clear" w:color="auto" w:fill="D9D9D9"/>
        <w:ind w:left="540"/>
        <w:rPr>
          <w:rFonts w:ascii="Courier New" w:hAnsi="Courier New" w:cs="Courier New"/>
          <w:sz w:val="16"/>
          <w:szCs w:val="16"/>
        </w:rPr>
      </w:pPr>
    </w:p>
    <w:p w14:paraId="60E6C09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&lt;ENTER&gt;  Print all IV Additives</w:t>
      </w:r>
    </w:p>
    <w:p w14:paraId="60E6C099" w14:textId="77777777" w:rsidR="002B561A" w:rsidRPr="00EA77BC" w:rsidRDefault="002B561A" w:rsidP="00EA77BC">
      <w:pPr>
        <w:shd w:val="clear" w:color="auto" w:fill="D9D9D9"/>
        <w:ind w:left="540"/>
        <w:rPr>
          <w:rFonts w:ascii="Courier New" w:hAnsi="Courier New" w:cs="Courier New"/>
          <w:sz w:val="16"/>
          <w:szCs w:val="16"/>
        </w:rPr>
      </w:pPr>
    </w:p>
    <w:p w14:paraId="60E6C09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9B" w14:textId="77777777" w:rsidR="002B561A" w:rsidRPr="00EA77BC" w:rsidRDefault="002B561A" w:rsidP="00EA77BC">
      <w:pPr>
        <w:shd w:val="clear" w:color="auto" w:fill="D9D9D9"/>
        <w:ind w:left="540"/>
        <w:rPr>
          <w:rFonts w:ascii="Courier New" w:hAnsi="Courier New" w:cs="Courier New"/>
          <w:sz w:val="16"/>
          <w:szCs w:val="16"/>
        </w:rPr>
      </w:pPr>
    </w:p>
    <w:p w14:paraId="60E6C09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9D" w14:textId="77777777" w:rsidR="002B561A" w:rsidRPr="00EA77BC" w:rsidRDefault="002B561A" w:rsidP="00EA77BC">
      <w:pPr>
        <w:shd w:val="clear" w:color="auto" w:fill="D9D9D9"/>
        <w:ind w:left="540"/>
        <w:rPr>
          <w:rFonts w:ascii="Courier New" w:hAnsi="Courier New" w:cs="Courier New"/>
          <w:sz w:val="16"/>
          <w:szCs w:val="16"/>
        </w:rPr>
      </w:pPr>
    </w:p>
    <w:p w14:paraId="60E6C09E" w14:textId="77777777" w:rsidR="002B561A" w:rsidRPr="00EA77BC" w:rsidRDefault="002B561A" w:rsidP="00EA77BC">
      <w:pPr>
        <w:shd w:val="clear" w:color="auto" w:fill="D9D9D9"/>
        <w:ind w:left="540"/>
        <w:rPr>
          <w:rFonts w:ascii="Courier New" w:hAnsi="Courier New" w:cs="Courier New"/>
          <w:sz w:val="16"/>
          <w:szCs w:val="16"/>
        </w:rPr>
      </w:pPr>
      <w:bookmarkStart w:id="2086" w:name="Page_143"/>
      <w:bookmarkEnd w:id="2086"/>
      <w:r w:rsidRPr="00EA77BC">
        <w:rPr>
          <w:rFonts w:ascii="Courier New" w:hAnsi="Courier New" w:cs="Courier New"/>
          <w:sz w:val="16"/>
          <w:szCs w:val="16"/>
        </w:rPr>
        <w:t>All IV Additives                                                    Page: 1</w:t>
      </w:r>
    </w:p>
    <w:p w14:paraId="60E6C09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A0" w14:textId="77777777" w:rsidR="002B561A" w:rsidRPr="00EA77BC" w:rsidRDefault="002B561A" w:rsidP="00EA77BC">
      <w:pPr>
        <w:shd w:val="clear" w:color="auto" w:fill="D9D9D9"/>
        <w:ind w:left="540"/>
        <w:rPr>
          <w:rFonts w:ascii="Courier New" w:hAnsi="Courier New" w:cs="Courier New"/>
          <w:sz w:val="16"/>
          <w:szCs w:val="16"/>
        </w:rPr>
      </w:pPr>
    </w:p>
    <w:p w14:paraId="60E6C0A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AMINOPHYLLINE</w:t>
      </w:r>
    </w:p>
    <w:p w14:paraId="60E6C0A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MG</w:t>
      </w:r>
    </w:p>
    <w:p w14:paraId="60E6C0A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A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AMINOPHYLLINE 25MG/ML 20ML INJ</w:t>
      </w:r>
    </w:p>
    <w:p w14:paraId="60E6C0A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AMINOPHYLLINE  INJ,SOLN</w:t>
      </w:r>
    </w:p>
    <w:p w14:paraId="60E6C0A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A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A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A9" w14:textId="77777777" w:rsidR="002B561A" w:rsidRPr="00EA77BC" w:rsidRDefault="002B561A" w:rsidP="00EA77BC">
      <w:pPr>
        <w:shd w:val="clear" w:color="auto" w:fill="D9D9D9"/>
        <w:ind w:left="540"/>
        <w:rPr>
          <w:rFonts w:ascii="Courier New" w:hAnsi="Courier New" w:cs="Courier New"/>
          <w:sz w:val="16"/>
          <w:szCs w:val="16"/>
        </w:rPr>
      </w:pPr>
    </w:p>
    <w:p w14:paraId="60E6C0A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A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A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A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A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A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B2" w14:textId="77777777" w:rsidR="002B561A" w:rsidRPr="00EA77BC" w:rsidRDefault="002B561A" w:rsidP="00EA77BC">
      <w:pPr>
        <w:shd w:val="clear" w:color="auto" w:fill="D9D9D9"/>
        <w:ind w:left="540"/>
        <w:rPr>
          <w:rFonts w:ascii="Courier New" w:hAnsi="Courier New" w:cs="Courier New"/>
          <w:sz w:val="16"/>
          <w:szCs w:val="16"/>
        </w:rPr>
      </w:pPr>
    </w:p>
    <w:p w14:paraId="60E6C0B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HEPARIN</w:t>
      </w:r>
    </w:p>
    <w:p w14:paraId="60E6C0B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UNITS</w:t>
      </w:r>
    </w:p>
    <w:p w14:paraId="60E6C0B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HEPARIN 10,000 UNITS 4ML</w:t>
      </w:r>
    </w:p>
    <w:p w14:paraId="60E6C0B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HEPARIN  INJ,SOLN</w:t>
      </w:r>
    </w:p>
    <w:p w14:paraId="60E6C0B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BB" w14:textId="77777777" w:rsidR="002B561A" w:rsidRPr="00EA77BC" w:rsidRDefault="002B561A" w:rsidP="00EA77BC">
      <w:pPr>
        <w:shd w:val="clear" w:color="auto" w:fill="D9D9D9"/>
        <w:ind w:left="540"/>
        <w:rPr>
          <w:rFonts w:ascii="Courier New" w:hAnsi="Courier New" w:cs="Courier New"/>
          <w:sz w:val="16"/>
          <w:szCs w:val="16"/>
        </w:rPr>
      </w:pPr>
    </w:p>
    <w:p w14:paraId="60E6C0B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TRACE ELEMENTS</w:t>
      </w:r>
    </w:p>
    <w:p w14:paraId="60E6C0B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ML</w:t>
      </w:r>
    </w:p>
    <w:p w14:paraId="60E6C0B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TRACE ELEMENTS 5ML INJ</w:t>
      </w:r>
    </w:p>
    <w:p w14:paraId="60E6C0C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TRACE ELEMENTS  INJ,CONC-SOLN</w:t>
      </w:r>
    </w:p>
    <w:p w14:paraId="60E6C0C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C2"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Used in IV Fluid Order Entry: YES</w:t>
      </w:r>
    </w:p>
    <w:p w14:paraId="60E6C0C3"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 xml:space="preserve">          Additive Frequency: 1 BAG/DAY</w:t>
      </w:r>
    </w:p>
    <w:p w14:paraId="60E6C0C4" w14:textId="77777777" w:rsidR="002B561A" w:rsidRPr="00EA77BC" w:rsidRDefault="002B561A" w:rsidP="00EA77BC">
      <w:pPr>
        <w:shd w:val="clear" w:color="auto" w:fill="D9D9D9"/>
        <w:ind w:left="540"/>
        <w:rPr>
          <w:rFonts w:ascii="Courier New" w:hAnsi="Courier New" w:cs="Courier New"/>
          <w:sz w:val="16"/>
          <w:szCs w:val="16"/>
        </w:rPr>
      </w:pPr>
    </w:p>
    <w:p w14:paraId="60E6C0C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C6" w14:textId="77777777" w:rsidR="00AE1FAD" w:rsidRPr="00EA77BC" w:rsidRDefault="00AE1FAD" w:rsidP="00EA77BC">
      <w:bookmarkStart w:id="2087" w:name="p112"/>
      <w:bookmarkEnd w:id="2087"/>
    </w:p>
    <w:p w14:paraId="60E6C0C7" w14:textId="77777777" w:rsidR="002B561A" w:rsidRPr="00EA77BC" w:rsidRDefault="002B561A" w:rsidP="00FC3857">
      <w:pPr>
        <w:pStyle w:val="Heading2"/>
        <w:numPr>
          <w:ilvl w:val="0"/>
          <w:numId w:val="64"/>
        </w:numPr>
        <w:ind w:left="0"/>
      </w:pPr>
      <w:bookmarkStart w:id="2088" w:name="_Toc376874096"/>
      <w:bookmarkStart w:id="2089" w:name="_Toc523224147"/>
      <w:r w:rsidRPr="00EA77BC">
        <w:t>IV Solution Report</w:t>
      </w:r>
      <w:bookmarkEnd w:id="2088"/>
      <w:bookmarkEnd w:id="2089"/>
    </w:p>
    <w:p w14:paraId="60E6C0C8" w14:textId="77777777" w:rsidR="002B561A" w:rsidRPr="00EA77BC" w:rsidRDefault="008E337C" w:rsidP="00EA77BC">
      <w:pPr>
        <w:pStyle w:val="Heading4"/>
        <w:tabs>
          <w:tab w:val="left" w:pos="1080"/>
        </w:tabs>
        <w:spacing w:after="0"/>
      </w:pPr>
      <w:r w:rsidRPr="00EA77BC">
        <w:tab/>
      </w:r>
      <w:r w:rsidR="002B561A" w:rsidRPr="00EA77BC">
        <w:t>[PSS IV SOLUTION REPORT]</w:t>
      </w:r>
    </w:p>
    <w:p w14:paraId="60E6C0C9" w14:textId="77777777" w:rsidR="00C541F1" w:rsidRPr="00EA77BC" w:rsidRDefault="00C541F1" w:rsidP="00732461">
      <w:pPr>
        <w:pStyle w:val="BodyText4"/>
        <w:ind w:left="0"/>
        <w:rPr>
          <w:sz w:val="24"/>
          <w:szCs w:val="24"/>
        </w:rPr>
      </w:pPr>
    </w:p>
    <w:p w14:paraId="60E6C0CA" w14:textId="77777777" w:rsidR="002B561A" w:rsidRPr="00EA77BC" w:rsidRDefault="002B561A" w:rsidP="00732461">
      <w:pPr>
        <w:pStyle w:val="BodyText4"/>
        <w:keepNext w:val="0"/>
        <w:ind w:left="0"/>
        <w:rPr>
          <w:sz w:val="24"/>
          <w:szCs w:val="24"/>
        </w:rPr>
      </w:pPr>
      <w:r w:rsidRPr="00EA77BC">
        <w:rPr>
          <w:sz w:val="24"/>
          <w:szCs w:val="24"/>
        </w:rPr>
        <w:t xml:space="preserve">The </w:t>
      </w:r>
      <w:r w:rsidRPr="00EA77BC">
        <w:rPr>
          <w:i/>
          <w:sz w:val="24"/>
          <w:szCs w:val="24"/>
        </w:rPr>
        <w:t>IV Solution Report</w:t>
      </w:r>
      <w:r w:rsidRPr="00EA77BC">
        <w:rPr>
          <w:sz w:val="24"/>
          <w:szCs w:val="24"/>
        </w:rPr>
        <w:fldChar w:fldCharType="begin"/>
      </w:r>
      <w:r w:rsidRPr="00EA77BC">
        <w:instrText xml:space="preserve"> XE "</w:instrText>
      </w:r>
      <w:r w:rsidRPr="00EA77BC">
        <w:rPr>
          <w:sz w:val="24"/>
          <w:szCs w:val="24"/>
        </w:rPr>
        <w:instrText>IV Solution Report</w:instrText>
      </w:r>
      <w:r w:rsidRPr="00EA77BC">
        <w:instrText xml:space="preserve">" \b </w:instrText>
      </w:r>
      <w:r w:rsidRPr="00EA77BC">
        <w:rPr>
          <w:sz w:val="24"/>
          <w:szCs w:val="24"/>
        </w:rPr>
        <w:fldChar w:fldCharType="end"/>
      </w:r>
      <w:r w:rsidRPr="00EA77BC">
        <w:rPr>
          <w:sz w:val="24"/>
          <w:szCs w:val="24"/>
        </w:rPr>
        <w:t xml:space="preserve"> </w:t>
      </w:r>
      <w:r w:rsidR="00BB6908" w:rsidRPr="00EA77BC">
        <w:t xml:space="preserve">[PSS IV SOLUTION REPORT] </w:t>
      </w:r>
      <w:r w:rsidRPr="00EA77BC">
        <w:rPr>
          <w:sz w:val="24"/>
          <w:szCs w:val="24"/>
        </w:rPr>
        <w:t>option displays only IV solutions marked as PreMixes or all IV solutions.</w:t>
      </w:r>
    </w:p>
    <w:p w14:paraId="60E6C0CB" w14:textId="77777777" w:rsidR="002B561A" w:rsidRPr="00EA77BC" w:rsidRDefault="002B561A" w:rsidP="00732461">
      <w:pPr>
        <w:pStyle w:val="BodyText4"/>
        <w:keepNext w:val="0"/>
        <w:ind w:left="0"/>
        <w:rPr>
          <w:sz w:val="24"/>
          <w:szCs w:val="24"/>
        </w:rPr>
      </w:pPr>
    </w:p>
    <w:p w14:paraId="60E6C0CC" w14:textId="77777777" w:rsidR="002B561A" w:rsidRPr="00EA77BC" w:rsidRDefault="002B561A" w:rsidP="000C5921">
      <w:pPr>
        <w:pStyle w:val="BodyText4"/>
        <w:keepNext w:val="0"/>
        <w:spacing w:after="120"/>
        <w:ind w:left="0"/>
        <w:rPr>
          <w:sz w:val="24"/>
          <w:szCs w:val="24"/>
        </w:rPr>
      </w:pPr>
      <w:r w:rsidRPr="00EA77BC">
        <w:rPr>
          <w:sz w:val="24"/>
          <w:szCs w:val="24"/>
        </w:rPr>
        <w:t>The report will print the following data elements:</w:t>
      </w:r>
    </w:p>
    <w:p w14:paraId="60E6C0CD"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w:t>
      </w:r>
    </w:p>
    <w:p w14:paraId="60E6C0CE"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 {2}</w:t>
      </w:r>
    </w:p>
    <w:p w14:paraId="60E6C0CF"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Volume</w:t>
      </w:r>
    </w:p>
    <w:p w14:paraId="60E6C0D0"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Synonyms</w:t>
      </w:r>
    </w:p>
    <w:p w14:paraId="60E6C0D1"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Generic Drug</w:t>
      </w:r>
    </w:p>
    <w:p w14:paraId="60E6C0D2"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Pharmacy Orderable Item</w:t>
      </w:r>
    </w:p>
    <w:p w14:paraId="60E6C0D3"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Inactivation Date</w:t>
      </w:r>
    </w:p>
    <w:p w14:paraId="60E6C0D4"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Used in IV Fluid Order Entry</w:t>
      </w:r>
    </w:p>
    <w:p w14:paraId="60E6C0D5"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 xml:space="preserve">PreMix </w:t>
      </w:r>
    </w:p>
    <w:p w14:paraId="60E6C0D6" w14:textId="77777777" w:rsidR="002B561A" w:rsidRPr="00EA77BC" w:rsidRDefault="002B561A" w:rsidP="001B3F39">
      <w:pPr>
        <w:pStyle w:val="BodyText4"/>
        <w:keepNext w:val="0"/>
        <w:spacing w:line="228" w:lineRule="auto"/>
        <w:ind w:left="360"/>
        <w:rPr>
          <w:sz w:val="24"/>
          <w:szCs w:val="24"/>
        </w:rPr>
      </w:pPr>
    </w:p>
    <w:p w14:paraId="60E6C0D7" w14:textId="77777777" w:rsidR="002B561A" w:rsidRPr="00EA77BC" w:rsidRDefault="002B561A" w:rsidP="001B3F39">
      <w:pPr>
        <w:pStyle w:val="BodyText4"/>
        <w:keepNext w:val="0"/>
        <w:ind w:left="0"/>
        <w:rPr>
          <w:sz w:val="24"/>
          <w:szCs w:val="24"/>
        </w:rPr>
      </w:pPr>
      <w:r w:rsidRPr="00EA77BC">
        <w:rPr>
          <w:sz w:val="24"/>
          <w:szCs w:val="24"/>
        </w:rPr>
        <w:t>If the user chooses to print only the IV solutions marked as PreMixes and none are found the report will display ‘No IV Solutions marked as PreMixes found.’</w:t>
      </w:r>
    </w:p>
    <w:p w14:paraId="60E6C0D8" w14:textId="77777777" w:rsidR="002B561A" w:rsidRPr="00EA77BC" w:rsidRDefault="002B561A" w:rsidP="001B3F39">
      <w:pPr>
        <w:rPr>
          <w:sz w:val="20"/>
          <w:szCs w:val="20"/>
        </w:rPr>
      </w:pPr>
    </w:p>
    <w:p w14:paraId="60E6C0D9" w14:textId="77777777" w:rsidR="002B561A" w:rsidRPr="00EA77BC" w:rsidRDefault="002B561A" w:rsidP="001B3F39">
      <w:pPr>
        <w:pStyle w:val="Example"/>
      </w:pPr>
      <w:bookmarkStart w:id="2090" w:name="OLE_LINK3"/>
      <w:r w:rsidRPr="00EA77BC">
        <w:t>Example 1: User selects only solutions marked as PreMix</w:t>
      </w:r>
    </w:p>
    <w:bookmarkEnd w:id="2090"/>
    <w:p w14:paraId="60E6C0DA"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w:t>
      </w:r>
      <w:r w:rsidRPr="00EA77BC">
        <w:rPr>
          <w:rFonts w:ascii="Courier New" w:hAnsi="Courier New" w:cs="Courier New"/>
          <w:sz w:val="16"/>
          <w:szCs w:val="16"/>
        </w:rPr>
        <w:t xml:space="preserve"> Report</w:t>
      </w:r>
    </w:p>
    <w:p w14:paraId="60E6C0DB"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p>
    <w:p w14:paraId="60E6C0DC"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DD" w14:textId="77777777" w:rsidR="002B561A" w:rsidRPr="00EA77BC" w:rsidRDefault="002B561A"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DE" w14:textId="77777777" w:rsidR="002B561A" w:rsidRPr="00EA77BC" w:rsidRDefault="002B561A" w:rsidP="00CD4C83">
      <w:pPr>
        <w:pStyle w:val="BodyText4"/>
        <w:keepNext w:val="0"/>
        <w:shd w:val="clear" w:color="auto" w:fill="D9D9D9"/>
        <w:spacing w:line="216" w:lineRule="auto"/>
        <w:ind w:left="360"/>
        <w:rPr>
          <w:rFonts w:ascii="Courier New" w:hAnsi="Courier New" w:cs="Courier New"/>
          <w:sz w:val="16"/>
          <w:szCs w:val="16"/>
        </w:rPr>
      </w:pPr>
    </w:p>
    <w:p w14:paraId="60E6C0DF"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E0"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p>
    <w:p w14:paraId="60E6C0E1"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0E2"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0E3"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p>
    <w:p w14:paraId="60E6C0E4"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for PreMix (P), or All IV Solutions (A): (P/A): Premix: P// &lt;</w:t>
      </w:r>
      <w:r w:rsidRPr="00EA77BC">
        <w:rPr>
          <w:rFonts w:ascii="Courier New" w:hAnsi="Courier New" w:cs="Courier New"/>
          <w:b/>
          <w:sz w:val="16"/>
          <w:szCs w:val="16"/>
        </w:rPr>
        <w:t>ENTER</w:t>
      </w:r>
      <w:r w:rsidRPr="00EA77BC">
        <w:rPr>
          <w:rFonts w:ascii="Courier New" w:hAnsi="Courier New" w:cs="Courier New"/>
          <w:sz w:val="16"/>
          <w:szCs w:val="16"/>
        </w:rPr>
        <w:t>&gt; rint only IV Solutions marked as PreMix</w:t>
      </w:r>
    </w:p>
    <w:p w14:paraId="60E6C0E5"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p>
    <w:p w14:paraId="60E6C0E6" w14:textId="77777777" w:rsidR="002B561A" w:rsidRPr="00EA77BC" w:rsidRDefault="002B561A"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E7" w14:textId="77777777" w:rsidR="002B561A" w:rsidRPr="00EA77BC" w:rsidRDefault="002B561A" w:rsidP="005C4F1E">
      <w:pPr>
        <w:pStyle w:val="BodyText4"/>
        <w:keepNext w:val="0"/>
        <w:shd w:val="clear" w:color="auto" w:fill="D9D9D9"/>
        <w:spacing w:line="216" w:lineRule="auto"/>
        <w:ind w:left="360"/>
        <w:rPr>
          <w:rFonts w:ascii="Courier New" w:hAnsi="Courier New" w:cs="Courier New"/>
          <w:sz w:val="16"/>
          <w:szCs w:val="16"/>
        </w:rPr>
      </w:pPr>
    </w:p>
    <w:p w14:paraId="60E6C0E8"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0E9"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p>
    <w:p w14:paraId="60E6C0EA"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Solution PreMix report for IV Solutions marked as PreMix             Page: 1</w:t>
      </w:r>
    </w:p>
    <w:p w14:paraId="60E6C0EB" w14:textId="77777777" w:rsidR="002B561A" w:rsidRPr="00EA77BC" w:rsidRDefault="002B561A" w:rsidP="00EA77BC">
      <w:pPr>
        <w:pStyle w:val="BodyText4"/>
        <w:keepNext w:val="0"/>
        <w:shd w:val="clear" w:color="auto" w:fill="D9D9D9"/>
        <w:spacing w:line="216" w:lineRule="auto"/>
        <w:ind w:left="360"/>
        <w:rPr>
          <w:sz w:val="16"/>
          <w:szCs w:val="16"/>
        </w:rPr>
      </w:pPr>
      <w:r w:rsidRPr="00EA77BC">
        <w:rPr>
          <w:rFonts w:ascii="Courier New" w:hAnsi="Courier New" w:cs="Courier New"/>
          <w:sz w:val="16"/>
          <w:szCs w:val="16"/>
        </w:rPr>
        <w:t>---------------------------------------------------------------------------</w:t>
      </w:r>
    </w:p>
    <w:p w14:paraId="60E6C0EC"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sz w:val="16"/>
          <w:szCs w:val="16"/>
        </w:rPr>
        <w:t xml:space="preserve">                                                       </w:t>
      </w:r>
      <w:r w:rsidRPr="00EA77BC">
        <w:rPr>
          <w:rFonts w:ascii="Courier New" w:hAnsi="Courier New" w:cs="Courier New"/>
          <w:sz w:val="16"/>
          <w:szCs w:val="16"/>
        </w:rPr>
        <w:t>Print Name: DOPAMINE 400MG IN DEXTROSE 5%  Volume: 500 ML</w:t>
      </w:r>
    </w:p>
    <w:p w14:paraId="60E6C0ED"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Print Name {2}:</w:t>
      </w:r>
    </w:p>
    <w:p w14:paraId="60E6C0EE"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Synonyms: INTROPIN</w:t>
      </w:r>
    </w:p>
    <w:p w14:paraId="60E6C0EF"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DOPAMINE D5</w:t>
      </w:r>
    </w:p>
    <w:p w14:paraId="60E6C0F0"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Generic Drug: DOPAMINE 400MG IN 5% DEXTROSE 500ML</w:t>
      </w:r>
    </w:p>
    <w:p w14:paraId="60E6C0F1"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Pharmacy Orderable Item: DOPAMINE IN DEXTROSE 5% INJ,SOL</w:t>
      </w:r>
    </w:p>
    <w:p w14:paraId="60E6C0F2"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Inactivation Date:</w:t>
      </w:r>
    </w:p>
    <w:p w14:paraId="60E6C0F3" w14:textId="77777777" w:rsidR="002B561A" w:rsidRPr="00EA77BC" w:rsidRDefault="002B561A" w:rsidP="00EA77BC">
      <w:pPr>
        <w:keepNext/>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Used in IV Fluid Order Entry: YES</w:t>
      </w:r>
    </w:p>
    <w:p w14:paraId="60E6C0F4" w14:textId="77777777" w:rsidR="002B561A" w:rsidRPr="00EA77BC" w:rsidRDefault="002B561A" w:rsidP="00EA77BC">
      <w:pPr>
        <w:keepNext/>
        <w:shd w:val="clear" w:color="auto" w:fill="D9D9D9"/>
        <w:spacing w:line="216" w:lineRule="auto"/>
        <w:ind w:left="360"/>
        <w:rPr>
          <w:sz w:val="16"/>
          <w:szCs w:val="16"/>
        </w:rPr>
      </w:pPr>
      <w:r w:rsidRPr="00EA77BC">
        <w:rPr>
          <w:rFonts w:ascii="Courier New" w:hAnsi="Courier New"/>
          <w:sz w:val="16"/>
          <w:szCs w:val="16"/>
        </w:rPr>
        <w:t xml:space="preserve">                           PreMix: YES</w:t>
      </w:r>
    </w:p>
    <w:p w14:paraId="60E6C0F5" w14:textId="77777777" w:rsidR="002B561A" w:rsidRPr="00EA77BC" w:rsidRDefault="002B561A" w:rsidP="00732461">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End of Report</w:t>
      </w:r>
    </w:p>
    <w:p w14:paraId="60E6C0F6" w14:textId="77777777" w:rsidR="002B561A" w:rsidRPr="00EA77BC" w:rsidRDefault="002B561A" w:rsidP="00732461">
      <w:pPr>
        <w:rPr>
          <w:b/>
          <w:color w:val="000000"/>
          <w:sz w:val="20"/>
          <w:szCs w:val="20"/>
        </w:rPr>
      </w:pPr>
    </w:p>
    <w:p w14:paraId="60E6C0F7" w14:textId="77777777" w:rsidR="002B561A" w:rsidRPr="00EA77BC" w:rsidRDefault="002B561A" w:rsidP="00732461">
      <w:pPr>
        <w:pStyle w:val="Example"/>
      </w:pPr>
      <w:r w:rsidRPr="00EA77BC">
        <w:t>Example 2: User Selects all IV Solutions</w:t>
      </w:r>
    </w:p>
    <w:p w14:paraId="60E6C0F8" w14:textId="77777777" w:rsidR="002B561A" w:rsidRPr="00EA77BC" w:rsidRDefault="002B561A"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 Report</w:t>
      </w:r>
    </w:p>
    <w:p w14:paraId="60E6C0F9"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A"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FB"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FC"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D"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FE"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0FF"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100"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101"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2"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Print report for PreMix (P), or All IV Solutions (A): (P/A): Premix: P// </w:t>
      </w:r>
      <w:r w:rsidRPr="00EA77BC">
        <w:rPr>
          <w:rFonts w:ascii="Courier New" w:hAnsi="Courier New" w:cs="Courier New"/>
          <w:b/>
          <w:sz w:val="16"/>
          <w:szCs w:val="16"/>
        </w:rPr>
        <w:t>a</w:t>
      </w:r>
      <w:r w:rsidRPr="00EA77BC">
        <w:rPr>
          <w:rFonts w:ascii="Courier New" w:hAnsi="Courier New" w:cs="Courier New"/>
          <w:sz w:val="16"/>
          <w:szCs w:val="16"/>
        </w:rPr>
        <w:t xml:space="preserve">  Print All IV Solutions</w:t>
      </w:r>
    </w:p>
    <w:p w14:paraId="60E6C103"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4"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105"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6"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107"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8"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Solution PreMix report for all IV Solutions                          Page: 1</w:t>
      </w:r>
    </w:p>
    <w:p w14:paraId="60E6C109"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C10A"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100 ML</w:t>
      </w:r>
    </w:p>
    <w:p w14:paraId="60E6C10B" w14:textId="77777777" w:rsidR="002B561A" w:rsidRPr="00EA77BC" w:rsidRDefault="002B561A"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0C"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2673</w:t>
      </w:r>
    </w:p>
    <w:p w14:paraId="60E6C10D"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100ML</w:t>
      </w:r>
    </w:p>
    <w:p w14:paraId="60E6C10E"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0F"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0"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1"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2"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p>
    <w:p w14:paraId="60E6C113" w14:textId="77777777" w:rsidR="002B561A" w:rsidRPr="00EA77BC" w:rsidRDefault="002B561A" w:rsidP="00EB24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50 ML</w:t>
      </w:r>
    </w:p>
    <w:p w14:paraId="60E6C114" w14:textId="77777777" w:rsidR="002B561A" w:rsidRPr="00EA77BC" w:rsidRDefault="002B561A"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5"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2672</w:t>
      </w:r>
    </w:p>
    <w:p w14:paraId="60E6C116"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50ML</w:t>
      </w:r>
    </w:p>
    <w:p w14:paraId="60E6C11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1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1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20% DEXTROSE    Volume: 500 ML</w:t>
      </w:r>
    </w:p>
    <w:p w14:paraId="60E6C11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1F"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DEXTROSE 20% IN WATER 500ML</w:t>
      </w:r>
    </w:p>
    <w:p w14:paraId="60E6C120"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DEXTROSE  INJ,SOLN</w:t>
      </w:r>
    </w:p>
    <w:p w14:paraId="60E6C121"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2"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3"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24"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5"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METRONIDAZOLE 500MG IN NACL    Volume: 100 ML</w:t>
      </w:r>
    </w:p>
    <w:p w14:paraId="60E6C126"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2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2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METRONIDAZOLE 500MG/100ML NACL</w:t>
      </w:r>
    </w:p>
    <w:p w14:paraId="60E6C12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METRONIDAZOLE/SODIUM CHLORIDE  INJ,SOLN</w:t>
      </w:r>
    </w:p>
    <w:p w14:paraId="60E6C12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YES</w:t>
      </w:r>
    </w:p>
    <w:p w14:paraId="60E6C12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End of Report.</w:t>
      </w:r>
    </w:p>
    <w:p w14:paraId="60E6C12F" w14:textId="77777777" w:rsidR="00260A62" w:rsidRPr="00EA77BC" w:rsidRDefault="00260A62" w:rsidP="00EA77BC"/>
    <w:p w14:paraId="60E6C130" w14:textId="77777777" w:rsidR="00BC1D54" w:rsidRPr="00EA77BC" w:rsidRDefault="00BC1D54" w:rsidP="00FC3857">
      <w:pPr>
        <w:pStyle w:val="Heading2"/>
        <w:numPr>
          <w:ilvl w:val="0"/>
          <w:numId w:val="64"/>
        </w:numPr>
        <w:ind w:left="0"/>
      </w:pPr>
      <w:bookmarkStart w:id="2091" w:name="Mark_PreMix_Solutions"/>
      <w:bookmarkStart w:id="2092" w:name="p113"/>
      <w:bookmarkStart w:id="2093" w:name="_Toc376874097"/>
      <w:bookmarkStart w:id="2094" w:name="_Toc523224148"/>
      <w:bookmarkEnd w:id="2091"/>
      <w:bookmarkEnd w:id="2092"/>
      <w:r w:rsidRPr="00EA77BC">
        <w:t>Mark PreMix Solutions</w:t>
      </w:r>
      <w:bookmarkEnd w:id="2093"/>
      <w:bookmarkEnd w:id="2094"/>
    </w:p>
    <w:p w14:paraId="60E6C131" w14:textId="77777777" w:rsidR="00BC1D54" w:rsidRPr="00EA77BC" w:rsidRDefault="00A2465D" w:rsidP="00EA77BC">
      <w:pPr>
        <w:tabs>
          <w:tab w:val="left" w:pos="900"/>
        </w:tabs>
        <w:ind w:left="1080"/>
        <w:rPr>
          <w:b/>
          <w:sz w:val="20"/>
          <w:szCs w:val="20"/>
        </w:rPr>
      </w:pPr>
      <w:r w:rsidRPr="00EA77BC">
        <w:rPr>
          <w:color w:val="000000"/>
          <w:sz w:val="22"/>
        </w:rPr>
        <w:t>[</w:t>
      </w:r>
      <w:r w:rsidRPr="00EA77BC">
        <w:rPr>
          <w:color w:val="000000"/>
        </w:rPr>
        <w:t>PSS MARK PREMIX SOLUTIONS]</w:t>
      </w:r>
    </w:p>
    <w:p w14:paraId="60E6C132" w14:textId="77777777" w:rsidR="00A2465D" w:rsidRPr="00EA77BC" w:rsidRDefault="00A2465D" w:rsidP="00732461"/>
    <w:p w14:paraId="60E6C133" w14:textId="77777777" w:rsidR="002B3F3D" w:rsidRPr="00EA77BC" w:rsidRDefault="002B3F3D" w:rsidP="00732461">
      <w:pPr>
        <w:pStyle w:val="BodyText4"/>
        <w:keepNext w:val="0"/>
        <w:ind w:left="0"/>
        <w:rPr>
          <w:sz w:val="24"/>
          <w:szCs w:val="24"/>
        </w:rPr>
      </w:pPr>
      <w:r w:rsidRPr="00EA77BC">
        <w:rPr>
          <w:sz w:val="24"/>
          <w:szCs w:val="24"/>
        </w:rPr>
        <w:t xml:space="preserve">The </w:t>
      </w:r>
      <w:r w:rsidRPr="00EA77BC">
        <w:rPr>
          <w:i/>
          <w:sz w:val="24"/>
          <w:szCs w:val="24"/>
        </w:rPr>
        <w:t>Mark PreMix Solutions</w:t>
      </w:r>
      <w:r w:rsidRPr="00EA77BC">
        <w:rPr>
          <w:sz w:val="24"/>
          <w:szCs w:val="24"/>
        </w:rPr>
        <w:t xml:space="preserve"> </w:t>
      </w:r>
      <w:r w:rsidRPr="00EA77BC">
        <w:rPr>
          <w:sz w:val="24"/>
          <w:szCs w:val="24"/>
        </w:rPr>
        <w:fldChar w:fldCharType="begin"/>
      </w:r>
      <w:r w:rsidRPr="00EA77BC">
        <w:rPr>
          <w:sz w:val="24"/>
          <w:szCs w:val="24"/>
        </w:rPr>
        <w:instrText xml:space="preserve"> XE "Mark PreMix Solutions" \b</w:instrText>
      </w:r>
      <w:r w:rsidRPr="00EA77BC">
        <w:rPr>
          <w:sz w:val="24"/>
          <w:szCs w:val="24"/>
        </w:rPr>
        <w:fldChar w:fldCharType="end"/>
      </w:r>
      <w:r w:rsidR="00BB6908" w:rsidRPr="00EA77BC">
        <w:rPr>
          <w:color w:val="000000"/>
        </w:rPr>
        <w:t>[PSS MARK PREMIX SOLUTIONS</w:t>
      </w:r>
      <w:r w:rsidR="00A215BA" w:rsidRPr="00EA77BC">
        <w:rPr>
          <w:color w:val="000000"/>
        </w:rPr>
        <w:t>]</w:t>
      </w:r>
      <w:r w:rsidR="00BB6908" w:rsidRPr="00EA77BC">
        <w:rPr>
          <w:sz w:val="24"/>
          <w:szCs w:val="24"/>
        </w:rPr>
        <w:t xml:space="preserve"> </w:t>
      </w:r>
      <w:r w:rsidRPr="00EA77BC">
        <w:rPr>
          <w:sz w:val="24"/>
          <w:szCs w:val="24"/>
        </w:rPr>
        <w:t>option allows a user to quickly mark an IV Solution as a PreMix</w:t>
      </w:r>
      <w:r w:rsidR="00FC40B2" w:rsidRPr="00EA77BC">
        <w:rPr>
          <w:sz w:val="24"/>
          <w:szCs w:val="24"/>
        </w:rPr>
        <w:t xml:space="preserve">. </w:t>
      </w:r>
    </w:p>
    <w:p w14:paraId="60E6C134" w14:textId="77777777" w:rsidR="002B3F3D" w:rsidRPr="00EA77BC" w:rsidRDefault="002B3F3D" w:rsidP="00732461">
      <w:pPr>
        <w:rPr>
          <w:i/>
        </w:rPr>
      </w:pPr>
    </w:p>
    <w:p w14:paraId="60E6C135" w14:textId="77777777" w:rsidR="002B3F3D" w:rsidRPr="00EA77BC" w:rsidRDefault="002B3F3D" w:rsidP="00EA77BC">
      <w:r w:rsidRPr="00EA77BC">
        <w:t>The following data fields can be edited:</w:t>
      </w:r>
    </w:p>
    <w:p w14:paraId="60E6C136" w14:textId="77777777" w:rsidR="002B3F3D" w:rsidRPr="00EA77BC" w:rsidRDefault="002B3F3D" w:rsidP="00FC3857">
      <w:pPr>
        <w:pStyle w:val="BodyText4"/>
        <w:keepNext w:val="0"/>
        <w:numPr>
          <w:ilvl w:val="0"/>
          <w:numId w:val="37"/>
        </w:numPr>
        <w:tabs>
          <w:tab w:val="clear" w:pos="1872"/>
        </w:tabs>
        <w:spacing w:before="120"/>
        <w:ind w:left="720"/>
        <w:rPr>
          <w:sz w:val="24"/>
          <w:szCs w:val="24"/>
        </w:rPr>
      </w:pPr>
      <w:r w:rsidRPr="00EA77BC">
        <w:rPr>
          <w:sz w:val="24"/>
          <w:szCs w:val="24"/>
        </w:rPr>
        <w:t>Print Name</w:t>
      </w:r>
    </w:p>
    <w:p w14:paraId="60E6C137"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Print Name {2}</w:t>
      </w:r>
    </w:p>
    <w:p w14:paraId="60E6C138"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Generic Drug</w:t>
      </w:r>
    </w:p>
    <w:p w14:paraId="60E6C139"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Volume</w:t>
      </w:r>
    </w:p>
    <w:p w14:paraId="60E6C13A"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Inactivation Date</w:t>
      </w:r>
    </w:p>
    <w:p w14:paraId="60E6C13B" w14:textId="77777777" w:rsidR="002B3F3D" w:rsidRPr="00EA77BC" w:rsidRDefault="002B3F3D" w:rsidP="00FC3857">
      <w:pPr>
        <w:pStyle w:val="BodyText4"/>
        <w:numPr>
          <w:ilvl w:val="0"/>
          <w:numId w:val="37"/>
        </w:numPr>
        <w:tabs>
          <w:tab w:val="clear" w:pos="1872"/>
        </w:tabs>
        <w:spacing w:line="228" w:lineRule="auto"/>
        <w:ind w:left="720"/>
        <w:rPr>
          <w:sz w:val="24"/>
          <w:szCs w:val="24"/>
        </w:rPr>
      </w:pPr>
      <w:r w:rsidRPr="00EA77BC">
        <w:rPr>
          <w:sz w:val="24"/>
          <w:szCs w:val="24"/>
        </w:rPr>
        <w:t>Used in IV Fluid Order Entry</w:t>
      </w:r>
    </w:p>
    <w:p w14:paraId="60E6C13C"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 xml:space="preserve">PreMix </w:t>
      </w:r>
    </w:p>
    <w:p w14:paraId="60E6C13D" w14:textId="77777777" w:rsidR="002B3F3D" w:rsidRPr="00EA77BC" w:rsidRDefault="002B3F3D" w:rsidP="001B3F39">
      <w:pPr>
        <w:pStyle w:val="BodyText4"/>
        <w:keepNext w:val="0"/>
        <w:ind w:left="0"/>
        <w:rPr>
          <w:sz w:val="24"/>
          <w:szCs w:val="24"/>
        </w:rPr>
      </w:pPr>
    </w:p>
    <w:p w14:paraId="60E6C13E" w14:textId="77777777" w:rsidR="002B3F3D" w:rsidRPr="00EA77BC" w:rsidRDefault="002B3F3D" w:rsidP="001B3F39">
      <w:pPr>
        <w:pStyle w:val="BodyText4"/>
        <w:ind w:left="0"/>
        <w:rPr>
          <w:sz w:val="24"/>
          <w:szCs w:val="24"/>
        </w:rPr>
      </w:pPr>
      <w:r w:rsidRPr="00EA77BC">
        <w:rPr>
          <w:sz w:val="24"/>
          <w:szCs w:val="24"/>
        </w:rPr>
        <w:t xml:space="preserve">After an entry has been edited successfully, the user is prompted to enter another IV Solution to edit. Press </w:t>
      </w:r>
      <w:r w:rsidRPr="00EA77BC">
        <w:rPr>
          <w:b/>
          <w:sz w:val="24"/>
          <w:szCs w:val="24"/>
        </w:rPr>
        <w:t>&lt;ENTER&gt;</w:t>
      </w:r>
      <w:r w:rsidRPr="00EA77BC">
        <w:rPr>
          <w:sz w:val="24"/>
          <w:szCs w:val="24"/>
        </w:rPr>
        <w:t>, to exit out of the option.</w:t>
      </w:r>
    </w:p>
    <w:p w14:paraId="60E6C13F" w14:textId="77777777" w:rsidR="002B3F3D" w:rsidRPr="00EA77BC" w:rsidRDefault="002B3F3D" w:rsidP="001B3F39">
      <w:bookmarkStart w:id="2095" w:name="p114"/>
      <w:bookmarkEnd w:id="2095"/>
    </w:p>
    <w:p w14:paraId="60E6C140" w14:textId="77777777" w:rsidR="000F1026" w:rsidRPr="00EA77BC" w:rsidRDefault="007865C3" w:rsidP="001B3F39">
      <w:pPr>
        <w:pStyle w:val="Example"/>
      </w:pPr>
      <w:r w:rsidRPr="00EA77BC">
        <w:t>Example</w:t>
      </w:r>
      <w:r w:rsidR="00A2465D" w:rsidRPr="00EA77BC">
        <w:t xml:space="preserve">: User chooses </w:t>
      </w:r>
      <w:r w:rsidR="00A2465D" w:rsidRPr="00EA77BC">
        <w:rPr>
          <w:i/>
        </w:rPr>
        <w:t>Mark PreMix Solutions</w:t>
      </w:r>
      <w:r w:rsidR="00A2465D" w:rsidRPr="00EA77BC">
        <w:t xml:space="preserve"> </w:t>
      </w:r>
      <w:r w:rsidR="00BB6908" w:rsidRPr="00EA77BC">
        <w:rPr>
          <w:szCs w:val="20"/>
        </w:rPr>
        <w:t>[PSS MARK PREMIX SOLUTIONS]</w:t>
      </w:r>
      <w:r w:rsidR="00BB6908" w:rsidRPr="00EA77BC">
        <w:rPr>
          <w:b w:val="0"/>
          <w:szCs w:val="20"/>
        </w:rPr>
        <w:t xml:space="preserve"> </w:t>
      </w:r>
      <w:r w:rsidR="00A2465D" w:rsidRPr="00EA77BC">
        <w:t xml:space="preserve">to </w:t>
      </w:r>
      <w:r w:rsidRPr="00EA77BC">
        <w:t>mark an IV Solution as</w:t>
      </w:r>
      <w:r w:rsidR="00A2465D" w:rsidRPr="00EA77BC">
        <w:t xml:space="preserve"> premixed </w:t>
      </w:r>
    </w:p>
    <w:p w14:paraId="60E6C141"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IV Additive/Solution Option:   </w:t>
      </w:r>
      <w:r w:rsidRPr="00EA77BC">
        <w:rPr>
          <w:rFonts w:ascii="Courier New" w:hAnsi="Courier New" w:cs="Courier New"/>
          <w:sz w:val="16"/>
          <w:szCs w:val="16"/>
          <w:u w:val="single"/>
        </w:rPr>
        <w:t>MAR</w:t>
      </w:r>
      <w:r w:rsidRPr="00EA77BC">
        <w:rPr>
          <w:rFonts w:ascii="Courier New" w:hAnsi="Courier New" w:cs="Courier New"/>
          <w:sz w:val="16"/>
          <w:szCs w:val="16"/>
        </w:rPr>
        <w:t>K</w:t>
      </w:r>
    </w:p>
    <w:p w14:paraId="60E6C142"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p>
    <w:p w14:paraId="60E6C143"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r w:rsidRPr="00EA77BC">
        <w:rPr>
          <w:rFonts w:ascii="Courier New" w:hAnsi="Courier New" w:cs="Courier New"/>
          <w:sz w:val="16"/>
          <w:szCs w:val="16"/>
        </w:rPr>
        <w:t xml:space="preserve">Select IV SOLUTIONS PRINT NAME: </w:t>
      </w:r>
      <w:r w:rsidRPr="00EA77BC">
        <w:rPr>
          <w:rFonts w:ascii="Courier New" w:hAnsi="Courier New" w:cs="Courier New"/>
          <w:sz w:val="16"/>
          <w:szCs w:val="16"/>
          <w:u w:val="single"/>
        </w:rPr>
        <w:t>HEP</w:t>
      </w:r>
    </w:p>
    <w:p w14:paraId="60E6C144"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p>
    <w:p w14:paraId="60E6C145"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   HEPARIN 1,000U/0.9% NS-2U/ML            500 ML  </w:t>
      </w:r>
    </w:p>
    <w:p w14:paraId="60E6C146"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7"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2   HEPARIN 25,000U/D5W (50U/ML)            250 ML  </w:t>
      </w:r>
    </w:p>
    <w:p w14:paraId="60E6C148"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9" w14:textId="77777777" w:rsidR="00A2465D" w:rsidRPr="00EA77BC" w:rsidRDefault="00A2465D" w:rsidP="00CD4C83">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3   HEPARIN 25000 UNITS/0.45% NACL            250 ML  </w:t>
      </w:r>
    </w:p>
    <w:p w14:paraId="60E6C14A"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B"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CHOOSE 1-3: 3  HEPARIN </w:t>
      </w:r>
      <w:r w:rsidR="00E75A97" w:rsidRPr="00EA77BC">
        <w:rPr>
          <w:rFonts w:ascii="Courier New" w:hAnsi="Courier New" w:cs="Courier New"/>
          <w:sz w:val="16"/>
          <w:szCs w:val="16"/>
        </w:rPr>
        <w:tab/>
      </w:r>
      <w:r w:rsidRPr="00EA77BC">
        <w:rPr>
          <w:rFonts w:ascii="Courier New" w:hAnsi="Courier New" w:cs="Courier New"/>
          <w:sz w:val="16"/>
          <w:szCs w:val="16"/>
        </w:rPr>
        <w:t xml:space="preserve">25000 UNITS/0.45% NACL          250 ML  </w:t>
      </w:r>
    </w:p>
    <w:p w14:paraId="60E6C14C"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D"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HEPARIN 25000 UNITS/0.45% NACL  Replace </w:t>
      </w:r>
    </w:p>
    <w:p w14:paraId="60E6C14E"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{2}: </w:t>
      </w:r>
    </w:p>
    <w:p w14:paraId="60E6C14F"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GENERIC DRUG: HEPARIN 25,000 UNITS IN 0.45% NACL 250ML</w:t>
      </w:r>
    </w:p>
    <w:p w14:paraId="60E6C150"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 </w:t>
      </w:r>
    </w:p>
    <w:p w14:paraId="60E6C151" w14:textId="77777777" w:rsidR="00A2465D" w:rsidRPr="00EA77BC" w:rsidRDefault="00A2465D"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VOLUME: 250 ML// </w:t>
      </w:r>
    </w:p>
    <w:p w14:paraId="60E6C152" w14:textId="77777777" w:rsidR="00A2465D" w:rsidRPr="00EA77BC" w:rsidRDefault="00A2465D" w:rsidP="005C4F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INACTIVATION DATE: </w:t>
      </w:r>
    </w:p>
    <w:p w14:paraId="60E6C153"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USED IN IV FLUID ORDER ENTRY: YES// </w:t>
      </w:r>
    </w:p>
    <w:p w14:paraId="60E6C154"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PREMIX: YES//</w:t>
      </w:r>
    </w:p>
    <w:p w14:paraId="60E6C155" w14:textId="77777777" w:rsidR="00A06992" w:rsidRPr="00EA77BC" w:rsidRDefault="00A06992" w:rsidP="00EA77BC"/>
    <w:p w14:paraId="60E6C156" w14:textId="77777777" w:rsidR="00A06992" w:rsidRPr="00EA77BC" w:rsidRDefault="00A06992" w:rsidP="00CD0BEE">
      <w:pPr>
        <w:pStyle w:val="Heading1"/>
        <w:numPr>
          <w:ilvl w:val="0"/>
          <w:numId w:val="45"/>
        </w:numPr>
        <w:tabs>
          <w:tab w:val="clear" w:pos="720"/>
          <w:tab w:val="num" w:pos="900"/>
        </w:tabs>
      </w:pPr>
      <w:bookmarkStart w:id="2096" w:name="_Toc219620640"/>
      <w:bookmarkStart w:id="2097" w:name="_Toc376874098"/>
      <w:bookmarkStart w:id="2098" w:name="_Toc523224149"/>
      <w:r w:rsidRPr="00EA77BC">
        <w:t>Warning Builder</w:t>
      </w:r>
      <w:bookmarkEnd w:id="2096"/>
      <w:bookmarkEnd w:id="2097"/>
      <w:bookmarkEnd w:id="2098"/>
    </w:p>
    <w:p w14:paraId="60E6C157" w14:textId="77777777" w:rsidR="00A06992" w:rsidRPr="00EA77BC" w:rsidRDefault="00A06992" w:rsidP="00EA77BC">
      <w:pPr>
        <w:pStyle w:val="Heading4"/>
        <w:spacing w:after="0"/>
        <w:ind w:left="900"/>
      </w:pPr>
      <w:r w:rsidRPr="00EA77BC">
        <w:t>[PSS WARNING BUILDER]</w:t>
      </w:r>
    </w:p>
    <w:p w14:paraId="60E6C158" w14:textId="77777777" w:rsidR="00A06992" w:rsidRPr="00EA77BC" w:rsidRDefault="00A06992" w:rsidP="00732461"/>
    <w:p w14:paraId="60E6C159" w14:textId="77777777" w:rsidR="00A06992" w:rsidRPr="00EA77BC" w:rsidRDefault="00A06992" w:rsidP="00732461">
      <w:r w:rsidRPr="00EA77BC">
        <w:t xml:space="preserve">The </w:t>
      </w:r>
      <w:r w:rsidRPr="00EA77BC">
        <w:rPr>
          <w:i/>
          <w:iCs/>
        </w:rPr>
        <w:t>Warning Builder</w:t>
      </w:r>
      <w:r w:rsidR="00A72CEF" w:rsidRPr="00EA77BC">
        <w:rPr>
          <w:iCs/>
        </w:rPr>
        <w:fldChar w:fldCharType="begin"/>
      </w:r>
      <w:r w:rsidR="00A72CEF" w:rsidRPr="00EA77BC">
        <w:instrText xml:space="preserve"> XE "</w:instrText>
      </w:r>
      <w:r w:rsidR="00A72CEF" w:rsidRPr="00EA77BC">
        <w:rPr>
          <w:iCs/>
        </w:rPr>
        <w:instrText>Warning Builder</w:instrText>
      </w:r>
      <w:r w:rsidR="00A72CEF" w:rsidRPr="00EA77BC">
        <w:instrText xml:space="preserve">" \b </w:instrText>
      </w:r>
      <w:r w:rsidR="00A72CEF" w:rsidRPr="00EA77BC">
        <w:rPr>
          <w:iCs/>
        </w:rPr>
        <w:fldChar w:fldCharType="end"/>
      </w:r>
      <w:r w:rsidRPr="00EA77BC">
        <w:t xml:space="preserve"> </w:t>
      </w:r>
      <w:r w:rsidR="00BB6908" w:rsidRPr="00EA77BC">
        <w:t xml:space="preserve">[PSS WARNING BUILDER] </w:t>
      </w:r>
      <w:r w:rsidRPr="00EA77BC">
        <w:t>option allows the user to print a copy of the old and new warning file entries. The user can choose various ways to select drugs to review which warnings will print when the flag is turned on to use the new warning label source. This option also allows the user to override the default warning labels to create a custom warning label list for the selected drug. This is accomplished by specifying a list of warning numbers from the old RX CONSULT file (#54) and/or the new commercial data source warning file.</w:t>
      </w:r>
    </w:p>
    <w:p w14:paraId="60E6C15A" w14:textId="77777777" w:rsidR="00A06992" w:rsidRPr="00EA77BC" w:rsidRDefault="00A06992" w:rsidP="000C5921"/>
    <w:p w14:paraId="60E6C15B" w14:textId="77777777" w:rsidR="00A06992" w:rsidRPr="00EA77BC" w:rsidRDefault="00A06992" w:rsidP="000C5921">
      <w:pPr>
        <w:pStyle w:val="Example"/>
      </w:pPr>
      <w:r w:rsidRPr="00EA77BC">
        <w:t xml:space="preserve">Example: </w:t>
      </w:r>
      <w:bookmarkStart w:id="2099" w:name="p115"/>
      <w:bookmarkEnd w:id="2099"/>
      <w:r w:rsidR="00BB6908" w:rsidRPr="00EA77BC">
        <w:rPr>
          <w:bCs/>
          <w:i/>
          <w:szCs w:val="20"/>
        </w:rPr>
        <w:t>Warning Builder</w:t>
      </w:r>
      <w:r w:rsidR="00BB6908" w:rsidRPr="00EA77BC">
        <w:rPr>
          <w:b w:val="0"/>
          <w:bCs/>
          <w:szCs w:val="20"/>
        </w:rPr>
        <w:t xml:space="preserve"> </w:t>
      </w:r>
      <w:r w:rsidR="00BB6908" w:rsidRPr="00EA77BC">
        <w:rPr>
          <w:szCs w:val="20"/>
        </w:rPr>
        <w:t>[PSS WARNING BUILDER] Option</w:t>
      </w:r>
    </w:p>
    <w:p w14:paraId="60E6C15C"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Pharmacy Data Management Option: </w:t>
      </w:r>
      <w:r w:rsidRPr="00EA77BC">
        <w:rPr>
          <w:rFonts w:ascii="Courier New" w:hAnsi="Courier New" w:cs="Courier New"/>
          <w:b/>
          <w:bCs/>
          <w:sz w:val="16"/>
          <w:szCs w:val="20"/>
        </w:rPr>
        <w:t>WARNING BU</w:t>
      </w:r>
      <w:r w:rsidRPr="00EA77BC">
        <w:rPr>
          <w:rFonts w:ascii="Courier New" w:hAnsi="Courier New" w:cs="Courier New"/>
          <w:sz w:val="16"/>
          <w:szCs w:val="20"/>
        </w:rPr>
        <w:t>ilder</w:t>
      </w:r>
    </w:p>
    <w:p w14:paraId="60E6C15D"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p>
    <w:p w14:paraId="60E6C15E"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RX CONSULT File (#54) contains local label expansions.</w:t>
      </w:r>
    </w:p>
    <w:p w14:paraId="60E6C15F"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LABEL-ENGLISH file (#50.625) contains national label</w:t>
      </w:r>
    </w:p>
    <w:p w14:paraId="60E6C160"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English.</w:t>
      </w:r>
    </w:p>
    <w:p w14:paraId="60E6C161"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LABEL-SPANISH file (#50.626) contains national label</w:t>
      </w:r>
    </w:p>
    <w:p w14:paraId="60E6C162"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Spanish.</w:t>
      </w:r>
    </w:p>
    <w:p w14:paraId="60E6C163"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is important to note that RX Consult entry numbers do not</w:t>
      </w:r>
    </w:p>
    <w:p w14:paraId="60E6C164"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correlate with the other files (i.e. Number 7 in file 54 is not</w:t>
      </w:r>
    </w:p>
    <w:p w14:paraId="60E6C165"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included in file 50.625).</w:t>
      </w:r>
    </w:p>
    <w:p w14:paraId="60E6C166"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 should print a list of the current RX CONSULT file entries</w:t>
      </w:r>
    </w:p>
    <w:p w14:paraId="60E6C167"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the current WARNING LABEL-ENGLISH file entries.</w:t>
      </w:r>
    </w:p>
    <w:p w14:paraId="60E6C168"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9"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A"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print a list of the entries in these files?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B"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C"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include the Spanish translations?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D" w14:textId="77777777" w:rsidR="00A06992" w:rsidRPr="00EA77BC" w:rsidRDefault="00A06992" w:rsidP="00CD4C83">
      <w:pPr>
        <w:shd w:val="pct10" w:color="auto" w:fill="auto"/>
        <w:autoSpaceDE w:val="0"/>
        <w:autoSpaceDN w:val="0"/>
        <w:adjustRightInd w:val="0"/>
        <w:ind w:left="374"/>
        <w:rPr>
          <w:rFonts w:ascii="Courier New" w:hAnsi="Courier New" w:cs="Courier New"/>
          <w:sz w:val="16"/>
          <w:szCs w:val="20"/>
        </w:rPr>
      </w:pPr>
    </w:p>
    <w:p w14:paraId="60E6C16E"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You may queue the report to print, if you wish.</w:t>
      </w:r>
    </w:p>
    <w:p w14:paraId="60E6C16F"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p>
    <w:p w14:paraId="60E6C170"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DEVICE: HOME//   COMPUTER ROOM</w:t>
      </w:r>
    </w:p>
    <w:p w14:paraId="60E6C171"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p>
    <w:p w14:paraId="60E6C172"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RX CONSULT file - WARNING LABEL TEXT</w:t>
      </w:r>
    </w:p>
    <w:p w14:paraId="60E6C173"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p>
    <w:p w14:paraId="60E6C174"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75" w14:textId="77777777" w:rsidR="00A06992" w:rsidRPr="00EA77BC" w:rsidRDefault="00A06992"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6" w14:textId="77777777" w:rsidR="00A06992" w:rsidRPr="00EA77BC" w:rsidRDefault="00A06992" w:rsidP="005C4F1E">
      <w:pPr>
        <w:shd w:val="pct10" w:color="auto" w:fill="auto"/>
        <w:autoSpaceDE w:val="0"/>
        <w:autoSpaceDN w:val="0"/>
        <w:adjustRightInd w:val="0"/>
        <w:ind w:left="374"/>
        <w:rPr>
          <w:rFonts w:ascii="Courier New" w:hAnsi="Courier New" w:cs="Courier New"/>
          <w:sz w:val="16"/>
          <w:szCs w:val="20"/>
        </w:rPr>
      </w:pPr>
    </w:p>
    <w:p w14:paraId="60E6C177"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w:t>
      </w:r>
    </w:p>
    <w:p w14:paraId="60E6C178"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p>
    <w:p w14:paraId="60E6C17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w:t>
      </w:r>
    </w:p>
    <w:p w14:paraId="60E6C17A"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Alcohol may intensify this effect.</w:t>
      </w:r>
    </w:p>
    <w:p w14:paraId="60E6C17B"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USE CARE when driving or</w:t>
      </w:r>
    </w:p>
    <w:p w14:paraId="60E6C17C"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operating dangerous machinery.</w:t>
      </w:r>
    </w:p>
    <w:p w14:paraId="60E6C17D"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E"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w:t>
      </w:r>
    </w:p>
    <w:p w14:paraId="60E6C17F"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0"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w:t>
      </w:r>
    </w:p>
    <w:p w14:paraId="60E6C181"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82"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3"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3</w:t>
      </w:r>
    </w:p>
    <w:p w14:paraId="60E6C184"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5"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w:t>
      </w:r>
    </w:p>
    <w:p w14:paraId="60E6C186"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hour before or 2-3 hours after a</w:t>
      </w:r>
    </w:p>
    <w:p w14:paraId="60E6C187"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meal unless otherwise directed by</w:t>
      </w:r>
    </w:p>
    <w:p w14:paraId="60E6C188"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your doctor.</w:t>
      </w:r>
    </w:p>
    <w:p w14:paraId="60E6C18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A" w14:textId="77777777" w:rsidR="00D906CB"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RX CONSULT NUMBER:  4 </w:t>
      </w:r>
    </w:p>
    <w:p w14:paraId="60E6C18B" w14:textId="77777777" w:rsidR="0084284E" w:rsidRPr="00EA77BC" w:rsidRDefault="0084284E" w:rsidP="00EA77BC">
      <w:pPr>
        <w:shd w:val="pct10" w:color="auto" w:fill="auto"/>
        <w:autoSpaceDE w:val="0"/>
        <w:autoSpaceDN w:val="0"/>
        <w:adjustRightInd w:val="0"/>
        <w:ind w:left="374"/>
        <w:rPr>
          <w:b/>
          <w:sz w:val="20"/>
          <w:szCs w:val="20"/>
        </w:rPr>
      </w:pPr>
    </w:p>
    <w:p w14:paraId="60E6C18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antacids or iron</w:t>
      </w:r>
    </w:p>
    <w:p w14:paraId="60E6C18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or eat dairy products</w:t>
      </w:r>
    </w:p>
    <w:p w14:paraId="60E6C18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within 1 hour of taking this medication.</w:t>
      </w:r>
    </w:p>
    <w:p w14:paraId="60E6C18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5</w:t>
      </w:r>
    </w:p>
    <w:p w14:paraId="60E6C19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plenty of WATER.</w:t>
      </w:r>
    </w:p>
    <w:p w14:paraId="60E6C19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6</w:t>
      </w:r>
    </w:p>
    <w:p w14:paraId="60E6C19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discolored urine or feces.</w:t>
      </w:r>
    </w:p>
    <w:p w14:paraId="60E6C19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8"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7</w:t>
      </w:r>
    </w:p>
    <w:p w14:paraId="60E6C199"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9A"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may be advisable to drink a full</w:t>
      </w:r>
    </w:p>
    <w:p w14:paraId="60E6C19B"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glass of orange juice or eat a banana</w:t>
      </w:r>
    </w:p>
    <w:p w14:paraId="60E6C19C"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daily while on this medication</w:t>
      </w:r>
    </w:p>
    <w:p w14:paraId="60E6C19D"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E" w14:textId="77777777" w:rsidR="00453456" w:rsidRPr="00EA77BC" w:rsidRDefault="00453456" w:rsidP="000128D8">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8</w:t>
      </w:r>
    </w:p>
    <w:p w14:paraId="60E6C19F"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A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DRINK ALCOHOLIC BEVERAGES</w:t>
      </w:r>
    </w:p>
    <w:p w14:paraId="60E6C1A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taking this medication.</w:t>
      </w:r>
    </w:p>
    <w:p w14:paraId="60E6C1A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9</w:t>
      </w:r>
    </w:p>
    <w:p w14:paraId="60E6C1A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w:t>
      </w:r>
    </w:p>
    <w:p w14:paraId="60E6C1A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non-prescription drugs</w:t>
      </w:r>
    </w:p>
    <w:p w14:paraId="60E6C1A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without medical advice.</w:t>
      </w:r>
    </w:p>
    <w:p w14:paraId="60E6C1A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10</w:t>
      </w:r>
    </w:p>
    <w:p w14:paraId="60E6C1A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FOOD OR MILK.</w:t>
      </w:r>
    </w:p>
    <w:p w14:paraId="60E6C1A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11</w:t>
      </w:r>
    </w:p>
    <w:p w14:paraId="60E6C1A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Avoid prolonged exposure to SUNLIGHT</w:t>
      </w:r>
    </w:p>
    <w:p w14:paraId="60E6C1B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finish all this medication</w:t>
      </w:r>
    </w:p>
    <w:p w14:paraId="60E6C1B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B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12</w:t>
      </w:r>
    </w:p>
    <w:p w14:paraId="60E6C1B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SHAKE WELL</w:t>
      </w:r>
    </w:p>
    <w:p w14:paraId="60E6C1B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13</w:t>
      </w:r>
    </w:p>
    <w:p w14:paraId="60E6C1B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For external use ONLY.</w:t>
      </w:r>
    </w:p>
    <w:p w14:paraId="60E6C1B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14</w:t>
      </w:r>
    </w:p>
    <w:p w14:paraId="60E6C1B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NOTE DOSAGE STRENGTH</w:t>
      </w:r>
    </w:p>
    <w:p w14:paraId="60E6C1B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15</w:t>
      </w:r>
    </w:p>
    <w:p w14:paraId="60E6C1C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C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REFRIGERATE -DO NOT FREEZE</w:t>
      </w:r>
    </w:p>
    <w:p w14:paraId="60E6C1C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16</w:t>
      </w:r>
    </w:p>
    <w:p w14:paraId="60E6C1C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w:t>
      </w:r>
    </w:p>
    <w:p w14:paraId="60E6C1C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refilled without a written</w:t>
      </w:r>
    </w:p>
    <w:p w14:paraId="60E6C1C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duplicate from your physician.</w:t>
      </w:r>
    </w:p>
    <w:p w14:paraId="60E6C1C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17</w:t>
      </w:r>
    </w:p>
    <w:p w14:paraId="60E6C1C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use after specified date.</w:t>
      </w:r>
    </w:p>
    <w:p w14:paraId="60E6C1C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18</w:t>
      </w:r>
    </w:p>
    <w:p w14:paraId="60E6C1CE" w14:textId="77777777" w:rsidR="00453456" w:rsidRPr="00EA77BC" w:rsidRDefault="00453456" w:rsidP="00EA77BC">
      <w:pPr>
        <w:shd w:val="pct10" w:color="auto" w:fill="auto"/>
        <w:autoSpaceDE w:val="0"/>
        <w:autoSpaceDN w:val="0"/>
        <w:adjustRightInd w:val="0"/>
        <w:ind w:left="374"/>
        <w:rPr>
          <w:sz w:val="20"/>
          <w:szCs w:val="20"/>
        </w:rPr>
      </w:pPr>
    </w:p>
    <w:p w14:paraId="60E6C1C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 REFILLED.</w:t>
      </w:r>
    </w:p>
    <w:p w14:paraId="60E6C1D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19</w:t>
      </w:r>
    </w:p>
    <w:p w14:paraId="60E6C1D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is the same medication you</w:t>
      </w:r>
    </w:p>
    <w:p w14:paraId="60E6C1D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have been getting.  Color, size</w:t>
      </w:r>
    </w:p>
    <w:p w14:paraId="60E6C1D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shape may appear different.</w:t>
      </w:r>
    </w:p>
    <w:p w14:paraId="60E6C1D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20</w:t>
      </w:r>
    </w:p>
    <w:p w14:paraId="60E6C1D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CAUTION: Federal law prohibits the</w:t>
      </w:r>
    </w:p>
    <w:p w14:paraId="60E6C1D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transfer of this drug to any person</w:t>
      </w:r>
    </w:p>
    <w:p w14:paraId="60E6C1D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 than the patient for whom it</w:t>
      </w:r>
    </w:p>
    <w:p w14:paraId="60E6C1D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was prescribed.</w:t>
      </w:r>
    </w:p>
    <w:p w14:paraId="60E6C1D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E"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D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PRECAUCION: La ley federal prohibe la transferencia de este medicamento </w:t>
      </w:r>
    </w:p>
    <w:p w14:paraId="60E6C1E0"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otro paciente para el que no fue recetado. </w:t>
      </w:r>
    </w:p>
    <w:p w14:paraId="60E6C1E1"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2"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E3"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Rx Consult file Report.</w:t>
      </w:r>
    </w:p>
    <w:p w14:paraId="60E6C1E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Press Return to continue: </w:t>
      </w:r>
      <w:r w:rsidRPr="00EA77BC">
        <w:rPr>
          <w:rFonts w:ascii="Courier New" w:hAnsi="Courier New" w:cs="Courier New"/>
          <w:b/>
          <w:bCs/>
          <w:sz w:val="16"/>
          <w:szCs w:val="20"/>
        </w:rPr>
        <w:t>&lt;Enter&gt;</w:t>
      </w:r>
    </w:p>
    <w:p w14:paraId="60E6C1E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b/>
      </w:r>
      <w:r w:rsidR="00453456" w:rsidRPr="00EA77BC">
        <w:rPr>
          <w:rFonts w:ascii="Courier New" w:hAnsi="Courier New" w:cs="Courier New"/>
          <w:sz w:val="16"/>
          <w:szCs w:val="20"/>
        </w:rPr>
        <w:t xml:space="preserve">               </w:t>
      </w:r>
    </w:p>
    <w:p w14:paraId="60E6C1E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1E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file - WARNING LABEL TEXT</w:t>
      </w:r>
    </w:p>
    <w:p w14:paraId="60E6C1E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E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1</w:t>
      </w:r>
    </w:p>
    <w:p w14:paraId="60E6C1E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  Alcohol may intensify this</w:t>
      </w:r>
    </w:p>
    <w:p w14:paraId="60E6C1E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effect.  Use care when operating a car or dangerous</w:t>
      </w:r>
    </w:p>
    <w:p w14:paraId="60E6C1F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machines.</w:t>
      </w:r>
    </w:p>
    <w:p w14:paraId="60E6C1F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F2"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Puede causar somnolencia. El alcohol puede intensificar</w:t>
      </w:r>
    </w:p>
    <w:p w14:paraId="60E6C1F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este efecto. Tenga cuidado cuando conduzca vehiculos</w:t>
      </w:r>
    </w:p>
    <w:p w14:paraId="60E6C1F5"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automotores u opere maquinaria peligrosa.</w:t>
      </w:r>
    </w:p>
    <w:p w14:paraId="60E6C1F6"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F7"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2</w:t>
      </w:r>
    </w:p>
    <w:p w14:paraId="60E6C1F8"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p>
    <w:p w14:paraId="60E6C1F9"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 unless</w:t>
      </w:r>
    </w:p>
    <w:p w14:paraId="60E6C1FA"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otherwise directed by prescriber.</w:t>
      </w:r>
    </w:p>
    <w:p w14:paraId="60E6C1FB"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p>
    <w:p w14:paraId="60E6C1FC" w14:textId="77777777" w:rsidR="00453456" w:rsidRPr="00EA77BC" w:rsidRDefault="00453456"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D"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Importante:  Acabe todo este medicamento a menos que</w:t>
      </w:r>
    </w:p>
    <w:p w14:paraId="60E6C1FE"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quien le escriba la receta le indique lo contrario.</w:t>
      </w:r>
    </w:p>
    <w:p w14:paraId="60E6C1FF"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0" w14:textId="77777777" w:rsidR="00453456" w:rsidRPr="00EA77BC" w:rsidRDefault="00453456" w:rsidP="001B3F39">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3</w:t>
      </w:r>
    </w:p>
    <w:p w14:paraId="60E6C201"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2"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 one hour before</w:t>
      </w:r>
    </w:p>
    <w:p w14:paraId="60E6C203"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two to three hours after a meal unless otherwise</w:t>
      </w:r>
    </w:p>
    <w:p w14:paraId="60E6C204"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directed by your doctor.</w:t>
      </w:r>
    </w:p>
    <w:p w14:paraId="60E6C205"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6"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07"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Tome este medicamento con el estómago vacío</w:t>
      </w:r>
      <w:r w:rsidRPr="00EA77BC">
        <w:rPr>
          <w:rFonts w:ascii="Arial" w:hAnsi="Arial" w:cs="Arial"/>
          <w:color w:val="0000FF"/>
          <w:sz w:val="20"/>
          <w:szCs w:val="20"/>
        </w:rPr>
        <w:t xml:space="preserve"> </w:t>
      </w:r>
      <w:r w:rsidRPr="00EA77BC">
        <w:rPr>
          <w:rFonts w:ascii="Courier New" w:hAnsi="Courier New" w:cs="Courier New"/>
          <w:sz w:val="16"/>
          <w:szCs w:val="20"/>
        </w:rPr>
        <w:t>una hora</w:t>
      </w:r>
    </w:p>
    <w:p w14:paraId="60E6C208"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antes o dos a tres horas después de comer, a menos que</w:t>
      </w:r>
    </w:p>
    <w:p w14:paraId="60E6C209"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su médico le indique lo contrario.</w:t>
      </w:r>
    </w:p>
    <w:p w14:paraId="60E6C20A"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B" w14:textId="77777777" w:rsidR="00453456" w:rsidRPr="00EA77BC" w:rsidRDefault="00453456" w:rsidP="00CD4C83">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4</w:t>
      </w:r>
    </w:p>
    <w:p w14:paraId="60E6C20C"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p>
    <w:p w14:paraId="60E6C20D"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dairy products, antacids, or iron</w:t>
      </w:r>
    </w:p>
    <w:p w14:paraId="60E6C20E"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within one hour of this medication.</w:t>
      </w:r>
    </w:p>
    <w:p w14:paraId="60E6C20F" w14:textId="77777777" w:rsidR="00D906CB" w:rsidRPr="00EA77BC" w:rsidRDefault="00D906CB" w:rsidP="0012128D">
      <w:pPr>
        <w:shd w:val="pct10" w:color="auto" w:fill="auto"/>
        <w:autoSpaceDE w:val="0"/>
        <w:autoSpaceDN w:val="0"/>
        <w:adjustRightInd w:val="0"/>
        <w:ind w:left="374"/>
      </w:pPr>
    </w:p>
    <w:p w14:paraId="60E6C210" w14:textId="77777777" w:rsidR="0049353F" w:rsidRPr="00EA77BC" w:rsidRDefault="0049353F"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1"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Una hora antes de tomar este medicamento y hasta una</w:t>
      </w:r>
    </w:p>
    <w:p w14:paraId="60E6C212"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hora después de tomarlo, no tome productos lácteos,</w:t>
      </w:r>
    </w:p>
    <w:p w14:paraId="60E6C213" w14:textId="77777777" w:rsidR="0049353F" w:rsidRPr="00EA77BC" w:rsidRDefault="0049353F"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antiácidos, o preparados de hierro.</w:t>
      </w:r>
    </w:p>
    <w:p w14:paraId="60E6C214" w14:textId="77777777" w:rsidR="0049353F" w:rsidRPr="00EA77BC" w:rsidRDefault="0049353F"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5"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5</w:t>
      </w:r>
    </w:p>
    <w:p w14:paraId="60E6C216"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p>
    <w:p w14:paraId="60E6C21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Medication should be taken with plenty of water.</w:t>
      </w:r>
    </w:p>
    <w:p w14:paraId="60E6C218"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19"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A"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Debe tomar este medicamento con mucha agua.</w:t>
      </w:r>
    </w:p>
    <w:p w14:paraId="60E6C21B"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C"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This will print all warning labels in the commercial data source’s warning file.</w:t>
      </w:r>
    </w:p>
    <w:p w14:paraId="60E6C220" w14:textId="77777777" w:rsidR="00453456" w:rsidRPr="00EA77BC" w:rsidRDefault="00453456" w:rsidP="00EA77BC"/>
    <w:p w14:paraId="60E6C221" w14:textId="77777777" w:rsidR="00453456" w:rsidRPr="00EA77BC" w:rsidRDefault="00453456" w:rsidP="00EA77BC">
      <w:pPr>
        <w:keepNext/>
        <w:rPr>
          <w:i/>
          <w:sz w:val="20"/>
        </w:rPr>
      </w:pPr>
      <w:r w:rsidRPr="00EA77BC">
        <w:rPr>
          <w:sz w:val="20"/>
        </w:rPr>
        <w:t>(</w:t>
      </w:r>
      <w:r w:rsidRPr="00EA77BC">
        <w:rPr>
          <w:i/>
          <w:sz w:val="20"/>
        </w:rPr>
        <w:t>To save space, only the first five warning labels are displayed in this example.)</w:t>
      </w:r>
    </w:p>
    <w:p w14:paraId="60E6C222" w14:textId="77777777" w:rsidR="00453456" w:rsidRPr="00EA77BC" w:rsidRDefault="00453456" w:rsidP="00EA77BC">
      <w:pPr>
        <w:keepNext/>
      </w:pPr>
    </w:p>
    <w:p w14:paraId="60E6C22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 to display drugs that match that criteria to</w:t>
      </w:r>
    </w:p>
    <w:p w14:paraId="60E6C224"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examine or edit their drug warnings:</w:t>
      </w:r>
    </w:p>
    <w:p w14:paraId="60E6C225"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 Drug has WARNING LABEL filled in but there are no FDB warnings for the drug</w:t>
      </w:r>
    </w:p>
    <w:p w14:paraId="60E6C226"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2. Drug has WARNING LABEL numbers higher than 20</w:t>
      </w:r>
    </w:p>
    <w:p w14:paraId="60E6C227"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3. Select by range of drug names</w:t>
      </w:r>
    </w:p>
    <w:p w14:paraId="60E6C22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4. Drug has more than 5 warning labels</w:t>
      </w:r>
    </w:p>
    <w:p w14:paraId="60E6C22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5. Drugs containing specific WARNING LABEL number</w:t>
      </w:r>
    </w:p>
    <w:p w14:paraId="60E6C22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6. Drug has WARNING LABEL that does not map to new data source</w:t>
      </w:r>
    </w:p>
    <w:p w14:paraId="60E6C22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7. Drugs containing specific new data source warning number</w:t>
      </w:r>
    </w:p>
    <w:p w14:paraId="60E6C22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8. Drugs containing gender-specific warnings</w:t>
      </w:r>
    </w:p>
    <w:p w14:paraId="60E6C22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9. Drugs with warning mapping, but drug doesn't contain "mapped to" number</w:t>
      </w:r>
    </w:p>
    <w:p w14:paraId="60E6C22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Enter selection: // </w:t>
      </w:r>
      <w:r w:rsidRPr="00EA77BC">
        <w:rPr>
          <w:rFonts w:ascii="Courier New" w:hAnsi="Courier New" w:cs="Courier New"/>
          <w:b/>
          <w:bCs/>
          <w:sz w:val="16"/>
          <w:szCs w:val="20"/>
        </w:rPr>
        <w:t>4</w:t>
      </w:r>
      <w:r w:rsidRPr="00EA77BC">
        <w:rPr>
          <w:rFonts w:ascii="Courier New" w:hAnsi="Courier New" w:cs="Courier New"/>
          <w:sz w:val="16"/>
          <w:szCs w:val="20"/>
        </w:rPr>
        <w:t xml:space="preserve">  GREATER THAN 5 WARNINGS</w:t>
      </w:r>
    </w:p>
    <w:p w14:paraId="60E6C22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Exclude drugs with NEW WARNING LABEL LIST filled in?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Only the first 5 warnings will print on the yellow auxillary labels.</w:t>
      </w:r>
    </w:p>
    <w:p w14:paraId="60E6C23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Do you want to see the warning text for all warnings?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Warnings (&gt;5) that won't print and won't be sent to CMOP</w:t>
      </w:r>
    </w:p>
    <w:p w14:paraId="60E6C23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will be marked with a "*" on the following screens.</w:t>
      </w:r>
    </w:p>
    <w:p w14:paraId="60E6C23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ACETAMINOPHEN AND CODEINE 30MG</w:t>
      </w:r>
    </w:p>
    <w:p w14:paraId="60E6C23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3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3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3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62N  May cause dizziness </w:t>
      </w:r>
    </w:p>
    <w:p w14:paraId="60E6C23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45N  Taking more of this medication than recommended may cause serious </w:t>
      </w:r>
    </w:p>
    <w:p w14:paraId="60E6C24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breathing problems. </w:t>
      </w:r>
    </w:p>
    <w:p w14:paraId="60E6C24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8N  Do not drink alcoholic beverages when taking this medication. </w:t>
      </w:r>
    </w:p>
    <w:p w14:paraId="60E6C24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4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4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*66N  This medicine contains ACETAMINOPHEN.Taking more ACETAMINOPHEN than </w:t>
      </w:r>
    </w:p>
    <w:p w14:paraId="60E6C24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recommended may cause serious liver problems. </w:t>
      </w:r>
    </w:p>
    <w:p w14:paraId="60E6C24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*70N  Do not take other ACETAMINOPHEN containing products at the same time </w:t>
      </w:r>
    </w:p>
    <w:p w14:paraId="60E6C24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without first checking with your doctor. Check all medicine labels carefully. </w:t>
      </w:r>
    </w:p>
    <w:p w14:paraId="60E6C24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4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*14N  Obtain medical advice before taking non-prescription</w:t>
      </w:r>
    </w:p>
    <w:p w14:paraId="60E6C24F"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drugs as some may </w:t>
      </w:r>
    </w:p>
    <w:p w14:paraId="60E6C250"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51"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2"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1N,62N,45N,8N,20,66N,70N,14N</w:t>
      </w:r>
    </w:p>
    <w:p w14:paraId="60E6C253"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54"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5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C25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5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5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5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5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82N  Warning: Do not use if you are pregnant, suspect that you are pregnant, </w:t>
      </w:r>
    </w:p>
    <w:p w14:paraId="60E6C25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or while breastfeeding.  Consult your doctor or pharmacist. </w:t>
      </w:r>
    </w:p>
    <w:p w14:paraId="60E6C26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71N  Do not eat grapefruit or drink grapefruit juice at any time while taking </w:t>
      </w:r>
    </w:p>
    <w:p w14:paraId="60E6C26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this medication. </w:t>
      </w:r>
    </w:p>
    <w:p w14:paraId="60E6C26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14N  Obtain medical advice before taking non-prescription drugs as some may </w:t>
      </w:r>
    </w:p>
    <w:p w14:paraId="60E6C26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6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6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6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*94N  Herbal/dietary supplement products may interact with this medication. </w:t>
      </w:r>
    </w:p>
    <w:p w14:paraId="60E6C26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Discuss any such product with your doctor or pharmacist before taking. </w:t>
      </w:r>
    </w:p>
    <w:p w14:paraId="60E6C26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1N,82N,71N,14N,20,94N</w:t>
      </w:r>
    </w:p>
    <w:p w14:paraId="60E6C26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6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7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bookmarkStart w:id="2100" w:name="Page_150"/>
      <w:bookmarkEnd w:id="2100"/>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YES</w:t>
      </w:r>
    </w:p>
    <w:p w14:paraId="60E6C27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NEW WARNING LABEL LIST: </w:t>
      </w:r>
      <w:r w:rsidRPr="00EA77BC">
        <w:rPr>
          <w:rFonts w:ascii="Courier New" w:hAnsi="Courier New" w:cs="Courier New"/>
          <w:b/>
          <w:bCs/>
          <w:sz w:val="16"/>
          <w:szCs w:val="20"/>
        </w:rPr>
        <w:t>1,2,3N</w:t>
      </w:r>
    </w:p>
    <w:p w14:paraId="60E6C27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7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7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   -MAY CAUSE DROWSINESS- Alcohol may intensify this effect. USE CARE when </w:t>
      </w:r>
    </w:p>
    <w:p w14:paraId="60E6C27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driving or when operating dangerous machinery. </w:t>
      </w:r>
    </w:p>
    <w:p w14:paraId="60E6C27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  IMPORTANT: Finish all this medication unless otherwise directed by </w:t>
      </w:r>
    </w:p>
    <w:p w14:paraId="60E6C27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prescriber. </w:t>
      </w:r>
    </w:p>
    <w:p w14:paraId="60E6C27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3N  Take medication on an empty stomach one hour before or two to three hours </w:t>
      </w:r>
    </w:p>
    <w:p w14:paraId="60E6C27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after a meal unless otherwise directed by your doctor. </w:t>
      </w:r>
    </w:p>
    <w:p w14:paraId="60E6C28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8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8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1,2,3N,20</w:t>
      </w:r>
    </w:p>
    <w:p w14:paraId="60E6C285"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NEW WARNING LABEL LIST: 1,2,3N</w:t>
      </w:r>
    </w:p>
    <w:p w14:paraId="60E6C286"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28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&lt;Enter&gt;</w:t>
      </w:r>
      <w:r w:rsidRPr="00EA77BC">
        <w:rPr>
          <w:rFonts w:ascii="Courier New" w:hAnsi="Courier New" w:cs="Courier New"/>
          <w:sz w:val="16"/>
          <w:szCs w:val="20"/>
        </w:rPr>
        <w:t xml:space="preserve">  O</w:t>
      </w:r>
    </w:p>
    <w:p w14:paraId="60E6C288" w14:textId="77777777" w:rsidR="00D906CB" w:rsidRPr="00EA77BC" w:rsidRDefault="00D906CB" w:rsidP="00EA77BC"/>
    <w:p w14:paraId="60E6C289" w14:textId="77777777" w:rsidR="00453456" w:rsidRPr="00EA77BC" w:rsidRDefault="00453456" w:rsidP="00CD0BEE">
      <w:pPr>
        <w:pStyle w:val="Heading1"/>
        <w:numPr>
          <w:ilvl w:val="0"/>
          <w:numId w:val="45"/>
        </w:numPr>
        <w:tabs>
          <w:tab w:val="clear" w:pos="720"/>
          <w:tab w:val="num" w:pos="900"/>
        </w:tabs>
      </w:pPr>
      <w:bookmarkStart w:id="2101" w:name="p119"/>
      <w:bookmarkStart w:id="2102" w:name="_Toc219620641"/>
      <w:bookmarkStart w:id="2103" w:name="_Toc376874099"/>
      <w:bookmarkStart w:id="2104" w:name="_Toc523224150"/>
      <w:bookmarkEnd w:id="2101"/>
      <w:r w:rsidRPr="00EA77BC">
        <w:t>Warning Mapping</w:t>
      </w:r>
      <w:bookmarkEnd w:id="2102"/>
      <w:bookmarkEnd w:id="2103"/>
      <w:bookmarkEnd w:id="2104"/>
    </w:p>
    <w:p w14:paraId="60E6C28A" w14:textId="77777777" w:rsidR="00453456" w:rsidRPr="00EA77BC" w:rsidRDefault="00453456" w:rsidP="00EA77BC">
      <w:pPr>
        <w:pStyle w:val="Heading4"/>
        <w:spacing w:after="0"/>
        <w:ind w:left="900"/>
      </w:pPr>
      <w:r w:rsidRPr="00EA77BC">
        <w:t>[PSS WARNING MAPPING]</w:t>
      </w:r>
    </w:p>
    <w:p w14:paraId="60E6C28B" w14:textId="77777777" w:rsidR="00453456" w:rsidRPr="00EA77BC" w:rsidRDefault="00453456" w:rsidP="00732461"/>
    <w:p w14:paraId="60E6C28C" w14:textId="77777777" w:rsidR="00453456" w:rsidRPr="00EA77BC" w:rsidRDefault="00453456" w:rsidP="00732461">
      <w:pPr>
        <w:autoSpaceDE w:val="0"/>
        <w:autoSpaceDN w:val="0"/>
        <w:adjustRightInd w:val="0"/>
      </w:pPr>
      <w:r w:rsidRPr="00EA77BC">
        <w:t xml:space="preserve">The </w:t>
      </w:r>
      <w:r w:rsidRPr="00EA77BC">
        <w:rPr>
          <w:i/>
          <w:iCs/>
        </w:rPr>
        <w:t>Warning Mapping</w:t>
      </w:r>
      <w:r w:rsidR="00A72CEF" w:rsidRPr="00EA77BC">
        <w:rPr>
          <w:i/>
          <w:iCs/>
        </w:rPr>
        <w:fldChar w:fldCharType="begin"/>
      </w:r>
      <w:r w:rsidR="00A72CEF" w:rsidRPr="00EA77BC">
        <w:instrText xml:space="preserve"> XE "</w:instrText>
      </w:r>
      <w:r w:rsidR="00A72CEF" w:rsidRPr="00EA77BC">
        <w:rPr>
          <w:iCs/>
        </w:rPr>
        <w:instrText>Warning Mapping</w:instrText>
      </w:r>
      <w:r w:rsidR="00A72CEF" w:rsidRPr="00EA77BC">
        <w:instrText xml:space="preserve">" \b </w:instrText>
      </w:r>
      <w:r w:rsidR="00A72CEF" w:rsidRPr="00EA77BC">
        <w:rPr>
          <w:i/>
          <w:iCs/>
        </w:rPr>
        <w:fldChar w:fldCharType="end"/>
      </w:r>
      <w:r w:rsidRPr="00EA77BC">
        <w:t xml:space="preserve"> </w:t>
      </w:r>
      <w:r w:rsidR="00BB6908" w:rsidRPr="00EA77BC">
        <w:t xml:space="preserve">[PSS WARNING MAPPING] </w:t>
      </w:r>
      <w:r w:rsidRPr="00EA77BC">
        <w:t xml:space="preserve">option is used to match an entry from the RX CONSULT file (#54) to the WARNING LABEL-ENGLISH file (#50.625) to aid in using the </w:t>
      </w:r>
      <w:r w:rsidRPr="00EA77BC">
        <w:rPr>
          <w:i/>
          <w:iCs/>
        </w:rPr>
        <w:t xml:space="preserve">Warning Builder </w:t>
      </w:r>
      <w:r w:rsidR="00063B96" w:rsidRPr="00EA77BC">
        <w:t>[PSS WARNING BUILDER]</w:t>
      </w:r>
      <w:r w:rsidR="00063B96" w:rsidRPr="00EA77BC">
        <w:rPr>
          <w:b/>
          <w:sz w:val="20"/>
          <w:szCs w:val="20"/>
        </w:rPr>
        <w:t xml:space="preserve"> </w:t>
      </w:r>
      <w:r w:rsidRPr="00EA77BC">
        <w:t>option to identify local warnings that do not have an equivalent entry in the commercial data source. The user can also enter a Spanish translation for an RX CONSULT file (#54) entry, if desired, but whenever possible, the commercial data source’s warnings should be used.</w:t>
      </w:r>
    </w:p>
    <w:p w14:paraId="60E6C28D" w14:textId="77777777" w:rsidR="00453456" w:rsidRPr="00EA77BC" w:rsidRDefault="00453456" w:rsidP="000C5921">
      <w:pPr>
        <w:autoSpaceDE w:val="0"/>
        <w:autoSpaceDN w:val="0"/>
        <w:adjustRightInd w:val="0"/>
      </w:pPr>
    </w:p>
    <w:p w14:paraId="60E6C28E" w14:textId="77777777" w:rsidR="00453456" w:rsidRPr="00EA77BC" w:rsidRDefault="00453456" w:rsidP="000C5921">
      <w:pPr>
        <w:pStyle w:val="Example"/>
      </w:pPr>
      <w:r w:rsidRPr="00EA77BC">
        <w:t xml:space="preserve">Example: </w:t>
      </w:r>
      <w:r w:rsidR="00063B96" w:rsidRPr="00EA77BC">
        <w:rPr>
          <w:bCs/>
          <w:i/>
          <w:szCs w:val="20"/>
        </w:rPr>
        <w:t>Warning Mapping</w:t>
      </w:r>
      <w:r w:rsidR="00063B96" w:rsidRPr="00EA77BC">
        <w:rPr>
          <w:b w:val="0"/>
          <w:bCs/>
          <w:szCs w:val="20"/>
        </w:rPr>
        <w:t xml:space="preserve"> </w:t>
      </w:r>
      <w:r w:rsidR="00063B96" w:rsidRPr="00EA77BC">
        <w:rPr>
          <w:szCs w:val="20"/>
        </w:rPr>
        <w:t>[PSS WARNING MAPPING] Option</w:t>
      </w:r>
    </w:p>
    <w:p w14:paraId="60E6C28F" w14:textId="77777777" w:rsidR="00453456" w:rsidRPr="00EA77BC" w:rsidRDefault="00453456" w:rsidP="000C5921">
      <w:pPr>
        <w:pStyle w:val="Codeexample"/>
      </w:pPr>
      <w:r w:rsidRPr="00EA77BC">
        <w:t xml:space="preserve">Select Pharmacy Data Management Option: </w:t>
      </w:r>
      <w:r w:rsidRPr="00EA77BC">
        <w:rPr>
          <w:b/>
          <w:bCs/>
        </w:rPr>
        <w:t>WARNING MA</w:t>
      </w:r>
      <w:r w:rsidRPr="00EA77BC">
        <w:t>pping</w:t>
      </w:r>
    </w:p>
    <w:p w14:paraId="60E6C290" w14:textId="77777777" w:rsidR="00453456" w:rsidRPr="00EA77BC" w:rsidRDefault="00453456" w:rsidP="000C5921">
      <w:pPr>
        <w:pStyle w:val="Codeexample"/>
      </w:pPr>
    </w:p>
    <w:p w14:paraId="60E6C291" w14:textId="77777777" w:rsidR="00453456" w:rsidRPr="00EA77BC" w:rsidRDefault="00453456" w:rsidP="000C5921">
      <w:pPr>
        <w:pStyle w:val="Codeexample"/>
      </w:pPr>
      <w:r w:rsidRPr="00EA77BC">
        <w:t>Note: Warning mapping is only used as an aid when using the warning builder.</w:t>
      </w:r>
    </w:p>
    <w:p w14:paraId="60E6C292" w14:textId="77777777" w:rsidR="00453456" w:rsidRPr="00EA77BC" w:rsidRDefault="00453456" w:rsidP="001B3F39">
      <w:pPr>
        <w:pStyle w:val="Codeexample"/>
      </w:pPr>
      <w:r w:rsidRPr="00EA77BC">
        <w:t xml:space="preserve"> If a DRUG WARNING is defined with a warning mapping of 0, that entry will be</w:t>
      </w:r>
    </w:p>
    <w:p w14:paraId="60E6C293" w14:textId="77777777" w:rsidR="00453456" w:rsidRPr="00EA77BC" w:rsidRDefault="00453456" w:rsidP="001B3F39">
      <w:pPr>
        <w:pStyle w:val="Codeexample"/>
      </w:pPr>
      <w:r w:rsidRPr="00EA77BC">
        <w:t xml:space="preserve"> skipped when choosing option 6 Drug has WARNING LABEL that does not map to</w:t>
      </w:r>
    </w:p>
    <w:p w14:paraId="60E6C294" w14:textId="77777777" w:rsidR="00453456" w:rsidRPr="00EA77BC" w:rsidRDefault="00453456" w:rsidP="001B3F39">
      <w:pPr>
        <w:pStyle w:val="Codeexample"/>
      </w:pPr>
      <w:r w:rsidRPr="00EA77BC">
        <w:t xml:space="preserve"> new data source.</w:t>
      </w:r>
    </w:p>
    <w:p w14:paraId="60E6C295" w14:textId="77777777" w:rsidR="00453456" w:rsidRPr="00EA77BC" w:rsidRDefault="00453456" w:rsidP="001B3F39">
      <w:pPr>
        <w:pStyle w:val="Codeexample"/>
      </w:pPr>
      <w:r w:rsidRPr="00EA77BC">
        <w:t xml:space="preserve">Enter RETURN to continue or '^' to exit: </w:t>
      </w:r>
    </w:p>
    <w:p w14:paraId="60E6C296" w14:textId="77777777" w:rsidR="00453456" w:rsidRPr="00EA77BC" w:rsidRDefault="00453456" w:rsidP="001B3F39">
      <w:pPr>
        <w:pStyle w:val="Codeexample"/>
      </w:pPr>
    </w:p>
    <w:p w14:paraId="60E6C297" w14:textId="77777777" w:rsidR="00453456" w:rsidRPr="00EA77BC" w:rsidRDefault="00453456" w:rsidP="001B3F39">
      <w:pPr>
        <w:pStyle w:val="Codeexample"/>
      </w:pPr>
    </w:p>
    <w:p w14:paraId="60E6C298" w14:textId="77777777" w:rsidR="00453456" w:rsidRPr="00EA77BC" w:rsidRDefault="00453456" w:rsidP="001B3F39">
      <w:pPr>
        <w:pStyle w:val="Codeexample"/>
      </w:pPr>
    </w:p>
    <w:p w14:paraId="60E6C299" w14:textId="77777777" w:rsidR="00453456" w:rsidRPr="00EA77BC" w:rsidRDefault="00453456" w:rsidP="001B3F39">
      <w:pPr>
        <w:pStyle w:val="Codeexample"/>
      </w:pPr>
    </w:p>
    <w:p w14:paraId="60E6C29A" w14:textId="77777777" w:rsidR="00453456" w:rsidRPr="00EA77BC" w:rsidRDefault="00453456" w:rsidP="001B3F39">
      <w:pPr>
        <w:pStyle w:val="Codeexample"/>
      </w:pPr>
      <w:r w:rsidRPr="00EA77BC">
        <w:t xml:space="preserve">     CURRENT WARNING MAPPING</w:t>
      </w:r>
    </w:p>
    <w:p w14:paraId="60E6C29B" w14:textId="77777777" w:rsidR="00453456" w:rsidRPr="00EA77BC" w:rsidRDefault="00453456" w:rsidP="001B3F39">
      <w:pPr>
        <w:pStyle w:val="Codeexample"/>
      </w:pPr>
    </w:p>
    <w:p w14:paraId="60E6C29C" w14:textId="77777777" w:rsidR="00453456" w:rsidRPr="00EA77BC" w:rsidRDefault="00453456" w:rsidP="001B3F39">
      <w:pPr>
        <w:pStyle w:val="Codeexample"/>
      </w:pPr>
      <w:r w:rsidRPr="00EA77BC">
        <w:t>DRUG WARNING                  Mapped to New data source number</w:t>
      </w:r>
    </w:p>
    <w:p w14:paraId="60E6C29D" w14:textId="77777777" w:rsidR="00453456" w:rsidRPr="00EA77BC" w:rsidRDefault="00453456" w:rsidP="001B3F39">
      <w:pPr>
        <w:pStyle w:val="Codeexample"/>
      </w:pPr>
      <w:r w:rsidRPr="00EA77BC">
        <w:t>1       DROWSINESS                       1</w:t>
      </w:r>
    </w:p>
    <w:p w14:paraId="60E6C29E" w14:textId="77777777" w:rsidR="00453456" w:rsidRPr="00EA77BC" w:rsidRDefault="00453456" w:rsidP="001B3F39">
      <w:pPr>
        <w:pStyle w:val="Codeexample"/>
      </w:pPr>
      <w:r w:rsidRPr="00EA77BC">
        <w:t>2       FINISH                           2</w:t>
      </w:r>
    </w:p>
    <w:p w14:paraId="60E6C29F" w14:textId="77777777" w:rsidR="00453456" w:rsidRPr="00EA77BC" w:rsidRDefault="00453456" w:rsidP="00CD4C83">
      <w:pPr>
        <w:pStyle w:val="Codeexample"/>
      </w:pPr>
      <w:r w:rsidRPr="00EA77BC">
        <w:t>3       EMPTY STOMACH                    3</w:t>
      </w:r>
    </w:p>
    <w:p w14:paraId="60E6C2A0" w14:textId="77777777" w:rsidR="00453456" w:rsidRPr="00EA77BC" w:rsidRDefault="00453456" w:rsidP="00BA5F06">
      <w:pPr>
        <w:pStyle w:val="Codeexample"/>
      </w:pPr>
      <w:r w:rsidRPr="00EA77BC">
        <w:t>4       NO DAIRY PRODUCTS                4</w:t>
      </w:r>
    </w:p>
    <w:p w14:paraId="60E6C2A1" w14:textId="77777777" w:rsidR="00453456" w:rsidRPr="00EA77BC" w:rsidRDefault="00453456" w:rsidP="00BA5F06">
      <w:pPr>
        <w:pStyle w:val="Codeexample"/>
      </w:pPr>
      <w:r w:rsidRPr="00EA77BC">
        <w:t>5       WATER                            5</w:t>
      </w:r>
    </w:p>
    <w:p w14:paraId="60E6C2A2" w14:textId="77777777" w:rsidR="00453456" w:rsidRPr="00EA77BC" w:rsidRDefault="00453456" w:rsidP="00BA5F06">
      <w:pPr>
        <w:pStyle w:val="Codeexample"/>
      </w:pPr>
      <w:r w:rsidRPr="00EA77BC">
        <w:t>6       DISCOLORATION                    6</w:t>
      </w:r>
    </w:p>
    <w:p w14:paraId="60E6C2A3" w14:textId="77777777" w:rsidR="00453456" w:rsidRPr="00EA77BC" w:rsidRDefault="00453456" w:rsidP="0012128D">
      <w:pPr>
        <w:pStyle w:val="Codeexample"/>
      </w:pPr>
      <w:r w:rsidRPr="00EA77BC">
        <w:t xml:space="preserve">7       DIURETIC K                       </w:t>
      </w:r>
    </w:p>
    <w:p w14:paraId="60E6C2A4" w14:textId="77777777" w:rsidR="00453456" w:rsidRPr="00EA77BC" w:rsidRDefault="00453456" w:rsidP="0012128D">
      <w:pPr>
        <w:pStyle w:val="Codeexample"/>
      </w:pPr>
      <w:r w:rsidRPr="00EA77BC">
        <w:t>8       NO ALCOHOL                       8</w:t>
      </w:r>
    </w:p>
    <w:p w14:paraId="60E6C2A5" w14:textId="77777777" w:rsidR="00453456" w:rsidRPr="00EA77BC" w:rsidRDefault="00453456" w:rsidP="0005137D">
      <w:pPr>
        <w:pStyle w:val="Codeexample"/>
      </w:pPr>
      <w:r w:rsidRPr="00EA77BC">
        <w:t>9       ADVICE                           9</w:t>
      </w:r>
    </w:p>
    <w:p w14:paraId="60E6C2A6" w14:textId="77777777" w:rsidR="00453456" w:rsidRPr="00EA77BC" w:rsidRDefault="00453456" w:rsidP="0005137D">
      <w:pPr>
        <w:pStyle w:val="Codeexample"/>
      </w:pPr>
      <w:r w:rsidRPr="00EA77BC">
        <w:t>10      WITH FOOD                        10</w:t>
      </w:r>
    </w:p>
    <w:p w14:paraId="60E6C2A7" w14:textId="77777777" w:rsidR="00453456" w:rsidRPr="00EA77BC" w:rsidRDefault="00453456" w:rsidP="00EB241E">
      <w:pPr>
        <w:pStyle w:val="Codeexample"/>
      </w:pPr>
      <w:r w:rsidRPr="00EA77BC">
        <w:t>11      SUNLIGHT                         11</w:t>
      </w:r>
    </w:p>
    <w:p w14:paraId="60E6C2A8" w14:textId="77777777" w:rsidR="00453456" w:rsidRPr="00EA77BC" w:rsidRDefault="00453456" w:rsidP="005C4F1E">
      <w:pPr>
        <w:pStyle w:val="Codeexample"/>
      </w:pPr>
      <w:r w:rsidRPr="00EA77BC">
        <w:t>12      SHAKE WELL                       19</w:t>
      </w:r>
    </w:p>
    <w:p w14:paraId="60E6C2A9" w14:textId="77777777" w:rsidR="00453456" w:rsidRPr="00EA77BC" w:rsidRDefault="00453456" w:rsidP="000128D8">
      <w:pPr>
        <w:pStyle w:val="Codeexample"/>
      </w:pPr>
      <w:r w:rsidRPr="00EA77BC">
        <w:t>13      EXTERNAL                         20</w:t>
      </w:r>
    </w:p>
    <w:p w14:paraId="60E6C2AA" w14:textId="77777777" w:rsidR="00453456" w:rsidRPr="00EA77BC" w:rsidRDefault="00453456" w:rsidP="000128D8">
      <w:pPr>
        <w:pStyle w:val="Codeexample"/>
      </w:pPr>
      <w:r w:rsidRPr="00EA77BC">
        <w:t xml:space="preserve">14      STRENGTH                         </w:t>
      </w:r>
    </w:p>
    <w:p w14:paraId="60E6C2AB" w14:textId="77777777" w:rsidR="00453456" w:rsidRPr="00EA77BC" w:rsidRDefault="00453456" w:rsidP="00EA77BC">
      <w:pPr>
        <w:pStyle w:val="Codeexample"/>
      </w:pPr>
      <w:r w:rsidRPr="00EA77BC">
        <w:t>15      REFRIGERATE                      30</w:t>
      </w:r>
    </w:p>
    <w:p w14:paraId="60E6C2AC" w14:textId="77777777" w:rsidR="00453456" w:rsidRPr="00EA77BC" w:rsidRDefault="00453456" w:rsidP="00EA77BC">
      <w:pPr>
        <w:pStyle w:val="Codeexample"/>
      </w:pPr>
      <w:r w:rsidRPr="00EA77BC">
        <w:t xml:space="preserve">16      DUPLICATE                        </w:t>
      </w:r>
    </w:p>
    <w:p w14:paraId="60E6C2AD" w14:textId="77777777" w:rsidR="00453456" w:rsidRPr="00EA77BC" w:rsidRDefault="00453456" w:rsidP="00EA77BC">
      <w:pPr>
        <w:pStyle w:val="Codeexample"/>
      </w:pPr>
      <w:r w:rsidRPr="00EA77BC">
        <w:t xml:space="preserve">17      EXPIRATION DATE                  </w:t>
      </w:r>
    </w:p>
    <w:p w14:paraId="60E6C2AE" w14:textId="77777777" w:rsidR="00453456" w:rsidRPr="00EA77BC" w:rsidRDefault="00453456" w:rsidP="00EA77BC">
      <w:pPr>
        <w:pStyle w:val="Codeexample"/>
      </w:pPr>
      <w:r w:rsidRPr="00EA77BC">
        <w:t xml:space="preserve">18      NO REFILL                        </w:t>
      </w:r>
    </w:p>
    <w:p w14:paraId="60E6C2AF" w14:textId="77777777" w:rsidR="00453456" w:rsidRPr="00EA77BC" w:rsidRDefault="00453456" w:rsidP="00EA77BC">
      <w:pPr>
        <w:pStyle w:val="Codeexample"/>
      </w:pPr>
      <w:r w:rsidRPr="00EA77BC">
        <w:t xml:space="preserve">19      SAME DRUG                        </w:t>
      </w:r>
    </w:p>
    <w:p w14:paraId="60E6C2B0" w14:textId="77777777" w:rsidR="00453456" w:rsidRPr="00EA77BC" w:rsidRDefault="00453456" w:rsidP="00EA77BC">
      <w:pPr>
        <w:pStyle w:val="Codeexample"/>
      </w:pPr>
      <w:r w:rsidRPr="00EA77BC">
        <w:t xml:space="preserve">20      NO TRANSFER                      </w:t>
      </w:r>
    </w:p>
    <w:p w14:paraId="60E6C2B1" w14:textId="77777777" w:rsidR="00453456" w:rsidRPr="00EA77BC" w:rsidRDefault="00453456" w:rsidP="00EA77BC">
      <w:pPr>
        <w:pStyle w:val="Codeexample"/>
      </w:pPr>
    </w:p>
    <w:p w14:paraId="60E6C2B2" w14:textId="77777777" w:rsidR="00453456" w:rsidRPr="00EA77BC" w:rsidRDefault="00453456" w:rsidP="00EA77BC">
      <w:pPr>
        <w:pStyle w:val="Codeexample"/>
      </w:pPr>
      <w:r w:rsidRPr="00EA77BC">
        <w:t xml:space="preserve">Enter a valid Rx Consult file number: </w:t>
      </w:r>
      <w:r w:rsidRPr="00EA77BC">
        <w:rPr>
          <w:b/>
          <w:bCs/>
        </w:rPr>
        <w:t>1</w:t>
      </w:r>
      <w:r w:rsidRPr="00EA77BC">
        <w:t xml:space="preserve">  DROWSINESS</w:t>
      </w:r>
    </w:p>
    <w:p w14:paraId="60E6C2B3" w14:textId="77777777" w:rsidR="00453456" w:rsidRPr="00EA77BC" w:rsidRDefault="00453456" w:rsidP="00EA77BC">
      <w:pPr>
        <w:pStyle w:val="Codeexample"/>
      </w:pPr>
      <w:r w:rsidRPr="00EA77BC">
        <w:t xml:space="preserve">    -MAY CAUSE DROWSINESS-</w:t>
      </w:r>
    </w:p>
    <w:p w14:paraId="60E6C2B4" w14:textId="77777777" w:rsidR="00453456" w:rsidRPr="00EA77BC" w:rsidRDefault="00453456" w:rsidP="00EA77BC">
      <w:pPr>
        <w:pStyle w:val="Codeexample"/>
      </w:pPr>
      <w:r w:rsidRPr="00EA77BC">
        <w:t xml:space="preserve">   Alcohol may intensify this effect.</w:t>
      </w:r>
    </w:p>
    <w:p w14:paraId="60E6C2B5" w14:textId="77777777" w:rsidR="00453456" w:rsidRPr="00EA77BC" w:rsidRDefault="00453456" w:rsidP="00EA77BC">
      <w:pPr>
        <w:pStyle w:val="Codeexample"/>
      </w:pPr>
      <w:r w:rsidRPr="00EA77BC">
        <w:t xml:space="preserve">   USE CARE when driving or</w:t>
      </w:r>
    </w:p>
    <w:p w14:paraId="60E6C2B6" w14:textId="77777777" w:rsidR="00453456" w:rsidRPr="00EA77BC" w:rsidRDefault="00453456" w:rsidP="00EA77BC">
      <w:pPr>
        <w:pStyle w:val="Codeexample"/>
      </w:pPr>
      <w:r w:rsidRPr="00EA77BC">
        <w:t xml:space="preserve">   when operating dangerous machinery.</w:t>
      </w:r>
    </w:p>
    <w:p w14:paraId="60E6C2B7" w14:textId="77777777" w:rsidR="00453456" w:rsidRPr="00EA77BC" w:rsidRDefault="00453456" w:rsidP="00EA77BC">
      <w:pPr>
        <w:pStyle w:val="Codeexample"/>
      </w:pPr>
    </w:p>
    <w:p w14:paraId="60E6C2B8" w14:textId="77777777" w:rsidR="00453456" w:rsidRPr="00EA77BC" w:rsidRDefault="00453456" w:rsidP="00EA77BC">
      <w:pPr>
        <w:pStyle w:val="Codeexample"/>
        <w:keepNext/>
      </w:pPr>
      <w:r w:rsidRPr="00EA77BC">
        <w:t>Rx Consult file number 1 is mapped to WARNING LABEL-ENGLISH number 1</w:t>
      </w:r>
    </w:p>
    <w:p w14:paraId="60E6C2B9" w14:textId="77777777" w:rsidR="00453456" w:rsidRPr="00EA77BC" w:rsidRDefault="00453456" w:rsidP="00732461">
      <w:pPr>
        <w:pStyle w:val="Codeexample"/>
      </w:pPr>
      <w:r w:rsidRPr="00EA77BC">
        <w:t xml:space="preserve">   May cause drowsiness.  Alcohol may intensify this</w:t>
      </w:r>
    </w:p>
    <w:p w14:paraId="60E6C2BA" w14:textId="77777777" w:rsidR="00453456" w:rsidRPr="00EA77BC" w:rsidRDefault="00453456" w:rsidP="00732461">
      <w:pPr>
        <w:pStyle w:val="Codeexample"/>
      </w:pPr>
      <w:r w:rsidRPr="00EA77BC">
        <w:t xml:space="preserve">   effect.  Use care when operating a car or dangerous</w:t>
      </w:r>
    </w:p>
    <w:p w14:paraId="60E6C2BB" w14:textId="77777777" w:rsidR="00453456" w:rsidRPr="00EA77BC" w:rsidRDefault="00453456" w:rsidP="00732461">
      <w:pPr>
        <w:pStyle w:val="Codeexample"/>
      </w:pPr>
      <w:r w:rsidRPr="00EA77BC">
        <w:t xml:space="preserve">   machines.</w:t>
      </w:r>
    </w:p>
    <w:p w14:paraId="60E6C2BC" w14:textId="77777777" w:rsidR="00453456" w:rsidRPr="00EA77BC" w:rsidRDefault="00453456" w:rsidP="000C5921">
      <w:pPr>
        <w:pStyle w:val="Codeexample"/>
      </w:pPr>
    </w:p>
    <w:p w14:paraId="60E6C2BD" w14:textId="77777777" w:rsidR="00453456" w:rsidRPr="00EA77BC" w:rsidRDefault="00453456" w:rsidP="000C5921">
      <w:pPr>
        <w:pStyle w:val="Codeexample"/>
      </w:pPr>
      <w:r w:rsidRPr="00EA77BC">
        <w:t xml:space="preserve">Do you want to change the mapping? N// </w:t>
      </w:r>
      <w:r w:rsidRPr="00EA77BC">
        <w:rPr>
          <w:b/>
          <w:bCs/>
        </w:rPr>
        <w:t>y</w:t>
      </w:r>
      <w:r w:rsidRPr="00EA77BC">
        <w:t xml:space="preserve">  YES</w:t>
      </w:r>
    </w:p>
    <w:p w14:paraId="60E6C2BE" w14:textId="77777777" w:rsidR="00260A62" w:rsidRPr="00EA77BC" w:rsidRDefault="00260A62" w:rsidP="000C5921">
      <w:pPr>
        <w:pStyle w:val="Codeexample"/>
      </w:pPr>
    </w:p>
    <w:p w14:paraId="60E6C2BF" w14:textId="77777777" w:rsidR="00453456" w:rsidRPr="00EA77BC" w:rsidRDefault="00453456" w:rsidP="000C5921">
      <w:pPr>
        <w:pStyle w:val="Codeexample"/>
      </w:pPr>
      <w:r w:rsidRPr="00EA77BC">
        <w:t xml:space="preserve">WARNING MAPPING: 1// </w:t>
      </w:r>
      <w:r w:rsidRPr="00EA77BC">
        <w:rPr>
          <w:b/>
          <w:bCs/>
        </w:rPr>
        <w:t>8</w:t>
      </w:r>
    </w:p>
    <w:p w14:paraId="60E6C2C0" w14:textId="77777777" w:rsidR="00453456" w:rsidRPr="00EA77BC" w:rsidRDefault="00453456" w:rsidP="000C5921">
      <w:pPr>
        <w:pStyle w:val="Codeexample"/>
      </w:pPr>
      <w:r w:rsidRPr="00EA77BC">
        <w:t xml:space="preserve">   Do not drink alcoholic beverages when taking this</w:t>
      </w:r>
    </w:p>
    <w:p w14:paraId="60E6C2C1" w14:textId="77777777" w:rsidR="00453456" w:rsidRPr="00EA77BC" w:rsidRDefault="00453456" w:rsidP="001B3F39">
      <w:pPr>
        <w:pStyle w:val="Codeexample"/>
      </w:pPr>
      <w:r w:rsidRPr="00EA77BC">
        <w:t xml:space="preserve">   medication.</w:t>
      </w:r>
    </w:p>
    <w:p w14:paraId="60E6C2C2" w14:textId="77777777" w:rsidR="00453456" w:rsidRPr="00EA77BC" w:rsidRDefault="00453456" w:rsidP="001B3F39">
      <w:pPr>
        <w:pStyle w:val="Codeexample"/>
      </w:pPr>
    </w:p>
    <w:p w14:paraId="60E6C2C3" w14:textId="77777777" w:rsidR="00453456" w:rsidRPr="00EA77BC" w:rsidRDefault="00453456" w:rsidP="001B3F39">
      <w:pPr>
        <w:pStyle w:val="Codeexample"/>
        <w:keepNext/>
      </w:pPr>
      <w:r w:rsidRPr="00EA77BC">
        <w:t xml:space="preserve">Do you want to enter/edit a Spanish translation for this entry? N// </w:t>
      </w:r>
      <w:r w:rsidRPr="00EA77BC">
        <w:rPr>
          <w:b/>
          <w:bCs/>
        </w:rPr>
        <w:t xml:space="preserve">&lt;Enter&gt;  </w:t>
      </w:r>
      <w:r w:rsidRPr="00EA77BC">
        <w:t>O</w:t>
      </w:r>
    </w:p>
    <w:p w14:paraId="60E6C2C4" w14:textId="77777777" w:rsidR="00453456" w:rsidRPr="00EA77BC" w:rsidRDefault="00453456" w:rsidP="001B3F39">
      <w:pPr>
        <w:pStyle w:val="Codeexample"/>
      </w:pPr>
    </w:p>
    <w:p w14:paraId="60E6C2C5" w14:textId="77777777" w:rsidR="00453456" w:rsidRPr="00EA77BC" w:rsidRDefault="00453456" w:rsidP="001B3F39">
      <w:pPr>
        <w:pStyle w:val="Codeexample"/>
      </w:pPr>
    </w:p>
    <w:p w14:paraId="60E6C2C6" w14:textId="77777777" w:rsidR="00453456" w:rsidRPr="00EA77BC" w:rsidRDefault="00453456" w:rsidP="001B3F39">
      <w:pPr>
        <w:pStyle w:val="Codeexample"/>
      </w:pPr>
      <w:r w:rsidRPr="00EA77BC">
        <w:t xml:space="preserve">Enter a valid Rx Consult file number: </w:t>
      </w:r>
      <w:r w:rsidRPr="00EA77BC">
        <w:rPr>
          <w:b/>
          <w:bCs/>
        </w:rPr>
        <w:t>20</w:t>
      </w:r>
      <w:r w:rsidRPr="00EA77BC">
        <w:t xml:space="preserve">  NO TRANSFER</w:t>
      </w:r>
    </w:p>
    <w:p w14:paraId="60E6C2C7" w14:textId="77777777" w:rsidR="00453456" w:rsidRPr="00EA77BC" w:rsidRDefault="00453456" w:rsidP="001B3F39">
      <w:pPr>
        <w:pStyle w:val="Codeexample"/>
      </w:pPr>
      <w:r w:rsidRPr="00EA77BC">
        <w:t xml:space="preserve">   CAUTION: Federal law prohibits the</w:t>
      </w:r>
    </w:p>
    <w:p w14:paraId="60E6C2C8" w14:textId="77777777" w:rsidR="00453456" w:rsidRPr="00EA77BC" w:rsidRDefault="00453456" w:rsidP="001B3F39">
      <w:pPr>
        <w:pStyle w:val="Codeexample"/>
      </w:pPr>
      <w:r w:rsidRPr="00EA77BC">
        <w:t xml:space="preserve">   transfer of this drug to any person</w:t>
      </w:r>
    </w:p>
    <w:p w14:paraId="60E6C2C9" w14:textId="77777777" w:rsidR="00453456" w:rsidRPr="00EA77BC" w:rsidRDefault="00453456" w:rsidP="001B3F39">
      <w:pPr>
        <w:pStyle w:val="Codeexample"/>
      </w:pPr>
      <w:r w:rsidRPr="00EA77BC">
        <w:t xml:space="preserve">   other than the patient for whom it</w:t>
      </w:r>
    </w:p>
    <w:p w14:paraId="60E6C2CA" w14:textId="77777777" w:rsidR="00453456" w:rsidRPr="00EA77BC" w:rsidRDefault="00453456" w:rsidP="001B3F39">
      <w:pPr>
        <w:pStyle w:val="Codeexample"/>
      </w:pPr>
      <w:r w:rsidRPr="00EA77BC">
        <w:t xml:space="preserve">   was prescribed.</w:t>
      </w:r>
    </w:p>
    <w:p w14:paraId="60E6C2CB" w14:textId="77777777" w:rsidR="00453456" w:rsidRPr="00EA77BC" w:rsidRDefault="00453456" w:rsidP="001B3F39">
      <w:pPr>
        <w:pStyle w:val="Codeexample"/>
      </w:pPr>
    </w:p>
    <w:p w14:paraId="60E6C2CC" w14:textId="77777777" w:rsidR="00453456" w:rsidRPr="00EA77BC" w:rsidRDefault="00453456" w:rsidP="001B3F39">
      <w:pPr>
        <w:pStyle w:val="Codeexample"/>
      </w:pPr>
    </w:p>
    <w:p w14:paraId="60E6C2CD" w14:textId="77777777" w:rsidR="00453456" w:rsidRPr="00EA77BC" w:rsidRDefault="00453456" w:rsidP="001B3F39">
      <w:pPr>
        <w:pStyle w:val="Codeexample"/>
      </w:pPr>
      <w:r w:rsidRPr="00EA77BC">
        <w:t xml:space="preserve">Enter a number from WARNING LABEL-ENGLISH file to map to: :  // </w:t>
      </w:r>
      <w:r w:rsidRPr="00EA77BC">
        <w:rPr>
          <w:b/>
          <w:bCs/>
        </w:rPr>
        <w:t>0</w:t>
      </w:r>
    </w:p>
    <w:p w14:paraId="60E6C2CE" w14:textId="77777777" w:rsidR="00453456" w:rsidRPr="00EA77BC" w:rsidRDefault="00453456" w:rsidP="00CD4C83">
      <w:pPr>
        <w:pStyle w:val="Codeexample"/>
      </w:pPr>
    </w:p>
    <w:p w14:paraId="60E6C2CF" w14:textId="77777777" w:rsidR="00453456" w:rsidRPr="00EA77BC" w:rsidRDefault="00453456" w:rsidP="00BA5F06">
      <w:pPr>
        <w:pStyle w:val="Codeexample"/>
      </w:pPr>
      <w:r w:rsidRPr="00EA77BC">
        <w:t xml:space="preserve">Do you want to enter/edit a Spanish translation for this entry? N// </w:t>
      </w:r>
      <w:r w:rsidRPr="00EA77BC">
        <w:rPr>
          <w:b/>
          <w:bCs/>
        </w:rPr>
        <w:t>y</w:t>
      </w:r>
      <w:r w:rsidRPr="00EA77BC">
        <w:t xml:space="preserve">  YES</w:t>
      </w:r>
    </w:p>
    <w:p w14:paraId="60E6C2D0" w14:textId="77777777" w:rsidR="00453456" w:rsidRPr="00EA77BC" w:rsidRDefault="00453456" w:rsidP="00BA5F06">
      <w:pPr>
        <w:pStyle w:val="Codeexample"/>
      </w:pPr>
      <w:r w:rsidRPr="00EA77BC">
        <w:t>SPANISH TRANSLATION: PRECAUCION: La ley federal prohibe la transferencia de este</w:t>
      </w:r>
    </w:p>
    <w:p w14:paraId="60E6C2D1" w14:textId="77777777" w:rsidR="00453456" w:rsidRPr="00EA77BC" w:rsidRDefault="00453456" w:rsidP="00BA5F06">
      <w:pPr>
        <w:pStyle w:val="Codeexample"/>
      </w:pPr>
      <w:r w:rsidRPr="00EA77BC">
        <w:t xml:space="preserve"> medicamento a otro paciente para el que no fue recetado.</w:t>
      </w:r>
    </w:p>
    <w:p w14:paraId="60E6C2D2" w14:textId="77777777" w:rsidR="00453456" w:rsidRPr="00EA77BC" w:rsidRDefault="00453456" w:rsidP="0012128D">
      <w:pPr>
        <w:pStyle w:val="Codeexample"/>
      </w:pPr>
    </w:p>
    <w:p w14:paraId="60E6C2D3" w14:textId="77777777" w:rsidR="00453456" w:rsidRPr="00EA77BC" w:rsidRDefault="00453456" w:rsidP="0012128D">
      <w:pPr>
        <w:pStyle w:val="Codeexample"/>
      </w:pPr>
    </w:p>
    <w:p w14:paraId="60E6C2D4" w14:textId="77777777" w:rsidR="00453456" w:rsidRPr="00EA77BC" w:rsidRDefault="00453456" w:rsidP="0005137D">
      <w:pPr>
        <w:pStyle w:val="Codeexample"/>
      </w:pPr>
      <w:r w:rsidRPr="00EA77BC">
        <w:t xml:space="preserve">Enter a valid Rx Consult file number: </w:t>
      </w:r>
      <w:r w:rsidRPr="00EA77BC">
        <w:rPr>
          <w:b/>
          <w:bCs/>
        </w:rPr>
        <w:t>&lt;Enter&gt;</w:t>
      </w:r>
    </w:p>
    <w:p w14:paraId="60E6C2D5" w14:textId="77777777" w:rsidR="00D906CB" w:rsidRPr="00EA77BC" w:rsidRDefault="00D906CB" w:rsidP="0005137D"/>
    <w:p w14:paraId="60E6C2D6" w14:textId="77777777" w:rsidR="00C873A2" w:rsidRPr="00EA77BC" w:rsidRDefault="00443713" w:rsidP="00CD0BEE">
      <w:pPr>
        <w:pStyle w:val="Heading1"/>
        <w:numPr>
          <w:ilvl w:val="0"/>
          <w:numId w:val="45"/>
        </w:numPr>
        <w:tabs>
          <w:tab w:val="clear" w:pos="720"/>
          <w:tab w:val="num" w:pos="900"/>
        </w:tabs>
        <w:ind w:left="900" w:hanging="900"/>
      </w:pPr>
      <w:bookmarkStart w:id="2105" w:name="_Toc219600678"/>
      <w:bookmarkStart w:id="2106" w:name="_Toc219617938"/>
      <w:bookmarkStart w:id="2107" w:name="_Enhanced_Order_Checks"/>
      <w:bookmarkStart w:id="2108" w:name="_Pharmacy_Enterprise_Product"/>
      <w:bookmarkStart w:id="2109" w:name="p120"/>
      <w:bookmarkStart w:id="2110" w:name="_Toc219620642"/>
      <w:bookmarkStart w:id="2111" w:name="_Toc376874100"/>
      <w:bookmarkStart w:id="2112" w:name="_Toc523224151"/>
      <w:bookmarkEnd w:id="2105"/>
      <w:bookmarkEnd w:id="2106"/>
      <w:bookmarkEnd w:id="2107"/>
      <w:bookmarkEnd w:id="2108"/>
      <w:bookmarkEnd w:id="2109"/>
      <w:r w:rsidRPr="00EA77BC">
        <w:t>Pharmacy Enterprise Product System (PEPS) Services</w:t>
      </w:r>
      <w:r w:rsidR="00C873A2" w:rsidRPr="00EA77BC">
        <w:t xml:space="preserve"> Menu</w:t>
      </w:r>
      <w:bookmarkEnd w:id="2110"/>
      <w:bookmarkEnd w:id="2111"/>
      <w:bookmarkEnd w:id="2112"/>
    </w:p>
    <w:p w14:paraId="60E6C2D7" w14:textId="77777777" w:rsidR="00C873A2" w:rsidRPr="00EA77BC" w:rsidRDefault="00C873A2" w:rsidP="00EA77BC">
      <w:pPr>
        <w:pStyle w:val="Heading4"/>
        <w:spacing w:after="0"/>
        <w:ind w:left="900"/>
      </w:pPr>
      <w:r w:rsidRPr="00EA77BC">
        <w:t xml:space="preserve">[PSS </w:t>
      </w:r>
      <w:r w:rsidR="00443713" w:rsidRPr="00EA77BC">
        <w:t>PEPS Services</w:t>
      </w:r>
      <w:r w:rsidRPr="00EA77BC">
        <w:t>]</w:t>
      </w:r>
    </w:p>
    <w:p w14:paraId="60E6C2D8" w14:textId="77777777" w:rsidR="00C541F1" w:rsidRPr="00EA77BC" w:rsidRDefault="00C541F1" w:rsidP="00732461">
      <w:pPr>
        <w:pStyle w:val="Body"/>
        <w:spacing w:before="0" w:after="0"/>
      </w:pPr>
    </w:p>
    <w:p w14:paraId="60E6C2D9" w14:textId="77777777" w:rsidR="00493F90" w:rsidRPr="00EA77BC" w:rsidRDefault="009E49A2" w:rsidP="00732461">
      <w:pPr>
        <w:pStyle w:val="Body"/>
        <w:spacing w:before="0" w:after="0"/>
        <w:rPr>
          <w:lang w:eastAsia="ja-JP"/>
        </w:rPr>
      </w:pPr>
      <w:r w:rsidRPr="00EA77BC">
        <w:t xml:space="preserve">The </w:t>
      </w:r>
      <w:r w:rsidRPr="00EA77BC">
        <w:rPr>
          <w:i/>
          <w:lang w:eastAsia="ja-JP"/>
        </w:rPr>
        <w:t>PEPS Services</w:t>
      </w:r>
      <w:r w:rsidR="00F577B0" w:rsidRPr="00EA77BC">
        <w:rPr>
          <w:lang w:eastAsia="ja-JP"/>
        </w:rPr>
        <w:fldChar w:fldCharType="begin"/>
      </w:r>
      <w:r w:rsidR="00F577B0" w:rsidRPr="00EA77BC">
        <w:instrText xml:space="preserve"> XE "</w:instrText>
      </w:r>
      <w:r w:rsidR="00F577B0" w:rsidRPr="00EA77BC">
        <w:rPr>
          <w:lang w:eastAsia="ja-JP"/>
        </w:rPr>
        <w:instrText>PEPS Services</w:instrText>
      </w:r>
      <w:r w:rsidR="00F577B0" w:rsidRPr="00EA77BC">
        <w:instrText xml:space="preserve">" </w:instrText>
      </w:r>
      <w:r w:rsidR="00F577B0" w:rsidRPr="00EA77BC">
        <w:rPr>
          <w:lang w:eastAsia="ja-JP"/>
        </w:rPr>
        <w:fldChar w:fldCharType="end"/>
      </w:r>
      <w:r w:rsidRPr="00EA77BC">
        <w:rPr>
          <w:i/>
          <w:lang w:eastAsia="ja-JP"/>
        </w:rPr>
        <w:t xml:space="preserve"> </w:t>
      </w:r>
      <w:r w:rsidR="00063B96" w:rsidRPr="00EA77BC">
        <w:t xml:space="preserve">[PSS PEPS Services] </w:t>
      </w:r>
      <w:r w:rsidRPr="00EA77BC">
        <w:rPr>
          <w:lang w:eastAsia="ja-JP"/>
        </w:rPr>
        <w:t xml:space="preserve">sub-menu </w:t>
      </w:r>
      <w:r w:rsidR="007865C3" w:rsidRPr="00EA77BC">
        <w:rPr>
          <w:lang w:eastAsia="ja-JP"/>
        </w:rPr>
        <w:t>contains options that are</w:t>
      </w:r>
      <w:r w:rsidRPr="00EA77BC">
        <w:rPr>
          <w:lang w:eastAsia="ja-JP"/>
        </w:rPr>
        <w:t xml:space="preserve"> used </w:t>
      </w:r>
      <w:r w:rsidR="007865C3" w:rsidRPr="00EA77BC">
        <w:rPr>
          <w:lang w:eastAsia="ja-JP"/>
        </w:rPr>
        <w:t>to check and validate</w:t>
      </w:r>
      <w:r w:rsidRPr="00EA77BC">
        <w:rPr>
          <w:lang w:eastAsia="ja-JP"/>
        </w:rPr>
        <w:t xml:space="preserve"> </w:t>
      </w:r>
      <w:r w:rsidR="007865C3" w:rsidRPr="00EA77BC">
        <w:rPr>
          <w:lang w:eastAsia="ja-JP"/>
        </w:rPr>
        <w:t xml:space="preserve">that </w:t>
      </w:r>
      <w:r w:rsidRPr="00EA77BC">
        <w:rPr>
          <w:lang w:eastAsia="ja-JP"/>
        </w:rPr>
        <w:t xml:space="preserve">the connection to the vendor database used for </w:t>
      </w:r>
      <w:r w:rsidR="007865C3" w:rsidRPr="00EA77BC">
        <w:rPr>
          <w:lang w:eastAsia="ja-JP"/>
        </w:rPr>
        <w:t xml:space="preserve">enhanced </w:t>
      </w:r>
      <w:r w:rsidRPr="00EA77BC">
        <w:rPr>
          <w:lang w:eastAsia="ja-JP"/>
        </w:rPr>
        <w:t>order check</w:t>
      </w:r>
      <w:r w:rsidR="007865C3" w:rsidRPr="00EA77BC">
        <w:rPr>
          <w:lang w:eastAsia="ja-JP"/>
        </w:rPr>
        <w:t>ing (i.e., drug interactions, duplicate therapy, and dosing) is enabled and operational. It also provides the ability to execute various order checks to ensure that the database is installed properly and is reachable.</w:t>
      </w:r>
      <w:r w:rsidRPr="00EA77BC">
        <w:rPr>
          <w:lang w:eastAsia="ja-JP"/>
        </w:rPr>
        <w:t xml:space="preserve"> </w:t>
      </w:r>
      <w:r w:rsidR="007865C3" w:rsidRPr="00EA77BC">
        <w:rPr>
          <w:lang w:eastAsia="ja-JP"/>
        </w:rPr>
        <w:t>One option allows the scheduling of a background job, which monitors the connection to the vendor database and notifies the user when the connection goes down.</w:t>
      </w:r>
      <w:r w:rsidRPr="00EA77BC">
        <w:rPr>
          <w:lang w:eastAsia="ja-JP"/>
        </w:rPr>
        <w:t xml:space="preserve"> </w:t>
      </w:r>
    </w:p>
    <w:p w14:paraId="60E6C2DA" w14:textId="77777777" w:rsidR="00C541F1" w:rsidRPr="00EA77BC" w:rsidRDefault="00C541F1" w:rsidP="000C5921">
      <w:pPr>
        <w:pStyle w:val="Body"/>
        <w:spacing w:before="0" w:after="0"/>
      </w:pPr>
    </w:p>
    <w:p w14:paraId="60E6C2DB" w14:textId="77777777" w:rsidR="009E49A2" w:rsidRPr="00EA77BC" w:rsidRDefault="00493F90" w:rsidP="000C5921">
      <w:pPr>
        <w:pStyle w:val="Body"/>
        <w:spacing w:before="0" w:after="0"/>
      </w:pPr>
      <w:r w:rsidRPr="00EA77BC">
        <w:t>This sub-menu</w:t>
      </w:r>
      <w:r w:rsidR="009E49A2" w:rsidRPr="00EA77BC">
        <w:t xml:space="preserve"> contains the following options:</w:t>
      </w:r>
    </w:p>
    <w:p w14:paraId="60E6C2DC" w14:textId="77777777" w:rsidR="009E49A2" w:rsidRPr="00EA77BC" w:rsidRDefault="009E49A2" w:rsidP="000C5921">
      <w:pPr>
        <w:pStyle w:val="BodyTextBullet1"/>
      </w:pPr>
      <w:r w:rsidRPr="00EA77BC">
        <w:t>Check Vendor Database Link</w:t>
      </w:r>
    </w:p>
    <w:p w14:paraId="60E6C2DD" w14:textId="77777777" w:rsidR="009E49A2" w:rsidRPr="00EA77BC" w:rsidRDefault="009E49A2" w:rsidP="000C5921">
      <w:pPr>
        <w:pStyle w:val="BodyTextBullet1"/>
      </w:pPr>
      <w:r w:rsidRPr="00EA77BC">
        <w:t>Check PEPS Services Setup</w:t>
      </w:r>
    </w:p>
    <w:p w14:paraId="60E6C2DE" w14:textId="77777777" w:rsidR="009E49A2" w:rsidRPr="00EA77BC" w:rsidRDefault="009E49A2" w:rsidP="000C5921">
      <w:pPr>
        <w:pStyle w:val="BodyTextBullet1"/>
      </w:pPr>
      <w:r w:rsidRPr="00EA77BC">
        <w:t>Schedule/Reschedule Check PEPS Interface</w:t>
      </w:r>
    </w:p>
    <w:p w14:paraId="60E6C2DF" w14:textId="77777777" w:rsidR="009E49A2" w:rsidRPr="00EA77BC" w:rsidRDefault="009E49A2" w:rsidP="001B3F39"/>
    <w:p w14:paraId="60E6C2E0" w14:textId="77777777" w:rsidR="002767DA" w:rsidRPr="00EA77BC" w:rsidRDefault="002767DA" w:rsidP="00CD0BEE">
      <w:pPr>
        <w:pStyle w:val="Heading2"/>
        <w:numPr>
          <w:ilvl w:val="0"/>
          <w:numId w:val="65"/>
        </w:numPr>
        <w:ind w:left="0"/>
      </w:pPr>
      <w:bookmarkStart w:id="2113" w:name="_Toc376874101"/>
      <w:bookmarkStart w:id="2114" w:name="_Toc523224152"/>
      <w:r w:rsidRPr="00EA77BC">
        <w:t>Check Vendor Database Link</w:t>
      </w:r>
      <w:bookmarkEnd w:id="2113"/>
      <w:bookmarkEnd w:id="2114"/>
    </w:p>
    <w:p w14:paraId="60E6C2E1" w14:textId="77777777" w:rsidR="001113DA" w:rsidRPr="00EA77BC" w:rsidRDefault="001113DA" w:rsidP="00EA77BC">
      <w:pPr>
        <w:pStyle w:val="Heading4"/>
        <w:tabs>
          <w:tab w:val="left" w:pos="1080"/>
        </w:tabs>
        <w:spacing w:after="0"/>
        <w:ind w:left="1080"/>
      </w:pPr>
      <w:bookmarkStart w:id="2115" w:name="_Toc267571711"/>
      <w:bookmarkStart w:id="2116" w:name="_Toc267571816"/>
      <w:bookmarkStart w:id="2117" w:name="_Toc267645306"/>
      <w:bookmarkStart w:id="2118" w:name="_Toc267645385"/>
      <w:bookmarkStart w:id="2119" w:name="_Toc267647450"/>
      <w:bookmarkStart w:id="2120" w:name="_Toc281470447"/>
      <w:bookmarkStart w:id="2121" w:name="_Toc281471790"/>
      <w:bookmarkStart w:id="2122" w:name="_Toc267571712"/>
      <w:bookmarkStart w:id="2123" w:name="_Toc267571817"/>
      <w:bookmarkStart w:id="2124" w:name="_Toc267645307"/>
      <w:bookmarkStart w:id="2125" w:name="_Toc267645386"/>
      <w:bookmarkStart w:id="2126" w:name="_Toc267647451"/>
      <w:bookmarkStart w:id="2127" w:name="_Toc281470448"/>
      <w:bookmarkStart w:id="2128" w:name="_Toc281471791"/>
      <w:bookmarkStart w:id="2129" w:name="_Toc267571713"/>
      <w:bookmarkStart w:id="2130" w:name="_Toc267571818"/>
      <w:bookmarkStart w:id="2131" w:name="_Toc267645308"/>
      <w:bookmarkStart w:id="2132" w:name="_Toc267645387"/>
      <w:bookmarkStart w:id="2133" w:name="_Toc267647452"/>
      <w:bookmarkStart w:id="2134" w:name="_Toc281470449"/>
      <w:bookmarkStart w:id="2135" w:name="_Toc281471792"/>
      <w:bookmarkStart w:id="2136" w:name="_Find_Unmapped_Local"/>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r w:rsidRPr="00EA77BC">
        <w:t xml:space="preserve">[PSS </w:t>
      </w:r>
      <w:r w:rsidR="006A6D5B" w:rsidRPr="00EA77BC">
        <w:t>CHECK VENDOR DATABASE LINK]</w:t>
      </w:r>
    </w:p>
    <w:p w14:paraId="60E6C2E2" w14:textId="77777777" w:rsidR="00C541F1" w:rsidRPr="00EA77BC" w:rsidRDefault="00C541F1" w:rsidP="00732461">
      <w:pPr>
        <w:pStyle w:val="BodyText3"/>
      </w:pPr>
    </w:p>
    <w:p w14:paraId="60E6C2E3" w14:textId="77777777" w:rsidR="006A6D5B" w:rsidRPr="00EA77BC" w:rsidRDefault="006A6D5B" w:rsidP="00732461">
      <w:pPr>
        <w:pStyle w:val="BodyText3"/>
      </w:pPr>
      <w:r w:rsidRPr="00EA77BC">
        <w:t xml:space="preserve">The </w:t>
      </w:r>
      <w:r w:rsidRPr="00EA77BC">
        <w:rPr>
          <w:i/>
        </w:rPr>
        <w:t>Check Vendor Database Link</w:t>
      </w:r>
      <w:r w:rsidR="00F577B0" w:rsidRPr="00EA77BC">
        <w:fldChar w:fldCharType="begin"/>
      </w:r>
      <w:r w:rsidR="00F577B0" w:rsidRPr="00EA77BC">
        <w:instrText xml:space="preserve"> XE "Check Vendor Database Link" </w:instrText>
      </w:r>
      <w:r w:rsidR="00F577B0" w:rsidRPr="00EA77BC">
        <w:fldChar w:fldCharType="end"/>
      </w:r>
      <w:r w:rsidRPr="00EA77BC">
        <w:t xml:space="preserve"> </w:t>
      </w:r>
      <w:r w:rsidR="00063B96" w:rsidRPr="00EA77BC">
        <w:t xml:space="preserve">[PSS CHECK VENDOR DATABASE LINK] </w:t>
      </w:r>
      <w:r w:rsidRPr="00EA77BC">
        <w:t>option allows you to check whether VistA can or cannot communicate with the vendor database. If the communication link is up and running, the vendor database version, build version and date it was issued will be displayed for both standard and custom databases. Standard data is as received from the vendor, while custom data is modified standard or new data provided by the VA. The date and time of the connection will also display.</w:t>
      </w:r>
    </w:p>
    <w:p w14:paraId="60E6C2E4" w14:textId="77777777" w:rsidR="006A6D5B" w:rsidRPr="00EA77BC" w:rsidRDefault="006A6D5B" w:rsidP="00732461">
      <w:bookmarkStart w:id="2137" w:name="p121"/>
      <w:bookmarkEnd w:id="2137"/>
    </w:p>
    <w:p w14:paraId="60E6C2E5" w14:textId="77777777" w:rsidR="006A6D5B" w:rsidRPr="00EA77BC" w:rsidRDefault="006A6D5B" w:rsidP="00732461">
      <w:r w:rsidRPr="00EA77BC">
        <w:t>If the connection could not be made, this status is displayed with the date and time a successful connection was last made.</w:t>
      </w:r>
      <w:r w:rsidR="00063B96" w:rsidRPr="00EA77BC">
        <w:t xml:space="preserve"> The Domain Name Service (DNS) for the MOCHA server now displays with Patch PSS*1*173.</w:t>
      </w:r>
    </w:p>
    <w:p w14:paraId="60E6C2E6" w14:textId="77777777" w:rsidR="001B1DF1" w:rsidRPr="00EA77BC" w:rsidRDefault="001B1DF1" w:rsidP="000C5921">
      <w:pPr>
        <w:pStyle w:val="BodyText4"/>
        <w:keepNext w:val="0"/>
        <w:ind w:left="0"/>
        <w:rPr>
          <w:sz w:val="24"/>
          <w:szCs w:val="24"/>
        </w:rPr>
      </w:pPr>
    </w:p>
    <w:p w14:paraId="60E6C2E7" w14:textId="77777777" w:rsidR="006A6D5B" w:rsidRPr="00EA77BC" w:rsidRDefault="006A6D5B" w:rsidP="000C5921">
      <w:pPr>
        <w:pStyle w:val="Example"/>
      </w:pPr>
      <w:r w:rsidRPr="00EA77BC">
        <w:t>Example 1: Successful Connection Made to Vendor Database</w:t>
      </w:r>
    </w:p>
    <w:p w14:paraId="60E6C2E8"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Pharmacy Data Management Option:  PEPS Services</w:t>
      </w:r>
    </w:p>
    <w:p w14:paraId="60E6C2E9" w14:textId="77777777" w:rsidR="006A6D5B" w:rsidRPr="00EA77BC" w:rsidRDefault="006A6D5B" w:rsidP="000C5921">
      <w:pPr>
        <w:keepNext/>
        <w:shd w:val="pct10" w:color="auto" w:fill="auto"/>
        <w:ind w:left="374"/>
        <w:rPr>
          <w:rFonts w:ascii="Courier New" w:hAnsi="Courier New"/>
          <w:sz w:val="16"/>
        </w:rPr>
      </w:pPr>
    </w:p>
    <w:p w14:paraId="60E6C2EA"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PEPS Services Option: CHECK VENDOR Database Link</w:t>
      </w:r>
    </w:p>
    <w:p w14:paraId="60E6C2EB" w14:textId="77777777" w:rsidR="006A6D5B" w:rsidRPr="00EA77BC" w:rsidRDefault="006A6D5B" w:rsidP="001B3F39">
      <w:pPr>
        <w:shd w:val="pct10" w:color="auto" w:fill="auto"/>
        <w:ind w:left="374"/>
        <w:rPr>
          <w:rFonts w:ascii="Courier New" w:hAnsi="Courier New"/>
          <w:sz w:val="16"/>
        </w:rPr>
      </w:pPr>
    </w:p>
    <w:p w14:paraId="60E6C2EC"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Database Version: 6</w:t>
      </w:r>
    </w:p>
    <w:p w14:paraId="60E6C2ED"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Build Version: 3.2</w:t>
      </w:r>
    </w:p>
    <w:p w14:paraId="60E6C2EE"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Issue Date: 01/29/2010</w:t>
      </w:r>
    </w:p>
    <w:p w14:paraId="60E6C2EF" w14:textId="77777777" w:rsidR="006A6D5B" w:rsidRPr="00EA77BC" w:rsidRDefault="006A6D5B" w:rsidP="001B3F39">
      <w:pPr>
        <w:shd w:val="pct10" w:color="auto" w:fill="auto"/>
        <w:ind w:left="374"/>
        <w:rPr>
          <w:rFonts w:ascii="Courier New" w:hAnsi="Courier New"/>
          <w:sz w:val="16"/>
        </w:rPr>
      </w:pPr>
    </w:p>
    <w:p w14:paraId="60E6C2F0"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Database Version: 6</w:t>
      </w:r>
    </w:p>
    <w:p w14:paraId="60E6C2F1"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Build Version: 3.2</w:t>
      </w:r>
    </w:p>
    <w:p w14:paraId="60E6C2F2"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Issue Date: 08/07/2009</w:t>
      </w:r>
    </w:p>
    <w:p w14:paraId="60E6C2F3" w14:textId="77777777" w:rsidR="006A6D5B" w:rsidRPr="00EA77BC" w:rsidRDefault="006A6D5B" w:rsidP="001B3F39">
      <w:pPr>
        <w:shd w:val="pct10" w:color="auto" w:fill="auto"/>
        <w:ind w:left="374"/>
        <w:rPr>
          <w:rFonts w:ascii="Courier New" w:hAnsi="Courier New"/>
          <w:sz w:val="16"/>
        </w:rPr>
      </w:pPr>
    </w:p>
    <w:p w14:paraId="60E6C2F4"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Connected to </w:t>
      </w:r>
      <w:r w:rsidR="00063B96" w:rsidRPr="00EA77BC">
        <w:rPr>
          <w:rFonts w:ascii="Courier New" w:hAnsi="Courier New" w:cs="Courier New"/>
          <w:sz w:val="16"/>
          <w:szCs w:val="16"/>
        </w:rPr>
        <w:t xml:space="preserve">MOCHA2-PRE.R01.PHARMACY.HEALTHEVET.VA.GOV </w:t>
      </w:r>
      <w:r w:rsidRPr="00EA77BC">
        <w:rPr>
          <w:rFonts w:ascii="Courier New" w:hAnsi="Courier New"/>
          <w:sz w:val="16"/>
        </w:rPr>
        <w:t>successfully @FEB 22, 2010@16:31</w:t>
      </w:r>
    </w:p>
    <w:p w14:paraId="60E6C2F5"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Press Return to Continue: </w:t>
      </w:r>
    </w:p>
    <w:p w14:paraId="60E6C2F6" w14:textId="77777777" w:rsidR="006A6D5B" w:rsidRPr="00EA77BC" w:rsidRDefault="006A6D5B" w:rsidP="001B3F39">
      <w:pPr>
        <w:shd w:val="pct10" w:color="auto" w:fill="auto"/>
        <w:ind w:left="374"/>
        <w:rPr>
          <w:rFonts w:ascii="Courier New" w:hAnsi="Courier New"/>
          <w:sz w:val="16"/>
        </w:rPr>
      </w:pPr>
    </w:p>
    <w:p w14:paraId="60E6C2F7"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Select PEPS Services Option:</w:t>
      </w:r>
    </w:p>
    <w:p w14:paraId="60E6C2F8" w14:textId="77777777" w:rsidR="006A6D5B" w:rsidRPr="00EA77BC" w:rsidRDefault="006A6D5B" w:rsidP="00CD4C83"/>
    <w:p w14:paraId="60E6C2F9" w14:textId="77777777" w:rsidR="00493F90" w:rsidRPr="00EA77BC" w:rsidRDefault="0076180B" w:rsidP="00BA5F06">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14:anchorId="60E6DD73" wp14:editId="60E6DD74">
            <wp:extent cx="508000" cy="406400"/>
            <wp:effectExtent l="0" t="0" r="0" b="0"/>
            <wp:docPr id="25" name="Picture 2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If no data has been installed in the custom table, the connection check returns “Unavailable” for all three fields, as shown below:</w:t>
      </w:r>
    </w:p>
    <w:p w14:paraId="60E6C2FA" w14:textId="77777777" w:rsidR="00493F90" w:rsidRPr="00EA77BC" w:rsidRDefault="00493F90" w:rsidP="00BA5F06"/>
    <w:p w14:paraId="60E6C2FB" w14:textId="77777777" w:rsidR="00493F90" w:rsidRPr="00EA77BC" w:rsidRDefault="00493F90" w:rsidP="00BA5F06">
      <w:pPr>
        <w:shd w:val="pct10" w:color="auto" w:fill="auto"/>
        <w:ind w:left="374"/>
        <w:rPr>
          <w:rFonts w:ascii="Courier New" w:hAnsi="Courier New" w:cs="Courier New"/>
          <w:sz w:val="16"/>
        </w:rPr>
      </w:pPr>
      <w:r w:rsidRPr="00EA77BC">
        <w:rPr>
          <w:rFonts w:ascii="Courier New" w:hAnsi="Courier New" w:cs="Courier New"/>
          <w:sz w:val="16"/>
        </w:rPr>
        <w:t>CHOOSE 1-2: 2  Check Vendor Database Link</w:t>
      </w:r>
    </w:p>
    <w:p w14:paraId="60E6C2FC" w14:textId="77777777" w:rsidR="00493F90" w:rsidRPr="00EA77BC" w:rsidRDefault="00493F90" w:rsidP="0012128D">
      <w:pPr>
        <w:shd w:val="pct10" w:color="auto" w:fill="auto"/>
        <w:ind w:left="374"/>
        <w:rPr>
          <w:rFonts w:ascii="Courier New" w:hAnsi="Courier New" w:cs="Courier New"/>
          <w:sz w:val="16"/>
        </w:rPr>
      </w:pPr>
    </w:p>
    <w:p w14:paraId="60E6C2FD" w14:textId="77777777" w:rsidR="00493F90" w:rsidRPr="00EA77BC" w:rsidRDefault="00493F90" w:rsidP="0012128D">
      <w:pPr>
        <w:shd w:val="pct10" w:color="auto" w:fill="auto"/>
        <w:ind w:left="374"/>
        <w:rPr>
          <w:rFonts w:ascii="Courier New" w:hAnsi="Courier New" w:cs="Courier New"/>
          <w:sz w:val="16"/>
        </w:rPr>
      </w:pPr>
      <w:r w:rsidRPr="00EA77BC">
        <w:rPr>
          <w:rFonts w:ascii="Courier New" w:hAnsi="Courier New" w:cs="Courier New"/>
          <w:sz w:val="16"/>
        </w:rPr>
        <w:t xml:space="preserve">  Database Version: 7</w:t>
      </w:r>
    </w:p>
    <w:p w14:paraId="60E6C2FE"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Build Version: 3.2</w:t>
      </w:r>
    </w:p>
    <w:p w14:paraId="60E6C2FF"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Issue Date: 06/04/2010</w:t>
      </w:r>
    </w:p>
    <w:p w14:paraId="60E6C300" w14:textId="77777777" w:rsidR="00493F90" w:rsidRPr="00EA77BC" w:rsidRDefault="00493F90" w:rsidP="00EB241E">
      <w:pPr>
        <w:shd w:val="pct10" w:color="auto" w:fill="auto"/>
        <w:ind w:left="374"/>
        <w:rPr>
          <w:rFonts w:ascii="Courier New" w:hAnsi="Courier New" w:cs="Courier New"/>
          <w:sz w:val="16"/>
        </w:rPr>
      </w:pPr>
    </w:p>
    <w:p w14:paraId="60E6C301" w14:textId="77777777" w:rsidR="00493F90" w:rsidRPr="00EA77BC" w:rsidRDefault="00493F90" w:rsidP="005C4F1E">
      <w:pPr>
        <w:shd w:val="pct10" w:color="auto" w:fill="auto"/>
        <w:ind w:left="374"/>
        <w:rPr>
          <w:rFonts w:ascii="Courier New" w:hAnsi="Courier New" w:cs="Courier New"/>
          <w:sz w:val="16"/>
        </w:rPr>
      </w:pPr>
      <w:r w:rsidRPr="00EA77BC">
        <w:rPr>
          <w:rFonts w:ascii="Courier New" w:hAnsi="Courier New" w:cs="Courier New"/>
          <w:sz w:val="16"/>
        </w:rPr>
        <w:t xml:space="preserve">  Custom Database Version: NOT AVAILABLE</w:t>
      </w:r>
    </w:p>
    <w:p w14:paraId="60E6C302"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Build Version: NOT AVAILABLE</w:t>
      </w:r>
    </w:p>
    <w:p w14:paraId="60E6C303"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Issue Date: NOT AVAILABLE</w:t>
      </w:r>
    </w:p>
    <w:p w14:paraId="60E6C304" w14:textId="77777777" w:rsidR="00493F90" w:rsidRPr="00EA77BC" w:rsidRDefault="00493F90" w:rsidP="00EA77BC">
      <w:pPr>
        <w:shd w:val="pct10" w:color="auto" w:fill="auto"/>
        <w:ind w:left="374"/>
        <w:rPr>
          <w:rFonts w:ascii="Courier New" w:hAnsi="Courier New" w:cs="Courier New"/>
          <w:sz w:val="16"/>
        </w:rPr>
      </w:pPr>
    </w:p>
    <w:p w14:paraId="60E6C305"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Connected to </w:t>
      </w:r>
      <w:r w:rsidR="00063B96" w:rsidRPr="00EA77BC">
        <w:rPr>
          <w:rFonts w:ascii="Courier New" w:hAnsi="Courier New" w:cs="Courier New"/>
          <w:sz w:val="16"/>
          <w:szCs w:val="16"/>
        </w:rPr>
        <w:t>MOCHA2-PRE.R01.PHARMACY.HEALTHEVET.VA.GOV</w:t>
      </w:r>
      <w:r w:rsidR="00063B96" w:rsidRPr="00EA77BC">
        <w:rPr>
          <w:rFonts w:ascii="Courier New" w:hAnsi="Courier New" w:cs="Courier New"/>
          <w:sz w:val="16"/>
        </w:rPr>
        <w:t xml:space="preserve"> </w:t>
      </w:r>
      <w:r w:rsidRPr="00EA77BC">
        <w:rPr>
          <w:rFonts w:ascii="Courier New" w:hAnsi="Courier New" w:cs="Courier New"/>
          <w:sz w:val="16"/>
        </w:rPr>
        <w:t>successfully @AUG 12, 2010@09:05</w:t>
      </w:r>
    </w:p>
    <w:p w14:paraId="60E6C306"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07" w14:textId="77777777" w:rsidR="00493F90" w:rsidRPr="00EA77BC" w:rsidRDefault="00493F90" w:rsidP="00EA77BC"/>
    <w:p w14:paraId="60E6C308" w14:textId="77777777" w:rsidR="00493F90" w:rsidRPr="00EA77BC" w:rsidRDefault="0076180B" w:rsidP="00EA77BC">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14:anchorId="60E6DD75" wp14:editId="60E6DD76">
            <wp:extent cx="508000" cy="406400"/>
            <wp:effectExtent l="0" t="0" r="0" b="0"/>
            <wp:docPr id="26" name="Picture 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bookmarkStart w:id="2138" w:name="Page_154"/>
      <w:bookmarkEnd w:id="2138"/>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The above example could also happen to standard tables as well. </w:t>
      </w:r>
    </w:p>
    <w:p w14:paraId="60E6C309" w14:textId="77777777" w:rsidR="00493F90" w:rsidRPr="00EA77BC" w:rsidRDefault="00493F90" w:rsidP="00EA77BC"/>
    <w:p w14:paraId="60E6C30A" w14:textId="77777777" w:rsidR="006A6D5B" w:rsidRPr="00EA77BC" w:rsidRDefault="006A6D5B" w:rsidP="00EA77BC">
      <w:pPr>
        <w:pStyle w:val="Example"/>
      </w:pPr>
      <w:r w:rsidRPr="00EA77BC">
        <w:t xml:space="preserve">Example 2: Connection </w:t>
      </w:r>
      <w:r w:rsidR="003551CE" w:rsidRPr="00EA77BC">
        <w:t xml:space="preserve">Could Not Be Made </w:t>
      </w:r>
      <w:r w:rsidRPr="00EA77BC">
        <w:t xml:space="preserve">to </w:t>
      </w:r>
      <w:r w:rsidR="003551CE" w:rsidRPr="00EA77BC">
        <w:t>Vendor Database</w:t>
      </w:r>
      <w:r w:rsidRPr="00EA77BC">
        <w:t>:</w:t>
      </w:r>
    </w:p>
    <w:p w14:paraId="60E6C30B" w14:textId="77777777" w:rsidR="00493F90" w:rsidRPr="00EA77BC" w:rsidRDefault="000C13DC" w:rsidP="00EA77BC">
      <w:pPr>
        <w:shd w:val="pct10" w:color="auto" w:fill="auto"/>
        <w:ind w:left="374"/>
        <w:rPr>
          <w:rFonts w:ascii="Courier New" w:hAnsi="Courier New" w:cs="Courier New"/>
          <w:sz w:val="16"/>
        </w:rPr>
      </w:pPr>
      <w:r w:rsidRPr="00EA77BC">
        <w:rPr>
          <w:rFonts w:ascii="Courier New" w:hAnsi="Courier New" w:cs="Courier New"/>
          <w:sz w:val="16"/>
        </w:rPr>
        <w:t>Select PEPS Services Option: CHECK Vendor Database Link</w:t>
      </w:r>
    </w:p>
    <w:p w14:paraId="60E6C30C" w14:textId="77777777" w:rsidR="00493F90" w:rsidRPr="00EA77BC" w:rsidRDefault="00493F90" w:rsidP="00EA77BC">
      <w:pPr>
        <w:shd w:val="pct10" w:color="auto" w:fill="auto"/>
        <w:ind w:left="374"/>
        <w:rPr>
          <w:rFonts w:ascii="Courier New" w:hAnsi="Courier New" w:cs="Courier New"/>
          <w:sz w:val="16"/>
        </w:rPr>
      </w:pPr>
    </w:p>
    <w:p w14:paraId="60E6C30D" w14:textId="77777777" w:rsidR="00493F90"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Connection could not be made to </w:t>
      </w:r>
      <w:r w:rsidR="00063B96" w:rsidRPr="00EA77BC">
        <w:rPr>
          <w:rFonts w:ascii="Courier New" w:hAnsi="Courier New" w:cs="Courier New"/>
          <w:sz w:val="16"/>
          <w:szCs w:val="16"/>
        </w:rPr>
        <w:t>MOCHA2-PRE.R01.PHARMACY.HEALTHEVET.VA.GOV</w:t>
      </w:r>
      <w:r w:rsidRPr="00EA77BC">
        <w:rPr>
          <w:rFonts w:ascii="Courier New" w:hAnsi="Courier New" w:cs="Courier New"/>
          <w:sz w:val="16"/>
        </w:rPr>
        <w:t>.</w:t>
      </w:r>
    </w:p>
    <w:p w14:paraId="60E6C30E" w14:textId="77777777" w:rsidR="008B2DDB" w:rsidRPr="00EA77BC" w:rsidRDefault="008B2DDB" w:rsidP="00EA77BC">
      <w:pPr>
        <w:shd w:val="pct10" w:color="auto" w:fill="auto"/>
        <w:ind w:left="374"/>
        <w:rPr>
          <w:rFonts w:ascii="Courier New" w:hAnsi="Courier New" w:cs="Courier New"/>
          <w:sz w:val="16"/>
        </w:rPr>
      </w:pPr>
    </w:p>
    <w:p w14:paraId="60E6C30F"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r w:rsidR="008B2DDB" w:rsidRPr="00EA77BC">
        <w:rPr>
          <w:rFonts w:ascii="Courier New" w:hAnsi="Courier New" w:cs="Courier New"/>
          <w:sz w:val="16"/>
        </w:rPr>
        <w:t>Last reached @OCT 25, 2010@14:52</w:t>
      </w:r>
    </w:p>
    <w:p w14:paraId="60E6C310" w14:textId="77777777" w:rsidR="00493F90" w:rsidRPr="00EA77BC" w:rsidRDefault="00493F90" w:rsidP="00EA77BC">
      <w:pPr>
        <w:shd w:val="pct10" w:color="auto" w:fill="auto"/>
        <w:ind w:left="374"/>
        <w:rPr>
          <w:rFonts w:ascii="Courier New" w:hAnsi="Courier New" w:cs="Courier New"/>
          <w:sz w:val="16"/>
        </w:rPr>
      </w:pPr>
    </w:p>
    <w:p w14:paraId="60E6C311" w14:textId="77777777" w:rsidR="008B2DDB"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12" w14:textId="77777777" w:rsidR="008802F5" w:rsidRPr="00EA77BC" w:rsidRDefault="008802F5" w:rsidP="00EA77BC">
      <w:bookmarkStart w:id="2139" w:name="_Map_Local_Medication"/>
      <w:bookmarkEnd w:id="2139"/>
    </w:p>
    <w:p w14:paraId="60E6C313" w14:textId="77777777" w:rsidR="008802F5" w:rsidRPr="00EA77BC" w:rsidRDefault="003551CE" w:rsidP="00CD0BEE">
      <w:pPr>
        <w:pStyle w:val="Heading2"/>
        <w:numPr>
          <w:ilvl w:val="0"/>
          <w:numId w:val="65"/>
        </w:numPr>
        <w:ind w:left="0"/>
      </w:pPr>
      <w:bookmarkStart w:id="2140" w:name="_Map_Local_Medication_1"/>
      <w:bookmarkStart w:id="2141" w:name="p122"/>
      <w:bookmarkStart w:id="2142" w:name="_Toc219452030"/>
      <w:bookmarkStart w:id="2143" w:name="_Toc219453420"/>
      <w:bookmarkStart w:id="2144" w:name="_Toc219455747"/>
      <w:bookmarkStart w:id="2145" w:name="_Toc219484310"/>
      <w:bookmarkStart w:id="2146" w:name="_Toc219620644"/>
      <w:bookmarkStart w:id="2147" w:name="_Toc376874102"/>
      <w:bookmarkStart w:id="2148" w:name="_Toc523224153"/>
      <w:bookmarkEnd w:id="2140"/>
      <w:bookmarkEnd w:id="2141"/>
      <w:r w:rsidRPr="00EA77BC">
        <w:t>Check PEPS Services Setup</w:t>
      </w:r>
      <w:bookmarkEnd w:id="2142"/>
      <w:bookmarkEnd w:id="2143"/>
      <w:bookmarkEnd w:id="2144"/>
      <w:bookmarkEnd w:id="2145"/>
      <w:bookmarkEnd w:id="2146"/>
      <w:bookmarkEnd w:id="2147"/>
      <w:bookmarkEnd w:id="2148"/>
    </w:p>
    <w:p w14:paraId="60E6C314" w14:textId="77777777" w:rsidR="008802F5" w:rsidRPr="00EA77BC" w:rsidRDefault="008802F5" w:rsidP="00732461">
      <w:pPr>
        <w:pStyle w:val="Heading4"/>
        <w:spacing w:after="0"/>
        <w:ind w:left="1080"/>
      </w:pPr>
      <w:r w:rsidRPr="00EA77BC">
        <w:t xml:space="preserve">[PSS </w:t>
      </w:r>
      <w:r w:rsidR="003551CE" w:rsidRPr="00EA77BC">
        <w:t>CHECK PEPS SERVICES SETUP</w:t>
      </w:r>
      <w:r w:rsidRPr="00EA77BC">
        <w:t>]</w:t>
      </w:r>
    </w:p>
    <w:p w14:paraId="60E6C315" w14:textId="77777777" w:rsidR="008802F5" w:rsidRPr="00EA77BC" w:rsidRDefault="008802F5" w:rsidP="00732461">
      <w:pPr>
        <w:keepNext/>
        <w:outlineLvl w:val="3"/>
      </w:pPr>
    </w:p>
    <w:p w14:paraId="60E6C316" w14:textId="77777777" w:rsidR="003551CE" w:rsidRPr="00EA77BC" w:rsidRDefault="003551CE" w:rsidP="00732461">
      <w:pPr>
        <w:pStyle w:val="BodyText3"/>
      </w:pPr>
      <w:r w:rsidRPr="00EA77BC">
        <w:t xml:space="preserve">The </w:t>
      </w:r>
      <w:r w:rsidRPr="00EA77BC">
        <w:rPr>
          <w:i/>
          <w:iCs/>
        </w:rPr>
        <w:t>Check PEPS Services Setup</w:t>
      </w:r>
      <w:r w:rsidR="00F577B0" w:rsidRPr="00EA77BC">
        <w:rPr>
          <w:iCs/>
        </w:rPr>
        <w:fldChar w:fldCharType="begin"/>
      </w:r>
      <w:r w:rsidR="00F577B0" w:rsidRPr="00EA77BC">
        <w:instrText xml:space="preserve"> XE "</w:instrText>
      </w:r>
      <w:r w:rsidR="00F577B0" w:rsidRPr="00EA77BC">
        <w:rPr>
          <w:iCs/>
        </w:rPr>
        <w:instrText>Check PEPS Services Setup</w:instrText>
      </w:r>
      <w:r w:rsidR="00F577B0" w:rsidRPr="00EA77BC">
        <w:instrText xml:space="preserve">" </w:instrText>
      </w:r>
      <w:r w:rsidR="00F577B0" w:rsidRPr="00EA77BC">
        <w:rPr>
          <w:iCs/>
        </w:rPr>
        <w:fldChar w:fldCharType="end"/>
      </w:r>
      <w:r w:rsidRPr="00EA77BC">
        <w:rPr>
          <w:i/>
          <w:iCs/>
        </w:rPr>
        <w:t xml:space="preserve"> </w:t>
      </w:r>
      <w:r w:rsidR="00063B96" w:rsidRPr="00EA77BC">
        <w:t xml:space="preserve">[PSS CHECK PEPS SERVICES SETUP] </w:t>
      </w:r>
      <w:r w:rsidRPr="00EA77BC">
        <w:t xml:space="preserve">option provides the ability to check and validate that the link to the vendor interface used for enhanced order checking </w:t>
      </w:r>
      <w:r w:rsidRPr="00EA77BC">
        <w:rPr>
          <w:color w:val="auto"/>
        </w:rPr>
        <w:t xml:space="preserve">(drug interaction, duplicate </w:t>
      </w:r>
      <w:r w:rsidR="009128D5" w:rsidRPr="00EA77BC">
        <w:rPr>
          <w:color w:val="auto"/>
        </w:rPr>
        <w:t>therapy,</w:t>
      </w:r>
      <w:r w:rsidRPr="00EA77BC">
        <w:rPr>
          <w:color w:val="auto"/>
        </w:rPr>
        <w:t xml:space="preserve"> and dosing)</w:t>
      </w:r>
      <w:r w:rsidRPr="00EA77BC">
        <w:t xml:space="preserve"> is enab</w:t>
      </w:r>
      <w:r w:rsidR="00EB5C9C" w:rsidRPr="00EA77BC">
        <w:t>led and operational. The option</w:t>
      </w:r>
      <w:r w:rsidRPr="00EA77BC">
        <w:t xml:space="preserve"> executes various predetermined order checks against the vendor database to ensure that the database is installed correctly and is reachable.</w:t>
      </w:r>
    </w:p>
    <w:p w14:paraId="60E6C317" w14:textId="77777777" w:rsidR="00260A62" w:rsidRPr="00EA77BC" w:rsidRDefault="00260A62" w:rsidP="00732461">
      <w:pPr>
        <w:pStyle w:val="BodyText3"/>
      </w:pPr>
    </w:p>
    <w:p w14:paraId="60E6C318" w14:textId="77777777" w:rsidR="00260A62" w:rsidRPr="00EA77BC" w:rsidRDefault="0076180B" w:rsidP="000C5921">
      <w:pPr>
        <w:pStyle w:val="TableText"/>
        <w:spacing w:before="0" w:after="0"/>
        <w:ind w:left="810" w:hanging="810"/>
        <w:rPr>
          <w:rFonts w:ascii="Times New (W1)" w:hAnsi="Times New (W1)"/>
          <w:color w:val="000000"/>
          <w:sz w:val="24"/>
          <w:szCs w:val="24"/>
        </w:rPr>
      </w:pPr>
      <w:r>
        <w:rPr>
          <w:rFonts w:ascii="Times New (W1)" w:hAnsi="Times New (W1)"/>
          <w:noProof/>
          <w:color w:val="000000"/>
          <w:sz w:val="24"/>
          <w:szCs w:val="24"/>
        </w:rPr>
        <w:drawing>
          <wp:inline distT="0" distB="0" distL="0" distR="0" wp14:anchorId="60E6DD77" wp14:editId="60E6DD78">
            <wp:extent cx="508000" cy="406400"/>
            <wp:effectExtent l="0" t="0" r="0" b="0"/>
            <wp:docPr id="27" name="Picture 2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260A62" w:rsidRPr="00EA77BC">
        <w:rPr>
          <w:rFonts w:ascii="Times New (W1)" w:hAnsi="Times New (W1)"/>
          <w:color w:val="000000"/>
          <w:sz w:val="24"/>
          <w:szCs w:val="24"/>
        </w:rPr>
        <w:t>A device can be entered in the Select Device field. If a device is not entered, then the job will display on the screen.</w:t>
      </w:r>
    </w:p>
    <w:p w14:paraId="60E6C319" w14:textId="77777777" w:rsidR="008802F5" w:rsidRPr="00EA77BC" w:rsidRDefault="008802F5" w:rsidP="000C5921">
      <w:pPr>
        <w:pStyle w:val="BodyText4"/>
        <w:keepNext w:val="0"/>
        <w:ind w:left="0"/>
        <w:rPr>
          <w:sz w:val="24"/>
          <w:szCs w:val="24"/>
        </w:rPr>
      </w:pPr>
    </w:p>
    <w:p w14:paraId="60E6C31A" w14:textId="77777777" w:rsidR="002E0DBB" w:rsidRPr="00EA77BC" w:rsidRDefault="002E0DBB" w:rsidP="000C5921">
      <w:pPr>
        <w:pStyle w:val="Example"/>
        <w:rPr>
          <w:szCs w:val="20"/>
        </w:rPr>
      </w:pPr>
      <w:r w:rsidRPr="00EA77BC">
        <w:t>Example 1: Vendor Database Reachable; Enhanced Order Checks Executed.</w:t>
      </w:r>
    </w:p>
    <w:p w14:paraId="60E6C31B" w14:textId="77777777" w:rsidR="00F14290" w:rsidRPr="00EA77BC" w:rsidRDefault="00F14290" w:rsidP="000C5921">
      <w:pPr>
        <w:pStyle w:val="Codeexample"/>
      </w:pPr>
      <w:r w:rsidRPr="00EA77BC">
        <w:t>&lt;CPM&gt; Select PEPS Services Option: CHECK</w:t>
      </w:r>
    </w:p>
    <w:p w14:paraId="60E6C31C" w14:textId="77777777" w:rsidR="00F14290" w:rsidRPr="00EA77BC" w:rsidRDefault="00F14290" w:rsidP="000C5921">
      <w:pPr>
        <w:pStyle w:val="Codeexample"/>
      </w:pPr>
      <w:r w:rsidRPr="00EA77BC">
        <w:t xml:space="preserve">    1    Check PEPS Services Setup         </w:t>
      </w:r>
    </w:p>
    <w:p w14:paraId="60E6C31D" w14:textId="77777777" w:rsidR="00F14290" w:rsidRPr="00EA77BC" w:rsidRDefault="00F14290" w:rsidP="001B3F39">
      <w:pPr>
        <w:pStyle w:val="Codeexample"/>
      </w:pPr>
      <w:r w:rsidRPr="00EA77BC">
        <w:t xml:space="preserve">    2    Check Vendor Database Link        </w:t>
      </w:r>
    </w:p>
    <w:p w14:paraId="60E6C31E" w14:textId="77777777" w:rsidR="00F14290" w:rsidRPr="00EA77BC" w:rsidRDefault="00F14290" w:rsidP="001B3F39">
      <w:pPr>
        <w:pStyle w:val="Codeexample"/>
      </w:pPr>
      <w:r w:rsidRPr="00EA77BC">
        <w:t>CHOOSE 1-2: 1  Check PEPS Services Setup</w:t>
      </w:r>
    </w:p>
    <w:p w14:paraId="60E6C31F" w14:textId="77777777" w:rsidR="00DD313B" w:rsidRPr="00EA77BC" w:rsidRDefault="00DD313B" w:rsidP="001B3F39">
      <w:pPr>
        <w:pStyle w:val="Codeexample"/>
      </w:pPr>
      <w:r w:rsidRPr="00EA77BC">
        <w:t>This option performs several checks. You may queue this report if you wish.</w:t>
      </w:r>
    </w:p>
    <w:p w14:paraId="60E6C320" w14:textId="77777777" w:rsidR="00DD313B" w:rsidRPr="00EA77BC" w:rsidRDefault="00DD313B" w:rsidP="001B3F39">
      <w:pPr>
        <w:pStyle w:val="Codeexample"/>
      </w:pPr>
    </w:p>
    <w:p w14:paraId="60E6C321" w14:textId="77777777" w:rsidR="00DD313B" w:rsidRPr="00EA77BC" w:rsidRDefault="00DD313B" w:rsidP="001B3F39">
      <w:pPr>
        <w:pStyle w:val="Codeexample"/>
      </w:pPr>
      <w:r w:rsidRPr="00EA77BC">
        <w:t>Among these checks are:</w:t>
      </w:r>
    </w:p>
    <w:p w14:paraId="60E6C322" w14:textId="77777777" w:rsidR="00DD313B" w:rsidRPr="00EA77BC" w:rsidRDefault="00DD313B" w:rsidP="001B3F39">
      <w:pPr>
        <w:pStyle w:val="Codeexample"/>
      </w:pPr>
      <w:r w:rsidRPr="00EA77BC">
        <w:t>-----------------------</w:t>
      </w:r>
    </w:p>
    <w:p w14:paraId="60E6C323" w14:textId="77777777" w:rsidR="00DD313B" w:rsidRPr="00EA77BC" w:rsidRDefault="00DD313B" w:rsidP="001B3F39">
      <w:pPr>
        <w:pStyle w:val="Codeexample"/>
      </w:pPr>
      <w:bookmarkStart w:id="2149" w:name="p153"/>
      <w:bookmarkEnd w:id="2149"/>
      <w:r w:rsidRPr="00EA77BC">
        <w:t>A connection check to the Vendor Database</w:t>
      </w:r>
    </w:p>
    <w:p w14:paraId="60E6C324" w14:textId="77777777" w:rsidR="00DD313B" w:rsidRPr="00EA77BC" w:rsidRDefault="00DD313B" w:rsidP="001B3F39">
      <w:pPr>
        <w:pStyle w:val="Codeexample"/>
      </w:pPr>
      <w:r w:rsidRPr="00EA77BC">
        <w:t>Drug-Drug Interaction Check</w:t>
      </w:r>
    </w:p>
    <w:p w14:paraId="60E6C325" w14:textId="77777777" w:rsidR="00DD313B" w:rsidRPr="00EA77BC" w:rsidRDefault="00DD313B" w:rsidP="001B3F39">
      <w:pPr>
        <w:pStyle w:val="Codeexample"/>
      </w:pPr>
      <w:r w:rsidRPr="00EA77BC">
        <w:t>Duplicate Therapy Order Check</w:t>
      </w:r>
    </w:p>
    <w:p w14:paraId="60E6C326" w14:textId="77777777" w:rsidR="00DD313B" w:rsidRPr="00EA77BC" w:rsidRDefault="00DD313B" w:rsidP="001B3F39">
      <w:pPr>
        <w:pStyle w:val="Codeexample"/>
      </w:pPr>
      <w:r w:rsidRPr="00EA77BC">
        <w:t>Dosing Order Check</w:t>
      </w:r>
    </w:p>
    <w:p w14:paraId="60E6C327" w14:textId="77777777" w:rsidR="00DD313B" w:rsidRPr="00EA77BC" w:rsidRDefault="00DD313B" w:rsidP="001B3F39">
      <w:pPr>
        <w:pStyle w:val="Codeexample"/>
      </w:pPr>
      <w:r w:rsidRPr="00EA77BC">
        <w:t>Custom Drug-Drug Interaction Check</w:t>
      </w:r>
    </w:p>
    <w:p w14:paraId="60E6C328" w14:textId="77777777" w:rsidR="00DD313B" w:rsidRPr="00EA77BC" w:rsidRDefault="00DD313B" w:rsidP="001B3F39">
      <w:pPr>
        <w:pStyle w:val="Codeexample"/>
      </w:pPr>
    </w:p>
    <w:p w14:paraId="60E6C329" w14:textId="77777777" w:rsidR="00DD313B" w:rsidRPr="00EA77BC" w:rsidRDefault="00DD313B" w:rsidP="001B3F39">
      <w:pPr>
        <w:pStyle w:val="Codeexample"/>
      </w:pPr>
      <w:r w:rsidRPr="00EA77BC">
        <w:t>Select Device: HOME// &lt;ENTER&gt;   COMPUTER ROOM</w:t>
      </w:r>
    </w:p>
    <w:p w14:paraId="60E6C32A" w14:textId="77777777" w:rsidR="00DD313B" w:rsidRPr="00EA77BC" w:rsidRDefault="00DD313B" w:rsidP="00CD4C83">
      <w:pPr>
        <w:pStyle w:val="Codeexample"/>
      </w:pPr>
    </w:p>
    <w:p w14:paraId="60E6C32B" w14:textId="77777777" w:rsidR="00F14290" w:rsidRPr="00EA77BC" w:rsidRDefault="00F14290" w:rsidP="00BA5F06">
      <w:pPr>
        <w:pStyle w:val="Codeexample"/>
      </w:pPr>
      <w:r w:rsidRPr="00EA77BC">
        <w:t>Checking Vendor Database Connection...OK</w:t>
      </w:r>
    </w:p>
    <w:p w14:paraId="60E6C32C" w14:textId="77777777" w:rsidR="00F14290" w:rsidRPr="00EA77BC" w:rsidRDefault="00F14290" w:rsidP="00BA5F06">
      <w:pPr>
        <w:pStyle w:val="Codeexample"/>
      </w:pPr>
    </w:p>
    <w:p w14:paraId="60E6C32D" w14:textId="77777777" w:rsidR="00DC390B" w:rsidRDefault="00DC390B" w:rsidP="00BF75E4">
      <w:pPr>
        <w:pStyle w:val="Codeexample"/>
        <w:rPr>
          <w:rFonts w:cs="Courier New"/>
          <w:szCs w:val="16"/>
        </w:rPr>
      </w:pPr>
      <w:r w:rsidRPr="00C934F6">
        <w:rPr>
          <w:rFonts w:cs="Courier New"/>
          <w:szCs w:val="16"/>
        </w:rPr>
        <w:t>Type &lt;Enter&gt; to continue or '^' to exit:</w:t>
      </w:r>
      <w:r w:rsidR="00F14290" w:rsidRPr="00EA77BC">
        <w:t>Performing Drug-Drug Interaction Order Check for</w:t>
      </w:r>
      <w:r>
        <w:rPr>
          <w:rFonts w:cs="Courier New"/>
          <w:szCs w:val="16"/>
        </w:rPr>
        <w:t xml:space="preserve"> CIPROFLOXACIN HCL 250MG TAB </w:t>
      </w:r>
    </w:p>
    <w:p w14:paraId="60E6C32E" w14:textId="77777777" w:rsidR="00DC390B" w:rsidRDefault="00DC390B" w:rsidP="00BF75E4">
      <w:pPr>
        <w:pStyle w:val="Codeexample"/>
      </w:pPr>
      <w:r w:rsidRPr="00C934F6">
        <w:rPr>
          <w:rFonts w:cs="Courier New"/>
          <w:szCs w:val="16"/>
        </w:rPr>
        <w:t>and WARFARIN NA (GOLDEN STATE) 5MG TAB</w:t>
      </w:r>
      <w:r w:rsidRPr="00EA77BC">
        <w:t xml:space="preserve">...OK </w:t>
      </w:r>
    </w:p>
    <w:p w14:paraId="60E6C32F" w14:textId="77777777" w:rsidR="00DC390B" w:rsidRPr="009934CB" w:rsidRDefault="00DC390B" w:rsidP="00BF75E4">
      <w:pPr>
        <w:pStyle w:val="Codeexample"/>
        <w:rPr>
          <w:rFonts w:cs="Courier New"/>
          <w:szCs w:val="16"/>
        </w:rPr>
      </w:pPr>
    </w:p>
    <w:p w14:paraId="60E6C330"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Critical Drug Interaction: Concurrent use of quinolones may increase the</w:t>
      </w:r>
    </w:p>
    <w:p w14:paraId="60E6C331"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hypoprothrombinemic effects of anticoagulants, which may result in an</w:t>
      </w:r>
    </w:p>
    <w:p w14:paraId="60E6C332" w14:textId="77777777" w:rsidR="00DC390B" w:rsidRPr="009934CB" w:rsidRDefault="00DC390B" w:rsidP="00DC390B">
      <w:pPr>
        <w:shd w:val="clear" w:color="auto" w:fill="D9D9D9"/>
        <w:ind w:left="374"/>
        <w:rPr>
          <w:rFonts w:ascii="Courier New" w:hAnsi="Courier New" w:cs="Courier New"/>
          <w:sz w:val="16"/>
          <w:szCs w:val="16"/>
        </w:rPr>
      </w:pPr>
      <w:r w:rsidRPr="009934CB">
        <w:rPr>
          <w:rFonts w:ascii="Courier New" w:hAnsi="Courier New" w:cs="Courier New"/>
          <w:sz w:val="16"/>
          <w:szCs w:val="16"/>
        </w:rPr>
        <w:t xml:space="preserve">   increased risk of bleeding.</w:t>
      </w:r>
    </w:p>
    <w:p w14:paraId="60E6C333" w14:textId="77777777" w:rsidR="00F14290" w:rsidRPr="00EA77BC" w:rsidRDefault="00F14290" w:rsidP="000128D8">
      <w:pPr>
        <w:pStyle w:val="Codeexample"/>
      </w:pPr>
    </w:p>
    <w:p w14:paraId="60E6C334" w14:textId="77777777" w:rsidR="00F14290" w:rsidRPr="00EA77BC" w:rsidRDefault="00DC390B" w:rsidP="00EA77BC">
      <w:pPr>
        <w:pStyle w:val="Codeexample"/>
      </w:pPr>
      <w:r w:rsidRPr="00BF75E4">
        <w:rPr>
          <w:rFonts w:cs="Courier New"/>
          <w:szCs w:val="16"/>
        </w:rPr>
        <w:t>Type &lt;Enter&gt; to continue or '^' to exit:</w:t>
      </w:r>
      <w:r w:rsidR="00F14290" w:rsidRPr="00EA77BC">
        <w:t>Performing Duplicate Therapy Order Check for CIMETIDINE 300MG TAB and</w:t>
      </w:r>
    </w:p>
    <w:p w14:paraId="60E6C335" w14:textId="77777777" w:rsidR="00DB7602" w:rsidRPr="00EA77BC" w:rsidRDefault="00F14290" w:rsidP="00EA77BC">
      <w:pPr>
        <w:pStyle w:val="Codeexample"/>
      </w:pPr>
      <w:r w:rsidRPr="00EA77BC">
        <w:t xml:space="preserve">RANITIDINE 150MG TAB...OK </w:t>
      </w:r>
    </w:p>
    <w:p w14:paraId="60E6C336" w14:textId="77777777" w:rsidR="007C54F3" w:rsidRPr="00EA77BC" w:rsidRDefault="00F14290" w:rsidP="00EA77BC">
      <w:pPr>
        <w:pStyle w:val="Codeexample"/>
      </w:pPr>
      <w:r w:rsidRPr="00EA77BC">
        <w:t xml:space="preserve">   </w:t>
      </w:r>
    </w:p>
    <w:p w14:paraId="60E6C337" w14:textId="77777777" w:rsidR="00F14290" w:rsidRPr="00EA77BC" w:rsidRDefault="00F14290" w:rsidP="00EA77BC">
      <w:pPr>
        <w:pStyle w:val="Codeexample"/>
      </w:pPr>
      <w:r w:rsidRPr="00EA77BC">
        <w:t xml:space="preserve">Therapeutic Duplication with CIMETIDINE 300MG TAB and RANITIDINE 150MG TAB </w:t>
      </w:r>
    </w:p>
    <w:p w14:paraId="60E6C338" w14:textId="77777777" w:rsidR="00F14290" w:rsidRPr="00EA77BC" w:rsidRDefault="00F14290" w:rsidP="00EA77BC">
      <w:pPr>
        <w:pStyle w:val="Codeexample"/>
      </w:pPr>
      <w:r w:rsidRPr="00EA77BC">
        <w:t xml:space="preserve">   Duplicate Therapy Class(es): Peptic Ulcer Agents,Histamine-2 Receptor</w:t>
      </w:r>
    </w:p>
    <w:p w14:paraId="60E6C339" w14:textId="77777777" w:rsidR="00F14290" w:rsidRPr="00EA77BC" w:rsidRDefault="00F14290" w:rsidP="00EA77BC">
      <w:pPr>
        <w:pStyle w:val="Codeexample"/>
      </w:pPr>
      <w:r w:rsidRPr="00EA77BC">
        <w:t xml:space="preserve">   Antagonists (H2 Antagonists) </w:t>
      </w:r>
    </w:p>
    <w:p w14:paraId="60E6C33A" w14:textId="77777777" w:rsidR="00F14290" w:rsidRPr="00EA77BC" w:rsidRDefault="00F14290" w:rsidP="00EA77BC">
      <w:pPr>
        <w:pStyle w:val="Codeexample"/>
      </w:pPr>
    </w:p>
    <w:p w14:paraId="60E6C33B"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Performing Dosing Order Check for ACETAMINOPHEN 500MG TAB - 3000MG Q4H...OK </w:t>
      </w:r>
    </w:p>
    <w:p w14:paraId="60E6C33C" w14:textId="77777777" w:rsidR="00F14290" w:rsidRPr="00EA77BC" w:rsidRDefault="00F14290" w:rsidP="00EA77BC">
      <w:pPr>
        <w:pStyle w:val="Codeexample"/>
      </w:pPr>
    </w:p>
    <w:p w14:paraId="60E6C33D" w14:textId="77777777" w:rsidR="00F14290" w:rsidRPr="00EA77BC" w:rsidRDefault="00F14290" w:rsidP="00EA77BC">
      <w:pPr>
        <w:pStyle w:val="Codeexample"/>
      </w:pPr>
      <w:r w:rsidRPr="00EA77BC">
        <w:t xml:space="preserve">   Single dose amount of 3</w:t>
      </w:r>
      <w:r w:rsidR="00DC390B">
        <w:t>,</w:t>
      </w:r>
      <w:r w:rsidRPr="00EA77BC">
        <w:t>000 MILLIGRAMS exceeds the maximum single dose amount</w:t>
      </w:r>
    </w:p>
    <w:p w14:paraId="60E6C33E" w14:textId="77777777" w:rsidR="00F14290" w:rsidRPr="00EA77BC" w:rsidRDefault="00F14290" w:rsidP="00EA77BC">
      <w:pPr>
        <w:pStyle w:val="Codeexample"/>
      </w:pPr>
      <w:r w:rsidRPr="00EA77BC">
        <w:t xml:space="preserve">   of 1</w:t>
      </w:r>
      <w:r w:rsidR="00DC390B">
        <w:t>,</w:t>
      </w:r>
      <w:r w:rsidRPr="00EA77BC">
        <w:t xml:space="preserve">000 MILLIGRAMS.  </w:t>
      </w:r>
    </w:p>
    <w:p w14:paraId="60E6C33F" w14:textId="77777777" w:rsidR="00F14290" w:rsidRPr="00EA77BC" w:rsidRDefault="00F14290" w:rsidP="00EA77BC">
      <w:pPr>
        <w:pStyle w:val="Codeexample"/>
      </w:pPr>
    </w:p>
    <w:p w14:paraId="60E6C340" w14:textId="77777777" w:rsidR="00DC390B" w:rsidRDefault="00F14290" w:rsidP="00DC390B">
      <w:pPr>
        <w:pStyle w:val="Codeexample"/>
      </w:pPr>
      <w:r w:rsidRPr="00EA77BC">
        <w:t xml:space="preserve">   Total dose amount of 18</w:t>
      </w:r>
      <w:r w:rsidR="00DC390B">
        <w:t>,</w:t>
      </w:r>
      <w:r w:rsidRPr="00EA77BC">
        <w:t xml:space="preserve">000 MILLIGRAMS/DAY exceeds the </w:t>
      </w:r>
      <w:r w:rsidR="00DC390B">
        <w:t xml:space="preserve">maximum daily dose </w:t>
      </w:r>
    </w:p>
    <w:p w14:paraId="60E6C341" w14:textId="77777777" w:rsidR="00F14290" w:rsidRPr="00EA77BC" w:rsidRDefault="00DC390B" w:rsidP="00DC390B">
      <w:pPr>
        <w:pStyle w:val="Codeexample"/>
      </w:pPr>
      <w:r>
        <w:t xml:space="preserve">   amount of 4,000 MILLIGRAMS/DAY.</w:t>
      </w:r>
      <w:r w:rsidR="00F14290" w:rsidRPr="00EA77BC">
        <w:t xml:space="preserve">  </w:t>
      </w:r>
    </w:p>
    <w:p w14:paraId="60E6C342" w14:textId="77777777" w:rsidR="00F14290" w:rsidRPr="00EA77BC" w:rsidRDefault="00F14290" w:rsidP="00EA77BC">
      <w:pPr>
        <w:pStyle w:val="Codeexample"/>
      </w:pPr>
    </w:p>
    <w:p w14:paraId="60E6C343"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 </w:t>
      </w:r>
    </w:p>
    <w:p w14:paraId="60E6C344" w14:textId="77777777" w:rsidR="00F14290" w:rsidRPr="00EA77BC" w:rsidRDefault="00F14290" w:rsidP="00EA77BC">
      <w:pPr>
        <w:pStyle w:val="Codeexample"/>
      </w:pPr>
      <w:r w:rsidRPr="00EA77BC">
        <w:t>Performing Custom Drug-Drug Interaction Order Check for CLARITHROMYCIN 250MG</w:t>
      </w:r>
    </w:p>
    <w:p w14:paraId="60E6C345" w14:textId="77777777" w:rsidR="008F02DF" w:rsidRPr="00C358AE" w:rsidRDefault="00F14290" w:rsidP="00BF75E4">
      <w:pPr>
        <w:shd w:val="clear" w:color="auto" w:fill="D9D9D9"/>
        <w:ind w:left="374"/>
        <w:rPr>
          <w:rFonts w:ascii="Courier New" w:hAnsi="Courier New" w:cs="Courier New"/>
          <w:sz w:val="16"/>
          <w:szCs w:val="16"/>
        </w:rPr>
      </w:pPr>
      <w:bookmarkStart w:id="2150" w:name="Page_155"/>
      <w:bookmarkEnd w:id="2150"/>
      <w:r w:rsidRPr="00C358AE">
        <w:rPr>
          <w:rFonts w:ascii="Courier New" w:hAnsi="Courier New" w:cs="Courier New"/>
          <w:sz w:val="16"/>
          <w:szCs w:val="16"/>
        </w:rPr>
        <w:t xml:space="preserve">TAB and DIAZEPAM 5MG TAB...OK </w:t>
      </w:r>
      <w:r w:rsidR="008F02DF" w:rsidRPr="00C358AE">
        <w:rPr>
          <w:rFonts w:ascii="Courier New" w:hAnsi="Courier New" w:cs="Courier New"/>
          <w:sz w:val="16"/>
          <w:szCs w:val="16"/>
        </w:rPr>
        <w:t xml:space="preserve">     </w:t>
      </w:r>
    </w:p>
    <w:p w14:paraId="60E6C346" w14:textId="77777777" w:rsidR="008F02DF" w:rsidRDefault="008F02DF" w:rsidP="00BF75E4">
      <w:pPr>
        <w:shd w:val="clear" w:color="auto" w:fill="D9D9D9"/>
        <w:ind w:left="374"/>
        <w:rPr>
          <w:rFonts w:cs="Courier New"/>
          <w:szCs w:val="16"/>
        </w:rPr>
      </w:pPr>
      <w:r>
        <w:t xml:space="preserve">     </w:t>
      </w:r>
      <w:r w:rsidRPr="00C934F6">
        <w:rPr>
          <w:rFonts w:ascii="Courier New" w:hAnsi="Courier New" w:cs="Courier New"/>
          <w:sz w:val="16"/>
          <w:szCs w:val="16"/>
        </w:rPr>
        <w:t xml:space="preserve">Significant Drug Interaction: </w:t>
      </w:r>
      <w:r w:rsidRPr="004D6CD7">
        <w:rPr>
          <w:rFonts w:ascii="Courier New" w:hAnsi="Courier New" w:cs="Courier New"/>
          <w:sz w:val="16"/>
          <w:szCs w:val="16"/>
        </w:rPr>
        <w:t xml:space="preserve">Serum concentrations of certain </w:t>
      </w:r>
      <w:r>
        <w:rPr>
          <w:rFonts w:ascii="Courier New" w:hAnsi="Courier New" w:cs="Courier New"/>
          <w:sz w:val="16"/>
          <w:szCs w:val="16"/>
        </w:rPr>
        <w:t xml:space="preserve">benzodiazepines may be  </w:t>
      </w:r>
      <w:r>
        <w:rPr>
          <w:rFonts w:cs="Courier New"/>
          <w:szCs w:val="16"/>
        </w:rPr>
        <w:t xml:space="preserve"> </w:t>
      </w:r>
    </w:p>
    <w:p w14:paraId="60E6C347" w14:textId="77777777" w:rsidR="008F02DF" w:rsidRDefault="008F02DF" w:rsidP="00BF75E4">
      <w:pPr>
        <w:shd w:val="clear" w:color="auto" w:fill="D9D9D9"/>
        <w:ind w:left="374"/>
        <w:rPr>
          <w:rFonts w:cs="Courier New"/>
          <w:szCs w:val="16"/>
        </w:rPr>
      </w:pPr>
      <w:r>
        <w:rPr>
          <w:rFonts w:cs="Courier New"/>
          <w:szCs w:val="16"/>
        </w:rPr>
        <w:t xml:space="preserve">   </w:t>
      </w:r>
      <w:r w:rsidRPr="004D6CD7">
        <w:rPr>
          <w:rFonts w:ascii="Courier New" w:hAnsi="Courier New" w:cs="Courier New"/>
          <w:sz w:val="16"/>
          <w:szCs w:val="16"/>
        </w:rPr>
        <w:t xml:space="preserve">increased enhancing their pharmacological effects. </w:t>
      </w:r>
      <w:r>
        <w:rPr>
          <w:rFonts w:ascii="Courier New" w:hAnsi="Courier New" w:cs="Courier New"/>
          <w:sz w:val="16"/>
          <w:szCs w:val="16"/>
        </w:rPr>
        <w:t xml:space="preserve">Toxic effects of increased </w:t>
      </w:r>
      <w:r>
        <w:rPr>
          <w:rFonts w:cs="Courier New"/>
          <w:szCs w:val="16"/>
        </w:rPr>
        <w:t xml:space="preserve"> </w:t>
      </w:r>
    </w:p>
    <w:p w14:paraId="60E6C348" w14:textId="77777777" w:rsidR="008F02DF" w:rsidRPr="00952C77" w:rsidRDefault="008F02DF" w:rsidP="00BF75E4">
      <w:pPr>
        <w:shd w:val="clear" w:color="auto" w:fill="D9D9D9"/>
        <w:ind w:left="374"/>
      </w:pPr>
      <w:r>
        <w:rPr>
          <w:rFonts w:cs="Courier New"/>
          <w:szCs w:val="16"/>
        </w:rPr>
        <w:t xml:space="preserve">   </w:t>
      </w:r>
      <w:r w:rsidRPr="004D6CD7">
        <w:rPr>
          <w:rFonts w:ascii="Courier New" w:hAnsi="Courier New" w:cs="Courier New"/>
          <w:sz w:val="16"/>
          <w:szCs w:val="16"/>
        </w:rPr>
        <w:t>benzodiazepine levels include profound sedation,respiratory depression, coma, and/or</w:t>
      </w:r>
    </w:p>
    <w:p w14:paraId="60E6C349" w14:textId="77777777" w:rsidR="008F02DF" w:rsidRDefault="008F02DF" w:rsidP="00805CBF">
      <w:pPr>
        <w:pStyle w:val="Codeexample"/>
        <w:rPr>
          <w:rFonts w:ascii="Times New Roman" w:hAnsi="Times New Roman"/>
          <w:sz w:val="24"/>
        </w:rPr>
      </w:pPr>
      <w:r>
        <w:rPr>
          <w:rFonts w:cs="Courier New"/>
          <w:szCs w:val="16"/>
        </w:rPr>
        <w:t xml:space="preserve">   </w:t>
      </w:r>
      <w:r w:rsidRPr="004D6CD7">
        <w:rPr>
          <w:rFonts w:cs="Courier New"/>
          <w:szCs w:val="16"/>
        </w:rPr>
        <w:t>death.</w:t>
      </w:r>
    </w:p>
    <w:p w14:paraId="60E6C34A" w14:textId="77777777" w:rsidR="008F02DF" w:rsidRDefault="008F02DF" w:rsidP="00F02081">
      <w:pPr>
        <w:pStyle w:val="Codeexample"/>
        <w:rPr>
          <w:rFonts w:ascii="Times New Roman" w:hAnsi="Times New Roman"/>
          <w:sz w:val="24"/>
        </w:rPr>
      </w:pPr>
    </w:p>
    <w:p w14:paraId="60E6C34B" w14:textId="77777777" w:rsidR="008F02DF" w:rsidRDefault="008F02DF" w:rsidP="00063AE3">
      <w:pPr>
        <w:pStyle w:val="Codeexample"/>
        <w:rPr>
          <w:rFonts w:ascii="Times New Roman" w:hAnsi="Times New Roman"/>
          <w:sz w:val="24"/>
        </w:rPr>
      </w:pPr>
      <w:r w:rsidRPr="00C934F6">
        <w:rPr>
          <w:rFonts w:cs="Courier New"/>
          <w:szCs w:val="16"/>
        </w:rPr>
        <w:t>Type &lt;Enter&gt; to continue or '^' to exit:</w:t>
      </w:r>
    </w:p>
    <w:p w14:paraId="60E6C34C" w14:textId="77777777" w:rsidR="008F02DF" w:rsidRDefault="008F02DF" w:rsidP="00D46BF8">
      <w:pPr>
        <w:pStyle w:val="Codeexample"/>
        <w:rPr>
          <w:rFonts w:ascii="Times New Roman" w:hAnsi="Times New Roman"/>
          <w:sz w:val="24"/>
        </w:rPr>
      </w:pPr>
    </w:p>
    <w:p w14:paraId="60E6C34D" w14:textId="77777777" w:rsidR="002E0DBB" w:rsidRPr="00EA77BC" w:rsidRDefault="002E0DBB" w:rsidP="000C5921">
      <w:pPr>
        <w:pStyle w:val="BodyText4"/>
        <w:keepNext w:val="0"/>
        <w:ind w:left="0" w:right="-360"/>
        <w:rPr>
          <w:b/>
        </w:rPr>
      </w:pPr>
    </w:p>
    <w:p w14:paraId="60E6C34E" w14:textId="77777777" w:rsidR="002E0DBB" w:rsidRPr="00EA77BC" w:rsidRDefault="002E0DBB" w:rsidP="000C5921">
      <w:pPr>
        <w:pStyle w:val="Example"/>
        <w:rPr>
          <w:szCs w:val="20"/>
        </w:rPr>
      </w:pPr>
      <w:r w:rsidRPr="00EA77BC">
        <w:t>Example 2: Vendor database unreachable; enhanced order checks cannot be executed.</w:t>
      </w:r>
    </w:p>
    <w:p w14:paraId="60E6C34F" w14:textId="77777777" w:rsidR="002E0DBB" w:rsidRPr="00EA77BC" w:rsidRDefault="002E0DBB" w:rsidP="000C5921">
      <w:pPr>
        <w:pStyle w:val="Codeexample"/>
      </w:pPr>
      <w:r w:rsidRPr="00EA77BC">
        <w:t>Select PEPS Services Option: check</w:t>
      </w:r>
    </w:p>
    <w:p w14:paraId="60E6C350" w14:textId="77777777" w:rsidR="002E0DBB" w:rsidRPr="00EA77BC" w:rsidRDefault="002E0DBB" w:rsidP="000C5921">
      <w:pPr>
        <w:pStyle w:val="Codeexample"/>
      </w:pPr>
      <w:r w:rsidRPr="00EA77BC">
        <w:t xml:space="preserve">    1    Check PEPS Services Setup         </w:t>
      </w:r>
    </w:p>
    <w:p w14:paraId="60E6C351" w14:textId="77777777" w:rsidR="002E0DBB" w:rsidRPr="00EA77BC" w:rsidRDefault="002E0DBB" w:rsidP="000C5921">
      <w:pPr>
        <w:pStyle w:val="Codeexample"/>
      </w:pPr>
      <w:r w:rsidRPr="00EA77BC">
        <w:t xml:space="preserve">    2    Check Vendor Database Link        </w:t>
      </w:r>
    </w:p>
    <w:p w14:paraId="60E6C352" w14:textId="77777777" w:rsidR="002E0DBB" w:rsidRPr="00EA77BC" w:rsidRDefault="002E0DBB" w:rsidP="001B3F39">
      <w:pPr>
        <w:pStyle w:val="Codeexample"/>
      </w:pPr>
      <w:r w:rsidRPr="00EA77BC">
        <w:t>CHOOSE 1-2: 1  Check PEPS Services Setup</w:t>
      </w:r>
    </w:p>
    <w:p w14:paraId="60E6C353" w14:textId="77777777" w:rsidR="002E0DBB" w:rsidRPr="00EA77BC" w:rsidRDefault="002E0DBB" w:rsidP="001B3F39">
      <w:pPr>
        <w:pStyle w:val="Codeexample"/>
      </w:pPr>
      <w:r w:rsidRPr="00EA77BC">
        <w:t>Checking Vendor Database Connection...</w:t>
      </w:r>
    </w:p>
    <w:p w14:paraId="60E6C354" w14:textId="77777777" w:rsidR="002E0DBB" w:rsidRPr="00EA77BC" w:rsidRDefault="002E0DBB" w:rsidP="001B3F39">
      <w:pPr>
        <w:pStyle w:val="Codeexample"/>
      </w:pPr>
    </w:p>
    <w:p w14:paraId="60E6C355" w14:textId="77777777" w:rsidR="002E0DBB" w:rsidRPr="00EA77BC" w:rsidRDefault="002E0DBB" w:rsidP="001B3F39">
      <w:pPr>
        <w:pStyle w:val="Codeexample"/>
        <w:keepNext/>
      </w:pPr>
      <w:r w:rsidRPr="00EA77BC">
        <w:t xml:space="preserve">    Connection could not be made to Vendor database.</w:t>
      </w:r>
    </w:p>
    <w:p w14:paraId="60E6C356" w14:textId="77777777" w:rsidR="002E0DBB" w:rsidRPr="00EA77BC" w:rsidRDefault="002E0DBB" w:rsidP="001B3F39">
      <w:pPr>
        <w:pStyle w:val="Codeexample"/>
      </w:pPr>
      <w:r w:rsidRPr="00EA77BC">
        <w:t xml:space="preserve">       Last reached @MAR 02, 2010@11:44</w:t>
      </w:r>
    </w:p>
    <w:p w14:paraId="60E6C357" w14:textId="77777777" w:rsidR="002E0DBB" w:rsidRPr="00EA77BC" w:rsidRDefault="002E0DBB" w:rsidP="001B3F39">
      <w:pPr>
        <w:pStyle w:val="Codeexample"/>
      </w:pPr>
    </w:p>
    <w:p w14:paraId="60E6C358" w14:textId="77777777" w:rsidR="002E0DBB" w:rsidRPr="00EA77BC" w:rsidRDefault="002E0DBB" w:rsidP="001B3F39">
      <w:pPr>
        <w:pStyle w:val="Codeexample"/>
      </w:pPr>
      <w:r w:rsidRPr="00EA77BC">
        <w:t>Press Return to Continue:</w:t>
      </w:r>
    </w:p>
    <w:p w14:paraId="60E6C359" w14:textId="77777777" w:rsidR="007C54F3" w:rsidRPr="00EA77BC" w:rsidRDefault="007C54F3" w:rsidP="001B3F39">
      <w:bookmarkStart w:id="2151" w:name="_Toc219452031"/>
      <w:bookmarkStart w:id="2152" w:name="_Toc219455748"/>
      <w:bookmarkStart w:id="2153" w:name="_Toc219484311"/>
      <w:bookmarkStart w:id="2154" w:name="_Toc219620645"/>
    </w:p>
    <w:p w14:paraId="60E6C35A" w14:textId="77777777" w:rsidR="009C5949" w:rsidRPr="00EA77BC" w:rsidRDefault="002E0DBB" w:rsidP="00CD0BEE">
      <w:pPr>
        <w:pStyle w:val="Heading2"/>
        <w:numPr>
          <w:ilvl w:val="0"/>
          <w:numId w:val="65"/>
        </w:numPr>
        <w:ind w:left="0"/>
      </w:pPr>
      <w:bookmarkStart w:id="2155" w:name="p123"/>
      <w:bookmarkStart w:id="2156" w:name="_Toc376874103"/>
      <w:bookmarkStart w:id="2157" w:name="_Toc523224154"/>
      <w:bookmarkEnd w:id="2155"/>
      <w:r w:rsidRPr="00EA77BC">
        <w:t>Schedule/Reschedule Check PEPS Interface</w:t>
      </w:r>
      <w:bookmarkEnd w:id="2151"/>
      <w:bookmarkEnd w:id="2152"/>
      <w:bookmarkEnd w:id="2153"/>
      <w:bookmarkEnd w:id="2154"/>
      <w:bookmarkEnd w:id="2156"/>
      <w:bookmarkEnd w:id="2157"/>
    </w:p>
    <w:p w14:paraId="60E6C35B" w14:textId="77777777" w:rsidR="009C5949" w:rsidRPr="00EA77BC" w:rsidRDefault="009C5949" w:rsidP="00732461">
      <w:pPr>
        <w:pStyle w:val="Heading4"/>
        <w:spacing w:after="0"/>
        <w:ind w:left="1080"/>
      </w:pPr>
      <w:r w:rsidRPr="00EA77BC">
        <w:t xml:space="preserve">[PSS </w:t>
      </w:r>
      <w:r w:rsidR="002E0DBB" w:rsidRPr="00EA77BC">
        <w:t>SCHEDULE PEPS INTERFACE CK</w:t>
      </w:r>
      <w:r w:rsidRPr="00EA77BC">
        <w:t>]</w:t>
      </w:r>
    </w:p>
    <w:p w14:paraId="60E6C35C" w14:textId="77777777" w:rsidR="00260A62" w:rsidRPr="00EA77BC" w:rsidRDefault="00260A62" w:rsidP="00732461">
      <w:pPr>
        <w:keepNext/>
        <w:rPr>
          <w:sz w:val="20"/>
          <w:szCs w:val="20"/>
        </w:rPr>
      </w:pPr>
    </w:p>
    <w:p w14:paraId="60E6C35D" w14:textId="77777777" w:rsidR="00612272" w:rsidRPr="00EA77BC" w:rsidRDefault="00612272" w:rsidP="00732461">
      <w:r w:rsidRPr="00EA77BC">
        <w:t xml:space="preserve">The </w:t>
      </w:r>
      <w:r w:rsidRPr="00EA77BC">
        <w:rPr>
          <w:i/>
        </w:rPr>
        <w:t>Schedule/Reschedule Check PEPS Interface</w:t>
      </w:r>
      <w:r w:rsidRPr="00EA77BC">
        <w:fldChar w:fldCharType="begin"/>
      </w:r>
      <w:r w:rsidRPr="00EA77BC">
        <w:instrText xml:space="preserve"> XE "Schedule/Reschedule Check PEPS Interface" </w:instrText>
      </w:r>
      <w:r w:rsidRPr="00EA77BC">
        <w:fldChar w:fldCharType="end"/>
      </w:r>
      <w:r w:rsidRPr="00EA77BC">
        <w:t xml:space="preserve"> </w:t>
      </w:r>
      <w:r w:rsidR="00063B96" w:rsidRPr="00EA77BC">
        <w:rPr>
          <w:b/>
          <w:bCs/>
        </w:rPr>
        <w:t>[</w:t>
      </w:r>
      <w:r w:rsidR="00063B96" w:rsidRPr="00EA77BC">
        <w:t xml:space="preserve">PSS SCHEDULE PEPS INTERFACE CK] </w:t>
      </w:r>
      <w:r w:rsidRPr="00EA77BC">
        <w:t>option allows you to schedule the Interface Scheduler [PSS INTERFACE SCHEDULER] option, which tests the PEPS interface by sending a PING request. If the PEPS Interface is not available, a mail message will be sent to the G.PSS ORDER CHECKS mail group. This must be scheduled so constant monitoring takes place on the Mocha Interface, to provide timely notification of any problems.</w:t>
      </w:r>
    </w:p>
    <w:p w14:paraId="60E6C35E" w14:textId="77777777" w:rsidR="00260A62" w:rsidRPr="00EA77BC" w:rsidRDefault="00260A62" w:rsidP="000C5921"/>
    <w:p w14:paraId="60E6C35F" w14:textId="77777777" w:rsidR="00612272" w:rsidRPr="00EA77BC" w:rsidRDefault="00612272" w:rsidP="000C5921">
      <w:r w:rsidRPr="00EA77BC">
        <w:t>Please note that the next paragraph regarding the POSTMASTER is only applicable up until the installation of patch PSS*1.0*163, because PSS*1.0*163 includes functionality that will replace any Person’s Internal Entry Number in the interface message that is not a whole number with the number 0 , because the interface will accept 0 as a valid number. PSS*1.0*163 will also do the same with Job Number, and Station Number (after stripping off any non-numeric characters). This conversion will also happen on all Order Check messages.</w:t>
      </w:r>
    </w:p>
    <w:p w14:paraId="60E6C360" w14:textId="77777777" w:rsidR="00260A62" w:rsidRPr="00EA77BC" w:rsidRDefault="00260A62" w:rsidP="000C5921"/>
    <w:p w14:paraId="60E6C361" w14:textId="77777777" w:rsidR="00815B7F" w:rsidRPr="00EA77BC" w:rsidRDefault="00612272" w:rsidP="000C5921">
      <w:r w:rsidRPr="00EA77BC">
        <w:t>When scheduling this job, the person that is doing the scheduling must NOT have assumed the identity of the POSTMASTER, because the Internal Entry Number of the POSTMASTER is .5, and the decimal could cause the interface to fail, so this job would continue to fail until it is scheduled by another user other than POSTMASTER.</w:t>
      </w:r>
    </w:p>
    <w:p w14:paraId="60E6C362" w14:textId="77777777" w:rsidR="00260A62" w:rsidRPr="00EA77BC" w:rsidRDefault="00260A62" w:rsidP="000C5921">
      <w:pPr>
        <w:rPr>
          <w:sz w:val="20"/>
          <w:szCs w:val="20"/>
        </w:rPr>
      </w:pPr>
    </w:p>
    <w:tbl>
      <w:tblPr>
        <w:tblW w:w="936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8010"/>
      </w:tblGrid>
      <w:tr w:rsidR="00612272" w:rsidRPr="00EA77BC" w14:paraId="60E6C365" w14:textId="77777777" w:rsidTr="00392E48">
        <w:tc>
          <w:tcPr>
            <w:tcW w:w="1350" w:type="dxa"/>
            <w:tcMar>
              <w:left w:w="43" w:type="dxa"/>
              <w:right w:w="43" w:type="dxa"/>
            </w:tcMar>
          </w:tcPr>
          <w:p w14:paraId="60E6C363" w14:textId="77777777" w:rsidR="00612272" w:rsidRPr="00EA77BC" w:rsidRDefault="004C13BB" w:rsidP="00EA77BC">
            <w:pPr>
              <w:pStyle w:val="TableHeading"/>
              <w:keepNext/>
            </w:pPr>
            <w:r w:rsidRPr="00EA77BC">
              <w:rPr>
                <w:sz w:val="20"/>
                <w:szCs w:val="20"/>
              </w:rPr>
              <w:t>IM</w:t>
            </w:r>
            <w:r w:rsidR="00612272" w:rsidRPr="00EA77BC">
              <w:rPr>
                <w:sz w:val="20"/>
                <w:szCs w:val="20"/>
              </w:rPr>
              <w:t>PORTANT</w:t>
            </w:r>
            <w:r w:rsidR="00612272" w:rsidRPr="00EA77BC">
              <w:t>:</w:t>
            </w:r>
          </w:p>
        </w:tc>
        <w:tc>
          <w:tcPr>
            <w:tcW w:w="8010" w:type="dxa"/>
            <w:vMerge w:val="restart"/>
            <w:vAlign w:val="center"/>
          </w:tcPr>
          <w:p w14:paraId="60E6C364" w14:textId="77777777" w:rsidR="00612272" w:rsidRPr="00EA77BC" w:rsidRDefault="00612272" w:rsidP="001B3F39">
            <w:pPr>
              <w:pStyle w:val="TableText"/>
              <w:spacing w:before="0" w:after="0"/>
              <w:rPr>
                <w:sz w:val="22"/>
                <w:szCs w:val="22"/>
              </w:rPr>
            </w:pPr>
            <w:r w:rsidRPr="00EA77BC">
              <w:rPr>
                <w:sz w:val="22"/>
                <w:szCs w:val="22"/>
              </w:rPr>
              <w:t>A device must be entered in the DEVICE FOR QUEUED JOB OUTPUT field. If a device is not entered, then the job can result in a failure, generating the mail message indicating the Order Check system is not available, when the system really was never unavailable. Most sites have a “NULL” type entry in the DEVICE (#3.5) File, as that is the recommended device, since the tasked job does not write any data. Additionally, it is recommended that “Startup Persistent” be entered in the SPECIAL QUEUING field. This will queue the job to run when</w:t>
            </w:r>
            <w:r w:rsidRPr="00EA77BC">
              <w:rPr>
                <w:sz w:val="22"/>
                <w:szCs w:val="22"/>
              </w:rPr>
              <w:softHyphen/>
              <w:t>ever the TaskMan/computer is started (i.e., at System Boot), and will restart the task if it stops unexpectedly. If this type of restart does occur, the task could be set by Kernel to be run by POSTMASTER, which as stated in the previous paragraph could cause the job to fail. If this occurs, then someone would need to reschedule the job, with the identity of any user besides POSTMASTER. Also as stated a few paragraphs earlier, this POSTMASTER issue is resolved by patch PSS*1.0*163, by replacing .5 with a 0 in the interface message.</w:t>
            </w:r>
          </w:p>
        </w:tc>
      </w:tr>
      <w:tr w:rsidR="00612272" w:rsidRPr="00EA77BC" w14:paraId="60E6C368" w14:textId="77777777" w:rsidTr="00392E48">
        <w:tc>
          <w:tcPr>
            <w:tcW w:w="1350" w:type="dxa"/>
            <w:tcMar>
              <w:left w:w="43" w:type="dxa"/>
              <w:right w:w="43" w:type="dxa"/>
            </w:tcMar>
          </w:tcPr>
          <w:p w14:paraId="60E6C366" w14:textId="77777777" w:rsidR="00612272" w:rsidRPr="00EA77BC" w:rsidRDefault="0076180B" w:rsidP="00732461">
            <w:pPr>
              <w:pStyle w:val="TableText"/>
              <w:jc w:val="center"/>
            </w:pPr>
            <w:r>
              <w:rPr>
                <w:noProof/>
                <w:position w:val="-4"/>
              </w:rPr>
              <w:drawing>
                <wp:inline distT="0" distB="0" distL="0" distR="0" wp14:anchorId="60E6DD79" wp14:editId="60E6DD7A">
                  <wp:extent cx="558800" cy="558800"/>
                  <wp:effectExtent l="0" t="0" r="0" b="0"/>
                  <wp:docPr id="28" name="Picture 28" descr="MC900434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C90043475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800" cy="558800"/>
                          </a:xfrm>
                          <a:prstGeom prst="rect">
                            <a:avLst/>
                          </a:prstGeom>
                          <a:noFill/>
                          <a:ln>
                            <a:noFill/>
                          </a:ln>
                        </pic:spPr>
                      </pic:pic>
                    </a:graphicData>
                  </a:graphic>
                </wp:inline>
              </w:drawing>
            </w:r>
          </w:p>
        </w:tc>
        <w:tc>
          <w:tcPr>
            <w:tcW w:w="8010" w:type="dxa"/>
            <w:vMerge/>
          </w:tcPr>
          <w:p w14:paraId="60E6C367" w14:textId="77777777" w:rsidR="00612272" w:rsidRPr="00EA77BC" w:rsidRDefault="00612272" w:rsidP="00EA77BC"/>
        </w:tc>
      </w:tr>
    </w:tbl>
    <w:p w14:paraId="60E6C369" w14:textId="77777777" w:rsidR="00612272" w:rsidRPr="00EA77BC" w:rsidRDefault="00612272" w:rsidP="00732461">
      <w:pPr>
        <w:keepNext/>
        <w:spacing w:before="120" w:after="120"/>
        <w:rPr>
          <w:rFonts w:eastAsia="SimSun"/>
          <w:sz w:val="22"/>
        </w:rPr>
      </w:pPr>
      <w:r w:rsidRPr="00EA77BC">
        <w:rPr>
          <w:rFonts w:eastAsia="SimSun"/>
          <w:sz w:val="22"/>
        </w:rPr>
        <w:t xml:space="preserve">To check the link, start up the </w:t>
      </w:r>
      <w:r w:rsidRPr="00EA77BC">
        <w:rPr>
          <w:rFonts w:eastAsia="SimSun"/>
          <w:i/>
        </w:rPr>
        <w:t>PEPS Services Option Menu</w:t>
      </w:r>
      <w:r w:rsidRPr="00EA77BC">
        <w:rPr>
          <w:rFonts w:eastAsia="SimSun"/>
          <w:sz w:val="22"/>
        </w:rPr>
        <w:t xml:space="preserve"> [PSS PEPS SERVICES]. </w:t>
      </w:r>
    </w:p>
    <w:p w14:paraId="60E6C36A" w14:textId="77777777" w:rsidR="00612272" w:rsidRPr="00EA77BC" w:rsidRDefault="00612272" w:rsidP="00732461">
      <w:pPr>
        <w:pStyle w:val="Codeexample"/>
        <w:rPr>
          <w:rFonts w:eastAsia="SimSun"/>
        </w:rPr>
      </w:pPr>
      <w:r w:rsidRPr="00EA77BC">
        <w:rPr>
          <w:rFonts w:eastAsia="SimSun"/>
        </w:rPr>
        <w:t xml:space="preserve">          Check Vendor Database Link</w:t>
      </w:r>
    </w:p>
    <w:p w14:paraId="60E6C36B" w14:textId="77777777" w:rsidR="00612272" w:rsidRPr="00EA77BC" w:rsidRDefault="00612272" w:rsidP="00732461">
      <w:pPr>
        <w:pStyle w:val="Codeexample"/>
        <w:rPr>
          <w:rFonts w:eastAsia="SimSun"/>
        </w:rPr>
      </w:pPr>
      <w:r w:rsidRPr="00EA77BC">
        <w:rPr>
          <w:rFonts w:eastAsia="SimSun"/>
        </w:rPr>
        <w:t xml:space="preserve">          Check PEPS Services Setup</w:t>
      </w:r>
    </w:p>
    <w:p w14:paraId="60E6C36C" w14:textId="77777777" w:rsidR="00612272" w:rsidRPr="00EA77BC" w:rsidRDefault="00612272" w:rsidP="000C5921">
      <w:pPr>
        <w:pStyle w:val="Codeexample"/>
        <w:rPr>
          <w:rFonts w:eastAsia="SimSun"/>
        </w:rPr>
      </w:pPr>
      <w:r w:rsidRPr="00EA77BC">
        <w:rPr>
          <w:rFonts w:eastAsia="SimSun"/>
        </w:rPr>
        <w:t xml:space="preserve">          Schedule/Reschedule Check PEPS Interface</w:t>
      </w:r>
    </w:p>
    <w:p w14:paraId="60E6C36D" w14:textId="77777777" w:rsidR="000950C3" w:rsidRPr="00EA77BC" w:rsidRDefault="000950C3" w:rsidP="000C5921">
      <w:pPr>
        <w:pStyle w:val="Codeexample"/>
        <w:rPr>
          <w:rFonts w:eastAsia="SimSun"/>
        </w:rPr>
      </w:pPr>
      <w:r w:rsidRPr="00EA77BC">
        <w:rPr>
          <w:rFonts w:eastAsia="SimSun"/>
        </w:rPr>
        <w:t xml:space="preserve">          Print Interface Data File</w:t>
      </w:r>
    </w:p>
    <w:p w14:paraId="60E6C36E" w14:textId="77777777" w:rsidR="00612272" w:rsidRPr="00EA77BC" w:rsidRDefault="00612272" w:rsidP="000C5921">
      <w:pPr>
        <w:pStyle w:val="Codeexample"/>
        <w:rPr>
          <w:rFonts w:eastAsia="SimSun"/>
        </w:rPr>
      </w:pPr>
    </w:p>
    <w:p w14:paraId="60E6C36F" w14:textId="77777777" w:rsidR="00612272" w:rsidRPr="00EA77BC" w:rsidRDefault="00612272" w:rsidP="000C5921">
      <w:pPr>
        <w:pStyle w:val="Codeexample"/>
        <w:rPr>
          <w:rFonts w:eastAsia="SimSun"/>
        </w:rPr>
      </w:pPr>
      <w:r w:rsidRPr="00EA77BC">
        <w:rPr>
          <w:rFonts w:eastAsia="SimSun"/>
        </w:rPr>
        <w:t>Select PEPS Services Option: Schedule/Reschedule Check PEPS Interface</w:t>
      </w:r>
    </w:p>
    <w:p w14:paraId="60E6C370" w14:textId="77777777" w:rsidR="00612272" w:rsidRPr="00EA77BC" w:rsidRDefault="00612272" w:rsidP="000C5921">
      <w:pPr>
        <w:pStyle w:val="Codeexample"/>
      </w:pPr>
    </w:p>
    <w:p w14:paraId="60E6C371" w14:textId="77777777" w:rsidR="00612272" w:rsidRPr="00EA77BC" w:rsidRDefault="00612272" w:rsidP="000C5921">
      <w:pPr>
        <w:pStyle w:val="Codeexample"/>
        <w:rPr>
          <w:rFonts w:eastAsia="SimSun"/>
        </w:rPr>
      </w:pPr>
      <w:r w:rsidRPr="00EA77BC">
        <w:rPr>
          <w:rFonts w:eastAsia="SimSun"/>
        </w:rPr>
        <w:t xml:space="preserve">                          Edit Option Schedule</w:t>
      </w:r>
    </w:p>
    <w:p w14:paraId="60E6C372" w14:textId="77777777" w:rsidR="00612272" w:rsidRPr="00EA77BC" w:rsidRDefault="00612272" w:rsidP="001B3F39">
      <w:pPr>
        <w:pStyle w:val="Codeexample"/>
        <w:rPr>
          <w:rFonts w:eastAsia="SimSun"/>
        </w:rPr>
      </w:pPr>
      <w:r w:rsidRPr="00EA77BC">
        <w:rPr>
          <w:rFonts w:eastAsia="SimSun"/>
        </w:rPr>
        <w:t xml:space="preserve">    Option Name: PSS INTERFACE SCHEDULER       </w:t>
      </w:r>
    </w:p>
    <w:p w14:paraId="60E6C373" w14:textId="77777777" w:rsidR="00612272" w:rsidRPr="00EA77BC" w:rsidRDefault="00612272" w:rsidP="001B3F39">
      <w:pPr>
        <w:pStyle w:val="Codeexample"/>
        <w:rPr>
          <w:rFonts w:eastAsia="SimSun"/>
        </w:rPr>
      </w:pPr>
      <w:r w:rsidRPr="00EA77BC">
        <w:rPr>
          <w:rFonts w:eastAsia="SimSun"/>
        </w:rPr>
        <w:t xml:space="preserve">    Menu Text: Interface Scheduler                       TASK ID: 892595 </w:t>
      </w:r>
    </w:p>
    <w:p w14:paraId="60E6C374" w14:textId="77777777" w:rsidR="00612272" w:rsidRPr="00EA77BC" w:rsidRDefault="00612272" w:rsidP="001B3F39">
      <w:pPr>
        <w:pStyle w:val="Codeexample"/>
        <w:rPr>
          <w:rFonts w:eastAsia="SimSun"/>
        </w:rPr>
      </w:pPr>
      <w:r w:rsidRPr="00EA77BC">
        <w:rPr>
          <w:rFonts w:eastAsia="SimSun"/>
        </w:rPr>
        <w:t xml:space="preserve">  __________________________________________________________________________</w:t>
      </w:r>
    </w:p>
    <w:p w14:paraId="60E6C375" w14:textId="77777777" w:rsidR="00612272" w:rsidRPr="00EA77BC" w:rsidRDefault="00612272" w:rsidP="001B3F39">
      <w:pPr>
        <w:pStyle w:val="Codeexample"/>
        <w:rPr>
          <w:rFonts w:eastAsia="SimSun"/>
        </w:rPr>
      </w:pPr>
    </w:p>
    <w:p w14:paraId="60E6C376" w14:textId="77777777" w:rsidR="00612272" w:rsidRPr="00EA77BC" w:rsidRDefault="00612272" w:rsidP="001B3F39">
      <w:pPr>
        <w:pStyle w:val="Codeexample"/>
        <w:rPr>
          <w:rFonts w:eastAsia="SimSun"/>
        </w:rPr>
      </w:pPr>
      <w:r w:rsidRPr="00EA77BC">
        <w:rPr>
          <w:rFonts w:eastAsia="SimSun"/>
        </w:rPr>
        <w:t xml:space="preserve">  QUEUED TO RUN AT WHAT TIME: JAN 23,2011@14:25:41          </w:t>
      </w:r>
    </w:p>
    <w:p w14:paraId="60E6C377" w14:textId="77777777" w:rsidR="00612272" w:rsidRPr="00EA77BC" w:rsidRDefault="00612272" w:rsidP="001B3F39">
      <w:pPr>
        <w:pStyle w:val="Codeexample"/>
        <w:rPr>
          <w:rFonts w:eastAsia="SimSun"/>
        </w:rPr>
      </w:pPr>
    </w:p>
    <w:p w14:paraId="60E6C378" w14:textId="77777777" w:rsidR="00612272" w:rsidRPr="00EA77BC" w:rsidRDefault="00612272" w:rsidP="001B3F39">
      <w:pPr>
        <w:pStyle w:val="Codeexample"/>
        <w:rPr>
          <w:rFonts w:eastAsia="SimSun"/>
        </w:rPr>
      </w:pPr>
      <w:r w:rsidRPr="00EA77BC">
        <w:rPr>
          <w:rFonts w:eastAsia="SimSun"/>
        </w:rPr>
        <w:t>DEVICE FOR QUEUED JOB OUTPUT: NULL DEVICE;P-DEC;80;64</w:t>
      </w:r>
    </w:p>
    <w:p w14:paraId="60E6C379" w14:textId="77777777" w:rsidR="00612272" w:rsidRPr="00EA77BC" w:rsidRDefault="00612272" w:rsidP="001B3F39">
      <w:pPr>
        <w:pStyle w:val="Codeexample"/>
        <w:rPr>
          <w:rFonts w:eastAsia="SimSun"/>
        </w:rPr>
      </w:pPr>
    </w:p>
    <w:p w14:paraId="60E6C37A" w14:textId="77777777" w:rsidR="00612272" w:rsidRPr="00EA77BC" w:rsidRDefault="00612272" w:rsidP="001B3F39">
      <w:pPr>
        <w:pStyle w:val="Codeexample"/>
        <w:rPr>
          <w:rFonts w:eastAsia="SimSun"/>
        </w:rPr>
      </w:pPr>
      <w:r w:rsidRPr="00EA77BC">
        <w:rPr>
          <w:rFonts w:eastAsia="SimSun"/>
        </w:rPr>
        <w:t xml:space="preserve"> QUEUED TO RUN ON VOLUME SET:</w:t>
      </w:r>
    </w:p>
    <w:p w14:paraId="60E6C37B" w14:textId="77777777" w:rsidR="00612272" w:rsidRPr="00EA77BC" w:rsidRDefault="00612272" w:rsidP="001B3F39">
      <w:pPr>
        <w:pStyle w:val="Codeexample"/>
        <w:rPr>
          <w:rFonts w:eastAsia="SimSun"/>
        </w:rPr>
      </w:pPr>
    </w:p>
    <w:p w14:paraId="60E6C37C" w14:textId="77777777" w:rsidR="00612272" w:rsidRPr="00EA77BC" w:rsidRDefault="00612272" w:rsidP="001B3F39">
      <w:pPr>
        <w:pStyle w:val="Codeexample"/>
        <w:rPr>
          <w:rFonts w:eastAsia="SimSun"/>
        </w:rPr>
      </w:pPr>
      <w:r w:rsidRPr="00EA77BC">
        <w:rPr>
          <w:rFonts w:eastAsia="SimSun"/>
        </w:rPr>
        <w:t xml:space="preserve">      RESCHEDULING FREQUENCY: 900S                          </w:t>
      </w:r>
    </w:p>
    <w:p w14:paraId="60E6C37D" w14:textId="77777777" w:rsidR="00612272" w:rsidRPr="00EA77BC" w:rsidRDefault="00612272" w:rsidP="001B3F39">
      <w:pPr>
        <w:pStyle w:val="Codeexample"/>
        <w:rPr>
          <w:rFonts w:eastAsia="SimSun"/>
        </w:rPr>
      </w:pPr>
    </w:p>
    <w:p w14:paraId="60E6C37E" w14:textId="77777777" w:rsidR="00612272" w:rsidRPr="00EA77BC" w:rsidRDefault="00612272" w:rsidP="001B3F39">
      <w:pPr>
        <w:pStyle w:val="Codeexample"/>
        <w:rPr>
          <w:rFonts w:eastAsia="SimSun"/>
        </w:rPr>
      </w:pPr>
      <w:r w:rsidRPr="00EA77BC">
        <w:rPr>
          <w:rFonts w:eastAsia="SimSun"/>
        </w:rPr>
        <w:t xml:space="preserve">             TASK PARAMETERS:</w:t>
      </w:r>
    </w:p>
    <w:p w14:paraId="60E6C37F" w14:textId="77777777" w:rsidR="00612272" w:rsidRPr="00EA77BC" w:rsidRDefault="00612272" w:rsidP="00CD4C83">
      <w:pPr>
        <w:pStyle w:val="Codeexample"/>
        <w:rPr>
          <w:rFonts w:eastAsia="SimSun"/>
        </w:rPr>
      </w:pPr>
    </w:p>
    <w:p w14:paraId="60E6C380" w14:textId="77777777" w:rsidR="00612272" w:rsidRPr="00EA77BC" w:rsidRDefault="00612272" w:rsidP="00BA5F06">
      <w:pPr>
        <w:pStyle w:val="Codeexample"/>
        <w:rPr>
          <w:rFonts w:eastAsia="SimSun"/>
        </w:rPr>
      </w:pPr>
      <w:r w:rsidRPr="00EA77BC">
        <w:rPr>
          <w:rFonts w:eastAsia="SimSun"/>
        </w:rPr>
        <w:t xml:space="preserve">            SPECIAL QUEUEING: Startup Persistent </w:t>
      </w:r>
    </w:p>
    <w:p w14:paraId="60E6C381" w14:textId="77777777" w:rsidR="00612272" w:rsidRPr="00EA77BC" w:rsidRDefault="00612272" w:rsidP="00BA5F06">
      <w:pPr>
        <w:pStyle w:val="Codeexample"/>
        <w:rPr>
          <w:rFonts w:eastAsia="SimSun"/>
        </w:rPr>
      </w:pPr>
      <w:r w:rsidRPr="00EA77BC">
        <w:rPr>
          <w:rFonts w:eastAsia="SimSun"/>
        </w:rPr>
        <w:t>_______________________________________________________________________________</w:t>
      </w:r>
    </w:p>
    <w:p w14:paraId="60E6C382" w14:textId="77777777" w:rsidR="00612272" w:rsidRPr="00EA77BC" w:rsidRDefault="00612272" w:rsidP="00BA5F06">
      <w:pPr>
        <w:pStyle w:val="Codeexample"/>
        <w:rPr>
          <w:rFonts w:eastAsia="SimSun"/>
        </w:rPr>
      </w:pPr>
      <w:r w:rsidRPr="00EA77BC">
        <w:rPr>
          <w:rFonts w:eastAsia="SimSun"/>
        </w:rPr>
        <w:t>Exit     Save     Next Page     Refresh</w:t>
      </w:r>
    </w:p>
    <w:p w14:paraId="60E6C383" w14:textId="77777777" w:rsidR="00612272" w:rsidRPr="00EA77BC" w:rsidRDefault="00612272" w:rsidP="0012128D">
      <w:pPr>
        <w:pStyle w:val="Codeexample"/>
        <w:rPr>
          <w:rFonts w:eastAsia="SimSun"/>
        </w:rPr>
      </w:pPr>
      <w:r w:rsidRPr="00EA77BC">
        <w:rPr>
          <w:rFonts w:eastAsia="SimSun"/>
        </w:rPr>
        <w:t xml:space="preserve"> </w:t>
      </w:r>
    </w:p>
    <w:p w14:paraId="60E6C384" w14:textId="77777777" w:rsidR="00612272" w:rsidRPr="00EA77BC" w:rsidRDefault="00612272" w:rsidP="0012128D">
      <w:pPr>
        <w:pStyle w:val="Codeexample"/>
        <w:rPr>
          <w:rFonts w:eastAsia="SimSun"/>
        </w:rPr>
      </w:pPr>
      <w:r w:rsidRPr="00EA77BC">
        <w:rPr>
          <w:rFonts w:eastAsia="SimSun"/>
        </w:rPr>
        <w:t>Enter a command or '^' followed by a caption to jump to a specific field.</w:t>
      </w:r>
    </w:p>
    <w:p w14:paraId="60E6C385" w14:textId="77777777" w:rsidR="00612272" w:rsidRPr="00EA77BC" w:rsidRDefault="00612272" w:rsidP="0005137D">
      <w:pPr>
        <w:pStyle w:val="Codeexample"/>
        <w:rPr>
          <w:rFonts w:eastAsia="SimSun"/>
        </w:rPr>
      </w:pPr>
    </w:p>
    <w:p w14:paraId="60E6C386" w14:textId="77777777" w:rsidR="00612272" w:rsidRPr="00EA77BC" w:rsidRDefault="00612272" w:rsidP="0005137D">
      <w:pPr>
        <w:pStyle w:val="Codeexample"/>
        <w:rPr>
          <w:rFonts w:eastAsia="SimSun"/>
        </w:rPr>
      </w:pPr>
    </w:p>
    <w:p w14:paraId="60E6C387" w14:textId="77777777" w:rsidR="00612272" w:rsidRPr="00EA77BC" w:rsidRDefault="00612272" w:rsidP="00EB241E">
      <w:pPr>
        <w:pStyle w:val="Codeexample"/>
        <w:rPr>
          <w:rFonts w:eastAsia="SimSun"/>
        </w:rPr>
      </w:pPr>
      <w:r w:rsidRPr="00EA77BC">
        <w:rPr>
          <w:rFonts w:eastAsia="SimSun"/>
        </w:rPr>
        <w:t>COMMAND:                                       Press &lt;PF1&gt;H for help    Insert</w:t>
      </w:r>
    </w:p>
    <w:p w14:paraId="60E6C388" w14:textId="77777777" w:rsidR="00CB7485" w:rsidRPr="00EA77BC" w:rsidRDefault="00CB7485" w:rsidP="005C4F1E"/>
    <w:p w14:paraId="60E6C389" w14:textId="77777777" w:rsidR="00CB7485" w:rsidRPr="00EA77BC" w:rsidRDefault="00CB7485" w:rsidP="00CD0BEE">
      <w:pPr>
        <w:pStyle w:val="Heading2"/>
        <w:numPr>
          <w:ilvl w:val="0"/>
          <w:numId w:val="65"/>
        </w:numPr>
        <w:ind w:left="0"/>
      </w:pPr>
      <w:bookmarkStart w:id="2158" w:name="p124"/>
      <w:bookmarkStart w:id="2159" w:name="_Toc344724702"/>
      <w:bookmarkStart w:id="2160" w:name="_Toc373141512"/>
      <w:bookmarkStart w:id="2161" w:name="_Toc376874104"/>
      <w:bookmarkStart w:id="2162" w:name="_Toc523224155"/>
      <w:bookmarkEnd w:id="2158"/>
      <w:r w:rsidRPr="00EA77BC">
        <w:t>Print Interface Data File</w:t>
      </w:r>
      <w:bookmarkEnd w:id="2159"/>
      <w:bookmarkEnd w:id="2160"/>
      <w:bookmarkEnd w:id="2161"/>
      <w:bookmarkEnd w:id="2162"/>
      <w:r w:rsidR="00F027F0" w:rsidRPr="00EA77BC">
        <w:fldChar w:fldCharType="begin"/>
      </w:r>
      <w:r w:rsidR="00F027F0" w:rsidRPr="00EA77BC">
        <w:instrText xml:space="preserve"> XE "Print Interface Data File" </w:instrText>
      </w:r>
      <w:r w:rsidR="00F027F0" w:rsidRPr="00EA77BC">
        <w:fldChar w:fldCharType="end"/>
      </w:r>
    </w:p>
    <w:p w14:paraId="60E6C38A" w14:textId="77777777" w:rsidR="00CB7485" w:rsidRPr="00EA77BC" w:rsidRDefault="00CB7485" w:rsidP="00EA77BC">
      <w:pPr>
        <w:pStyle w:val="Heading4"/>
        <w:spacing w:after="0"/>
        <w:ind w:left="1080"/>
      </w:pPr>
      <w:r w:rsidRPr="00EA77BC">
        <w:t>[PSS SCHEDULE PEPS INTERFACE CK]</w:t>
      </w:r>
    </w:p>
    <w:p w14:paraId="60E6C38B" w14:textId="77777777" w:rsidR="00C540E9" w:rsidRPr="00EA77BC" w:rsidRDefault="00C540E9" w:rsidP="00732461"/>
    <w:p w14:paraId="60E6C38C" w14:textId="77777777" w:rsidR="00CB7485" w:rsidRPr="00EA77BC" w:rsidRDefault="003555E3" w:rsidP="00732461">
      <w:r w:rsidRPr="00EA77BC">
        <w:t xml:space="preserve">The </w:t>
      </w:r>
      <w:r w:rsidRPr="00EA77BC">
        <w:rPr>
          <w:i/>
          <w:iCs/>
        </w:rPr>
        <w:t xml:space="preserve">Print Interface Data File </w:t>
      </w:r>
      <w:r w:rsidR="00392E48" w:rsidRPr="00EA77BC">
        <w:t xml:space="preserve">[PSS SCHEDULE PEPS INTERFACE CK] </w:t>
      </w:r>
      <w:r w:rsidRPr="00EA77BC">
        <w:t>option allows you to print a report from the VENDOR INTERFACE DATA file (#59.74) which keeps track of when and for how long the vendor interface is unavailable while a background process monitors the status of the interface and records in this file when the interface is down, when it becomes available again, and the total time it was unavailable. You are asked for a date/time range so that the report can then be sorted by the most recent downtime first and then provided a SELECT DEVICE PROMPT for the printing/displaying of the report.</w:t>
      </w:r>
    </w:p>
    <w:p w14:paraId="60E6C38D" w14:textId="77777777" w:rsidR="00C540E9" w:rsidRPr="00EA77BC" w:rsidRDefault="00C540E9" w:rsidP="00732461"/>
    <w:p w14:paraId="60E6C38E" w14:textId="77777777" w:rsidR="007E6152" w:rsidRPr="00EA77BC" w:rsidRDefault="007E6152" w:rsidP="000C5921">
      <w:pPr>
        <w:pStyle w:val="Example"/>
        <w:rPr>
          <w:rFonts w:eastAsia="SimSun"/>
          <w:sz w:val="22"/>
        </w:rPr>
      </w:pPr>
      <w:r w:rsidRPr="00EA77BC">
        <w:t xml:space="preserve">Example: </w:t>
      </w:r>
      <w:r w:rsidR="00392E48" w:rsidRPr="00EA77BC">
        <w:rPr>
          <w:bCs/>
          <w:i/>
          <w:szCs w:val="20"/>
        </w:rPr>
        <w:t>Print Interface Data File</w:t>
      </w:r>
      <w:r w:rsidR="00392E48" w:rsidRPr="00EA77BC">
        <w:rPr>
          <w:b w:val="0"/>
          <w:bCs/>
          <w:szCs w:val="20"/>
        </w:rPr>
        <w:t xml:space="preserve"> </w:t>
      </w:r>
      <w:r w:rsidR="00392E48" w:rsidRPr="00EA77BC">
        <w:rPr>
          <w:szCs w:val="20"/>
        </w:rPr>
        <w:t>[PSS SCHEDULE PEPS INTERFACE CK] Option</w:t>
      </w:r>
    </w:p>
    <w:p w14:paraId="60E6C38F"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90"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91"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92"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93" w14:textId="77777777" w:rsidR="00AD3C94" w:rsidRPr="00EA77BC" w:rsidRDefault="00AD3C94" w:rsidP="001B3F39">
      <w:pPr>
        <w:shd w:val="pct10" w:color="auto" w:fill="auto"/>
        <w:ind w:left="360"/>
        <w:rPr>
          <w:rFonts w:ascii="Courier New" w:eastAsia="SimSun" w:hAnsi="Courier New" w:cs="Courier New"/>
          <w:sz w:val="16"/>
          <w:szCs w:val="16"/>
        </w:rPr>
      </w:pPr>
    </w:p>
    <w:p w14:paraId="60E6C394"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 PRint Interface Data File</w:t>
      </w:r>
    </w:p>
    <w:p w14:paraId="60E6C395" w14:textId="77777777" w:rsidR="00AD3C94" w:rsidRPr="00EA77BC" w:rsidRDefault="00AD3C94" w:rsidP="001B3F39">
      <w:pPr>
        <w:shd w:val="pct10" w:color="auto" w:fill="auto"/>
        <w:ind w:left="360"/>
        <w:rPr>
          <w:rFonts w:ascii="Courier New" w:eastAsia="SimSun" w:hAnsi="Courier New" w:cs="Courier New"/>
          <w:sz w:val="16"/>
          <w:szCs w:val="16"/>
        </w:rPr>
      </w:pPr>
    </w:p>
    <w:p w14:paraId="60E6C396"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report will print out all information related to when and for how long the</w:t>
      </w:r>
    </w:p>
    <w:p w14:paraId="60E6C397"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vendor interface is unavailable (sorted by most recent down time first).</w:t>
      </w:r>
    </w:p>
    <w:p w14:paraId="60E6C398"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information comes from the VENDOR INTERFACE DATA FILE.</w:t>
      </w:r>
    </w:p>
    <w:p w14:paraId="60E6C399" w14:textId="77777777" w:rsidR="00AD3C94" w:rsidRPr="00EA77BC" w:rsidRDefault="00AD3C94" w:rsidP="001B3F39">
      <w:pPr>
        <w:shd w:val="pct10" w:color="auto" w:fill="auto"/>
        <w:ind w:left="360"/>
        <w:rPr>
          <w:rFonts w:ascii="Courier New" w:eastAsia="SimSun" w:hAnsi="Courier New" w:cs="Courier New"/>
          <w:sz w:val="16"/>
          <w:szCs w:val="16"/>
        </w:rPr>
      </w:pPr>
    </w:p>
    <w:p w14:paraId="60E6C39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 This has the potential to be a long report ***</w:t>
      </w:r>
    </w:p>
    <w:p w14:paraId="60E6C39B" w14:textId="77777777" w:rsidR="00AD3C94" w:rsidRPr="00EA77BC" w:rsidRDefault="00AD3C94" w:rsidP="001B3F39">
      <w:pPr>
        <w:shd w:val="pct10" w:color="auto" w:fill="auto"/>
        <w:ind w:left="360"/>
        <w:rPr>
          <w:rFonts w:ascii="Courier New" w:eastAsia="SimSun" w:hAnsi="Courier New" w:cs="Courier New"/>
          <w:sz w:val="16"/>
          <w:szCs w:val="16"/>
        </w:rPr>
      </w:pPr>
    </w:p>
    <w:p w14:paraId="60E6C39C"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You may queue the report to print if you wish. You may also "^" to halt the</w:t>
      </w:r>
    </w:p>
    <w:p w14:paraId="60E6C39D"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report at any time.</w:t>
      </w:r>
    </w:p>
    <w:p w14:paraId="60E6C39E" w14:textId="77777777" w:rsidR="00AD3C94" w:rsidRPr="00EA77BC" w:rsidRDefault="00AD3C94" w:rsidP="001B3F39">
      <w:pPr>
        <w:shd w:val="pct10" w:color="auto" w:fill="auto"/>
        <w:ind w:left="360"/>
        <w:rPr>
          <w:rFonts w:ascii="Courier New" w:eastAsia="SimSun" w:hAnsi="Courier New" w:cs="Courier New"/>
          <w:sz w:val="16"/>
          <w:szCs w:val="16"/>
        </w:rPr>
      </w:pPr>
    </w:p>
    <w:p w14:paraId="60E6C39F" w14:textId="77777777" w:rsidR="00AD3C94" w:rsidRPr="00EA77BC" w:rsidRDefault="00AD3C94" w:rsidP="001B3F39">
      <w:pPr>
        <w:shd w:val="pct10" w:color="auto" w:fill="auto"/>
        <w:ind w:left="360"/>
        <w:rPr>
          <w:rFonts w:ascii="Courier New" w:eastAsia="SimSun" w:hAnsi="Courier New" w:cs="Courier New"/>
          <w:sz w:val="16"/>
          <w:szCs w:val="16"/>
        </w:rPr>
      </w:pPr>
    </w:p>
    <w:p w14:paraId="60E6C3A0" w14:textId="77777777" w:rsidR="00AD3C94" w:rsidRPr="00EA77BC" w:rsidRDefault="00AD3C94" w:rsidP="00EA77BC">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START WITH DATE/TIME VENDOR UNAVAILABLE: FIRST// 3.18.11  (MAR 18, 2011)</w:t>
      </w:r>
    </w:p>
    <w:p w14:paraId="60E6C3A1"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GO TO DATE/TIME VENDOR UNAVAILABLE: LAST// T  (MAY 18, 2011)</w:t>
      </w:r>
    </w:p>
    <w:p w14:paraId="60E6C3A2"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QUEUE TO PRINT ON</w:t>
      </w:r>
    </w:p>
    <w:p w14:paraId="60E6C3A3"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REX  REX$PRT  Printer Alley</w:t>
      </w:r>
    </w:p>
    <w:p w14:paraId="60E6C3A4" w14:textId="77777777" w:rsidR="00AD3C94" w:rsidRPr="00EA77BC" w:rsidRDefault="00AD3C94" w:rsidP="000C5921">
      <w:pPr>
        <w:shd w:val="pct10" w:color="auto" w:fill="auto"/>
        <w:ind w:left="360"/>
        <w:rPr>
          <w:rFonts w:ascii="Courier New" w:eastAsia="SimSun" w:hAnsi="Courier New" w:cs="Courier New"/>
          <w:sz w:val="16"/>
          <w:szCs w:val="16"/>
        </w:rPr>
      </w:pPr>
    </w:p>
    <w:p w14:paraId="60E6C3A5"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Requested Time To Print: NOW// &lt;Enter&gt; (MAY 18, 2011@11:30)</w:t>
      </w:r>
    </w:p>
    <w:p w14:paraId="60E6C3A6"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 QUEUED!</w:t>
      </w:r>
    </w:p>
    <w:p w14:paraId="60E6C3A7"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Task number: 3469591</w:t>
      </w:r>
    </w:p>
    <w:p w14:paraId="60E6C3A8" w14:textId="77777777" w:rsidR="00AD3C94" w:rsidRPr="00EA77BC" w:rsidRDefault="00AD3C94" w:rsidP="000C5921">
      <w:pPr>
        <w:shd w:val="pct10" w:color="auto" w:fill="auto"/>
        <w:ind w:left="360"/>
        <w:rPr>
          <w:rFonts w:ascii="Courier New" w:eastAsia="SimSun" w:hAnsi="Courier New" w:cs="Courier New"/>
          <w:sz w:val="16"/>
          <w:szCs w:val="16"/>
        </w:rPr>
      </w:pPr>
    </w:p>
    <w:p w14:paraId="60E6C3A9" w14:textId="77777777" w:rsidR="00AD3C94" w:rsidRPr="00EA77BC" w:rsidRDefault="00AD3C94" w:rsidP="000C5921">
      <w:pPr>
        <w:shd w:val="pct10" w:color="auto" w:fill="auto"/>
        <w:ind w:left="360"/>
        <w:rPr>
          <w:rFonts w:ascii="Courier New" w:eastAsia="SimSun" w:hAnsi="Courier New" w:cs="Courier New"/>
          <w:sz w:val="16"/>
          <w:szCs w:val="16"/>
        </w:rPr>
      </w:pPr>
    </w:p>
    <w:p w14:paraId="60E6C3A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AB"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AC"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AD"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AE" w14:textId="77777777" w:rsidR="00AD3C94" w:rsidRPr="00EA77BC" w:rsidRDefault="00AD3C94" w:rsidP="001B3F39">
      <w:pPr>
        <w:shd w:val="pct10" w:color="auto" w:fill="auto"/>
        <w:ind w:left="360"/>
        <w:rPr>
          <w:rFonts w:ascii="Courier New" w:eastAsia="SimSun" w:hAnsi="Courier New" w:cs="Courier New"/>
          <w:sz w:val="16"/>
          <w:szCs w:val="16"/>
        </w:rPr>
      </w:pPr>
    </w:p>
    <w:p w14:paraId="60E6C3AF"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w:t>
      </w:r>
    </w:p>
    <w:p w14:paraId="60E6C3B0" w14:textId="77777777" w:rsidR="00DB11D7" w:rsidRPr="00EA77BC" w:rsidRDefault="00DB11D7" w:rsidP="001B3F39"/>
    <w:p w14:paraId="60E6C3B1" w14:textId="77777777" w:rsidR="007F7D21" w:rsidRPr="00EA77BC" w:rsidRDefault="007F7D21" w:rsidP="001B3F39">
      <w:pPr>
        <w:rPr>
          <w:lang w:eastAsia="zh-CN"/>
        </w:rPr>
      </w:pPr>
      <w:r w:rsidRPr="00EA77BC">
        <w:t>If the PEPS Interface is down, a priority</w:t>
      </w:r>
      <w:r w:rsidRPr="00EA77BC">
        <w:rPr>
          <w:color w:val="FF0000"/>
        </w:rPr>
        <w:t xml:space="preserve"> </w:t>
      </w:r>
      <w:r w:rsidRPr="00EA77BC">
        <w:t xml:space="preserve">mail message will be sent to the G.PSS ORDER CHECKS mail group. </w:t>
      </w:r>
      <w:r w:rsidR="00ED36CB" w:rsidRPr="00EA77BC">
        <w:t xml:space="preserve">When the interface is back up again, another priority mail message will be sent to the G. PSS ORDER CHECKS mail group. </w:t>
      </w:r>
      <w:r w:rsidRPr="00EA77BC">
        <w:t xml:space="preserve">Only </w:t>
      </w:r>
      <w:r w:rsidRPr="00EA77BC">
        <w:rPr>
          <w:i/>
        </w:rPr>
        <w:t>one</w:t>
      </w:r>
      <w:r w:rsidRPr="00EA77BC">
        <w:t xml:space="preserve"> message per occurrence (interface being down</w:t>
      </w:r>
      <w:r w:rsidR="00ED36CB" w:rsidRPr="00EA77BC">
        <w:t xml:space="preserve"> or coming back up</w:t>
      </w:r>
      <w:r w:rsidRPr="00EA77BC">
        <w:t xml:space="preserve">) </w:t>
      </w:r>
      <w:r w:rsidRPr="00EA77BC">
        <w:rPr>
          <w:lang w:eastAsia="zh-CN"/>
        </w:rPr>
        <w:t xml:space="preserve">is </w:t>
      </w:r>
      <w:r w:rsidRPr="00EA77BC">
        <w:t>sent</w:t>
      </w:r>
      <w:r w:rsidR="005D5F7E" w:rsidRPr="00EA77BC">
        <w:t xml:space="preserve"> because the background job runs every 15 minutes</w:t>
      </w:r>
      <w:r w:rsidRPr="00EA77BC">
        <w:t>.</w:t>
      </w:r>
    </w:p>
    <w:p w14:paraId="60E6C3B2" w14:textId="77777777" w:rsidR="007F7D21" w:rsidRPr="00EA77BC" w:rsidRDefault="007F7D21" w:rsidP="001B3F39">
      <w:pPr>
        <w:rPr>
          <w:lang w:eastAsia="zh-CN"/>
        </w:rPr>
      </w:pPr>
    </w:p>
    <w:p w14:paraId="60E6C3B3" w14:textId="77777777" w:rsidR="007F7D21" w:rsidRPr="00EA77BC" w:rsidRDefault="007F7D21" w:rsidP="001B3F39">
      <w:pPr>
        <w:pStyle w:val="BodyText3"/>
        <w:rPr>
          <w:lang w:eastAsia="zh-CN"/>
        </w:rPr>
      </w:pPr>
      <w:r w:rsidRPr="00EA77BC">
        <w:rPr>
          <w:lang w:eastAsia="zh-CN"/>
        </w:rPr>
        <w:t>Here is an example of the mail message</w:t>
      </w:r>
      <w:r w:rsidR="00B36002" w:rsidRPr="00EA77BC">
        <w:rPr>
          <w:lang w:eastAsia="zh-CN"/>
        </w:rPr>
        <w:t xml:space="preserve"> when the database is down:</w:t>
      </w:r>
    </w:p>
    <w:p w14:paraId="60E6C3B4" w14:textId="77777777" w:rsidR="00B36002" w:rsidRPr="00EA77BC" w:rsidRDefault="00B36002" w:rsidP="001B3F39">
      <w:pPr>
        <w:pStyle w:val="BodyText3"/>
        <w:rPr>
          <w:rFonts w:ascii="Courier New" w:hAnsi="Courier New"/>
          <w:b/>
          <w:bCs/>
          <w:color w:val="auto"/>
          <w:sz w:val="18"/>
          <w:u w:val="single"/>
          <w:lang w:eastAsia="zh-CN"/>
        </w:rPr>
      </w:pPr>
    </w:p>
    <w:p w14:paraId="60E6C3B5" w14:textId="77777777" w:rsidR="007F7D21" w:rsidRPr="00EA77BC" w:rsidRDefault="007F7D21" w:rsidP="001B3F39">
      <w:pPr>
        <w:pStyle w:val="Codeexample"/>
        <w:rPr>
          <w:rFonts w:eastAsia="MS Mincho"/>
          <w:shd w:val="pct15" w:color="auto" w:fill="FFFFFF"/>
        </w:rPr>
      </w:pPr>
      <w:bookmarkStart w:id="2163" w:name="OLE_LINK1"/>
      <w:bookmarkStart w:id="2164" w:name="OLE_LINK2"/>
      <w:r w:rsidRPr="00EA77BC">
        <w:rPr>
          <w:rFonts w:eastAsia="MS Mincho"/>
          <w:shd w:val="pct15" w:color="auto" w:fill="FFFFFF"/>
        </w:rPr>
        <w:t>Subj: ORDER CHECK DATABASE DOWN  [#55252] 03/02/10@11:59  2 lines</w:t>
      </w:r>
    </w:p>
    <w:p w14:paraId="60E6C3B6" w14:textId="77777777" w:rsidR="007F7D21" w:rsidRPr="00EA77BC" w:rsidRDefault="007F7D21" w:rsidP="001B3F39">
      <w:pPr>
        <w:pStyle w:val="Codeexample"/>
        <w:rPr>
          <w:shd w:val="pct15" w:color="auto" w:fill="FFFFFF"/>
        </w:rPr>
      </w:pPr>
      <w:r w:rsidRPr="00EA77BC">
        <w:rPr>
          <w:shd w:val="pct15" w:color="auto" w:fill="FFFFFF"/>
        </w:rPr>
        <w:t xml:space="preserve">From: PSS INTERFACE SCHEDULER  In 'IN' basket.  Automatic Deletion Date: Mar 30, 2010  </w:t>
      </w:r>
    </w:p>
    <w:p w14:paraId="60E6C3B7" w14:textId="77777777" w:rsidR="007F7D21" w:rsidRPr="00EA77BC" w:rsidRDefault="007F7D21" w:rsidP="00CD4C83">
      <w:pPr>
        <w:pStyle w:val="Codeexample"/>
        <w:rPr>
          <w:shd w:val="pct15" w:color="auto" w:fill="FFFFFF"/>
        </w:rPr>
      </w:pPr>
      <w:r w:rsidRPr="00EA77BC">
        <w:rPr>
          <w:shd w:val="pct15" w:color="auto" w:fill="FFFFFF"/>
        </w:rPr>
        <w:t>--------------------------------------------------------------------------------Connection to Vendor Database is down!  No Drug-Drug Interactions, Duplicate</w:t>
      </w:r>
    </w:p>
    <w:p w14:paraId="60E6C3B8" w14:textId="77777777" w:rsidR="007F7D21" w:rsidRPr="00EA77BC" w:rsidRDefault="007F7D21" w:rsidP="00BA5F06">
      <w:pPr>
        <w:pStyle w:val="Codeexample"/>
        <w:rPr>
          <w:shd w:val="pct15" w:color="auto" w:fill="FFFFFF"/>
        </w:rPr>
      </w:pPr>
      <w:r w:rsidRPr="00EA77BC">
        <w:rPr>
          <w:shd w:val="pct15" w:color="auto" w:fill="FFFFFF"/>
        </w:rPr>
        <w:t>Therapy or Dosing Order Checks will be performed until the connection is reestablished!!!</w:t>
      </w:r>
    </w:p>
    <w:p w14:paraId="60E6C3B9" w14:textId="77777777" w:rsidR="007F7D21" w:rsidRPr="00EA77BC" w:rsidRDefault="007F7D21" w:rsidP="00BA5F06">
      <w:pPr>
        <w:pStyle w:val="Codeexample"/>
        <w:rPr>
          <w:shd w:val="pct15" w:color="auto" w:fill="FFFFFF"/>
        </w:rPr>
      </w:pPr>
    </w:p>
    <w:p w14:paraId="60E6C3BA" w14:textId="77777777" w:rsidR="007F7D21" w:rsidRPr="00EA77BC" w:rsidRDefault="007F7D21" w:rsidP="00BA5F06">
      <w:pPr>
        <w:pStyle w:val="Codeexample"/>
        <w:rPr>
          <w:shd w:val="pct15" w:color="auto" w:fill="FFFFFF"/>
        </w:rPr>
      </w:pPr>
      <w:r w:rsidRPr="00EA77BC">
        <w:rPr>
          <w:shd w:val="pct15" w:color="auto" w:fill="FFFFFF"/>
        </w:rPr>
        <w:t>Enter message action (in IN basket): Ignore//</w:t>
      </w:r>
    </w:p>
    <w:bookmarkEnd w:id="2163"/>
    <w:bookmarkEnd w:id="2164"/>
    <w:p w14:paraId="60E6C3BB" w14:textId="77777777" w:rsidR="00B36002" w:rsidRPr="00EA77BC" w:rsidRDefault="00B36002" w:rsidP="0012128D">
      <w:pPr>
        <w:pStyle w:val="BodyText3"/>
        <w:rPr>
          <w:lang w:eastAsia="zh-CN"/>
        </w:rPr>
      </w:pPr>
    </w:p>
    <w:p w14:paraId="60E6C3BC" w14:textId="77777777" w:rsidR="00B36002" w:rsidRPr="00EA77BC" w:rsidRDefault="00B36002" w:rsidP="0012128D">
      <w:pPr>
        <w:pStyle w:val="BodyText3"/>
        <w:rPr>
          <w:lang w:eastAsia="zh-CN"/>
        </w:rPr>
      </w:pPr>
      <w:r w:rsidRPr="00EA77BC">
        <w:rPr>
          <w:lang w:eastAsia="zh-CN"/>
        </w:rPr>
        <w:t>Here is an example of the mail message when the database is back up:</w:t>
      </w:r>
    </w:p>
    <w:p w14:paraId="60E6C3BD" w14:textId="77777777" w:rsidR="00B36002" w:rsidRPr="00EA77BC" w:rsidRDefault="00B36002" w:rsidP="0005137D">
      <w:pPr>
        <w:pStyle w:val="BodyText3"/>
        <w:rPr>
          <w:rFonts w:ascii="Courier New" w:hAnsi="Courier New"/>
          <w:b/>
          <w:bCs/>
          <w:sz w:val="18"/>
          <w:lang w:eastAsia="zh-CN"/>
        </w:rPr>
      </w:pPr>
    </w:p>
    <w:p w14:paraId="60E6C3BE" w14:textId="77777777" w:rsidR="00B36002" w:rsidRPr="00EA77BC" w:rsidRDefault="00B36002" w:rsidP="0005137D">
      <w:pPr>
        <w:pStyle w:val="Codeexample"/>
        <w:rPr>
          <w:shd w:val="pct15" w:color="auto" w:fill="FFFFFF"/>
        </w:rPr>
      </w:pPr>
      <w:r w:rsidRPr="00EA77BC">
        <w:rPr>
          <w:shd w:val="pct15" w:color="auto" w:fill="FFFFFF"/>
        </w:rPr>
        <w:t>Subj: ORDER CHECK DATABASE IS BACK UP  [#57254] 08/15/10@02:44  2 lines</w:t>
      </w:r>
    </w:p>
    <w:p w14:paraId="60E6C3BF" w14:textId="77777777" w:rsidR="00B36002" w:rsidRPr="00EA77BC" w:rsidRDefault="00B36002" w:rsidP="00EB241E">
      <w:pPr>
        <w:pStyle w:val="Codeexample"/>
        <w:rPr>
          <w:shd w:val="pct15" w:color="auto" w:fill="FFFFFF"/>
        </w:rPr>
      </w:pPr>
      <w:r w:rsidRPr="00EA77BC">
        <w:rPr>
          <w:shd w:val="pct15" w:color="auto" w:fill="FFFFFF"/>
        </w:rPr>
        <w:t>From: PSS INTERFACE SCHEDULER  In 'IN' basket.</w:t>
      </w:r>
    </w:p>
    <w:p w14:paraId="60E6C3C0" w14:textId="77777777" w:rsidR="00B36002" w:rsidRPr="00EA77BC" w:rsidRDefault="00B36002" w:rsidP="005C4F1E">
      <w:pPr>
        <w:pStyle w:val="Codeexample"/>
        <w:rPr>
          <w:shd w:val="pct15" w:color="auto" w:fill="FFFFFF"/>
        </w:rPr>
      </w:pPr>
      <w:r w:rsidRPr="00EA77BC">
        <w:rPr>
          <w:shd w:val="pct15" w:color="auto" w:fill="FFFFFF"/>
        </w:rPr>
        <w:t>Automatic Deletion Date: Aug 18, 2010   Page 1  Priority!</w:t>
      </w:r>
    </w:p>
    <w:p w14:paraId="60E6C3C1" w14:textId="77777777" w:rsidR="00B36002" w:rsidRPr="00EA77BC" w:rsidRDefault="00B36002" w:rsidP="000128D8">
      <w:pPr>
        <w:pStyle w:val="Codeexample"/>
        <w:rPr>
          <w:shd w:val="pct15" w:color="auto" w:fill="FFFFFF"/>
        </w:rPr>
      </w:pPr>
      <w:r w:rsidRPr="00EA77BC">
        <w:rPr>
          <w:shd w:val="pct15" w:color="auto" w:fill="FFFFFF"/>
        </w:rPr>
        <w:t>-------------------------------------------------------------------------------</w:t>
      </w:r>
    </w:p>
    <w:p w14:paraId="60E6C3C2" w14:textId="77777777" w:rsidR="00B36002" w:rsidRPr="00EA77BC" w:rsidRDefault="00B36002" w:rsidP="000128D8">
      <w:pPr>
        <w:pStyle w:val="Codeexample"/>
        <w:rPr>
          <w:shd w:val="pct15" w:color="auto" w:fill="FFFFFF"/>
        </w:rPr>
      </w:pPr>
      <w:r w:rsidRPr="00EA77BC">
        <w:rPr>
          <w:shd w:val="pct15" w:color="auto" w:fill="FFFFFF"/>
        </w:rPr>
        <w:t>Connection to Vendor Database has been restored! Drug-Drug Interactions,</w:t>
      </w:r>
    </w:p>
    <w:p w14:paraId="60E6C3C3" w14:textId="77777777" w:rsidR="00B36002" w:rsidRPr="00EA77BC" w:rsidRDefault="00B36002" w:rsidP="00EA77BC">
      <w:pPr>
        <w:pStyle w:val="Codeexample"/>
        <w:rPr>
          <w:shd w:val="pct15" w:color="auto" w:fill="FFFFFF"/>
        </w:rPr>
      </w:pPr>
      <w:r w:rsidRPr="00EA77BC">
        <w:rPr>
          <w:shd w:val="pct15" w:color="auto" w:fill="FFFFFF"/>
        </w:rPr>
        <w:t>Duplicate Therapy and Dosing Order Checks can now be performed.</w:t>
      </w:r>
    </w:p>
    <w:p w14:paraId="60E6C3C4" w14:textId="77777777" w:rsidR="00B36002" w:rsidRPr="00EA77BC" w:rsidRDefault="00B36002" w:rsidP="00EA77BC">
      <w:pPr>
        <w:pStyle w:val="Codeexample"/>
        <w:rPr>
          <w:shd w:val="pct15" w:color="auto" w:fill="FFFFFF"/>
        </w:rPr>
      </w:pPr>
    </w:p>
    <w:p w14:paraId="60E6C3C5" w14:textId="77777777" w:rsidR="007F7D21" w:rsidRPr="00EA77BC" w:rsidRDefault="00B36002" w:rsidP="00EA77BC">
      <w:pPr>
        <w:pStyle w:val="Codeexample"/>
        <w:rPr>
          <w:shd w:val="pct15" w:color="auto" w:fill="FFFFFF"/>
        </w:rPr>
      </w:pPr>
      <w:r w:rsidRPr="00EA77BC">
        <w:rPr>
          <w:shd w:val="pct15" w:color="auto" w:fill="FFFFFF"/>
        </w:rPr>
        <w:t>Enter message action (in IN basket): Ignore//</w:t>
      </w:r>
    </w:p>
    <w:p w14:paraId="60E6C3C6" w14:textId="77777777" w:rsidR="00DB11D7" w:rsidRPr="00EA77BC" w:rsidRDefault="00DB11D7" w:rsidP="00EA77BC"/>
    <w:p w14:paraId="60E6C3C7" w14:textId="77777777" w:rsidR="00BE22C7" w:rsidRPr="00EA77BC" w:rsidRDefault="00BE22C7" w:rsidP="00CD0BEE">
      <w:pPr>
        <w:pStyle w:val="Heading1"/>
        <w:numPr>
          <w:ilvl w:val="0"/>
          <w:numId w:val="45"/>
        </w:numPr>
        <w:tabs>
          <w:tab w:val="clear" w:pos="720"/>
          <w:tab w:val="num" w:pos="900"/>
        </w:tabs>
      </w:pPr>
      <w:bookmarkStart w:id="2165" w:name="p125"/>
      <w:bookmarkStart w:id="2166" w:name="_Toc376874105"/>
      <w:bookmarkStart w:id="2167" w:name="_Toc523224156"/>
      <w:bookmarkEnd w:id="2165"/>
      <w:r w:rsidRPr="00EA77BC">
        <w:t>Inpatient Drug Management</w:t>
      </w:r>
      <w:bookmarkEnd w:id="2166"/>
      <w:bookmarkEnd w:id="2167"/>
      <w:r w:rsidR="00F027F0" w:rsidRPr="00EA77BC">
        <w:fldChar w:fldCharType="begin"/>
      </w:r>
      <w:r w:rsidR="00F027F0" w:rsidRPr="00EA77BC">
        <w:instrText xml:space="preserve"> XE "Inpatient Drug Management" </w:instrText>
      </w:r>
      <w:r w:rsidR="00F027F0" w:rsidRPr="00EA77BC">
        <w:fldChar w:fldCharType="end"/>
      </w:r>
    </w:p>
    <w:p w14:paraId="60E6C3C8" w14:textId="77777777" w:rsidR="00BE22C7" w:rsidRPr="00EA77BC" w:rsidRDefault="00397D64" w:rsidP="00EA77BC">
      <w:pPr>
        <w:pStyle w:val="Heading4"/>
        <w:tabs>
          <w:tab w:val="left" w:pos="900"/>
        </w:tabs>
        <w:spacing w:after="0"/>
        <w:ind w:left="900" w:hanging="900"/>
      </w:pPr>
      <w:r w:rsidRPr="00EA77BC">
        <w:tab/>
      </w:r>
      <w:r w:rsidR="00BE22C7" w:rsidRPr="00EA77BC">
        <w:t>[PSS INP MGR]</w:t>
      </w:r>
    </w:p>
    <w:p w14:paraId="60E6C3C9" w14:textId="77777777" w:rsidR="00BE22C7" w:rsidRPr="00EA77BC" w:rsidRDefault="00BE22C7" w:rsidP="00732461">
      <w:pPr>
        <w:autoSpaceDE w:val="0"/>
        <w:autoSpaceDN w:val="0"/>
        <w:adjustRightInd w:val="0"/>
      </w:pPr>
    </w:p>
    <w:p w14:paraId="60E6C3CA" w14:textId="77777777" w:rsidR="00BE22C7" w:rsidRPr="00EA77BC" w:rsidRDefault="00BE22C7" w:rsidP="00732461">
      <w:pPr>
        <w:autoSpaceDE w:val="0"/>
        <w:autoSpaceDN w:val="0"/>
        <w:adjustRightInd w:val="0"/>
      </w:pPr>
      <w:r w:rsidRPr="00EA77BC">
        <w:t xml:space="preserve">Patch PSS*1*146 corrected a patient safety issue in which editing the IV ADDITIVES file (#52.6) and/or IV SOLUTIONS file (#52.7) using the </w:t>
      </w:r>
      <w:r w:rsidRPr="00EA77BC">
        <w:rPr>
          <w:i/>
        </w:rPr>
        <w:t>Drug Enter/Edit</w:t>
      </w:r>
      <w:r w:rsidRPr="00EA77BC">
        <w:t xml:space="preserve"> [PSS DRUG ENTER/EDIT] option was problematic. The functionality was changed to prevent erroneous matching with Dispense Drugs. </w:t>
      </w:r>
    </w:p>
    <w:p w14:paraId="60E6C3CB" w14:textId="77777777" w:rsidR="00BE22C7" w:rsidRPr="00EA77BC" w:rsidRDefault="00BE22C7" w:rsidP="000C5921">
      <w:pPr>
        <w:autoSpaceDE w:val="0"/>
        <w:autoSpaceDN w:val="0"/>
        <w:adjustRightInd w:val="0"/>
      </w:pPr>
    </w:p>
    <w:p w14:paraId="60E6C3CC" w14:textId="77777777" w:rsidR="00BE22C7" w:rsidRPr="00EA77BC" w:rsidRDefault="00BE22C7" w:rsidP="000C5921">
      <w:pPr>
        <w:autoSpaceDE w:val="0"/>
        <w:autoSpaceDN w:val="0"/>
        <w:adjustRightInd w:val="0"/>
      </w:pPr>
      <w:r w:rsidRPr="00EA77BC">
        <w:t>The software now gives the user the choice to enter and link the dispense drug to a new Additive or Solution as well as a confirmation of the selected dispense drug that will be linked to the selected additive/solution.</w:t>
      </w:r>
    </w:p>
    <w:p w14:paraId="60E6C3CD" w14:textId="77777777" w:rsidR="00BE22C7" w:rsidRPr="00EA77BC" w:rsidRDefault="00BE22C7" w:rsidP="000C5921"/>
    <w:p w14:paraId="60E6C3CE" w14:textId="77777777" w:rsidR="00BE22C7" w:rsidRPr="00EA77BC" w:rsidRDefault="00BE22C7" w:rsidP="000C5921">
      <w:r w:rsidRPr="00EA77BC">
        <w:t>The</w:t>
      </w:r>
      <w:r w:rsidR="00DE3710" w:rsidRPr="00EA77BC">
        <w:t xml:space="preserve"> </w:t>
      </w:r>
      <w:r w:rsidR="00DE3710" w:rsidRPr="00EA77BC">
        <w:rPr>
          <w:i/>
        </w:rPr>
        <w:t>Inpatient Drug Management</w:t>
      </w:r>
      <w:r w:rsidRPr="00EA77BC">
        <w:t xml:space="preserve"> [PSS INP MGR] sub-menu contains the following options:</w:t>
      </w:r>
    </w:p>
    <w:p w14:paraId="60E6C3CF" w14:textId="77777777" w:rsidR="00BE22C7" w:rsidRPr="00EA77BC" w:rsidRDefault="00BE22C7" w:rsidP="000C5921"/>
    <w:p w14:paraId="60E6C3D0" w14:textId="77777777" w:rsidR="00BE22C7" w:rsidRPr="00EA77BC" w:rsidRDefault="00BE22C7" w:rsidP="00CD0BEE">
      <w:pPr>
        <w:pStyle w:val="ListParagraph"/>
        <w:numPr>
          <w:ilvl w:val="0"/>
          <w:numId w:val="60"/>
        </w:numPr>
        <w:contextualSpacing/>
      </w:pPr>
      <w:r w:rsidRPr="00EA77BC">
        <w:t>ADditives File</w:t>
      </w:r>
    </w:p>
    <w:p w14:paraId="60E6C3D1" w14:textId="77777777" w:rsidR="00BE22C7" w:rsidRPr="00EA77BC" w:rsidRDefault="00BE22C7" w:rsidP="00CD0BEE">
      <w:pPr>
        <w:pStyle w:val="ListParagraph"/>
        <w:numPr>
          <w:ilvl w:val="0"/>
          <w:numId w:val="60"/>
        </w:numPr>
        <w:contextualSpacing/>
      </w:pPr>
      <w:r w:rsidRPr="00EA77BC">
        <w:t>Dispense Drug Fields</w:t>
      </w:r>
    </w:p>
    <w:p w14:paraId="60E6C3D2" w14:textId="77777777" w:rsidR="00BE22C7" w:rsidRPr="00EA77BC" w:rsidRDefault="00BE22C7" w:rsidP="00CD0BEE">
      <w:pPr>
        <w:pStyle w:val="ListParagraph"/>
        <w:numPr>
          <w:ilvl w:val="0"/>
          <w:numId w:val="60"/>
        </w:numPr>
        <w:contextualSpacing/>
      </w:pPr>
      <w:r w:rsidRPr="00EA77BC">
        <w:t>Dispense Drug/ATC Set Up</w:t>
      </w:r>
    </w:p>
    <w:p w14:paraId="60E6C3D3" w14:textId="77777777" w:rsidR="00BE22C7" w:rsidRPr="00EA77BC" w:rsidRDefault="00BE22C7" w:rsidP="00CD0BEE">
      <w:pPr>
        <w:pStyle w:val="ListParagraph"/>
        <w:numPr>
          <w:ilvl w:val="0"/>
          <w:numId w:val="60"/>
        </w:numPr>
        <w:contextualSpacing/>
      </w:pPr>
      <w:r w:rsidRPr="00EA77BC">
        <w:t>Edit Cost Data</w:t>
      </w:r>
    </w:p>
    <w:p w14:paraId="60E6C3D4" w14:textId="77777777" w:rsidR="00BE22C7" w:rsidRPr="00EA77BC" w:rsidRDefault="00BE22C7" w:rsidP="00CD0BEE">
      <w:pPr>
        <w:pStyle w:val="ListParagraph"/>
        <w:numPr>
          <w:ilvl w:val="0"/>
          <w:numId w:val="60"/>
        </w:numPr>
        <w:contextualSpacing/>
      </w:pPr>
      <w:r w:rsidRPr="00EA77BC">
        <w:t>EDit Drug Cost (IV)</w:t>
      </w:r>
    </w:p>
    <w:p w14:paraId="60E6C3D5" w14:textId="77777777" w:rsidR="00BE22C7" w:rsidRPr="00EA77BC" w:rsidRDefault="00BE22C7" w:rsidP="00CD0BEE">
      <w:pPr>
        <w:pStyle w:val="ListParagraph"/>
        <w:keepNext/>
        <w:numPr>
          <w:ilvl w:val="0"/>
          <w:numId w:val="60"/>
        </w:numPr>
        <w:contextualSpacing/>
      </w:pPr>
      <w:r w:rsidRPr="00EA77BC">
        <w:t>MARk/Unmark Dispense Drugs For Unit Dose</w:t>
      </w:r>
    </w:p>
    <w:p w14:paraId="60E6C3D6" w14:textId="77777777" w:rsidR="00BE22C7" w:rsidRPr="00EA77BC" w:rsidRDefault="00BE22C7" w:rsidP="00CD0BEE">
      <w:pPr>
        <w:pStyle w:val="ListParagraph"/>
        <w:numPr>
          <w:ilvl w:val="0"/>
          <w:numId w:val="60"/>
        </w:numPr>
        <w:contextualSpacing/>
        <w:rPr>
          <w:rFonts w:ascii="r_ansi" w:hAnsi="r_ansi" w:cs="r_ansi"/>
          <w:sz w:val="20"/>
          <w:szCs w:val="20"/>
        </w:rPr>
      </w:pPr>
      <w:r w:rsidRPr="00EA77BC">
        <w:t>PRimary Solution File (IV)</w:t>
      </w:r>
    </w:p>
    <w:p w14:paraId="60E6C3D7" w14:textId="77777777" w:rsidR="00BE22C7" w:rsidRPr="00EA77BC" w:rsidRDefault="00BE22C7" w:rsidP="001B3F39"/>
    <w:p w14:paraId="60E6C3D8" w14:textId="77777777" w:rsidR="00BE22C7" w:rsidRPr="00EA77BC" w:rsidRDefault="00BE22C7" w:rsidP="00CD0BEE">
      <w:pPr>
        <w:pStyle w:val="Heading2"/>
        <w:numPr>
          <w:ilvl w:val="0"/>
          <w:numId w:val="66"/>
        </w:numPr>
        <w:ind w:left="0"/>
      </w:pPr>
      <w:bookmarkStart w:id="2168" w:name="p126"/>
      <w:bookmarkStart w:id="2169" w:name="_Toc376874106"/>
      <w:bookmarkStart w:id="2170" w:name="_Toc523224157"/>
      <w:bookmarkEnd w:id="2168"/>
      <w:r w:rsidRPr="00EA77BC">
        <w:t>ADditives File</w:t>
      </w:r>
      <w:bookmarkEnd w:id="2169"/>
      <w:bookmarkEnd w:id="2170"/>
      <w:r w:rsidR="00F027F0" w:rsidRPr="00EA77BC">
        <w:fldChar w:fldCharType="begin"/>
      </w:r>
      <w:r w:rsidR="00F027F0" w:rsidRPr="00EA77BC">
        <w:instrText xml:space="preserve"> XE "ADditives File" </w:instrText>
      </w:r>
      <w:r w:rsidR="00F027F0" w:rsidRPr="00EA77BC">
        <w:fldChar w:fldCharType="end"/>
      </w:r>
      <w:r w:rsidRPr="00EA77BC">
        <w:t xml:space="preserve"> </w:t>
      </w:r>
    </w:p>
    <w:p w14:paraId="60E6C3D9" w14:textId="77777777" w:rsidR="00BE22C7" w:rsidRPr="00EA77BC" w:rsidRDefault="00BE22C7" w:rsidP="00EA77BC">
      <w:pPr>
        <w:keepNext/>
        <w:ind w:left="1080"/>
        <w:rPr>
          <w:b/>
        </w:rPr>
      </w:pPr>
      <w:r w:rsidRPr="00EA77BC">
        <w:rPr>
          <w:b/>
        </w:rPr>
        <w:t>[PSSJI DRUG]</w:t>
      </w:r>
    </w:p>
    <w:p w14:paraId="60E6C3DA" w14:textId="77777777" w:rsidR="0048274D" w:rsidRPr="00EA77BC" w:rsidRDefault="0048274D" w:rsidP="00732461">
      <w:pPr>
        <w:keepNext/>
      </w:pPr>
    </w:p>
    <w:p w14:paraId="60E6C3DB" w14:textId="77777777" w:rsidR="00BE22C7" w:rsidRPr="00EA77BC" w:rsidRDefault="00BE22C7" w:rsidP="00732461">
      <w:r w:rsidRPr="00EA77BC">
        <w:t xml:space="preserve">This option allows the applications coordinator to add, change, or inactivate drugs that are to be used as additives in the IV room. All drug information is contained within the IV </w:t>
      </w:r>
      <w:r w:rsidR="00392E48" w:rsidRPr="00EA77BC">
        <w:t>ADDITIVES file (#52.6)</w:t>
      </w:r>
      <w:r w:rsidR="00FC40B2" w:rsidRPr="00EA77BC">
        <w:t xml:space="preserve">. </w:t>
      </w:r>
    </w:p>
    <w:p w14:paraId="60E6C3DC" w14:textId="77777777" w:rsidR="004F74EA" w:rsidRPr="00EA77BC" w:rsidRDefault="004F74EA" w:rsidP="00732461"/>
    <w:p w14:paraId="60E6C3DD" w14:textId="77777777" w:rsidR="00284C3A" w:rsidRPr="00EA77BC" w:rsidRDefault="004F74EA" w:rsidP="000C5921">
      <w:r w:rsidRPr="00EA77BC">
        <w:t xml:space="preserve">To avoid confusion when users are linking an IV Additive to a Generic Drug at the GENERIC DRUG prompt in menu option </w:t>
      </w:r>
      <w:r w:rsidRPr="00EA77BC">
        <w:rPr>
          <w:i/>
        </w:rPr>
        <w:t>ADditives File</w:t>
      </w:r>
      <w:r w:rsidRPr="00EA77BC">
        <w:t xml:space="preserve"> [PSSJI DRUG], </w:t>
      </w:r>
      <w:r w:rsidR="00284C3A" w:rsidRPr="00EA77BC">
        <w:t>the option now clearly shows which is the IV Additive and which is the Generic Drug.</w:t>
      </w:r>
    </w:p>
    <w:p w14:paraId="60E6C3DE" w14:textId="77777777" w:rsidR="00C540E9" w:rsidRPr="00EA77BC" w:rsidRDefault="00C540E9" w:rsidP="000C5921"/>
    <w:p w14:paraId="60E6C3DF" w14:textId="77777777" w:rsidR="004F74EA" w:rsidRPr="00EA77BC" w:rsidRDefault="004F74EA" w:rsidP="000C5921">
      <w:pPr>
        <w:pStyle w:val="ExampleHeading"/>
      </w:pPr>
      <w:r w:rsidRPr="00EA77BC">
        <w:t>Example: IV Additive and Generic Drug</w:t>
      </w:r>
    </w:p>
    <w:p w14:paraId="60E6C3E0" w14:textId="77777777" w:rsidR="004F74EA" w:rsidRPr="00EA77BC" w:rsidRDefault="004F74EA" w:rsidP="000C5921">
      <w:pPr>
        <w:pStyle w:val="Codeexample"/>
      </w:pPr>
      <w:r w:rsidRPr="00EA77BC">
        <w:t xml:space="preserve">PRINT NAME: CEFAZOLIN// </w:t>
      </w:r>
    </w:p>
    <w:p w14:paraId="60E6C3E1" w14:textId="77777777" w:rsidR="004F74EA" w:rsidRPr="00EA77BC" w:rsidRDefault="004F74EA" w:rsidP="000C5921">
      <w:pPr>
        <w:pStyle w:val="Codeexample"/>
      </w:pPr>
      <w:r w:rsidRPr="00EA77BC">
        <w:t>GENERIC DRUG: CEFAZOLIN SOD 10GM M/D INJ// CEFAZ</w:t>
      </w:r>
    </w:p>
    <w:p w14:paraId="60E6C3E2" w14:textId="77777777" w:rsidR="004F74EA" w:rsidRPr="00EA77BC" w:rsidRDefault="004F74EA" w:rsidP="000C5921">
      <w:pPr>
        <w:pStyle w:val="Codeexample"/>
      </w:pPr>
      <w:r w:rsidRPr="00EA77BC">
        <w:t xml:space="preserve">     1   CEFAZOLIN OPTH SOLN 50MG/CC  (15CC) </w:t>
      </w:r>
    </w:p>
    <w:p w14:paraId="60E6C3E3" w14:textId="77777777" w:rsidR="004F74EA" w:rsidRPr="00EA77BC" w:rsidRDefault="004F74EA" w:rsidP="001B3F39">
      <w:pPr>
        <w:pStyle w:val="Codeexample"/>
      </w:pPr>
      <w:r w:rsidRPr="00EA77BC">
        <w:t xml:space="preserve">     2   CEFAZOLIN SOD 10GM M/D INJ           AM115     </w:t>
      </w:r>
    </w:p>
    <w:p w14:paraId="60E6C3E4" w14:textId="77777777" w:rsidR="004F74EA" w:rsidRPr="00EA77BC" w:rsidRDefault="004F74EA" w:rsidP="001B3F39">
      <w:pPr>
        <w:pStyle w:val="Codeexample"/>
      </w:pPr>
      <w:r w:rsidRPr="00EA77BC">
        <w:t xml:space="preserve">     3   CEFAZOLIN SOD 1GM INJ           AM115     N/F   </w:t>
      </w:r>
    </w:p>
    <w:p w14:paraId="60E6C3E5" w14:textId="77777777" w:rsidR="004F74EA" w:rsidRPr="00EA77BC" w:rsidRDefault="004F74EA" w:rsidP="001B3F39">
      <w:pPr>
        <w:pStyle w:val="Codeexample"/>
      </w:pPr>
      <w:r w:rsidRPr="00EA77BC">
        <w:t>CHOOSE 1-3: 3  CEFAZOLIN SOD 1GM INJ         AM115     N/</w:t>
      </w:r>
    </w:p>
    <w:p w14:paraId="60E6C3E6" w14:textId="77777777" w:rsidR="004F74EA" w:rsidRPr="00EA77BC" w:rsidRDefault="004F74EA" w:rsidP="001B3F39">
      <w:pPr>
        <w:pStyle w:val="Codeexample"/>
      </w:pPr>
      <w:r w:rsidRPr="00EA77BC">
        <w:t xml:space="preserve"> </w:t>
      </w:r>
    </w:p>
    <w:p w14:paraId="60E6C3E7" w14:textId="77777777" w:rsidR="004F74EA" w:rsidRPr="00EA77BC" w:rsidRDefault="004F74EA" w:rsidP="001B3F39">
      <w:pPr>
        <w:pStyle w:val="Codeexample"/>
      </w:pPr>
      <w:r w:rsidRPr="00EA77BC">
        <w:t>You are about to change the GENERIC DRUG linked to this ADDITIVE.</w:t>
      </w:r>
    </w:p>
    <w:p w14:paraId="60E6C3E8" w14:textId="77777777" w:rsidR="004F74EA" w:rsidRPr="00EA77BC" w:rsidRDefault="004F74EA" w:rsidP="001B3F39">
      <w:pPr>
        <w:pStyle w:val="Codeexample"/>
      </w:pPr>
      <w:r w:rsidRPr="00EA77BC">
        <w:t xml:space="preserve">ADDITIVE CEFAZOLIN is currently linked to </w:t>
      </w:r>
    </w:p>
    <w:p w14:paraId="60E6C3E9" w14:textId="77777777" w:rsidR="004F74EA" w:rsidRPr="00EA77BC" w:rsidRDefault="004F74EA" w:rsidP="001B3F39">
      <w:pPr>
        <w:pStyle w:val="Codeexample"/>
      </w:pPr>
      <w:r w:rsidRPr="00EA77BC">
        <w:t>GENERIC DRUG CEFAZOLIN SOD 10GM M/D INJ.</w:t>
      </w:r>
    </w:p>
    <w:p w14:paraId="60E6C3EA" w14:textId="77777777" w:rsidR="004F74EA" w:rsidRPr="00EA77BC" w:rsidRDefault="004F74EA" w:rsidP="001B3F39">
      <w:pPr>
        <w:pStyle w:val="Codeexample"/>
      </w:pPr>
      <w:r w:rsidRPr="00EA77BC">
        <w:t xml:space="preserve"> </w:t>
      </w:r>
    </w:p>
    <w:p w14:paraId="60E6C3EB" w14:textId="77777777" w:rsidR="004F74EA" w:rsidRPr="00EA77BC" w:rsidRDefault="004F74EA" w:rsidP="001B3F39">
      <w:pPr>
        <w:pStyle w:val="Codeexample"/>
      </w:pPr>
      <w:r w:rsidRPr="00EA77BC">
        <w:t>Are you sure you want to link ADDITIVE CEFAZOLIN</w:t>
      </w:r>
    </w:p>
    <w:p w14:paraId="60E6C3EC" w14:textId="77777777" w:rsidR="004F74EA" w:rsidRPr="00EA77BC" w:rsidRDefault="004F74EA" w:rsidP="001B3F39">
      <w:pPr>
        <w:pStyle w:val="Codeexample"/>
      </w:pPr>
      <w:r w:rsidRPr="00EA77BC">
        <w:t>to GENERIC DRUG CEFAZOLIN SOD 1GM INJ? No//</w:t>
      </w:r>
    </w:p>
    <w:p w14:paraId="60E6C3ED" w14:textId="77777777" w:rsidR="004F74EA" w:rsidRPr="00EA77BC" w:rsidRDefault="004F74EA" w:rsidP="001B3F39"/>
    <w:p w14:paraId="60E6C3EE" w14:textId="77777777" w:rsidR="004F74EA" w:rsidRPr="00EA77BC" w:rsidRDefault="004F74EA" w:rsidP="001B3F39">
      <w:r w:rsidRPr="00EA77BC">
        <w:t>PSS*1*174 resolved the issue of ambiguous IV Additive strength when a pharmacist is finishing an IV by adding a STRENGTH (#19) field to the  IV ADDITIVES File (#52.6). The new STRENGTH (#19) field can be populated when adding a new IV Additive or when editing</w:t>
      </w:r>
    </w:p>
    <w:p w14:paraId="60E6C3EF" w14:textId="77777777" w:rsidR="004F74EA" w:rsidRPr="00EA77BC" w:rsidRDefault="004F74EA" w:rsidP="001B3F39">
      <w:r w:rsidRPr="00EA77BC">
        <w:t>an existing IV Additive via menu option ADditives File [PSSJI DRUG].</w:t>
      </w:r>
    </w:p>
    <w:p w14:paraId="60E6C3F0" w14:textId="77777777" w:rsidR="004F74EA" w:rsidRPr="00EA77BC" w:rsidRDefault="004F74EA" w:rsidP="00CD4C83"/>
    <w:p w14:paraId="60E6C3F1" w14:textId="77777777" w:rsidR="004F74EA" w:rsidRPr="00EA77BC" w:rsidRDefault="004F74EA" w:rsidP="00BA5F06">
      <w:pPr>
        <w:pStyle w:val="ExampleHeading"/>
      </w:pPr>
      <w:r w:rsidRPr="00EA77BC">
        <w:t>Example: Added Strength Field</w:t>
      </w:r>
    </w:p>
    <w:p w14:paraId="60E6C3F2" w14:textId="77777777" w:rsidR="004F74EA" w:rsidRPr="00EA77BC" w:rsidRDefault="004F74EA" w:rsidP="00BA5F06">
      <w:pPr>
        <w:pStyle w:val="Codeexample"/>
      </w:pPr>
      <w:r w:rsidRPr="00EA77BC">
        <w:t xml:space="preserve">PRINT NAME: CEFAZOLIN// </w:t>
      </w:r>
    </w:p>
    <w:p w14:paraId="60E6C3F3" w14:textId="77777777" w:rsidR="004F74EA" w:rsidRPr="00EA77BC" w:rsidRDefault="004F74EA" w:rsidP="00BA5F06">
      <w:pPr>
        <w:pStyle w:val="Codeexample"/>
      </w:pPr>
      <w:r w:rsidRPr="00EA77BC">
        <w:t>GENERIC DRUG: CEFAZOLIN SOD 10GM M/D INJ//       AM115</w:t>
      </w:r>
    </w:p>
    <w:p w14:paraId="60E6C3F4" w14:textId="77777777" w:rsidR="004F74EA" w:rsidRPr="00EA77BC" w:rsidRDefault="004F74EA" w:rsidP="0012128D">
      <w:pPr>
        <w:pStyle w:val="Codeexample"/>
      </w:pPr>
      <w:r w:rsidRPr="00EA77BC">
        <w:t xml:space="preserve">USED IN IV FLUID ORDER ENTRY: YES// </w:t>
      </w:r>
    </w:p>
    <w:p w14:paraId="60E6C3F5" w14:textId="77777777" w:rsidR="004F74EA" w:rsidRPr="00EA77BC" w:rsidRDefault="004F74EA" w:rsidP="0012128D">
      <w:pPr>
        <w:pStyle w:val="Codeexample"/>
      </w:pPr>
      <w:r w:rsidRPr="00EA77BC">
        <w:t xml:space="preserve">DRUG UNIT: GM// </w:t>
      </w:r>
    </w:p>
    <w:p w14:paraId="60E6C3F6" w14:textId="77777777" w:rsidR="004F74EA" w:rsidRPr="00EA77BC" w:rsidRDefault="004F74EA" w:rsidP="0005137D">
      <w:pPr>
        <w:pStyle w:val="Codeexample"/>
      </w:pPr>
      <w:r w:rsidRPr="00EA77BC">
        <w:t>STRENGTH: 1// ??</w:t>
      </w:r>
    </w:p>
    <w:p w14:paraId="60E6C3F7" w14:textId="77777777" w:rsidR="004F74EA" w:rsidRPr="00EA77BC" w:rsidRDefault="004F74EA" w:rsidP="0005137D">
      <w:pPr>
        <w:pStyle w:val="Codeexample"/>
      </w:pPr>
      <w:r w:rsidRPr="00EA77BC">
        <w:t xml:space="preserve"> </w:t>
      </w:r>
    </w:p>
    <w:p w14:paraId="60E6C3F8" w14:textId="77777777" w:rsidR="004F74EA" w:rsidRPr="00EA77BC" w:rsidRDefault="004F74EA" w:rsidP="00EB241E">
      <w:pPr>
        <w:pStyle w:val="Codeexample"/>
      </w:pPr>
      <w:r w:rsidRPr="00EA77BC">
        <w:t>This field identifies the numeric amount of medication that is provided by one unit-of-use for the identified product.</w:t>
      </w:r>
    </w:p>
    <w:p w14:paraId="60E6C3F9" w14:textId="77777777" w:rsidR="004F74EA" w:rsidRPr="00EA77BC" w:rsidRDefault="004F74EA" w:rsidP="005C4F1E">
      <w:pPr>
        <w:pStyle w:val="Codeexample"/>
      </w:pPr>
      <w:r w:rsidRPr="00EA77BC">
        <w:t xml:space="preserve"> </w:t>
      </w:r>
    </w:p>
    <w:p w14:paraId="60E6C3FA" w14:textId="77777777" w:rsidR="004F74EA" w:rsidRPr="00EA77BC" w:rsidRDefault="004F74EA" w:rsidP="000128D8">
      <w:pPr>
        <w:pStyle w:val="Codeexample"/>
      </w:pPr>
      <w:r w:rsidRPr="00EA77BC">
        <w:t>For example, if one vial contains 50 MG of medication, the STRENGTH will be entered as '50'.  The DRUG UNIT of 'MG' is populated by the DRUG UNIT (#2) field.</w:t>
      </w:r>
    </w:p>
    <w:p w14:paraId="60E6C3FB" w14:textId="77777777" w:rsidR="004F74EA" w:rsidRPr="00EA77BC" w:rsidRDefault="004F74EA" w:rsidP="000128D8"/>
    <w:p w14:paraId="60E6C3FC" w14:textId="77777777" w:rsidR="004F74EA" w:rsidRPr="00EA77BC" w:rsidRDefault="004F74EA" w:rsidP="00EA77BC">
      <w:r w:rsidRPr="00EA77BC">
        <w:t>Whenever a lookup is performed on the IV ADDITIVES File (#52.6), the STRENGTH (#19) field will display next to the NAME (#.01) field with the words "Additive Strength:" and then its value. Additionally, the DRUG UNIT (#2) field will be appended to the STRENGTH (#19) field</w:t>
      </w:r>
      <w:r w:rsidR="00FC40B2" w:rsidRPr="00EA77BC">
        <w:t xml:space="preserve">. </w:t>
      </w:r>
      <w:r w:rsidRPr="00EA77BC">
        <w:t>If the STRENGTH (#19) field is not populated for the IV Additive, the text "N/A" will display, and the DRUG UNIT (#2) field will not display.</w:t>
      </w:r>
    </w:p>
    <w:p w14:paraId="60E6C3FD" w14:textId="77777777" w:rsidR="004F74EA" w:rsidRPr="00EA77BC" w:rsidRDefault="004F74EA" w:rsidP="00EA77BC"/>
    <w:p w14:paraId="60E6C3FE" w14:textId="77777777" w:rsidR="004F74EA" w:rsidRPr="00EA77BC" w:rsidRDefault="004F74EA" w:rsidP="00EA77BC">
      <w:pPr>
        <w:pStyle w:val="ExampleHeading"/>
      </w:pPr>
      <w:r w:rsidRPr="00EA77BC">
        <w:t>Example: Additive Strength Field (continued)</w:t>
      </w:r>
    </w:p>
    <w:p w14:paraId="60E6C3FF" w14:textId="77777777" w:rsidR="004F74EA" w:rsidRPr="00EA77BC" w:rsidRDefault="004F74EA" w:rsidP="00EA77BC">
      <w:pPr>
        <w:pStyle w:val="Codeexample"/>
        <w:keepNext/>
      </w:pPr>
      <w:r w:rsidRPr="00EA77BC">
        <w:t>Select IV TYPE: PIGGYBACK.</w:t>
      </w:r>
    </w:p>
    <w:p w14:paraId="60E6C400" w14:textId="77777777" w:rsidR="004F74EA" w:rsidRPr="00EA77BC" w:rsidRDefault="004F74EA" w:rsidP="00EA77BC">
      <w:pPr>
        <w:pStyle w:val="Codeexample"/>
        <w:keepNext/>
      </w:pPr>
      <w:r w:rsidRPr="00EA77BC">
        <w:t>Select ADDITIVE: CEFAZOL</w:t>
      </w:r>
    </w:p>
    <w:p w14:paraId="60E6C401" w14:textId="77777777" w:rsidR="004F74EA" w:rsidRPr="00EA77BC" w:rsidRDefault="004F74EA" w:rsidP="00EA77BC">
      <w:pPr>
        <w:pStyle w:val="Codeexample"/>
      </w:pPr>
      <w:r w:rsidRPr="00EA77BC">
        <w:t xml:space="preserve">     1   CEFAZOLIN         Additive Strength: 1 GM  </w:t>
      </w:r>
    </w:p>
    <w:p w14:paraId="60E6C402" w14:textId="77777777" w:rsidR="004F74EA" w:rsidRPr="00EA77BC" w:rsidRDefault="004F74EA" w:rsidP="00EA77BC">
      <w:pPr>
        <w:pStyle w:val="Codeexample"/>
      </w:pPr>
      <w:r w:rsidRPr="00EA77BC">
        <w:t xml:space="preserve">               IV ROOM ONLY</w:t>
      </w:r>
    </w:p>
    <w:p w14:paraId="60E6C403" w14:textId="77777777" w:rsidR="004F74EA" w:rsidRPr="00EA77BC" w:rsidRDefault="004F74EA" w:rsidP="00EA77BC">
      <w:pPr>
        <w:pStyle w:val="Codeexample"/>
      </w:pPr>
      <w:r w:rsidRPr="00EA77BC">
        <w:t xml:space="preserve">     2   CEFAZOLIN         Additive Strength: 2 GM  </w:t>
      </w:r>
    </w:p>
    <w:p w14:paraId="60E6C404" w14:textId="77777777" w:rsidR="004F74EA" w:rsidRPr="00EA77BC" w:rsidRDefault="004F74EA" w:rsidP="00EA77BC">
      <w:pPr>
        <w:pStyle w:val="Codeexample"/>
      </w:pPr>
      <w:r w:rsidRPr="00EA77BC">
        <w:t xml:space="preserve">               </w:t>
      </w:r>
    </w:p>
    <w:p w14:paraId="60E6C405" w14:textId="77777777" w:rsidR="004F74EA" w:rsidRPr="00EA77BC" w:rsidRDefault="004F74EA" w:rsidP="00EA77BC">
      <w:pPr>
        <w:pStyle w:val="Codeexample"/>
      </w:pPr>
      <w:r w:rsidRPr="00EA77BC">
        <w:t xml:space="preserve">     3   CEFAZOLIN PREMIX         Additive Strength: N/A  </w:t>
      </w:r>
    </w:p>
    <w:p w14:paraId="60E6C406" w14:textId="77777777" w:rsidR="004F74EA" w:rsidRPr="00EA77BC" w:rsidRDefault="004F74EA" w:rsidP="00EA77BC">
      <w:pPr>
        <w:pStyle w:val="Codeexample"/>
      </w:pPr>
      <w:r w:rsidRPr="00EA77BC">
        <w:t xml:space="preserve">               </w:t>
      </w:r>
    </w:p>
    <w:p w14:paraId="60E6C407" w14:textId="77777777" w:rsidR="004F74EA" w:rsidRPr="00EA77BC" w:rsidRDefault="004F74EA" w:rsidP="00EA77BC">
      <w:pPr>
        <w:pStyle w:val="Codeexample"/>
      </w:pPr>
      <w:r w:rsidRPr="00EA77BC">
        <w:t>CHOOSE 1-3:</w:t>
      </w:r>
    </w:p>
    <w:p w14:paraId="60E6C408" w14:textId="77777777" w:rsidR="004F74EA" w:rsidRPr="00EA77BC" w:rsidRDefault="004F74EA" w:rsidP="00EA77BC"/>
    <w:p w14:paraId="60E6C409" w14:textId="77777777" w:rsidR="004F74EA" w:rsidRPr="00EA77BC" w:rsidRDefault="004F74EA" w:rsidP="00EA77BC">
      <w:bookmarkStart w:id="2171" w:name="Page_159"/>
      <w:bookmarkEnd w:id="2171"/>
      <w:r w:rsidRPr="00EA77BC">
        <w:t>Quick Codes are displayed during the selection of an IV ADDITIVE during order entry.</w:t>
      </w:r>
      <w:r w:rsidR="008316A9" w:rsidRPr="00EA77BC">
        <w:t xml:space="preserve"> </w:t>
      </w:r>
      <w:r w:rsidRPr="00EA77BC">
        <w:t>When a lookup is performed on an IV ADDITIVE, and there are QUICK CODES defined for the IV ADDITIVE, the QUICK CODE STRENGTH (#1) field and the USUAL IV SCHEDULE (#4) field from the QUICK CODE Subfile (#52.61) will display next to the QUICK CODE. If the QUICK CODE STRENGTH (#1) field is null, "N/A" will be displayed. If the USUAL IV SCHEDULE (#4) field is null, "N/A" will be displayed.</w:t>
      </w:r>
    </w:p>
    <w:p w14:paraId="60E6C40A" w14:textId="77777777" w:rsidR="004F74EA" w:rsidRPr="00EA77BC" w:rsidRDefault="004F74EA" w:rsidP="00EA77BC">
      <w:pPr>
        <w:autoSpaceDE w:val="0"/>
        <w:autoSpaceDN w:val="0"/>
        <w:adjustRightInd w:val="0"/>
        <w:rPr>
          <w:rFonts w:ascii="r_ansi" w:hAnsi="r_ansi" w:cs="r_ansi"/>
          <w:sz w:val="20"/>
          <w:szCs w:val="20"/>
        </w:rPr>
      </w:pPr>
      <w:r w:rsidRPr="00EA77BC">
        <w:rPr>
          <w:rFonts w:ascii="r_ansi" w:hAnsi="r_ansi" w:cs="r_ansi"/>
          <w:sz w:val="20"/>
          <w:szCs w:val="20"/>
        </w:rPr>
        <w:t xml:space="preserve"> </w:t>
      </w:r>
    </w:p>
    <w:p w14:paraId="60E6C40B" w14:textId="77777777" w:rsidR="004F74EA" w:rsidRPr="00EA77BC" w:rsidRDefault="004F74EA" w:rsidP="00EA77BC">
      <w:pPr>
        <w:pStyle w:val="ExampleHeading"/>
      </w:pPr>
      <w:r w:rsidRPr="00EA77BC">
        <w:t>Example: Display of Quick Codes</w:t>
      </w:r>
    </w:p>
    <w:p w14:paraId="60E6C40C" w14:textId="77777777" w:rsidR="004F74EA" w:rsidRPr="00EA77BC" w:rsidRDefault="004F74EA" w:rsidP="00EA77BC">
      <w:pPr>
        <w:pStyle w:val="Codeexample"/>
      </w:pPr>
      <w:r w:rsidRPr="00EA77BC">
        <w:t>Select ADDITIVE: CEFAZ</w:t>
      </w:r>
    </w:p>
    <w:p w14:paraId="60E6C40D" w14:textId="77777777" w:rsidR="004F74EA" w:rsidRPr="00EA77BC" w:rsidRDefault="004F74EA" w:rsidP="00EA77BC">
      <w:pPr>
        <w:pStyle w:val="Codeexample"/>
      </w:pPr>
      <w:r w:rsidRPr="00EA77BC">
        <w:t xml:space="preserve">     1   CEFAZOLIN         Additive Strength: 1 GM  </w:t>
      </w:r>
    </w:p>
    <w:p w14:paraId="60E6C40E" w14:textId="77777777" w:rsidR="004F74EA" w:rsidRPr="00EA77BC" w:rsidRDefault="004F74EA" w:rsidP="00EA77BC">
      <w:pPr>
        <w:pStyle w:val="Codeexample"/>
      </w:pPr>
      <w:r w:rsidRPr="00EA77BC">
        <w:t xml:space="preserve">               </w:t>
      </w:r>
    </w:p>
    <w:p w14:paraId="60E6C40F" w14:textId="77777777" w:rsidR="004F74EA" w:rsidRPr="00EA77BC" w:rsidRDefault="004F74EA" w:rsidP="00EA77BC">
      <w:pPr>
        <w:pStyle w:val="Codeexample"/>
      </w:pPr>
      <w:r w:rsidRPr="00EA77BC">
        <w:t xml:space="preserve">       - CEFAZ1GM -        Quick Code Strength: 1 GM     Schedule: N/A</w:t>
      </w:r>
    </w:p>
    <w:p w14:paraId="60E6C410" w14:textId="77777777" w:rsidR="004F74EA" w:rsidRPr="00EA77BC" w:rsidRDefault="004F74EA" w:rsidP="00EA77BC">
      <w:pPr>
        <w:pStyle w:val="Codeexample"/>
      </w:pPr>
      <w:r w:rsidRPr="00EA77BC">
        <w:t xml:space="preserve">       - CEFAZ2GM -        Quick Code Strength: N/A     Schedule: BID</w:t>
      </w:r>
    </w:p>
    <w:p w14:paraId="60E6C411" w14:textId="77777777" w:rsidR="004F74EA" w:rsidRPr="00EA77BC" w:rsidRDefault="004F74EA" w:rsidP="00EA77BC">
      <w:pPr>
        <w:pStyle w:val="Codeexample"/>
      </w:pPr>
      <w:r w:rsidRPr="00EA77BC">
        <w:t xml:space="preserve">     2   CEFAZOLIN         Additive Strength: 2 GM  </w:t>
      </w:r>
    </w:p>
    <w:p w14:paraId="60E6C412" w14:textId="77777777" w:rsidR="004F74EA" w:rsidRPr="00EA77BC" w:rsidRDefault="004F74EA" w:rsidP="00EA77BC">
      <w:pPr>
        <w:pStyle w:val="Codeexample"/>
      </w:pPr>
      <w:r w:rsidRPr="00EA77BC">
        <w:t xml:space="preserve">               IV ROOM ONLY</w:t>
      </w:r>
    </w:p>
    <w:p w14:paraId="60E6C413" w14:textId="77777777" w:rsidR="004F74EA" w:rsidRPr="00EA77BC" w:rsidRDefault="004F74EA" w:rsidP="00EA77BC">
      <w:pPr>
        <w:pStyle w:val="Codeexample"/>
      </w:pPr>
      <w:r w:rsidRPr="00EA77BC">
        <w:t xml:space="preserve">     3   CEFAZOLIN PREMIX         Additive Strength: N/A  </w:t>
      </w:r>
    </w:p>
    <w:p w14:paraId="60E6C414" w14:textId="77777777" w:rsidR="004F74EA" w:rsidRPr="00EA77BC" w:rsidRDefault="004F74EA" w:rsidP="00EA77BC">
      <w:pPr>
        <w:pStyle w:val="Codeexample"/>
      </w:pPr>
      <w:r w:rsidRPr="00EA77BC">
        <w:t xml:space="preserve">               </w:t>
      </w:r>
    </w:p>
    <w:p w14:paraId="60E6C415" w14:textId="77777777" w:rsidR="004F74EA" w:rsidRPr="00EA77BC" w:rsidRDefault="004F74EA" w:rsidP="00EA77BC">
      <w:pPr>
        <w:pStyle w:val="Codeexample"/>
      </w:pPr>
      <w:r w:rsidRPr="00EA77BC">
        <w:t>CHOOSE 1-3:</w:t>
      </w:r>
    </w:p>
    <w:p w14:paraId="60E6C416" w14:textId="77777777" w:rsidR="004F74EA" w:rsidRPr="00EA77BC" w:rsidRDefault="004F74EA" w:rsidP="00EA77BC"/>
    <w:p w14:paraId="60E6C417" w14:textId="77777777" w:rsidR="004F74EA" w:rsidRPr="00EA77BC" w:rsidRDefault="004F74EA" w:rsidP="00EA77BC">
      <w:r w:rsidRPr="00EA77BC">
        <w:t>PSS*1*174 also enhanced the capabilities of the IV ADDITIVES File (#52.6) so that a user can enter a new additive that has the same name as an existing entry. Previously, a Fileman workaround had to be used to enter an identically named entry</w:t>
      </w:r>
      <w:r w:rsidR="00FC40B2" w:rsidRPr="00EA77BC">
        <w:t xml:space="preserve">. </w:t>
      </w:r>
      <w:r w:rsidRPr="00EA77BC">
        <w:t>Now, if the user types in a name that already exists in the file, they will first be presented with a list of available selections. If the user scrolls through the list without selecting an entry, they will be presented with the prompt to add a new entry.</w:t>
      </w:r>
    </w:p>
    <w:p w14:paraId="60E6C418" w14:textId="77777777" w:rsidR="004F74EA" w:rsidRPr="00EA77BC" w:rsidRDefault="004F74EA" w:rsidP="00EA77BC"/>
    <w:p w14:paraId="60E6C419" w14:textId="77777777" w:rsidR="004F74EA" w:rsidRPr="00EA77BC" w:rsidRDefault="004F74EA" w:rsidP="00EA77BC">
      <w:pPr>
        <w:pStyle w:val="ExampleHeading"/>
      </w:pPr>
      <w:r w:rsidRPr="00EA77BC">
        <w:t>For example - IV ADDITIVES File (#52.6)</w:t>
      </w:r>
    </w:p>
    <w:p w14:paraId="60E6C41A" w14:textId="77777777" w:rsidR="004F74EA" w:rsidRPr="00EA77BC" w:rsidRDefault="004F74EA" w:rsidP="00EA77BC">
      <w:pPr>
        <w:pStyle w:val="computerscreen"/>
        <w:ind w:left="360"/>
      </w:pPr>
      <w:r w:rsidRPr="00EA77BC">
        <w:t>CHOOSE 1-2: 1  PSSJI DRUG     ADditives File</w:t>
      </w:r>
    </w:p>
    <w:p w14:paraId="60E6C41B" w14:textId="77777777" w:rsidR="004F74EA" w:rsidRPr="00EA77BC" w:rsidRDefault="004F74EA" w:rsidP="00EA77BC">
      <w:pPr>
        <w:pStyle w:val="computerscreen"/>
        <w:ind w:left="360"/>
      </w:pPr>
      <w:r w:rsidRPr="00EA77BC">
        <w:t>ADditives File</w:t>
      </w:r>
    </w:p>
    <w:p w14:paraId="60E6C41C" w14:textId="77777777" w:rsidR="004F74EA" w:rsidRPr="00EA77BC" w:rsidRDefault="004F74EA" w:rsidP="00EA77BC">
      <w:pPr>
        <w:pStyle w:val="computerscreen"/>
        <w:ind w:left="360"/>
      </w:pPr>
      <w:r w:rsidRPr="00EA77BC">
        <w:t>Select IV ADDITIVES PRINT NAME: TESTDRUG</w:t>
      </w:r>
    </w:p>
    <w:p w14:paraId="60E6C41D" w14:textId="77777777" w:rsidR="004F74EA" w:rsidRPr="00EA77BC" w:rsidRDefault="004F74EA" w:rsidP="00EA77BC">
      <w:pPr>
        <w:pStyle w:val="computerscreen"/>
        <w:ind w:left="360"/>
      </w:pPr>
      <w:r w:rsidRPr="00EA77BC">
        <w:t xml:space="preserve">  Lookup: PRINT NAME</w:t>
      </w:r>
    </w:p>
    <w:p w14:paraId="60E6C41E" w14:textId="77777777" w:rsidR="004F74EA" w:rsidRPr="00EA77BC" w:rsidRDefault="004F74EA" w:rsidP="00EA77BC">
      <w:pPr>
        <w:pStyle w:val="computerscreen"/>
        <w:ind w:left="360"/>
      </w:pPr>
      <w:r w:rsidRPr="00EA77BC">
        <w:t xml:space="preserve">     1   TESTDRUG         Additive Strength: 10 MG  </w:t>
      </w:r>
    </w:p>
    <w:p w14:paraId="60E6C41F" w14:textId="77777777" w:rsidR="004F74EA" w:rsidRPr="00EA77BC" w:rsidRDefault="004F74EA" w:rsidP="00EA77BC">
      <w:pPr>
        <w:pStyle w:val="computerscreen"/>
        <w:ind w:left="360"/>
      </w:pPr>
      <w:r w:rsidRPr="00EA77BC">
        <w:t xml:space="preserve"> </w:t>
      </w:r>
    </w:p>
    <w:p w14:paraId="60E6C420" w14:textId="77777777" w:rsidR="004F74EA" w:rsidRPr="00EA77BC" w:rsidRDefault="004F74EA" w:rsidP="00EA77BC">
      <w:pPr>
        <w:pStyle w:val="computerscreen"/>
        <w:ind w:left="360"/>
      </w:pPr>
      <w:r w:rsidRPr="00EA77BC">
        <w:t xml:space="preserve">     2   TESTDRUG         Additive Strength: N/A</w:t>
      </w:r>
    </w:p>
    <w:p w14:paraId="60E6C421" w14:textId="77777777" w:rsidR="004F74EA" w:rsidRPr="00EA77BC" w:rsidRDefault="004F74EA" w:rsidP="00EA77BC">
      <w:pPr>
        <w:pStyle w:val="computerscreen"/>
        <w:ind w:left="360"/>
      </w:pPr>
      <w:r w:rsidRPr="00EA77BC">
        <w:t xml:space="preserve">     3   TESTDRUG         Additive Strength: 5 GM  </w:t>
      </w:r>
    </w:p>
    <w:p w14:paraId="60E6C422" w14:textId="77777777" w:rsidR="004F74EA" w:rsidRPr="00EA77BC" w:rsidRDefault="004F74EA" w:rsidP="00EA77BC">
      <w:pPr>
        <w:pStyle w:val="computerscreen"/>
        <w:ind w:left="360"/>
      </w:pPr>
      <w:r w:rsidRPr="00EA77BC">
        <w:t xml:space="preserve"> </w:t>
      </w:r>
    </w:p>
    <w:p w14:paraId="60E6C423" w14:textId="77777777" w:rsidR="004F74EA" w:rsidRPr="00EA77BC" w:rsidRDefault="004F74EA" w:rsidP="00EA77BC">
      <w:pPr>
        <w:pStyle w:val="computerscreen"/>
        <w:ind w:left="360"/>
      </w:pPr>
      <w:r w:rsidRPr="00EA77BC">
        <w:t xml:space="preserve">     4   TESTDRUG         Additive Strength: 12 GM  </w:t>
      </w:r>
    </w:p>
    <w:p w14:paraId="60E6C424" w14:textId="77777777" w:rsidR="004F74EA" w:rsidRPr="00EA77BC" w:rsidRDefault="004F74EA" w:rsidP="00EA77BC">
      <w:pPr>
        <w:pStyle w:val="computerscreen"/>
        <w:ind w:left="360"/>
      </w:pPr>
      <w:r w:rsidRPr="00EA77BC">
        <w:t xml:space="preserve"> </w:t>
      </w:r>
    </w:p>
    <w:p w14:paraId="60E6C425" w14:textId="77777777" w:rsidR="004F74EA" w:rsidRPr="00EA77BC" w:rsidRDefault="004F74EA" w:rsidP="00EA77BC">
      <w:pPr>
        <w:pStyle w:val="computerscreen"/>
        <w:keepNext/>
        <w:ind w:left="360"/>
      </w:pPr>
      <w:r w:rsidRPr="00EA77BC">
        <w:t xml:space="preserve">CHOOSE 1-4: </w:t>
      </w:r>
    </w:p>
    <w:p w14:paraId="60E6C426" w14:textId="77777777" w:rsidR="00BD0659" w:rsidRPr="00EA77BC" w:rsidRDefault="004F74EA" w:rsidP="00EA77BC">
      <w:pPr>
        <w:pStyle w:val="computerscreen"/>
        <w:keepNext/>
        <w:ind w:left="360"/>
      </w:pPr>
      <w:r w:rsidRPr="00EA77BC">
        <w:t xml:space="preserve">  Are you adding 'TESTDRUG' as a new I</w:t>
      </w:r>
      <w:r w:rsidR="00BD0659" w:rsidRPr="00EA77BC">
        <w:t>V ADDITIVES (the 77TH)? No// Y</w:t>
      </w:r>
    </w:p>
    <w:p w14:paraId="60E6C427" w14:textId="77777777" w:rsidR="004F74EA" w:rsidRPr="00EA77BC" w:rsidRDefault="004F74EA" w:rsidP="00732461">
      <w:pPr>
        <w:pStyle w:val="computerscreen"/>
        <w:ind w:left="360"/>
      </w:pPr>
      <w:r w:rsidRPr="00EA77BC">
        <w:t>(Yes)</w:t>
      </w:r>
    </w:p>
    <w:p w14:paraId="60E6C428" w14:textId="77777777" w:rsidR="00BE22C7" w:rsidRDefault="00BE22C7" w:rsidP="00732461"/>
    <w:p w14:paraId="60E6C429" w14:textId="77777777" w:rsidR="00123926" w:rsidRPr="00EA77BC" w:rsidRDefault="00123926" w:rsidP="00123926">
      <w:bookmarkStart w:id="2172" w:name="P_189P145"/>
      <w:r w:rsidRPr="00A95C76">
        <w:t xml:space="preserve">Patch </w:t>
      </w:r>
      <w:bookmarkEnd w:id="2172"/>
      <w:r w:rsidRPr="00A95C76">
        <w:t xml:space="preserve">PSS*1*189 enhances the </w:t>
      </w:r>
      <w:r w:rsidRPr="00A95C76">
        <w:rPr>
          <w:i/>
        </w:rPr>
        <w:t>Additives File</w:t>
      </w:r>
      <w:r w:rsidRPr="00A95C76">
        <w:t xml:space="preserve"> [PSSJI DRUG] option to display the INACTIVATION DATE field (#12) for the IV </w:t>
      </w:r>
      <w:r w:rsidRPr="00A95C76">
        <w:rPr>
          <w:sz w:val="23"/>
          <w:szCs w:val="23"/>
        </w:rPr>
        <w:t>ADDITIVES</w:t>
      </w:r>
      <w:r w:rsidRPr="00A95C76">
        <w:t xml:space="preserve"> file (52.6).</w:t>
      </w:r>
      <w:r w:rsidRPr="007E7961">
        <w:rPr>
          <w:color w:val="0000FF"/>
        </w:rPr>
        <w:t xml:space="preserve"> </w:t>
      </w:r>
    </w:p>
    <w:p w14:paraId="60E6C42A" w14:textId="77777777" w:rsidR="00123926" w:rsidRPr="00EA77BC" w:rsidRDefault="00123926" w:rsidP="00732461"/>
    <w:p w14:paraId="60E6C42B" w14:textId="77777777" w:rsidR="00BE22C7" w:rsidRPr="00EA77BC" w:rsidRDefault="00BE22C7" w:rsidP="00CD0BEE">
      <w:pPr>
        <w:pStyle w:val="Heading2"/>
        <w:numPr>
          <w:ilvl w:val="0"/>
          <w:numId w:val="66"/>
        </w:numPr>
        <w:ind w:left="0"/>
      </w:pPr>
      <w:bookmarkStart w:id="2173" w:name="_Toc376874107"/>
      <w:bookmarkStart w:id="2174" w:name="_Toc523224158"/>
      <w:r w:rsidRPr="00EA77BC">
        <w:t>Dispense Drug Fields</w:t>
      </w:r>
      <w:bookmarkEnd w:id="2173"/>
      <w:bookmarkEnd w:id="2174"/>
      <w:r w:rsidR="00F027F0" w:rsidRPr="00EA77BC">
        <w:fldChar w:fldCharType="begin"/>
      </w:r>
      <w:r w:rsidR="00F027F0" w:rsidRPr="00EA77BC">
        <w:instrText xml:space="preserve"> XE "Dispense Drug Fields" </w:instrText>
      </w:r>
      <w:r w:rsidR="00F027F0" w:rsidRPr="00EA77BC">
        <w:fldChar w:fldCharType="end"/>
      </w:r>
      <w:r w:rsidRPr="00EA77BC">
        <w:t xml:space="preserve"> </w:t>
      </w:r>
    </w:p>
    <w:p w14:paraId="60E6C42C" w14:textId="77777777" w:rsidR="00BE22C7" w:rsidRPr="00EA77BC" w:rsidRDefault="00BE22C7" w:rsidP="00EA77BC">
      <w:pPr>
        <w:keepNext/>
        <w:ind w:left="720" w:firstLine="360"/>
        <w:rPr>
          <w:b/>
        </w:rPr>
      </w:pPr>
      <w:r w:rsidRPr="00EA77BC">
        <w:rPr>
          <w:b/>
        </w:rPr>
        <w:t>[PSSJU DRG]</w:t>
      </w:r>
    </w:p>
    <w:p w14:paraId="60E6C42D" w14:textId="77777777" w:rsidR="004B2CD0" w:rsidRPr="00EA77BC" w:rsidRDefault="004B2CD0" w:rsidP="00732461">
      <w:pPr>
        <w:keepNext/>
      </w:pPr>
    </w:p>
    <w:p w14:paraId="60E6C42E" w14:textId="77777777" w:rsidR="00BE22C7" w:rsidRPr="00EA77BC" w:rsidRDefault="00BE22C7" w:rsidP="00732461">
      <w:r w:rsidRPr="00EA77BC">
        <w:t>This option allows the user to enter data into fields that are used as default values</w:t>
      </w:r>
      <w:r w:rsidR="004430EF" w:rsidRPr="00EA77BC">
        <w:t>,</w:t>
      </w:r>
      <w:r w:rsidRPr="00EA77BC">
        <w:t xml:space="preserve"> and in calculating default values</w:t>
      </w:r>
      <w:r w:rsidR="004430EF" w:rsidRPr="00EA77BC">
        <w:t>,</w:t>
      </w:r>
      <w:r w:rsidRPr="00EA77BC">
        <w:t xml:space="preserve"> when the drug is chosen in Unit Dose ORDER ENTRY. This option allows the selection of any drug</w:t>
      </w:r>
      <w:r w:rsidR="004430EF" w:rsidRPr="00EA77BC">
        <w:t>,</w:t>
      </w:r>
      <w:r w:rsidRPr="00EA77BC">
        <w:t xml:space="preserve"> including IN</w:t>
      </w:r>
      <w:r w:rsidR="004430EF" w:rsidRPr="00EA77BC">
        <w:t>ACTIVE or NON-FORMULARY items.</w:t>
      </w:r>
    </w:p>
    <w:p w14:paraId="60E6C42F" w14:textId="77777777" w:rsidR="00BE22C7" w:rsidRPr="00EA77BC" w:rsidRDefault="00BE22C7" w:rsidP="00732461"/>
    <w:p w14:paraId="60E6C430" w14:textId="77777777" w:rsidR="00BE22C7" w:rsidRPr="00EA77BC" w:rsidRDefault="00BE22C7" w:rsidP="00CD0BEE">
      <w:pPr>
        <w:pStyle w:val="Heading2"/>
        <w:numPr>
          <w:ilvl w:val="0"/>
          <w:numId w:val="66"/>
        </w:numPr>
        <w:ind w:left="0"/>
      </w:pPr>
      <w:bookmarkStart w:id="2175" w:name="_Toc376874108"/>
      <w:bookmarkStart w:id="2176" w:name="_Toc523224159"/>
      <w:r w:rsidRPr="00EA77BC">
        <w:t>Dispense Drug/ATC Set Up</w:t>
      </w:r>
      <w:bookmarkEnd w:id="2175"/>
      <w:bookmarkEnd w:id="2176"/>
      <w:r w:rsidR="00F027F0" w:rsidRPr="00EA77BC">
        <w:fldChar w:fldCharType="begin"/>
      </w:r>
      <w:r w:rsidR="00F027F0" w:rsidRPr="00EA77BC">
        <w:instrText xml:space="preserve"> XE "Dispense Drug/ATC Set Up" </w:instrText>
      </w:r>
      <w:r w:rsidR="00F027F0" w:rsidRPr="00EA77BC">
        <w:fldChar w:fldCharType="end"/>
      </w:r>
      <w:r w:rsidRPr="00EA77BC">
        <w:t xml:space="preserve"> </w:t>
      </w:r>
    </w:p>
    <w:p w14:paraId="60E6C431" w14:textId="77777777" w:rsidR="00BE22C7" w:rsidRPr="00EA77BC" w:rsidRDefault="00BE22C7" w:rsidP="00EA77BC">
      <w:pPr>
        <w:keepNext/>
        <w:ind w:left="720" w:firstLine="360"/>
        <w:rPr>
          <w:b/>
        </w:rPr>
      </w:pPr>
      <w:r w:rsidRPr="00EA77BC">
        <w:rPr>
          <w:b/>
        </w:rPr>
        <w:t>[PSSJU DRUG/ATC SET UP]</w:t>
      </w:r>
    </w:p>
    <w:p w14:paraId="60E6C432" w14:textId="77777777" w:rsidR="004B2CD0" w:rsidRPr="00EA77BC" w:rsidRDefault="004B2CD0" w:rsidP="00732461">
      <w:pPr>
        <w:keepNext/>
      </w:pPr>
    </w:p>
    <w:p w14:paraId="60E6C433" w14:textId="77777777" w:rsidR="00242143" w:rsidRPr="00EA77BC" w:rsidRDefault="00242143" w:rsidP="00732461">
      <w:r w:rsidRPr="00EA77BC">
        <w:t>This allows the user to edit the drug fields necessary to send drugs to ATC Unit Dose dispensing machine</w:t>
      </w:r>
      <w:r w:rsidR="00FC40B2" w:rsidRPr="00EA77BC">
        <w:t xml:space="preserve">. </w:t>
      </w:r>
      <w:r w:rsidRPr="00EA77BC">
        <w:t>In order for a drug to be sent to the ATC, the drug must have a CANISTER NUMBER for each ward group that will be sending a pick list to the ATC, and the drug must also have a MNEMONIC.</w:t>
      </w:r>
    </w:p>
    <w:p w14:paraId="60E6C434" w14:textId="77777777" w:rsidR="00BE22C7" w:rsidRPr="00EA77BC" w:rsidRDefault="00BE22C7" w:rsidP="00732461"/>
    <w:p w14:paraId="60E6C435" w14:textId="77777777" w:rsidR="00BE22C7" w:rsidRPr="00EA77BC" w:rsidRDefault="00BE22C7" w:rsidP="00CD0BEE">
      <w:pPr>
        <w:pStyle w:val="Heading2"/>
        <w:numPr>
          <w:ilvl w:val="0"/>
          <w:numId w:val="66"/>
        </w:numPr>
        <w:ind w:left="0"/>
      </w:pPr>
      <w:bookmarkStart w:id="2177" w:name="_Toc376874109"/>
      <w:bookmarkStart w:id="2178" w:name="_Toc523224160"/>
      <w:r w:rsidRPr="00EA77BC">
        <w:t>Edit Cost Data</w:t>
      </w:r>
      <w:bookmarkEnd w:id="2177"/>
      <w:bookmarkEnd w:id="2178"/>
      <w:r w:rsidR="00F027F0" w:rsidRPr="00EA77BC">
        <w:fldChar w:fldCharType="begin"/>
      </w:r>
      <w:r w:rsidR="00F027F0" w:rsidRPr="00EA77BC">
        <w:instrText xml:space="preserve"> XE "Edit Cost Data" </w:instrText>
      </w:r>
      <w:r w:rsidR="00F027F0" w:rsidRPr="00EA77BC">
        <w:fldChar w:fldCharType="end"/>
      </w:r>
      <w:r w:rsidRPr="00EA77BC">
        <w:t xml:space="preserve"> </w:t>
      </w:r>
    </w:p>
    <w:p w14:paraId="60E6C436" w14:textId="77777777" w:rsidR="00BE22C7" w:rsidRPr="00EA77BC" w:rsidRDefault="00BE22C7" w:rsidP="00EA77BC">
      <w:pPr>
        <w:keepNext/>
        <w:ind w:left="720" w:firstLine="360"/>
        <w:rPr>
          <w:b/>
        </w:rPr>
      </w:pPr>
      <w:r w:rsidRPr="00EA77BC">
        <w:rPr>
          <w:b/>
        </w:rPr>
        <w:t>[PSSJU DCC]</w:t>
      </w:r>
    </w:p>
    <w:p w14:paraId="60E6C437" w14:textId="77777777" w:rsidR="004B2CD0" w:rsidRPr="00EA77BC" w:rsidRDefault="004B2CD0" w:rsidP="00732461">
      <w:pPr>
        <w:keepNext/>
      </w:pPr>
    </w:p>
    <w:p w14:paraId="60E6C438" w14:textId="77777777" w:rsidR="00BE22C7" w:rsidRPr="00EA77BC" w:rsidRDefault="00242143" w:rsidP="00732461">
      <w:r w:rsidRPr="00EA77BC">
        <w:t>Allows the user to edit the dispensing cost data used for the cost reports</w:t>
      </w:r>
      <w:r w:rsidR="00FC40B2" w:rsidRPr="00EA77BC">
        <w:t xml:space="preserve">. </w:t>
      </w:r>
      <w:r w:rsidRPr="00EA77BC">
        <w:t>If any data is changed, a MailMan message is sent to all users holding the PSJU MGR security key (supervisors).</w:t>
      </w:r>
    </w:p>
    <w:p w14:paraId="60E6C439" w14:textId="77777777" w:rsidR="00596706" w:rsidRPr="00EA77BC" w:rsidRDefault="00596706" w:rsidP="00732461"/>
    <w:p w14:paraId="60E6C43A" w14:textId="77777777" w:rsidR="00BE22C7" w:rsidRPr="00EA77BC" w:rsidRDefault="00BE22C7" w:rsidP="00CD0BEE">
      <w:pPr>
        <w:pStyle w:val="Heading2"/>
        <w:numPr>
          <w:ilvl w:val="0"/>
          <w:numId w:val="66"/>
        </w:numPr>
        <w:ind w:left="0"/>
      </w:pPr>
      <w:bookmarkStart w:id="2179" w:name="_Toc376874110"/>
      <w:bookmarkStart w:id="2180" w:name="_Toc523224161"/>
      <w:r w:rsidRPr="00EA77BC">
        <w:t>EDit Drug Cost (IV)</w:t>
      </w:r>
      <w:bookmarkEnd w:id="2179"/>
      <w:bookmarkEnd w:id="2180"/>
      <w:r w:rsidR="00F027F0" w:rsidRPr="00EA77BC">
        <w:fldChar w:fldCharType="begin"/>
      </w:r>
      <w:r w:rsidR="00F027F0" w:rsidRPr="00EA77BC">
        <w:instrText xml:space="preserve"> XE "EDit Drug Cost (IV)" </w:instrText>
      </w:r>
      <w:r w:rsidR="00F027F0" w:rsidRPr="00EA77BC">
        <w:fldChar w:fldCharType="end"/>
      </w:r>
      <w:r w:rsidRPr="00EA77BC">
        <w:t xml:space="preserve"> </w:t>
      </w:r>
    </w:p>
    <w:p w14:paraId="60E6C43B" w14:textId="77777777" w:rsidR="00BE22C7" w:rsidRPr="00EA77BC" w:rsidRDefault="00BE22C7" w:rsidP="00EA77BC">
      <w:pPr>
        <w:keepNext/>
        <w:ind w:left="720" w:firstLine="360"/>
        <w:rPr>
          <w:b/>
        </w:rPr>
      </w:pPr>
      <w:r w:rsidRPr="00EA77BC">
        <w:rPr>
          <w:b/>
        </w:rPr>
        <w:t>[PSSJI EDIT DRUG COST]</w:t>
      </w:r>
    </w:p>
    <w:p w14:paraId="60E6C43C" w14:textId="77777777" w:rsidR="004B2CD0" w:rsidRPr="00EA77BC" w:rsidRDefault="004B2CD0" w:rsidP="00732461">
      <w:pPr>
        <w:keepNext/>
      </w:pPr>
    </w:p>
    <w:p w14:paraId="60E6C43D" w14:textId="77777777" w:rsidR="00BE22C7" w:rsidRPr="00EA77BC" w:rsidRDefault="00BF1FD8" w:rsidP="00732461">
      <w:r w:rsidRPr="00EA77BC">
        <w:t>This menu option allows the cost per unit to be entered for drugs (both additives and solutions).</w:t>
      </w:r>
    </w:p>
    <w:p w14:paraId="60E6C43E" w14:textId="77777777" w:rsidR="00BE22C7" w:rsidRPr="00EA77BC" w:rsidRDefault="00BE22C7" w:rsidP="00732461"/>
    <w:p w14:paraId="60E6C43F" w14:textId="77777777" w:rsidR="00BE22C7" w:rsidRPr="00EA77BC" w:rsidRDefault="00BE22C7" w:rsidP="00CD0BEE">
      <w:pPr>
        <w:pStyle w:val="Heading2"/>
        <w:numPr>
          <w:ilvl w:val="0"/>
          <w:numId w:val="66"/>
        </w:numPr>
        <w:ind w:left="0"/>
      </w:pPr>
      <w:bookmarkStart w:id="2181" w:name="p128"/>
      <w:bookmarkStart w:id="2182" w:name="_Toc376874111"/>
      <w:bookmarkStart w:id="2183" w:name="_Toc523224162"/>
      <w:bookmarkEnd w:id="2181"/>
      <w:r w:rsidRPr="00EA77BC">
        <w:t>MARk/Unmark Dispense Drugs For Unit Dose</w:t>
      </w:r>
      <w:bookmarkEnd w:id="2182"/>
      <w:bookmarkEnd w:id="2183"/>
      <w:r w:rsidR="00F027F0" w:rsidRPr="00EA77BC">
        <w:fldChar w:fldCharType="begin"/>
      </w:r>
      <w:r w:rsidR="00F027F0" w:rsidRPr="00EA77BC">
        <w:instrText xml:space="preserve"> XE "MARk/Unmark Dispense Drugs For Unit Dose" </w:instrText>
      </w:r>
      <w:r w:rsidR="00F027F0" w:rsidRPr="00EA77BC">
        <w:fldChar w:fldCharType="end"/>
      </w:r>
      <w:r w:rsidRPr="00EA77BC">
        <w:t xml:space="preserve"> </w:t>
      </w:r>
    </w:p>
    <w:p w14:paraId="60E6C440" w14:textId="77777777" w:rsidR="00BE22C7" w:rsidRPr="00EA77BC" w:rsidRDefault="00BE22C7" w:rsidP="00EA77BC">
      <w:pPr>
        <w:keepNext/>
        <w:ind w:left="720" w:firstLine="360"/>
        <w:rPr>
          <w:b/>
        </w:rPr>
      </w:pPr>
      <w:r w:rsidRPr="00EA77BC">
        <w:rPr>
          <w:b/>
        </w:rPr>
        <w:t>[PSSJU MARK UD ITEMS]</w:t>
      </w:r>
    </w:p>
    <w:p w14:paraId="60E6C441" w14:textId="77777777" w:rsidR="004B2CD0" w:rsidRPr="00EA77BC" w:rsidRDefault="004B2CD0" w:rsidP="00732461">
      <w:pPr>
        <w:keepNext/>
      </w:pPr>
    </w:p>
    <w:p w14:paraId="60E6C442" w14:textId="77777777" w:rsidR="00BE22C7" w:rsidRPr="00EA77BC" w:rsidRDefault="00DC4F4E" w:rsidP="00732461">
      <w:r w:rsidRPr="00EA77BC">
        <w:t>This allows users to easily mark or unmark items from the Drug file (#50)for use by the Unit Dose Medications package</w:t>
      </w:r>
      <w:r w:rsidR="00FC40B2" w:rsidRPr="00EA77BC">
        <w:t xml:space="preserve">. </w:t>
      </w:r>
      <w:r w:rsidRPr="00EA77BC">
        <w:t xml:space="preserve">Only those items marked for Unit Dose are selectable for Unit Dose orders. When the Inpatient Medications package is first installed, it marks all items in the </w:t>
      </w:r>
      <w:r w:rsidR="00392E48" w:rsidRPr="00EA77BC">
        <w:t>DRUG file (#50)</w:t>
      </w:r>
      <w:r w:rsidRPr="00EA77BC">
        <w:t xml:space="preserve"> for use by Unit Dose so that users may immediately continue to use the package</w:t>
      </w:r>
      <w:r w:rsidR="00FC40B2" w:rsidRPr="00EA77BC">
        <w:t xml:space="preserve">. </w:t>
      </w:r>
      <w:r w:rsidRPr="00EA77BC">
        <w:t>This can be used to unmark those dispense items that Unit Dose users should not be able to select.</w:t>
      </w:r>
    </w:p>
    <w:p w14:paraId="60E6C443" w14:textId="77777777" w:rsidR="00BE22C7" w:rsidRPr="00EA77BC" w:rsidRDefault="00BE22C7" w:rsidP="00732461"/>
    <w:p w14:paraId="60E6C444" w14:textId="77777777" w:rsidR="00BE22C7" w:rsidRPr="00EA77BC" w:rsidRDefault="00BE22C7" w:rsidP="00CD0BEE">
      <w:pPr>
        <w:pStyle w:val="Heading2"/>
        <w:numPr>
          <w:ilvl w:val="0"/>
          <w:numId w:val="66"/>
        </w:numPr>
        <w:ind w:left="0"/>
      </w:pPr>
      <w:bookmarkStart w:id="2184" w:name="_Toc376874112"/>
      <w:bookmarkStart w:id="2185" w:name="_Toc523224163"/>
      <w:r w:rsidRPr="00EA77BC">
        <w:t>PRimary Solution File (IV)</w:t>
      </w:r>
      <w:bookmarkEnd w:id="2184"/>
      <w:bookmarkEnd w:id="2185"/>
      <w:r w:rsidR="00F027F0" w:rsidRPr="00EA77BC">
        <w:fldChar w:fldCharType="begin"/>
      </w:r>
      <w:r w:rsidR="00F027F0" w:rsidRPr="00EA77BC">
        <w:instrText xml:space="preserve"> XE "PRimary Solution File (IV)" </w:instrText>
      </w:r>
      <w:r w:rsidR="00F027F0" w:rsidRPr="00EA77BC">
        <w:fldChar w:fldCharType="end"/>
      </w:r>
      <w:r w:rsidRPr="00EA77BC">
        <w:t xml:space="preserve"> </w:t>
      </w:r>
    </w:p>
    <w:p w14:paraId="60E6C445" w14:textId="77777777" w:rsidR="00BE22C7" w:rsidRPr="00EA77BC" w:rsidRDefault="00BE22C7" w:rsidP="00EA77BC">
      <w:pPr>
        <w:keepNext/>
        <w:ind w:left="720" w:firstLine="360"/>
        <w:rPr>
          <w:b/>
        </w:rPr>
      </w:pPr>
      <w:r w:rsidRPr="00EA77BC">
        <w:rPr>
          <w:b/>
        </w:rPr>
        <w:t>[PSSJI SOLN]</w:t>
      </w:r>
    </w:p>
    <w:p w14:paraId="60E6C446" w14:textId="77777777" w:rsidR="004B2CD0" w:rsidRPr="00EA77BC" w:rsidRDefault="004B2CD0" w:rsidP="00732461">
      <w:pPr>
        <w:keepNext/>
      </w:pPr>
    </w:p>
    <w:p w14:paraId="60E6C447" w14:textId="77777777" w:rsidR="00BE22C7" w:rsidRPr="00EA77BC" w:rsidRDefault="00431795" w:rsidP="00732461">
      <w:r w:rsidRPr="00EA77BC">
        <w:t>This option is for the applications coordinator to add, change, or inactivate primary solutions used in the IV section</w:t>
      </w:r>
      <w:r w:rsidR="00FC40B2" w:rsidRPr="00EA77BC">
        <w:t xml:space="preserve">. </w:t>
      </w:r>
      <w:r w:rsidRPr="00EA77BC">
        <w:t xml:space="preserve">The solution must already exist in the </w:t>
      </w:r>
      <w:r w:rsidR="00392E48" w:rsidRPr="00EA77BC">
        <w:t>DRUG file (#50)</w:t>
      </w:r>
      <w:r w:rsidRPr="00EA77BC">
        <w:t xml:space="preserve"> to be selected here</w:t>
      </w:r>
      <w:r w:rsidR="00FC40B2" w:rsidRPr="00EA77BC">
        <w:t xml:space="preserve">. </w:t>
      </w:r>
      <w:r w:rsidRPr="00EA77BC">
        <w:t>If use of a primary solution is to be discontinued, the solution should be inactivated by entering an inactivation date, rather than by deleting the solution from the file.</w:t>
      </w:r>
    </w:p>
    <w:p w14:paraId="60E6C448" w14:textId="77777777" w:rsidR="003763AC" w:rsidRPr="00EA77BC" w:rsidRDefault="003763AC" w:rsidP="00732461"/>
    <w:p w14:paraId="60E6C449" w14:textId="77777777" w:rsidR="003763AC" w:rsidRPr="00EA77BC" w:rsidRDefault="003763AC" w:rsidP="00732461">
      <w:r w:rsidRPr="00EA77BC">
        <w:t>PSS*1*174 enhanced the capabilities of the IV SOLUTIONS File (#52.7) so that a user can enter a new solution that has the same name as an existing entry. Previously, a Fileman workaround had to be used to enter an identically named entry. Now, if the user types in a name that already exists in the file, they will first be presented with a list of available selections. If the user scrolls through the list without selecting an entry, they will be presented with the prompt to add a new entry.</w:t>
      </w:r>
    </w:p>
    <w:p w14:paraId="60E6C44A" w14:textId="77777777" w:rsidR="003763AC" w:rsidRPr="00EA77BC" w:rsidRDefault="003763AC" w:rsidP="000C5921"/>
    <w:p w14:paraId="60E6C44B" w14:textId="77777777" w:rsidR="003763AC" w:rsidRPr="00EA77BC" w:rsidRDefault="003763AC" w:rsidP="000C5921">
      <w:pPr>
        <w:pStyle w:val="ExampleHeading"/>
      </w:pPr>
      <w:r w:rsidRPr="00EA77BC">
        <w:t>Example: IV SOLUTIONS File (#52.7)</w:t>
      </w:r>
    </w:p>
    <w:p w14:paraId="60E6C44C" w14:textId="77777777" w:rsidR="003763AC" w:rsidRPr="00EA77BC" w:rsidRDefault="003763AC" w:rsidP="000C5921">
      <w:pPr>
        <w:pStyle w:val="computerscreen"/>
        <w:ind w:left="360"/>
      </w:pPr>
      <w:r w:rsidRPr="00EA77BC">
        <w:t>Select OPTION NAME: PSSJI SOLN       PRimary Solution File (IV)</w:t>
      </w:r>
    </w:p>
    <w:p w14:paraId="60E6C44D" w14:textId="77777777" w:rsidR="003763AC" w:rsidRPr="00EA77BC" w:rsidRDefault="003763AC" w:rsidP="000C5921">
      <w:pPr>
        <w:pStyle w:val="computerscreen"/>
        <w:ind w:left="360"/>
      </w:pPr>
      <w:r w:rsidRPr="00EA77BC">
        <w:t>PRimary Solution File (IV)</w:t>
      </w:r>
    </w:p>
    <w:p w14:paraId="60E6C44E" w14:textId="77777777" w:rsidR="003763AC" w:rsidRPr="00EA77BC" w:rsidRDefault="003763AC" w:rsidP="000C5921">
      <w:pPr>
        <w:pStyle w:val="computerscreen"/>
        <w:ind w:left="360"/>
      </w:pPr>
      <w:r w:rsidRPr="00EA77BC">
        <w:t>Select IV SOLUTIONS PRINT NAME: 0.9% SODIUM CHLORIDE</w:t>
      </w:r>
    </w:p>
    <w:p w14:paraId="60E6C44F" w14:textId="77777777" w:rsidR="003763AC" w:rsidRPr="00EA77BC" w:rsidRDefault="003763AC" w:rsidP="001B3F39">
      <w:pPr>
        <w:pStyle w:val="computerscreen"/>
        <w:ind w:left="360"/>
      </w:pPr>
      <w:r w:rsidRPr="00EA77BC">
        <w:t xml:space="preserve">  Lookup: PRINT NAME</w:t>
      </w:r>
    </w:p>
    <w:p w14:paraId="60E6C450" w14:textId="77777777" w:rsidR="003763AC" w:rsidRPr="00EA77BC" w:rsidRDefault="003763AC" w:rsidP="001B3F39">
      <w:pPr>
        <w:pStyle w:val="computerscreen"/>
        <w:ind w:left="360"/>
      </w:pPr>
      <w:r w:rsidRPr="00EA77BC">
        <w:t xml:space="preserve">     1   0.9% SODIUM CHLORIDE            250 ML                 </w:t>
      </w:r>
    </w:p>
    <w:p w14:paraId="60E6C451" w14:textId="77777777" w:rsidR="003763AC" w:rsidRPr="00EA77BC" w:rsidRDefault="003763AC" w:rsidP="001B3F39">
      <w:pPr>
        <w:pStyle w:val="computerscreen"/>
        <w:ind w:left="360"/>
      </w:pPr>
      <w:r w:rsidRPr="00EA77BC">
        <w:t xml:space="preserve">     2   0.9% SODIUM CHLORIDE            50 ML  </w:t>
      </w:r>
    </w:p>
    <w:p w14:paraId="60E6C452" w14:textId="77777777" w:rsidR="003763AC" w:rsidRPr="00EA77BC" w:rsidRDefault="003763AC" w:rsidP="001B3F39">
      <w:pPr>
        <w:pStyle w:val="computerscreen"/>
        <w:ind w:left="360"/>
      </w:pPr>
      <w:r w:rsidRPr="00EA77BC">
        <w:t xml:space="preserve">     3   0.9% SODIUM CHLORIDE            25 ML  </w:t>
      </w:r>
    </w:p>
    <w:p w14:paraId="60E6C453" w14:textId="77777777" w:rsidR="003763AC" w:rsidRPr="00EA77BC" w:rsidRDefault="003763AC" w:rsidP="001B3F39">
      <w:pPr>
        <w:pStyle w:val="computerscreen"/>
        <w:ind w:left="360"/>
      </w:pPr>
      <w:r w:rsidRPr="00EA77BC">
        <w:t xml:space="preserve"> </w:t>
      </w:r>
    </w:p>
    <w:p w14:paraId="60E6C454" w14:textId="77777777" w:rsidR="003763AC" w:rsidRPr="00EA77BC" w:rsidRDefault="003763AC" w:rsidP="001B3F39">
      <w:pPr>
        <w:pStyle w:val="computerscreen"/>
        <w:ind w:left="360"/>
      </w:pPr>
      <w:r w:rsidRPr="00EA77BC">
        <w:t xml:space="preserve">CHOOSE 1-3: </w:t>
      </w:r>
    </w:p>
    <w:p w14:paraId="60E6C455" w14:textId="77777777" w:rsidR="003763AC" w:rsidRPr="00EA77BC" w:rsidRDefault="003763AC" w:rsidP="001B3F39">
      <w:pPr>
        <w:pStyle w:val="computerscreen"/>
        <w:ind w:left="360"/>
      </w:pPr>
      <w:r w:rsidRPr="00EA77BC">
        <w:t xml:space="preserve"> </w:t>
      </w:r>
    </w:p>
    <w:p w14:paraId="60E6C456" w14:textId="77777777" w:rsidR="003763AC" w:rsidRPr="00EA77BC" w:rsidRDefault="003763AC" w:rsidP="001B3F39">
      <w:pPr>
        <w:pStyle w:val="computerscreen"/>
        <w:ind w:left="360"/>
      </w:pPr>
      <w:r w:rsidRPr="00EA77BC">
        <w:t xml:space="preserve">  Are you adding '0.9% SODIUM CHLORIDE' as</w:t>
      </w:r>
    </w:p>
    <w:p w14:paraId="60E6C457" w14:textId="77777777" w:rsidR="003763AC" w:rsidRPr="00EA77BC" w:rsidRDefault="003763AC" w:rsidP="001B3F39">
      <w:pPr>
        <w:pStyle w:val="computerscreen"/>
        <w:ind w:left="360"/>
      </w:pPr>
      <w:r w:rsidRPr="00EA77BC">
        <w:t xml:space="preserve">  a new IV SOLUTIONS (the 32ND)? No// Y  (Yes)</w:t>
      </w:r>
    </w:p>
    <w:p w14:paraId="60E6C458" w14:textId="77777777" w:rsidR="00BE22C7" w:rsidRDefault="00BE22C7" w:rsidP="001B3F39"/>
    <w:p w14:paraId="60E6C459" w14:textId="77777777" w:rsidR="00123926" w:rsidRDefault="00123926" w:rsidP="001B3F39">
      <w:bookmarkStart w:id="2186" w:name="P_189p146"/>
      <w:r w:rsidRPr="00FD530E">
        <w:t xml:space="preserve">Patch </w:t>
      </w:r>
      <w:bookmarkEnd w:id="2186"/>
      <w:r w:rsidRPr="00FD530E">
        <w:t>PSS*1*189</w:t>
      </w:r>
      <w:r w:rsidRPr="00FD530E">
        <w:rPr>
          <w:color w:val="0000FF"/>
        </w:rPr>
        <w:t xml:space="preserve"> </w:t>
      </w:r>
      <w:r w:rsidRPr="00FD530E">
        <w:t xml:space="preserve">enhances the </w:t>
      </w:r>
      <w:r w:rsidRPr="00FD530E">
        <w:rPr>
          <w:bCs/>
          <w:color w:val="000000"/>
        </w:rPr>
        <w:t xml:space="preserve">Primary Solution File (IV) </w:t>
      </w:r>
      <w:r w:rsidRPr="00FD530E">
        <w:t>[</w:t>
      </w:r>
      <w:r w:rsidRPr="00FD530E">
        <w:rPr>
          <w:bCs/>
          <w:color w:val="000000"/>
        </w:rPr>
        <w:t>PSSJI SOLN]</w:t>
      </w:r>
      <w:r w:rsidRPr="00FD530E">
        <w:rPr>
          <w:b/>
          <w:bCs/>
          <w:color w:val="000000"/>
        </w:rPr>
        <w:t xml:space="preserve"> </w:t>
      </w:r>
      <w:r w:rsidRPr="00FD530E">
        <w:t>option to display the INACTIVATION DATE field (#8) for the IV SOLUTIONS file (52.7).</w:t>
      </w:r>
      <w:r w:rsidRPr="007E7961">
        <w:rPr>
          <w:color w:val="0000FF"/>
        </w:rPr>
        <w:t xml:space="preserve"> </w:t>
      </w:r>
    </w:p>
    <w:p w14:paraId="60E6C45A" w14:textId="77777777" w:rsidR="00FD530E" w:rsidRDefault="00FD530E" w:rsidP="001B3F39"/>
    <w:p w14:paraId="60E6C45B" w14:textId="77777777" w:rsidR="00FD530E" w:rsidRPr="00BD5AD6" w:rsidRDefault="00FD530E" w:rsidP="00FD530E">
      <w:bookmarkStart w:id="2187" w:name="Page_161"/>
      <w:bookmarkEnd w:id="2187"/>
      <w:r w:rsidRPr="00BD5AD6">
        <w:t>IV solutions matched to an Orderable item will now be governed by the following rule (patch PSS*1*189):</w:t>
      </w:r>
    </w:p>
    <w:p w14:paraId="60E6C45C" w14:textId="77777777" w:rsidR="00FD530E" w:rsidRPr="00BD5AD6" w:rsidRDefault="00FD530E" w:rsidP="00FD530E"/>
    <w:p w14:paraId="60E6C45D" w14:textId="77777777" w:rsidR="00FD530E" w:rsidRPr="00BD5AD6" w:rsidRDefault="00FD530E" w:rsidP="00FD530E">
      <w:r w:rsidRPr="00BD5AD6">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C45E" w14:textId="77777777" w:rsidR="00FD530E" w:rsidRPr="00BD5AD6" w:rsidRDefault="00FD530E" w:rsidP="00FD530E">
      <w:pPr>
        <w:pStyle w:val="Example"/>
      </w:pPr>
    </w:p>
    <w:p w14:paraId="60E6C45F" w14:textId="77777777" w:rsidR="00FD530E" w:rsidRPr="00BD5AD6" w:rsidRDefault="00FD530E" w:rsidP="00FD530E">
      <w:pPr>
        <w:pStyle w:val="Example"/>
      </w:pPr>
      <w:r w:rsidRPr="00BD5AD6">
        <w:t xml:space="preserve">Example: </w:t>
      </w:r>
    </w:p>
    <w:p w14:paraId="60E6C460" w14:textId="77777777" w:rsidR="00FD530E" w:rsidRPr="00BD5AD6" w:rsidRDefault="00FD530E" w:rsidP="00FD530E">
      <w:pPr>
        <w:pStyle w:val="Codeexample"/>
        <w:rPr>
          <w:snapToGrid w:val="0"/>
        </w:rPr>
      </w:pPr>
      <w:r w:rsidRPr="00BD5AD6">
        <w:rPr>
          <w:snapToGrid w:val="0"/>
        </w:rPr>
        <w:t xml:space="preserve">PRINT NAME: NACL 0.9%/KCL 40MEQ  Replace </w:t>
      </w:r>
    </w:p>
    <w:p w14:paraId="60E6C461" w14:textId="77777777" w:rsidR="00FD530E" w:rsidRPr="00BD5AD6" w:rsidRDefault="00FD530E" w:rsidP="00FD530E">
      <w:pPr>
        <w:pStyle w:val="Codeexample"/>
        <w:rPr>
          <w:snapToGrid w:val="0"/>
        </w:rPr>
      </w:pPr>
      <w:r w:rsidRPr="00BD5AD6">
        <w:rPr>
          <w:snapToGrid w:val="0"/>
        </w:rPr>
        <w:t xml:space="preserve">PRINT NAME {2}: </w:t>
      </w:r>
    </w:p>
    <w:p w14:paraId="60E6C462" w14:textId="77777777" w:rsidR="00FD530E" w:rsidRPr="00BD5AD6" w:rsidRDefault="00FD530E" w:rsidP="00FD530E">
      <w:pPr>
        <w:pStyle w:val="Codeexample"/>
        <w:rPr>
          <w:snapToGrid w:val="0"/>
        </w:rPr>
      </w:pPr>
      <w:r w:rsidRPr="00BD5AD6">
        <w:rPr>
          <w:snapToGrid w:val="0"/>
        </w:rPr>
        <w:t xml:space="preserve">GENERIC DRUG: POTASSIUM CL 40MEQ/NACL 0.9% INJ,1000 ML//    TN102           </w:t>
      </w:r>
    </w:p>
    <w:p w14:paraId="60E6C463" w14:textId="77777777" w:rsidR="00FD530E" w:rsidRPr="00BD5AD6" w:rsidRDefault="00FD530E" w:rsidP="00FD530E">
      <w:pPr>
        <w:pStyle w:val="Codeexample"/>
        <w:rPr>
          <w:snapToGrid w:val="0"/>
        </w:rPr>
      </w:pPr>
      <w:r w:rsidRPr="00BD5AD6">
        <w:rPr>
          <w:snapToGrid w:val="0"/>
        </w:rPr>
        <w:t xml:space="preserve">VOLUME: 1000 ML// </w:t>
      </w:r>
    </w:p>
    <w:p w14:paraId="60E6C464" w14:textId="77777777" w:rsidR="00FD530E" w:rsidRPr="00BD5AD6" w:rsidRDefault="00FD530E" w:rsidP="00FD530E">
      <w:pPr>
        <w:pStyle w:val="Codeexample"/>
        <w:rPr>
          <w:snapToGrid w:val="0"/>
        </w:rPr>
      </w:pPr>
      <w:r w:rsidRPr="00BD5AD6">
        <w:rPr>
          <w:snapToGrid w:val="0"/>
        </w:rPr>
        <w:t xml:space="preserve">Select ELECTROLYTES: </w:t>
      </w:r>
    </w:p>
    <w:p w14:paraId="60E6C465" w14:textId="77777777" w:rsidR="00FD530E" w:rsidRPr="00BD5AD6" w:rsidRDefault="00FD530E" w:rsidP="00FD530E">
      <w:pPr>
        <w:pStyle w:val="Codeexample"/>
        <w:rPr>
          <w:snapToGrid w:val="0"/>
        </w:rPr>
      </w:pPr>
      <w:r w:rsidRPr="00BD5AD6">
        <w:rPr>
          <w:snapToGrid w:val="0"/>
        </w:rPr>
        <w:t xml:space="preserve">Select SYNONYM: 0.9% SODIUM CHLORIDE 40MEQ// </w:t>
      </w:r>
    </w:p>
    <w:p w14:paraId="60E6C466" w14:textId="77777777" w:rsidR="00FD530E" w:rsidRPr="00BD5AD6" w:rsidRDefault="00FD530E" w:rsidP="00FD530E">
      <w:pPr>
        <w:pStyle w:val="Codeexample"/>
        <w:rPr>
          <w:snapToGrid w:val="0"/>
        </w:rPr>
      </w:pPr>
      <w:r w:rsidRPr="00BD5AD6">
        <w:rPr>
          <w:snapToGrid w:val="0"/>
        </w:rPr>
        <w:t>DRUG INFORMATION:</w:t>
      </w:r>
    </w:p>
    <w:p w14:paraId="60E6C467" w14:textId="77777777" w:rsidR="00FD530E" w:rsidRPr="00BD5AD6" w:rsidRDefault="00FD530E" w:rsidP="00FD530E">
      <w:pPr>
        <w:pStyle w:val="Codeexample"/>
        <w:rPr>
          <w:snapToGrid w:val="0"/>
        </w:rPr>
      </w:pPr>
      <w:r w:rsidRPr="00BD5AD6">
        <w:rPr>
          <w:snapToGrid w:val="0"/>
        </w:rPr>
        <w:t>  No existing text</w:t>
      </w:r>
    </w:p>
    <w:p w14:paraId="60E6C468" w14:textId="77777777" w:rsidR="00FD530E" w:rsidRPr="00BD5AD6" w:rsidRDefault="00FD530E" w:rsidP="00FD530E">
      <w:pPr>
        <w:pStyle w:val="Codeexample"/>
        <w:rPr>
          <w:snapToGrid w:val="0"/>
        </w:rPr>
      </w:pPr>
      <w:r w:rsidRPr="00BD5AD6">
        <w:rPr>
          <w:snapToGrid w:val="0"/>
        </w:rPr>
        <w:t xml:space="preserve">  Edit? NO// </w:t>
      </w:r>
    </w:p>
    <w:p w14:paraId="60E6C469" w14:textId="77777777" w:rsidR="00FD530E" w:rsidRPr="00BD5AD6" w:rsidRDefault="00FD530E" w:rsidP="00FD530E">
      <w:pPr>
        <w:pStyle w:val="Codeexample"/>
        <w:rPr>
          <w:snapToGrid w:val="0"/>
        </w:rPr>
      </w:pPr>
      <w:r w:rsidRPr="00BD5AD6">
        <w:rPr>
          <w:snapToGrid w:val="0"/>
        </w:rPr>
        <w:t xml:space="preserve">AVERAGE DRUG COST: .01// </w:t>
      </w:r>
    </w:p>
    <w:p w14:paraId="60E6C46A" w14:textId="77777777" w:rsidR="00FD530E" w:rsidRPr="00BD5AD6" w:rsidRDefault="00FD530E" w:rsidP="00FD530E">
      <w:pPr>
        <w:pStyle w:val="Codeexample"/>
        <w:rPr>
          <w:snapToGrid w:val="0"/>
        </w:rPr>
      </w:pPr>
      <w:r w:rsidRPr="00BD5AD6">
        <w:rPr>
          <w:snapToGrid w:val="0"/>
        </w:rPr>
        <w:t xml:space="preserve">INACTIVATION DATE: </w:t>
      </w:r>
    </w:p>
    <w:p w14:paraId="60E6C46B" w14:textId="77777777" w:rsidR="00FD530E" w:rsidRPr="00BD5AD6" w:rsidRDefault="00FD530E" w:rsidP="00FD530E">
      <w:pPr>
        <w:pStyle w:val="Codeexample"/>
        <w:rPr>
          <w:snapToGrid w:val="0"/>
        </w:rPr>
      </w:pPr>
      <w:r w:rsidRPr="00BD5AD6">
        <w:rPr>
          <w:snapToGrid w:val="0"/>
        </w:rPr>
        <w:t xml:space="preserve">USED IN IV FLUID ORDER ENTRY: NO// </w:t>
      </w:r>
      <w:r w:rsidRPr="00BD5AD6">
        <w:rPr>
          <w:b/>
          <w:bCs/>
          <w:snapToGrid w:val="0"/>
        </w:rPr>
        <w:t>YES</w:t>
      </w:r>
    </w:p>
    <w:p w14:paraId="60E6C46C" w14:textId="77777777" w:rsidR="00FD530E" w:rsidRPr="00BD5AD6" w:rsidRDefault="00FD530E" w:rsidP="00FD530E">
      <w:pPr>
        <w:pStyle w:val="Codeexample"/>
        <w:rPr>
          <w:snapToGrid w:val="0"/>
        </w:rPr>
      </w:pPr>
    </w:p>
    <w:p w14:paraId="60E6C46D" w14:textId="77777777" w:rsidR="00FD530E" w:rsidRPr="00BD5AD6" w:rsidRDefault="00FD530E" w:rsidP="00FD530E">
      <w:pPr>
        <w:pStyle w:val="Codeexample"/>
        <w:rPr>
          <w:snapToGrid w:val="0"/>
        </w:rPr>
      </w:pPr>
      <w:r w:rsidRPr="00BD5AD6">
        <w:rPr>
          <w:snapToGrid w:val="0"/>
        </w:rPr>
        <w:t>The following IV Solution with the same volume is already linked to the</w:t>
      </w:r>
    </w:p>
    <w:p w14:paraId="60E6C46E" w14:textId="77777777" w:rsidR="00FD530E" w:rsidRPr="00BD5AD6" w:rsidRDefault="00FD530E" w:rsidP="00FD530E">
      <w:pPr>
        <w:pStyle w:val="Codeexample"/>
        <w:rPr>
          <w:snapToGrid w:val="0"/>
        </w:rPr>
      </w:pPr>
      <w:r w:rsidRPr="00BD5AD6">
        <w:rPr>
          <w:snapToGrid w:val="0"/>
        </w:rPr>
        <w:t xml:space="preserve">Orderable Item SODIUM CHLORIDE 0.9% </w:t>
      </w:r>
    </w:p>
    <w:p w14:paraId="60E6C46F" w14:textId="77777777" w:rsidR="00FD530E" w:rsidRPr="00BD5AD6" w:rsidRDefault="00FD530E" w:rsidP="00FD530E">
      <w:pPr>
        <w:pStyle w:val="Codeexample"/>
        <w:rPr>
          <w:snapToGrid w:val="0"/>
        </w:rPr>
      </w:pPr>
    </w:p>
    <w:p w14:paraId="60E6C470" w14:textId="77777777" w:rsidR="00FD530E" w:rsidRPr="00BD5AD6" w:rsidRDefault="00FD530E" w:rsidP="00FD530E">
      <w:pPr>
        <w:pStyle w:val="Codeexample"/>
        <w:rPr>
          <w:snapToGrid w:val="0"/>
        </w:rPr>
      </w:pPr>
      <w:r w:rsidRPr="00BD5AD6">
        <w:rPr>
          <w:snapToGrid w:val="0"/>
        </w:rPr>
        <w:t>Dispense Drug: POTASSIUM CL 20MEQ/NACL 0.9% INJ,1000 ML</w:t>
      </w:r>
    </w:p>
    <w:p w14:paraId="60E6C471" w14:textId="77777777" w:rsidR="00FD530E" w:rsidRPr="00BD5AD6" w:rsidRDefault="00FD530E" w:rsidP="00FD530E">
      <w:pPr>
        <w:pStyle w:val="Codeexample"/>
        <w:rPr>
          <w:snapToGrid w:val="0"/>
        </w:rPr>
      </w:pPr>
      <w:r w:rsidRPr="00BD5AD6">
        <w:rPr>
          <w:snapToGrid w:val="0"/>
        </w:rPr>
        <w:t>  IV Solution: NACL 0.9%/KCL 20MEQ     1000 ML</w:t>
      </w:r>
    </w:p>
    <w:p w14:paraId="60E6C472" w14:textId="77777777" w:rsidR="00FD530E" w:rsidRPr="00BD5AD6" w:rsidRDefault="00FD530E" w:rsidP="00FD530E">
      <w:pPr>
        <w:pStyle w:val="Codeexample"/>
        <w:rPr>
          <w:snapToGrid w:val="0"/>
        </w:rPr>
      </w:pPr>
    </w:p>
    <w:p w14:paraId="60E6C473" w14:textId="77777777" w:rsidR="00FD530E" w:rsidRPr="00BD5AD6" w:rsidRDefault="00FD530E" w:rsidP="00FD530E">
      <w:pPr>
        <w:pStyle w:val="Codeexample"/>
        <w:rPr>
          <w:snapToGrid w:val="0"/>
        </w:rPr>
      </w:pPr>
      <w:r w:rsidRPr="00BD5AD6">
        <w:rPr>
          <w:snapToGrid w:val="0"/>
        </w:rPr>
        <w:t xml:space="preserve">Only one IV solution with a specific volume can be linked to an </w:t>
      </w:r>
    </w:p>
    <w:p w14:paraId="60E6C474" w14:textId="77777777" w:rsidR="00FD530E" w:rsidRPr="00BD5AD6" w:rsidRDefault="00FD530E" w:rsidP="00FD530E">
      <w:pPr>
        <w:pStyle w:val="Codeexample"/>
        <w:rPr>
          <w:snapToGrid w:val="0"/>
        </w:rPr>
      </w:pPr>
      <w:r w:rsidRPr="00BD5AD6">
        <w:rPr>
          <w:snapToGrid w:val="0"/>
        </w:rPr>
        <w:t>Orderable Item when the IV Solution is marked to be used in the IV FLUID</w:t>
      </w:r>
    </w:p>
    <w:p w14:paraId="60E6C475" w14:textId="77777777" w:rsidR="00FD530E" w:rsidRPr="00BD5AD6" w:rsidRDefault="00FD530E" w:rsidP="00FD530E">
      <w:pPr>
        <w:pStyle w:val="Codeexample"/>
        <w:rPr>
          <w:b/>
          <w:bCs/>
          <w:snapToGrid w:val="0"/>
        </w:rPr>
      </w:pPr>
      <w:r w:rsidRPr="00BD5AD6">
        <w:rPr>
          <w:snapToGrid w:val="0"/>
        </w:rPr>
        <w:t>ORDER ENTRY.</w:t>
      </w:r>
      <w:r w:rsidRPr="00BD5AD6">
        <w:rPr>
          <w:b/>
          <w:bCs/>
          <w:snapToGrid w:val="0"/>
        </w:rPr>
        <w:t xml:space="preserve"> </w:t>
      </w:r>
    </w:p>
    <w:p w14:paraId="60E6C476" w14:textId="77777777" w:rsidR="00FD530E" w:rsidRPr="00BD5AD6" w:rsidRDefault="00FD530E" w:rsidP="00FD530E">
      <w:pPr>
        <w:pStyle w:val="Codeexample"/>
        <w:rPr>
          <w:snapToGrid w:val="0"/>
        </w:rPr>
      </w:pPr>
    </w:p>
    <w:p w14:paraId="60E6C477" w14:textId="77777777" w:rsidR="00FD530E" w:rsidRPr="00BD5AD6" w:rsidRDefault="00FD530E" w:rsidP="00FD530E">
      <w:pPr>
        <w:pStyle w:val="Codeexample"/>
        <w:rPr>
          <w:b/>
          <w:bCs/>
          <w:snapToGrid w:val="0"/>
        </w:rPr>
      </w:pPr>
      <w:r w:rsidRPr="00BD5AD6">
        <w:rPr>
          <w:snapToGrid w:val="0"/>
        </w:rPr>
        <w:t>USED IN IV FLUID ORDER ENTRY: NO//</w:t>
      </w:r>
    </w:p>
    <w:p w14:paraId="60E6C478" w14:textId="77777777" w:rsidR="00FD530E" w:rsidRPr="00EA77BC" w:rsidRDefault="00FD530E" w:rsidP="00FD530E">
      <w:pPr>
        <w:pStyle w:val="Codeexample"/>
        <w:rPr>
          <w:snapToGrid w:val="0"/>
        </w:rPr>
      </w:pPr>
      <w:r w:rsidRPr="00BD5AD6">
        <w:rPr>
          <w:snapToGrid w:val="0"/>
        </w:rPr>
        <w:t>PREMIX:</w:t>
      </w:r>
    </w:p>
    <w:p w14:paraId="60E6C479" w14:textId="77777777" w:rsidR="00FD530E" w:rsidRPr="00EA77BC" w:rsidRDefault="00FD530E" w:rsidP="001B3F39"/>
    <w:p w14:paraId="60E6C47A" w14:textId="77777777" w:rsidR="004C53BD" w:rsidRPr="00EA77BC" w:rsidRDefault="004C53BD" w:rsidP="00106C21">
      <w:pPr>
        <w:pStyle w:val="Heading1"/>
        <w:numPr>
          <w:ilvl w:val="0"/>
          <w:numId w:val="45"/>
        </w:numPr>
        <w:tabs>
          <w:tab w:val="clear" w:pos="720"/>
          <w:tab w:val="num" w:pos="900"/>
        </w:tabs>
      </w:pPr>
      <w:bookmarkStart w:id="2188" w:name="_Toc376874113"/>
      <w:bookmarkStart w:id="2189" w:name="_Toc523224164"/>
      <w:r w:rsidRPr="00EA77BC">
        <w:t>Check Drug Interaction</w:t>
      </w:r>
      <w:bookmarkEnd w:id="2188"/>
      <w:bookmarkEnd w:id="2189"/>
      <w:r w:rsidR="00F027F0" w:rsidRPr="00EA77BC">
        <w:fldChar w:fldCharType="begin"/>
      </w:r>
      <w:r w:rsidR="00F027F0" w:rsidRPr="00EA77BC">
        <w:instrText xml:space="preserve"> XE "Check Drug Interaction" </w:instrText>
      </w:r>
      <w:r w:rsidR="00F027F0" w:rsidRPr="00EA77BC">
        <w:fldChar w:fldCharType="end"/>
      </w:r>
    </w:p>
    <w:p w14:paraId="60E6C47B" w14:textId="77777777" w:rsidR="004C53BD" w:rsidRPr="00EA77BC" w:rsidRDefault="004C53BD" w:rsidP="00EA77BC">
      <w:pPr>
        <w:pStyle w:val="Heading4"/>
        <w:spacing w:after="0"/>
        <w:ind w:left="900"/>
      </w:pPr>
      <w:r w:rsidRPr="00EA77BC">
        <w:t>[PSS CHECK DRUG INTERACTION]</w:t>
      </w:r>
    </w:p>
    <w:p w14:paraId="60E6C47C" w14:textId="77777777" w:rsidR="004C53BD" w:rsidRPr="00EA77BC" w:rsidRDefault="004C53BD" w:rsidP="00732461">
      <w:pPr>
        <w:keepNext/>
      </w:pPr>
    </w:p>
    <w:p w14:paraId="60E6C47D" w14:textId="77777777" w:rsidR="004C53BD" w:rsidRPr="00EA77BC" w:rsidRDefault="004C53BD" w:rsidP="00732461">
      <w:pPr>
        <w:autoSpaceDE w:val="0"/>
        <w:autoSpaceDN w:val="0"/>
        <w:adjustRightInd w:val="0"/>
      </w:pPr>
      <w:r w:rsidRPr="00EA77BC">
        <w:t xml:space="preserve">The </w:t>
      </w:r>
      <w:r w:rsidRPr="00EA77BC">
        <w:rPr>
          <w:i/>
          <w:iCs/>
        </w:rPr>
        <w:t>Check Drug Interaction</w:t>
      </w:r>
      <w:r w:rsidRPr="00EA77BC">
        <w:rPr>
          <w:i/>
          <w:iCs/>
        </w:rPr>
        <w:fldChar w:fldCharType="begin"/>
      </w:r>
      <w:r w:rsidRPr="00EA77BC">
        <w:instrText xml:space="preserve"> XE "</w:instrText>
      </w:r>
      <w:r w:rsidRPr="00EA77BC">
        <w:rPr>
          <w:iCs/>
        </w:rPr>
        <w:instrText>Warning Mapping</w:instrText>
      </w:r>
      <w:r w:rsidRPr="00EA77BC">
        <w:instrText xml:space="preserve">" \b </w:instrText>
      </w:r>
      <w:r w:rsidRPr="00EA77BC">
        <w:rPr>
          <w:i/>
          <w:iCs/>
        </w:rPr>
        <w:fldChar w:fldCharType="end"/>
      </w:r>
      <w:r w:rsidRPr="00EA77BC">
        <w:t xml:space="preserve"> </w:t>
      </w:r>
      <w:r w:rsidR="00392E48" w:rsidRPr="00EA77BC">
        <w:t xml:space="preserve">[PSS CHECK DRUG INTERACTION] </w:t>
      </w:r>
      <w:r w:rsidRPr="00EA77BC">
        <w:t xml:space="preserve">option is a new option that shall be provided to allow a user to check for drug interaction and Therapeutic Duplications between two or more drugs. This option shall be patient independent. This option shall be placed on the PDM Manager [PSS MGR] Menu. The drugs shall be selectable from the </w:t>
      </w:r>
      <w:r w:rsidR="00392E48" w:rsidRPr="00EA77BC">
        <w:t>DRUG file (#50)</w:t>
      </w:r>
      <w:r w:rsidRPr="00EA77BC">
        <w:t>. The system will allow selection of drugs marked for application package use O, U, I, and/or X. The system will only allow selection of drugs that are matched to NDF and have a GCNSEQNO associated with that match. The software shall check for values in the FDB custom tables before using the FDB standard reference tables. The values in the custom tables shall take precedence over the values in the standard tables.</w:t>
      </w:r>
    </w:p>
    <w:p w14:paraId="60E6C47E" w14:textId="77777777" w:rsidR="004C53BD" w:rsidRPr="00EA77BC" w:rsidRDefault="004C53BD" w:rsidP="000C5921">
      <w:pPr>
        <w:autoSpaceDE w:val="0"/>
        <w:autoSpaceDN w:val="0"/>
        <w:adjustRightInd w:val="0"/>
      </w:pPr>
    </w:p>
    <w:p w14:paraId="60E6C47F" w14:textId="77777777" w:rsidR="004C53BD" w:rsidRPr="00EA77BC" w:rsidRDefault="004C53BD" w:rsidP="000C5921">
      <w:pPr>
        <w:pStyle w:val="Example"/>
      </w:pPr>
      <w:r w:rsidRPr="00EA77BC">
        <w:t xml:space="preserve">Example: </w:t>
      </w:r>
      <w:r w:rsidR="00392E48" w:rsidRPr="00EA77BC">
        <w:rPr>
          <w:bCs/>
          <w:i/>
          <w:szCs w:val="20"/>
        </w:rPr>
        <w:t>Check Drug Interaction</w:t>
      </w:r>
      <w:r w:rsidR="00392E48" w:rsidRPr="00EA77BC">
        <w:rPr>
          <w:b w:val="0"/>
          <w:bCs/>
          <w:szCs w:val="20"/>
        </w:rPr>
        <w:t xml:space="preserve"> </w:t>
      </w:r>
      <w:r w:rsidR="00392E48" w:rsidRPr="00EA77BC">
        <w:rPr>
          <w:szCs w:val="20"/>
        </w:rPr>
        <w:t>[PSS CHECK DRUG INTERACTION] Option</w:t>
      </w:r>
    </w:p>
    <w:p w14:paraId="60E6C480" w14:textId="77777777" w:rsidR="004C53BD" w:rsidRPr="00EA77BC" w:rsidRDefault="004C53BD" w:rsidP="000C5921">
      <w:pPr>
        <w:pStyle w:val="Codeexample"/>
      </w:pPr>
      <w:r w:rsidRPr="00EA77BC">
        <w:t xml:space="preserve">Select PHARMACY DATA MANAGEMENT Option: </w:t>
      </w:r>
    </w:p>
    <w:p w14:paraId="60E6C481" w14:textId="77777777" w:rsidR="004C53BD" w:rsidRPr="00EA77BC" w:rsidRDefault="004C53BD" w:rsidP="000C5921">
      <w:pPr>
        <w:pStyle w:val="Codeexample"/>
      </w:pPr>
    </w:p>
    <w:p w14:paraId="60E6C482" w14:textId="77777777" w:rsidR="004C53BD" w:rsidRPr="00EA77BC" w:rsidRDefault="004C53BD" w:rsidP="000C5921">
      <w:pPr>
        <w:pStyle w:val="Codeexample"/>
      </w:pPr>
      <w:r w:rsidRPr="00EA77BC">
        <w:t xml:space="preserve">          CMOP Mark/Unmark (Single drug)</w:t>
      </w:r>
    </w:p>
    <w:p w14:paraId="60E6C483" w14:textId="77777777" w:rsidR="004C53BD" w:rsidRPr="00EA77BC" w:rsidRDefault="004C53BD" w:rsidP="001B3F39">
      <w:pPr>
        <w:pStyle w:val="Codeexample"/>
      </w:pPr>
      <w:r w:rsidRPr="00EA77BC">
        <w:t xml:space="preserve">          Dosages ...</w:t>
      </w:r>
    </w:p>
    <w:p w14:paraId="60E6C484" w14:textId="77777777" w:rsidR="004C53BD" w:rsidRPr="00EA77BC" w:rsidRDefault="004C53BD" w:rsidP="001B3F39">
      <w:pPr>
        <w:pStyle w:val="Codeexample"/>
      </w:pPr>
      <w:r w:rsidRPr="00EA77BC">
        <w:t xml:space="preserve">          Drug Enter/Edit</w:t>
      </w:r>
    </w:p>
    <w:p w14:paraId="60E6C485" w14:textId="77777777" w:rsidR="004C53BD" w:rsidRPr="00EA77BC" w:rsidRDefault="004C53BD" w:rsidP="001B3F39">
      <w:pPr>
        <w:pStyle w:val="Codeexample"/>
      </w:pPr>
      <w:r w:rsidRPr="00EA77BC">
        <w:t xml:space="preserve">          Order Check Management ...</w:t>
      </w:r>
    </w:p>
    <w:p w14:paraId="60E6C486" w14:textId="77777777" w:rsidR="004C53BD" w:rsidRPr="00EA77BC" w:rsidRDefault="004C53BD" w:rsidP="001B3F39">
      <w:pPr>
        <w:pStyle w:val="Codeexample"/>
      </w:pPr>
      <w:r w:rsidRPr="00EA77BC">
        <w:t xml:space="preserve">          Electrolyte File (IV)</w:t>
      </w:r>
    </w:p>
    <w:p w14:paraId="60E6C487" w14:textId="77777777" w:rsidR="004C53BD" w:rsidRPr="00EA77BC" w:rsidRDefault="004C53BD" w:rsidP="001B3F39">
      <w:pPr>
        <w:pStyle w:val="Codeexample"/>
      </w:pPr>
      <w:r w:rsidRPr="00EA77BC">
        <w:t xml:space="preserve">          Lookup into Dispense Drug File</w:t>
      </w:r>
    </w:p>
    <w:p w14:paraId="60E6C488" w14:textId="77777777" w:rsidR="004C53BD" w:rsidRPr="00EA77BC" w:rsidRDefault="004C53BD" w:rsidP="001B3F39">
      <w:pPr>
        <w:pStyle w:val="Codeexample"/>
      </w:pPr>
      <w:r w:rsidRPr="00EA77BC">
        <w:t xml:space="preserve">          Medication Instruction Management ...</w:t>
      </w:r>
    </w:p>
    <w:p w14:paraId="60E6C489" w14:textId="77777777" w:rsidR="004C53BD" w:rsidRPr="00EA77BC" w:rsidRDefault="004C53BD" w:rsidP="001B3F39">
      <w:pPr>
        <w:pStyle w:val="Codeexample"/>
      </w:pPr>
      <w:r w:rsidRPr="00EA77BC">
        <w:t xml:space="preserve">          Medication Routes Management ...</w:t>
      </w:r>
    </w:p>
    <w:p w14:paraId="60E6C48A" w14:textId="77777777" w:rsidR="004C53BD" w:rsidRPr="00EA77BC" w:rsidRDefault="004C53BD" w:rsidP="001B3F39">
      <w:pPr>
        <w:pStyle w:val="Codeexample"/>
      </w:pPr>
      <w:r w:rsidRPr="00EA77BC">
        <w:t xml:space="preserve">          Orderable Item Management ...</w:t>
      </w:r>
    </w:p>
    <w:p w14:paraId="60E6C48B" w14:textId="77777777" w:rsidR="004C53BD" w:rsidRPr="00EA77BC" w:rsidRDefault="004C53BD" w:rsidP="001B3F39">
      <w:pPr>
        <w:pStyle w:val="Codeexample"/>
      </w:pPr>
      <w:r w:rsidRPr="00EA77BC">
        <w:t xml:space="preserve">          Formulary Information Report</w:t>
      </w:r>
    </w:p>
    <w:p w14:paraId="60E6C48C" w14:textId="77777777" w:rsidR="004C53BD" w:rsidRPr="00EA77BC" w:rsidRDefault="004C53BD" w:rsidP="001B3F39">
      <w:pPr>
        <w:pStyle w:val="Codeexample"/>
      </w:pPr>
      <w:r w:rsidRPr="00EA77BC">
        <w:t xml:space="preserve">          Drug Text Management ...</w:t>
      </w:r>
    </w:p>
    <w:p w14:paraId="60E6C48D" w14:textId="77777777" w:rsidR="004C53BD" w:rsidRPr="00EA77BC" w:rsidRDefault="004C53BD" w:rsidP="001B3F39">
      <w:pPr>
        <w:pStyle w:val="Codeexample"/>
      </w:pPr>
      <w:r w:rsidRPr="00EA77BC">
        <w:t xml:space="preserve">          Pharmacy System Parameters Edit</w:t>
      </w:r>
    </w:p>
    <w:p w14:paraId="60E6C48E" w14:textId="77777777" w:rsidR="004C53BD" w:rsidRPr="00EA77BC" w:rsidRDefault="004C53BD" w:rsidP="001B3F39">
      <w:pPr>
        <w:pStyle w:val="Codeexample"/>
      </w:pPr>
      <w:r w:rsidRPr="00EA77BC">
        <w:t xml:space="preserve">          Standard Schedule Management ...</w:t>
      </w:r>
    </w:p>
    <w:p w14:paraId="60E6C48F" w14:textId="77777777" w:rsidR="004C53BD" w:rsidRPr="00EA77BC" w:rsidRDefault="004C53BD" w:rsidP="001B3F39">
      <w:pPr>
        <w:pStyle w:val="Codeexample"/>
      </w:pPr>
      <w:r w:rsidRPr="00EA77BC">
        <w:t xml:space="preserve">          Synonym Enter/Edit</w:t>
      </w:r>
    </w:p>
    <w:p w14:paraId="60E6C490" w14:textId="77777777" w:rsidR="004C53BD" w:rsidRPr="00EA77BC" w:rsidRDefault="004C53BD" w:rsidP="00CD4C83">
      <w:pPr>
        <w:pStyle w:val="Codeexample"/>
      </w:pPr>
      <w:r w:rsidRPr="00EA77BC">
        <w:t xml:space="preserve">          Controlled Substances/PKI Reports ...</w:t>
      </w:r>
    </w:p>
    <w:p w14:paraId="60E6C491" w14:textId="77777777" w:rsidR="004C53BD" w:rsidRPr="00EA77BC" w:rsidRDefault="004C53BD" w:rsidP="00BA5F06">
      <w:pPr>
        <w:pStyle w:val="Codeexample"/>
      </w:pPr>
      <w:r w:rsidRPr="00EA77BC">
        <w:t xml:space="preserve">          Send Entire Drug File to External Interface</w:t>
      </w:r>
    </w:p>
    <w:p w14:paraId="60E6C492" w14:textId="77777777" w:rsidR="004C53BD" w:rsidRPr="00EA77BC" w:rsidRDefault="004C53BD" w:rsidP="00BA5F06">
      <w:pPr>
        <w:pStyle w:val="Codeexample"/>
      </w:pPr>
      <w:r w:rsidRPr="00EA77BC">
        <w:t xml:space="preserve">          IV Additive/Solution ...</w:t>
      </w:r>
    </w:p>
    <w:p w14:paraId="60E6C493" w14:textId="77777777" w:rsidR="004C53BD" w:rsidRPr="00EA77BC" w:rsidRDefault="004C53BD" w:rsidP="00BA5F06">
      <w:pPr>
        <w:pStyle w:val="Codeexample"/>
      </w:pPr>
      <w:r w:rsidRPr="00EA77BC">
        <w:t xml:space="preserve">          Warning Builder</w:t>
      </w:r>
    </w:p>
    <w:p w14:paraId="60E6C494" w14:textId="77777777" w:rsidR="004C53BD" w:rsidRPr="00EA77BC" w:rsidRDefault="004C53BD" w:rsidP="00BA5F06">
      <w:pPr>
        <w:pStyle w:val="Codeexample"/>
      </w:pPr>
      <w:r w:rsidRPr="00EA77BC">
        <w:t xml:space="preserve">          Warning Mapping</w:t>
      </w:r>
    </w:p>
    <w:p w14:paraId="60E6C495" w14:textId="77777777" w:rsidR="004C53BD" w:rsidRPr="00EA77BC" w:rsidRDefault="004C53BD" w:rsidP="0012128D">
      <w:pPr>
        <w:pStyle w:val="Codeexample"/>
      </w:pPr>
      <w:r w:rsidRPr="00EA77BC">
        <w:t xml:space="preserve">          PEPS Services ...</w:t>
      </w:r>
    </w:p>
    <w:p w14:paraId="60E6C496" w14:textId="77777777" w:rsidR="004C53BD" w:rsidRPr="00EA77BC" w:rsidRDefault="004C53BD" w:rsidP="0012128D">
      <w:pPr>
        <w:pStyle w:val="Codeexample"/>
      </w:pPr>
      <w:r w:rsidRPr="00EA77BC">
        <w:t xml:space="preserve">          Check Drug Interaction</w:t>
      </w:r>
    </w:p>
    <w:p w14:paraId="60E6C497" w14:textId="77777777" w:rsidR="004C53BD" w:rsidRPr="00EA77BC" w:rsidRDefault="004C53BD" w:rsidP="0005137D">
      <w:pPr>
        <w:pStyle w:val="Codeexample"/>
      </w:pPr>
    </w:p>
    <w:p w14:paraId="60E6C498" w14:textId="77777777" w:rsidR="004C53BD" w:rsidRPr="00EA77BC" w:rsidRDefault="004C53BD" w:rsidP="0005137D">
      <w:pPr>
        <w:pStyle w:val="Codeexample"/>
      </w:pPr>
      <w:r w:rsidRPr="00EA77BC">
        <w:t>Select PHARMACY DATA MANAGEMENT Option:  Check Drug Interaction</w:t>
      </w:r>
    </w:p>
    <w:p w14:paraId="60E6C499" w14:textId="77777777" w:rsidR="004C53BD" w:rsidRPr="00EA77BC" w:rsidRDefault="004C53BD" w:rsidP="00EB241E">
      <w:pPr>
        <w:pStyle w:val="Codeexample"/>
      </w:pPr>
      <w:r w:rsidRPr="00EA77BC">
        <w:t xml:space="preserve">Drug 1:    SIMVASTATIN 40MG TAB         CV350           </w:t>
      </w:r>
    </w:p>
    <w:p w14:paraId="60E6C49A" w14:textId="77777777" w:rsidR="004C53BD" w:rsidRPr="00EA77BC" w:rsidRDefault="004C53BD" w:rsidP="005C4F1E">
      <w:pPr>
        <w:pStyle w:val="Codeexample"/>
      </w:pPr>
      <w:r w:rsidRPr="00EA77BC">
        <w:t xml:space="preserve">         ...OK? Yes//   (Yes)</w:t>
      </w:r>
    </w:p>
    <w:p w14:paraId="60E6C49B" w14:textId="77777777" w:rsidR="004C53BD" w:rsidRPr="00EA77BC" w:rsidRDefault="004C53BD" w:rsidP="000128D8">
      <w:pPr>
        <w:pStyle w:val="Codeexample"/>
      </w:pPr>
    </w:p>
    <w:p w14:paraId="60E6C49C" w14:textId="77777777" w:rsidR="004C53BD" w:rsidRPr="00EA77BC" w:rsidRDefault="004C53BD" w:rsidP="000128D8">
      <w:pPr>
        <w:pStyle w:val="Codeexample"/>
      </w:pPr>
      <w:r w:rsidRPr="00EA77BC">
        <w:t>Drug 2: WARFARIN 1MG TAB</w:t>
      </w:r>
    </w:p>
    <w:p w14:paraId="60E6C49D" w14:textId="77777777" w:rsidR="004C53BD" w:rsidRPr="00EA77BC" w:rsidRDefault="004C53BD" w:rsidP="00EA77BC">
      <w:pPr>
        <w:pStyle w:val="Codeexample"/>
      </w:pPr>
      <w:r w:rsidRPr="00EA77BC">
        <w:t xml:space="preserve">  Lookup: GENERIC NAME</w:t>
      </w:r>
    </w:p>
    <w:p w14:paraId="60E6C49E" w14:textId="77777777" w:rsidR="004C53BD" w:rsidRPr="00EA77BC" w:rsidRDefault="004C53BD" w:rsidP="00EA77BC">
      <w:pPr>
        <w:pStyle w:val="Codeexample"/>
      </w:pPr>
      <w:r w:rsidRPr="00EA77BC">
        <w:t xml:space="preserve">WARFARIN 1MG TAB           BL110           </w:t>
      </w:r>
    </w:p>
    <w:p w14:paraId="60E6C49F" w14:textId="77777777" w:rsidR="004C53BD" w:rsidRPr="00EA77BC" w:rsidRDefault="004C53BD" w:rsidP="00EA77BC">
      <w:pPr>
        <w:pStyle w:val="Codeexample"/>
      </w:pPr>
      <w:r w:rsidRPr="00EA77BC">
        <w:t xml:space="preserve">         ...OK? Yes//   (Yes)</w:t>
      </w:r>
    </w:p>
    <w:p w14:paraId="60E6C4A0" w14:textId="77777777" w:rsidR="004C53BD" w:rsidRPr="00EA77BC" w:rsidRDefault="004C53BD" w:rsidP="00EA77BC">
      <w:pPr>
        <w:pStyle w:val="Codeexample"/>
      </w:pPr>
    </w:p>
    <w:p w14:paraId="60E6C4A1" w14:textId="77777777" w:rsidR="004C53BD" w:rsidRPr="00EA77BC" w:rsidRDefault="004C53BD" w:rsidP="00EA77BC">
      <w:pPr>
        <w:pStyle w:val="Codeexample"/>
      </w:pPr>
      <w:r w:rsidRPr="00EA77BC">
        <w:t xml:space="preserve">Drug 3: </w:t>
      </w:r>
    </w:p>
    <w:p w14:paraId="60E6C4A2" w14:textId="77777777" w:rsidR="004C53BD" w:rsidRPr="00EA77BC" w:rsidRDefault="004C53BD" w:rsidP="00EA77BC">
      <w:pPr>
        <w:pStyle w:val="Codeexample"/>
      </w:pPr>
    </w:p>
    <w:p w14:paraId="60E6C4A3" w14:textId="77777777" w:rsidR="004C53BD" w:rsidRPr="00EA77BC" w:rsidRDefault="004C53BD" w:rsidP="00EA77BC">
      <w:pPr>
        <w:pStyle w:val="Codeexample"/>
      </w:pPr>
      <w:r w:rsidRPr="00EA77BC">
        <w:t>Now Processing Enhanced Order Checks!  Please wait...</w:t>
      </w:r>
    </w:p>
    <w:p w14:paraId="60E6C4A4" w14:textId="77777777" w:rsidR="004C53BD" w:rsidRPr="00EA77BC" w:rsidRDefault="004C53BD" w:rsidP="00EA77BC">
      <w:pPr>
        <w:pStyle w:val="Codeexample"/>
      </w:pPr>
    </w:p>
    <w:p w14:paraId="60E6C4A5" w14:textId="77777777" w:rsidR="004C53BD" w:rsidRPr="00EA77BC" w:rsidRDefault="004C53BD" w:rsidP="00EA77BC">
      <w:pPr>
        <w:pStyle w:val="Codeexample"/>
      </w:pPr>
    </w:p>
    <w:p w14:paraId="60E6C4A6" w14:textId="77777777" w:rsidR="004C53BD" w:rsidRPr="00EA77BC" w:rsidRDefault="004C53BD" w:rsidP="00EA77BC">
      <w:pPr>
        <w:pStyle w:val="Codeexample"/>
      </w:pPr>
    </w:p>
    <w:p w14:paraId="60E6C4A7" w14:textId="77777777" w:rsidR="004C53BD" w:rsidRPr="00EA77BC" w:rsidRDefault="004C53BD" w:rsidP="00EA77BC">
      <w:pPr>
        <w:pStyle w:val="Codeexample"/>
      </w:pPr>
      <w:r w:rsidRPr="00EA77BC">
        <w:t>*** DRUG INTERACTION(S) ***</w:t>
      </w:r>
    </w:p>
    <w:p w14:paraId="60E6C4A8" w14:textId="77777777" w:rsidR="004C53BD" w:rsidRPr="00EA77BC" w:rsidRDefault="004C53BD" w:rsidP="00EA77BC">
      <w:pPr>
        <w:pStyle w:val="Codeexample"/>
      </w:pPr>
      <w:r w:rsidRPr="00EA77BC">
        <w:t>============================================================</w:t>
      </w:r>
    </w:p>
    <w:p w14:paraId="60E6C4A9" w14:textId="77777777" w:rsidR="004C53BD" w:rsidRPr="00EA77BC" w:rsidRDefault="004C53BD" w:rsidP="00EA77BC">
      <w:pPr>
        <w:pStyle w:val="Codeexample"/>
      </w:pPr>
      <w:r w:rsidRPr="00EA77BC">
        <w:t>***Significant*** with SIMVASTATIN 40MG TAB and</w:t>
      </w:r>
    </w:p>
    <w:p w14:paraId="60E6C4AA" w14:textId="77777777" w:rsidR="004C53BD" w:rsidRPr="00EA77BC" w:rsidRDefault="004C53BD" w:rsidP="00EA77BC">
      <w:pPr>
        <w:pStyle w:val="Codeexample"/>
      </w:pPr>
      <w:r w:rsidRPr="00EA77BC">
        <w:t xml:space="preserve">                  WARFARIN 1MG TAB</w:t>
      </w:r>
    </w:p>
    <w:p w14:paraId="60E6C4AB" w14:textId="77777777" w:rsidR="004C53BD" w:rsidRPr="00EA77BC" w:rsidRDefault="004C53BD" w:rsidP="00EA77BC">
      <w:pPr>
        <w:pStyle w:val="Codeexample"/>
      </w:pPr>
    </w:p>
    <w:p w14:paraId="60E6C4AC" w14:textId="77777777" w:rsidR="004C53BD" w:rsidRPr="00EA77BC" w:rsidRDefault="004C53BD" w:rsidP="00EA77BC">
      <w:pPr>
        <w:pStyle w:val="Codeexample"/>
      </w:pPr>
      <w:r w:rsidRPr="00EA77BC">
        <w:t>CLINICAL EFFECTS:  Increase hypoprothrombinemic effects of warfarin.</w:t>
      </w:r>
    </w:p>
    <w:p w14:paraId="60E6C4AD" w14:textId="77777777" w:rsidR="004C53BD" w:rsidRPr="00EA77BC" w:rsidRDefault="004C53BD" w:rsidP="00EA77BC">
      <w:pPr>
        <w:pStyle w:val="Codeexample"/>
      </w:pPr>
    </w:p>
    <w:p w14:paraId="60E6C4AE" w14:textId="77777777" w:rsidR="004C53BD" w:rsidRPr="00EA77BC" w:rsidRDefault="004C53BD" w:rsidP="00EA77BC">
      <w:pPr>
        <w:pStyle w:val="Codeexample"/>
      </w:pPr>
      <w:r w:rsidRPr="00EA77BC">
        <w:t>============================================================</w:t>
      </w:r>
    </w:p>
    <w:p w14:paraId="60E6C4AF" w14:textId="77777777" w:rsidR="004C53BD" w:rsidRPr="00EA77BC" w:rsidRDefault="004C53BD" w:rsidP="00EA77BC">
      <w:pPr>
        <w:pStyle w:val="Codeexample"/>
      </w:pPr>
      <w:r w:rsidRPr="00EA77BC">
        <w:t xml:space="preserve">Press Return to Continue...: </w:t>
      </w:r>
    </w:p>
    <w:p w14:paraId="60E6C4B0" w14:textId="77777777" w:rsidR="004C53BD" w:rsidRPr="00EA77BC" w:rsidRDefault="004C53BD" w:rsidP="00EA77BC">
      <w:pPr>
        <w:pStyle w:val="Codeexample"/>
      </w:pPr>
    </w:p>
    <w:p w14:paraId="60E6C4B1" w14:textId="77777777" w:rsidR="004C53BD" w:rsidRPr="00EA77BC" w:rsidRDefault="004C53BD" w:rsidP="00EA77BC">
      <w:pPr>
        <w:pStyle w:val="Codeexample"/>
      </w:pPr>
      <w:r w:rsidRPr="00EA77BC">
        <w:t>Display Professional Interaction monograph? N// YES</w:t>
      </w:r>
    </w:p>
    <w:p w14:paraId="60E6C4B2" w14:textId="77777777" w:rsidR="004C53BD" w:rsidRPr="00EA77BC" w:rsidRDefault="004C53BD" w:rsidP="00EA77BC">
      <w:pPr>
        <w:pStyle w:val="Codeexample"/>
      </w:pPr>
    </w:p>
    <w:p w14:paraId="60E6C4B3" w14:textId="77777777" w:rsidR="004C53BD" w:rsidRPr="00EA77BC" w:rsidRDefault="004C53BD" w:rsidP="00EA77BC">
      <w:pPr>
        <w:pStyle w:val="Codeexample"/>
      </w:pPr>
      <w:r w:rsidRPr="00EA77BC">
        <w:t xml:space="preserve">DEVICE: HOME//   SSH VIRTUAL TERMINAL    Right Margin: 80// </w:t>
      </w:r>
    </w:p>
    <w:p w14:paraId="60E6C4B4" w14:textId="77777777" w:rsidR="004C53BD" w:rsidRPr="00EA77BC" w:rsidRDefault="004C53BD" w:rsidP="00EA77BC">
      <w:pPr>
        <w:pStyle w:val="Codeexample"/>
      </w:pPr>
    </w:p>
    <w:p w14:paraId="60E6C4B5" w14:textId="77777777" w:rsidR="004C53BD" w:rsidRPr="00EA77BC" w:rsidRDefault="004C53BD" w:rsidP="00EA77BC">
      <w:pPr>
        <w:pStyle w:val="Codeexample"/>
      </w:pPr>
    </w:p>
    <w:p w14:paraId="60E6C4B6" w14:textId="77777777" w:rsidR="004C53BD" w:rsidRPr="00EA77BC" w:rsidRDefault="004C53BD" w:rsidP="00EA77BC">
      <w:pPr>
        <w:pStyle w:val="Codeexample"/>
      </w:pPr>
      <w:r w:rsidRPr="00EA77BC">
        <w:t>------------------------------------------------------------</w:t>
      </w:r>
    </w:p>
    <w:p w14:paraId="60E6C4B7" w14:textId="77777777" w:rsidR="004C53BD" w:rsidRPr="00EA77BC" w:rsidRDefault="004C53BD" w:rsidP="00EA77BC">
      <w:pPr>
        <w:pStyle w:val="Codeexample"/>
      </w:pPr>
      <w:r w:rsidRPr="00EA77BC">
        <w:t>Professional Monograph</w:t>
      </w:r>
    </w:p>
    <w:p w14:paraId="60E6C4B8" w14:textId="77777777" w:rsidR="004C53BD" w:rsidRPr="00EA77BC" w:rsidRDefault="004C53BD" w:rsidP="00EA77BC">
      <w:pPr>
        <w:pStyle w:val="Codeexample"/>
      </w:pPr>
      <w:r w:rsidRPr="00EA77BC">
        <w:t>Drug Interaction with SIMVASTATIN 40MG TAB and WARFARIN 1MG TAB</w:t>
      </w:r>
    </w:p>
    <w:p w14:paraId="60E6C4B9" w14:textId="77777777" w:rsidR="004C53BD" w:rsidRPr="00EA77BC" w:rsidRDefault="004C53BD" w:rsidP="00EA77BC">
      <w:pPr>
        <w:pStyle w:val="Codeexample"/>
        <w:keepNext/>
      </w:pPr>
      <w:r w:rsidRPr="00EA77BC">
        <w:t xml:space="preserve">     This information is generalized and not intended as specific medical </w:t>
      </w:r>
    </w:p>
    <w:p w14:paraId="60E6C4BA" w14:textId="77777777" w:rsidR="004C53BD" w:rsidRPr="00EA77BC" w:rsidRDefault="004C53BD" w:rsidP="00EA77BC">
      <w:pPr>
        <w:pStyle w:val="Codeexample"/>
        <w:keepNext/>
      </w:pPr>
      <w:r w:rsidRPr="00EA77BC">
        <w:t xml:space="preserve">     advice. Consult your healthcare professional before taking or </w:t>
      </w:r>
    </w:p>
    <w:p w14:paraId="60E6C4BB" w14:textId="77777777" w:rsidR="004C53BD" w:rsidRPr="00EA77BC" w:rsidRDefault="004C53BD" w:rsidP="00732461">
      <w:pPr>
        <w:pStyle w:val="Codeexample"/>
      </w:pPr>
      <w:r w:rsidRPr="00EA77BC">
        <w:t xml:space="preserve">     discontinuing any drug or commencing any course of treatment.</w:t>
      </w:r>
    </w:p>
    <w:p w14:paraId="60E6C4BC" w14:textId="77777777" w:rsidR="004C53BD" w:rsidRPr="00EA77BC" w:rsidRDefault="004C53BD" w:rsidP="00732461">
      <w:pPr>
        <w:pStyle w:val="Codeexample"/>
      </w:pPr>
      <w:r w:rsidRPr="00EA77BC">
        <w:t xml:space="preserve">     </w:t>
      </w:r>
    </w:p>
    <w:p w14:paraId="60E6C4BD" w14:textId="77777777" w:rsidR="004C53BD" w:rsidRPr="00EA77BC" w:rsidRDefault="004C53BD" w:rsidP="00732461">
      <w:pPr>
        <w:pStyle w:val="Codeexample"/>
      </w:pPr>
      <w:r w:rsidRPr="00EA77BC">
        <w:t xml:space="preserve">     MONOGRAPH TITLE:  Selected Anticoagulants/Selected HMG-CoA Reductase </w:t>
      </w:r>
    </w:p>
    <w:p w14:paraId="60E6C4BE" w14:textId="77777777" w:rsidR="004C53BD" w:rsidRPr="00EA77BC" w:rsidRDefault="004C53BD" w:rsidP="000C5921">
      <w:pPr>
        <w:pStyle w:val="Codeexample"/>
      </w:pPr>
      <w:r w:rsidRPr="00EA77BC">
        <w:t xml:space="preserve">     Inhibitors</w:t>
      </w:r>
    </w:p>
    <w:p w14:paraId="60E6C4BF" w14:textId="77777777" w:rsidR="004C53BD" w:rsidRPr="00EA77BC" w:rsidRDefault="004C53BD" w:rsidP="000C5921">
      <w:pPr>
        <w:pStyle w:val="Codeexample"/>
      </w:pPr>
      <w:r w:rsidRPr="00EA77BC">
        <w:t xml:space="preserve">     </w:t>
      </w:r>
    </w:p>
    <w:p w14:paraId="60E6C4C0" w14:textId="77777777" w:rsidR="004C53BD" w:rsidRPr="00EA77BC" w:rsidRDefault="004C53BD" w:rsidP="000C5921">
      <w:pPr>
        <w:pStyle w:val="Codeexample"/>
      </w:pPr>
      <w:r w:rsidRPr="00EA77BC">
        <w:t xml:space="preserve">     SEVERITY LEVEL:  3-Moderate Interaction: Assess the risk to the </w:t>
      </w:r>
    </w:p>
    <w:p w14:paraId="60E6C4C1" w14:textId="77777777" w:rsidR="004C53BD" w:rsidRPr="00EA77BC" w:rsidRDefault="004C53BD" w:rsidP="000C5921">
      <w:pPr>
        <w:pStyle w:val="Codeexample"/>
      </w:pPr>
      <w:r w:rsidRPr="00EA77BC">
        <w:t xml:space="preserve">     patient and take action as needed.</w:t>
      </w:r>
    </w:p>
    <w:p w14:paraId="60E6C4C2" w14:textId="77777777" w:rsidR="004C53BD" w:rsidRPr="00EA77BC" w:rsidRDefault="004C53BD" w:rsidP="000C5921">
      <w:pPr>
        <w:pStyle w:val="Codeexample"/>
      </w:pPr>
      <w:r w:rsidRPr="00EA77BC">
        <w:t xml:space="preserve">     </w:t>
      </w:r>
    </w:p>
    <w:p w14:paraId="60E6C4C3" w14:textId="77777777" w:rsidR="004C53BD" w:rsidRPr="00EA77BC" w:rsidRDefault="004C53BD" w:rsidP="00EA77BC">
      <w:pPr>
        <w:pStyle w:val="Codeexample"/>
        <w:keepNext/>
      </w:pPr>
      <w:r w:rsidRPr="00EA77BC">
        <w:t xml:space="preserve">     MECHANISM OF ACTION:  The exact mechanism of this interaction is </w:t>
      </w:r>
    </w:p>
    <w:p w14:paraId="60E6C4C4" w14:textId="77777777" w:rsidR="004C53BD" w:rsidRPr="00EA77BC" w:rsidRDefault="004C53BD" w:rsidP="001B3F39">
      <w:pPr>
        <w:pStyle w:val="Codeexample"/>
      </w:pPr>
      <w:r w:rsidRPr="00EA77BC">
        <w:t xml:space="preserve">     unknown. The HMG-CoA reductase inhibitor may inhibit the hepatic </w:t>
      </w:r>
    </w:p>
    <w:p w14:paraId="60E6C4C5" w14:textId="77777777" w:rsidR="004C53BD" w:rsidRPr="00EA77BC" w:rsidRDefault="004C53BD" w:rsidP="001B3F39">
      <w:pPr>
        <w:pStyle w:val="Codeexample"/>
      </w:pPr>
      <w:r w:rsidRPr="00EA77BC">
        <w:t xml:space="preserve">     hydroxylation of warfarin.  The HMG-CoA reductase inhibitors, which </w:t>
      </w:r>
    </w:p>
    <w:p w14:paraId="60E6C4C6" w14:textId="77777777" w:rsidR="004C53BD" w:rsidRPr="00EA77BC" w:rsidRDefault="004C53BD" w:rsidP="001B3F39">
      <w:pPr>
        <w:pStyle w:val="Codeexample"/>
      </w:pPr>
      <w:r w:rsidRPr="00EA77BC">
        <w:t xml:space="preserve">     are highly plasma protein bound, may displace warfarin from its </w:t>
      </w:r>
    </w:p>
    <w:p w14:paraId="60E6C4C7" w14:textId="77777777" w:rsidR="004C53BD" w:rsidRPr="00EA77BC" w:rsidRDefault="004C53BD" w:rsidP="001B3F39">
      <w:pPr>
        <w:pStyle w:val="Codeexample"/>
      </w:pPr>
      <w:r w:rsidRPr="00EA77BC">
        <w:t xml:space="preserve">     binding site.</w:t>
      </w:r>
    </w:p>
    <w:p w14:paraId="60E6C4C8" w14:textId="77777777" w:rsidR="004C53BD" w:rsidRPr="00EA77BC" w:rsidRDefault="004C53BD" w:rsidP="001B3F39">
      <w:pPr>
        <w:pStyle w:val="Codeexample"/>
      </w:pPr>
    </w:p>
    <w:p w14:paraId="60E6C4C9" w14:textId="77777777" w:rsidR="004C53BD" w:rsidRPr="00EA77BC" w:rsidRDefault="004C53BD" w:rsidP="001B3F39">
      <w:pPr>
        <w:pStyle w:val="Codeexample"/>
      </w:pPr>
    </w:p>
    <w:p w14:paraId="60E6C4CA" w14:textId="77777777" w:rsidR="004C53BD" w:rsidRPr="00EA77BC" w:rsidRDefault="004C53BD" w:rsidP="001B3F39">
      <w:pPr>
        <w:pStyle w:val="Codeexample"/>
      </w:pPr>
      <w:r w:rsidRPr="00EA77BC">
        <w:t>Professional Monograph</w:t>
      </w:r>
    </w:p>
    <w:p w14:paraId="60E6C4CB" w14:textId="77777777" w:rsidR="004C53BD" w:rsidRPr="00EA77BC" w:rsidRDefault="004C53BD" w:rsidP="001B3F39">
      <w:pPr>
        <w:pStyle w:val="Codeexample"/>
      </w:pPr>
      <w:r w:rsidRPr="00EA77BC">
        <w:t xml:space="preserve">   Drug Interaction with SIMVASTATIN 40MG TAB and WARFARIN 1MG TAB</w:t>
      </w:r>
    </w:p>
    <w:p w14:paraId="60E6C4CC" w14:textId="77777777" w:rsidR="004C53BD" w:rsidRPr="00EA77BC" w:rsidRDefault="004C53BD" w:rsidP="001B3F39">
      <w:pPr>
        <w:pStyle w:val="Codeexample"/>
      </w:pPr>
      <w:r w:rsidRPr="00EA77BC">
        <w:t xml:space="preserve">     </w:t>
      </w:r>
    </w:p>
    <w:p w14:paraId="60E6C4CD" w14:textId="77777777" w:rsidR="004C53BD" w:rsidRPr="00EA77BC" w:rsidRDefault="004C53BD" w:rsidP="001B3F39">
      <w:pPr>
        <w:pStyle w:val="Codeexample"/>
      </w:pPr>
      <w:r w:rsidRPr="00EA77BC">
        <w:t xml:space="preserve">     CLINICAL EFFECTS:  Increase hypoprothrombinemic effects of warfarin.</w:t>
      </w:r>
    </w:p>
    <w:p w14:paraId="60E6C4CE" w14:textId="77777777" w:rsidR="004C53BD" w:rsidRPr="00EA77BC" w:rsidRDefault="004C53BD" w:rsidP="001B3F39">
      <w:pPr>
        <w:pStyle w:val="Codeexample"/>
      </w:pPr>
      <w:r w:rsidRPr="00EA77BC">
        <w:t xml:space="preserve">     </w:t>
      </w:r>
    </w:p>
    <w:p w14:paraId="60E6C4CF" w14:textId="77777777" w:rsidR="004C53BD" w:rsidRPr="00EA77BC" w:rsidRDefault="004C53BD" w:rsidP="001B3F39">
      <w:pPr>
        <w:pStyle w:val="Codeexample"/>
      </w:pPr>
      <w:r w:rsidRPr="00EA77BC">
        <w:t xml:space="preserve">     PREDISPOSING FACTORS:  None determined.</w:t>
      </w:r>
    </w:p>
    <w:p w14:paraId="60E6C4D0" w14:textId="77777777" w:rsidR="004C53BD" w:rsidRPr="00EA77BC" w:rsidRDefault="004C53BD" w:rsidP="00CD4C83">
      <w:pPr>
        <w:pStyle w:val="Codeexample"/>
      </w:pPr>
      <w:r w:rsidRPr="00EA77BC">
        <w:t xml:space="preserve">     </w:t>
      </w:r>
    </w:p>
    <w:p w14:paraId="60E6C4D1" w14:textId="77777777" w:rsidR="004C53BD" w:rsidRPr="00EA77BC" w:rsidRDefault="004C53BD" w:rsidP="00BA5F06">
      <w:pPr>
        <w:pStyle w:val="Codeexample"/>
      </w:pPr>
      <w:r w:rsidRPr="00EA77BC">
        <w:t xml:space="preserve">     PATIENT MANAGEMENT:  Patients should be monitored for changes in </w:t>
      </w:r>
    </w:p>
    <w:p w14:paraId="60E6C4D2" w14:textId="77777777" w:rsidR="004C53BD" w:rsidRPr="00EA77BC" w:rsidRDefault="004C53BD" w:rsidP="00BA5F06">
      <w:pPr>
        <w:pStyle w:val="Codeexample"/>
      </w:pPr>
      <w:r w:rsidRPr="00EA77BC">
        <w:t xml:space="preserve">     prothrombin time when a HMG Co-A reductase inhibitor is added to or </w:t>
      </w:r>
    </w:p>
    <w:p w14:paraId="60E6C4D3" w14:textId="77777777" w:rsidR="004C53BD" w:rsidRPr="00EA77BC" w:rsidRDefault="004C53BD" w:rsidP="00BA5F06">
      <w:pPr>
        <w:pStyle w:val="Codeexample"/>
      </w:pPr>
      <w:r w:rsidRPr="00EA77BC">
        <w:t xml:space="preserve">     discontinued from warfarin therapy, or if the dosage of the HMG Co-A </w:t>
      </w:r>
    </w:p>
    <w:p w14:paraId="60E6C4D4" w14:textId="77777777" w:rsidR="004C53BD" w:rsidRPr="00EA77BC" w:rsidRDefault="004C53BD" w:rsidP="0012128D">
      <w:pPr>
        <w:pStyle w:val="Codeexample"/>
      </w:pPr>
      <w:r w:rsidRPr="00EA77BC">
        <w:t xml:space="preserve">     reductase inhibitor is adjusted.</w:t>
      </w:r>
    </w:p>
    <w:p w14:paraId="60E6C4D5" w14:textId="77777777" w:rsidR="004C53BD" w:rsidRPr="00EA77BC" w:rsidRDefault="004C53BD" w:rsidP="0012128D">
      <w:pPr>
        <w:pStyle w:val="Codeexample"/>
      </w:pPr>
      <w:r w:rsidRPr="00EA77BC">
        <w:t xml:space="preserve">     </w:t>
      </w:r>
    </w:p>
    <w:p w14:paraId="60E6C4D6" w14:textId="77777777" w:rsidR="004C53BD" w:rsidRPr="00EA77BC" w:rsidRDefault="004C53BD" w:rsidP="0005137D">
      <w:pPr>
        <w:pStyle w:val="Codeexample"/>
      </w:pPr>
      <w:r w:rsidRPr="00EA77BC">
        <w:t xml:space="preserve">     DISCUSSION:  Case reports in the medical literature and to the </w:t>
      </w:r>
    </w:p>
    <w:p w14:paraId="60E6C4D7" w14:textId="77777777" w:rsidR="004C53BD" w:rsidRPr="00EA77BC" w:rsidRDefault="004C53BD" w:rsidP="0005137D">
      <w:pPr>
        <w:pStyle w:val="Codeexample"/>
      </w:pPr>
      <w:r w:rsidRPr="00EA77BC">
        <w:t xml:space="preserve">     manufacturer have documented an interaction between lovastatin and </w:t>
      </w:r>
    </w:p>
    <w:p w14:paraId="60E6C4D8" w14:textId="77777777" w:rsidR="004C53BD" w:rsidRPr="00EA77BC" w:rsidRDefault="004C53BD" w:rsidP="00EB241E">
      <w:pPr>
        <w:pStyle w:val="Codeexample"/>
      </w:pPr>
      <w:r w:rsidRPr="00EA77BC">
        <w:t xml:space="preserve">     warfarin. A case report has documented an interaction between </w:t>
      </w:r>
    </w:p>
    <w:p w14:paraId="60E6C4D9" w14:textId="77777777" w:rsidR="004C53BD" w:rsidRPr="00EA77BC" w:rsidRDefault="004C53BD" w:rsidP="005C4F1E">
      <w:pPr>
        <w:pStyle w:val="Codeexample"/>
      </w:pPr>
      <w:r w:rsidRPr="00EA77BC">
        <w:t xml:space="preserve">     pravastatin and fluindione (an orally administered indanedione </w:t>
      </w:r>
    </w:p>
    <w:p w14:paraId="60E6C4DA" w14:textId="77777777" w:rsidR="004C53BD" w:rsidRPr="00EA77BC" w:rsidRDefault="004C53BD" w:rsidP="000128D8">
      <w:pPr>
        <w:pStyle w:val="Codeexample"/>
      </w:pPr>
      <w:r w:rsidRPr="00EA77BC">
        <w:t xml:space="preserve">     anticoagulant), suggesting that pravastatin could also interact </w:t>
      </w:r>
    </w:p>
    <w:p w14:paraId="60E6C4DB" w14:textId="77777777" w:rsidR="004C53BD" w:rsidRPr="00EA77BC" w:rsidRDefault="004C53BD" w:rsidP="000128D8">
      <w:pPr>
        <w:pStyle w:val="Codeexample"/>
      </w:pPr>
      <w:r w:rsidRPr="00EA77BC">
        <w:t xml:space="preserve">     similarly with warfarin. Information concerning a potential </w:t>
      </w:r>
    </w:p>
    <w:p w14:paraId="60E6C4DC" w14:textId="77777777" w:rsidR="004C53BD" w:rsidRPr="00EA77BC" w:rsidRDefault="004C53BD" w:rsidP="00EA77BC">
      <w:pPr>
        <w:pStyle w:val="Codeexample"/>
      </w:pPr>
      <w:r w:rsidRPr="00EA77BC">
        <w:t xml:space="preserve">     interaction with simvastatin is conflicting. A case report has </w:t>
      </w:r>
    </w:p>
    <w:p w14:paraId="60E6C4DD" w14:textId="77777777" w:rsidR="004C53BD" w:rsidRPr="00EA77BC" w:rsidRDefault="004C53BD" w:rsidP="00EA77BC">
      <w:pPr>
        <w:pStyle w:val="Codeexample"/>
      </w:pPr>
      <w:r w:rsidRPr="00EA77BC">
        <w:t xml:space="preserve">     documented an interaction between simvastatin and acenocoumarol while </w:t>
      </w:r>
    </w:p>
    <w:p w14:paraId="60E6C4DE" w14:textId="77777777" w:rsidR="004C53BD" w:rsidRPr="00EA77BC" w:rsidRDefault="004C53BD" w:rsidP="00EA77BC">
      <w:pPr>
        <w:pStyle w:val="Codeexample"/>
      </w:pPr>
      <w:r w:rsidRPr="00EA77BC">
        <w:t xml:space="preserve">     another case report showed no interaction with warfarin. One group of </w:t>
      </w:r>
    </w:p>
    <w:p w14:paraId="60E6C4DF" w14:textId="77777777" w:rsidR="004C53BD" w:rsidRPr="00EA77BC" w:rsidRDefault="004C53BD" w:rsidP="00EA77BC">
      <w:pPr>
        <w:pStyle w:val="Codeexample"/>
      </w:pPr>
      <w:r w:rsidRPr="00EA77BC">
        <w:t xml:space="preserve">     authors reported three case reports of increased international </w:t>
      </w:r>
    </w:p>
    <w:p w14:paraId="60E6C4E0" w14:textId="77777777" w:rsidR="004C53BD" w:rsidRPr="00EA77BC" w:rsidRDefault="004C53BD" w:rsidP="00EA77BC">
      <w:pPr>
        <w:pStyle w:val="Codeexample"/>
      </w:pPr>
      <w:r w:rsidRPr="00EA77BC">
        <w:t xml:space="preserve">     normalized ratios (INRs) following the addition of fluvastatin to </w:t>
      </w:r>
    </w:p>
    <w:p w14:paraId="60E6C4E1" w14:textId="77777777" w:rsidR="004C53BD" w:rsidRPr="00EA77BC" w:rsidRDefault="004C53BD" w:rsidP="00EA77BC">
      <w:pPr>
        <w:pStyle w:val="Codeexample"/>
      </w:pPr>
      <w:r w:rsidRPr="00EA77BC">
        <w:t xml:space="preserve">     warfarin therapy. The addition of rosuvastatin to patients stabilized </w:t>
      </w:r>
    </w:p>
    <w:p w14:paraId="60E6C4E2" w14:textId="77777777" w:rsidR="004C53BD" w:rsidRPr="00EA77BC" w:rsidRDefault="004C53BD" w:rsidP="00EA77BC">
      <w:pPr>
        <w:pStyle w:val="Codeexample"/>
      </w:pPr>
      <w:r w:rsidRPr="00EA77BC">
        <w:t xml:space="preserve">     on warfarin resulted in clinically significant changes in INR.</w:t>
      </w:r>
    </w:p>
    <w:p w14:paraId="60E6C4E3" w14:textId="77777777" w:rsidR="004C53BD" w:rsidRPr="00EA77BC" w:rsidRDefault="004C53BD" w:rsidP="00EA77BC">
      <w:pPr>
        <w:pStyle w:val="Codeexample"/>
      </w:pPr>
    </w:p>
    <w:p w14:paraId="60E6C4E4" w14:textId="77777777" w:rsidR="004C53BD" w:rsidRPr="00EA77BC" w:rsidRDefault="004C53BD" w:rsidP="00EA77BC">
      <w:pPr>
        <w:pStyle w:val="Codeexample"/>
      </w:pPr>
    </w:p>
    <w:p w14:paraId="60E6C4E5" w14:textId="77777777" w:rsidR="004C53BD" w:rsidRPr="00EA77BC" w:rsidRDefault="004C53BD" w:rsidP="00EA77BC">
      <w:pPr>
        <w:pStyle w:val="Codeexample"/>
      </w:pPr>
      <w:r w:rsidRPr="00EA77BC">
        <w:t>Professional Monograph</w:t>
      </w:r>
    </w:p>
    <w:p w14:paraId="60E6C4E6" w14:textId="77777777" w:rsidR="004C53BD" w:rsidRPr="00EA77BC" w:rsidRDefault="004C53BD" w:rsidP="00EA77BC">
      <w:pPr>
        <w:pStyle w:val="Codeexample"/>
      </w:pPr>
      <w:r w:rsidRPr="00EA77BC">
        <w:t xml:space="preserve">   Drug Interaction with SIMVASTATIN 40MG TAB and WARFARIN 1MG TAB</w:t>
      </w:r>
    </w:p>
    <w:p w14:paraId="60E6C4E7" w14:textId="77777777" w:rsidR="004C53BD" w:rsidRPr="00EA77BC" w:rsidRDefault="004C53BD" w:rsidP="00EA77BC">
      <w:pPr>
        <w:pStyle w:val="Codeexample"/>
      </w:pPr>
      <w:r w:rsidRPr="00EA77BC">
        <w:t xml:space="preserve">     </w:t>
      </w:r>
    </w:p>
    <w:p w14:paraId="60E6C4E8" w14:textId="77777777" w:rsidR="004C53BD" w:rsidRPr="00EA77BC" w:rsidRDefault="004C53BD" w:rsidP="00EA77BC">
      <w:pPr>
        <w:pStyle w:val="Codeexample"/>
      </w:pPr>
      <w:r w:rsidRPr="00EA77BC">
        <w:t xml:space="preserve">     REFERENCES:</w:t>
      </w:r>
    </w:p>
    <w:p w14:paraId="60E6C4E9" w14:textId="77777777" w:rsidR="004C53BD" w:rsidRPr="00EA77BC" w:rsidRDefault="004C53BD" w:rsidP="00EA77BC">
      <w:pPr>
        <w:pStyle w:val="Codeexample"/>
      </w:pPr>
      <w:r w:rsidRPr="00EA77BC">
        <w:t xml:space="preserve">     1.Ahmad S. Lovastatin. Warfarin interaction. Arch Intern Med 1990 Nov; </w:t>
      </w:r>
    </w:p>
    <w:p w14:paraId="60E6C4EA" w14:textId="77777777" w:rsidR="004C53BD" w:rsidRPr="00EA77BC" w:rsidRDefault="004C53BD" w:rsidP="00EA77BC">
      <w:pPr>
        <w:pStyle w:val="Codeexample"/>
      </w:pPr>
      <w:r w:rsidRPr="00EA77BC">
        <w:t xml:space="preserve">     150(11):2407.</w:t>
      </w:r>
    </w:p>
    <w:p w14:paraId="60E6C4EB" w14:textId="77777777" w:rsidR="004C53BD" w:rsidRPr="00EA77BC" w:rsidRDefault="004C53BD" w:rsidP="00EA77BC">
      <w:pPr>
        <w:pStyle w:val="Codeexample"/>
        <w:keepNext/>
      </w:pPr>
      <w:r w:rsidRPr="00EA77BC">
        <w:t xml:space="preserve">     2.Hoffman HS. The interaction of lovastatin and warfarin. Conn Med </w:t>
      </w:r>
    </w:p>
    <w:p w14:paraId="60E6C4EC" w14:textId="77777777" w:rsidR="004C53BD" w:rsidRPr="00EA77BC" w:rsidRDefault="004C53BD" w:rsidP="00EA77BC">
      <w:pPr>
        <w:pStyle w:val="Codeexample"/>
      </w:pPr>
      <w:r w:rsidRPr="00EA77BC">
        <w:t xml:space="preserve">     1992 Feb; 56(2):107.</w:t>
      </w:r>
    </w:p>
    <w:p w14:paraId="60E6C4ED" w14:textId="77777777" w:rsidR="004C53BD" w:rsidRPr="00EA77BC" w:rsidRDefault="004C53BD" w:rsidP="00EA77BC">
      <w:pPr>
        <w:pStyle w:val="Codeexample"/>
      </w:pPr>
      <w:r w:rsidRPr="00EA77BC">
        <w:t xml:space="preserve">     3.Iliadis EA, Konwinski MF. Lovastatin during warfarin therapy </w:t>
      </w:r>
    </w:p>
    <w:p w14:paraId="60E6C4EE" w14:textId="77777777" w:rsidR="004C53BD" w:rsidRPr="00EA77BC" w:rsidRDefault="004C53BD" w:rsidP="00EA77BC">
      <w:pPr>
        <w:pStyle w:val="Codeexample"/>
      </w:pPr>
      <w:r w:rsidRPr="00EA77BC">
        <w:t xml:space="preserve">     resulting in bleeding. Pa Med 1995 Dec;98(12):31.</w:t>
      </w:r>
    </w:p>
    <w:p w14:paraId="60E6C4EF" w14:textId="77777777" w:rsidR="004C53BD" w:rsidRPr="00EA77BC" w:rsidRDefault="004C53BD" w:rsidP="00EA77BC">
      <w:pPr>
        <w:pStyle w:val="Codeexample"/>
      </w:pPr>
      <w:r w:rsidRPr="00EA77BC">
        <w:t xml:space="preserve">     4.Personal communication. Merck &amp; Co., Inc. 1991.</w:t>
      </w:r>
    </w:p>
    <w:p w14:paraId="60E6C4F0" w14:textId="77777777" w:rsidR="004C53BD" w:rsidRPr="00EA77BC" w:rsidRDefault="004C53BD" w:rsidP="00EA77BC">
      <w:pPr>
        <w:pStyle w:val="Codeexample"/>
      </w:pPr>
      <w:r w:rsidRPr="00EA77BC">
        <w:t xml:space="preserve">     5.Trenque T, Choisy H, Germain ML. Pravastatin: interaction with oral </w:t>
      </w:r>
    </w:p>
    <w:p w14:paraId="60E6C4F1" w14:textId="77777777" w:rsidR="004C53BD" w:rsidRPr="00EA77BC" w:rsidRDefault="004C53BD" w:rsidP="00EA77BC">
      <w:pPr>
        <w:pStyle w:val="Codeexample"/>
      </w:pPr>
      <w:r w:rsidRPr="00EA77BC">
        <w:t xml:space="preserve">     anticoagulant?. BMJ 1996 Apr 6;312(7035):886.</w:t>
      </w:r>
    </w:p>
    <w:p w14:paraId="60E6C4F2" w14:textId="77777777" w:rsidR="004C53BD" w:rsidRPr="00EA77BC" w:rsidRDefault="004C53BD" w:rsidP="00EA77BC">
      <w:pPr>
        <w:pStyle w:val="Codeexample"/>
      </w:pPr>
      <w:r w:rsidRPr="00EA77BC">
        <w:t xml:space="preserve">     6.Grau E, Perella M, Pastor E. Simvastatin-oral anticoagulant </w:t>
      </w:r>
    </w:p>
    <w:p w14:paraId="60E6C4F3" w14:textId="77777777" w:rsidR="004C53BD" w:rsidRPr="00EA77BC" w:rsidRDefault="004C53BD" w:rsidP="00EA77BC">
      <w:pPr>
        <w:pStyle w:val="Codeexample"/>
      </w:pPr>
      <w:r w:rsidRPr="00EA77BC">
        <w:t xml:space="preserve">     interaction. Lancet 1996 Feb 10;347(8998):405-6.</w:t>
      </w:r>
    </w:p>
    <w:p w14:paraId="60E6C4F4" w14:textId="77777777" w:rsidR="00291C97" w:rsidRPr="00EA77BC" w:rsidRDefault="004C53BD" w:rsidP="00EA77BC">
      <w:pPr>
        <w:pStyle w:val="Codeexample"/>
      </w:pPr>
      <w:r w:rsidRPr="00EA77BC">
        <w:t xml:space="preserve">     7.Gaw A, Wosornu D. Simvastatin during warfarin therapy in</w:t>
      </w:r>
    </w:p>
    <w:p w14:paraId="60E6C4F5" w14:textId="77777777" w:rsidR="00291C97" w:rsidRPr="00EA77BC" w:rsidRDefault="00291C97" w:rsidP="00EA77BC">
      <w:pPr>
        <w:pStyle w:val="Codeexample"/>
      </w:pPr>
      <w:r w:rsidRPr="00EA77BC">
        <w:t xml:space="preserve">     hyperlipoproteinaemia. Lancet 1992 Oct 17;340(8825):979-80.</w:t>
      </w:r>
    </w:p>
    <w:p w14:paraId="60E6C4F6" w14:textId="77777777" w:rsidR="00291C97" w:rsidRPr="00EA77BC" w:rsidRDefault="00291C97" w:rsidP="00EA77BC">
      <w:pPr>
        <w:pStyle w:val="Codeexample"/>
      </w:pPr>
      <w:r w:rsidRPr="00EA77BC">
        <w:t xml:space="preserve">     8.Trilli LE, Kelley CL, Aspinall SL, Kroner BA. Potential interaction </w:t>
      </w:r>
    </w:p>
    <w:p w14:paraId="60E6C4F7" w14:textId="77777777" w:rsidR="00291C97" w:rsidRPr="00EA77BC" w:rsidRDefault="00291C97" w:rsidP="00EA77BC">
      <w:pPr>
        <w:pStyle w:val="Codeexample"/>
      </w:pPr>
      <w:r w:rsidRPr="00EA77BC">
        <w:t xml:space="preserve">     between warfarin and fluvastatin. Ann Pharmacother 1996 Dec; </w:t>
      </w:r>
    </w:p>
    <w:p w14:paraId="60E6C4F8" w14:textId="77777777" w:rsidR="00291C97" w:rsidRPr="00EA77BC" w:rsidRDefault="00291C97" w:rsidP="00EA77BC">
      <w:pPr>
        <w:pStyle w:val="Codeexample"/>
      </w:pPr>
      <w:r w:rsidRPr="00EA77BC">
        <w:t xml:space="preserve">     30(12):1399-402.</w:t>
      </w:r>
    </w:p>
    <w:p w14:paraId="60E6C4F9" w14:textId="77777777" w:rsidR="00291C97" w:rsidRPr="00EA77BC" w:rsidRDefault="00291C97" w:rsidP="00EA77BC">
      <w:pPr>
        <w:pStyle w:val="Codeexample"/>
      </w:pPr>
    </w:p>
    <w:p w14:paraId="60E6C4FA" w14:textId="77777777" w:rsidR="00291C97" w:rsidRPr="00EA77BC" w:rsidRDefault="00291C97" w:rsidP="00EA77BC">
      <w:pPr>
        <w:pStyle w:val="Codeexample"/>
      </w:pPr>
    </w:p>
    <w:p w14:paraId="60E6C4FB" w14:textId="77777777" w:rsidR="00291C97" w:rsidRPr="00EA77BC" w:rsidRDefault="00291C97" w:rsidP="00EA77BC">
      <w:pPr>
        <w:pStyle w:val="Codeexample"/>
      </w:pPr>
      <w:r w:rsidRPr="00EA77BC">
        <w:t>Professional Monograph</w:t>
      </w:r>
    </w:p>
    <w:p w14:paraId="60E6C4FC" w14:textId="77777777" w:rsidR="00291C97" w:rsidRPr="00EA77BC" w:rsidRDefault="00291C97" w:rsidP="00EA77BC">
      <w:pPr>
        <w:pStyle w:val="Codeexample"/>
      </w:pPr>
      <w:r w:rsidRPr="00EA77BC">
        <w:t xml:space="preserve">   Drug Interaction with SIMVASTATIN 40MG TAB and WARFARIN 1MG TAB</w:t>
      </w:r>
    </w:p>
    <w:p w14:paraId="60E6C4FD" w14:textId="77777777" w:rsidR="00291C97" w:rsidRPr="00EA77BC" w:rsidRDefault="00291C97" w:rsidP="00EA77BC">
      <w:pPr>
        <w:pStyle w:val="Codeexample"/>
      </w:pPr>
      <w:r w:rsidRPr="00EA77BC">
        <w:t xml:space="preserve">     9.Crestor (rosuvastatin calcium) US prescribing information. </w:t>
      </w:r>
    </w:p>
    <w:p w14:paraId="60E6C4FE" w14:textId="77777777" w:rsidR="00291C97" w:rsidRPr="00EA77BC" w:rsidRDefault="00291C97" w:rsidP="00EA77BC">
      <w:pPr>
        <w:pStyle w:val="Codeexample"/>
      </w:pPr>
      <w:r w:rsidRPr="00EA77BC">
        <w:t xml:space="preserve">     AstraZeneca Pharmaceuticals LP February, 2012.</w:t>
      </w:r>
    </w:p>
    <w:p w14:paraId="60E6C4FF" w14:textId="77777777" w:rsidR="00291C97" w:rsidRPr="00EA77BC" w:rsidRDefault="00291C97" w:rsidP="00EA77BC">
      <w:pPr>
        <w:pStyle w:val="Codeexample"/>
      </w:pPr>
      <w:r w:rsidRPr="00EA77BC">
        <w:t xml:space="preserve">     </w:t>
      </w:r>
    </w:p>
    <w:p w14:paraId="60E6C500" w14:textId="77777777" w:rsidR="00291C97" w:rsidRPr="00EA77BC" w:rsidRDefault="00291C97" w:rsidP="00EA77BC">
      <w:pPr>
        <w:pStyle w:val="Codeexample"/>
      </w:pPr>
      <w:r w:rsidRPr="00EA77BC">
        <w:t xml:space="preserve">     Copyright 2012 First DataBank, Inc.</w:t>
      </w:r>
    </w:p>
    <w:p w14:paraId="60E6C501" w14:textId="77777777" w:rsidR="00291C97" w:rsidRPr="00EA77BC" w:rsidRDefault="00291C97" w:rsidP="00EA77BC">
      <w:pPr>
        <w:pStyle w:val="Codeexample"/>
      </w:pPr>
    </w:p>
    <w:p w14:paraId="60E6C502" w14:textId="77777777" w:rsidR="00291C97" w:rsidRPr="00EA77BC" w:rsidRDefault="00291C97" w:rsidP="00EA77BC">
      <w:pPr>
        <w:pStyle w:val="Codeexample"/>
      </w:pPr>
      <w:r w:rsidRPr="00EA77BC">
        <w:t>------------------------------------------------------------</w:t>
      </w:r>
    </w:p>
    <w:p w14:paraId="60E6C503" w14:textId="77777777" w:rsidR="00291C97" w:rsidRPr="00EA77BC" w:rsidRDefault="00291C97" w:rsidP="00EA77BC">
      <w:pPr>
        <w:pStyle w:val="Codeexample"/>
      </w:pPr>
    </w:p>
    <w:p w14:paraId="60E6C504" w14:textId="77777777" w:rsidR="00291C97" w:rsidRPr="00EA77BC" w:rsidRDefault="00291C97" w:rsidP="00EA77BC">
      <w:pPr>
        <w:pStyle w:val="Codeexample"/>
      </w:pPr>
      <w:r w:rsidRPr="00EA77BC">
        <w:t>Display Professional Interaction monograph? N// O</w:t>
      </w:r>
    </w:p>
    <w:p w14:paraId="60E6C505" w14:textId="77777777" w:rsidR="00DE02CA" w:rsidRPr="00EA77BC" w:rsidRDefault="00DE02CA" w:rsidP="00EA77BC"/>
    <w:p w14:paraId="60E6C506" w14:textId="77777777" w:rsidR="00AB6849" w:rsidRPr="00EA77BC" w:rsidRDefault="00AB6849" w:rsidP="00106C21">
      <w:pPr>
        <w:pStyle w:val="Heading1"/>
        <w:numPr>
          <w:ilvl w:val="0"/>
          <w:numId w:val="45"/>
        </w:numPr>
        <w:tabs>
          <w:tab w:val="clear" w:pos="720"/>
          <w:tab w:val="num" w:pos="900"/>
        </w:tabs>
      </w:pPr>
      <w:bookmarkStart w:id="2190" w:name="_Find_Unmapped_Local_1"/>
      <w:bookmarkStart w:id="2191" w:name="_Map_Local_Possible"/>
      <w:bookmarkStart w:id="2192" w:name="_Mark_PreMix_Solutions"/>
      <w:bookmarkStart w:id="2193" w:name="_Toc370307329"/>
      <w:bookmarkStart w:id="2194" w:name="_Toc371332832"/>
      <w:bookmarkStart w:id="2195" w:name="_Toc376874114"/>
      <w:bookmarkStart w:id="2196" w:name="_Toc523224165"/>
      <w:bookmarkEnd w:id="2190"/>
      <w:bookmarkEnd w:id="2191"/>
      <w:bookmarkEnd w:id="2192"/>
      <w:r w:rsidRPr="00EA77BC">
        <w:t>Infusion Instruction Management</w:t>
      </w:r>
      <w:bookmarkEnd w:id="2193"/>
      <w:bookmarkEnd w:id="2194"/>
      <w:bookmarkEnd w:id="2195"/>
      <w:bookmarkEnd w:id="2196"/>
    </w:p>
    <w:p w14:paraId="60E6C507" w14:textId="77777777" w:rsidR="00AB6849" w:rsidRPr="00EA77BC" w:rsidRDefault="00AB6849" w:rsidP="00EA77BC">
      <w:pPr>
        <w:keepNext/>
        <w:ind w:firstLine="900"/>
        <w:rPr>
          <w:b/>
          <w:bCs/>
        </w:rPr>
      </w:pPr>
      <w:r w:rsidRPr="00EA77BC">
        <w:rPr>
          <w:b/>
          <w:bCs/>
        </w:rPr>
        <w:t>[PSS INFINS MGR]</w:t>
      </w:r>
    </w:p>
    <w:p w14:paraId="60E6C508" w14:textId="77777777" w:rsidR="00AB6849" w:rsidRPr="00EA77BC" w:rsidRDefault="00AB6849" w:rsidP="00732461"/>
    <w:p w14:paraId="60E6C509" w14:textId="77777777" w:rsidR="00AB6849" w:rsidRPr="00EA77BC" w:rsidRDefault="00AB6849" w:rsidP="00732461">
      <w:pPr>
        <w:autoSpaceDE w:val="0"/>
        <w:autoSpaceDN w:val="0"/>
      </w:pPr>
      <w:r w:rsidRPr="00EA77BC">
        <w:t xml:space="preserve">The </w:t>
      </w:r>
      <w:r w:rsidRPr="00EA77BC">
        <w:rPr>
          <w:i/>
          <w:iCs/>
        </w:rPr>
        <w:t xml:space="preserve">Infusion Instruction Management </w:t>
      </w:r>
      <w:r w:rsidRPr="00EA77BC">
        <w:t>[PSS INFINS MGR] menu contains the following options:</w:t>
      </w:r>
    </w:p>
    <w:p w14:paraId="60E6C50A" w14:textId="77777777" w:rsidR="00AB6849" w:rsidRPr="00EA77BC" w:rsidRDefault="00AB6849" w:rsidP="000C5921">
      <w:pPr>
        <w:autoSpaceDE w:val="0"/>
        <w:autoSpaceDN w:val="0"/>
      </w:pPr>
    </w:p>
    <w:p w14:paraId="60E6C50B" w14:textId="77777777" w:rsidR="00AB6849" w:rsidRPr="00EA77BC" w:rsidRDefault="00AB6849" w:rsidP="00106C21">
      <w:pPr>
        <w:pStyle w:val="ListParagraph"/>
        <w:numPr>
          <w:ilvl w:val="0"/>
          <w:numId w:val="63"/>
        </w:numPr>
        <w:autoSpaceDE w:val="0"/>
        <w:autoSpaceDN w:val="0"/>
        <w:contextualSpacing/>
      </w:pPr>
      <w:r w:rsidRPr="00EA77BC">
        <w:t>Infusion Instructions Add/Edit</w:t>
      </w:r>
    </w:p>
    <w:p w14:paraId="60E6C50C" w14:textId="77777777" w:rsidR="00AB6849" w:rsidRPr="00EA77BC" w:rsidRDefault="00AB6849" w:rsidP="00106C21">
      <w:pPr>
        <w:pStyle w:val="ListParagraph"/>
        <w:numPr>
          <w:ilvl w:val="0"/>
          <w:numId w:val="63"/>
        </w:numPr>
        <w:autoSpaceDE w:val="0"/>
        <w:autoSpaceDN w:val="0"/>
        <w:contextualSpacing/>
      </w:pPr>
      <w:r w:rsidRPr="00EA77BC">
        <w:t>Infusion Instructions Report</w:t>
      </w:r>
    </w:p>
    <w:p w14:paraId="60E6C50D" w14:textId="77777777" w:rsidR="00AB6849" w:rsidRPr="00EA77BC" w:rsidRDefault="00AB6849" w:rsidP="000C5921">
      <w:pPr>
        <w:autoSpaceDE w:val="0"/>
        <w:autoSpaceDN w:val="0"/>
      </w:pPr>
    </w:p>
    <w:p w14:paraId="60E6C50E" w14:textId="77777777" w:rsidR="00AB6849" w:rsidRPr="00EA77BC" w:rsidRDefault="00AB6849" w:rsidP="00106C21">
      <w:pPr>
        <w:pStyle w:val="Heading2"/>
        <w:numPr>
          <w:ilvl w:val="0"/>
          <w:numId w:val="67"/>
        </w:numPr>
        <w:ind w:left="0"/>
      </w:pPr>
      <w:bookmarkStart w:id="2197" w:name="Page_164"/>
      <w:bookmarkStart w:id="2198" w:name="_Toc370307330"/>
      <w:bookmarkStart w:id="2199" w:name="_Toc371332833"/>
      <w:bookmarkStart w:id="2200" w:name="_Toc523224166"/>
      <w:bookmarkEnd w:id="2197"/>
      <w:r w:rsidRPr="00EA77BC">
        <w:t>Infusion Instructions Add/Edit</w:t>
      </w:r>
      <w:bookmarkEnd w:id="2198"/>
      <w:bookmarkEnd w:id="2199"/>
      <w:bookmarkEnd w:id="2200"/>
      <w:r w:rsidRPr="00EA77BC">
        <w:t> </w:t>
      </w:r>
    </w:p>
    <w:p w14:paraId="60E6C50F" w14:textId="77777777" w:rsidR="00AB6849" w:rsidRPr="00EA77BC" w:rsidRDefault="00AB6849" w:rsidP="00732461">
      <w:pPr>
        <w:ind w:left="720" w:firstLine="360"/>
        <w:rPr>
          <w:rFonts w:eastAsia="Calibri"/>
          <w:b/>
          <w:bCs/>
        </w:rPr>
      </w:pPr>
      <w:r w:rsidRPr="00EA77BC">
        <w:rPr>
          <w:b/>
          <w:bCs/>
        </w:rPr>
        <w:t>[PSS INFINS ADED]</w:t>
      </w:r>
    </w:p>
    <w:p w14:paraId="60E6C510" w14:textId="77777777" w:rsidR="00AB6849" w:rsidRPr="00EA77BC" w:rsidRDefault="00AB6849" w:rsidP="00732461"/>
    <w:p w14:paraId="60E6C511" w14:textId="77777777" w:rsidR="00AB6849" w:rsidRPr="00EA77BC" w:rsidRDefault="00AB6849" w:rsidP="00732461">
      <w:pPr>
        <w:autoSpaceDE w:val="0"/>
        <w:autoSpaceDN w:val="0"/>
      </w:pPr>
      <w:r w:rsidRPr="00EA77BC">
        <w:t xml:space="preserve">The </w:t>
      </w:r>
      <w:r w:rsidRPr="00EA77BC">
        <w:rPr>
          <w:i/>
          <w:iCs/>
        </w:rPr>
        <w:t>Infusion Instructions Add/Edit</w:t>
      </w:r>
      <w:r w:rsidRPr="00EA77BC">
        <w:t xml:space="preserve"> [PSS INFINS ADED] option allows the entry and editing of abbreviations and expansions in the INFUSION INSTRUCTIONS (#53.47) file</w:t>
      </w:r>
      <w:r w:rsidRPr="00EA77BC">
        <w:rPr>
          <w:b/>
          <w:bCs/>
        </w:rPr>
        <w:t xml:space="preserve">. </w:t>
      </w:r>
      <w:r w:rsidRPr="00EA77BC">
        <w:t>When entered into the Infusion Rate field during the entry of inpatient medication orders, Infusion Instruction abbreviations are replaced with the expanded text associated with the abbreviation.</w:t>
      </w:r>
    </w:p>
    <w:p w14:paraId="60E6C512" w14:textId="77777777" w:rsidR="00AB6849" w:rsidRPr="00EA77BC" w:rsidRDefault="00AB6849" w:rsidP="000C5921">
      <w:pPr>
        <w:autoSpaceDE w:val="0"/>
        <w:autoSpaceDN w:val="0"/>
      </w:pPr>
    </w:p>
    <w:p w14:paraId="60E6C513" w14:textId="77777777" w:rsidR="00AB6849" w:rsidRPr="00EA77BC" w:rsidRDefault="00AB6849" w:rsidP="000C5921">
      <w:pPr>
        <w:pStyle w:val="Example"/>
      </w:pPr>
      <w:r w:rsidRPr="00EA77BC">
        <w:t xml:space="preserve">Example: </w:t>
      </w:r>
      <w:r w:rsidRPr="00EA77BC">
        <w:rPr>
          <w:i/>
          <w:iCs/>
        </w:rPr>
        <w:t>Infusion Instructions Add/Edit</w:t>
      </w:r>
      <w:r w:rsidRPr="00EA77BC">
        <w:t xml:space="preserve"> [PSS INFINS ADED] Option</w:t>
      </w:r>
    </w:p>
    <w:p w14:paraId="60E6C51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Option: Infusion Instructions Add/Edit</w:t>
      </w:r>
    </w:p>
    <w:p w14:paraId="60E6C515"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16"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Select INFUSION INSTRUCTIONS NAME: T1  </w:t>
      </w:r>
    </w:p>
    <w:p w14:paraId="60E6C517"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Are you adding 'T1' as a new INFUSION INSTRUCTIONS (the 14TH)? No// Y  (Yes)</w:t>
      </w:r>
    </w:p>
    <w:p w14:paraId="60E6C518"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INFUSION INSTRUCTIONS EXPANSION: TEST ONE</w:t>
      </w:r>
    </w:p>
    <w:p w14:paraId="60E6C519"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1A" w14:textId="77777777" w:rsidR="00AB6849" w:rsidRPr="00EA77BC" w:rsidRDefault="00AB6849" w:rsidP="00732461">
      <w:pPr>
        <w:shd w:val="clear" w:color="auto" w:fill="E6E6E6"/>
        <w:ind w:left="360"/>
        <w:rPr>
          <w:rFonts w:ascii="Courier New" w:hAnsi="Courier New" w:cs="Courier New"/>
          <w:sz w:val="16"/>
          <w:szCs w:val="16"/>
        </w:rPr>
      </w:pPr>
      <w:r w:rsidRPr="00EA77BC">
        <w:rPr>
          <w:rFonts w:ascii="Courier New" w:hAnsi="Courier New" w:cs="Courier New"/>
          <w:sz w:val="16"/>
          <w:szCs w:val="16"/>
        </w:rPr>
        <w:t>Select INFUSION INSTRUCTIONS NAME:</w:t>
      </w:r>
    </w:p>
    <w:p w14:paraId="60E6C51B" w14:textId="77777777" w:rsidR="00AB6849" w:rsidRPr="00EA77BC" w:rsidRDefault="00AB6849" w:rsidP="00732461">
      <w:pPr>
        <w:autoSpaceDE w:val="0"/>
        <w:autoSpaceDN w:val="0"/>
      </w:pPr>
    </w:p>
    <w:p w14:paraId="60E6C51C" w14:textId="77777777" w:rsidR="00AB6849" w:rsidRPr="00EA77BC" w:rsidRDefault="00AB6849" w:rsidP="00106C21">
      <w:pPr>
        <w:pStyle w:val="Heading2"/>
        <w:numPr>
          <w:ilvl w:val="0"/>
          <w:numId w:val="67"/>
        </w:numPr>
        <w:ind w:left="0"/>
      </w:pPr>
      <w:bookmarkStart w:id="2201" w:name="_Toc370307331"/>
      <w:bookmarkStart w:id="2202" w:name="_Toc371332834"/>
      <w:bookmarkStart w:id="2203" w:name="_Toc523224167"/>
      <w:r w:rsidRPr="00EA77BC">
        <w:t>Infusion Instructions Report</w:t>
      </w:r>
      <w:bookmarkEnd w:id="2201"/>
      <w:bookmarkEnd w:id="2202"/>
      <w:bookmarkEnd w:id="2203"/>
      <w:r w:rsidRPr="00EA77BC">
        <w:t> </w:t>
      </w:r>
    </w:p>
    <w:p w14:paraId="60E6C51D" w14:textId="77777777" w:rsidR="00AB6849" w:rsidRPr="00EA77BC" w:rsidRDefault="00AB6849" w:rsidP="00732461">
      <w:pPr>
        <w:ind w:left="720" w:firstLine="360"/>
        <w:rPr>
          <w:rFonts w:eastAsia="Calibri"/>
          <w:b/>
          <w:bCs/>
        </w:rPr>
      </w:pPr>
      <w:r w:rsidRPr="00EA77BC">
        <w:rPr>
          <w:b/>
          <w:bCs/>
        </w:rPr>
        <w:t>[PSS INFINS RPT]</w:t>
      </w:r>
    </w:p>
    <w:p w14:paraId="60E6C51E" w14:textId="77777777" w:rsidR="00AB6849" w:rsidRPr="00EA77BC" w:rsidRDefault="00AB6849" w:rsidP="00732461">
      <w:pPr>
        <w:ind w:left="720" w:firstLine="360"/>
        <w:rPr>
          <w:b/>
          <w:bCs/>
        </w:rPr>
      </w:pPr>
    </w:p>
    <w:p w14:paraId="60E6C51F" w14:textId="77777777" w:rsidR="00AB6849" w:rsidRPr="00EA77BC" w:rsidRDefault="00AB6849" w:rsidP="00732461">
      <w:pPr>
        <w:rPr>
          <w:rFonts w:ascii="Courier New" w:hAnsi="Courier New" w:cs="Courier New"/>
          <w:sz w:val="16"/>
          <w:szCs w:val="20"/>
        </w:rPr>
      </w:pPr>
      <w:r w:rsidRPr="00EA77BC">
        <w:t xml:space="preserve">Provides a report of entries from the INFUSION INSTRUCTIONS </w:t>
      </w:r>
      <w:r w:rsidR="00AD32B7" w:rsidRPr="00EA77BC">
        <w:t xml:space="preserve">file </w:t>
      </w:r>
      <w:r w:rsidRPr="00EA77BC">
        <w:t>(#53.47).</w:t>
      </w:r>
    </w:p>
    <w:p w14:paraId="60E6C520" w14:textId="77777777" w:rsidR="004B2CD0" w:rsidRPr="00EA77BC" w:rsidRDefault="004B2CD0" w:rsidP="000C5921"/>
    <w:p w14:paraId="60E6C521" w14:textId="77777777" w:rsidR="00AB6849" w:rsidRPr="00EA77BC" w:rsidRDefault="00AB6849" w:rsidP="000C5921">
      <w:pPr>
        <w:pStyle w:val="Example"/>
      </w:pPr>
      <w:r w:rsidRPr="00EA77BC">
        <w:t xml:space="preserve">Example: </w:t>
      </w:r>
      <w:r w:rsidRPr="00EA77BC">
        <w:rPr>
          <w:i/>
          <w:iCs/>
        </w:rPr>
        <w:t>Infusion Instructions Report</w:t>
      </w:r>
      <w:r w:rsidRPr="00EA77BC">
        <w:t xml:space="preserve"> [PSS INFINS RPT] Option</w:t>
      </w:r>
    </w:p>
    <w:p w14:paraId="60E6C522"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&lt;TEST ACCOUNT&gt; Option: Infusion Instructions Report</w:t>
      </w:r>
    </w:p>
    <w:p w14:paraId="60E6C523"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2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This report displays entries from the INFUSION INSTRUCTION (#53.47) File.</w:t>
      </w:r>
    </w:p>
    <w:p w14:paraId="60E6C525"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6"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7"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Select one of the following:</w:t>
      </w:r>
    </w:p>
    <w:p w14:paraId="60E6C528"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9"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80        80 Column</w:t>
      </w:r>
    </w:p>
    <w:p w14:paraId="60E6C52A"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132       132 Column</w:t>
      </w:r>
    </w:p>
    <w:p w14:paraId="60E6C52B"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C"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Print report in 80 or 132 column format: 80//  Column</w:t>
      </w:r>
    </w:p>
    <w:p w14:paraId="60E6C52D"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E"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DEVICE: HOME//   SSH VIRTUAL TERMINAL    Right Margin: 80// </w:t>
      </w:r>
    </w:p>
    <w:p w14:paraId="60E6C52F"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0"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1"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INFUSION INSTRUCTION FILE REPORT                                    PAGE: 1</w:t>
      </w:r>
    </w:p>
    <w:p w14:paraId="60E6C532"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w:t>
      </w:r>
    </w:p>
    <w:p w14:paraId="60E6C533"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4"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T1                         EXPANSION: TEST ONE</w:t>
      </w:r>
    </w:p>
    <w:p w14:paraId="60E6C535"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6"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TEST                       EXPANSION: TEST</w:t>
      </w:r>
    </w:p>
    <w:p w14:paraId="60E6C537"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8"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9"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End of Report.</w:t>
      </w:r>
    </w:p>
    <w:p w14:paraId="60E6C53A"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3B" w14:textId="77777777" w:rsidR="00AB6849" w:rsidRPr="00EA77BC" w:rsidRDefault="00AB6849" w:rsidP="000C5921">
      <w:pPr>
        <w:pStyle w:val="BodyText3"/>
        <w:rPr>
          <w:lang w:eastAsia="zh-CN"/>
        </w:rPr>
      </w:pPr>
    </w:p>
    <w:p w14:paraId="60E6C53C" w14:textId="77777777" w:rsidR="00A0649E" w:rsidRPr="00EA77BC" w:rsidRDefault="007616EB" w:rsidP="00106C21">
      <w:pPr>
        <w:pStyle w:val="Heading1"/>
        <w:numPr>
          <w:ilvl w:val="0"/>
          <w:numId w:val="45"/>
        </w:numPr>
        <w:tabs>
          <w:tab w:val="clear" w:pos="720"/>
          <w:tab w:val="num" w:pos="900"/>
        </w:tabs>
      </w:pPr>
      <w:bookmarkStart w:id="2204" w:name="_Toc376874115"/>
      <w:bookmarkStart w:id="2205" w:name="_Toc523224168"/>
      <w:r w:rsidRPr="00EA77BC">
        <w:t>Stand-Alone Menu Options</w:t>
      </w:r>
      <w:bookmarkEnd w:id="2204"/>
      <w:bookmarkEnd w:id="2205"/>
    </w:p>
    <w:p w14:paraId="60E6C53D" w14:textId="77777777" w:rsidR="002767DA" w:rsidRPr="00EA77BC" w:rsidRDefault="00CC70B2" w:rsidP="00732461">
      <w:pPr>
        <w:pStyle w:val="Body"/>
      </w:pPr>
      <w:r w:rsidRPr="00EA77BC">
        <w:t>This section describes the stand-alone menu options that are not exported as part of the m</w:t>
      </w:r>
      <w:r w:rsidR="00F03805" w:rsidRPr="00EA77BC">
        <w:t>ain menu.</w:t>
      </w:r>
      <w:r w:rsidRPr="00EA77BC">
        <w:t xml:space="preserve"> </w:t>
      </w:r>
    </w:p>
    <w:p w14:paraId="60E6C53E" w14:textId="77777777" w:rsidR="002767DA" w:rsidRPr="00EA77BC" w:rsidRDefault="00F03805" w:rsidP="00106C21">
      <w:pPr>
        <w:pStyle w:val="Heading2"/>
        <w:numPr>
          <w:ilvl w:val="0"/>
          <w:numId w:val="68"/>
        </w:numPr>
        <w:ind w:left="0"/>
      </w:pPr>
      <w:bookmarkStart w:id="2206" w:name="_Toc523224169"/>
      <w:bookmarkStart w:id="2207" w:name="_Toc266892766"/>
      <w:r w:rsidRPr="00EA77BC">
        <w:t>Enable/Disable Vendor Database Link</w:t>
      </w:r>
      <w:bookmarkEnd w:id="2206"/>
    </w:p>
    <w:bookmarkEnd w:id="2207"/>
    <w:p w14:paraId="60E6C53F" w14:textId="77777777" w:rsidR="00CC70B2" w:rsidRPr="00EA77BC" w:rsidRDefault="00CC70B2" w:rsidP="00EA77BC">
      <w:pPr>
        <w:keepNext/>
        <w:ind w:left="1080"/>
        <w:rPr>
          <w:b/>
          <w:bCs/>
        </w:rPr>
      </w:pPr>
      <w:r w:rsidRPr="00EA77BC">
        <w:rPr>
          <w:b/>
          <w:bCs/>
        </w:rPr>
        <w:t>[PSS ENABLE/DISABLE DB LINK]</w:t>
      </w:r>
    </w:p>
    <w:p w14:paraId="60E6C540" w14:textId="77777777" w:rsidR="00915B97" w:rsidRPr="00EA77BC" w:rsidRDefault="00915B97" w:rsidP="00732461">
      <w:pPr>
        <w:pStyle w:val="Header"/>
        <w:keepNext/>
        <w:tabs>
          <w:tab w:val="clear" w:pos="4320"/>
          <w:tab w:val="clear" w:pos="8640"/>
        </w:tabs>
      </w:pPr>
    </w:p>
    <w:p w14:paraId="60E6C541" w14:textId="77777777" w:rsidR="00B24203" w:rsidRPr="00EA77BC" w:rsidRDefault="00CC70B2" w:rsidP="00EA77BC">
      <w:r w:rsidRPr="00EA77BC">
        <w:t>T</w:t>
      </w:r>
      <w:r w:rsidR="00F577B0" w:rsidRPr="00EA77BC">
        <w:t>he Enable/Disable Vendor Database Link</w:t>
      </w:r>
      <w:r w:rsidR="00F577B0" w:rsidRPr="00EA77BC">
        <w:fldChar w:fldCharType="begin"/>
      </w:r>
      <w:r w:rsidR="00F577B0" w:rsidRPr="00EA77BC">
        <w:instrText xml:space="preserve"> XE "Enable/Disable Vendor Database Link" </w:instrText>
      </w:r>
      <w:r w:rsidR="00F577B0" w:rsidRPr="00EA77BC">
        <w:fldChar w:fldCharType="end"/>
      </w:r>
      <w:r w:rsidR="00F577B0" w:rsidRPr="00EA77BC">
        <w:t xml:space="preserve"> </w:t>
      </w:r>
      <w:r w:rsidR="00392E48" w:rsidRPr="00EA77BC">
        <w:t xml:space="preserve">[PSS ENABLE/DISABLE DB LINK] option </w:t>
      </w:r>
      <w:r w:rsidRPr="00EA77BC">
        <w:t xml:space="preserve">is a stand-alone option that </w:t>
      </w:r>
      <w:r w:rsidR="00B24203" w:rsidRPr="00EA77BC">
        <w:rPr>
          <w:iCs/>
        </w:rPr>
        <w:t xml:space="preserve">exists </w:t>
      </w:r>
      <w:r w:rsidR="00B24203" w:rsidRPr="00EA77BC">
        <w:rPr>
          <w:b/>
          <w:iCs/>
        </w:rPr>
        <w:t>ONLY</w:t>
      </w:r>
      <w:r w:rsidR="00B24203" w:rsidRPr="00EA77BC">
        <w:rPr>
          <w:iCs/>
        </w:rPr>
        <w:t xml:space="preserve"> as a way for technical personnel to turn on/off the database connection if required for debugging. </w:t>
      </w:r>
      <w:r w:rsidR="00B24203" w:rsidRPr="00EA77BC">
        <w:t xml:space="preserve">When disabled, NO drug-drug interactions, duplicate therapy, or dosing order checks will be performed in Outpatient Pharmacy, Inpatient Medication applications, or in the Computerized Patient Record System (CPRS). </w:t>
      </w:r>
    </w:p>
    <w:p w14:paraId="60E6C542" w14:textId="77777777" w:rsidR="00B24203" w:rsidRPr="00EA77BC" w:rsidRDefault="00B24203" w:rsidP="00EA77BC"/>
    <w:p w14:paraId="60E6C543" w14:textId="77777777" w:rsidR="00B24203" w:rsidRPr="00EA77BC" w:rsidRDefault="00B24203" w:rsidP="00EA77BC">
      <w:pPr>
        <w:rPr>
          <w:iCs/>
        </w:rPr>
      </w:pPr>
      <w:r w:rsidRPr="00EA77BC">
        <w:rPr>
          <w:iCs/>
        </w:rPr>
        <w:t xml:space="preserve">Normally the link is enabled and the Vendor Database updates are performed centrally </w:t>
      </w:r>
      <w:r w:rsidR="00914FCC" w:rsidRPr="00EA77BC">
        <w:rPr>
          <w:iCs/>
        </w:rPr>
        <w:t xml:space="preserve">at </w:t>
      </w:r>
      <w:r w:rsidR="00914FCC" w:rsidRPr="00EA77BC">
        <w:t>the Austin Information Technology Center (AITC) and Philadelphia Information Technology Center (PITC).</w:t>
      </w:r>
    </w:p>
    <w:p w14:paraId="60E6C544" w14:textId="77777777" w:rsidR="00B24203" w:rsidRPr="00EA77BC" w:rsidRDefault="00B24203" w:rsidP="00EA77BC">
      <w:pPr>
        <w:rPr>
          <w:iCs/>
        </w:rPr>
      </w:pPr>
    </w:p>
    <w:p w14:paraId="60E6C545" w14:textId="77777777" w:rsidR="00B24203" w:rsidRPr="00EA77BC" w:rsidRDefault="00B24203" w:rsidP="00EA77BC">
      <w:pPr>
        <w:rPr>
          <w:iCs/>
        </w:rPr>
      </w:pPr>
      <w:r w:rsidRPr="00EA77BC">
        <w:rPr>
          <w:iCs/>
        </w:rPr>
        <w:t>The option is rarely</w:t>
      </w:r>
      <w:r w:rsidR="00EA2F86" w:rsidRPr="00EA77BC">
        <w:rPr>
          <w:iCs/>
        </w:rPr>
        <w:t xml:space="preserve"> </w:t>
      </w:r>
      <w:r w:rsidRPr="00EA77BC">
        <w:rPr>
          <w:iCs/>
        </w:rPr>
        <w:t xml:space="preserve">used. </w:t>
      </w:r>
      <w:r w:rsidRPr="00EA77BC">
        <w:t xml:space="preserve">It is NOT exported as part of the main Pharmacy Data Management [PSS MGR] menu option. </w:t>
      </w:r>
      <w:r w:rsidRPr="00EA77BC">
        <w:rPr>
          <w:b/>
          <w:i/>
        </w:rPr>
        <w:t>The examples provided are for technical personnel only.</w:t>
      </w:r>
    </w:p>
    <w:p w14:paraId="60E6C546" w14:textId="77777777" w:rsidR="0004709D" w:rsidRPr="00EA77BC" w:rsidRDefault="0004709D" w:rsidP="00732461"/>
    <w:p w14:paraId="60E6C547" w14:textId="77777777" w:rsidR="00CC70B2" w:rsidRPr="00EA77BC" w:rsidRDefault="00CC70B2" w:rsidP="00732461">
      <w:pPr>
        <w:pStyle w:val="Example"/>
      </w:pPr>
      <w:r w:rsidRPr="00EA77BC">
        <w:t>Example 1: Disabling the Vendor Database Link</w:t>
      </w:r>
    </w:p>
    <w:p w14:paraId="60E6C548" w14:textId="77777777" w:rsidR="00CC70B2" w:rsidRPr="00EA77BC" w:rsidRDefault="00CC70B2"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OPTION NAME: </w:t>
      </w:r>
      <w:r w:rsidRPr="00EA77BC">
        <w:rPr>
          <w:rFonts w:ascii="Courier New" w:hAnsi="Courier New" w:cs="Courier New"/>
          <w:b/>
          <w:sz w:val="16"/>
          <w:szCs w:val="16"/>
        </w:rPr>
        <w:t>PSS ENA</w:t>
      </w:r>
      <w:r w:rsidRPr="00EA77BC">
        <w:rPr>
          <w:rFonts w:ascii="Courier New" w:hAnsi="Courier New" w:cs="Courier New"/>
          <w:sz w:val="16"/>
          <w:szCs w:val="16"/>
        </w:rPr>
        <w:t>BLE/DISABLE DB LINK       Enable/Disable Vendor Database Link</w:t>
      </w:r>
    </w:p>
    <w:p w14:paraId="60E6C549" w14:textId="77777777" w:rsidR="00CC70B2" w:rsidRPr="00EA77BC" w:rsidRDefault="00CC70B2" w:rsidP="000C5921">
      <w:pPr>
        <w:shd w:val="clear" w:color="auto" w:fill="D9D9D9"/>
        <w:ind w:left="360"/>
        <w:rPr>
          <w:rFonts w:ascii="Courier New" w:hAnsi="Courier New" w:cs="Courier New"/>
          <w:sz w:val="16"/>
          <w:szCs w:val="16"/>
        </w:rPr>
      </w:pPr>
    </w:p>
    <w:p w14:paraId="60E6C54A"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Vendor Database Link</w:t>
      </w:r>
    </w:p>
    <w:p w14:paraId="60E6C54B" w14:textId="77777777" w:rsidR="00CC70B2" w:rsidRPr="00EA77BC" w:rsidRDefault="00CC70B2" w:rsidP="000C5921">
      <w:pPr>
        <w:shd w:val="clear" w:color="auto" w:fill="D9D9D9"/>
        <w:ind w:left="360"/>
        <w:rPr>
          <w:rFonts w:ascii="Courier New" w:hAnsi="Courier New" w:cs="Courier New"/>
          <w:sz w:val="16"/>
          <w:szCs w:val="16"/>
        </w:rPr>
      </w:pPr>
    </w:p>
    <w:p w14:paraId="60E6C54C"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The connection to the Vendor database is currently ENABLED.</w:t>
      </w:r>
    </w:p>
    <w:p w14:paraId="60E6C54D" w14:textId="77777777" w:rsidR="00CC70B2" w:rsidRPr="00EA77BC" w:rsidRDefault="00CC70B2" w:rsidP="000C5921">
      <w:pPr>
        <w:shd w:val="clear" w:color="auto" w:fill="D9D9D9"/>
        <w:ind w:left="360"/>
        <w:rPr>
          <w:rFonts w:ascii="Courier New" w:hAnsi="Courier New" w:cs="Courier New"/>
          <w:sz w:val="16"/>
          <w:szCs w:val="16"/>
        </w:rPr>
      </w:pPr>
    </w:p>
    <w:p w14:paraId="60E6C54E"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the connecti</w:t>
      </w:r>
      <w:r w:rsidR="00F14290" w:rsidRPr="00EA77BC">
        <w:rPr>
          <w:rFonts w:ascii="Courier New" w:hAnsi="Courier New" w:cs="Courier New"/>
          <w:sz w:val="16"/>
          <w:szCs w:val="16"/>
        </w:rPr>
        <w:t xml:space="preserve">on to the Vendor database? </w:t>
      </w:r>
      <w:r w:rsidR="00F14290" w:rsidRPr="00EA77BC">
        <w:rPr>
          <w:rFonts w:ascii="Courier New" w:hAnsi="Courier New" w:cs="Courier New"/>
          <w:b/>
          <w:sz w:val="16"/>
          <w:szCs w:val="16"/>
        </w:rPr>
        <w:t>NO</w:t>
      </w:r>
      <w:r w:rsidR="00D268C0" w:rsidRPr="00EA77BC">
        <w:rPr>
          <w:rFonts w:ascii="Courier New" w:hAnsi="Courier New" w:cs="Courier New"/>
          <w:sz w:val="16"/>
          <w:szCs w:val="16"/>
        </w:rPr>
        <w:t>//</w:t>
      </w:r>
      <w:r w:rsidR="00D11A76" w:rsidRPr="00EA77BC">
        <w:rPr>
          <w:rFonts w:ascii="Courier New" w:hAnsi="Courier New" w:cs="Courier New"/>
          <w:sz w:val="16"/>
          <w:szCs w:val="16"/>
          <w:u w:val="single"/>
        </w:rPr>
        <w:t>y</w:t>
      </w:r>
      <w:r w:rsidR="00B36002" w:rsidRPr="00EA77BC">
        <w:rPr>
          <w:rFonts w:ascii="Courier New" w:hAnsi="Courier New" w:cs="Courier New"/>
          <w:sz w:val="16"/>
          <w:szCs w:val="16"/>
        </w:rPr>
        <w:t xml:space="preserve"> </w:t>
      </w:r>
      <w:r w:rsidR="00D11A76" w:rsidRPr="00EA77BC">
        <w:rPr>
          <w:rFonts w:ascii="Courier New" w:hAnsi="Courier New" w:cs="Courier New"/>
          <w:sz w:val="16"/>
          <w:szCs w:val="16"/>
        </w:rPr>
        <w:t>Yes</w:t>
      </w:r>
      <w:r w:rsidR="00D268C0"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4F"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NO Drug-Drug Interactions, Duplicate Therapy or Dosing Order Checks will be performed while the connection is disabled!!!</w:t>
      </w:r>
    </w:p>
    <w:p w14:paraId="60E6C550" w14:textId="77777777" w:rsidR="00CC70B2" w:rsidRPr="00EA77BC" w:rsidRDefault="00CC70B2" w:rsidP="001B3F39">
      <w:pPr>
        <w:shd w:val="clear" w:color="auto" w:fill="D9D9D9"/>
        <w:ind w:left="360"/>
        <w:rPr>
          <w:rFonts w:ascii="Courier New" w:hAnsi="Courier New" w:cs="Courier New"/>
          <w:sz w:val="16"/>
          <w:szCs w:val="16"/>
        </w:rPr>
      </w:pPr>
    </w:p>
    <w:p w14:paraId="60E6C551"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Are you sure you want to DISABLE the connection to the Vendor Database? </w:t>
      </w:r>
      <w:r w:rsidR="00721BF8" w:rsidRPr="00EA77BC">
        <w:rPr>
          <w:rFonts w:ascii="Courier New" w:hAnsi="Courier New" w:cs="Courier New"/>
          <w:b/>
          <w:sz w:val="16"/>
          <w:szCs w:val="16"/>
        </w:rPr>
        <w:t>NO/</w:t>
      </w:r>
      <w:r w:rsidR="00D268C0" w:rsidRPr="00EA77BC">
        <w:rPr>
          <w:rFonts w:ascii="Courier New" w:hAnsi="Courier New" w:cs="Courier New"/>
          <w:b/>
          <w:sz w:val="16"/>
          <w:szCs w:val="16"/>
        </w:rPr>
        <w:t>/</w:t>
      </w:r>
      <w:r w:rsidR="00D11A76" w:rsidRPr="00EA77BC">
        <w:rPr>
          <w:rFonts w:ascii="Courier New" w:hAnsi="Courier New" w:cs="Courier New"/>
          <w:b/>
          <w:sz w:val="16"/>
          <w:szCs w:val="16"/>
          <w:u w:val="single"/>
        </w:rPr>
        <w:t>y</w:t>
      </w:r>
      <w:r w:rsidR="00B36002" w:rsidRPr="00EA77BC">
        <w:rPr>
          <w:rFonts w:ascii="Courier New" w:hAnsi="Courier New" w:cs="Courier New"/>
          <w:b/>
          <w:sz w:val="16"/>
          <w:szCs w:val="16"/>
        </w:rPr>
        <w:t xml:space="preserve"> </w:t>
      </w:r>
      <w:r w:rsidR="00D11A76" w:rsidRPr="00EA77BC">
        <w:rPr>
          <w:rFonts w:ascii="Courier New" w:hAnsi="Courier New" w:cs="Courier New"/>
          <w:b/>
          <w:sz w:val="16"/>
          <w:szCs w:val="16"/>
        </w:rPr>
        <w:t>Y</w:t>
      </w:r>
      <w:r w:rsidR="00B36002" w:rsidRPr="00EA77BC">
        <w:rPr>
          <w:rFonts w:ascii="Courier New" w:hAnsi="Courier New" w:cs="Courier New"/>
          <w:b/>
          <w:sz w:val="16"/>
          <w:szCs w:val="16"/>
        </w:rPr>
        <w:t>es</w:t>
      </w:r>
      <w:r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52"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Vendor database connection DISABLED.</w:t>
      </w:r>
    </w:p>
    <w:p w14:paraId="60E6C553" w14:textId="77777777" w:rsidR="00CC70B2" w:rsidRPr="00EA77BC" w:rsidRDefault="00CC70B2" w:rsidP="001B3F39">
      <w:pPr>
        <w:shd w:val="clear" w:color="auto" w:fill="D9D9D9"/>
        <w:ind w:left="360"/>
        <w:rPr>
          <w:rFonts w:ascii="Courier New" w:hAnsi="Courier New" w:cs="Courier New"/>
          <w:sz w:val="16"/>
          <w:szCs w:val="16"/>
        </w:rPr>
      </w:pPr>
    </w:p>
    <w:p w14:paraId="60E6C554"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REMEMBER to ENABLE the Vendor database connection AFTER task completed.</w:t>
      </w:r>
    </w:p>
    <w:p w14:paraId="60E6C555"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56" w14:textId="77777777" w:rsidR="00AB536A" w:rsidRPr="00EA77BC" w:rsidRDefault="00AB536A" w:rsidP="001B3F39"/>
    <w:p w14:paraId="60E6C557" w14:textId="77777777" w:rsidR="00CC70B2" w:rsidRPr="00EA77BC" w:rsidRDefault="00CC70B2" w:rsidP="001B3F39">
      <w:pPr>
        <w:pStyle w:val="Example"/>
      </w:pPr>
      <w:r w:rsidRPr="00EA77BC">
        <w:t xml:space="preserve">Example 2: Enabling the Vendor Database Link </w:t>
      </w:r>
    </w:p>
    <w:p w14:paraId="60E6C558" w14:textId="77777777" w:rsidR="00CC70B2" w:rsidRPr="00EA77BC" w:rsidRDefault="00CC70B2" w:rsidP="001B3F39">
      <w:pPr>
        <w:pStyle w:val="Codeexample"/>
      </w:pPr>
      <w:r w:rsidRPr="00EA77BC">
        <w:t>Select OPTION NAME: PSS ENABLE/DISABLE DB LINK       Enable/Disable Vendor Database Link</w:t>
      </w:r>
    </w:p>
    <w:p w14:paraId="60E6C559" w14:textId="77777777" w:rsidR="00CC70B2" w:rsidRPr="00EA77BC" w:rsidRDefault="00CC70B2" w:rsidP="001B3F39">
      <w:pPr>
        <w:pStyle w:val="Codeexample"/>
      </w:pPr>
    </w:p>
    <w:p w14:paraId="60E6C55A" w14:textId="77777777" w:rsidR="00CC70B2" w:rsidRPr="00EA77BC" w:rsidRDefault="00CC70B2" w:rsidP="001B3F39">
      <w:pPr>
        <w:pStyle w:val="Codeexample"/>
      </w:pPr>
      <w:r w:rsidRPr="00EA77BC">
        <w:t>Enable/Disable Vendor Database Link</w:t>
      </w:r>
    </w:p>
    <w:p w14:paraId="60E6C55B" w14:textId="77777777" w:rsidR="00CC70B2" w:rsidRPr="00EA77BC" w:rsidRDefault="00CC70B2" w:rsidP="00CD4C83">
      <w:pPr>
        <w:pStyle w:val="Codeexample"/>
      </w:pPr>
    </w:p>
    <w:p w14:paraId="60E6C55C" w14:textId="77777777" w:rsidR="00CC70B2" w:rsidRPr="00EA77BC" w:rsidRDefault="00CC70B2" w:rsidP="00BA5F06">
      <w:pPr>
        <w:pStyle w:val="Codeexample"/>
      </w:pPr>
      <w:r w:rsidRPr="00EA77BC">
        <w:t>WARNING: The connection to the Vendor database is currently DISABLED.</w:t>
      </w:r>
    </w:p>
    <w:p w14:paraId="60E6C55D" w14:textId="77777777" w:rsidR="00CC70B2" w:rsidRPr="00EA77BC" w:rsidRDefault="00CC70B2" w:rsidP="00BA5F06">
      <w:pPr>
        <w:pStyle w:val="Codeexample"/>
      </w:pPr>
    </w:p>
    <w:p w14:paraId="60E6C55E" w14:textId="77777777" w:rsidR="00CC70B2" w:rsidRPr="00EA77BC" w:rsidRDefault="00CC70B2" w:rsidP="00BA5F06">
      <w:pPr>
        <w:pStyle w:val="Codeexample"/>
      </w:pPr>
      <w:r w:rsidRPr="00EA77BC">
        <w:t>NO Drug-Drug Interactions, Duplicate Therapy or Dosing Order Checks will be performed while the connection is disabled!!!</w:t>
      </w:r>
    </w:p>
    <w:p w14:paraId="60E6C55F" w14:textId="77777777" w:rsidR="00CC70B2" w:rsidRPr="00EA77BC" w:rsidRDefault="00CC70B2" w:rsidP="0012128D">
      <w:pPr>
        <w:pStyle w:val="Codeexample"/>
      </w:pPr>
    </w:p>
    <w:p w14:paraId="60E6C560" w14:textId="77777777" w:rsidR="00CC70B2" w:rsidRPr="00EA77BC" w:rsidRDefault="00CC70B2" w:rsidP="0012128D">
      <w:pPr>
        <w:pStyle w:val="Codeexample"/>
      </w:pPr>
      <w:r w:rsidRPr="00EA77BC">
        <w:t xml:space="preserve">Do you wish to ENABLE the connection to the Vendor database? </w:t>
      </w:r>
      <w:r w:rsidRPr="00EA77BC">
        <w:rPr>
          <w:b/>
        </w:rPr>
        <w:t>YES</w:t>
      </w:r>
      <w:r w:rsidR="009547DC" w:rsidRPr="00EA77BC">
        <w:rPr>
          <w:b/>
        </w:rPr>
        <w:t>//</w:t>
      </w:r>
      <w:r w:rsidR="00D11A76" w:rsidRPr="00EA77BC">
        <w:rPr>
          <w:b/>
          <w:u w:val="single"/>
        </w:rPr>
        <w:t>y</w:t>
      </w:r>
      <w:r w:rsidR="00B36002" w:rsidRPr="00EA77BC">
        <w:rPr>
          <w:b/>
        </w:rPr>
        <w:t xml:space="preserve"> </w:t>
      </w:r>
      <w:r w:rsidR="00D11A76" w:rsidRPr="00EA77BC">
        <w:rPr>
          <w:b/>
        </w:rPr>
        <w:t>Y</w:t>
      </w:r>
      <w:r w:rsidR="00B36002" w:rsidRPr="00EA77BC">
        <w:rPr>
          <w:b/>
        </w:rPr>
        <w:t>es</w:t>
      </w:r>
    </w:p>
    <w:p w14:paraId="60E6C561" w14:textId="77777777" w:rsidR="00CC70B2" w:rsidRPr="00EA77BC" w:rsidRDefault="00CC70B2" w:rsidP="0005137D">
      <w:pPr>
        <w:pStyle w:val="Codeexample"/>
      </w:pPr>
    </w:p>
    <w:p w14:paraId="60E6C562" w14:textId="77777777" w:rsidR="00CC70B2" w:rsidRPr="00EA77BC" w:rsidRDefault="00CC70B2" w:rsidP="0005137D">
      <w:pPr>
        <w:pStyle w:val="Codeexample"/>
      </w:pPr>
      <w:r w:rsidRPr="00EA77BC">
        <w:t>Vendor database connection ENABLED.</w:t>
      </w:r>
    </w:p>
    <w:p w14:paraId="60E6C563" w14:textId="77777777" w:rsidR="00CC70B2" w:rsidRPr="00EA77BC" w:rsidRDefault="00CC70B2" w:rsidP="00EB241E">
      <w:pPr>
        <w:pStyle w:val="Codeexample"/>
      </w:pPr>
    </w:p>
    <w:p w14:paraId="60E6C564" w14:textId="77777777" w:rsidR="00CC70B2" w:rsidRPr="00EA77BC" w:rsidRDefault="00CC70B2" w:rsidP="005C4F1E">
      <w:pPr>
        <w:pStyle w:val="Codeexample"/>
      </w:pPr>
      <w:r w:rsidRPr="00EA77BC">
        <w:t>Connected to Vendor database successfully.</w:t>
      </w:r>
    </w:p>
    <w:p w14:paraId="60E6C565" w14:textId="77777777" w:rsidR="00CC70B2" w:rsidRPr="00EA77BC" w:rsidRDefault="00CC70B2" w:rsidP="000128D8">
      <w:pPr>
        <w:pStyle w:val="Codeexample"/>
      </w:pPr>
    </w:p>
    <w:p w14:paraId="60E6C566" w14:textId="77777777" w:rsidR="00CC70B2" w:rsidRPr="00EA77BC" w:rsidRDefault="00CC70B2" w:rsidP="000128D8">
      <w:pPr>
        <w:pStyle w:val="Codeexample"/>
      </w:pPr>
      <w:r w:rsidRPr="00EA77BC">
        <w:t xml:space="preserve">Press Return to Continue: </w:t>
      </w:r>
    </w:p>
    <w:p w14:paraId="60E6C567" w14:textId="77777777" w:rsidR="004B2CD0" w:rsidRPr="00EA77BC" w:rsidRDefault="004B2CD0" w:rsidP="00EA77BC"/>
    <w:p w14:paraId="60E6C568" w14:textId="77777777" w:rsidR="002767DA" w:rsidRPr="00EA77BC" w:rsidRDefault="002767DA" w:rsidP="00106C21">
      <w:pPr>
        <w:pStyle w:val="Heading2"/>
        <w:numPr>
          <w:ilvl w:val="0"/>
          <w:numId w:val="68"/>
        </w:numPr>
        <w:ind w:left="0"/>
      </w:pPr>
      <w:bookmarkStart w:id="2208" w:name="_Toc376874116"/>
      <w:bookmarkStart w:id="2209" w:name="_Toc523224170"/>
      <w:r w:rsidRPr="00EA77BC">
        <w:t>Other Language Translation Setup</w:t>
      </w:r>
      <w:bookmarkEnd w:id="2208"/>
      <w:bookmarkEnd w:id="2209"/>
      <w:r w:rsidRPr="00EA77BC">
        <w:t xml:space="preserve"> </w:t>
      </w:r>
    </w:p>
    <w:p w14:paraId="60E6C569" w14:textId="77777777" w:rsidR="003C0336" w:rsidRPr="00EA77BC" w:rsidRDefault="003C0336" w:rsidP="00EA77BC">
      <w:pPr>
        <w:keepNext/>
        <w:ind w:left="1080"/>
        <w:rPr>
          <w:b/>
          <w:bCs/>
        </w:rPr>
      </w:pPr>
      <w:r w:rsidRPr="00EA77BC">
        <w:rPr>
          <w:b/>
          <w:bCs/>
        </w:rPr>
        <w:t>[PSS OTHER LANGUAGE SETUP]</w:t>
      </w:r>
    </w:p>
    <w:p w14:paraId="60E6C56A" w14:textId="77777777" w:rsidR="003C0336" w:rsidRPr="00EA77BC" w:rsidRDefault="003C0336" w:rsidP="00732461">
      <w:pPr>
        <w:pStyle w:val="Header"/>
        <w:tabs>
          <w:tab w:val="clear" w:pos="4320"/>
          <w:tab w:val="clear" w:pos="8640"/>
        </w:tabs>
      </w:pPr>
    </w:p>
    <w:p w14:paraId="60E6C56B" w14:textId="77777777" w:rsidR="003C0336" w:rsidRPr="00EA77BC" w:rsidRDefault="003C0336" w:rsidP="00732461">
      <w:pPr>
        <w:autoSpaceDE w:val="0"/>
        <w:autoSpaceDN w:val="0"/>
        <w:adjustRightInd w:val="0"/>
      </w:pPr>
      <w:r w:rsidRPr="00EA77BC">
        <w:t xml:space="preserve">This is a stand-alone menu option that is not exported with the main menu.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option</w:t>
      </w:r>
      <w:r w:rsidRPr="00EA77BC">
        <w:rPr>
          <w:color w:val="000000"/>
          <w:szCs w:val="20"/>
        </w:rPr>
        <w:fldChar w:fldCharType="begin"/>
      </w:r>
      <w:r w:rsidRPr="00EA77BC">
        <w:instrText xml:space="preserve"> XE "Other Language Translation Setup option" \b</w:instrText>
      </w:r>
      <w:r w:rsidRPr="00EA77BC">
        <w:rPr>
          <w:color w:val="000000"/>
          <w:szCs w:val="20"/>
        </w:rPr>
        <w:fldChar w:fldCharType="end"/>
      </w:r>
      <w:r w:rsidRPr="00EA77BC">
        <w:rPr>
          <w:color w:val="000000"/>
          <w:szCs w:val="20"/>
        </w:rPr>
        <w:t xml:space="preserve"> provides the ability to enter/edit data in the PHARMACY SYSTEM file (#59.7). This option allows sites to enter appropriate terms in another language that make up parts of the SIG when printing prescription bottle labels</w:t>
      </w:r>
      <w:r w:rsidR="00FC40B2" w:rsidRPr="00EA77BC">
        <w:rPr>
          <w:color w:val="000000"/>
          <w:szCs w:val="20"/>
        </w:rPr>
        <w:t xml:space="preserve">. </w:t>
      </w:r>
      <w:r w:rsidRPr="00EA77BC">
        <w:rPr>
          <w:color w:val="000000"/>
          <w:szCs w:val="20"/>
        </w:rPr>
        <w:t>If the user does not enter a translation, the English word will print</w:t>
      </w:r>
      <w:r w:rsidR="00FC40B2" w:rsidRPr="00EA77BC">
        <w:rPr>
          <w:color w:val="000000"/>
          <w:szCs w:val="20"/>
        </w:rPr>
        <w:t xml:space="preserve">.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 xml:space="preserve">option is a stand-alone option that must be assigned to the person(s) responsible for maintaining it. </w:t>
      </w:r>
      <w:r w:rsidRPr="00EA77BC">
        <w:t>See Appendices C-G for lists of Spanish equivalents for some of the more common terms used for administration schedules, dosage forms, local possible dosages, medication instructions, and medication routes.</w:t>
      </w:r>
    </w:p>
    <w:p w14:paraId="60E6C56C" w14:textId="77777777" w:rsidR="003C0336" w:rsidRPr="00EA77BC" w:rsidRDefault="003C0336" w:rsidP="00732461">
      <w:pPr>
        <w:autoSpaceDE w:val="0"/>
        <w:autoSpaceDN w:val="0"/>
        <w:adjustRightInd w:val="0"/>
        <w:rPr>
          <w:color w:val="000000"/>
          <w:szCs w:val="20"/>
        </w:rPr>
      </w:pPr>
    </w:p>
    <w:p w14:paraId="60E6C56D" w14:textId="77777777" w:rsidR="003C0336" w:rsidRPr="00EA77BC" w:rsidRDefault="003C0336" w:rsidP="00732461">
      <w:pPr>
        <w:pStyle w:val="ExampleHeading"/>
        <w:rPr>
          <w:color w:val="000000"/>
        </w:rPr>
      </w:pPr>
      <w:r w:rsidRPr="00EA77BC">
        <w:rPr>
          <w:color w:val="000000"/>
        </w:rPr>
        <w:t xml:space="preserve">Example: </w:t>
      </w:r>
      <w:r w:rsidR="00AB3466" w:rsidRPr="00EA77BC">
        <w:rPr>
          <w:i/>
          <w:color w:val="000000"/>
        </w:rPr>
        <w:t>Other Language Translation Setup</w:t>
      </w:r>
      <w:r w:rsidR="00AB3466" w:rsidRPr="00EA77BC">
        <w:rPr>
          <w:color w:val="000000"/>
        </w:rPr>
        <w:t xml:space="preserve"> [</w:t>
      </w:r>
      <w:r w:rsidR="00AB3466" w:rsidRPr="00EA77BC">
        <w:t>PSS OTHER LANGUAGE SETUP] Option</w:t>
      </w:r>
    </w:p>
    <w:p w14:paraId="60E6C56E" w14:textId="77777777" w:rsidR="003C0336" w:rsidRPr="00EA77BC" w:rsidRDefault="003C0336" w:rsidP="000C5921">
      <w:pPr>
        <w:pStyle w:val="Codeexample"/>
        <w:rPr>
          <w:rFonts w:cs="Courier New"/>
          <w:szCs w:val="20"/>
        </w:rPr>
      </w:pPr>
      <w:r w:rsidRPr="00EA77BC">
        <w:rPr>
          <w:rFonts w:cs="Courier New"/>
          <w:szCs w:val="20"/>
        </w:rPr>
        <w:t xml:space="preserve">USE OF ANOTHER LANGUAGE: </w:t>
      </w:r>
      <w:r w:rsidRPr="00EA77BC">
        <w:rPr>
          <w:rFonts w:cs="Courier New"/>
          <w:b/>
          <w:bCs/>
          <w:szCs w:val="20"/>
        </w:rPr>
        <w:t>YES</w:t>
      </w:r>
      <w:r w:rsidRPr="00EA77BC">
        <w:rPr>
          <w:rFonts w:cs="Courier New"/>
          <w:szCs w:val="20"/>
        </w:rPr>
        <w:t xml:space="preserve"> </w:t>
      </w:r>
      <w:r w:rsidRPr="00EA77BC">
        <w:rPr>
          <w:shd w:val="clear" w:color="auto" w:fill="FFFFFF"/>
        </w:rPr>
        <w:t>&lt;If No is entered the remaining fields will not be prompted for</w:t>
      </w:r>
    </w:p>
    <w:p w14:paraId="60E6C56F" w14:textId="77777777" w:rsidR="003C0336" w:rsidRPr="00EA77BC" w:rsidRDefault="003C0336" w:rsidP="000C5921">
      <w:pPr>
        <w:pStyle w:val="Codeexample"/>
        <w:rPr>
          <w:rFonts w:cs="Courier New"/>
          <w:szCs w:val="20"/>
        </w:rPr>
      </w:pPr>
      <w:r w:rsidRPr="00EA77BC">
        <w:rPr>
          <w:rFonts w:cs="Courier New"/>
          <w:szCs w:val="20"/>
        </w:rPr>
        <w:t xml:space="preserve">SECONDS: </w:t>
      </w:r>
      <w:r w:rsidRPr="00EA77BC">
        <w:rPr>
          <w:rFonts w:cs="Courier New"/>
          <w:b/>
          <w:bCs/>
          <w:szCs w:val="20"/>
        </w:rPr>
        <w:t>SEGUNDOS</w:t>
      </w:r>
    </w:p>
    <w:p w14:paraId="60E6C570" w14:textId="77777777" w:rsidR="003C0336" w:rsidRPr="00EA77BC" w:rsidRDefault="003C0336" w:rsidP="000C5921">
      <w:pPr>
        <w:pStyle w:val="Codeexample"/>
        <w:rPr>
          <w:rFonts w:cs="Courier New"/>
          <w:szCs w:val="20"/>
        </w:rPr>
      </w:pPr>
      <w:r w:rsidRPr="00EA77BC">
        <w:rPr>
          <w:rFonts w:cs="Courier New"/>
          <w:szCs w:val="20"/>
        </w:rPr>
        <w:t xml:space="preserve">MINUTES: </w:t>
      </w:r>
      <w:r w:rsidRPr="00EA77BC">
        <w:rPr>
          <w:rFonts w:cs="Courier New"/>
          <w:b/>
          <w:bCs/>
          <w:szCs w:val="20"/>
        </w:rPr>
        <w:t>MINUTOS</w:t>
      </w:r>
      <w:r w:rsidRPr="00EA77BC">
        <w:rPr>
          <w:rFonts w:cs="Courier New"/>
          <w:szCs w:val="20"/>
        </w:rPr>
        <w:t xml:space="preserve"> </w:t>
      </w:r>
    </w:p>
    <w:p w14:paraId="60E6C571" w14:textId="77777777" w:rsidR="003C0336" w:rsidRPr="00EA77BC" w:rsidRDefault="003C0336" w:rsidP="000C5921">
      <w:pPr>
        <w:pStyle w:val="Codeexample"/>
        <w:rPr>
          <w:rFonts w:cs="Courier New"/>
          <w:szCs w:val="20"/>
        </w:rPr>
      </w:pPr>
      <w:r w:rsidRPr="00EA77BC">
        <w:rPr>
          <w:rFonts w:cs="Courier New"/>
          <w:szCs w:val="20"/>
        </w:rPr>
        <w:t xml:space="preserve">DAYS: </w:t>
      </w:r>
      <w:r w:rsidRPr="00EA77BC">
        <w:rPr>
          <w:rFonts w:cs="Courier New"/>
          <w:b/>
          <w:bCs/>
          <w:szCs w:val="20"/>
        </w:rPr>
        <w:t>DIAS</w:t>
      </w:r>
      <w:r w:rsidRPr="00EA77BC">
        <w:rPr>
          <w:rFonts w:cs="Courier New"/>
          <w:szCs w:val="20"/>
        </w:rPr>
        <w:t xml:space="preserve"> </w:t>
      </w:r>
    </w:p>
    <w:p w14:paraId="60E6C572" w14:textId="77777777" w:rsidR="003C0336" w:rsidRPr="00EA77BC" w:rsidRDefault="003C0336" w:rsidP="000C5921">
      <w:pPr>
        <w:pStyle w:val="Codeexample"/>
        <w:rPr>
          <w:rFonts w:cs="Courier New"/>
          <w:szCs w:val="20"/>
        </w:rPr>
      </w:pPr>
      <w:r w:rsidRPr="00EA77BC">
        <w:rPr>
          <w:rFonts w:cs="Courier New"/>
          <w:szCs w:val="20"/>
        </w:rPr>
        <w:t xml:space="preserve">WEEKS: </w:t>
      </w:r>
      <w:r w:rsidRPr="00EA77BC">
        <w:rPr>
          <w:rFonts w:cs="Courier New"/>
          <w:b/>
          <w:bCs/>
          <w:szCs w:val="20"/>
        </w:rPr>
        <w:t>SEMANAS</w:t>
      </w:r>
      <w:r w:rsidRPr="00EA77BC">
        <w:rPr>
          <w:rFonts w:cs="Courier New"/>
          <w:szCs w:val="20"/>
        </w:rPr>
        <w:t xml:space="preserve"> </w:t>
      </w:r>
    </w:p>
    <w:p w14:paraId="60E6C573" w14:textId="77777777" w:rsidR="003C0336" w:rsidRPr="00EA77BC" w:rsidRDefault="003C0336" w:rsidP="001B3F39">
      <w:pPr>
        <w:pStyle w:val="Codeexample"/>
        <w:rPr>
          <w:rFonts w:cs="Courier New"/>
          <w:szCs w:val="20"/>
        </w:rPr>
      </w:pPr>
      <w:r w:rsidRPr="00EA77BC">
        <w:rPr>
          <w:rFonts w:cs="Courier New"/>
          <w:szCs w:val="20"/>
        </w:rPr>
        <w:t xml:space="preserve">HOURS: </w:t>
      </w:r>
      <w:r w:rsidRPr="00EA77BC">
        <w:rPr>
          <w:rFonts w:cs="Courier New"/>
          <w:b/>
          <w:bCs/>
          <w:szCs w:val="20"/>
        </w:rPr>
        <w:t>HORAS</w:t>
      </w:r>
      <w:r w:rsidRPr="00EA77BC">
        <w:rPr>
          <w:rFonts w:cs="Courier New"/>
          <w:szCs w:val="20"/>
        </w:rPr>
        <w:t xml:space="preserve"> </w:t>
      </w:r>
    </w:p>
    <w:p w14:paraId="60E6C574" w14:textId="77777777" w:rsidR="003C0336" w:rsidRPr="00EA77BC" w:rsidRDefault="003C0336" w:rsidP="001B3F39">
      <w:pPr>
        <w:pStyle w:val="Codeexample"/>
        <w:rPr>
          <w:rFonts w:cs="Courier New"/>
          <w:szCs w:val="20"/>
        </w:rPr>
      </w:pPr>
      <w:r w:rsidRPr="00EA77BC">
        <w:rPr>
          <w:rFonts w:cs="Courier New"/>
          <w:szCs w:val="20"/>
        </w:rPr>
        <w:t xml:space="preserve">MONTHS: </w:t>
      </w:r>
      <w:r w:rsidRPr="00EA77BC">
        <w:rPr>
          <w:rFonts w:cs="Courier New"/>
          <w:b/>
          <w:bCs/>
          <w:szCs w:val="20"/>
        </w:rPr>
        <w:t>MESES</w:t>
      </w:r>
    </w:p>
    <w:p w14:paraId="60E6C575" w14:textId="77777777" w:rsidR="003C0336" w:rsidRPr="00EA77BC" w:rsidRDefault="003C0336" w:rsidP="001B3F39">
      <w:pPr>
        <w:pStyle w:val="Codeexample"/>
        <w:rPr>
          <w:rFonts w:cs="Courier New"/>
          <w:szCs w:val="20"/>
        </w:rPr>
      </w:pPr>
      <w:r w:rsidRPr="00EA77BC">
        <w:rPr>
          <w:rFonts w:cs="Courier New"/>
          <w:szCs w:val="20"/>
        </w:rPr>
        <w:t xml:space="preserve">AND: </w:t>
      </w:r>
      <w:r w:rsidRPr="00EA77BC">
        <w:rPr>
          <w:rFonts w:cs="Courier New"/>
          <w:b/>
          <w:bCs/>
          <w:szCs w:val="20"/>
        </w:rPr>
        <w:t>Y</w:t>
      </w:r>
      <w:r w:rsidRPr="00EA77BC">
        <w:rPr>
          <w:rFonts w:cs="Courier New"/>
          <w:szCs w:val="20"/>
        </w:rPr>
        <w:t xml:space="preserve"> </w:t>
      </w:r>
    </w:p>
    <w:p w14:paraId="60E6C576" w14:textId="77777777" w:rsidR="003C0336" w:rsidRPr="00EA77BC" w:rsidRDefault="003C0336" w:rsidP="001B3F39">
      <w:pPr>
        <w:pStyle w:val="Codeexample"/>
        <w:rPr>
          <w:rFonts w:cs="Courier New"/>
          <w:szCs w:val="20"/>
        </w:rPr>
      </w:pPr>
      <w:r w:rsidRPr="00EA77BC">
        <w:rPr>
          <w:rFonts w:cs="Courier New"/>
          <w:szCs w:val="20"/>
        </w:rPr>
        <w:t xml:space="preserve">THEN: </w:t>
      </w:r>
      <w:r w:rsidRPr="00EA77BC">
        <w:rPr>
          <w:rFonts w:cs="Courier New"/>
          <w:b/>
          <w:bCs/>
          <w:szCs w:val="20"/>
        </w:rPr>
        <w:t>LUEGO</w:t>
      </w:r>
      <w:r w:rsidRPr="00EA77BC">
        <w:rPr>
          <w:rFonts w:cs="Courier New"/>
          <w:szCs w:val="20"/>
        </w:rPr>
        <w:t xml:space="preserve"> </w:t>
      </w:r>
    </w:p>
    <w:p w14:paraId="60E6C577" w14:textId="77777777" w:rsidR="003C0336" w:rsidRPr="00EA77BC" w:rsidRDefault="003C0336" w:rsidP="001B3F39">
      <w:pPr>
        <w:pStyle w:val="Codeexample"/>
        <w:rPr>
          <w:rFonts w:cs="Courier New"/>
          <w:szCs w:val="20"/>
        </w:rPr>
      </w:pPr>
      <w:r w:rsidRPr="00EA77BC">
        <w:rPr>
          <w:rFonts w:cs="Courier New"/>
          <w:szCs w:val="20"/>
        </w:rPr>
        <w:t xml:space="preserve">EXCEPT: </w:t>
      </w:r>
      <w:r w:rsidRPr="00EA77BC">
        <w:rPr>
          <w:rFonts w:cs="Courier New"/>
          <w:b/>
          <w:bCs/>
          <w:szCs w:val="20"/>
        </w:rPr>
        <w:t>EXCEPTO</w:t>
      </w:r>
      <w:r w:rsidRPr="00EA77BC">
        <w:rPr>
          <w:rFonts w:cs="Courier New"/>
          <w:szCs w:val="20"/>
        </w:rPr>
        <w:t xml:space="preserve"> </w:t>
      </w:r>
    </w:p>
    <w:p w14:paraId="60E6C578" w14:textId="77777777" w:rsidR="003C0336" w:rsidRPr="00EA77BC" w:rsidRDefault="003C0336" w:rsidP="001B3F39">
      <w:pPr>
        <w:pStyle w:val="Codeexample"/>
        <w:rPr>
          <w:rFonts w:cs="Courier New"/>
          <w:szCs w:val="20"/>
        </w:rPr>
      </w:pPr>
      <w:r w:rsidRPr="00EA77BC">
        <w:rPr>
          <w:rFonts w:cs="Courier New"/>
          <w:szCs w:val="20"/>
        </w:rPr>
        <w:t xml:space="preserve">ONE: </w:t>
      </w:r>
      <w:r w:rsidRPr="00EA77BC">
        <w:rPr>
          <w:rFonts w:cs="Courier New"/>
          <w:b/>
          <w:bCs/>
          <w:szCs w:val="20"/>
        </w:rPr>
        <w:t>UNA</w:t>
      </w:r>
    </w:p>
    <w:p w14:paraId="60E6C579" w14:textId="77777777" w:rsidR="003C0336" w:rsidRPr="00EA77BC" w:rsidRDefault="003C0336" w:rsidP="001B3F39">
      <w:pPr>
        <w:pStyle w:val="Codeexample"/>
        <w:rPr>
          <w:rFonts w:cs="Courier New"/>
          <w:szCs w:val="20"/>
        </w:rPr>
      </w:pPr>
      <w:r w:rsidRPr="00EA77BC">
        <w:rPr>
          <w:rFonts w:cs="Courier New"/>
          <w:szCs w:val="20"/>
        </w:rPr>
        <w:t xml:space="preserve">TWO: </w:t>
      </w:r>
      <w:r w:rsidRPr="00EA77BC">
        <w:rPr>
          <w:rFonts w:cs="Courier New"/>
          <w:b/>
          <w:bCs/>
          <w:szCs w:val="20"/>
        </w:rPr>
        <w:t>DOS</w:t>
      </w:r>
      <w:r w:rsidRPr="00EA77BC">
        <w:rPr>
          <w:rFonts w:cs="Courier New"/>
          <w:szCs w:val="20"/>
        </w:rPr>
        <w:t xml:space="preserve"> </w:t>
      </w:r>
    </w:p>
    <w:p w14:paraId="60E6C57A" w14:textId="77777777" w:rsidR="003C0336" w:rsidRPr="00EA77BC" w:rsidRDefault="003C0336" w:rsidP="001B3F39">
      <w:pPr>
        <w:pStyle w:val="Codeexample"/>
        <w:rPr>
          <w:rFonts w:cs="Courier New"/>
          <w:szCs w:val="20"/>
        </w:rPr>
      </w:pPr>
      <w:r w:rsidRPr="00EA77BC">
        <w:rPr>
          <w:rFonts w:cs="Courier New"/>
          <w:szCs w:val="20"/>
        </w:rPr>
        <w:t xml:space="preserve">THREE: </w:t>
      </w:r>
      <w:r w:rsidRPr="00EA77BC">
        <w:rPr>
          <w:rFonts w:cs="Courier New"/>
          <w:b/>
          <w:bCs/>
          <w:szCs w:val="20"/>
        </w:rPr>
        <w:t>TRES</w:t>
      </w:r>
    </w:p>
    <w:p w14:paraId="60E6C57B" w14:textId="77777777" w:rsidR="003C0336" w:rsidRPr="00EA77BC" w:rsidRDefault="003C0336" w:rsidP="001B3F39">
      <w:pPr>
        <w:pStyle w:val="Codeexample"/>
        <w:rPr>
          <w:rFonts w:cs="Courier New"/>
          <w:szCs w:val="20"/>
        </w:rPr>
      </w:pPr>
      <w:r w:rsidRPr="00EA77BC">
        <w:rPr>
          <w:rFonts w:cs="Courier New"/>
          <w:szCs w:val="20"/>
        </w:rPr>
        <w:t xml:space="preserve">FOUR: </w:t>
      </w:r>
      <w:r w:rsidRPr="00EA77BC">
        <w:rPr>
          <w:rFonts w:cs="Courier New"/>
          <w:b/>
          <w:bCs/>
          <w:szCs w:val="20"/>
        </w:rPr>
        <w:t>CUATRO</w:t>
      </w:r>
      <w:r w:rsidRPr="00EA77BC">
        <w:rPr>
          <w:rFonts w:cs="Courier New"/>
          <w:szCs w:val="20"/>
        </w:rPr>
        <w:t xml:space="preserve"> </w:t>
      </w:r>
    </w:p>
    <w:p w14:paraId="60E6C57C" w14:textId="77777777" w:rsidR="003C0336" w:rsidRPr="00EA77BC" w:rsidRDefault="003C0336" w:rsidP="001B3F39">
      <w:pPr>
        <w:pStyle w:val="Codeexample"/>
        <w:rPr>
          <w:rFonts w:cs="Courier New"/>
          <w:szCs w:val="20"/>
        </w:rPr>
      </w:pPr>
      <w:r w:rsidRPr="00EA77BC">
        <w:rPr>
          <w:rFonts w:cs="Courier New"/>
          <w:szCs w:val="20"/>
        </w:rPr>
        <w:t xml:space="preserve">FIVE: </w:t>
      </w:r>
      <w:r w:rsidRPr="00EA77BC">
        <w:rPr>
          <w:rFonts w:cs="Courier New"/>
          <w:b/>
          <w:bCs/>
          <w:szCs w:val="20"/>
        </w:rPr>
        <w:t>CINCO</w:t>
      </w:r>
    </w:p>
    <w:p w14:paraId="60E6C57D" w14:textId="77777777" w:rsidR="003C0336" w:rsidRPr="00EA77BC" w:rsidRDefault="003C0336" w:rsidP="001B3F39">
      <w:pPr>
        <w:pStyle w:val="Codeexample"/>
        <w:rPr>
          <w:rFonts w:cs="Courier New"/>
          <w:szCs w:val="20"/>
        </w:rPr>
      </w:pPr>
      <w:r w:rsidRPr="00EA77BC">
        <w:rPr>
          <w:rFonts w:cs="Courier New"/>
          <w:szCs w:val="20"/>
        </w:rPr>
        <w:t xml:space="preserve">SIX: </w:t>
      </w:r>
      <w:r w:rsidRPr="00EA77BC">
        <w:rPr>
          <w:rFonts w:cs="Courier New"/>
          <w:b/>
          <w:bCs/>
          <w:szCs w:val="20"/>
        </w:rPr>
        <w:t>SEIS</w:t>
      </w:r>
    </w:p>
    <w:p w14:paraId="60E6C57E" w14:textId="77777777" w:rsidR="003C0336" w:rsidRPr="00EA77BC" w:rsidRDefault="003C0336" w:rsidP="001B3F39">
      <w:pPr>
        <w:pStyle w:val="Codeexample"/>
        <w:rPr>
          <w:rFonts w:cs="Courier New"/>
          <w:szCs w:val="20"/>
        </w:rPr>
      </w:pPr>
      <w:r w:rsidRPr="00EA77BC">
        <w:rPr>
          <w:rFonts w:cs="Courier New"/>
          <w:szCs w:val="20"/>
        </w:rPr>
        <w:t xml:space="preserve">SEVEN: </w:t>
      </w:r>
      <w:r w:rsidRPr="00EA77BC">
        <w:rPr>
          <w:rFonts w:cs="Courier New"/>
          <w:b/>
          <w:bCs/>
          <w:szCs w:val="20"/>
        </w:rPr>
        <w:t>SIETE</w:t>
      </w:r>
    </w:p>
    <w:p w14:paraId="60E6C57F" w14:textId="77777777" w:rsidR="003C0336" w:rsidRPr="00EA77BC" w:rsidRDefault="003C0336" w:rsidP="001B3F39">
      <w:pPr>
        <w:pStyle w:val="Codeexample"/>
        <w:rPr>
          <w:rFonts w:cs="Courier New"/>
          <w:szCs w:val="20"/>
        </w:rPr>
      </w:pPr>
      <w:r w:rsidRPr="00EA77BC">
        <w:rPr>
          <w:rFonts w:cs="Courier New"/>
          <w:szCs w:val="20"/>
        </w:rPr>
        <w:t xml:space="preserve">EIGHT: </w:t>
      </w:r>
      <w:r w:rsidRPr="00EA77BC">
        <w:rPr>
          <w:rFonts w:cs="Courier New"/>
          <w:b/>
          <w:bCs/>
          <w:szCs w:val="20"/>
        </w:rPr>
        <w:t>OCHO</w:t>
      </w:r>
    </w:p>
    <w:p w14:paraId="60E6C580" w14:textId="77777777" w:rsidR="003C0336" w:rsidRPr="00EA77BC" w:rsidRDefault="003C0336" w:rsidP="00CD4C83">
      <w:pPr>
        <w:pStyle w:val="Codeexample"/>
        <w:rPr>
          <w:rFonts w:cs="Courier New"/>
          <w:szCs w:val="20"/>
        </w:rPr>
      </w:pPr>
      <w:r w:rsidRPr="00EA77BC">
        <w:rPr>
          <w:rFonts w:cs="Courier New"/>
          <w:szCs w:val="20"/>
        </w:rPr>
        <w:t xml:space="preserve">NINE: </w:t>
      </w:r>
      <w:r w:rsidRPr="00EA77BC">
        <w:rPr>
          <w:rFonts w:cs="Courier New"/>
          <w:b/>
          <w:bCs/>
          <w:szCs w:val="20"/>
        </w:rPr>
        <w:t>NUEVE</w:t>
      </w:r>
    </w:p>
    <w:p w14:paraId="60E6C581" w14:textId="77777777" w:rsidR="003C0336" w:rsidRPr="00EA77BC" w:rsidRDefault="003C0336" w:rsidP="00BA5F06">
      <w:pPr>
        <w:pStyle w:val="Codeexample"/>
        <w:rPr>
          <w:rFonts w:cs="Courier New"/>
          <w:szCs w:val="20"/>
        </w:rPr>
      </w:pPr>
      <w:r w:rsidRPr="00EA77BC">
        <w:rPr>
          <w:rFonts w:cs="Courier New"/>
          <w:szCs w:val="20"/>
        </w:rPr>
        <w:t xml:space="preserve">TEN: </w:t>
      </w:r>
      <w:r w:rsidRPr="00EA77BC">
        <w:rPr>
          <w:rFonts w:cs="Courier New"/>
          <w:b/>
          <w:bCs/>
          <w:szCs w:val="20"/>
        </w:rPr>
        <w:t>DIEZ</w:t>
      </w:r>
    </w:p>
    <w:p w14:paraId="60E6C582" w14:textId="77777777" w:rsidR="003C0336" w:rsidRPr="00EA77BC" w:rsidRDefault="003C0336" w:rsidP="00BA5F06">
      <w:pPr>
        <w:pStyle w:val="Codeexample"/>
        <w:rPr>
          <w:rFonts w:cs="Courier New"/>
          <w:szCs w:val="20"/>
        </w:rPr>
      </w:pPr>
      <w:r w:rsidRPr="00EA77BC">
        <w:rPr>
          <w:rFonts w:cs="Courier New"/>
          <w:szCs w:val="20"/>
        </w:rPr>
        <w:t xml:space="preserve">ONE-HALF: </w:t>
      </w:r>
      <w:r w:rsidRPr="00EA77BC">
        <w:rPr>
          <w:rFonts w:cs="Courier New"/>
          <w:b/>
          <w:bCs/>
          <w:szCs w:val="20"/>
        </w:rPr>
        <w:t>MEDIA</w:t>
      </w:r>
    </w:p>
    <w:p w14:paraId="60E6C583" w14:textId="77777777" w:rsidR="003C0336" w:rsidRPr="00EA77BC" w:rsidRDefault="003C0336" w:rsidP="00BA5F06">
      <w:pPr>
        <w:pStyle w:val="Codeexample"/>
        <w:rPr>
          <w:rFonts w:cs="Courier New"/>
          <w:szCs w:val="20"/>
        </w:rPr>
      </w:pPr>
      <w:r w:rsidRPr="00EA77BC">
        <w:rPr>
          <w:rFonts w:cs="Courier New"/>
          <w:szCs w:val="20"/>
        </w:rPr>
        <w:t xml:space="preserve">ONE-FOURTH: </w:t>
      </w:r>
      <w:r w:rsidRPr="00EA77BC">
        <w:rPr>
          <w:rFonts w:cs="Courier New"/>
          <w:b/>
          <w:bCs/>
          <w:szCs w:val="20"/>
        </w:rPr>
        <w:t>UN-CUARTO</w:t>
      </w:r>
    </w:p>
    <w:p w14:paraId="60E6C584" w14:textId="77777777" w:rsidR="003C0336" w:rsidRPr="00EA77BC" w:rsidRDefault="003C0336" w:rsidP="0012128D">
      <w:pPr>
        <w:pStyle w:val="Codeexample"/>
        <w:rPr>
          <w:rFonts w:cs="Courier New"/>
          <w:szCs w:val="20"/>
        </w:rPr>
      </w:pPr>
      <w:r w:rsidRPr="00EA77BC">
        <w:rPr>
          <w:rFonts w:cs="Courier New"/>
          <w:szCs w:val="20"/>
        </w:rPr>
        <w:t xml:space="preserve">ONE-THIRD: </w:t>
      </w:r>
      <w:r w:rsidRPr="00EA77BC">
        <w:rPr>
          <w:rFonts w:cs="Courier New"/>
          <w:b/>
          <w:bCs/>
          <w:szCs w:val="20"/>
        </w:rPr>
        <w:t>UN</w:t>
      </w:r>
      <w:r w:rsidRPr="00EA77BC">
        <w:rPr>
          <w:rFonts w:cs="Courier New"/>
          <w:szCs w:val="20"/>
        </w:rPr>
        <w:t>-</w:t>
      </w:r>
      <w:r w:rsidRPr="00EA77BC">
        <w:rPr>
          <w:rFonts w:cs="Courier New"/>
          <w:b/>
          <w:bCs/>
          <w:szCs w:val="20"/>
        </w:rPr>
        <w:t>TERCIO</w:t>
      </w:r>
    </w:p>
    <w:p w14:paraId="60E6C585" w14:textId="77777777" w:rsidR="003C0336" w:rsidRPr="00EA77BC" w:rsidRDefault="003C0336" w:rsidP="0012128D">
      <w:pPr>
        <w:pStyle w:val="Codeexample"/>
        <w:rPr>
          <w:rFonts w:cs="Courier New"/>
          <w:szCs w:val="20"/>
        </w:rPr>
      </w:pPr>
      <w:r w:rsidRPr="00EA77BC">
        <w:rPr>
          <w:rFonts w:cs="Courier New"/>
          <w:szCs w:val="20"/>
        </w:rPr>
        <w:t xml:space="preserve">TWO-THIRDS: </w:t>
      </w:r>
      <w:r w:rsidRPr="00EA77BC">
        <w:rPr>
          <w:rFonts w:cs="Courier New"/>
          <w:b/>
          <w:bCs/>
          <w:szCs w:val="20"/>
        </w:rPr>
        <w:t>DOS</w:t>
      </w:r>
      <w:r w:rsidRPr="00EA77BC">
        <w:rPr>
          <w:rFonts w:cs="Courier New"/>
          <w:szCs w:val="20"/>
        </w:rPr>
        <w:t>-</w:t>
      </w:r>
      <w:r w:rsidRPr="00EA77BC">
        <w:rPr>
          <w:rFonts w:cs="Courier New"/>
          <w:b/>
          <w:bCs/>
          <w:szCs w:val="20"/>
        </w:rPr>
        <w:t>TERCIOS</w:t>
      </w:r>
    </w:p>
    <w:p w14:paraId="60E6C586" w14:textId="77777777" w:rsidR="003C0336" w:rsidRPr="00EA77BC" w:rsidRDefault="003C0336" w:rsidP="0005137D">
      <w:pPr>
        <w:pStyle w:val="Codeexample"/>
        <w:rPr>
          <w:rFonts w:cs="Courier New"/>
          <w:szCs w:val="20"/>
        </w:rPr>
      </w:pPr>
      <w:r w:rsidRPr="00EA77BC">
        <w:rPr>
          <w:rFonts w:cs="Courier New"/>
          <w:szCs w:val="20"/>
        </w:rPr>
        <w:t>THREE-FOURTHS</w:t>
      </w:r>
      <w:r w:rsidRPr="00EA77BC">
        <w:rPr>
          <w:rFonts w:cs="Courier New"/>
          <w:b/>
          <w:bCs/>
          <w:szCs w:val="20"/>
        </w:rPr>
        <w:t>:</w:t>
      </w:r>
      <w:r w:rsidRPr="00EA77BC">
        <w:rPr>
          <w:rFonts w:cs="Courier New"/>
          <w:szCs w:val="20"/>
        </w:rPr>
        <w:t xml:space="preserve"> </w:t>
      </w:r>
      <w:r w:rsidRPr="00EA77BC">
        <w:rPr>
          <w:rFonts w:cs="Courier New"/>
          <w:b/>
          <w:bCs/>
          <w:szCs w:val="20"/>
        </w:rPr>
        <w:t>TRES</w:t>
      </w:r>
      <w:r w:rsidRPr="00EA77BC">
        <w:rPr>
          <w:rFonts w:cs="Courier New"/>
          <w:szCs w:val="20"/>
        </w:rPr>
        <w:t>-</w:t>
      </w:r>
      <w:r w:rsidRPr="00EA77BC">
        <w:rPr>
          <w:rFonts w:cs="Courier New"/>
          <w:b/>
          <w:bCs/>
          <w:szCs w:val="20"/>
        </w:rPr>
        <w:t>CUARTOS</w:t>
      </w:r>
    </w:p>
    <w:p w14:paraId="60E6C587" w14:textId="77777777" w:rsidR="003C0336" w:rsidRPr="00EA77BC" w:rsidRDefault="003C0336" w:rsidP="0005137D">
      <w:pPr>
        <w:pStyle w:val="Codeexample"/>
        <w:rPr>
          <w:rFonts w:cs="Courier New"/>
          <w:szCs w:val="20"/>
        </w:rPr>
      </w:pPr>
      <w:r w:rsidRPr="00EA77BC">
        <w:rPr>
          <w:rFonts w:cs="Courier New"/>
          <w:szCs w:val="20"/>
        </w:rPr>
        <w:t>FOR: POR</w:t>
      </w:r>
    </w:p>
    <w:p w14:paraId="60E6C588" w14:textId="77777777" w:rsidR="003C0336" w:rsidRPr="00EA77BC" w:rsidRDefault="003C0336" w:rsidP="00EB241E"/>
    <w:p w14:paraId="60E6C589" w14:textId="77777777" w:rsidR="004F326E" w:rsidRPr="00EA77BC" w:rsidRDefault="004F326E" w:rsidP="00106C21">
      <w:pPr>
        <w:pStyle w:val="Heading2"/>
        <w:numPr>
          <w:ilvl w:val="0"/>
          <w:numId w:val="68"/>
        </w:numPr>
        <w:ind w:left="0"/>
      </w:pPr>
      <w:bookmarkStart w:id="2210" w:name="_Toc376874117"/>
      <w:bookmarkStart w:id="2211" w:name="_Toc523224171"/>
      <w:r w:rsidRPr="00EA77BC">
        <w:t>Find Unmapped Local Possible Dosages</w:t>
      </w:r>
      <w:bookmarkEnd w:id="2210"/>
      <w:bookmarkEnd w:id="2211"/>
    </w:p>
    <w:p w14:paraId="60E6C58A" w14:textId="77777777" w:rsidR="004F326E" w:rsidRPr="00EA77BC" w:rsidRDefault="004F326E" w:rsidP="00EA77BC">
      <w:pPr>
        <w:keepNext/>
        <w:ind w:left="1080"/>
        <w:rPr>
          <w:b/>
          <w:bCs/>
        </w:rPr>
      </w:pPr>
      <w:r w:rsidRPr="00EA77BC">
        <w:rPr>
          <w:b/>
          <w:bCs/>
        </w:rPr>
        <w:t>[PSS LOCAL DOSAGES EDIT ALL]</w:t>
      </w:r>
    </w:p>
    <w:p w14:paraId="60E6C58B" w14:textId="77777777" w:rsidR="004F326E" w:rsidRPr="00EA77BC" w:rsidRDefault="004F326E" w:rsidP="00732461">
      <w:pPr>
        <w:pStyle w:val="BodyText4"/>
        <w:keepNext w:val="0"/>
        <w:ind w:left="0"/>
        <w:rPr>
          <w:rFonts w:eastAsia="Calibri"/>
          <w:sz w:val="24"/>
          <w:szCs w:val="24"/>
        </w:rPr>
      </w:pPr>
    </w:p>
    <w:p w14:paraId="60E6C58C" w14:textId="77777777" w:rsidR="004F326E" w:rsidRPr="00EA77BC" w:rsidRDefault="004F326E" w:rsidP="00732461">
      <w:pPr>
        <w:pStyle w:val="BodyText4"/>
        <w:keepNext w:val="0"/>
        <w:ind w:left="0"/>
        <w:rPr>
          <w:sz w:val="24"/>
          <w:szCs w:val="24"/>
        </w:rPr>
      </w:pPr>
      <w:r w:rsidRPr="00EA77BC">
        <w:rPr>
          <w:sz w:val="24"/>
          <w:szCs w:val="24"/>
        </w:rPr>
        <w:t xml:space="preserve">A new option called </w:t>
      </w:r>
      <w:r w:rsidRPr="00EA77BC">
        <w:rPr>
          <w:i/>
          <w:iCs/>
          <w:sz w:val="24"/>
          <w:szCs w:val="24"/>
        </w:rPr>
        <w:t>Find Unmapped Local Possible Dosages</w:t>
      </w:r>
      <w:r w:rsidRPr="00EA77BC">
        <w:rPr>
          <w:sz w:val="24"/>
          <w:szCs w:val="24"/>
        </w:rPr>
        <w:t xml:space="preserve"> [PSS LOCAL DOSAGES EDIT ALL] is provided to identify all Local Possible Dosages that are eligible for dosage checks and do not have either the Numeric Dose or Dose Unit populated.</w:t>
      </w:r>
    </w:p>
    <w:p w14:paraId="60E6C58D" w14:textId="77777777" w:rsidR="004F326E" w:rsidRPr="00EA77BC" w:rsidRDefault="004F326E" w:rsidP="00732461">
      <w:pPr>
        <w:pStyle w:val="BodyText4"/>
        <w:keepNext w:val="0"/>
        <w:ind w:left="0"/>
        <w:rPr>
          <w:sz w:val="24"/>
          <w:szCs w:val="24"/>
        </w:rPr>
      </w:pPr>
    </w:p>
    <w:p w14:paraId="60E6C58E" w14:textId="77777777" w:rsidR="004F326E" w:rsidRPr="00EA77BC" w:rsidRDefault="004F326E" w:rsidP="000C5921">
      <w:pPr>
        <w:pStyle w:val="BodyText4"/>
        <w:keepNext w:val="0"/>
        <w:ind w:left="0"/>
        <w:rPr>
          <w:sz w:val="24"/>
          <w:szCs w:val="24"/>
        </w:rPr>
      </w:pPr>
      <w:r w:rsidRPr="00EA77BC">
        <w:rPr>
          <w:sz w:val="24"/>
          <w:szCs w:val="24"/>
        </w:rPr>
        <w:t>Drugs with the following criteria will be screened out from this option.</w:t>
      </w:r>
    </w:p>
    <w:p w14:paraId="60E6C58F" w14:textId="77777777" w:rsidR="004F326E" w:rsidRPr="00EA77BC" w:rsidRDefault="004F326E" w:rsidP="000C5921">
      <w:pPr>
        <w:pStyle w:val="BodyTextBullet1"/>
      </w:pPr>
      <w:r w:rsidRPr="00EA77BC">
        <w:t>Inactive</w:t>
      </w:r>
    </w:p>
    <w:p w14:paraId="60E6C590" w14:textId="77777777" w:rsidR="005A5AD0" w:rsidRPr="00EA77BC" w:rsidRDefault="004F326E" w:rsidP="000C5921">
      <w:pPr>
        <w:pStyle w:val="BodyTextBullet1"/>
      </w:pPr>
      <w:r w:rsidRPr="00EA77BC">
        <w:t>Not Matched to NDF</w:t>
      </w:r>
    </w:p>
    <w:p w14:paraId="60E6C591" w14:textId="77777777" w:rsidR="004F326E" w:rsidRPr="00EA77BC" w:rsidRDefault="004F326E" w:rsidP="000C5921">
      <w:pPr>
        <w:pStyle w:val="BodyTextBullet1"/>
      </w:pPr>
      <w:r w:rsidRPr="00EA77BC">
        <w:t xml:space="preserve">Associated with dosage form that is excluded from dosage checks and matched to a VA Product that has the OVERRIDE DF DOSE CHK EXCLUSION field </w:t>
      </w:r>
      <w:r w:rsidR="00AB3466" w:rsidRPr="00EA77BC">
        <w:t xml:space="preserve">(#31) </w:t>
      </w:r>
      <w:r w:rsidRPr="00EA77BC">
        <w:t>set to ‘No’</w:t>
      </w:r>
    </w:p>
    <w:p w14:paraId="60E6C592" w14:textId="77777777" w:rsidR="004F326E" w:rsidRPr="00EA77BC" w:rsidRDefault="004F326E" w:rsidP="000C5921">
      <w:pPr>
        <w:pStyle w:val="BodyTextBullet1"/>
      </w:pPr>
      <w:r w:rsidRPr="00EA77BC">
        <w:t xml:space="preserve">Associated with dosage form that is NOT excluded from dosage checks, but is matched to a VA Product that has the OVERRIDE DF DOSE CHK EXCLUSION field </w:t>
      </w:r>
      <w:r w:rsidR="00AB3466" w:rsidRPr="00EA77BC">
        <w:t xml:space="preserve">(#31) </w:t>
      </w:r>
      <w:r w:rsidRPr="00EA77BC">
        <w:t>set to ‘Yes’</w:t>
      </w:r>
    </w:p>
    <w:p w14:paraId="60E6C593" w14:textId="77777777" w:rsidR="004F326E" w:rsidRPr="00EA77BC" w:rsidRDefault="004F326E" w:rsidP="001B3F39">
      <w:pPr>
        <w:pStyle w:val="BodyTextBullet1"/>
      </w:pPr>
      <w:r w:rsidRPr="00EA77BC">
        <w:t xml:space="preserve">Drug is marked as a supply item (‘S’ in DEA, SPECIAL HDLG field </w:t>
      </w:r>
      <w:r w:rsidR="00AB3466" w:rsidRPr="00EA77BC">
        <w:t xml:space="preserve">(#3) </w:t>
      </w:r>
      <w:r w:rsidRPr="00EA77BC">
        <w:t>or assigned a VA Drug Class starting with an ‘XA’)</w:t>
      </w:r>
    </w:p>
    <w:p w14:paraId="60E6C594" w14:textId="77777777" w:rsidR="004F326E" w:rsidRPr="00EA77BC" w:rsidRDefault="004F326E" w:rsidP="001B3F39">
      <w:pPr>
        <w:pStyle w:val="BodyTextBullet1"/>
      </w:pPr>
      <w:r w:rsidRPr="00EA77BC">
        <w:t>Drug does not have any Local Possible Dosages defined</w:t>
      </w:r>
    </w:p>
    <w:p w14:paraId="60E6C595" w14:textId="77777777" w:rsidR="004F326E" w:rsidRPr="00EA77BC" w:rsidRDefault="004F326E" w:rsidP="001B3F39">
      <w:pPr>
        <w:rPr>
          <w:rFonts w:eastAsia="Calibri"/>
        </w:rPr>
      </w:pPr>
    </w:p>
    <w:p w14:paraId="60E6C596" w14:textId="77777777" w:rsidR="004F326E" w:rsidRPr="00EA77BC" w:rsidRDefault="004F326E" w:rsidP="001B3F39">
      <w:pPr>
        <w:pStyle w:val="BodyText4"/>
        <w:keepNext w:val="0"/>
        <w:ind w:left="0"/>
        <w:rPr>
          <w:sz w:val="24"/>
          <w:szCs w:val="24"/>
        </w:rPr>
      </w:pPr>
      <w:r w:rsidRPr="00EA77BC">
        <w:rPr>
          <w:sz w:val="24"/>
          <w:szCs w:val="24"/>
        </w:rPr>
        <w:t>All identified drugs, along with their Local Possible Dosages will be presented to the user one by one for editing. If data exists in the strength and unit fields for the drug, it will be displayed following the drug name. The user will be notified if the strength defined for the drug does not match the strength of the VA Product that it is matched to. The strength and unit of the VA Product the drug is matched to will be displayed along with the strength in the DRUG file (#50).</w:t>
      </w:r>
    </w:p>
    <w:p w14:paraId="60E6C597" w14:textId="77777777" w:rsidR="004F326E" w:rsidRPr="00EA77BC" w:rsidRDefault="004F326E" w:rsidP="001B3F39">
      <w:pPr>
        <w:pStyle w:val="BodyText4"/>
        <w:keepNext w:val="0"/>
        <w:ind w:left="0"/>
        <w:rPr>
          <w:sz w:val="24"/>
          <w:szCs w:val="24"/>
        </w:rPr>
      </w:pPr>
    </w:p>
    <w:p w14:paraId="60E6C598" w14:textId="77777777" w:rsidR="004F326E" w:rsidRPr="00EA77BC" w:rsidRDefault="004F326E" w:rsidP="001B3F39">
      <w:pPr>
        <w:pStyle w:val="BodyText4"/>
        <w:keepNext w:val="0"/>
        <w:ind w:left="0"/>
        <w:rPr>
          <w:sz w:val="24"/>
          <w:szCs w:val="24"/>
        </w:rPr>
      </w:pPr>
      <w:r w:rsidRPr="00EA77BC">
        <w:rPr>
          <w:sz w:val="24"/>
          <w:szCs w:val="24"/>
        </w:rPr>
        <w:t xml:space="preserve">Next, the first Local Possible Dosage defined for the selected drug will be displayed. The user will be prompted to enter a Dose Unit, followed by the Numeric Dose. The Dose Unit will be selectable from the new DOSE UNITS file (#51.24). </w:t>
      </w:r>
    </w:p>
    <w:p w14:paraId="60E6C599" w14:textId="77777777" w:rsidR="004F326E" w:rsidRPr="00EA77BC" w:rsidRDefault="004F326E" w:rsidP="001B3F39">
      <w:pPr>
        <w:pStyle w:val="BodyText4"/>
        <w:keepNext w:val="0"/>
        <w:ind w:left="0"/>
        <w:rPr>
          <w:sz w:val="24"/>
          <w:szCs w:val="24"/>
        </w:rPr>
      </w:pPr>
    </w:p>
    <w:p w14:paraId="60E6C59A" w14:textId="77777777" w:rsidR="004F326E" w:rsidRPr="00EA77BC" w:rsidRDefault="004F326E" w:rsidP="001B3F39">
      <w:pPr>
        <w:pStyle w:val="BodyText4"/>
        <w:keepNext w:val="0"/>
        <w:ind w:left="0"/>
        <w:rPr>
          <w:sz w:val="24"/>
          <w:szCs w:val="24"/>
        </w:rPr>
      </w:pPr>
      <w:r w:rsidRPr="00EA77BC">
        <w:rPr>
          <w:sz w:val="24"/>
          <w:szCs w:val="24"/>
        </w:rPr>
        <w:t xml:space="preserve">Any data entered will be redisplayed to the user (Local Possible Dosage, Dose Unit and Numeric Dose) before presenting the next Local Possible Dosage for editing, if one exists for the drug. All Local Possible Dosages defined for the drug with missing data in the </w:t>
      </w:r>
      <w:r w:rsidR="00AB3466" w:rsidRPr="00EA77BC">
        <w:rPr>
          <w:rFonts w:eastAsia="Calibri"/>
          <w:sz w:val="24"/>
          <w:szCs w:val="24"/>
        </w:rPr>
        <w:t xml:space="preserve">NUMERIC DOSE </w:t>
      </w:r>
      <w:r w:rsidR="00AB3466" w:rsidRPr="00EA77BC">
        <w:rPr>
          <w:sz w:val="24"/>
          <w:szCs w:val="24"/>
        </w:rPr>
        <w:t xml:space="preserve">sub-field (#5) of the LOCAL POSSIBLE DOSAGES multiple (#904) in DRUG file (#50) </w:t>
      </w:r>
      <w:r w:rsidR="00AB3466" w:rsidRPr="00EA77BC">
        <w:rPr>
          <w:rFonts w:eastAsia="Calibri"/>
          <w:sz w:val="24"/>
          <w:szCs w:val="24"/>
        </w:rPr>
        <w:t xml:space="preserve">and DOSE UNIT </w:t>
      </w:r>
      <w:r w:rsidR="00AB3466" w:rsidRPr="00EA77BC">
        <w:rPr>
          <w:sz w:val="24"/>
          <w:szCs w:val="24"/>
        </w:rPr>
        <w:t xml:space="preserve">sub-field (#4) of the LOCAL POSSIBLE DOSAGES multiple (#904) in DRUG file (#50) </w:t>
      </w:r>
      <w:r w:rsidRPr="00EA77BC">
        <w:rPr>
          <w:sz w:val="24"/>
          <w:szCs w:val="24"/>
        </w:rPr>
        <w:t>will be presented for editing.</w:t>
      </w:r>
    </w:p>
    <w:p w14:paraId="60E6C59B" w14:textId="77777777" w:rsidR="004F326E" w:rsidRPr="00EA77BC" w:rsidRDefault="004F326E" w:rsidP="001B3F39">
      <w:pPr>
        <w:pStyle w:val="BodyText4"/>
        <w:keepNext w:val="0"/>
        <w:ind w:left="0"/>
        <w:rPr>
          <w:sz w:val="24"/>
          <w:szCs w:val="24"/>
        </w:rPr>
      </w:pPr>
    </w:p>
    <w:p w14:paraId="60E6C59C" w14:textId="77777777" w:rsidR="004F326E" w:rsidRPr="00EA77BC" w:rsidRDefault="00FC3059" w:rsidP="001B3F39">
      <w:pPr>
        <w:pStyle w:val="ExampleHeading"/>
        <w:rPr>
          <w:color w:val="000000"/>
        </w:rPr>
      </w:pPr>
      <w:r w:rsidRPr="00EA77BC">
        <w:rPr>
          <w:color w:val="000000"/>
        </w:rPr>
        <w:t xml:space="preserve">Example: </w:t>
      </w:r>
      <w:r w:rsidR="00AB3466" w:rsidRPr="00EA77BC">
        <w:rPr>
          <w:i/>
          <w:szCs w:val="20"/>
        </w:rPr>
        <w:t>Find Unmapped Local Possible Dosages</w:t>
      </w:r>
      <w:r w:rsidR="00AB3466" w:rsidRPr="00EA77BC">
        <w:rPr>
          <w:szCs w:val="20"/>
        </w:rPr>
        <w:t xml:space="preserve"> [PSS LOCAL DOSAGES EDIT ALL] Option</w:t>
      </w:r>
    </w:p>
    <w:p w14:paraId="60E6C59D"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Enhanced Order Checks Setup Menu Option: Find Unmapped Local Possible Dosages</w:t>
      </w:r>
    </w:p>
    <w:p w14:paraId="60E6C59E" w14:textId="77777777" w:rsidR="004F326E" w:rsidRPr="00EA77BC" w:rsidRDefault="004F326E" w:rsidP="001B3F39">
      <w:pPr>
        <w:shd w:val="clear" w:color="auto" w:fill="D9D9D9"/>
        <w:ind w:left="360"/>
        <w:rPr>
          <w:rFonts w:ascii="Courier New" w:hAnsi="Courier New" w:cs="Courier New"/>
          <w:sz w:val="16"/>
          <w:szCs w:val="16"/>
        </w:rPr>
      </w:pPr>
    </w:p>
    <w:p w14:paraId="60E6C59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5A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5A1" w14:textId="77777777" w:rsidR="004F326E" w:rsidRPr="00EA77BC" w:rsidRDefault="004F326E"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5A2" w14:textId="77777777" w:rsidR="004F326E" w:rsidRPr="00EA77BC" w:rsidRDefault="004F326E" w:rsidP="00BA5F06">
      <w:pPr>
        <w:shd w:val="clear" w:color="auto" w:fill="D9D9D9"/>
        <w:ind w:left="360"/>
        <w:rPr>
          <w:rFonts w:ascii="Courier New" w:hAnsi="Courier New" w:cs="Courier New"/>
          <w:sz w:val="16"/>
          <w:szCs w:val="16"/>
        </w:rPr>
      </w:pPr>
    </w:p>
    <w:p w14:paraId="60E6C5A3"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5A4" w14:textId="77777777" w:rsidR="004F326E" w:rsidRPr="00EA77BC" w:rsidRDefault="004F326E" w:rsidP="00BA5F06">
      <w:pPr>
        <w:shd w:val="clear" w:color="auto" w:fill="D9D9D9"/>
        <w:ind w:left="360"/>
        <w:rPr>
          <w:rFonts w:ascii="Courier New" w:hAnsi="Courier New" w:cs="Courier New"/>
          <w:sz w:val="16"/>
          <w:szCs w:val="16"/>
        </w:rPr>
      </w:pPr>
    </w:p>
    <w:p w14:paraId="60E6C5A5"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ELIX. 120MG/5ML 4OZ</w:t>
      </w:r>
    </w:p>
    <w:p w14:paraId="60E6C5A6" w14:textId="77777777" w:rsidR="004F326E" w:rsidRPr="00EA77BC" w:rsidRDefault="004F326E" w:rsidP="0012128D">
      <w:pPr>
        <w:shd w:val="clear" w:color="auto" w:fill="D9D9D9"/>
        <w:ind w:left="360"/>
        <w:rPr>
          <w:rFonts w:ascii="Courier New" w:hAnsi="Courier New" w:cs="Courier New"/>
          <w:sz w:val="16"/>
          <w:szCs w:val="16"/>
        </w:rPr>
      </w:pPr>
    </w:p>
    <w:p w14:paraId="60E6C5A7"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from National Drug File match =&gt; 160   MG/5ML</w:t>
      </w:r>
    </w:p>
    <w:p w14:paraId="60E6C5A8"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Strength currently in the Drug File    =&gt; 120   </w:t>
      </w:r>
    </w:p>
    <w:p w14:paraId="60E6C5A9" w14:textId="77777777" w:rsidR="004F326E" w:rsidRPr="00EA77BC" w:rsidRDefault="004F326E" w:rsidP="00EB241E">
      <w:pPr>
        <w:shd w:val="clear" w:color="auto" w:fill="D9D9D9"/>
        <w:ind w:left="360"/>
        <w:rPr>
          <w:rFonts w:ascii="Courier New" w:hAnsi="Courier New" w:cs="Courier New"/>
          <w:sz w:val="16"/>
          <w:szCs w:val="16"/>
        </w:rPr>
      </w:pPr>
    </w:p>
    <w:p w14:paraId="60E6C5AA" w14:textId="77777777" w:rsidR="004F326E" w:rsidRPr="00EA77BC" w:rsidRDefault="004F326E"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Please Note: Strength of drug does not match strength of VA Product it is</w:t>
      </w:r>
    </w:p>
    <w:p w14:paraId="60E6C5AB" w14:textId="77777777" w:rsidR="004F326E" w:rsidRPr="00EA77BC" w:rsidRDefault="004F326E"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matched to.</w:t>
      </w:r>
    </w:p>
    <w:p w14:paraId="60E6C5AC" w14:textId="77777777" w:rsidR="004F326E" w:rsidRPr="00EA77BC" w:rsidRDefault="004F326E" w:rsidP="000128D8">
      <w:pPr>
        <w:shd w:val="clear" w:color="auto" w:fill="D9D9D9"/>
        <w:ind w:left="360"/>
        <w:rPr>
          <w:rFonts w:ascii="Courier New" w:hAnsi="Courier New" w:cs="Courier New"/>
          <w:sz w:val="16"/>
          <w:szCs w:val="16"/>
        </w:rPr>
      </w:pPr>
    </w:p>
    <w:p w14:paraId="60E6C5A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A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Dose Unit: MILLIGRAM(S)</w:t>
      </w:r>
    </w:p>
    <w:p w14:paraId="60E6C5AF" w14:textId="77777777" w:rsidR="004F326E" w:rsidRPr="00EA77BC" w:rsidRDefault="004F326E" w:rsidP="00EA77BC">
      <w:pPr>
        <w:shd w:val="clear" w:color="auto" w:fill="D9D9D9"/>
        <w:ind w:left="360"/>
        <w:rPr>
          <w:rFonts w:ascii="Courier New" w:hAnsi="Courier New" w:cs="Courier New"/>
          <w:sz w:val="16"/>
          <w:szCs w:val="16"/>
        </w:rPr>
      </w:pPr>
    </w:p>
    <w:p w14:paraId="60E6C5B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 &lt;ENTER&gt;</w:t>
      </w:r>
    </w:p>
    <w:p w14:paraId="60E6C5B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w:t>
      </w:r>
    </w:p>
    <w:p w14:paraId="60E6C5B2" w14:textId="77777777" w:rsidR="004F326E" w:rsidRPr="00EA77BC" w:rsidRDefault="004F326E" w:rsidP="00EA77BC">
      <w:pPr>
        <w:shd w:val="clear" w:color="auto" w:fill="D9D9D9"/>
        <w:ind w:left="360"/>
        <w:rPr>
          <w:rFonts w:ascii="Courier New" w:hAnsi="Courier New" w:cs="Courier New"/>
          <w:sz w:val="16"/>
          <w:szCs w:val="16"/>
        </w:rPr>
      </w:pPr>
    </w:p>
    <w:p w14:paraId="60E6C5B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                  Dose Unit: MILLIGRAM(S)</w:t>
      </w:r>
    </w:p>
    <w:p w14:paraId="60E6C5B5" w14:textId="77777777" w:rsidR="004F326E" w:rsidRPr="00EA77BC" w:rsidRDefault="004F326E" w:rsidP="00EA77BC">
      <w:pPr>
        <w:shd w:val="clear" w:color="auto" w:fill="D9D9D9"/>
        <w:ind w:left="360"/>
        <w:rPr>
          <w:rFonts w:ascii="Courier New" w:hAnsi="Courier New" w:cs="Courier New"/>
          <w:sz w:val="16"/>
          <w:szCs w:val="16"/>
        </w:rPr>
      </w:pPr>
    </w:p>
    <w:p w14:paraId="60E6C5B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B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120MG/COD 12MG PER 5ML EL</w:t>
      </w:r>
    </w:p>
    <w:p w14:paraId="60E6C5B8" w14:textId="77777777" w:rsidR="004F326E" w:rsidRPr="00EA77BC" w:rsidRDefault="004F326E" w:rsidP="00EA77BC">
      <w:pPr>
        <w:shd w:val="clear" w:color="auto" w:fill="D9D9D9"/>
        <w:ind w:left="360"/>
        <w:rPr>
          <w:rFonts w:ascii="Courier New" w:hAnsi="Courier New" w:cs="Courier New"/>
          <w:sz w:val="16"/>
          <w:szCs w:val="16"/>
        </w:rPr>
      </w:pPr>
    </w:p>
    <w:p w14:paraId="60E6C5B9" w14:textId="77777777" w:rsidR="004F326E" w:rsidRPr="00EA77BC" w:rsidRDefault="004F326E" w:rsidP="00EA77BC">
      <w:pPr>
        <w:shd w:val="clear" w:color="auto" w:fill="D9D9D9"/>
        <w:ind w:left="360"/>
        <w:rPr>
          <w:rFonts w:ascii="Courier New" w:hAnsi="Courier New" w:cs="Courier New"/>
          <w:sz w:val="16"/>
          <w:szCs w:val="16"/>
        </w:rPr>
      </w:pPr>
    </w:p>
    <w:p w14:paraId="60E6C5B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B" w14:textId="77777777" w:rsidR="004F326E" w:rsidRPr="00EA77BC" w:rsidRDefault="004F326E" w:rsidP="00EA77BC">
      <w:pPr>
        <w:shd w:val="clear" w:color="auto" w:fill="D9D9D9"/>
        <w:ind w:left="360"/>
        <w:rPr>
          <w:rFonts w:ascii="Courier New" w:hAnsi="Courier New" w:cs="Courier New"/>
          <w:sz w:val="16"/>
          <w:szCs w:val="16"/>
        </w:rPr>
      </w:pPr>
    </w:p>
    <w:p w14:paraId="60E6C5B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TEASPOONFUL(S)  </w:t>
      </w:r>
    </w:p>
    <w:p w14:paraId="60E6C5B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BE" w14:textId="77777777" w:rsidR="004F326E" w:rsidRPr="00EA77BC" w:rsidRDefault="004F326E" w:rsidP="00EA77BC">
      <w:pPr>
        <w:shd w:val="clear" w:color="auto" w:fill="D9D9D9"/>
        <w:ind w:left="360"/>
        <w:rPr>
          <w:rFonts w:ascii="Courier New" w:hAnsi="Courier New" w:cs="Courier New"/>
          <w:sz w:val="16"/>
          <w:szCs w:val="16"/>
        </w:rPr>
      </w:pPr>
    </w:p>
    <w:p w14:paraId="60E6C5B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C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TEASPOONFUL(S)</w:t>
      </w:r>
    </w:p>
    <w:p w14:paraId="60E6C5C1" w14:textId="77777777" w:rsidR="004F326E" w:rsidRPr="00EA77BC" w:rsidRDefault="004F326E" w:rsidP="00EA77BC">
      <w:pPr>
        <w:shd w:val="clear" w:color="auto" w:fill="D9D9D9"/>
        <w:ind w:left="360"/>
        <w:rPr>
          <w:rFonts w:ascii="Courier New" w:hAnsi="Courier New" w:cs="Courier New"/>
          <w:sz w:val="16"/>
          <w:szCs w:val="16"/>
        </w:rPr>
      </w:pPr>
    </w:p>
    <w:p w14:paraId="60E6C5C2" w14:textId="77777777" w:rsidR="004F326E" w:rsidRPr="00EA77BC" w:rsidRDefault="004F326E" w:rsidP="00EA77BC">
      <w:pPr>
        <w:shd w:val="clear" w:color="auto" w:fill="D9D9D9"/>
        <w:ind w:left="360"/>
        <w:rPr>
          <w:rFonts w:ascii="Courier New" w:hAnsi="Courier New" w:cs="Courier New"/>
          <w:sz w:val="16"/>
          <w:szCs w:val="16"/>
        </w:rPr>
      </w:pPr>
    </w:p>
    <w:p w14:paraId="60E6C5C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4" w14:textId="77777777" w:rsidR="004F326E" w:rsidRPr="00EA77BC" w:rsidRDefault="004F326E" w:rsidP="00EA77BC">
      <w:pPr>
        <w:shd w:val="clear" w:color="auto" w:fill="D9D9D9"/>
        <w:ind w:left="360"/>
        <w:rPr>
          <w:rFonts w:ascii="Courier New" w:hAnsi="Courier New" w:cs="Courier New"/>
          <w:sz w:val="16"/>
          <w:szCs w:val="16"/>
        </w:rPr>
      </w:pPr>
    </w:p>
    <w:p w14:paraId="60E6C5C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TABLESPOONFUL(S)  </w:t>
      </w:r>
    </w:p>
    <w:p w14:paraId="60E6C5C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5C7" w14:textId="77777777" w:rsidR="004F326E" w:rsidRPr="00EA77BC" w:rsidRDefault="004F326E" w:rsidP="00EA77BC">
      <w:pPr>
        <w:shd w:val="clear" w:color="auto" w:fill="D9D9D9"/>
        <w:ind w:left="360"/>
        <w:rPr>
          <w:rFonts w:ascii="Courier New" w:hAnsi="Courier New" w:cs="Courier New"/>
          <w:sz w:val="16"/>
          <w:szCs w:val="16"/>
        </w:rPr>
      </w:pPr>
    </w:p>
    <w:p w14:paraId="60E6C5C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TABLESPOONFUL(S)</w:t>
      </w:r>
    </w:p>
    <w:p w14:paraId="60E6C5CA" w14:textId="77777777" w:rsidR="004F326E" w:rsidRPr="00EA77BC" w:rsidRDefault="004F326E" w:rsidP="00EA77BC">
      <w:pPr>
        <w:shd w:val="clear" w:color="auto" w:fill="D9D9D9"/>
        <w:ind w:left="360"/>
        <w:rPr>
          <w:rFonts w:ascii="Courier New" w:hAnsi="Courier New" w:cs="Courier New"/>
          <w:sz w:val="16"/>
          <w:szCs w:val="16"/>
        </w:rPr>
      </w:pPr>
    </w:p>
    <w:p w14:paraId="60E6C5CB" w14:textId="77777777" w:rsidR="004F326E" w:rsidRPr="00EA77BC" w:rsidRDefault="004F326E" w:rsidP="00EA77BC">
      <w:pPr>
        <w:shd w:val="clear" w:color="auto" w:fill="D9D9D9"/>
        <w:ind w:left="360"/>
        <w:rPr>
          <w:rFonts w:ascii="Courier New" w:hAnsi="Courier New" w:cs="Courier New"/>
          <w:sz w:val="16"/>
          <w:szCs w:val="16"/>
        </w:rPr>
      </w:pPr>
    </w:p>
    <w:p w14:paraId="60E6C5C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ALBUMIN 25% INJ         BL500           </w:t>
      </w:r>
    </w:p>
    <w:p w14:paraId="60E6C5CD" w14:textId="77777777" w:rsidR="004F326E" w:rsidRPr="00EA77BC" w:rsidRDefault="004F326E" w:rsidP="00EA77BC">
      <w:pPr>
        <w:shd w:val="clear" w:color="auto" w:fill="D9D9D9"/>
        <w:ind w:left="360"/>
        <w:rPr>
          <w:rFonts w:ascii="Courier New" w:hAnsi="Courier New" w:cs="Courier New"/>
          <w:sz w:val="16"/>
          <w:szCs w:val="16"/>
        </w:rPr>
      </w:pPr>
    </w:p>
    <w:p w14:paraId="60E6C5C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25   Unit: %</w:t>
      </w:r>
    </w:p>
    <w:p w14:paraId="60E6C5CF" w14:textId="77777777" w:rsidR="004F326E" w:rsidRPr="00EA77BC" w:rsidRDefault="004F326E" w:rsidP="00EA77BC">
      <w:pPr>
        <w:shd w:val="clear" w:color="auto" w:fill="D9D9D9"/>
        <w:ind w:left="360"/>
        <w:rPr>
          <w:rFonts w:ascii="Courier New" w:hAnsi="Courier New" w:cs="Courier New"/>
          <w:sz w:val="16"/>
          <w:szCs w:val="16"/>
        </w:rPr>
      </w:pPr>
    </w:p>
    <w:p w14:paraId="60E6C5D0" w14:textId="77777777" w:rsidR="004F326E" w:rsidRPr="00EA77BC" w:rsidRDefault="004F326E" w:rsidP="00EA77BC">
      <w:pPr>
        <w:shd w:val="clear" w:color="auto" w:fill="D9D9D9"/>
        <w:ind w:left="360"/>
        <w:rPr>
          <w:rFonts w:ascii="Courier New" w:hAnsi="Courier New" w:cs="Courier New"/>
          <w:sz w:val="16"/>
          <w:szCs w:val="16"/>
        </w:rPr>
      </w:pPr>
    </w:p>
    <w:p w14:paraId="60E6C5D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2" w14:textId="77777777" w:rsidR="004F326E" w:rsidRPr="00EA77BC" w:rsidRDefault="004F326E" w:rsidP="00EA77BC">
      <w:pPr>
        <w:shd w:val="clear" w:color="auto" w:fill="D9D9D9"/>
        <w:ind w:left="360"/>
        <w:rPr>
          <w:rFonts w:ascii="Courier New" w:hAnsi="Courier New" w:cs="Courier New"/>
          <w:sz w:val="16"/>
          <w:szCs w:val="16"/>
        </w:rPr>
      </w:pPr>
    </w:p>
    <w:p w14:paraId="60E6C5D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12.5 </w:t>
      </w:r>
    </w:p>
    <w:p w14:paraId="60E6C5D5" w14:textId="77777777" w:rsidR="004F326E" w:rsidRPr="00EA77BC" w:rsidRDefault="004F326E" w:rsidP="00EA77BC">
      <w:pPr>
        <w:shd w:val="clear" w:color="auto" w:fill="D9D9D9"/>
        <w:ind w:left="360"/>
        <w:rPr>
          <w:rFonts w:ascii="Courier New" w:hAnsi="Courier New" w:cs="Courier New"/>
          <w:sz w:val="16"/>
          <w:szCs w:val="16"/>
        </w:rPr>
      </w:pPr>
    </w:p>
    <w:p w14:paraId="60E6C5D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12.5                   Dose Unit: GRAM(S)</w:t>
      </w:r>
    </w:p>
    <w:p w14:paraId="60E6C5D8" w14:textId="77777777" w:rsidR="004F326E" w:rsidRPr="00EA77BC" w:rsidRDefault="004F326E" w:rsidP="00732461">
      <w:pPr>
        <w:shd w:val="clear" w:color="auto" w:fill="D9D9D9"/>
        <w:ind w:left="360"/>
        <w:rPr>
          <w:rFonts w:ascii="Courier New" w:hAnsi="Courier New" w:cs="Courier New"/>
          <w:sz w:val="16"/>
          <w:szCs w:val="16"/>
        </w:rPr>
      </w:pPr>
    </w:p>
    <w:p w14:paraId="60E6C5D9" w14:textId="77777777" w:rsidR="004F326E" w:rsidRPr="00EA77BC" w:rsidRDefault="004F326E" w:rsidP="00732461">
      <w:pPr>
        <w:keepNext/>
        <w:shd w:val="clear" w:color="auto" w:fill="D9D9D9"/>
        <w:ind w:left="360"/>
        <w:rPr>
          <w:rFonts w:ascii="Courier New" w:hAnsi="Courier New" w:cs="Courier New"/>
          <w:sz w:val="16"/>
          <w:szCs w:val="16"/>
        </w:rPr>
      </w:pPr>
    </w:p>
    <w:p w14:paraId="60E6C5DA" w14:textId="77777777" w:rsidR="004F326E" w:rsidRPr="00EA77BC" w:rsidRDefault="004F326E" w:rsidP="000C5921">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DB" w14:textId="77777777" w:rsidR="004F326E" w:rsidRPr="00EA77BC" w:rsidRDefault="004F326E" w:rsidP="000C5921">
      <w:pPr>
        <w:keepNext/>
        <w:shd w:val="clear" w:color="auto" w:fill="D9D9D9"/>
        <w:ind w:left="360"/>
        <w:rPr>
          <w:rFonts w:ascii="Courier New" w:hAnsi="Courier New" w:cs="Courier New"/>
          <w:sz w:val="16"/>
          <w:szCs w:val="16"/>
        </w:rPr>
      </w:pPr>
    </w:p>
    <w:p w14:paraId="60E6C5DC"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w:t>
      </w:r>
    </w:p>
    <w:p w14:paraId="60E6C5DE"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D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E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                     Dose Unit: GRAM(S)</w:t>
      </w:r>
    </w:p>
    <w:p w14:paraId="60E6C5E1" w14:textId="77777777" w:rsidR="004F326E" w:rsidRPr="00EA77BC" w:rsidRDefault="004F326E" w:rsidP="001B3F39">
      <w:pPr>
        <w:shd w:val="clear" w:color="auto" w:fill="D9D9D9"/>
        <w:ind w:left="360"/>
        <w:rPr>
          <w:rFonts w:ascii="Courier New" w:hAnsi="Courier New" w:cs="Courier New"/>
          <w:sz w:val="16"/>
          <w:szCs w:val="16"/>
        </w:rPr>
      </w:pPr>
    </w:p>
    <w:p w14:paraId="60E6C5E2" w14:textId="77777777" w:rsidR="004F326E" w:rsidRPr="00EA77BC" w:rsidRDefault="004F326E" w:rsidP="001B3F39">
      <w:pPr>
        <w:shd w:val="clear" w:color="auto" w:fill="D9D9D9"/>
        <w:ind w:left="360"/>
        <w:rPr>
          <w:rFonts w:ascii="Courier New" w:hAnsi="Courier New" w:cs="Courier New"/>
          <w:sz w:val="16"/>
          <w:szCs w:val="16"/>
        </w:rPr>
      </w:pPr>
    </w:p>
    <w:p w14:paraId="60E6C5E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ALBUTEROL SO4 0.083% INHL 3ML         RE102           </w:t>
      </w:r>
    </w:p>
    <w:p w14:paraId="60E6C5E4" w14:textId="77777777" w:rsidR="004F326E" w:rsidRPr="00EA77BC" w:rsidRDefault="004F326E" w:rsidP="001B3F39">
      <w:pPr>
        <w:shd w:val="clear" w:color="auto" w:fill="D9D9D9"/>
        <w:ind w:left="360"/>
        <w:rPr>
          <w:rFonts w:ascii="Courier New" w:hAnsi="Courier New" w:cs="Courier New"/>
          <w:sz w:val="16"/>
          <w:szCs w:val="16"/>
        </w:rPr>
      </w:pPr>
    </w:p>
    <w:p w14:paraId="60E6C5E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0.083   Unit: %</w:t>
      </w:r>
    </w:p>
    <w:p w14:paraId="60E6C5E6" w14:textId="77777777" w:rsidR="004F326E" w:rsidRPr="00EA77BC" w:rsidRDefault="004F326E" w:rsidP="001B3F39">
      <w:pPr>
        <w:shd w:val="clear" w:color="auto" w:fill="D9D9D9"/>
        <w:ind w:left="360"/>
        <w:rPr>
          <w:rFonts w:ascii="Courier New" w:hAnsi="Courier New" w:cs="Courier New"/>
          <w:sz w:val="16"/>
          <w:szCs w:val="16"/>
        </w:rPr>
      </w:pPr>
    </w:p>
    <w:p w14:paraId="60E6C5E7" w14:textId="77777777" w:rsidR="004F326E" w:rsidRPr="00EA77BC" w:rsidRDefault="004F326E" w:rsidP="001B3F39">
      <w:pPr>
        <w:shd w:val="clear" w:color="auto" w:fill="D9D9D9"/>
        <w:ind w:left="360"/>
        <w:rPr>
          <w:rFonts w:ascii="Courier New" w:hAnsi="Courier New" w:cs="Courier New"/>
          <w:sz w:val="16"/>
          <w:szCs w:val="16"/>
        </w:rPr>
      </w:pPr>
    </w:p>
    <w:p w14:paraId="60E6C5E8"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9" w14:textId="77777777" w:rsidR="004F326E" w:rsidRPr="00EA77BC" w:rsidRDefault="004F326E" w:rsidP="001B3F39">
      <w:pPr>
        <w:shd w:val="clear" w:color="auto" w:fill="D9D9D9"/>
        <w:ind w:left="360"/>
        <w:rPr>
          <w:rFonts w:ascii="Courier New" w:hAnsi="Courier New" w:cs="Courier New"/>
          <w:sz w:val="16"/>
          <w:szCs w:val="16"/>
        </w:rPr>
      </w:pPr>
    </w:p>
    <w:p w14:paraId="60E6C5EA"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MILLILITER(S) </w:t>
      </w:r>
    </w:p>
    <w:p w14:paraId="60E6C5E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3 </w:t>
      </w:r>
    </w:p>
    <w:p w14:paraId="60E6C5EC" w14:textId="77777777" w:rsidR="004F326E" w:rsidRPr="00EA77BC" w:rsidRDefault="004F326E" w:rsidP="00CD4C83">
      <w:pPr>
        <w:shd w:val="clear" w:color="auto" w:fill="D9D9D9"/>
        <w:ind w:left="360"/>
        <w:rPr>
          <w:rFonts w:ascii="Courier New" w:hAnsi="Courier New" w:cs="Courier New"/>
          <w:sz w:val="16"/>
          <w:szCs w:val="16"/>
        </w:rPr>
      </w:pPr>
    </w:p>
    <w:p w14:paraId="60E6C5E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E"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3                      Dose Unit: MILLILITER(S)</w:t>
      </w:r>
    </w:p>
    <w:p w14:paraId="60E6C5EF" w14:textId="77777777" w:rsidR="004F326E" w:rsidRPr="00EA77BC" w:rsidRDefault="004F326E" w:rsidP="00BA5F06">
      <w:pPr>
        <w:shd w:val="clear" w:color="auto" w:fill="D9D9D9"/>
        <w:ind w:left="360"/>
        <w:rPr>
          <w:rFonts w:ascii="Courier New" w:hAnsi="Courier New" w:cs="Courier New"/>
          <w:sz w:val="16"/>
          <w:szCs w:val="16"/>
        </w:rPr>
      </w:pPr>
    </w:p>
    <w:p w14:paraId="60E6C5F0" w14:textId="77777777" w:rsidR="004F326E" w:rsidRPr="00EA77BC" w:rsidRDefault="004F326E" w:rsidP="0012128D">
      <w:pPr>
        <w:shd w:val="clear" w:color="auto" w:fill="D9D9D9"/>
        <w:ind w:left="360"/>
        <w:rPr>
          <w:rFonts w:ascii="Courier New" w:hAnsi="Courier New" w:cs="Courier New"/>
          <w:sz w:val="16"/>
          <w:szCs w:val="16"/>
        </w:rPr>
      </w:pPr>
    </w:p>
    <w:p w14:paraId="60E6C5F1"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ALBUTEROL 90/IPRATROP 18MCG 200D PO INHL</w:t>
      </w:r>
    </w:p>
    <w:p w14:paraId="60E6C5F2" w14:textId="77777777" w:rsidR="004F326E" w:rsidRPr="00EA77BC" w:rsidRDefault="004F326E" w:rsidP="0005137D">
      <w:pPr>
        <w:shd w:val="clear" w:color="auto" w:fill="D9D9D9"/>
        <w:ind w:left="360"/>
        <w:rPr>
          <w:rFonts w:ascii="Courier New" w:hAnsi="Courier New" w:cs="Courier New"/>
          <w:sz w:val="16"/>
          <w:szCs w:val="16"/>
        </w:rPr>
      </w:pPr>
    </w:p>
    <w:p w14:paraId="60E6C5F3" w14:textId="77777777" w:rsidR="004F326E" w:rsidRPr="00EA77BC" w:rsidRDefault="004F326E" w:rsidP="0005137D">
      <w:pPr>
        <w:shd w:val="clear" w:color="auto" w:fill="D9D9D9"/>
        <w:ind w:left="360"/>
        <w:rPr>
          <w:rFonts w:ascii="Courier New" w:hAnsi="Courier New" w:cs="Courier New"/>
          <w:sz w:val="16"/>
          <w:szCs w:val="16"/>
        </w:rPr>
      </w:pPr>
    </w:p>
    <w:p w14:paraId="60E6C5F4" w14:textId="77777777" w:rsidR="004F326E" w:rsidRPr="00EA77BC" w:rsidRDefault="004F326E"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5" w14:textId="77777777" w:rsidR="004F326E" w:rsidRPr="00EA77BC" w:rsidRDefault="004F326E" w:rsidP="005C4F1E">
      <w:pPr>
        <w:shd w:val="clear" w:color="auto" w:fill="D9D9D9"/>
        <w:ind w:left="360"/>
        <w:rPr>
          <w:rFonts w:ascii="Courier New" w:hAnsi="Courier New" w:cs="Courier New"/>
          <w:sz w:val="16"/>
          <w:szCs w:val="16"/>
        </w:rPr>
      </w:pPr>
    </w:p>
    <w:p w14:paraId="60E6C5F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INHALATION(S)  </w:t>
      </w:r>
    </w:p>
    <w:p w14:paraId="60E6C5F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F8" w14:textId="77777777" w:rsidR="004F326E" w:rsidRPr="00EA77BC" w:rsidRDefault="004F326E" w:rsidP="00732461">
      <w:pPr>
        <w:shd w:val="clear" w:color="auto" w:fill="D9D9D9"/>
        <w:ind w:left="360"/>
        <w:rPr>
          <w:rFonts w:ascii="Courier New" w:hAnsi="Courier New" w:cs="Courier New"/>
          <w:sz w:val="16"/>
          <w:szCs w:val="16"/>
        </w:rPr>
      </w:pPr>
    </w:p>
    <w:p w14:paraId="60E6C5F9"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A"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INHALATION(S)</w:t>
      </w:r>
    </w:p>
    <w:p w14:paraId="60E6C5FB" w14:textId="77777777" w:rsidR="004F326E" w:rsidRPr="00EA77BC" w:rsidRDefault="004F326E" w:rsidP="000C5921">
      <w:pPr>
        <w:shd w:val="clear" w:color="auto" w:fill="D9D9D9"/>
        <w:ind w:left="360"/>
        <w:rPr>
          <w:rFonts w:ascii="Courier New" w:hAnsi="Courier New" w:cs="Courier New"/>
          <w:sz w:val="16"/>
          <w:szCs w:val="16"/>
        </w:rPr>
      </w:pPr>
    </w:p>
    <w:p w14:paraId="60E6C5FC" w14:textId="77777777" w:rsidR="004F326E" w:rsidRPr="00EA77BC" w:rsidRDefault="004F326E" w:rsidP="000C5921">
      <w:pPr>
        <w:shd w:val="clear" w:color="auto" w:fill="D9D9D9"/>
        <w:ind w:left="360"/>
        <w:rPr>
          <w:rFonts w:ascii="Courier New" w:hAnsi="Courier New" w:cs="Courier New"/>
          <w:sz w:val="16"/>
          <w:szCs w:val="16"/>
        </w:rPr>
      </w:pPr>
    </w:p>
    <w:p w14:paraId="60E6C5F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Drug: AMLODIPINE 10MG/VALSARTAN 320MG TAB</w:t>
      </w:r>
    </w:p>
    <w:p w14:paraId="60E6C5FE" w14:textId="77777777" w:rsidR="004F326E" w:rsidRPr="00EA77BC" w:rsidRDefault="004F326E" w:rsidP="000C5921">
      <w:pPr>
        <w:shd w:val="clear" w:color="auto" w:fill="D9D9D9"/>
        <w:ind w:left="360"/>
        <w:rPr>
          <w:rFonts w:ascii="Courier New" w:hAnsi="Courier New" w:cs="Courier New"/>
          <w:sz w:val="16"/>
          <w:szCs w:val="16"/>
        </w:rPr>
      </w:pPr>
    </w:p>
    <w:p w14:paraId="60E6C5FF" w14:textId="77777777" w:rsidR="004F326E" w:rsidRPr="00EA77BC" w:rsidRDefault="004F326E" w:rsidP="001B3F39">
      <w:pPr>
        <w:shd w:val="clear" w:color="auto" w:fill="D9D9D9"/>
        <w:ind w:left="360"/>
        <w:rPr>
          <w:rFonts w:ascii="Courier New" w:hAnsi="Courier New" w:cs="Courier New"/>
          <w:sz w:val="16"/>
          <w:szCs w:val="16"/>
        </w:rPr>
      </w:pPr>
    </w:p>
    <w:p w14:paraId="60E6C60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1" w14:textId="77777777" w:rsidR="004F326E" w:rsidRPr="00EA77BC" w:rsidRDefault="004F326E" w:rsidP="001B3F39">
      <w:pPr>
        <w:shd w:val="clear" w:color="auto" w:fill="D9D9D9"/>
        <w:ind w:left="360"/>
        <w:rPr>
          <w:rFonts w:ascii="Courier New" w:hAnsi="Courier New" w:cs="Courier New"/>
          <w:sz w:val="16"/>
          <w:szCs w:val="16"/>
        </w:rPr>
      </w:pPr>
    </w:p>
    <w:p w14:paraId="60E6C602"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TABLET(S)  </w:t>
      </w:r>
    </w:p>
    <w:p w14:paraId="60E6C60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604" w14:textId="77777777" w:rsidR="004F326E" w:rsidRPr="00EA77BC" w:rsidRDefault="004F326E" w:rsidP="001B3F39">
      <w:pPr>
        <w:shd w:val="clear" w:color="auto" w:fill="D9D9D9"/>
        <w:ind w:left="360"/>
        <w:rPr>
          <w:rFonts w:ascii="Courier New" w:hAnsi="Courier New" w:cs="Courier New"/>
          <w:sz w:val="16"/>
          <w:szCs w:val="16"/>
        </w:rPr>
      </w:pPr>
    </w:p>
    <w:p w14:paraId="60E6C60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6"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TABLET(S)</w:t>
      </w:r>
    </w:p>
    <w:p w14:paraId="60E6C607" w14:textId="77777777" w:rsidR="004F326E" w:rsidRPr="00EA77BC" w:rsidRDefault="004F326E" w:rsidP="001B3F39">
      <w:pPr>
        <w:shd w:val="clear" w:color="auto" w:fill="D9D9D9"/>
        <w:ind w:left="360"/>
        <w:rPr>
          <w:rFonts w:ascii="Courier New" w:hAnsi="Courier New" w:cs="Courier New"/>
          <w:sz w:val="16"/>
          <w:szCs w:val="16"/>
        </w:rPr>
      </w:pPr>
    </w:p>
    <w:p w14:paraId="60E6C608" w14:textId="77777777" w:rsidR="004F326E" w:rsidRPr="00EA77BC" w:rsidRDefault="004F326E" w:rsidP="001B3F39">
      <w:pPr>
        <w:shd w:val="clear" w:color="auto" w:fill="D9D9D9"/>
        <w:ind w:left="360"/>
        <w:rPr>
          <w:rFonts w:ascii="Courier New" w:hAnsi="Courier New" w:cs="Courier New"/>
          <w:sz w:val="16"/>
          <w:szCs w:val="16"/>
        </w:rPr>
      </w:pPr>
    </w:p>
    <w:p w14:paraId="60E6C609"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CHLORAL HYD. SYR. 500MG/5ML (OZ)</w:t>
      </w:r>
    </w:p>
    <w:p w14:paraId="60E6C60A" w14:textId="77777777" w:rsidR="004F326E" w:rsidRPr="00EA77BC" w:rsidRDefault="004F326E" w:rsidP="001B3F39">
      <w:pPr>
        <w:shd w:val="clear" w:color="auto" w:fill="D9D9D9"/>
        <w:ind w:left="360"/>
        <w:rPr>
          <w:rFonts w:ascii="Courier New" w:hAnsi="Courier New" w:cs="Courier New"/>
          <w:sz w:val="16"/>
          <w:szCs w:val="16"/>
        </w:rPr>
      </w:pPr>
    </w:p>
    <w:p w14:paraId="60E6C60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500   Unit: MG/5ML</w:t>
      </w:r>
    </w:p>
    <w:p w14:paraId="60E6C60C" w14:textId="77777777" w:rsidR="004F326E" w:rsidRPr="00EA77BC" w:rsidRDefault="004F326E" w:rsidP="00CD4C83">
      <w:pPr>
        <w:shd w:val="clear" w:color="auto" w:fill="D9D9D9"/>
        <w:ind w:left="360"/>
        <w:rPr>
          <w:rFonts w:ascii="Courier New" w:hAnsi="Courier New" w:cs="Courier New"/>
          <w:sz w:val="16"/>
          <w:szCs w:val="16"/>
        </w:rPr>
      </w:pPr>
    </w:p>
    <w:p w14:paraId="60E6C60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0E" w14:textId="77777777" w:rsidR="004F326E" w:rsidRPr="00EA77BC" w:rsidRDefault="004F326E" w:rsidP="00BA5F06">
      <w:pPr>
        <w:shd w:val="clear" w:color="auto" w:fill="D9D9D9"/>
        <w:ind w:left="360"/>
        <w:rPr>
          <w:rFonts w:ascii="Courier New" w:hAnsi="Courier New" w:cs="Courier New"/>
          <w:sz w:val="16"/>
          <w:szCs w:val="16"/>
        </w:rPr>
      </w:pPr>
    </w:p>
    <w:p w14:paraId="60E6C60F"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w:t>
      </w:r>
    </w:p>
    <w:p w14:paraId="60E6C610"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w:t>
      </w:r>
    </w:p>
    <w:p w14:paraId="60E6C611" w14:textId="77777777" w:rsidR="004F326E" w:rsidRPr="00EA77BC" w:rsidRDefault="004F326E" w:rsidP="0012128D">
      <w:pPr>
        <w:shd w:val="clear" w:color="auto" w:fill="D9D9D9"/>
        <w:ind w:left="360"/>
        <w:rPr>
          <w:rFonts w:ascii="Courier New" w:hAnsi="Courier New" w:cs="Courier New"/>
          <w:sz w:val="16"/>
          <w:szCs w:val="16"/>
        </w:rPr>
      </w:pPr>
    </w:p>
    <w:p w14:paraId="60E6C612" w14:textId="77777777" w:rsidR="004F326E" w:rsidRPr="00EA77BC" w:rsidRDefault="004F326E" w:rsidP="0012128D">
      <w:pPr>
        <w:shd w:val="clear" w:color="auto" w:fill="D9D9D9"/>
        <w:ind w:left="360"/>
        <w:rPr>
          <w:rFonts w:ascii="Courier New" w:hAnsi="Courier New" w:cs="Courier New"/>
          <w:sz w:val="16"/>
          <w:szCs w:val="16"/>
        </w:rPr>
      </w:pPr>
    </w:p>
    <w:p w14:paraId="60E6C613"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14"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                     Dose Unit: MILLIGRAM(S)</w:t>
      </w:r>
    </w:p>
    <w:p w14:paraId="60E6C615" w14:textId="77777777" w:rsidR="004F326E" w:rsidRPr="00EA77BC" w:rsidRDefault="004F326E" w:rsidP="00EB241E"/>
    <w:p w14:paraId="60E6C616" w14:textId="77777777" w:rsidR="004F326E" w:rsidRPr="00EA77BC" w:rsidRDefault="004F326E" w:rsidP="005C4F1E">
      <w:pPr>
        <w:pStyle w:val="BodyText4"/>
        <w:keepNext w:val="0"/>
        <w:ind w:left="0"/>
        <w:rPr>
          <w:rFonts w:ascii="Calibri" w:hAnsi="Calibri"/>
          <w:sz w:val="24"/>
          <w:szCs w:val="24"/>
        </w:rPr>
      </w:pPr>
      <w:bookmarkStart w:id="2212" w:name="Page_169"/>
      <w:bookmarkEnd w:id="2212"/>
      <w:r w:rsidRPr="00EA77BC">
        <w:rPr>
          <w:sz w:val="24"/>
          <w:szCs w:val="24"/>
        </w:rPr>
        <w:t xml:space="preserve">If a user presses the </w:t>
      </w:r>
      <w:r w:rsidRPr="00EA77BC">
        <w:rPr>
          <w:b/>
          <w:bCs/>
          <w:sz w:val="24"/>
          <w:szCs w:val="24"/>
        </w:rPr>
        <w:t>&lt;ENTER&gt;</w:t>
      </w:r>
      <w:r w:rsidRPr="00EA77BC">
        <w:rPr>
          <w:sz w:val="24"/>
          <w:szCs w:val="24"/>
        </w:rPr>
        <w:t xml:space="preserve"> key at the ‘DOSE UNIT:’ prompt, they will be prompted to enter a Numeric Dose. If the user presses the </w:t>
      </w:r>
      <w:r w:rsidRPr="00EA77BC">
        <w:rPr>
          <w:b/>
          <w:bCs/>
          <w:sz w:val="24"/>
          <w:szCs w:val="24"/>
        </w:rPr>
        <w:t>&lt;ENTER&gt;</w:t>
      </w:r>
      <w:r w:rsidRPr="00EA77BC">
        <w:rPr>
          <w:sz w:val="24"/>
          <w:szCs w:val="24"/>
        </w:rPr>
        <w:t xml:space="preserve"> key at the ‘NUMERIC DOSE:’ prompt, the next available Local Possible Dosage for that drug if one exists with missing data will be displayed. If no more Local Possible Dosages exist for the drug that require data population, the next drug and its Local Possible Dosages will be presented for editing.</w:t>
      </w:r>
    </w:p>
    <w:p w14:paraId="60E6C617" w14:textId="77777777" w:rsidR="004F326E" w:rsidRPr="00EA77BC" w:rsidRDefault="004F326E" w:rsidP="000128D8">
      <w:pPr>
        <w:pStyle w:val="BodyText4"/>
        <w:keepNext w:val="0"/>
        <w:ind w:left="0"/>
        <w:rPr>
          <w:sz w:val="24"/>
          <w:szCs w:val="24"/>
        </w:rPr>
      </w:pPr>
    </w:p>
    <w:p w14:paraId="60E6C618" w14:textId="77777777" w:rsidR="004F326E" w:rsidRPr="00EA77BC" w:rsidRDefault="004F326E" w:rsidP="000128D8">
      <w:pPr>
        <w:pStyle w:val="BodyText4"/>
        <w:keepNext w:val="0"/>
        <w:ind w:left="0"/>
        <w:rPr>
          <w:sz w:val="24"/>
          <w:szCs w:val="24"/>
        </w:rPr>
      </w:pPr>
      <w:r w:rsidRPr="00EA77BC">
        <w:rPr>
          <w:sz w:val="24"/>
          <w:szCs w:val="24"/>
        </w:rPr>
        <w:t>If the user up-arrows (^) at the ‘DOSE UNIT:’ prompt, they will be asked if they want to continue. If the response is ‘Yes’, the next Local Possible Dosage with missing data for that drug will be displayed, if any exist. If no more Local Possible Dosages exist for the drug, the next drug will display. If the user responds ‘No’, the a check will be made  to see if any Local Possible Dosages still require data to be entered and inform the user.</w:t>
      </w:r>
    </w:p>
    <w:p w14:paraId="60E6C619" w14:textId="77777777" w:rsidR="004F326E" w:rsidRPr="00EA77BC" w:rsidRDefault="004F326E" w:rsidP="00EA77BC"/>
    <w:p w14:paraId="60E6C61A" w14:textId="77777777" w:rsidR="004F326E" w:rsidRPr="00EA77BC" w:rsidRDefault="004F326E" w:rsidP="00EA77BC">
      <w:pPr>
        <w:rPr>
          <w:sz w:val="22"/>
          <w:szCs w:val="22"/>
        </w:rPr>
      </w:pPr>
      <w:r w:rsidRPr="00EA77BC">
        <w:t xml:space="preserve">The user will be informed when all required data has been entered. </w:t>
      </w:r>
    </w:p>
    <w:p w14:paraId="60E6C61B" w14:textId="77777777" w:rsidR="004F326E" w:rsidRPr="00EA77BC" w:rsidRDefault="004F326E" w:rsidP="00EA77BC">
      <w:pPr>
        <w:rPr>
          <w:sz w:val="12"/>
          <w:szCs w:val="12"/>
        </w:rPr>
      </w:pPr>
    </w:p>
    <w:p w14:paraId="60E6C61C" w14:textId="77777777" w:rsidR="004F326E" w:rsidRPr="00EA77BC" w:rsidRDefault="004F326E" w:rsidP="00EA77BC">
      <w:pPr>
        <w:pStyle w:val="BodyText4"/>
        <w:keepNext w:val="0"/>
        <w:shd w:val="clear" w:color="auto" w:fill="D9D9D9"/>
        <w:ind w:left="360"/>
        <w:rPr>
          <w:rFonts w:ascii="Courier New" w:hAnsi="Courier New" w:cs="Courier New"/>
          <w:b/>
          <w:bCs/>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bCs/>
          <w:sz w:val="16"/>
          <w:szCs w:val="16"/>
        </w:rPr>
        <w:t>Find Unmapped Local Possible Dosages</w:t>
      </w:r>
    </w:p>
    <w:p w14:paraId="60E6C61D"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1E"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61F"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620"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621"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22"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623" w14:textId="77777777" w:rsidR="004F326E" w:rsidRPr="00EA77BC" w:rsidRDefault="004F326E" w:rsidP="00EA77BC">
      <w:pPr>
        <w:pStyle w:val="BodyText4"/>
        <w:keepNext w:val="0"/>
        <w:shd w:val="clear" w:color="auto" w:fill="D9D9D9"/>
        <w:ind w:left="360"/>
        <w:rPr>
          <w:rFonts w:ascii="Courier New" w:hAnsi="Courier New" w:cs="Courier New"/>
          <w:i/>
          <w:iCs/>
          <w:sz w:val="16"/>
          <w:szCs w:val="16"/>
        </w:rPr>
      </w:pPr>
    </w:p>
    <w:p w14:paraId="60E6C62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CHLORAMPHENICOL 0.5% OPTH SOL</w:t>
      </w:r>
    </w:p>
    <w:p w14:paraId="60E6C625" w14:textId="77777777" w:rsidR="004F326E" w:rsidRPr="00EA77BC" w:rsidRDefault="004F326E" w:rsidP="00EA77BC">
      <w:pPr>
        <w:shd w:val="clear" w:color="auto" w:fill="D9D9D9"/>
        <w:ind w:left="360"/>
        <w:rPr>
          <w:rFonts w:ascii="Courier New" w:hAnsi="Courier New" w:cs="Courier New"/>
          <w:sz w:val="16"/>
          <w:szCs w:val="16"/>
        </w:rPr>
      </w:pPr>
    </w:p>
    <w:p w14:paraId="60E6C62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0.5   Unit: %</w:t>
      </w:r>
    </w:p>
    <w:p w14:paraId="60E6C627" w14:textId="77777777" w:rsidR="004F326E" w:rsidRPr="00EA77BC" w:rsidRDefault="004F326E" w:rsidP="00EA77BC">
      <w:pPr>
        <w:shd w:val="clear" w:color="auto" w:fill="D9D9D9"/>
        <w:ind w:left="360"/>
        <w:rPr>
          <w:rFonts w:ascii="Courier New" w:hAnsi="Courier New" w:cs="Courier New"/>
          <w:sz w:val="16"/>
          <w:szCs w:val="16"/>
        </w:rPr>
      </w:pPr>
    </w:p>
    <w:p w14:paraId="60E6C628" w14:textId="77777777" w:rsidR="004F326E" w:rsidRPr="00EA77BC" w:rsidRDefault="004F326E" w:rsidP="00EA77BC">
      <w:pPr>
        <w:shd w:val="clear" w:color="auto" w:fill="D9D9D9"/>
        <w:ind w:left="360"/>
        <w:rPr>
          <w:rFonts w:ascii="Courier New" w:hAnsi="Courier New" w:cs="Courier New"/>
          <w:sz w:val="16"/>
          <w:szCs w:val="16"/>
        </w:rPr>
      </w:pPr>
    </w:p>
    <w:p w14:paraId="60E6C62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DROP</w:t>
      </w:r>
    </w:p>
    <w:p w14:paraId="60E6C62A" w14:textId="77777777" w:rsidR="004F326E" w:rsidRPr="00EA77BC" w:rsidRDefault="004F326E" w:rsidP="00EA77BC">
      <w:pPr>
        <w:shd w:val="clear" w:color="auto" w:fill="D9D9D9"/>
        <w:ind w:left="360"/>
        <w:rPr>
          <w:rFonts w:ascii="Courier New" w:hAnsi="Courier New" w:cs="Courier New"/>
          <w:sz w:val="16"/>
          <w:szCs w:val="16"/>
        </w:rPr>
      </w:pPr>
    </w:p>
    <w:p w14:paraId="60E6C62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D" w14:textId="77777777" w:rsidR="004F326E" w:rsidRPr="00EA77BC" w:rsidRDefault="004F326E" w:rsidP="00EA77BC">
      <w:pPr>
        <w:shd w:val="clear" w:color="auto" w:fill="D9D9D9"/>
        <w:ind w:left="360"/>
        <w:rPr>
          <w:rFonts w:ascii="Courier New" w:hAnsi="Courier New" w:cs="Courier New"/>
          <w:sz w:val="16"/>
          <w:szCs w:val="16"/>
        </w:rPr>
      </w:pPr>
    </w:p>
    <w:p w14:paraId="60E6C62E" w14:textId="77777777" w:rsidR="004F326E" w:rsidRPr="00EA77BC" w:rsidRDefault="004F326E" w:rsidP="00EA77BC">
      <w:pPr>
        <w:shd w:val="clear" w:color="auto" w:fill="D9D9D9"/>
        <w:ind w:left="360"/>
        <w:rPr>
          <w:rFonts w:ascii="Courier New" w:hAnsi="Courier New" w:cs="Courier New"/>
          <w:sz w:val="16"/>
          <w:szCs w:val="16"/>
        </w:rPr>
      </w:pPr>
    </w:p>
    <w:p w14:paraId="60E6C62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2 DROP(S)</w:t>
      </w:r>
    </w:p>
    <w:p w14:paraId="60E6C630" w14:textId="77777777" w:rsidR="004F326E" w:rsidRPr="00EA77BC" w:rsidRDefault="004F326E" w:rsidP="00EA77BC">
      <w:pPr>
        <w:shd w:val="clear" w:color="auto" w:fill="D9D9D9"/>
        <w:ind w:left="360"/>
        <w:rPr>
          <w:rFonts w:ascii="Courier New" w:hAnsi="Courier New" w:cs="Courier New"/>
          <w:sz w:val="16"/>
          <w:szCs w:val="16"/>
        </w:rPr>
      </w:pPr>
    </w:p>
    <w:p w14:paraId="60E6C63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2"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3" w14:textId="77777777" w:rsidR="004F326E" w:rsidRPr="00EA77BC" w:rsidRDefault="004F326E" w:rsidP="00EA77BC">
      <w:pPr>
        <w:shd w:val="clear" w:color="auto" w:fill="D9D9D9"/>
        <w:ind w:left="360"/>
        <w:rPr>
          <w:rFonts w:ascii="Courier New" w:hAnsi="Courier New" w:cs="Courier New"/>
          <w:sz w:val="16"/>
          <w:szCs w:val="16"/>
        </w:rPr>
      </w:pPr>
    </w:p>
    <w:p w14:paraId="60E6C634" w14:textId="77777777" w:rsidR="004F326E" w:rsidRPr="00EA77BC" w:rsidRDefault="004F326E" w:rsidP="00EA77BC">
      <w:pPr>
        <w:shd w:val="clear" w:color="auto" w:fill="D9D9D9"/>
        <w:ind w:left="360"/>
        <w:rPr>
          <w:rFonts w:ascii="Courier New" w:hAnsi="Courier New" w:cs="Courier New"/>
          <w:sz w:val="16"/>
          <w:szCs w:val="16"/>
        </w:rPr>
      </w:pPr>
    </w:p>
    <w:p w14:paraId="60E6C63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CLOTRIMAZOLE ORAL TROCHES</w:t>
      </w:r>
    </w:p>
    <w:p w14:paraId="60E6C636" w14:textId="77777777" w:rsidR="004F326E" w:rsidRPr="00EA77BC" w:rsidRDefault="004F326E" w:rsidP="00EA77BC">
      <w:pPr>
        <w:shd w:val="clear" w:color="auto" w:fill="D9D9D9"/>
        <w:ind w:left="360"/>
        <w:rPr>
          <w:rFonts w:ascii="Courier New" w:hAnsi="Courier New" w:cs="Courier New"/>
          <w:sz w:val="16"/>
          <w:szCs w:val="16"/>
        </w:rPr>
      </w:pPr>
    </w:p>
    <w:p w14:paraId="60E6C63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10   Unit: MG</w:t>
      </w:r>
    </w:p>
    <w:p w14:paraId="60E6C638" w14:textId="77777777" w:rsidR="004F326E" w:rsidRPr="00EA77BC" w:rsidRDefault="004F326E" w:rsidP="00EA77BC">
      <w:pPr>
        <w:shd w:val="clear" w:color="auto" w:fill="D9D9D9"/>
        <w:ind w:left="360"/>
        <w:rPr>
          <w:rFonts w:ascii="Courier New" w:hAnsi="Courier New" w:cs="Courier New"/>
          <w:sz w:val="16"/>
          <w:szCs w:val="16"/>
        </w:rPr>
      </w:pPr>
    </w:p>
    <w:p w14:paraId="60E6C639" w14:textId="77777777" w:rsidR="004F326E" w:rsidRPr="00EA77BC" w:rsidRDefault="004F326E" w:rsidP="00EA77BC">
      <w:pPr>
        <w:shd w:val="clear" w:color="auto" w:fill="D9D9D9"/>
        <w:ind w:left="360"/>
        <w:rPr>
          <w:rFonts w:ascii="Courier New" w:hAnsi="Courier New" w:cs="Courier New"/>
          <w:sz w:val="16"/>
          <w:szCs w:val="16"/>
        </w:rPr>
      </w:pPr>
    </w:p>
    <w:p w14:paraId="60E6C63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TROCHE</w:t>
      </w:r>
    </w:p>
    <w:p w14:paraId="60E6C63B" w14:textId="77777777" w:rsidR="004F326E" w:rsidRPr="00EA77BC" w:rsidRDefault="004F326E" w:rsidP="00EA77BC">
      <w:pPr>
        <w:shd w:val="clear" w:color="auto" w:fill="D9D9D9"/>
        <w:ind w:left="360"/>
        <w:rPr>
          <w:rFonts w:ascii="Courier New" w:hAnsi="Courier New" w:cs="Courier New"/>
          <w:sz w:val="16"/>
          <w:szCs w:val="16"/>
        </w:rPr>
      </w:pPr>
    </w:p>
    <w:p w14:paraId="60E6C63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w:t>
      </w:r>
      <w:r w:rsidRPr="00EA77BC">
        <w:rPr>
          <w:rFonts w:ascii="Courier New" w:hAnsi="Courier New" w:cs="Courier New"/>
          <w:b/>
          <w:bCs/>
          <w:sz w:val="16"/>
          <w:szCs w:val="16"/>
        </w:rPr>
        <w:t>^</w:t>
      </w:r>
    </w:p>
    <w:p w14:paraId="60E6C63D" w14:textId="77777777" w:rsidR="004F326E" w:rsidRPr="00EA77BC" w:rsidRDefault="004F326E" w:rsidP="00EA77BC">
      <w:pPr>
        <w:shd w:val="clear" w:color="auto" w:fill="D9D9D9"/>
        <w:ind w:left="360"/>
        <w:rPr>
          <w:rFonts w:ascii="Courier New" w:hAnsi="Courier New" w:cs="Courier New"/>
          <w:sz w:val="16"/>
          <w:szCs w:val="16"/>
        </w:rPr>
      </w:pPr>
    </w:p>
    <w:p w14:paraId="60E6C63E"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rPr>
        <w:t xml:space="preserve">Do you want to continue mapping Local Possible Dosages? </w:t>
      </w:r>
      <w:r w:rsidRPr="00EA77BC">
        <w:rPr>
          <w:rFonts w:ascii="Courier New" w:hAnsi="Courier New" w:cs="Courier New"/>
          <w:sz w:val="16"/>
          <w:szCs w:val="16"/>
          <w:lang w:val="fr-FR"/>
        </w:rPr>
        <w:t>Y// &lt;</w:t>
      </w:r>
      <w:r w:rsidRPr="00EA77BC">
        <w:rPr>
          <w:rFonts w:ascii="Courier New" w:hAnsi="Courier New" w:cs="Courier New"/>
          <w:b/>
          <w:bCs/>
          <w:sz w:val="16"/>
          <w:szCs w:val="16"/>
          <w:lang w:val="fr-FR"/>
        </w:rPr>
        <w:t>ENTER</w:t>
      </w:r>
      <w:r w:rsidRPr="00EA77BC">
        <w:rPr>
          <w:rFonts w:ascii="Courier New" w:hAnsi="Courier New" w:cs="Courier New"/>
          <w:sz w:val="16"/>
          <w:szCs w:val="16"/>
          <w:lang w:val="fr-FR"/>
        </w:rPr>
        <w:t>&gt; ES</w:t>
      </w:r>
    </w:p>
    <w:p w14:paraId="60E6C63F"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0"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1"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2 TROCHE(S)</w:t>
      </w:r>
    </w:p>
    <w:p w14:paraId="60E6C642"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3"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 xml:space="preserve">DOSE UNIT: </w:t>
      </w:r>
      <w:r w:rsidRPr="00EA77BC">
        <w:rPr>
          <w:rFonts w:ascii="Courier New" w:hAnsi="Courier New" w:cs="Courier New"/>
          <w:b/>
          <w:bCs/>
          <w:sz w:val="16"/>
          <w:szCs w:val="16"/>
          <w:lang w:val="fr-FR"/>
        </w:rPr>
        <w:t>^</w:t>
      </w:r>
      <w:r w:rsidRPr="00EA77BC">
        <w:rPr>
          <w:rFonts w:ascii="Courier New" w:hAnsi="Courier New" w:cs="Courier New"/>
          <w:sz w:val="16"/>
          <w:szCs w:val="16"/>
          <w:lang w:val="fr-FR"/>
        </w:rPr>
        <w:t xml:space="preserve">  </w:t>
      </w:r>
    </w:p>
    <w:p w14:paraId="60E6C644"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want to continue mapping Local Possible Dosages? Y// </w:t>
      </w:r>
      <w:r w:rsidRPr="00EA77BC">
        <w:rPr>
          <w:rFonts w:ascii="Courier New" w:hAnsi="Courier New" w:cs="Courier New"/>
          <w:b/>
          <w:bCs/>
          <w:sz w:val="16"/>
          <w:szCs w:val="16"/>
        </w:rPr>
        <w:t>NO</w:t>
      </w:r>
    </w:p>
    <w:p w14:paraId="60E6C646" w14:textId="77777777" w:rsidR="004F326E" w:rsidRPr="00EA77BC" w:rsidRDefault="004F326E" w:rsidP="00EA77BC">
      <w:pPr>
        <w:shd w:val="clear" w:color="auto" w:fill="D9D9D9"/>
        <w:ind w:left="360"/>
        <w:rPr>
          <w:rFonts w:ascii="Courier New" w:hAnsi="Courier New" w:cs="Courier New"/>
          <w:sz w:val="16"/>
          <w:szCs w:val="16"/>
        </w:rPr>
      </w:pPr>
    </w:p>
    <w:p w14:paraId="60E6C647" w14:textId="77777777" w:rsidR="004F326E" w:rsidRPr="00EA77BC" w:rsidRDefault="004F326E" w:rsidP="00EA77BC">
      <w:pPr>
        <w:shd w:val="clear" w:color="auto" w:fill="D9D9D9"/>
        <w:ind w:left="360"/>
        <w:rPr>
          <w:rFonts w:ascii="Courier New" w:hAnsi="Courier New" w:cs="Courier New"/>
          <w:sz w:val="16"/>
          <w:szCs w:val="16"/>
        </w:rPr>
      </w:pPr>
    </w:p>
    <w:p w14:paraId="60E6C64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Checking for any remaining unmapped Local Possible Dosages...</w:t>
      </w:r>
    </w:p>
    <w:p w14:paraId="60E6C649" w14:textId="77777777" w:rsidR="004F326E" w:rsidRPr="00EA77BC" w:rsidRDefault="004F326E" w:rsidP="00EA77BC">
      <w:pPr>
        <w:shd w:val="clear" w:color="auto" w:fill="D9D9D9"/>
        <w:ind w:left="360"/>
        <w:rPr>
          <w:rFonts w:ascii="Courier New" w:hAnsi="Courier New" w:cs="Courier New"/>
          <w:sz w:val="16"/>
          <w:szCs w:val="16"/>
        </w:rPr>
      </w:pPr>
    </w:p>
    <w:p w14:paraId="60E6C64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There are still Local Possible Dosages not yet mapped,</w:t>
      </w:r>
    </w:p>
    <w:p w14:paraId="60E6C64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see the 'Local Possible Dosages Report' option for more details.</w:t>
      </w:r>
    </w:p>
    <w:p w14:paraId="60E6C64C" w14:textId="77777777" w:rsidR="004F326E" w:rsidRPr="00EA77BC" w:rsidRDefault="004F326E" w:rsidP="00EA77BC">
      <w:pPr>
        <w:shd w:val="clear" w:color="auto" w:fill="D9D9D9"/>
        <w:ind w:left="360"/>
        <w:rPr>
          <w:rFonts w:ascii="Courier New" w:hAnsi="Courier New" w:cs="Courier New"/>
          <w:sz w:val="16"/>
          <w:szCs w:val="16"/>
        </w:rPr>
      </w:pPr>
    </w:p>
    <w:p w14:paraId="60E6C64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4E" w14:textId="77777777" w:rsidR="004F326E" w:rsidRPr="00EA77BC" w:rsidRDefault="004F326E" w:rsidP="00EA77BC">
      <w:pPr>
        <w:shd w:val="clear" w:color="auto" w:fill="D9D9D9"/>
        <w:ind w:left="360"/>
        <w:rPr>
          <w:rFonts w:ascii="Courier New" w:hAnsi="Courier New" w:cs="Courier New"/>
          <w:sz w:val="16"/>
          <w:szCs w:val="16"/>
        </w:rPr>
      </w:pPr>
    </w:p>
    <w:p w14:paraId="60E6C64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OR</w:t>
      </w:r>
    </w:p>
    <w:p w14:paraId="60E6C650" w14:textId="77777777" w:rsidR="004F326E" w:rsidRPr="00EA77BC" w:rsidRDefault="004F326E" w:rsidP="00EA77BC">
      <w:pPr>
        <w:shd w:val="clear" w:color="auto" w:fill="D9D9D9"/>
        <w:ind w:left="360"/>
        <w:rPr>
          <w:rFonts w:ascii="Courier New" w:hAnsi="Courier New" w:cs="Courier New"/>
          <w:sz w:val="16"/>
          <w:szCs w:val="16"/>
        </w:rPr>
      </w:pPr>
    </w:p>
    <w:p w14:paraId="60E6C65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All Local Possible Dosages are mapped!</w:t>
      </w:r>
    </w:p>
    <w:p w14:paraId="60E6C652" w14:textId="77777777" w:rsidR="00FC3059" w:rsidRPr="00EA77BC" w:rsidRDefault="00FC3059" w:rsidP="00EA77BC"/>
    <w:p w14:paraId="60E6C653" w14:textId="77777777" w:rsidR="00AB3466" w:rsidRPr="00EA77BC" w:rsidRDefault="00AB3466" w:rsidP="00106C21">
      <w:pPr>
        <w:pStyle w:val="Heading2"/>
        <w:numPr>
          <w:ilvl w:val="0"/>
          <w:numId w:val="68"/>
        </w:numPr>
        <w:ind w:left="0"/>
      </w:pPr>
      <w:bookmarkStart w:id="2213" w:name="p138"/>
      <w:bookmarkStart w:id="2214" w:name="_Toc357755089"/>
      <w:bookmarkStart w:id="2215" w:name="_Toc376874118"/>
      <w:bookmarkStart w:id="2216" w:name="_Toc523224172"/>
      <w:bookmarkEnd w:id="2213"/>
      <w:r w:rsidRPr="00EA77BC">
        <w:t>Enable/Disable Dosing Order Checks</w:t>
      </w:r>
      <w:bookmarkEnd w:id="2214"/>
      <w:bookmarkEnd w:id="2215"/>
      <w:bookmarkEnd w:id="2216"/>
      <w:r w:rsidRPr="00EA77BC">
        <w:fldChar w:fldCharType="begin"/>
      </w:r>
      <w:r w:rsidRPr="00EA77BC">
        <w:instrText xml:space="preserve"> XE "Enable/Disable Dosing Order Checks" </w:instrText>
      </w:r>
      <w:r w:rsidRPr="00EA77BC">
        <w:fldChar w:fldCharType="end"/>
      </w:r>
    </w:p>
    <w:p w14:paraId="60E6C654" w14:textId="77777777" w:rsidR="00AB3466" w:rsidRPr="00EA77BC" w:rsidRDefault="00AB3466" w:rsidP="00EA77BC">
      <w:pPr>
        <w:keepNext/>
        <w:tabs>
          <w:tab w:val="left" w:pos="1080"/>
        </w:tabs>
        <w:ind w:firstLine="1080"/>
        <w:outlineLvl w:val="3"/>
        <w:rPr>
          <w:b/>
          <w:bCs/>
        </w:rPr>
      </w:pPr>
      <w:r w:rsidRPr="00EA77BC">
        <w:rPr>
          <w:b/>
          <w:bCs/>
        </w:rPr>
        <w:t>[PSS DOSING ORDER CHECKS]</w:t>
      </w:r>
    </w:p>
    <w:p w14:paraId="60E6C655" w14:textId="77777777" w:rsidR="00AB3466" w:rsidRPr="00EA77BC" w:rsidRDefault="00AB3466" w:rsidP="00732461">
      <w:pPr>
        <w:keepNext/>
      </w:pPr>
    </w:p>
    <w:p w14:paraId="60E6C656" w14:textId="77777777" w:rsidR="00AB3466" w:rsidRPr="00EA77BC" w:rsidRDefault="00AB3466" w:rsidP="00732461">
      <w:pPr>
        <w:rPr>
          <w:color w:val="000000"/>
        </w:rPr>
      </w:pPr>
      <w:r w:rsidRPr="00EA77BC">
        <w:t xml:space="preserve">The </w:t>
      </w:r>
      <w:r w:rsidRPr="00EA77BC">
        <w:rPr>
          <w:i/>
        </w:rPr>
        <w:t>Enable/Disable Dosing Order Checks</w:t>
      </w:r>
      <w:r w:rsidRPr="00EA77BC">
        <w:t xml:space="preserve"> [</w:t>
      </w:r>
      <w:r w:rsidRPr="00EA77BC">
        <w:rPr>
          <w:bCs/>
        </w:rPr>
        <w:t>PSS DOSING ORDER CHECKS]</w:t>
      </w:r>
      <w:r w:rsidRPr="00EA77BC">
        <w:rPr>
          <w:b/>
          <w:bCs/>
        </w:rPr>
        <w:t xml:space="preserve"> </w:t>
      </w:r>
      <w:r w:rsidRPr="00EA77BC">
        <w:t xml:space="preserve">is a stand-alone option that exists ONLY as a way to turn on/off the database connection for Dosing order checks. This option should only be used if authorized by Pharmacy Benefits Management </w:t>
      </w:r>
      <w:r w:rsidRPr="00EA77BC">
        <w:rPr>
          <w:color w:val="000000"/>
        </w:rPr>
        <w:t>(PBM). PBM will only authorize if local approval has been granted by the Medical Center Patient Safety Office and the Medical Center Director. PBM should be notified of this decision by the Pharmacy Chief via email to the VHAPBH PMO Outlook mail group. PBM in turn will notify Patient Care Services, the National Patient Safety Office and the Office of Information and Technology (OIT).</w:t>
      </w:r>
    </w:p>
    <w:p w14:paraId="60E6C657" w14:textId="77777777" w:rsidR="00AB3466" w:rsidRPr="00EA77BC" w:rsidRDefault="00AB3466" w:rsidP="00732461">
      <w:pPr>
        <w:rPr>
          <w:color w:val="FF0000"/>
        </w:rPr>
      </w:pPr>
    </w:p>
    <w:p w14:paraId="60E6C658" w14:textId="77777777" w:rsidR="00AB3466" w:rsidRPr="00EA77BC" w:rsidRDefault="00AB3466" w:rsidP="000C5921">
      <w:r w:rsidRPr="00EA77BC">
        <w:t xml:space="preserve">When disabled, NO Dosing order checks will be performed in Outpatient Pharmacy, Inpatient Medication applications, or in the Computerized Patient Record System (CPRS). The option is locked with the PSS ORDER CHECKS security key. </w:t>
      </w:r>
    </w:p>
    <w:p w14:paraId="60E6C659" w14:textId="77777777" w:rsidR="00AB3466" w:rsidRPr="00EA77BC" w:rsidRDefault="00AB3466" w:rsidP="000C5921"/>
    <w:p w14:paraId="60E6C65A" w14:textId="77777777" w:rsidR="00AB3466" w:rsidRPr="00EA77BC" w:rsidRDefault="00AB3466" w:rsidP="000C5921">
      <w:r w:rsidRPr="00EA77BC">
        <w:t>A notification message w</w:t>
      </w:r>
      <w:r w:rsidR="00F968B7">
        <w:t>i</w:t>
      </w:r>
      <w:r w:rsidRPr="00EA77BC">
        <w:t>ll be sent to the Outlook mail group, VHAPBH MOCHA Dosing Disconnect Notify and the local VistA mail group, PSS ORDER CHECKS when Dosing Order Checks are disabled or re-enabled using the Enable/Disable Dosing Order Checks option. The message will provide the following information:</w:t>
      </w:r>
    </w:p>
    <w:p w14:paraId="60E6C65B" w14:textId="77777777" w:rsidR="00AB3466" w:rsidRPr="00EA77BC" w:rsidRDefault="00AB3466" w:rsidP="00EA77BC">
      <w:pPr>
        <w:pStyle w:val="BodyTextBullet1"/>
        <w:keepNext/>
      </w:pPr>
      <w:r w:rsidRPr="00EA77BC">
        <w:t>The name of the person who disabled or re-enabled Dosing Order Checks</w:t>
      </w:r>
    </w:p>
    <w:p w14:paraId="60E6C65C" w14:textId="77777777" w:rsidR="00AB3466" w:rsidRPr="00EA77BC" w:rsidRDefault="00AB3466" w:rsidP="00732461">
      <w:pPr>
        <w:pStyle w:val="BodyTextBullet1"/>
        <w:rPr>
          <w:i/>
        </w:rPr>
      </w:pPr>
      <w:r w:rsidRPr="00EA77BC">
        <w:t>The name of the user’s facility (Outlook message only)</w:t>
      </w:r>
    </w:p>
    <w:p w14:paraId="60E6C65D" w14:textId="77777777" w:rsidR="00AB3466" w:rsidRPr="00EA77BC" w:rsidRDefault="00AB3466" w:rsidP="00732461">
      <w:pPr>
        <w:pStyle w:val="BodyTextBullet1"/>
      </w:pPr>
      <w:r w:rsidRPr="00EA77BC">
        <w:t>Date/time the action occurred</w:t>
      </w:r>
    </w:p>
    <w:p w14:paraId="60E6C65E" w14:textId="77777777" w:rsidR="00AB3466" w:rsidRPr="00EA77BC" w:rsidRDefault="00AB3466" w:rsidP="00732461">
      <w:pPr>
        <w:pStyle w:val="BodyTextBullet1"/>
      </w:pPr>
      <w:r w:rsidRPr="00EA77BC">
        <w:t>Whether the Dosing Order Checks were disabled or re-enabled</w:t>
      </w:r>
    </w:p>
    <w:p w14:paraId="60E6C65F" w14:textId="77777777" w:rsidR="00AB3466" w:rsidRPr="00EA77BC" w:rsidRDefault="00AB3466" w:rsidP="000C5921"/>
    <w:p w14:paraId="60E6C660" w14:textId="77777777" w:rsidR="00AB3466" w:rsidRPr="00EA77BC" w:rsidRDefault="00AB3466" w:rsidP="000C5921">
      <w:r w:rsidRPr="00EA77BC">
        <w:t>An audit trail will be maintained whenever Dosing Order Checks are disabled or re-enabled in the Pharmacy System File. The following information will be stored:</w:t>
      </w:r>
    </w:p>
    <w:p w14:paraId="60E6C661" w14:textId="77777777" w:rsidR="00AB3466" w:rsidRPr="00EA77BC" w:rsidRDefault="00AB3466" w:rsidP="000C5921">
      <w:pPr>
        <w:pStyle w:val="BodyTextBullet1"/>
      </w:pPr>
      <w:bookmarkStart w:id="2217" w:name="Page_171"/>
      <w:bookmarkEnd w:id="2217"/>
      <w:r w:rsidRPr="00EA77BC">
        <w:t>The name of the person who disabled or re-enabled Dosing Order Checks</w:t>
      </w:r>
    </w:p>
    <w:p w14:paraId="60E6C662" w14:textId="77777777" w:rsidR="00AB3466" w:rsidRPr="00EA77BC" w:rsidRDefault="00AB3466" w:rsidP="000C5921">
      <w:pPr>
        <w:pStyle w:val="BodyTextBullet1"/>
        <w:rPr>
          <w:i/>
        </w:rPr>
      </w:pPr>
      <w:r w:rsidRPr="00EA77BC">
        <w:t>The name of the user’s facility (Outlook message only)</w:t>
      </w:r>
    </w:p>
    <w:p w14:paraId="60E6C663" w14:textId="77777777" w:rsidR="00AB3466" w:rsidRPr="00EA77BC" w:rsidRDefault="00AB3466" w:rsidP="000C5921">
      <w:pPr>
        <w:pStyle w:val="BodyTextBullet1"/>
      </w:pPr>
      <w:r w:rsidRPr="00EA77BC">
        <w:t>Date/time the action occurred</w:t>
      </w:r>
    </w:p>
    <w:p w14:paraId="60E6C664" w14:textId="77777777" w:rsidR="00AB3466" w:rsidRPr="00EA77BC" w:rsidRDefault="00AB3466" w:rsidP="001B3F39">
      <w:pPr>
        <w:pStyle w:val="BodyTextBullet1"/>
      </w:pPr>
      <w:r w:rsidRPr="00EA77BC">
        <w:t>Whether the Dosing Order Checks were disabled or re-enabled</w:t>
      </w:r>
    </w:p>
    <w:p w14:paraId="60E6C665" w14:textId="77777777" w:rsidR="00AB3466" w:rsidRPr="00EA77BC" w:rsidRDefault="00AB3466" w:rsidP="001B3F39"/>
    <w:p w14:paraId="60E6C666" w14:textId="77777777" w:rsidR="00AB3466" w:rsidRPr="00EA77BC" w:rsidRDefault="00AB3466" w:rsidP="001B3F39">
      <w:r w:rsidRPr="00EA77BC">
        <w:t xml:space="preserve">This option is NOT exported as part of the main </w:t>
      </w:r>
      <w:r w:rsidRPr="00EA77BC">
        <w:rPr>
          <w:i/>
        </w:rPr>
        <w:t>Pharmacy Data Management</w:t>
      </w:r>
      <w:r w:rsidRPr="00EA77BC">
        <w:t xml:space="preserve"> [PSS MGR] menu option.</w:t>
      </w:r>
    </w:p>
    <w:p w14:paraId="60E6C667" w14:textId="77777777" w:rsidR="00AB3466" w:rsidRPr="00EA77BC" w:rsidRDefault="00AB3466" w:rsidP="001B3F39"/>
    <w:p w14:paraId="60E6C668" w14:textId="77777777" w:rsidR="00AB3466" w:rsidRPr="00EA77BC" w:rsidRDefault="0076180B" w:rsidP="001B3F39">
      <w:r>
        <w:rPr>
          <w:rFonts w:ascii="Times New (W1)" w:hAnsi="Times New (W1)"/>
          <w:noProof/>
          <w:color w:val="000000"/>
        </w:rPr>
        <w:drawing>
          <wp:inline distT="0" distB="0" distL="0" distR="0" wp14:anchorId="60E6DD7B" wp14:editId="60E6DD7C">
            <wp:extent cx="508000" cy="406400"/>
            <wp:effectExtent l="0" t="0" r="0" b="0"/>
            <wp:docPr id="29" name="Picture 2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AB3466" w:rsidRPr="00EA77BC">
        <w:rPr>
          <w:b/>
        </w:rPr>
        <w:t>Note:</w:t>
      </w:r>
      <w:r w:rsidR="00AB3466" w:rsidRPr="00EA77BC">
        <w:t xml:space="preserve"> The Dosage Checks are exported as turned ON in patch PSS*1*160.</w:t>
      </w:r>
    </w:p>
    <w:p w14:paraId="60E6C669" w14:textId="77777777" w:rsidR="00AB3466" w:rsidRPr="00EA77BC" w:rsidRDefault="00AB3466" w:rsidP="001B3F39"/>
    <w:p w14:paraId="60E6C66A" w14:textId="77777777" w:rsidR="00AB3466" w:rsidRPr="00EA77BC" w:rsidRDefault="00AB3466" w:rsidP="001B3F39">
      <w:pPr>
        <w:pStyle w:val="Example"/>
      </w:pPr>
      <w:r w:rsidRPr="00EA77BC">
        <w:t>Example 1: Disabling Dosing Order Checks</w:t>
      </w:r>
    </w:p>
    <w:p w14:paraId="60E6C66B" w14:textId="77777777" w:rsidR="00AB3466" w:rsidRPr="00EA77BC" w:rsidRDefault="00AB3466" w:rsidP="001B3F39">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6C" w14:textId="77777777" w:rsidR="00AB3466" w:rsidRPr="00EA77BC" w:rsidRDefault="00AB3466" w:rsidP="001B3F39">
      <w:pPr>
        <w:pStyle w:val="BodyText4"/>
        <w:shd w:val="clear" w:color="auto" w:fill="D9D9D9"/>
        <w:ind w:left="360"/>
        <w:rPr>
          <w:rFonts w:ascii="Courier New" w:hAnsi="Courier New" w:cs="Courier New"/>
          <w:sz w:val="16"/>
          <w:szCs w:val="16"/>
        </w:rPr>
      </w:pPr>
    </w:p>
    <w:p w14:paraId="60E6C66D"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are currently ENABLED.</w:t>
      </w:r>
    </w:p>
    <w:p w14:paraId="60E6C66E"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6F"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Dosing Order Checks? NO// YES</w:t>
      </w:r>
    </w:p>
    <w:p w14:paraId="60E6C670"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71"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Have you received authorization from Pharmacy Benefits Management (PBM)</w:t>
      </w:r>
    </w:p>
    <w:p w14:paraId="60E6C672" w14:textId="77777777" w:rsidR="00AB3466" w:rsidRPr="00EA77BC" w:rsidRDefault="00AB3466"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to take this action? NO// YES</w:t>
      </w:r>
    </w:p>
    <w:p w14:paraId="60E6C673"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p>
    <w:p w14:paraId="60E6C674"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w:t>
      </w:r>
    </w:p>
    <w:p w14:paraId="60E6C675"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or Pharmacy while Dosing Order Checks are disabled!!!</w:t>
      </w:r>
    </w:p>
    <w:p w14:paraId="60E6C676"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p>
    <w:p w14:paraId="60E6C677"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Notification of this action will be sent to PBM and local VistA</w:t>
      </w:r>
    </w:p>
    <w:p w14:paraId="60E6C678"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PSS ORDER CHECKS mail group.</w:t>
      </w:r>
    </w:p>
    <w:p w14:paraId="60E6C679"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p>
    <w:p w14:paraId="60E6C67A"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DISABLE Dosing Order Checks? NO// YES</w:t>
      </w:r>
    </w:p>
    <w:p w14:paraId="60E6C67B" w14:textId="77777777" w:rsidR="00AB3466" w:rsidRPr="00EA77BC" w:rsidRDefault="00AB3466" w:rsidP="00EB241E">
      <w:pPr>
        <w:pStyle w:val="BodyText4"/>
        <w:keepNext w:val="0"/>
        <w:shd w:val="clear" w:color="auto" w:fill="D9D9D9"/>
        <w:ind w:left="360"/>
        <w:rPr>
          <w:rFonts w:ascii="Courier New" w:hAnsi="Courier New" w:cs="Courier New"/>
          <w:sz w:val="16"/>
          <w:szCs w:val="16"/>
        </w:rPr>
      </w:pPr>
    </w:p>
    <w:p w14:paraId="60E6C67C" w14:textId="77777777" w:rsidR="00AB3466" w:rsidRPr="00EA77BC" w:rsidRDefault="00AB3466"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DISABLED.</w:t>
      </w:r>
    </w:p>
    <w:p w14:paraId="60E6C67D"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p>
    <w:p w14:paraId="60E6C67E"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7F" w14:textId="77777777" w:rsidR="00AB3466" w:rsidRPr="00EA77BC" w:rsidRDefault="00AB3466" w:rsidP="00EA77BC"/>
    <w:p w14:paraId="60E6C680" w14:textId="77777777" w:rsidR="00AB3466" w:rsidRPr="00EA77BC" w:rsidRDefault="00AB3466" w:rsidP="00EA77BC">
      <w:pPr>
        <w:pStyle w:val="Example"/>
      </w:pPr>
      <w:r w:rsidRPr="00EA77BC">
        <w:t>Example 2:  Enabling Dosing Order Checks</w:t>
      </w:r>
    </w:p>
    <w:p w14:paraId="60E6C681"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82"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Dosing Order Checks</w:t>
      </w:r>
    </w:p>
    <w:p w14:paraId="60E6C683"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4"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WARNING! Dosing Order Checks are currently DISABLED.</w:t>
      </w:r>
    </w:p>
    <w:p w14:paraId="60E6C685"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6"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 or</w:t>
      </w:r>
    </w:p>
    <w:p w14:paraId="60E6C687"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Pharmacy while Dosing Order Checks are disabled!!!</w:t>
      </w:r>
    </w:p>
    <w:p w14:paraId="60E6C688"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9"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wish to ENABLE Dosing Order Checks? YES// </w:t>
      </w:r>
    </w:p>
    <w:p w14:paraId="60E6C68A"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B" w14:textId="77777777" w:rsidR="00AB3466" w:rsidRPr="00EA77BC" w:rsidRDefault="00AB3466" w:rsidP="00EA77BC">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ENABLED.</w:t>
      </w:r>
    </w:p>
    <w:p w14:paraId="60E6C68C" w14:textId="77777777" w:rsidR="00AB3466" w:rsidRPr="00EA77BC" w:rsidRDefault="00AB3466" w:rsidP="00EA77BC">
      <w:pPr>
        <w:pStyle w:val="BodyText4"/>
        <w:shd w:val="clear" w:color="auto" w:fill="D9D9D9"/>
        <w:ind w:left="360"/>
        <w:rPr>
          <w:rFonts w:ascii="Courier New" w:hAnsi="Courier New" w:cs="Courier New"/>
          <w:sz w:val="16"/>
          <w:szCs w:val="16"/>
        </w:rPr>
      </w:pPr>
    </w:p>
    <w:p w14:paraId="60E6C68D" w14:textId="77777777" w:rsidR="00AB3466" w:rsidRPr="00EA77BC" w:rsidRDefault="00AB3466"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8E" w14:textId="77777777" w:rsidR="00AB3466" w:rsidRPr="00EA77BC" w:rsidRDefault="00AB3466" w:rsidP="00732461"/>
    <w:p w14:paraId="60E6C68F" w14:textId="77777777" w:rsidR="002767DA" w:rsidRPr="00EA77BC" w:rsidRDefault="002767DA" w:rsidP="00106C21">
      <w:pPr>
        <w:pStyle w:val="Heading2"/>
        <w:numPr>
          <w:ilvl w:val="0"/>
          <w:numId w:val="68"/>
        </w:numPr>
        <w:ind w:left="0"/>
      </w:pPr>
      <w:bookmarkStart w:id="2218" w:name="_Toc376874119"/>
      <w:bookmarkStart w:id="2219" w:name="_Toc523224173"/>
      <w:r w:rsidRPr="00EA77BC">
        <w:t>All Stand-Alone Menu Items</w:t>
      </w:r>
      <w:bookmarkEnd w:id="2218"/>
      <w:bookmarkEnd w:id="2219"/>
    </w:p>
    <w:p w14:paraId="60E6C690" w14:textId="77777777" w:rsidR="002767DA" w:rsidRPr="00EA77BC" w:rsidRDefault="002767DA" w:rsidP="00732461">
      <w:pPr>
        <w:keepNext/>
      </w:pPr>
    </w:p>
    <w:p w14:paraId="60E6C691" w14:textId="77777777" w:rsidR="00EB5C9C" w:rsidRPr="00EA77BC" w:rsidRDefault="000301BA" w:rsidP="00732461">
      <w:r w:rsidRPr="00EA77BC">
        <w:t>The following</w:t>
      </w:r>
      <w:r w:rsidR="00EB5C9C" w:rsidRPr="00EA77BC">
        <w:t xml:space="preserve"> is a list of all </w:t>
      </w:r>
      <w:r w:rsidR="00912F3F" w:rsidRPr="00EA77BC">
        <w:rPr>
          <w:iCs/>
        </w:rPr>
        <w:t xml:space="preserve">stand-alone options that are </w:t>
      </w:r>
      <w:r w:rsidR="00912F3F" w:rsidRPr="00EA77BC">
        <w:rPr>
          <w:b/>
          <w:iCs/>
        </w:rPr>
        <w:t>NOT</w:t>
      </w:r>
      <w:r w:rsidR="00912F3F" w:rsidRPr="00EA77BC">
        <w:rPr>
          <w:iCs/>
        </w:rPr>
        <w:t xml:space="preserve"> exported as part of the main PDM menu [PSS MGR]</w:t>
      </w:r>
      <w:r w:rsidR="00912F3F" w:rsidRPr="00EA77BC">
        <w:rPr>
          <w:sz w:val="22"/>
          <w:szCs w:val="20"/>
        </w:rPr>
        <w:t>:</w:t>
      </w:r>
    </w:p>
    <w:p w14:paraId="60E6C692" w14:textId="77777777" w:rsidR="00EB5C9C" w:rsidRPr="00EA77BC" w:rsidRDefault="00EB5C9C" w:rsidP="00732461"/>
    <w:p w14:paraId="60E6C693" w14:textId="77777777" w:rsidR="00FB76CA" w:rsidRPr="00EA77BC" w:rsidRDefault="00CD09B6" w:rsidP="00EA77BC">
      <w:pPr>
        <w:ind w:left="540"/>
        <w:rPr>
          <w:i/>
          <w:color w:val="000000"/>
        </w:rPr>
      </w:pPr>
      <w:r w:rsidRPr="00EA77BC">
        <w:rPr>
          <w:i/>
          <w:color w:val="000000"/>
          <w:sz w:val="22"/>
          <w:szCs w:val="20"/>
        </w:rPr>
        <w:t>*</w:t>
      </w:r>
      <w:r w:rsidR="00FB76CA" w:rsidRPr="00EA77BC">
        <w:rPr>
          <w:i/>
          <w:color w:val="000000"/>
          <w:sz w:val="22"/>
          <w:szCs w:val="20"/>
        </w:rPr>
        <w:t>Other Language Translation Setup</w:t>
      </w:r>
    </w:p>
    <w:p w14:paraId="60E6C694" w14:textId="77777777" w:rsidR="00FB76CA" w:rsidRPr="00EA77BC" w:rsidRDefault="00FB76CA" w:rsidP="00EA77BC">
      <w:pPr>
        <w:ind w:left="540"/>
        <w:rPr>
          <w:color w:val="000000"/>
        </w:rPr>
      </w:pPr>
      <w:r w:rsidRPr="00EA77BC">
        <w:rPr>
          <w:color w:val="000000"/>
          <w:sz w:val="22"/>
          <w:szCs w:val="20"/>
        </w:rPr>
        <w:t>[PSS OTHER LANGUAGE SETUP]</w:t>
      </w:r>
    </w:p>
    <w:p w14:paraId="60E6C695" w14:textId="77777777" w:rsidR="00FB76CA" w:rsidRPr="00EA77BC" w:rsidRDefault="00FB76CA" w:rsidP="00EA77BC">
      <w:pPr>
        <w:ind w:left="540"/>
        <w:rPr>
          <w:color w:val="000000"/>
        </w:rPr>
      </w:pPr>
    </w:p>
    <w:p w14:paraId="60E6C696" w14:textId="77777777" w:rsidR="00FB76CA" w:rsidRPr="00EA77BC" w:rsidRDefault="00FB76CA" w:rsidP="00732461">
      <w:pPr>
        <w:ind w:left="540"/>
        <w:rPr>
          <w:i/>
        </w:rPr>
      </w:pPr>
      <w:r w:rsidRPr="00EA77BC">
        <w:rPr>
          <w:i/>
          <w:sz w:val="22"/>
          <w:szCs w:val="20"/>
        </w:rPr>
        <w:t xml:space="preserve">Drug Inquiry (IV) </w:t>
      </w:r>
    </w:p>
    <w:p w14:paraId="60E6C697" w14:textId="77777777" w:rsidR="00FB76CA" w:rsidRPr="00EA77BC" w:rsidRDefault="00FB76CA" w:rsidP="00732461">
      <w:pPr>
        <w:ind w:left="540"/>
      </w:pPr>
      <w:r w:rsidRPr="00EA77BC">
        <w:rPr>
          <w:sz w:val="22"/>
          <w:szCs w:val="20"/>
        </w:rPr>
        <w:t>[PSSJI DRUG INQUIRY]</w:t>
      </w:r>
    </w:p>
    <w:p w14:paraId="60E6C698" w14:textId="77777777" w:rsidR="00FB76CA" w:rsidRPr="00EA77BC" w:rsidRDefault="00FB76CA" w:rsidP="00732461">
      <w:pPr>
        <w:ind w:left="540"/>
      </w:pPr>
    </w:p>
    <w:p w14:paraId="60E6C699" w14:textId="77777777" w:rsidR="00FB76CA" w:rsidRPr="00EA77BC" w:rsidRDefault="00FB76CA" w:rsidP="00732461">
      <w:pPr>
        <w:ind w:left="540"/>
        <w:rPr>
          <w:i/>
        </w:rPr>
      </w:pPr>
      <w:r w:rsidRPr="00EA77BC">
        <w:rPr>
          <w:i/>
          <w:sz w:val="22"/>
          <w:szCs w:val="20"/>
        </w:rPr>
        <w:t xml:space="preserve">Electrolyte File (IV) </w:t>
      </w:r>
    </w:p>
    <w:p w14:paraId="60E6C69A" w14:textId="77777777" w:rsidR="00EB5C9C" w:rsidRPr="00EA77BC" w:rsidRDefault="00FB76CA" w:rsidP="000C5921">
      <w:pPr>
        <w:ind w:left="540"/>
      </w:pPr>
      <w:r w:rsidRPr="00EA77BC">
        <w:rPr>
          <w:sz w:val="22"/>
          <w:szCs w:val="20"/>
        </w:rPr>
        <w:t>[PSSJI ELECTROLYTE FILE]</w:t>
      </w:r>
    </w:p>
    <w:p w14:paraId="60E6C69B" w14:textId="77777777" w:rsidR="00EB5C9C" w:rsidRPr="00EA77BC" w:rsidRDefault="00EB5C9C" w:rsidP="00EA77BC"/>
    <w:p w14:paraId="60E6C69C" w14:textId="77777777" w:rsidR="00EB5C9C" w:rsidRPr="00EA77BC" w:rsidRDefault="00EB5C9C" w:rsidP="00732461">
      <w:pPr>
        <w:ind w:left="540"/>
        <w:rPr>
          <w:i/>
        </w:rPr>
      </w:pPr>
      <w:r w:rsidRPr="00EA77BC">
        <w:rPr>
          <w:i/>
        </w:rPr>
        <w:t>Enable/Disable Vendor Database Link</w:t>
      </w:r>
    </w:p>
    <w:p w14:paraId="60E6C69D" w14:textId="77777777" w:rsidR="00EB5C9C" w:rsidRPr="00EA77BC" w:rsidRDefault="00EB5C9C" w:rsidP="00732461">
      <w:pPr>
        <w:ind w:left="540"/>
      </w:pPr>
      <w:r w:rsidRPr="00EA77BC">
        <w:t>[PSS ENABLE/DISABLE DB LINK]</w:t>
      </w:r>
    </w:p>
    <w:p w14:paraId="60E6C69E" w14:textId="77777777" w:rsidR="00FF7C6F" w:rsidRPr="00EA77BC" w:rsidRDefault="00FF7C6F" w:rsidP="00732461">
      <w:pPr>
        <w:ind w:left="540"/>
        <w:rPr>
          <w:i/>
          <w:iCs/>
        </w:rPr>
      </w:pPr>
    </w:p>
    <w:p w14:paraId="60E6C69F" w14:textId="77777777" w:rsidR="00FF7C6F" w:rsidRPr="00EA77BC" w:rsidRDefault="00FF7C6F" w:rsidP="00732461">
      <w:pPr>
        <w:ind w:left="540"/>
        <w:rPr>
          <w:i/>
          <w:iCs/>
        </w:rPr>
      </w:pPr>
      <w:r w:rsidRPr="00EA77BC">
        <w:rPr>
          <w:i/>
          <w:iCs/>
        </w:rPr>
        <w:t>Find Unmapped Local Possible Dosages</w:t>
      </w:r>
    </w:p>
    <w:p w14:paraId="60E6C6A0" w14:textId="77777777" w:rsidR="00FF7C6F" w:rsidRPr="00EA77BC" w:rsidRDefault="00FF7C6F" w:rsidP="000C5921">
      <w:pPr>
        <w:ind w:left="540"/>
      </w:pPr>
      <w:r w:rsidRPr="00EA77BC">
        <w:t>[PSS LOCAL DOSAGES EDIT ALL]</w:t>
      </w:r>
    </w:p>
    <w:p w14:paraId="60E6C6A1" w14:textId="77777777" w:rsidR="00291143" w:rsidRPr="00EA77BC" w:rsidRDefault="00291143" w:rsidP="000C5921">
      <w:pPr>
        <w:ind w:left="540"/>
      </w:pPr>
    </w:p>
    <w:p w14:paraId="60E6C6A2" w14:textId="77777777" w:rsidR="00291143" w:rsidRPr="00EA77BC" w:rsidRDefault="00291143" w:rsidP="00F918E6">
      <w:pPr>
        <w:spacing w:before="360"/>
        <w:ind w:left="547"/>
        <w:rPr>
          <w:i/>
        </w:rPr>
      </w:pPr>
      <w:r w:rsidRPr="00EA77BC">
        <w:rPr>
          <w:i/>
        </w:rPr>
        <w:t>Add Default Med Route</w:t>
      </w:r>
    </w:p>
    <w:p w14:paraId="60E6C6A3" w14:textId="77777777" w:rsidR="00291143" w:rsidRPr="00EA77BC" w:rsidRDefault="00291143" w:rsidP="000C5921">
      <w:pPr>
        <w:ind w:left="540"/>
      </w:pPr>
      <w:r w:rsidRPr="00EA77BC">
        <w:t>[PSS ADD DEFAULT MED ROUTE]</w:t>
      </w:r>
    </w:p>
    <w:p w14:paraId="60E6C6A4" w14:textId="77777777" w:rsidR="00AB3466" w:rsidRPr="00EA77BC" w:rsidRDefault="00AB3466" w:rsidP="000C5921">
      <w:pPr>
        <w:ind w:left="540"/>
      </w:pPr>
    </w:p>
    <w:p w14:paraId="60E6C6A5" w14:textId="77777777" w:rsidR="00AB3466" w:rsidRPr="00EA77BC" w:rsidRDefault="00AB3466" w:rsidP="00EA77BC">
      <w:pPr>
        <w:keepNext/>
        <w:ind w:left="547"/>
        <w:rPr>
          <w:i/>
        </w:rPr>
      </w:pPr>
      <w:bookmarkStart w:id="2220" w:name="p140"/>
      <w:bookmarkEnd w:id="2220"/>
      <w:r w:rsidRPr="00EA77BC">
        <w:rPr>
          <w:i/>
        </w:rPr>
        <w:t>Enable/Disable Dosing Order Checks</w:t>
      </w:r>
    </w:p>
    <w:p w14:paraId="60E6C6A6" w14:textId="77777777" w:rsidR="00AB3466" w:rsidRPr="00EA77BC" w:rsidRDefault="00AB3466" w:rsidP="00732461">
      <w:pPr>
        <w:ind w:left="540"/>
      </w:pPr>
      <w:r w:rsidRPr="00EA77BC">
        <w:t>[PSS DOSING ORDER CHECKS]</w:t>
      </w:r>
    </w:p>
    <w:p w14:paraId="60E6C6A7" w14:textId="77777777" w:rsidR="000301BA" w:rsidRPr="00EA77BC" w:rsidRDefault="000301BA" w:rsidP="00732461">
      <w:pPr>
        <w:autoSpaceDE w:val="0"/>
        <w:autoSpaceDN w:val="0"/>
        <w:rPr>
          <w:iCs/>
        </w:rPr>
      </w:pPr>
    </w:p>
    <w:p w14:paraId="60E6C6A8" w14:textId="77777777" w:rsidR="00295887" w:rsidRPr="00EA77BC" w:rsidRDefault="0076180B" w:rsidP="00732461">
      <w:pPr>
        <w:pStyle w:val="ListParagraph"/>
        <w:autoSpaceDE w:val="0"/>
        <w:autoSpaceDN w:val="0"/>
        <w:ind w:hanging="720"/>
      </w:pPr>
      <w:r>
        <w:rPr>
          <w:noProof/>
          <w:position w:val="-4"/>
        </w:rPr>
        <w:drawing>
          <wp:inline distT="0" distB="0" distL="0" distR="0" wp14:anchorId="60E6DD7D" wp14:editId="60E6DD7E">
            <wp:extent cx="508000" cy="406400"/>
            <wp:effectExtent l="0" t="0" r="0" b="0"/>
            <wp:docPr id="30" name="Picture 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295887" w:rsidRPr="00EA77BC">
        <w:t xml:space="preserve">The </w:t>
      </w:r>
      <w:r w:rsidR="00295887" w:rsidRPr="00EA77BC">
        <w:rPr>
          <w:i/>
          <w:iCs/>
        </w:rPr>
        <w:t>Enable/Disable Vendor Database Link</w:t>
      </w:r>
      <w:r w:rsidR="00295887" w:rsidRPr="00EA77BC">
        <w:t xml:space="preserve"> </w:t>
      </w:r>
      <w:r w:rsidR="00AB3466" w:rsidRPr="00EA77BC">
        <w:t xml:space="preserve">[PSS ENABLE/DISABLE DB LINK] </w:t>
      </w:r>
      <w:r w:rsidR="00295887" w:rsidRPr="00EA77BC">
        <w:t xml:space="preserve">option exists </w:t>
      </w:r>
      <w:r w:rsidR="00295887" w:rsidRPr="00EA77BC">
        <w:rPr>
          <w:b/>
          <w:bCs/>
        </w:rPr>
        <w:t>ONLY</w:t>
      </w:r>
      <w:r w:rsidR="00295887"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295887" w:rsidRPr="00EA77BC">
        <w:t xml:space="preserve">It is </w:t>
      </w:r>
      <w:r w:rsidR="00295887" w:rsidRPr="00EA77BC">
        <w:rPr>
          <w:b/>
          <w:bCs/>
        </w:rPr>
        <w:t>NOT</w:t>
      </w:r>
      <w:r w:rsidR="00295887" w:rsidRPr="00EA77BC">
        <w:t xml:space="preserve"> exported as part of the main PDM menu [PSS MGR]</w:t>
      </w:r>
    </w:p>
    <w:p w14:paraId="60E6C6A9" w14:textId="77777777" w:rsidR="00295887" w:rsidRPr="00EA77BC" w:rsidRDefault="00295887" w:rsidP="000C5921">
      <w:pPr>
        <w:pStyle w:val="ListParagraph"/>
        <w:autoSpaceDE w:val="0"/>
        <w:autoSpaceDN w:val="0"/>
      </w:pPr>
    </w:p>
    <w:p w14:paraId="60E6C6AA" w14:textId="77777777" w:rsidR="00295887" w:rsidRPr="00EA77BC" w:rsidRDefault="00295887" w:rsidP="000C5921">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C6AB" w14:textId="77777777" w:rsidR="00295887" w:rsidRPr="00EA77BC" w:rsidRDefault="00295887" w:rsidP="000C5921">
      <w:pPr>
        <w:autoSpaceDE w:val="0"/>
        <w:autoSpaceDN w:val="0"/>
        <w:ind w:left="810" w:hanging="810"/>
      </w:pPr>
    </w:p>
    <w:p w14:paraId="60E6C6AC" w14:textId="77777777" w:rsidR="001C1421" w:rsidRPr="00EA77BC" w:rsidRDefault="00295887" w:rsidP="000C5921">
      <w:pPr>
        <w:autoSpaceDE w:val="0"/>
        <w:autoSpaceDN w:val="0"/>
        <w:rPr>
          <w:iCs/>
        </w:rPr>
      </w:pPr>
      <w:r w:rsidRPr="00EA77BC">
        <w:rPr>
          <w:position w:val="-4"/>
        </w:rPr>
        <w:t>*</w:t>
      </w:r>
      <w:r w:rsidR="00AB3466" w:rsidRPr="00EA77BC">
        <w:rPr>
          <w:i/>
          <w:color w:val="000000"/>
          <w:position w:val="-4"/>
        </w:rPr>
        <w:t xml:space="preserve"> Other Language Translation Setup</w:t>
      </w:r>
      <w:r w:rsidR="00AB3466" w:rsidRPr="00EA77BC">
        <w:rPr>
          <w:color w:val="000000"/>
          <w:position w:val="-4"/>
        </w:rPr>
        <w:t xml:space="preserve"> [PSS OTHER LANGUAGE SETUP]</w:t>
      </w:r>
      <w:r w:rsidR="00AB3466" w:rsidRPr="00EA77BC">
        <w:rPr>
          <w:color w:val="000000"/>
        </w:rPr>
        <w:t xml:space="preserve"> </w:t>
      </w:r>
      <w:r w:rsidRPr="00EA77BC">
        <w:rPr>
          <w:color w:val="000000"/>
          <w:position w:val="-4"/>
        </w:rPr>
        <w:t>is a stand-alone option that must be assigned to the person(s) responsible for maintaining it.</w:t>
      </w:r>
    </w:p>
    <w:p w14:paraId="60E6C6AD" w14:textId="77777777" w:rsidR="000301BA" w:rsidRPr="00EA77BC" w:rsidRDefault="000301BA" w:rsidP="000C5921">
      <w:pPr>
        <w:autoSpaceDE w:val="0"/>
        <w:autoSpaceDN w:val="0"/>
        <w:adjustRightInd w:val="0"/>
      </w:pPr>
    </w:p>
    <w:p w14:paraId="60E6C6AE" w14:textId="77777777" w:rsidR="00AB3466" w:rsidRPr="00EA77BC" w:rsidRDefault="0076180B" w:rsidP="001B3F39">
      <w:pPr>
        <w:pStyle w:val="ListParagraph"/>
        <w:autoSpaceDE w:val="0"/>
        <w:autoSpaceDN w:val="0"/>
        <w:ind w:left="810" w:hanging="810"/>
      </w:pPr>
      <w:r>
        <w:rPr>
          <w:noProof/>
          <w:position w:val="-4"/>
        </w:rPr>
        <w:drawing>
          <wp:inline distT="0" distB="0" distL="0" distR="0" wp14:anchorId="60E6DD7F" wp14:editId="60E6DD80">
            <wp:extent cx="508000" cy="406400"/>
            <wp:effectExtent l="0" t="0" r="0" b="0"/>
            <wp:docPr id="31" name="Picture 3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graphic"/>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AB3466" w:rsidRPr="00EA77BC">
        <w:rPr>
          <w:iCs/>
        </w:rPr>
        <w:t xml:space="preserve">The </w:t>
      </w:r>
      <w:r w:rsidR="00AB3466" w:rsidRPr="00EA77BC">
        <w:rPr>
          <w:i/>
        </w:rPr>
        <w:t xml:space="preserve">Enable/Disable Dosing Order Checks </w:t>
      </w:r>
      <w:r w:rsidR="00AB3466" w:rsidRPr="00EA77BC">
        <w:t xml:space="preserve">[PSS DOSING ORDER CHECKS] </w:t>
      </w:r>
      <w:r w:rsidR="00AB3466" w:rsidRPr="00EA77BC">
        <w:rPr>
          <w:iCs/>
        </w:rPr>
        <w:t>option should only be used if authorized by PBM.</w:t>
      </w:r>
    </w:p>
    <w:p w14:paraId="60E6C6AF" w14:textId="77777777" w:rsidR="00AB3466" w:rsidRPr="00EA77BC" w:rsidRDefault="00AB3466" w:rsidP="001B3F39">
      <w:pPr>
        <w:autoSpaceDE w:val="0"/>
        <w:autoSpaceDN w:val="0"/>
        <w:adjustRightInd w:val="0"/>
      </w:pPr>
    </w:p>
    <w:p w14:paraId="60E6C6B0" w14:textId="77777777" w:rsidR="00595E65" w:rsidRPr="00EA77BC" w:rsidRDefault="004B2CD0" w:rsidP="001B3F39">
      <w:pPr>
        <w:pStyle w:val="ChapterHeading"/>
      </w:pPr>
      <w:r w:rsidRPr="00EA77BC">
        <w:br w:type="page"/>
      </w:r>
      <w:bookmarkStart w:id="2221" w:name="_Hlt33845057"/>
      <w:bookmarkStart w:id="2222" w:name="Removal_Change_Explanation"/>
      <w:bookmarkStart w:id="2223" w:name="_Toc376875272"/>
      <w:bookmarkStart w:id="2224" w:name="_Toc376875800"/>
      <w:bookmarkStart w:id="2225" w:name="_Toc376935170"/>
      <w:bookmarkStart w:id="2226" w:name="_Toc376936469"/>
      <w:bookmarkStart w:id="2227" w:name="_Toc14665921"/>
      <w:bookmarkStart w:id="2228" w:name="_Toc14666745"/>
      <w:bookmarkStart w:id="2229" w:name="_Toc14667200"/>
      <w:bookmarkStart w:id="2230" w:name="_Toc219452046"/>
      <w:bookmarkStart w:id="2231" w:name="_Toc376874120"/>
      <w:bookmarkStart w:id="2232" w:name="_Toc523224174"/>
      <w:bookmarkEnd w:id="2221"/>
      <w:bookmarkEnd w:id="2222"/>
      <w:bookmarkEnd w:id="2223"/>
      <w:bookmarkEnd w:id="2224"/>
      <w:bookmarkEnd w:id="2225"/>
      <w:bookmarkEnd w:id="2226"/>
      <w:r w:rsidR="00595E65" w:rsidRPr="00EA77BC">
        <w:t>Chapter Two   Understanding Dosages</w:t>
      </w:r>
      <w:bookmarkEnd w:id="2227"/>
      <w:bookmarkEnd w:id="2228"/>
      <w:bookmarkEnd w:id="2229"/>
      <w:bookmarkEnd w:id="2230"/>
      <w:bookmarkEnd w:id="2231"/>
      <w:bookmarkEnd w:id="2232"/>
    </w:p>
    <w:p w14:paraId="60E6C6B1" w14:textId="77777777" w:rsidR="00595E65" w:rsidRPr="00EA77BC" w:rsidRDefault="00595E65" w:rsidP="001B3F39"/>
    <w:p w14:paraId="60E6C6B2" w14:textId="77777777" w:rsidR="00595E65" w:rsidRPr="00EA77BC" w:rsidRDefault="00595E65" w:rsidP="001B3F39">
      <w:r w:rsidRPr="00EA77BC">
        <w:t>Dosages</w:t>
      </w:r>
      <w:r w:rsidRPr="00EA77BC">
        <w:fldChar w:fldCharType="begin"/>
      </w:r>
      <w:r w:rsidRPr="00EA77BC">
        <w:instrText xml:space="preserve"> XE "Dosages" \b</w:instrText>
      </w:r>
      <w:r w:rsidRPr="00EA77BC">
        <w:fldChar w:fldCharType="end"/>
      </w:r>
      <w:r w:rsidRPr="00EA77BC">
        <w:t xml:space="preserve"> are compiled by collecting information that was previously entered in various files and gathering that information to populate individual fields within the DRUG file (#50). Two types of dosages, Possible Dosages</w:t>
      </w:r>
      <w:r w:rsidRPr="00EA77BC">
        <w:fldChar w:fldCharType="begin"/>
      </w:r>
      <w:r w:rsidRPr="00EA77BC">
        <w:instrText xml:space="preserve"> XE "Possible Dosages" \b</w:instrText>
      </w:r>
      <w:r w:rsidRPr="00EA77BC">
        <w:fldChar w:fldCharType="end"/>
      </w:r>
      <w:r w:rsidRPr="00EA77BC">
        <w:t xml:space="preserve"> and Local Possible Dosages</w:t>
      </w:r>
      <w:r w:rsidRPr="00EA77BC">
        <w:fldChar w:fldCharType="begin"/>
      </w:r>
      <w:r w:rsidRPr="00EA77BC">
        <w:instrText xml:space="preserve"> XE "Local Possible Dosages" \b</w:instrText>
      </w:r>
      <w:r w:rsidRPr="00EA77BC">
        <w:fldChar w:fldCharType="end"/>
      </w:r>
      <w:r w:rsidRPr="00EA77BC">
        <w:t xml:space="preserve">, are now stored in the DRUG file (#50). Explanations of what determines a Possible Dosage and a Local Possible Dosage are included below, along with diagrams to aid the user in understanding which files and fields contribute to constructing Possible Dosages and Local Possible Dosages. More detailed information on Possible Dosages and Local Possible Dosages is contained in the </w:t>
      </w:r>
      <w:r w:rsidRPr="00EA77BC">
        <w:rPr>
          <w:i/>
        </w:rPr>
        <w:t>Pharmacy Ordering Enhancements Pharmacy Data Management Pre-Release Implementation Guide</w:t>
      </w:r>
      <w:r w:rsidRPr="00EA77BC">
        <w:t xml:space="preserve">, located on the </w:t>
      </w:r>
      <w:r w:rsidR="00DD6504" w:rsidRPr="00EA77BC">
        <w:t xml:space="preserve">VistA </w:t>
      </w:r>
      <w:r w:rsidRPr="00EA77BC">
        <w:t>Documentation Library (VDL) web page</w:t>
      </w:r>
      <w:r w:rsidR="00EB664E" w:rsidRPr="00EA77BC">
        <w:t xml:space="preserve"> at </w:t>
      </w:r>
      <w:hyperlink r:id="rId34" w:history="1">
        <w:r w:rsidR="00EB664E" w:rsidRPr="00EA77BC">
          <w:rPr>
            <w:rStyle w:val="Hyperlink"/>
          </w:rPr>
          <w:t>http://vista.med.va.gov/vdl</w:t>
        </w:r>
      </w:hyperlink>
      <w:r w:rsidR="00EB664E" w:rsidRPr="00EA77BC">
        <w:t>.</w:t>
      </w:r>
    </w:p>
    <w:p w14:paraId="60E6C6B3" w14:textId="77777777" w:rsidR="00EB664E" w:rsidRPr="00EA77BC" w:rsidRDefault="00EB664E" w:rsidP="001B3F39"/>
    <w:p w14:paraId="60E6C6B4" w14:textId="77777777" w:rsidR="00595E65" w:rsidRPr="00EA77BC" w:rsidRDefault="00000916" w:rsidP="00EA77BC">
      <w:pPr>
        <w:pStyle w:val="Heading1"/>
        <w:numPr>
          <w:ilvl w:val="0"/>
          <w:numId w:val="0"/>
        </w:numPr>
        <w:tabs>
          <w:tab w:val="left" w:pos="720"/>
        </w:tabs>
      </w:pPr>
      <w:bookmarkStart w:id="2233" w:name="_Toc376874121"/>
      <w:bookmarkStart w:id="2234" w:name="_Toc523224175"/>
      <w:r w:rsidRPr="00EA77BC">
        <w:t>2.1</w:t>
      </w:r>
      <w:r w:rsidRPr="00EA77BC">
        <w:tab/>
      </w:r>
      <w:r w:rsidR="00595E65" w:rsidRPr="00EA77BC">
        <w:t>Possible Dosages</w:t>
      </w:r>
      <w:bookmarkEnd w:id="2233"/>
      <w:bookmarkEnd w:id="2234"/>
    </w:p>
    <w:p w14:paraId="60E6C6B5" w14:textId="77777777" w:rsidR="00595E65" w:rsidRPr="00EA77BC" w:rsidRDefault="00595E65" w:rsidP="00732461"/>
    <w:p w14:paraId="60E6C6B6" w14:textId="77777777" w:rsidR="00595E65" w:rsidRPr="00EA77BC" w:rsidRDefault="00595E65" w:rsidP="00732461">
      <w:r w:rsidRPr="00EA77BC">
        <w:t>The PROPRANOLOL TAB example in Diagram A is an example of a drug that can have Possible Dosages. Possible Dosages can be broken down into four individual fields; DISPENSE UNITS PER DOSE, DOSE, PACKAGE, and BCMA DISPENSE UNITS PER DOSE. For a drug to have Possible Dosages it must meet the following criteria.</w:t>
      </w:r>
    </w:p>
    <w:p w14:paraId="60E6C6B7" w14:textId="77777777" w:rsidR="00595E65" w:rsidRPr="00EA77BC" w:rsidRDefault="00595E65" w:rsidP="00732461">
      <w:r w:rsidRPr="00EA77BC">
        <w:t xml:space="preserve"> </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9"/>
      </w:tblGrid>
      <w:tr w:rsidR="00595E65" w:rsidRPr="00EA77BC" w14:paraId="60E6C6BC" w14:textId="77777777" w:rsidTr="004B2CD0">
        <w:trPr>
          <w:trHeight w:val="2114"/>
        </w:trPr>
        <w:tc>
          <w:tcPr>
            <w:tcW w:w="5000" w:type="pct"/>
          </w:tcPr>
          <w:p w14:paraId="60E6C6B8" w14:textId="77777777" w:rsidR="00595E65" w:rsidRPr="00EA77BC" w:rsidRDefault="00595E65" w:rsidP="00156BD5">
            <w:pPr>
              <w:keepNext/>
              <w:numPr>
                <w:ilvl w:val="0"/>
                <w:numId w:val="8"/>
              </w:numPr>
              <w:tabs>
                <w:tab w:val="clear" w:pos="720"/>
                <w:tab w:val="num" w:pos="612"/>
              </w:tabs>
              <w:spacing w:before="120"/>
              <w:ind w:left="612" w:hanging="450"/>
              <w:rPr>
                <w:b/>
                <w:bCs/>
              </w:rPr>
            </w:pPr>
            <w:r w:rsidRPr="00EA77BC">
              <w:rPr>
                <w:b/>
                <w:bCs/>
              </w:rPr>
              <w:t>The drug must be matched to a VA PRODUCT file (#50.68) entry in National Drug File.</w:t>
            </w:r>
          </w:p>
          <w:p w14:paraId="60E6C6B9"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match in National Drug File must be an active single-ingredient product.</w:t>
            </w:r>
          </w:p>
          <w:p w14:paraId="60E6C6BA"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strength of the product must be numeric.</w:t>
            </w:r>
          </w:p>
          <w:p w14:paraId="60E6C6BB" w14:textId="77777777" w:rsidR="00595E65" w:rsidRPr="00EA77BC" w:rsidRDefault="00595E65" w:rsidP="00156BD5">
            <w:pPr>
              <w:numPr>
                <w:ilvl w:val="0"/>
                <w:numId w:val="8"/>
              </w:numPr>
              <w:tabs>
                <w:tab w:val="clear" w:pos="720"/>
                <w:tab w:val="num" w:pos="612"/>
              </w:tabs>
              <w:ind w:left="612" w:hanging="450"/>
              <w:rPr>
                <w:b/>
              </w:rPr>
            </w:pPr>
            <w:r w:rsidRPr="00EA77BC">
              <w:rPr>
                <w:b/>
                <w:bCs/>
              </w:rPr>
              <w:t>The Dosage Form/Unit Combination of the product must be marked as convertible in the DOSAGE FORM file (#50.606). See the table below for a list of Dosage Form/Unit Combinations that will automatically be identified by the software.</w:t>
            </w:r>
          </w:p>
        </w:tc>
      </w:tr>
    </w:tbl>
    <w:p w14:paraId="60E6C6BD" w14:textId="77777777" w:rsidR="00595E65" w:rsidRPr="00EA77BC" w:rsidRDefault="00595E65" w:rsidP="00732461"/>
    <w:p w14:paraId="60E6C6BE" w14:textId="77777777" w:rsidR="00595E65" w:rsidRPr="00EA77BC" w:rsidRDefault="00595E65" w:rsidP="00732461">
      <w:r w:rsidRPr="00EA77BC">
        <w:t>The Dosage Form/Unit Combinations that have been designated as convertible for the creation of Possible Dosages are displayed in Appendix A.</w:t>
      </w:r>
    </w:p>
    <w:p w14:paraId="60E6C6BF" w14:textId="77777777" w:rsidR="00595E65" w:rsidRPr="00EA77BC" w:rsidRDefault="00595E65" w:rsidP="00732461"/>
    <w:p w14:paraId="60E6C6C0" w14:textId="77777777" w:rsidR="00595E65" w:rsidRPr="00EA77BC" w:rsidRDefault="00595E65" w:rsidP="000C5921">
      <w:pPr>
        <w:tabs>
          <w:tab w:val="left" w:pos="2820"/>
          <w:tab w:val="left" w:pos="5760"/>
        </w:tabs>
        <w:autoSpaceDE w:val="0"/>
        <w:autoSpaceDN w:val="0"/>
        <w:adjustRightInd w:val="0"/>
        <w:rPr>
          <w:b/>
          <w:bCs/>
          <w:sz w:val="28"/>
        </w:rPr>
      </w:pPr>
      <w:r w:rsidRPr="00EA77BC">
        <w:rPr>
          <w:b/>
          <w:bCs/>
          <w:sz w:val="28"/>
        </w:rPr>
        <w:t>Possible Dosages (cont.)</w:t>
      </w:r>
    </w:p>
    <w:p w14:paraId="60E6C6C1" w14:textId="77777777" w:rsidR="00595E65" w:rsidRPr="00EA77BC" w:rsidRDefault="00595E65" w:rsidP="000C5921"/>
    <w:p w14:paraId="60E6C6C2" w14:textId="77777777" w:rsidR="00183AC3" w:rsidRPr="00EA77BC" w:rsidRDefault="00183AC3" w:rsidP="000C5921">
      <w:r w:rsidRPr="00EA77BC">
        <w:t>The Possible Dosages option identifies drugs that meet the four criteria mentioned earlier, and by utilizing fields in the VA PRODUCT file (#50.68) and the DOSAGE FORM file (#50.606), it will populate the DRUG file (#50) entry with Possible Dosage information.</w:t>
      </w:r>
    </w:p>
    <w:p w14:paraId="60E6C6C3" w14:textId="77777777" w:rsidR="00595E65" w:rsidRPr="00EA77BC" w:rsidRDefault="00595E65" w:rsidP="000C5921"/>
    <w:p w14:paraId="60E6C6C4" w14:textId="77777777" w:rsidR="00595E65" w:rsidRPr="00EA77BC" w:rsidRDefault="00595E65" w:rsidP="000C5921">
      <w:r w:rsidRPr="00EA77BC">
        <w:rPr>
          <w:sz w:val="56"/>
        </w:rPr>
        <w:sym w:font="Webdings" w:char="F09E"/>
      </w:r>
      <w:r w:rsidRPr="00EA77BC">
        <w:t>Diagram A is an example of how the PROPRANOLOL HCL 20MG TAB drug entry would exist under the current file setup</w:t>
      </w:r>
    </w:p>
    <w:p w14:paraId="60E6C6C5" w14:textId="77777777" w:rsidR="00595E65" w:rsidRPr="00EA77BC" w:rsidRDefault="00595E65" w:rsidP="001B3F39"/>
    <w:p w14:paraId="60E6C6C6" w14:textId="77777777" w:rsidR="00F70624" w:rsidRPr="00EA77BC" w:rsidRDefault="00211724" w:rsidP="001B3F39">
      <w:pPr>
        <w:pStyle w:val="Heading9"/>
        <w:keepNext w:val="0"/>
        <w:ind w:left="0"/>
        <w:rPr>
          <w:rFonts w:ascii="Arial" w:hAnsi="Arial" w:cs="Arial"/>
          <w:sz w:val="36"/>
        </w:rPr>
      </w:pPr>
      <w:r w:rsidRPr="00EA77BC">
        <w:br w:type="page"/>
      </w:r>
      <w:r w:rsidR="00595E65" w:rsidRPr="00EA77BC">
        <w:rPr>
          <w:rFonts w:ascii="Arial" w:hAnsi="Arial" w:cs="Arial"/>
          <w:sz w:val="36"/>
        </w:rPr>
        <w:t xml:space="preserve">Diagram A </w:t>
      </w:r>
    </w:p>
    <w:p w14:paraId="60E6C6C7" w14:textId="77777777" w:rsidR="00595E65" w:rsidRPr="00EA77BC" w:rsidRDefault="00595E65" w:rsidP="001B3F39"/>
    <w:p w14:paraId="60E6C6C8" w14:textId="77777777" w:rsidR="00595E65" w:rsidRPr="00EA77BC" w:rsidRDefault="0076180B" w:rsidP="001B3F39">
      <w:r>
        <w:rPr>
          <w:noProof/>
        </w:rPr>
        <w:drawing>
          <wp:inline distT="0" distB="0" distL="0" distR="0" wp14:anchorId="60E6DD81" wp14:editId="60E6DD82">
            <wp:extent cx="6362700" cy="5359400"/>
            <wp:effectExtent l="0" t="0" r="0" b="0"/>
            <wp:docPr id="32" name="Picture 32" descr="Diagram A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A 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2700" cy="5359400"/>
                    </a:xfrm>
                    <a:prstGeom prst="rect">
                      <a:avLst/>
                    </a:prstGeom>
                    <a:noFill/>
                    <a:ln>
                      <a:noFill/>
                    </a:ln>
                  </pic:spPr>
                </pic:pic>
              </a:graphicData>
            </a:graphic>
          </wp:inline>
        </w:drawing>
      </w:r>
    </w:p>
    <w:p w14:paraId="60E6C6C9" w14:textId="77777777" w:rsidR="00595E65" w:rsidRPr="00EA77BC" w:rsidRDefault="00595E65" w:rsidP="001B3F39">
      <w:r w:rsidRPr="00EA77BC">
        <w:t xml:space="preserve"> </w:t>
      </w:r>
    </w:p>
    <w:p w14:paraId="60E6C6CA" w14:textId="77777777" w:rsidR="00595E65" w:rsidRPr="00EA77BC" w:rsidRDefault="00595E65" w:rsidP="00EA77BC">
      <w:pPr>
        <w:pageBreakBefore/>
      </w:pPr>
      <w:r w:rsidRPr="00EA77BC">
        <w:rPr>
          <w:sz w:val="56"/>
        </w:rPr>
        <w:sym w:font="Webdings" w:char="F09E"/>
      </w:r>
      <w:r w:rsidRPr="00EA77BC">
        <w:t xml:space="preserve">Diagram A </w:t>
      </w:r>
    </w:p>
    <w:p w14:paraId="60E6C6CB" w14:textId="77777777" w:rsidR="00595E65" w:rsidRPr="00EA77BC" w:rsidRDefault="00595E65" w:rsidP="00732461">
      <w:r w:rsidRPr="00EA77BC">
        <w:t xml:space="preserve"> </w:t>
      </w:r>
    </w:p>
    <w:p w14:paraId="60E6C6CC" w14:textId="77777777" w:rsidR="00595E65" w:rsidRPr="00EA77BC" w:rsidRDefault="00595E65" w:rsidP="00732461">
      <w:r w:rsidRPr="00EA77BC">
        <w:t>The VA Product match for this drug is PROPRANOLOL HCL 20MG TAB. It is a single ingredient product with a numeric Strength (20). It has a Dosage Form of TAB and units of MG in the VA PRODUCT file (#50.68). Additionally, the non-editable multiple field called UNITS from the DOSAGE FORM file (#50.606) indicates which combination of Dosage Form and Units can be converted to Possible Dosages, assuming that the product is a single ingredient drug with a numeric strength. It also indicates the package (Inpatient Medications, Outpatient Pharmacy, or both) for which Possible Dosages can be created. So, in the first PROPRANOLOL example, the Dosage Form/Unit Combination of TAB/MG is convertible for both Inpatient Medications and Outpatient Pharmacy. The DISPENSE UNITS PER DOSE multiple of the DOSAGE FORM file (#50.606) is a non-editable field used to calculate dosages during the dosage creation process. 1, or 1 and 2, were chosen for all Dosage Forms because they require the least amount of editing in the DRUG file (#50). (See Diagram B.)</w:t>
      </w:r>
    </w:p>
    <w:p w14:paraId="60E6C6CD" w14:textId="77777777" w:rsidR="000E1076" w:rsidRPr="00EA77BC" w:rsidRDefault="000E1076" w:rsidP="00732461"/>
    <w:p w14:paraId="60E6C6CE"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B</w:t>
      </w:r>
      <w:r w:rsidR="00595E65" w:rsidRPr="00EA77BC">
        <w:rPr>
          <w:b w:val="0"/>
          <w:bCs w:val="0"/>
        </w:rPr>
        <w:br/>
      </w:r>
    </w:p>
    <w:p w14:paraId="60E6C6CF" w14:textId="77777777" w:rsidR="00595E65" w:rsidRPr="00EA77BC" w:rsidRDefault="0076180B" w:rsidP="000C5921">
      <w:r>
        <w:rPr>
          <w:noProof/>
        </w:rPr>
        <w:drawing>
          <wp:inline distT="0" distB="0" distL="0" distR="0" wp14:anchorId="60E6DD83" wp14:editId="60E6DD84">
            <wp:extent cx="5930900" cy="5334000"/>
            <wp:effectExtent l="0" t="0" r="0" b="0"/>
            <wp:docPr id="33" name="Picture 33" descr="Diagram B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B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0" cy="5334000"/>
                    </a:xfrm>
                    <a:prstGeom prst="rect">
                      <a:avLst/>
                    </a:prstGeom>
                    <a:noFill/>
                    <a:ln>
                      <a:noFill/>
                    </a:ln>
                  </pic:spPr>
                </pic:pic>
              </a:graphicData>
            </a:graphic>
          </wp:inline>
        </w:drawing>
      </w:r>
    </w:p>
    <w:p w14:paraId="60E6C6D0" w14:textId="77777777" w:rsidR="00595E65" w:rsidRPr="00EA77BC" w:rsidRDefault="00595E65" w:rsidP="000C5921"/>
    <w:p w14:paraId="60E6C6D1" w14:textId="77777777" w:rsidR="00595E65" w:rsidRPr="00EA77BC" w:rsidRDefault="00595E65" w:rsidP="00EA77BC">
      <w:pPr>
        <w:pageBreakBefore/>
      </w:pPr>
      <w:r w:rsidRPr="00EA77BC">
        <w:rPr>
          <w:sz w:val="56"/>
        </w:rPr>
        <w:sym w:font="Webdings" w:char="F09E"/>
      </w:r>
      <w:r w:rsidRPr="00EA77BC">
        <w:t xml:space="preserve">Diagram B </w:t>
      </w:r>
      <w:bookmarkStart w:id="2235" w:name="p145"/>
      <w:bookmarkEnd w:id="2235"/>
    </w:p>
    <w:p w14:paraId="60E6C6D2" w14:textId="77777777" w:rsidR="00595E65" w:rsidRPr="00EA77BC" w:rsidRDefault="00595E65" w:rsidP="00732461">
      <w:pPr>
        <w:rPr>
          <w:sz w:val="20"/>
          <w:szCs w:val="20"/>
        </w:rPr>
      </w:pPr>
    </w:p>
    <w:p w14:paraId="60E6C6D3" w14:textId="77777777" w:rsidR="00595E65" w:rsidRPr="00EA77BC" w:rsidRDefault="00595E65" w:rsidP="00732461">
      <w:r w:rsidRPr="00EA77BC">
        <w:t xml:space="preserve">Diagram B shows the drug entry with the new data. Two new fields, STRENGTH </w:t>
      </w:r>
      <w:r w:rsidR="003D079D" w:rsidRPr="00EA77BC">
        <w:t xml:space="preserve">field (#901) </w:t>
      </w:r>
      <w:r w:rsidRPr="00EA77BC">
        <w:t>and UNIT</w:t>
      </w:r>
      <w:r w:rsidR="003D079D" w:rsidRPr="00EA77BC">
        <w:t xml:space="preserve"> field (#902)</w:t>
      </w:r>
      <w:r w:rsidRPr="00EA77BC">
        <w:t xml:space="preserve">, have been added to the DRUG file (#50). These two fields are populated with data based on the data contained in the STRENGTH </w:t>
      </w:r>
      <w:r w:rsidR="003D079D" w:rsidRPr="00EA77BC">
        <w:t xml:space="preserve">field (#2) </w:t>
      </w:r>
      <w:r w:rsidRPr="00EA77BC">
        <w:t xml:space="preserve">and UNITS </w:t>
      </w:r>
      <w:r w:rsidR="003D079D" w:rsidRPr="00EA77BC">
        <w:t xml:space="preserve">field (#3) </w:t>
      </w:r>
      <w:r w:rsidRPr="00EA77BC">
        <w:t xml:space="preserve">of the VA PRODUCT file (#50.68) match. The DOSE field </w:t>
      </w:r>
      <w:r w:rsidR="003D079D" w:rsidRPr="00EA77BC">
        <w:t xml:space="preserve">(#1) </w:t>
      </w:r>
      <w:r w:rsidRPr="00EA77BC">
        <w:t xml:space="preserve">of the POSSIBLE DOSAGE </w:t>
      </w:r>
      <w:r w:rsidR="003D079D" w:rsidRPr="00EA77BC">
        <w:t xml:space="preserve">multiple (#903) </w:t>
      </w:r>
      <w:r w:rsidRPr="00EA77BC">
        <w:t xml:space="preserve">of the DRUG file (#50) is populated by multiplying the entry in the DISPENSE UNITS PER DOSE field </w:t>
      </w:r>
      <w:r w:rsidR="003D079D" w:rsidRPr="00EA77BC">
        <w:t xml:space="preserve">(#.01) </w:t>
      </w:r>
      <w:r w:rsidRPr="00EA77BC">
        <w:t xml:space="preserve">of the POSSIBLE DOSAGE </w:t>
      </w:r>
      <w:r w:rsidR="003D079D" w:rsidRPr="00EA77BC">
        <w:t xml:space="preserve">multiple (#903) </w:t>
      </w:r>
      <w:r w:rsidRPr="00EA77BC">
        <w:t>of DRUG file (#50) by the numeric value of the STRENGTH field in the DRUG file (#50). (DOSE=DISPENSE UNITS PER DOSE x STRENGTH)</w:t>
      </w:r>
    </w:p>
    <w:p w14:paraId="60E6C6D4" w14:textId="77777777" w:rsidR="00595E65" w:rsidRPr="00EA77BC" w:rsidRDefault="00595E65" w:rsidP="00732461">
      <w:pPr>
        <w:rPr>
          <w:sz w:val="20"/>
          <w:szCs w:val="20"/>
        </w:rPr>
      </w:pPr>
    </w:p>
    <w:p w14:paraId="60E6C6D5" w14:textId="77777777" w:rsidR="00183AC3" w:rsidRPr="00EA77BC" w:rsidRDefault="00183AC3" w:rsidP="000C5921">
      <w:r w:rsidRPr="00EA77BC">
        <w:t>Diagram C shows dosage selections for a PROPRANOLOL TAB Orderable Item when one or more drugs are matched to that Orderable Item. (See Diagram C.)</w:t>
      </w:r>
    </w:p>
    <w:p w14:paraId="60E6C6D6"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C</w:t>
      </w:r>
      <w:r w:rsidR="00595E65" w:rsidRPr="00EA77BC">
        <w:rPr>
          <w:b w:val="0"/>
          <w:bCs w:val="0"/>
        </w:rPr>
        <w:br/>
      </w:r>
    </w:p>
    <w:p w14:paraId="60E6C6D7" w14:textId="77777777" w:rsidR="00595E65" w:rsidRPr="00EA77BC" w:rsidRDefault="0076180B" w:rsidP="000C5921">
      <w:r>
        <w:rPr>
          <w:noProof/>
        </w:rPr>
        <w:drawing>
          <wp:inline distT="0" distB="0" distL="0" distR="0" wp14:anchorId="60E6DD85" wp14:editId="60E6DD86">
            <wp:extent cx="6362700" cy="4064000"/>
            <wp:effectExtent l="0" t="0" r="0" b="0"/>
            <wp:docPr id="34" name="Picture 34" descr="Diagram C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C 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2700" cy="4064000"/>
                    </a:xfrm>
                    <a:prstGeom prst="rect">
                      <a:avLst/>
                    </a:prstGeom>
                    <a:noFill/>
                    <a:ln>
                      <a:noFill/>
                    </a:ln>
                  </pic:spPr>
                </pic:pic>
              </a:graphicData>
            </a:graphic>
          </wp:inline>
        </w:drawing>
      </w:r>
    </w:p>
    <w:p w14:paraId="60E6C6D8" w14:textId="77777777" w:rsidR="00595E65" w:rsidRPr="00EA77BC" w:rsidRDefault="00595E65" w:rsidP="000C5921"/>
    <w:p w14:paraId="60E6C6D9" w14:textId="77777777" w:rsidR="00595E65" w:rsidRPr="00EA77BC" w:rsidRDefault="00595E65" w:rsidP="000C5921">
      <w:r w:rsidRPr="00EA77BC">
        <w:rPr>
          <w:sz w:val="56"/>
        </w:rPr>
        <w:sym w:font="Webdings" w:char="F09E"/>
      </w:r>
      <w:r w:rsidRPr="00EA77BC">
        <w:t>Diagram C</w:t>
      </w:r>
      <w:bookmarkStart w:id="2236" w:name="p146"/>
      <w:bookmarkEnd w:id="2236"/>
    </w:p>
    <w:p w14:paraId="60E6C6DA" w14:textId="77777777" w:rsidR="00595E65" w:rsidRPr="00EA77BC" w:rsidRDefault="00595E65" w:rsidP="000C5921"/>
    <w:p w14:paraId="60E6C6DB" w14:textId="77777777" w:rsidR="00595E65" w:rsidRPr="00EA77BC" w:rsidRDefault="00595E65" w:rsidP="001B3F39">
      <w:r w:rsidRPr="00EA77BC">
        <w:t xml:space="preserve">In Diagram C, the PROPRANOLOL drug entries are matched to VA Products that have numeric strengths, 20 and 40, and the VA Products both have the Dosage Form/Unit Combination of TAB/MG. Since TAB/MG is marked as “convertible” in the DOSAGE FORM file (#50.606) for both Inpatient Medication and Outpatient Pharmacy, the new STRENGTH </w:t>
      </w:r>
      <w:r w:rsidR="003D079D" w:rsidRPr="00EA77BC">
        <w:t xml:space="preserve">field (#901) </w:t>
      </w:r>
      <w:r w:rsidRPr="00EA77BC">
        <w:t xml:space="preserve">and UNIT field </w:t>
      </w:r>
      <w:r w:rsidR="003D079D" w:rsidRPr="00EA77BC">
        <w:t xml:space="preserve">(#902) </w:t>
      </w:r>
      <w:r w:rsidRPr="00EA77BC">
        <w:t xml:space="preserve">in the DRUG file (#50) for these drugs can be populated by the software. The STRENGTH </w:t>
      </w:r>
      <w:r w:rsidR="003D079D" w:rsidRPr="00EA77BC">
        <w:t xml:space="preserve">field (#901) </w:t>
      </w:r>
      <w:r w:rsidRPr="00EA77BC">
        <w:t xml:space="preserve">and UNITS field </w:t>
      </w:r>
      <w:r w:rsidR="003D079D" w:rsidRPr="00EA77BC">
        <w:t xml:space="preserve">(#902) </w:t>
      </w:r>
      <w:r w:rsidRPr="00EA77BC">
        <w:t xml:space="preserve">of DRUG file (#50) are populated from the VA PRODUCT file (#50.68) into the DRUG file (#50). </w:t>
      </w:r>
    </w:p>
    <w:p w14:paraId="60E6C6DC" w14:textId="77777777" w:rsidR="00595E65" w:rsidRPr="00EA77BC" w:rsidRDefault="00595E65" w:rsidP="001B3F39">
      <w:r w:rsidRPr="00EA77BC">
        <w:t xml:space="preserve"> </w:t>
      </w:r>
    </w:p>
    <w:p w14:paraId="60E6C6DD" w14:textId="77777777" w:rsidR="00595E65" w:rsidRPr="00EA77BC" w:rsidRDefault="00595E65" w:rsidP="001B3F39">
      <w:r w:rsidRPr="00EA77BC">
        <w:t xml:space="preserve">The new fields in the </w:t>
      </w:r>
      <w:r w:rsidR="003D079D" w:rsidRPr="00EA77BC">
        <w:t xml:space="preserve">POSSIBLE DOSAGES multiple (#903) of the </w:t>
      </w:r>
      <w:r w:rsidRPr="00EA77BC">
        <w:t xml:space="preserve">DRUG file (#50), DISPENSE UNITS PER </w:t>
      </w:r>
      <w:r w:rsidR="003D079D" w:rsidRPr="00EA77BC">
        <w:t xml:space="preserve">DOSE field (#.01), DOSE field (#1), and PACKAGE filed (#2), </w:t>
      </w:r>
      <w:r w:rsidRPr="00EA77BC">
        <w:t xml:space="preserve">are now populated with data. The Dispense Units Per Dose of “1” and “2” came from the new DISPENSE UNITS PER DOSE </w:t>
      </w:r>
      <w:r w:rsidR="003D079D" w:rsidRPr="00EA77BC">
        <w:t xml:space="preserve">multiple (#9) </w:t>
      </w:r>
      <w:r w:rsidRPr="00EA77BC">
        <w:t xml:space="preserve">in the DOSAGE FORM file (#50.606). When this data is carried over to the DRUG file (#50), the dose is computed by multiplying the Dispense Units Per Dose from DRUG file (#50) by the Strength from DRUG file (#50) of each drug. The PACKAGE field values of the DOSAGE FORM file (#50.606), “I” for Inpatient Medications and “O” for Outpatient Pharmacy, are also copied to the PACKAGE field of DRUG file (#50). Some of the Possible Dosages will be converted for both packages, such as the combination of TAB/MG, since this type of dosage can be ordered for Inpatient Medications and also can be converted to a patient readable Outpatient Pharmacy SIG. Other Dosage Form/Unit Combinations, such as SYRUP/MG/5ML, can only be converted for Inpatient Medications since they cannot be easily changed to an Outpatient Pharmacy readable SIG. </w:t>
      </w:r>
    </w:p>
    <w:p w14:paraId="60E6C6DE" w14:textId="77777777" w:rsidR="00595E65" w:rsidRPr="00EA77BC" w:rsidRDefault="00595E65" w:rsidP="001B3F39">
      <w:r w:rsidRPr="00EA77BC">
        <w:t xml:space="preserve"> </w:t>
      </w:r>
    </w:p>
    <w:p w14:paraId="60E6C6DF" w14:textId="77777777" w:rsidR="00595E65" w:rsidRPr="00EA77BC" w:rsidRDefault="00595E65" w:rsidP="001B3F39">
      <w:r w:rsidRPr="00EA77BC">
        <w:t>In this example, PROPRANOLOL TAB is selected as the Orderable Item in CPRS, therefore the dose selection would be:</w:t>
      </w:r>
    </w:p>
    <w:p w14:paraId="60E6C6E0" w14:textId="77777777" w:rsidR="00595E65" w:rsidRPr="00EA77BC" w:rsidRDefault="00595E65" w:rsidP="001B3F39">
      <w:r w:rsidRPr="00EA77BC">
        <w:t xml:space="preserve"> </w:t>
      </w:r>
    </w:p>
    <w:p w14:paraId="60E6C6E1" w14:textId="77777777" w:rsidR="00595E65" w:rsidRPr="00EA77BC" w:rsidRDefault="00595E65" w:rsidP="001B3F39">
      <w:pPr>
        <w:shd w:val="pct10" w:color="auto" w:fill="auto"/>
        <w:ind w:left="360"/>
      </w:pPr>
      <w:r w:rsidRPr="00EA77BC">
        <w:t>20MG</w:t>
      </w:r>
    </w:p>
    <w:p w14:paraId="60E6C6E2" w14:textId="77777777" w:rsidR="00595E65" w:rsidRPr="00EA77BC" w:rsidRDefault="00595E65" w:rsidP="001B3F39">
      <w:pPr>
        <w:shd w:val="pct10" w:color="auto" w:fill="auto"/>
        <w:ind w:left="360"/>
      </w:pPr>
      <w:r w:rsidRPr="00EA77BC">
        <w:t>40MG</w:t>
      </w:r>
    </w:p>
    <w:p w14:paraId="60E6C6E3" w14:textId="77777777" w:rsidR="00595E65" w:rsidRPr="00EA77BC" w:rsidRDefault="00595E65" w:rsidP="001B3F39">
      <w:pPr>
        <w:shd w:val="pct10" w:color="auto" w:fill="auto"/>
        <w:ind w:left="360"/>
      </w:pPr>
      <w:r w:rsidRPr="00EA77BC">
        <w:t>80MG</w:t>
      </w:r>
    </w:p>
    <w:p w14:paraId="60E6C6E4" w14:textId="77777777" w:rsidR="00595E65" w:rsidRPr="00EA77BC" w:rsidRDefault="00595E65" w:rsidP="001B3F39">
      <w:r w:rsidRPr="00EA77BC">
        <w:t xml:space="preserve"> </w:t>
      </w:r>
    </w:p>
    <w:p w14:paraId="60E6C6E5" w14:textId="77777777" w:rsidR="00595E65" w:rsidRPr="00EA77BC" w:rsidRDefault="00595E65" w:rsidP="001B3F39">
      <w:pPr>
        <w:rPr>
          <w:b/>
        </w:rPr>
      </w:pPr>
      <w:r w:rsidRPr="00EA77BC">
        <w:t>Notice that there is only one 40MG selection for the provider, yet both the PROPRANOLOL HCL 20MG TAB drug and the PROPRANOLOL HCL 40MG TAB drug entries have doses of 40MG. In this case, the 40MG dose is associated with the PROPRANOLOL HCL 40MG TAB drug, because it has a lower Dispense Units Per Dose (1), than the Dispense Units Per Dose (2) associated with the 40MG dose for the PROPRANOLOL HCL 20MG TAB</w:t>
      </w:r>
      <w:r w:rsidRPr="00EA77BC">
        <w:rPr>
          <w:b/>
        </w:rPr>
        <w:t>.</w:t>
      </w:r>
    </w:p>
    <w:p w14:paraId="60E6C6E6" w14:textId="77777777" w:rsidR="00595E65" w:rsidRPr="00EA77BC" w:rsidRDefault="00595E65" w:rsidP="001B3F39">
      <w:pPr>
        <w:rPr>
          <w:b/>
        </w:rPr>
      </w:pPr>
    </w:p>
    <w:p w14:paraId="60E6C6E7" w14:textId="77777777" w:rsidR="00595E65" w:rsidRPr="00EA77BC" w:rsidRDefault="0076180B" w:rsidP="001B3F39">
      <w:pPr>
        <w:ind w:left="810" w:hanging="810"/>
      </w:pPr>
      <w:r>
        <w:rPr>
          <w:noProof/>
          <w:position w:val="-4"/>
        </w:rPr>
        <w:drawing>
          <wp:inline distT="0" distB="0" distL="0" distR="0" wp14:anchorId="60E6DD87" wp14:editId="60E6DD88">
            <wp:extent cx="508000" cy="406400"/>
            <wp:effectExtent l="0" t="0" r="0" b="0"/>
            <wp:docPr id="3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For Possible Dosages, when the software encounters two doses that are the same, the lowest Dispense Units Per Dose will be used to determine the Dispense Drug.</w:t>
      </w:r>
    </w:p>
    <w:p w14:paraId="60E6C6E8" w14:textId="77777777" w:rsidR="00595E65" w:rsidRPr="00EA77BC" w:rsidRDefault="00595E65" w:rsidP="001B3F39"/>
    <w:p w14:paraId="60E6C6E9" w14:textId="77777777" w:rsidR="00595E65" w:rsidRPr="00EA77BC" w:rsidRDefault="00595E65" w:rsidP="00CD4C83">
      <w:r w:rsidRPr="00EA77BC">
        <w:t>Additionally, another screen that is used for duplicate doses is the non-formulary screen.</w:t>
      </w:r>
      <w:r w:rsidRPr="00EA77BC">
        <w:br/>
      </w:r>
    </w:p>
    <w:p w14:paraId="60E6C6EA" w14:textId="77777777" w:rsidR="00595E65" w:rsidRPr="00EA77BC" w:rsidRDefault="0076180B" w:rsidP="00BA5F06">
      <w:pPr>
        <w:ind w:left="810" w:hanging="810"/>
      </w:pPr>
      <w:r>
        <w:rPr>
          <w:noProof/>
          <w:position w:val="-4"/>
        </w:rPr>
        <w:drawing>
          <wp:inline distT="0" distB="0" distL="0" distR="0" wp14:anchorId="60E6DD89" wp14:editId="60E6DD8A">
            <wp:extent cx="508000" cy="406400"/>
            <wp:effectExtent l="0" t="0" r="0" b="0"/>
            <wp:docPr id="36" name="Picture 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rPr>
          <w:b/>
        </w:rPr>
        <w:t>If there are two of the same doses, and one is formulary and the other is non-formulary, the formulary entry is the one that is used, regardless of which dose has the lower Dispense Units Per Dose value</w:t>
      </w:r>
      <w:r w:rsidR="00595E65" w:rsidRPr="00EA77BC">
        <w:t xml:space="preserve">. </w:t>
      </w:r>
    </w:p>
    <w:p w14:paraId="60E6C6EB" w14:textId="77777777" w:rsidR="00595E65" w:rsidRPr="00EA77BC" w:rsidRDefault="00595E65" w:rsidP="00BA5F06"/>
    <w:p w14:paraId="60E6C6EC" w14:textId="77777777" w:rsidR="00595E65" w:rsidRPr="00EA77BC" w:rsidRDefault="00595E65" w:rsidP="00BA5F06">
      <w:r w:rsidRPr="00EA77BC">
        <w:t>The non-formulary drug filter is executed prior to the lowest Dispense Units Per Dose filter. So in this example, if the PROPRANOLOL HCL 40MG TAB is marked as non-formulary, and the PROPRANOLOL HCL 20MG TAB is formulary, the 40MG dosage selection would be associated with the PROPRANOLOL HCL 20MG TAB, even though it has a higher Dispense Units Per Dose (2) than the 40MG entry for PROPRANOLOL HCL 40MG TAB (1 Dispense Units Per Dose).</w:t>
      </w:r>
    </w:p>
    <w:p w14:paraId="60E6C6ED" w14:textId="77777777" w:rsidR="00595E65" w:rsidRPr="00EA77BC" w:rsidRDefault="00595E65" w:rsidP="0012128D">
      <w:bookmarkStart w:id="2237" w:name="p147"/>
      <w:bookmarkEnd w:id="2237"/>
    </w:p>
    <w:p w14:paraId="60E6C6EE" w14:textId="77777777" w:rsidR="00595E65" w:rsidRPr="00EA77BC" w:rsidRDefault="00595E65" w:rsidP="0012128D">
      <w:r w:rsidRPr="00EA77BC">
        <w:t xml:space="preserve">Once the Possible Dosages have been created, doses can be deleted or added by editing the DISPENSE UNITS PER DOSE field </w:t>
      </w:r>
      <w:r w:rsidR="003D079D" w:rsidRPr="00EA77BC">
        <w:t>(#.01) of the POSSIBLE D</w:t>
      </w:r>
      <w:r w:rsidR="00F968B7">
        <w:t xml:space="preserve">OSAGE </w:t>
      </w:r>
      <w:r w:rsidR="003D079D" w:rsidRPr="00EA77BC">
        <w:t xml:space="preserve">multiple (#903) of the DRUG (#50) File using the </w:t>
      </w:r>
      <w:r w:rsidR="003D079D" w:rsidRPr="00EA77BC">
        <w:rPr>
          <w:i/>
        </w:rPr>
        <w:t xml:space="preserve">Enter/Edit Dosages </w:t>
      </w:r>
      <w:r w:rsidR="003D079D" w:rsidRPr="00EA77BC">
        <w:t>[PSS EDIT DOSAGES]</w:t>
      </w:r>
      <w:r w:rsidR="003D079D" w:rsidRPr="00EA77BC">
        <w:rPr>
          <w:i/>
        </w:rPr>
        <w:t xml:space="preserve"> </w:t>
      </w:r>
      <w:r w:rsidR="003D079D" w:rsidRPr="00EA77BC">
        <w:t>option. The DOSE field (1) of the POSSIBLE DOSAGE  multiple (#903) of the DRUG (#50) File is automatically calculated by multiplying the DISPENSE UNITS PER DOSE field (#.01) of the POSSIBLE DOSAGE  multiple (#903) of the DRUG (#50) File times the STRENGTH field (#901).</w:t>
      </w:r>
      <w:r w:rsidRPr="00EA77BC">
        <w:t xml:space="preserve"> For example, if the PROPRANOLOL TABLET is commonly given in a 10MG dose, and there is not a Dispense Drug entry in DRUG file (#50) of PROPRANOLOL HCL 10MG TAB, a Dispense Units Per Dose of .5 can be added for the PROPRANOLOL HCL 20MG TAB, and a dose of 10MG will be created. If a dose of 60MG is sometimes given for PROPRANOLOL TAB, entering a Dispense Units Per Dose of 3 for the PROPRANOLOL HCL 20MG TAB drug will provide a 60MG dose. Similarly, if the 80MG dose is rarely given, the Dispense Units Per Dose of 2 can be deleted for the PROPRANOLOL HCL 40MG TAB drug, and the 80MG dose will be deleted. </w:t>
      </w:r>
    </w:p>
    <w:p w14:paraId="60E6C6EF" w14:textId="77777777" w:rsidR="00595E65" w:rsidRPr="00EA77BC" w:rsidRDefault="00595E65" w:rsidP="0012128D"/>
    <w:p w14:paraId="60E6C6F0" w14:textId="77777777" w:rsidR="00595E65" w:rsidRPr="00EA77BC" w:rsidRDefault="00595E65" w:rsidP="0005137D">
      <w:bookmarkStart w:id="2238" w:name="p148"/>
      <w:bookmarkEnd w:id="2238"/>
      <w:r w:rsidRPr="00EA77BC">
        <w:t xml:space="preserve">The PACKAGE field </w:t>
      </w:r>
      <w:r w:rsidR="002C6FF0" w:rsidRPr="00EA77BC">
        <w:t>(#2) of the POSSIBLE D</w:t>
      </w:r>
      <w:r w:rsidR="00F968B7">
        <w:t xml:space="preserve">OSAGE </w:t>
      </w:r>
      <w:r w:rsidR="002C6FF0" w:rsidRPr="00EA77BC">
        <w:t xml:space="preserve">multiple (#903) of the DRUG file (#50) </w:t>
      </w:r>
      <w:r w:rsidRPr="00EA77BC">
        <w:t>can also be edited, but this is a “controlled” type of edit. If the Dosage Form/Unit Combination is not marked as convertible in the DOSAGE FORM file (#50.606) for the package, then that package cannot be added as a package for that Possible Dosage. Strength can also be edited in the DRUG file (#50). If the strength is edited, then all of the doses are automatically re-calculated based on the DISPENSE UNITS PER DOSE and new STRENGTH entry. It is recommended that the strength only be edited in the rare case that the Dispense Drug must be matched to a VA Product with an inappropriate strength. (This scenario is discussed in further detail later in this document.) In summary, by adding new DISPENSE UNITS PER DOSE of .5 and 3 to the PROPRANOLOL HCL 20MG TAB entry, and by deleting the DISPENSE UNITS PER DOSE of 2 for the PROPRANOLOL HCL 40MG TAB entry, the following Possible Dosages now exist for PROPRANOLOL TAB Orderable Item. (See Diagram D.)</w:t>
      </w:r>
    </w:p>
    <w:p w14:paraId="60E6C6F1" w14:textId="77777777" w:rsidR="000E1076" w:rsidRPr="00EA77BC" w:rsidRDefault="000E1076" w:rsidP="0005137D"/>
    <w:p w14:paraId="60E6C6F2" w14:textId="77777777" w:rsidR="00595E65" w:rsidRPr="00EA77BC" w:rsidRDefault="00F70624" w:rsidP="00EB241E">
      <w:pPr>
        <w:pStyle w:val="Heading9"/>
        <w:ind w:left="0"/>
        <w:rPr>
          <w:rFonts w:ascii="Arial" w:hAnsi="Arial"/>
          <w:b w:val="0"/>
          <w:bCs w:val="0"/>
          <w:sz w:val="36"/>
        </w:rPr>
      </w:pPr>
      <w:r w:rsidRPr="00EA77BC">
        <w:rPr>
          <w:rFonts w:ascii="Arial" w:hAnsi="Arial" w:cs="Arial"/>
          <w:sz w:val="36"/>
        </w:rPr>
        <w:br w:type="page"/>
      </w:r>
      <w:r w:rsidR="00595E65" w:rsidRPr="00EA77BC">
        <w:rPr>
          <w:rFonts w:ascii="Arial" w:hAnsi="Arial" w:cs="Arial"/>
          <w:sz w:val="36"/>
        </w:rPr>
        <w:t>Diagram D</w:t>
      </w:r>
    </w:p>
    <w:p w14:paraId="60E6C6F3" w14:textId="77777777" w:rsidR="00595E65" w:rsidRPr="00EA77BC" w:rsidRDefault="00595E65" w:rsidP="00EB241E"/>
    <w:p w14:paraId="60E6C6F4" w14:textId="77777777" w:rsidR="00595E65" w:rsidRPr="00EA77BC" w:rsidRDefault="0076180B" w:rsidP="005C4F1E">
      <w:pPr>
        <w:rPr>
          <w:sz w:val="56"/>
        </w:rPr>
      </w:pPr>
      <w:r>
        <w:rPr>
          <w:noProof/>
          <w:sz w:val="56"/>
        </w:rPr>
        <w:drawing>
          <wp:inline distT="0" distB="0" distL="0" distR="0" wp14:anchorId="60E6DD8B" wp14:editId="60E6DD8C">
            <wp:extent cx="5867400" cy="4406900"/>
            <wp:effectExtent l="0" t="0" r="0" b="0"/>
            <wp:docPr id="37" name="Picture 37" descr="Diagram 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D graphic"/>
                    <pic:cNvPicPr>
                      <a:picLocks noChangeAspect="1" noChangeArrowheads="1"/>
                    </pic:cNvPicPr>
                  </pic:nvPicPr>
                  <pic:blipFill>
                    <a:blip r:embed="rId38">
                      <a:extLst>
                        <a:ext uri="{28A0092B-C50C-407E-A947-70E740481C1C}">
                          <a14:useLocalDpi xmlns:a14="http://schemas.microsoft.com/office/drawing/2010/main" val="0"/>
                        </a:ext>
                      </a:extLst>
                    </a:blip>
                    <a:srcRect l="6770"/>
                    <a:stretch>
                      <a:fillRect/>
                    </a:stretch>
                  </pic:blipFill>
                  <pic:spPr bwMode="auto">
                    <a:xfrm>
                      <a:off x="0" y="0"/>
                      <a:ext cx="5867400" cy="4406900"/>
                    </a:xfrm>
                    <a:prstGeom prst="rect">
                      <a:avLst/>
                    </a:prstGeom>
                    <a:noFill/>
                    <a:ln>
                      <a:noFill/>
                    </a:ln>
                  </pic:spPr>
                </pic:pic>
              </a:graphicData>
            </a:graphic>
          </wp:inline>
        </w:drawing>
      </w:r>
    </w:p>
    <w:p w14:paraId="60E6C6F5" w14:textId="77777777" w:rsidR="00595E65" w:rsidRPr="00EA77BC" w:rsidRDefault="00595E65" w:rsidP="000128D8"/>
    <w:p w14:paraId="60E6C6F6" w14:textId="77777777" w:rsidR="00595E65" w:rsidRPr="00EA77BC" w:rsidRDefault="00595E65" w:rsidP="000128D8">
      <w:r w:rsidRPr="00EA77BC">
        <w:rPr>
          <w:sz w:val="56"/>
        </w:rPr>
        <w:sym w:font="Webdings" w:char="F09E"/>
      </w:r>
      <w:r w:rsidRPr="00EA77BC">
        <w:t xml:space="preserve">Diagram D </w:t>
      </w:r>
    </w:p>
    <w:p w14:paraId="60E6C6F7" w14:textId="77777777" w:rsidR="00595E65" w:rsidRPr="00EA77BC" w:rsidRDefault="00595E65" w:rsidP="00EA77BC"/>
    <w:p w14:paraId="60E6C6F8" w14:textId="77777777" w:rsidR="00595E65" w:rsidRPr="00EA77BC" w:rsidRDefault="00595E65" w:rsidP="00EA77BC">
      <w:r w:rsidRPr="00EA77BC">
        <w:t>Though the list of dosages is all that the provider will see for selection, each of the dosages is associated with a Dispense Drug. For example, if the 60MG is selected, the Dispense Units Per Dose is 3, and the drug is PROPRANOLOL HCL 20MG TAB. For Outpatient Pharmacy orders the SIG will be built in the same manner as it is today. If the 60MG is chosen, the SIG will begin with “TAKE 3 TABLETS…” and the assigned Dispense Drug is PROPRANOLOL HCL 20MG TAB.</w:t>
      </w:r>
    </w:p>
    <w:p w14:paraId="60E6C6F9" w14:textId="77777777" w:rsidR="00595E65" w:rsidRPr="00EA77BC" w:rsidRDefault="00595E65" w:rsidP="00EA77BC">
      <w:bookmarkStart w:id="2239" w:name="p149"/>
      <w:bookmarkEnd w:id="2239"/>
    </w:p>
    <w:p w14:paraId="60E6C6FA" w14:textId="77777777" w:rsidR="00595E65" w:rsidRPr="00EA77BC" w:rsidRDefault="00595E65" w:rsidP="00EA77BC">
      <w:r w:rsidRPr="00EA77BC">
        <w:t xml:space="preserve">As demonstrated in the PROPRANOLOL example, the key to populating the Possible Dosages in the DRUG file (#50) is the information that is contained in the VA PRODUCT file (#50.68) entry to which that drug is matched. Earlier diagrams also show that dosages can be added, deleted, etc., for a drug by editing the DISPENSE UNITS PER DOSE field </w:t>
      </w:r>
      <w:r w:rsidR="002C6FF0" w:rsidRPr="00EA77BC">
        <w:t xml:space="preserve">(#.01) of the POSSIBLE DOSAGE  multiple (#903) of the DRUG file (#50) </w:t>
      </w:r>
      <w:r w:rsidRPr="00EA77BC">
        <w:t>for that drug.</w:t>
      </w:r>
    </w:p>
    <w:p w14:paraId="60E6C6FB" w14:textId="77777777" w:rsidR="00595E65" w:rsidRPr="00EA77BC" w:rsidRDefault="00595E65" w:rsidP="00EA77BC">
      <w:r w:rsidRPr="00EA77BC">
        <w:t xml:space="preserve"> </w:t>
      </w:r>
    </w:p>
    <w:p w14:paraId="60E6C6FC" w14:textId="77777777" w:rsidR="00595E65" w:rsidRPr="00EA77BC" w:rsidRDefault="00595E65" w:rsidP="00EA77BC">
      <w:r w:rsidRPr="00EA77BC">
        <w:t>In addition to creating Possible Dosages for a drug by editing the DISPENSE UNITS PER DOSE field</w:t>
      </w:r>
      <w:r w:rsidR="002C6FF0" w:rsidRPr="00EA77BC">
        <w:t xml:space="preserve"> (#.01) of the POSSIBLE DOSAGE  multiple (#903) of the DRUG file (#50)</w:t>
      </w:r>
      <w:r w:rsidRPr="00EA77BC">
        <w:t>, appropriate</w:t>
      </w:r>
      <w:bookmarkStart w:id="2240" w:name="p150"/>
      <w:bookmarkEnd w:id="2240"/>
      <w:r w:rsidRPr="00EA77BC">
        <w:t xml:space="preserve"> Possible Dosages can be created by editing the STRENGTH field </w:t>
      </w:r>
      <w:r w:rsidR="002C6FF0" w:rsidRPr="00EA77BC">
        <w:t xml:space="preserve">(#901) </w:t>
      </w:r>
      <w:r w:rsidRPr="00EA77BC">
        <w:t>for a drug. When Possible Dosages are created for a drug, the strength information from the VA Product match is moved to the drug entry and stored in the STRENGTH field</w:t>
      </w:r>
      <w:r w:rsidR="002C6FF0" w:rsidRPr="00EA77BC">
        <w:t xml:space="preserve"> (#901)</w:t>
      </w:r>
      <w:r w:rsidRPr="00EA77BC">
        <w:t xml:space="preserve">. The only time this data would not be accurate would be if a VA PRODUCT file (#50.68) entry with the correct strength did not exist, and a different strength of the drug had to be selected for the drug’s VA Product match; however, these instances should be rare. If the desired strength does not exist for a particular drug, the functionality exists to edit the STRENGTH field </w:t>
      </w:r>
      <w:r w:rsidR="002C6FF0" w:rsidRPr="00EA77BC">
        <w:t xml:space="preserve">(#901) </w:t>
      </w:r>
      <w:r w:rsidRPr="00EA77BC">
        <w:t>in the DRUG file (#50) for that drug. Once the strength edit is completed, new Possible Dosages are created for every Dispense Units Per Dose for that drug.</w:t>
      </w:r>
    </w:p>
    <w:p w14:paraId="60E6C6FD" w14:textId="77777777" w:rsidR="00595E65" w:rsidRPr="00EA77BC" w:rsidRDefault="00595E65" w:rsidP="00EA77BC">
      <w:r w:rsidRPr="00EA77BC">
        <w:t xml:space="preserve"> </w:t>
      </w:r>
    </w:p>
    <w:p w14:paraId="60E6C6FE" w14:textId="77777777" w:rsidR="00595E65" w:rsidRPr="00EA77BC" w:rsidRDefault="00595E65" w:rsidP="00EA77BC">
      <w:r w:rsidRPr="00EA77BC">
        <w:t>For example, Diagram E shows an entry in the DRUG file (#50) of METOPROLOL TARTRATE 25MG TAB. No entries with a strength of 25 exist in the VA PRODUCT file (#50.68) for that drug, so it is matched instead to a VA Product entry with a strength of 50. (See Diagram E.)</w:t>
      </w:r>
    </w:p>
    <w:p w14:paraId="60E6C6FF" w14:textId="77777777" w:rsidR="000C6DFD" w:rsidRPr="00EA77BC" w:rsidRDefault="000C6DFD" w:rsidP="00EA77BC"/>
    <w:p w14:paraId="60E6C700" w14:textId="77777777" w:rsidR="00595E65" w:rsidRPr="00EA77BC" w:rsidRDefault="000C6DFD" w:rsidP="00EA77BC">
      <w:pPr>
        <w:pStyle w:val="Heading9"/>
        <w:ind w:left="0"/>
        <w:rPr>
          <w:b w:val="0"/>
          <w:bCs w:val="0"/>
        </w:rPr>
      </w:pPr>
      <w:r w:rsidRPr="00EA77BC">
        <w:rPr>
          <w:b w:val="0"/>
          <w:bCs w:val="0"/>
          <w:sz w:val="24"/>
        </w:rPr>
        <w:br w:type="page"/>
      </w:r>
      <w:r w:rsidR="00595E65" w:rsidRPr="00EA77BC">
        <w:rPr>
          <w:rFonts w:ascii="Arial" w:hAnsi="Arial" w:cs="Arial"/>
          <w:sz w:val="36"/>
        </w:rPr>
        <w:t>Diagram E</w:t>
      </w:r>
    </w:p>
    <w:p w14:paraId="60E6C701" w14:textId="77777777" w:rsidR="00595E65" w:rsidRPr="00EA77BC" w:rsidRDefault="00595E65" w:rsidP="00EA77BC">
      <w:pPr>
        <w:rPr>
          <w:b/>
          <w:bCs/>
          <w:sz w:val="36"/>
        </w:rPr>
      </w:pPr>
    </w:p>
    <w:p w14:paraId="60E6C702" w14:textId="77777777" w:rsidR="00595E65" w:rsidRPr="00EA77BC" w:rsidRDefault="0076180B" w:rsidP="00EA77BC">
      <w:pPr>
        <w:rPr>
          <w:b/>
          <w:bCs/>
          <w:sz w:val="28"/>
        </w:rPr>
      </w:pPr>
      <w:r>
        <w:rPr>
          <w:b/>
          <w:bCs/>
          <w:noProof/>
          <w:sz w:val="28"/>
        </w:rPr>
        <w:drawing>
          <wp:inline distT="0" distB="0" distL="0" distR="0" wp14:anchorId="60E6DD8D" wp14:editId="60E6DD8E">
            <wp:extent cx="6070600" cy="4483100"/>
            <wp:effectExtent l="0" t="0" r="0" b="0"/>
            <wp:docPr id="38" name="Picture 38" descr="Diagram 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E graphic"/>
                    <pic:cNvPicPr>
                      <a:picLocks noChangeAspect="1" noChangeArrowheads="1"/>
                    </pic:cNvPicPr>
                  </pic:nvPicPr>
                  <pic:blipFill>
                    <a:blip r:embed="rId39">
                      <a:extLst>
                        <a:ext uri="{28A0092B-C50C-407E-A947-70E740481C1C}">
                          <a14:useLocalDpi xmlns:a14="http://schemas.microsoft.com/office/drawing/2010/main" val="0"/>
                        </a:ext>
                      </a:extLst>
                    </a:blip>
                    <a:srcRect l="6247"/>
                    <a:stretch>
                      <a:fillRect/>
                    </a:stretch>
                  </pic:blipFill>
                  <pic:spPr bwMode="auto">
                    <a:xfrm>
                      <a:off x="0" y="0"/>
                      <a:ext cx="6070600" cy="4483100"/>
                    </a:xfrm>
                    <a:prstGeom prst="rect">
                      <a:avLst/>
                    </a:prstGeom>
                    <a:noFill/>
                    <a:ln>
                      <a:noFill/>
                    </a:ln>
                  </pic:spPr>
                </pic:pic>
              </a:graphicData>
            </a:graphic>
          </wp:inline>
        </w:drawing>
      </w:r>
    </w:p>
    <w:p w14:paraId="60E6C703" w14:textId="77777777" w:rsidR="00595E65" w:rsidRPr="00EA77BC" w:rsidRDefault="00595E65" w:rsidP="00EA77BC"/>
    <w:p w14:paraId="60E6C704" w14:textId="77777777" w:rsidR="00595E65" w:rsidRPr="00EA77BC" w:rsidRDefault="00595E65" w:rsidP="00EA77BC">
      <w:r w:rsidRPr="00EA77BC">
        <w:rPr>
          <w:sz w:val="56"/>
        </w:rPr>
        <w:sym w:font="Webdings" w:char="F09E"/>
      </w:r>
      <w:r w:rsidRPr="00EA77BC">
        <w:t xml:space="preserve">Diagrams E and F </w:t>
      </w:r>
    </w:p>
    <w:p w14:paraId="60E6C705" w14:textId="77777777" w:rsidR="00595E65" w:rsidRPr="00EA77BC" w:rsidRDefault="00595E65" w:rsidP="00EA77BC"/>
    <w:p w14:paraId="60E6C706" w14:textId="77777777" w:rsidR="00595E65" w:rsidRPr="00EA77BC" w:rsidRDefault="00595E65" w:rsidP="00EA77BC">
      <w:r w:rsidRPr="00EA77BC">
        <w:t>In Diagram E, the Possible Dosages created are 50 MG (1 tablet) and 100MG (2 tablets), but the drug is actually METOPROLOL TARTRATE 25MG TAB. These Possible Dosages were created because the strength of the VA PRODUCT file (#50.68) entry is 50. As displayed in Diagram F, the strength in the DRUG file (#50) can simply be edited from 50 to 25, and when that strength is edited, the Possible Dosages for all Dispense Units Per Dose, in this case 1 and 2, will be</w:t>
      </w:r>
      <w:r w:rsidR="000C6DFD" w:rsidRPr="00EA77BC">
        <w:t xml:space="preserve"> recalculated. (See Diagram F.)</w:t>
      </w:r>
    </w:p>
    <w:p w14:paraId="60E6C707" w14:textId="77777777" w:rsidR="000C6DFD" w:rsidRPr="00EA77BC" w:rsidRDefault="000C6DFD" w:rsidP="00EA77BC"/>
    <w:p w14:paraId="60E6C708" w14:textId="77777777" w:rsidR="00595E65" w:rsidRPr="00EA77BC" w:rsidRDefault="000C6DFD" w:rsidP="00EA77BC">
      <w:pPr>
        <w:pStyle w:val="Heading9"/>
        <w:ind w:left="0"/>
        <w:rPr>
          <w:rFonts w:ascii="Arial" w:hAnsi="Arial" w:cs="Arial"/>
          <w:sz w:val="36"/>
        </w:rPr>
      </w:pPr>
      <w:r w:rsidRPr="00EA77BC">
        <w:rPr>
          <w:b w:val="0"/>
          <w:bCs w:val="0"/>
          <w:sz w:val="24"/>
        </w:rPr>
        <w:br w:type="page"/>
      </w:r>
      <w:r w:rsidR="00595E65" w:rsidRPr="00EA77BC">
        <w:rPr>
          <w:rFonts w:ascii="Arial" w:hAnsi="Arial" w:cs="Arial"/>
          <w:sz w:val="36"/>
        </w:rPr>
        <w:t>Diagram F</w:t>
      </w:r>
    </w:p>
    <w:p w14:paraId="60E6C709" w14:textId="77777777" w:rsidR="00595E65" w:rsidRPr="00EA77BC" w:rsidRDefault="00595E65" w:rsidP="00EA77BC">
      <w:pPr>
        <w:rPr>
          <w:rFonts w:ascii="Arial" w:hAnsi="Arial" w:cs="Arial"/>
          <w:sz w:val="32"/>
        </w:rPr>
      </w:pPr>
    </w:p>
    <w:p w14:paraId="60E6C70A" w14:textId="77777777" w:rsidR="00595E65" w:rsidRPr="00EA77BC" w:rsidRDefault="0076180B" w:rsidP="00EA77BC">
      <w:pPr>
        <w:rPr>
          <w:b/>
          <w:bCs/>
          <w:sz w:val="28"/>
        </w:rPr>
      </w:pPr>
      <w:r>
        <w:rPr>
          <w:b/>
          <w:bCs/>
          <w:noProof/>
          <w:sz w:val="28"/>
        </w:rPr>
        <w:drawing>
          <wp:inline distT="0" distB="0" distL="0" distR="0" wp14:anchorId="60E6DD8F" wp14:editId="60E6DD90">
            <wp:extent cx="6108700" cy="4533900"/>
            <wp:effectExtent l="0" t="0" r="0" b="0"/>
            <wp:docPr id="39" name="Picture 39" descr="Diagram F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F graphic"/>
                    <pic:cNvPicPr>
                      <a:picLocks noChangeAspect="1" noChangeArrowheads="1"/>
                    </pic:cNvPicPr>
                  </pic:nvPicPr>
                  <pic:blipFill>
                    <a:blip r:embed="rId40">
                      <a:extLst>
                        <a:ext uri="{28A0092B-C50C-407E-A947-70E740481C1C}">
                          <a14:useLocalDpi xmlns:a14="http://schemas.microsoft.com/office/drawing/2010/main" val="0"/>
                        </a:ext>
                      </a:extLst>
                    </a:blip>
                    <a:srcRect l="6197"/>
                    <a:stretch>
                      <a:fillRect/>
                    </a:stretch>
                  </pic:blipFill>
                  <pic:spPr bwMode="auto">
                    <a:xfrm>
                      <a:off x="0" y="0"/>
                      <a:ext cx="6108700" cy="4533900"/>
                    </a:xfrm>
                    <a:prstGeom prst="rect">
                      <a:avLst/>
                    </a:prstGeom>
                    <a:noFill/>
                    <a:ln>
                      <a:noFill/>
                    </a:ln>
                  </pic:spPr>
                </pic:pic>
              </a:graphicData>
            </a:graphic>
          </wp:inline>
        </w:drawing>
      </w:r>
    </w:p>
    <w:p w14:paraId="60E6C70B" w14:textId="77777777" w:rsidR="00595E65" w:rsidRPr="00EA77BC" w:rsidRDefault="00595E65" w:rsidP="00EA77BC"/>
    <w:p w14:paraId="60E6C70C" w14:textId="77777777" w:rsidR="00156BD5" w:rsidRPr="00EA77BC" w:rsidRDefault="00156BD5" w:rsidP="00EA77BC"/>
    <w:p w14:paraId="60E6C70D" w14:textId="77777777" w:rsidR="00595E65" w:rsidRPr="00EA77BC" w:rsidRDefault="001E1CBB" w:rsidP="00EA77BC">
      <w:pPr>
        <w:pStyle w:val="Heading1"/>
        <w:numPr>
          <w:ilvl w:val="0"/>
          <w:numId w:val="0"/>
        </w:numPr>
        <w:ind w:left="720" w:hanging="720"/>
      </w:pPr>
      <w:bookmarkStart w:id="2241" w:name="_Toc219452048"/>
      <w:bookmarkStart w:id="2242" w:name="_Toc376874122"/>
      <w:bookmarkStart w:id="2243" w:name="_Toc523224176"/>
      <w:r w:rsidRPr="00EA77BC">
        <w:t>2.2</w:t>
      </w:r>
      <w:r w:rsidRPr="00EA77BC">
        <w:tab/>
      </w:r>
      <w:r w:rsidR="00595E65" w:rsidRPr="00EA77BC">
        <w:t>Local Possible Dosages</w:t>
      </w:r>
      <w:bookmarkEnd w:id="2241"/>
      <w:bookmarkEnd w:id="2242"/>
      <w:bookmarkEnd w:id="2243"/>
    </w:p>
    <w:p w14:paraId="60E6C70E" w14:textId="77777777" w:rsidR="00595E65" w:rsidRPr="00EA77BC" w:rsidRDefault="00595E65" w:rsidP="00732461">
      <w:r w:rsidRPr="00EA77BC">
        <w:t xml:space="preserve"> </w:t>
      </w:r>
    </w:p>
    <w:p w14:paraId="60E6C70F" w14:textId="77777777" w:rsidR="00595E65" w:rsidRPr="00EA77BC" w:rsidRDefault="00595E65" w:rsidP="00732461">
      <w:r w:rsidRPr="00EA77BC">
        <w:rPr>
          <w:sz w:val="56"/>
        </w:rPr>
        <w:sym w:font="Webdings" w:char="F09E"/>
      </w:r>
      <w:r w:rsidRPr="00EA77BC">
        <w:t xml:space="preserve">Diagram G </w:t>
      </w:r>
    </w:p>
    <w:p w14:paraId="60E6C710" w14:textId="77777777" w:rsidR="00595E65" w:rsidRPr="00EA77BC" w:rsidRDefault="00595E65" w:rsidP="00732461"/>
    <w:p w14:paraId="60E6C711" w14:textId="77777777" w:rsidR="00595E65" w:rsidRPr="00EA77BC" w:rsidRDefault="00595E65" w:rsidP="000C5921">
      <w:r w:rsidRPr="00EA77BC">
        <w:t>In an earlier example using PROPRANOLOL TAB, Inpatient Medications and Outpatient Pharmacy Possible Dosages could be created for the Dispense Drugs matched to PROPRANOLOL TAB because they met all of the following four criteria.</w:t>
      </w:r>
    </w:p>
    <w:p w14:paraId="60E6C712" w14:textId="77777777" w:rsidR="00595E65" w:rsidRPr="00EA77BC" w:rsidRDefault="00595E65" w:rsidP="000C5921">
      <w:r w:rsidRPr="00EA77BC">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8"/>
      </w:tblGrid>
      <w:tr w:rsidR="00595E65" w:rsidRPr="00EA77BC" w14:paraId="60E6C718" w14:textId="77777777">
        <w:trPr>
          <w:trHeight w:val="2261"/>
        </w:trPr>
        <w:tc>
          <w:tcPr>
            <w:tcW w:w="9468" w:type="dxa"/>
          </w:tcPr>
          <w:p w14:paraId="60E6C713" w14:textId="77777777" w:rsidR="00156BD5" w:rsidRPr="00EA77BC" w:rsidRDefault="00156BD5" w:rsidP="00156BD5">
            <w:pPr>
              <w:tabs>
                <w:tab w:val="left" w:pos="402"/>
              </w:tabs>
              <w:ind w:left="432" w:hanging="360"/>
              <w:rPr>
                <w:b/>
                <w:bCs/>
              </w:rPr>
            </w:pPr>
          </w:p>
          <w:p w14:paraId="60E6C714" w14:textId="77777777" w:rsidR="00595E65" w:rsidRPr="00EA77BC" w:rsidRDefault="00595E65" w:rsidP="00156BD5">
            <w:pPr>
              <w:tabs>
                <w:tab w:val="left" w:pos="402"/>
              </w:tabs>
              <w:ind w:left="432" w:hanging="360"/>
              <w:rPr>
                <w:b/>
                <w:bCs/>
              </w:rPr>
            </w:pPr>
            <w:r w:rsidRPr="00EA77BC">
              <w:rPr>
                <w:b/>
                <w:bCs/>
              </w:rPr>
              <w:t>1</w:t>
            </w:r>
            <w:r w:rsidR="00156BD5" w:rsidRPr="00EA77BC">
              <w:rPr>
                <w:b/>
                <w:bCs/>
              </w:rPr>
              <w:t>)</w:t>
            </w:r>
            <w:r w:rsidR="00156BD5" w:rsidRPr="00EA77BC">
              <w:rPr>
                <w:b/>
                <w:bCs/>
              </w:rPr>
              <w:tab/>
            </w:r>
            <w:r w:rsidRPr="00EA77BC">
              <w:rPr>
                <w:b/>
                <w:bCs/>
              </w:rPr>
              <w:t xml:space="preserve">The drug must be matched to a VA PRODUCT </w:t>
            </w:r>
            <w:r w:rsidR="00D97978" w:rsidRPr="00EA77BC">
              <w:rPr>
                <w:b/>
                <w:bCs/>
              </w:rPr>
              <w:t>file (</w:t>
            </w:r>
            <w:r w:rsidRPr="00EA77BC">
              <w:rPr>
                <w:b/>
                <w:bCs/>
              </w:rPr>
              <w:t>#50.68) entry in National Drug File.</w:t>
            </w:r>
          </w:p>
          <w:p w14:paraId="60E6C715" w14:textId="77777777" w:rsidR="00595E65" w:rsidRPr="00EA77BC" w:rsidRDefault="00595E65" w:rsidP="00156BD5">
            <w:pPr>
              <w:tabs>
                <w:tab w:val="left" w:pos="402"/>
              </w:tabs>
              <w:ind w:left="432" w:hanging="360"/>
              <w:rPr>
                <w:b/>
                <w:bCs/>
              </w:rPr>
            </w:pPr>
            <w:r w:rsidRPr="00EA77BC">
              <w:rPr>
                <w:b/>
                <w:bCs/>
              </w:rPr>
              <w:t>2</w:t>
            </w:r>
            <w:r w:rsidR="00156BD5" w:rsidRPr="00EA77BC">
              <w:rPr>
                <w:b/>
                <w:bCs/>
              </w:rPr>
              <w:t>)</w:t>
            </w:r>
            <w:r w:rsidR="00156BD5" w:rsidRPr="00EA77BC">
              <w:rPr>
                <w:b/>
                <w:bCs/>
              </w:rPr>
              <w:tab/>
            </w:r>
            <w:r w:rsidRPr="00EA77BC">
              <w:rPr>
                <w:b/>
                <w:bCs/>
              </w:rPr>
              <w:t>The match in National Drug File must be an active single-ingredient product.</w:t>
            </w:r>
          </w:p>
          <w:p w14:paraId="60E6C716" w14:textId="77777777" w:rsidR="00595E65" w:rsidRPr="00EA77BC" w:rsidRDefault="00595E65" w:rsidP="00156BD5">
            <w:pPr>
              <w:tabs>
                <w:tab w:val="left" w:pos="402"/>
              </w:tabs>
              <w:ind w:left="432" w:hanging="360"/>
              <w:rPr>
                <w:b/>
                <w:bCs/>
              </w:rPr>
            </w:pPr>
            <w:r w:rsidRPr="00EA77BC">
              <w:rPr>
                <w:b/>
                <w:bCs/>
              </w:rPr>
              <w:t>3</w:t>
            </w:r>
            <w:r w:rsidR="00156BD5" w:rsidRPr="00EA77BC">
              <w:rPr>
                <w:b/>
                <w:bCs/>
              </w:rPr>
              <w:t>)</w:t>
            </w:r>
            <w:r w:rsidR="00156BD5" w:rsidRPr="00EA77BC">
              <w:rPr>
                <w:b/>
                <w:bCs/>
              </w:rPr>
              <w:tab/>
            </w:r>
            <w:r w:rsidRPr="00EA77BC">
              <w:rPr>
                <w:b/>
                <w:bCs/>
              </w:rPr>
              <w:t>The strength of the product must be numeric.</w:t>
            </w:r>
          </w:p>
          <w:p w14:paraId="60E6C717" w14:textId="77777777" w:rsidR="00595E65" w:rsidRPr="00EA77BC" w:rsidRDefault="00595E65" w:rsidP="005C4F1E">
            <w:pPr>
              <w:tabs>
                <w:tab w:val="left" w:pos="402"/>
              </w:tabs>
              <w:ind w:left="432" w:hanging="360"/>
              <w:rPr>
                <w:b/>
                <w:bCs/>
              </w:rPr>
            </w:pPr>
            <w:r w:rsidRPr="00EA77BC">
              <w:rPr>
                <w:b/>
                <w:bCs/>
              </w:rPr>
              <w:t>4</w:t>
            </w:r>
            <w:r w:rsidR="00156BD5" w:rsidRPr="00EA77BC">
              <w:rPr>
                <w:b/>
                <w:bCs/>
              </w:rPr>
              <w:t>)</w:t>
            </w:r>
            <w:r w:rsidR="00156BD5" w:rsidRPr="00EA77BC">
              <w:rPr>
                <w:b/>
                <w:bCs/>
              </w:rPr>
              <w:tab/>
            </w:r>
            <w:r w:rsidRPr="00EA77BC">
              <w:rPr>
                <w:b/>
                <w:bCs/>
              </w:rPr>
              <w:t>The Dosage Form/Unit Combination of the product must be marked as convertible in the DOSAGE FORM file (#50.606).</w:t>
            </w:r>
          </w:p>
        </w:tc>
      </w:tr>
    </w:tbl>
    <w:p w14:paraId="60E6C719" w14:textId="77777777" w:rsidR="00595E65" w:rsidRPr="00EA77BC" w:rsidRDefault="00595E65" w:rsidP="00732461"/>
    <w:p w14:paraId="60E6C71A" w14:textId="77777777" w:rsidR="00595E65" w:rsidRPr="00EA77BC" w:rsidRDefault="00595E65" w:rsidP="00732461">
      <w:r w:rsidRPr="00EA77BC">
        <w:t>In the following example, the Orderable Item requested is TIMOLOL SOLN, OPH, which has two Dispense Drugs matched to it. Neither of these Dispense Drugs meets the four criteria for creating Possible Dosages. The two Dispense Drugs are matched to entries in the VA PRODUCT file (#50.68) as follows. (See Diagram G.)</w:t>
      </w:r>
    </w:p>
    <w:p w14:paraId="60E6C71B" w14:textId="77777777" w:rsidR="00595E65" w:rsidRPr="00EA77BC" w:rsidRDefault="00595E65" w:rsidP="00732461"/>
    <w:p w14:paraId="60E6C71C" w14:textId="77777777" w:rsidR="00595E65" w:rsidRPr="00EA77BC" w:rsidRDefault="00595E65" w:rsidP="000C5921"/>
    <w:p w14:paraId="60E6C71D" w14:textId="77777777" w:rsidR="00595E65" w:rsidRPr="00EA77BC" w:rsidRDefault="00F70624" w:rsidP="000C5921">
      <w:pPr>
        <w:pStyle w:val="Heading9"/>
        <w:ind w:left="0"/>
        <w:rPr>
          <w:b w:val="0"/>
          <w:bCs w:val="0"/>
        </w:rPr>
      </w:pPr>
      <w:r w:rsidRPr="00EA77BC">
        <w:rPr>
          <w:rFonts w:ascii="Arial" w:hAnsi="Arial" w:cs="Arial"/>
          <w:sz w:val="36"/>
        </w:rPr>
        <w:br w:type="page"/>
      </w:r>
      <w:r w:rsidR="00595E65" w:rsidRPr="00EA77BC">
        <w:rPr>
          <w:rFonts w:ascii="Arial" w:hAnsi="Arial" w:cs="Arial"/>
          <w:sz w:val="36"/>
        </w:rPr>
        <w:t>Diagram G</w:t>
      </w:r>
    </w:p>
    <w:p w14:paraId="60E6C71E" w14:textId="77777777" w:rsidR="00595E65" w:rsidRPr="00EA77BC" w:rsidRDefault="00595E65" w:rsidP="000C5921"/>
    <w:p w14:paraId="60E6C71F" w14:textId="77777777" w:rsidR="00595E65" w:rsidRPr="00EA77BC" w:rsidRDefault="0076180B" w:rsidP="000C5921">
      <w:pPr>
        <w:rPr>
          <w:sz w:val="20"/>
        </w:rPr>
      </w:pPr>
      <w:r>
        <w:rPr>
          <w:noProof/>
          <w:sz w:val="20"/>
        </w:rPr>
        <w:drawing>
          <wp:inline distT="0" distB="0" distL="0" distR="0" wp14:anchorId="60E6DD91" wp14:editId="60E6DD92">
            <wp:extent cx="5943600" cy="5219700"/>
            <wp:effectExtent l="0" t="0" r="0" b="0"/>
            <wp:docPr id="40" name="Picture 40" descr="Diagram 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G 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60E6C720" w14:textId="77777777" w:rsidR="000C6DFD" w:rsidRPr="00EA77BC" w:rsidRDefault="000C6DFD" w:rsidP="000C5921"/>
    <w:p w14:paraId="60E6C721" w14:textId="77777777" w:rsidR="00595E65" w:rsidRPr="00EA77BC" w:rsidRDefault="00595E65" w:rsidP="000C5921">
      <w:r w:rsidRPr="00EA77BC">
        <w:rPr>
          <w:sz w:val="56"/>
        </w:rPr>
        <w:sym w:font="Webdings" w:char="F09E"/>
      </w:r>
      <w:r w:rsidRPr="00EA77BC">
        <w:t>Diagram G (continued)</w:t>
      </w:r>
    </w:p>
    <w:p w14:paraId="60E6C722" w14:textId="77777777" w:rsidR="00595E65" w:rsidRPr="00EA77BC" w:rsidRDefault="00595E65" w:rsidP="001B3F39"/>
    <w:p w14:paraId="60E6C723" w14:textId="77777777" w:rsidR="00595E65" w:rsidRPr="00EA77BC" w:rsidRDefault="00595E65" w:rsidP="001B3F39">
      <w:r w:rsidRPr="00EA77BC">
        <w:t>These two drugs meet the first three of the Possible Dosages criteria, but do not meet criteria number four. The Dosage Form/Unit Combination of SOLN,OPH / % is not marked as convertible in the DOSAGE FORM file (#50.606) for Inpatient Medications or for Outpatient Pharmacy. Since Possible Dosages cannot be created for these drugs, Local Possible Dosages must be created. To create Local Possible Dosages the Noun field in the DOSAGE FORM file (#50.606) is utilized. By default, all Local Possible Dosages will be marked for Inpatient Medications and/or Outpatient Pharmacy use based on the package identification of the Noun.</w:t>
      </w:r>
    </w:p>
    <w:p w14:paraId="60E6C724" w14:textId="77777777" w:rsidR="00595E65" w:rsidRPr="00EA77BC" w:rsidRDefault="00595E65" w:rsidP="001B3F39">
      <w:bookmarkStart w:id="2244" w:name="p154"/>
      <w:bookmarkEnd w:id="2244"/>
    </w:p>
    <w:p w14:paraId="60E6C725" w14:textId="77777777" w:rsidR="00595E65" w:rsidRPr="00EA77BC" w:rsidRDefault="00595E65" w:rsidP="001B3F39">
      <w:r w:rsidRPr="00EA77BC">
        <w:t xml:space="preserve">The NOUN field </w:t>
      </w:r>
      <w:r w:rsidR="002C6FF0" w:rsidRPr="00EA77BC">
        <w:t xml:space="preserve">(#.01) of the NOUN multiple (#6) of the DOSAGE FORM file (#50.606) </w:t>
      </w:r>
      <w:r w:rsidRPr="00EA77BC">
        <w:t>already exists in the DOSAGE FORM file (#50.606). It is a multiple field, meaning that more than one Noun can be associated with each Dosage Form. Some Dosage Forms may have multiple Nouns, while other Dosage Forms may have only one Noun. For example, the Dosage Form CREAM could have the following entries in the NOUN field.</w:t>
      </w:r>
    </w:p>
    <w:p w14:paraId="60E6C726" w14:textId="77777777" w:rsidR="00595E65" w:rsidRPr="00EA77BC" w:rsidRDefault="00595E65" w:rsidP="001B3F39"/>
    <w:p w14:paraId="60E6C727" w14:textId="77777777" w:rsidR="00595E65" w:rsidRPr="00EA77BC" w:rsidRDefault="00595E65" w:rsidP="001B3F39">
      <w:pPr>
        <w:shd w:val="pct10" w:color="auto" w:fill="auto"/>
        <w:ind w:left="360"/>
      </w:pPr>
      <w:r w:rsidRPr="00EA77BC">
        <w:t xml:space="preserve">LIBERALLY </w:t>
      </w:r>
    </w:p>
    <w:p w14:paraId="60E6C728" w14:textId="77777777" w:rsidR="00595E65" w:rsidRPr="00EA77BC" w:rsidRDefault="00595E65" w:rsidP="001B3F39">
      <w:pPr>
        <w:shd w:val="pct10" w:color="auto" w:fill="auto"/>
        <w:ind w:left="360"/>
      </w:pPr>
      <w:r w:rsidRPr="00EA77BC">
        <w:t>SMALL AMOUNT</w:t>
      </w:r>
    </w:p>
    <w:p w14:paraId="60E6C729" w14:textId="77777777" w:rsidR="00595E65" w:rsidRPr="00EA77BC" w:rsidRDefault="00595E65" w:rsidP="001B3F39">
      <w:pPr>
        <w:shd w:val="pct10" w:color="auto" w:fill="auto"/>
        <w:ind w:left="360"/>
      </w:pPr>
      <w:r w:rsidRPr="00EA77BC">
        <w:t xml:space="preserve">SPARINGLY                           </w:t>
      </w:r>
    </w:p>
    <w:p w14:paraId="60E6C72A" w14:textId="77777777" w:rsidR="00595E65" w:rsidRPr="00EA77BC" w:rsidRDefault="00595E65" w:rsidP="001B3F39">
      <w:pPr>
        <w:shd w:val="pct10" w:color="auto" w:fill="auto"/>
        <w:ind w:left="360"/>
      </w:pPr>
      <w:r w:rsidRPr="00EA77BC">
        <w:t>THIN FILM</w:t>
      </w:r>
    </w:p>
    <w:p w14:paraId="60E6C72B" w14:textId="77777777" w:rsidR="00595E65" w:rsidRPr="00EA77BC" w:rsidRDefault="00595E65" w:rsidP="001B3F39"/>
    <w:p w14:paraId="60E6C72C" w14:textId="77777777" w:rsidR="00595E65" w:rsidRPr="00EA77BC" w:rsidRDefault="00595E65" w:rsidP="001B3F39">
      <w:r w:rsidRPr="00EA77BC">
        <w:t>Alternately, the Dosage Form of TAB would most likely only have one NOUN, TABLET(S).</w:t>
      </w:r>
    </w:p>
    <w:p w14:paraId="60E6C72D" w14:textId="77777777" w:rsidR="00595E65" w:rsidRPr="00EA77BC" w:rsidRDefault="00595E65" w:rsidP="001B3F39"/>
    <w:p w14:paraId="60E6C72E" w14:textId="77777777" w:rsidR="00595E65" w:rsidRPr="00EA77BC" w:rsidRDefault="00595E65" w:rsidP="001B3F39">
      <w:pPr>
        <w:shd w:val="pct10" w:color="auto" w:fill="auto"/>
        <w:ind w:left="360"/>
      </w:pPr>
      <w:r w:rsidRPr="00EA77BC">
        <w:t>TABLET(S)</w:t>
      </w:r>
    </w:p>
    <w:p w14:paraId="60E6C72F" w14:textId="77777777" w:rsidR="00595E65" w:rsidRPr="00EA77BC" w:rsidRDefault="00595E65" w:rsidP="001B3F39"/>
    <w:p w14:paraId="60E6C730" w14:textId="77777777" w:rsidR="00595E65" w:rsidRPr="00EA77BC" w:rsidRDefault="00595E65" w:rsidP="00CD4C83">
      <w:pPr>
        <w:rPr>
          <w:bCs/>
        </w:rPr>
      </w:pPr>
      <w:r w:rsidRPr="00EA77BC">
        <w:t xml:space="preserve">In the TIMOLOL example, a review of the Dosage Form entry for SOLN,OPH, shows that the Dispense Units Per Dose of 1 and 2 are designated, and a Noun of DROP(S) is specified. If the </w:t>
      </w:r>
      <w:r w:rsidRPr="00EA77BC">
        <w:rPr>
          <w:i/>
        </w:rPr>
        <w:t xml:space="preserve">Auto Create Dosages </w:t>
      </w:r>
      <w:r w:rsidRPr="00EA77BC">
        <w:rPr>
          <w:iCs/>
        </w:rPr>
        <w:t>o</w:t>
      </w:r>
      <w:r w:rsidRPr="00EA77BC">
        <w:t xml:space="preserve">ption is rerun with the current setup, no </w:t>
      </w:r>
      <w:r w:rsidRPr="00EA77BC">
        <w:rPr>
          <w:iCs/>
        </w:rPr>
        <w:t>Possible Dosages</w:t>
      </w:r>
      <w:r w:rsidRPr="00EA77BC">
        <w:rPr>
          <w:i/>
        </w:rPr>
        <w:t xml:space="preserve"> </w:t>
      </w:r>
      <w:r w:rsidRPr="00EA77BC">
        <w:t xml:space="preserve">for the two TIMOLOL drugs will be created because the drugs do not meet all four Possible Dosages criteria. Local </w:t>
      </w:r>
      <w:r w:rsidRPr="00EA77BC">
        <w:rPr>
          <w:iCs/>
        </w:rPr>
        <w:t>Possible Dosages</w:t>
      </w:r>
      <w:r w:rsidRPr="00EA77BC">
        <w:t xml:space="preserve"> will be created of 1 DROP and 2 DROPS.</w:t>
      </w:r>
    </w:p>
    <w:p w14:paraId="60E6C731" w14:textId="77777777" w:rsidR="00595E65" w:rsidRPr="00EA77BC" w:rsidRDefault="00595E65" w:rsidP="00BA5F06">
      <w:pPr>
        <w:rPr>
          <w:bCs/>
        </w:rPr>
      </w:pPr>
    </w:p>
    <w:p w14:paraId="60E6C732" w14:textId="77777777" w:rsidR="00595E65" w:rsidRPr="00EA77BC" w:rsidRDefault="00595E65" w:rsidP="00BA5F06">
      <w:r w:rsidRPr="00EA77BC">
        <w:t xml:space="preserve">If a NOUN ends in “(S)” or “(s)”, such as TABLET(S) or capsule(s), the “(S)” or “(s)” will be completely dropped from the Noun when building the SIGs, as long as the Dispense Units Per Dose is 1 or less. If the Dispense Units Per Dose is greater than 1, the parenthesis around the “(S)” will be eliminated, creating a plural Noun, such as TABLETS. For this to happen, the Noun must precisely end in the three characters “(S)”. </w:t>
      </w:r>
    </w:p>
    <w:p w14:paraId="60E6C733" w14:textId="77777777" w:rsidR="00595E65" w:rsidRPr="00EA77BC" w:rsidRDefault="00595E65" w:rsidP="00BA5F06"/>
    <w:p w14:paraId="60E6C734" w14:textId="77777777" w:rsidR="00595E65" w:rsidRPr="00EA77BC" w:rsidRDefault="00595E65" w:rsidP="0012128D">
      <w:r w:rsidRPr="00EA77BC">
        <w:t>Keep in mind that if an Orderable Item is selected in CPRS, and there are Possible Dosages for any of the Dispense Drugs tied to that Orderable Item, only the Possible Dosages will be returned and any Local Possible Dosages will be ignored. Local Possible Dosages will only be used when no Possible Dosages can be found for drugs tied to the selected Orderable Item and identified for use by the selected application (Inpatient Medications or Outpatient Pharmacy).</w:t>
      </w:r>
    </w:p>
    <w:p w14:paraId="60E6C735" w14:textId="77777777" w:rsidR="00595E65" w:rsidRPr="00EA77BC" w:rsidRDefault="00595E65" w:rsidP="0012128D"/>
    <w:p w14:paraId="60E6C736" w14:textId="77777777" w:rsidR="00595E65" w:rsidRPr="00EA77BC" w:rsidRDefault="00595E65" w:rsidP="0005137D">
      <w:r w:rsidRPr="00EA77BC">
        <w:t>In the TIMOLOL example, the Noun of DROP(S) and the Dosage Form of SOLN,</w:t>
      </w:r>
      <w:r w:rsidR="00F4588B" w:rsidRPr="00EA77BC">
        <w:t xml:space="preserve"> </w:t>
      </w:r>
      <w:r w:rsidRPr="00EA77BC">
        <w:t>OPH produces the following results. (See Diagram H.)</w:t>
      </w:r>
    </w:p>
    <w:p w14:paraId="60E6C737" w14:textId="77777777" w:rsidR="006002C1" w:rsidRPr="00EA77BC" w:rsidRDefault="006002C1" w:rsidP="0005137D"/>
    <w:p w14:paraId="60E6C738" w14:textId="77777777" w:rsidR="00595E65" w:rsidRPr="00EA77BC" w:rsidRDefault="006002C1" w:rsidP="00EB241E">
      <w:pPr>
        <w:pStyle w:val="Heading9"/>
        <w:ind w:left="0"/>
        <w:rPr>
          <w:rFonts w:ascii="Arial" w:hAnsi="Arial"/>
          <w:sz w:val="36"/>
        </w:rPr>
      </w:pPr>
      <w:r w:rsidRPr="00EA77BC">
        <w:br w:type="page"/>
      </w:r>
      <w:r w:rsidR="00595E65" w:rsidRPr="00EA77BC">
        <w:rPr>
          <w:rFonts w:ascii="Arial" w:hAnsi="Arial"/>
          <w:sz w:val="36"/>
        </w:rPr>
        <w:t>Diagram H</w:t>
      </w:r>
    </w:p>
    <w:p w14:paraId="60E6C739" w14:textId="77777777" w:rsidR="00595E65" w:rsidRPr="00EA77BC" w:rsidRDefault="00595E65" w:rsidP="00EB241E"/>
    <w:p w14:paraId="60E6C73A" w14:textId="77777777" w:rsidR="00595E65" w:rsidRPr="00EA77BC" w:rsidRDefault="0076180B" w:rsidP="005C4F1E">
      <w:r>
        <w:rPr>
          <w:noProof/>
        </w:rPr>
        <w:drawing>
          <wp:inline distT="0" distB="0" distL="0" distR="0" wp14:anchorId="60E6DD93" wp14:editId="60E6DD94">
            <wp:extent cx="5930900" cy="4572000"/>
            <wp:effectExtent l="0" t="0" r="0" b="0"/>
            <wp:docPr id="41" name="Picture 41" descr="Diagram H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H 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900" cy="4572000"/>
                    </a:xfrm>
                    <a:prstGeom prst="rect">
                      <a:avLst/>
                    </a:prstGeom>
                    <a:noFill/>
                    <a:ln>
                      <a:noFill/>
                    </a:ln>
                  </pic:spPr>
                </pic:pic>
              </a:graphicData>
            </a:graphic>
          </wp:inline>
        </w:drawing>
      </w:r>
    </w:p>
    <w:p w14:paraId="60E6C73B" w14:textId="77777777" w:rsidR="00595E65" w:rsidRPr="00EA77BC" w:rsidRDefault="00595E65" w:rsidP="000128D8"/>
    <w:p w14:paraId="60E6C73C" w14:textId="77777777" w:rsidR="00595E65" w:rsidRPr="00EA77BC" w:rsidRDefault="00A51743" w:rsidP="00EA77BC">
      <w:pPr>
        <w:pStyle w:val="Heading1"/>
        <w:numPr>
          <w:ilvl w:val="0"/>
          <w:numId w:val="0"/>
        </w:numPr>
        <w:ind w:left="720" w:hanging="720"/>
      </w:pPr>
      <w:bookmarkStart w:id="2245" w:name="_Toc376874123"/>
      <w:bookmarkStart w:id="2246" w:name="_Toc523224177"/>
      <w:r w:rsidRPr="00EA77BC">
        <w:t>2.</w:t>
      </w:r>
      <w:r w:rsidR="001E1CBB" w:rsidRPr="00EA77BC">
        <w:t>3</w:t>
      </w:r>
      <w:r w:rsidRPr="00EA77BC">
        <w:tab/>
      </w:r>
      <w:r w:rsidR="00595E65" w:rsidRPr="00EA77BC">
        <w:t>Possible Dosages and Local Possible Dosages</w:t>
      </w:r>
      <w:bookmarkEnd w:id="2245"/>
      <w:bookmarkEnd w:id="2246"/>
    </w:p>
    <w:p w14:paraId="60E6C73D" w14:textId="77777777" w:rsidR="00595E65" w:rsidRPr="00EA77BC" w:rsidRDefault="00595E65" w:rsidP="00732461"/>
    <w:p w14:paraId="60E6C73E" w14:textId="77777777" w:rsidR="00595E65" w:rsidRPr="00EA77BC" w:rsidRDefault="00595E65" w:rsidP="00732461">
      <w:r w:rsidRPr="00EA77BC">
        <w:t>The following dosage example is of a Dispense Drug that has Possible Dosages for Inpatient Medications and Local Possible Dosages for Outpatient Pharmacy. The Dispense Drug is PROMETHAZINE HCL 25MG/5ML SYRUP.</w:t>
      </w:r>
    </w:p>
    <w:p w14:paraId="60E6C73F" w14:textId="77777777" w:rsidR="00595E65" w:rsidRPr="00EA77BC" w:rsidRDefault="00595E65" w:rsidP="00732461"/>
    <w:p w14:paraId="60E6C740" w14:textId="77777777" w:rsidR="00595E65" w:rsidRPr="00EA77BC" w:rsidRDefault="00595E65" w:rsidP="000C5921">
      <w:r w:rsidRPr="00EA77BC">
        <w:t xml:space="preserve">The reason Possible Dosages were created only for Inpatient Medications is because the units of </w:t>
      </w:r>
      <w:r w:rsidR="00252023" w:rsidRPr="00EA77BC">
        <w:t xml:space="preserve">25 </w:t>
      </w:r>
      <w:r w:rsidRPr="00EA77BC">
        <w:t>MG/5ML for the SYR</w:t>
      </w:r>
      <w:r w:rsidR="00252023" w:rsidRPr="00EA77BC">
        <w:t>U</w:t>
      </w:r>
      <w:r w:rsidRPr="00EA77BC">
        <w:t>P Dosage Form was only marked convertible for Inpatient Medications.</w:t>
      </w:r>
    </w:p>
    <w:p w14:paraId="60E6C741" w14:textId="77777777" w:rsidR="00595E65" w:rsidRPr="00EA77BC" w:rsidRDefault="00595E65" w:rsidP="000C5921"/>
    <w:p w14:paraId="60E6C742" w14:textId="77777777" w:rsidR="00595E65" w:rsidRPr="00EA77BC" w:rsidRDefault="0076180B" w:rsidP="000C5921">
      <w:pPr>
        <w:ind w:left="810" w:hanging="810"/>
      </w:pPr>
      <w:r>
        <w:rPr>
          <w:noProof/>
          <w:position w:val="-4"/>
        </w:rPr>
        <w:drawing>
          <wp:inline distT="0" distB="0" distL="0" distR="0" wp14:anchorId="60E6DD95" wp14:editId="60E6DD96">
            <wp:extent cx="508000" cy="406400"/>
            <wp:effectExtent l="0" t="0" r="0" b="0"/>
            <wp:docPr id="42" name="Picture 4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000" cy="406400"/>
                    </a:xfrm>
                    <a:prstGeom prst="rect">
                      <a:avLst/>
                    </a:prstGeom>
                    <a:noFill/>
                    <a:ln>
                      <a:noFill/>
                    </a:ln>
                  </pic:spPr>
                </pic:pic>
              </a:graphicData>
            </a:graphic>
          </wp:inline>
        </w:drawing>
      </w:r>
      <w:r w:rsidR="00595E65" w:rsidRPr="00EA77BC">
        <w:t>Local Possible Dosages will only be used to display in the dosage list when no Possible Dosages can be found for drugs tied to the selected Orderable Item and identified for use by the selected application (Inpatient Medications or Outpatient Pharmacy).</w:t>
      </w:r>
    </w:p>
    <w:p w14:paraId="60E6C743" w14:textId="77777777" w:rsidR="00595E65" w:rsidRPr="00EA77BC" w:rsidRDefault="00595E65" w:rsidP="000C5921">
      <w:pPr>
        <w:pStyle w:val="Heading9"/>
        <w:ind w:left="0"/>
        <w:rPr>
          <w:rFonts w:ascii="Arial" w:hAnsi="Arial" w:cs="Arial"/>
          <w:sz w:val="36"/>
        </w:rPr>
      </w:pPr>
      <w:r w:rsidRPr="00EA77BC">
        <w:rPr>
          <w:rFonts w:ascii="Arial" w:hAnsi="Arial" w:cs="Arial"/>
          <w:sz w:val="36"/>
        </w:rPr>
        <w:br w:type="page"/>
        <w:t>Diagram I</w:t>
      </w:r>
    </w:p>
    <w:p w14:paraId="60E6C744" w14:textId="77777777" w:rsidR="00595E65" w:rsidRPr="00EA77BC" w:rsidRDefault="00595E65" w:rsidP="000C5921"/>
    <w:p w14:paraId="60E6C745" w14:textId="77777777" w:rsidR="00595E65" w:rsidRPr="00EA77BC" w:rsidRDefault="00595E65" w:rsidP="000C5921"/>
    <w:p w14:paraId="60E6C746" w14:textId="77777777" w:rsidR="00595E65" w:rsidRPr="00EA77BC" w:rsidRDefault="0076180B" w:rsidP="001B3F39">
      <w:pPr>
        <w:rPr>
          <w:b/>
          <w:bCs/>
          <w:sz w:val="36"/>
        </w:rPr>
      </w:pPr>
      <w:r>
        <w:rPr>
          <w:b/>
          <w:bCs/>
          <w:noProof/>
          <w:sz w:val="36"/>
        </w:rPr>
        <w:drawing>
          <wp:inline distT="0" distB="0" distL="0" distR="0" wp14:anchorId="60E6DD97" wp14:editId="60E6DD98">
            <wp:extent cx="5943600" cy="4724400"/>
            <wp:effectExtent l="0" t="0" r="0" b="0"/>
            <wp:docPr id="43" name="Picture 43" descr="Diagram I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I 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60E6C747" w14:textId="77777777" w:rsidR="00595E65" w:rsidRPr="00EA77BC" w:rsidRDefault="00595E65" w:rsidP="001B3F39"/>
    <w:p w14:paraId="60E6C748" w14:textId="77777777" w:rsidR="00595E65" w:rsidRPr="00EA77BC" w:rsidRDefault="00595E65" w:rsidP="00EA77BC">
      <w:pPr>
        <w:pageBreakBefore/>
      </w:pPr>
      <w:r w:rsidRPr="00EA77BC">
        <w:rPr>
          <w:sz w:val="56"/>
        </w:rPr>
        <w:sym w:font="Webdings" w:char="F09E"/>
      </w:r>
      <w:r w:rsidRPr="00EA77BC">
        <w:t xml:space="preserve">Diagram I </w:t>
      </w:r>
      <w:bookmarkStart w:id="2247" w:name="p159"/>
      <w:bookmarkEnd w:id="2247"/>
    </w:p>
    <w:p w14:paraId="60E6C749" w14:textId="77777777" w:rsidR="00595E65" w:rsidRPr="00EA77BC" w:rsidRDefault="00595E65" w:rsidP="00732461"/>
    <w:p w14:paraId="60E6C74A" w14:textId="77777777" w:rsidR="00595E65" w:rsidRPr="00EA77BC" w:rsidRDefault="00595E65" w:rsidP="00732461">
      <w:r w:rsidRPr="00EA77BC">
        <w:t xml:space="preserve">Diagram I illustrates the Possible Dosages and Local Possible Dosages that would be created for PROMETHAZINE HCL 25MG/5ML SYRUP. On the following page, Diagram J illustrates an edit of the STRENGTH field </w:t>
      </w:r>
      <w:r w:rsidR="002C6FF0" w:rsidRPr="00EA77BC">
        <w:t xml:space="preserve">(#901) </w:t>
      </w:r>
      <w:r w:rsidRPr="00EA77BC">
        <w:t>in DRUG file (#50) for a product such as PROMETHAZINE which has volume related UNITS. In the background, the software will evaluate the UNIT field in the DRUG file (#50) to determine if an adjustment in the UNIT is necessary. The software will search for the existence of a “/” in the UNIT field. If the UNIT field contains a “/”, when the strength is edited, calculations will be performed to make appropriate adjustments in the value of the UNIT. For example, the DRUG file (#50) entry may have a STRENGTH of 25 and a UNIT of MG/5ML. If the STRENGTH is edited to 12.5, the UNIT will be adjusted by the software to MG/2.5ML.</w:t>
      </w:r>
    </w:p>
    <w:p w14:paraId="60E6C74B" w14:textId="77777777" w:rsidR="00595E65" w:rsidRPr="00EA77BC" w:rsidRDefault="00595E65" w:rsidP="00732461"/>
    <w:p w14:paraId="60E6C74C" w14:textId="77777777" w:rsidR="000C6DFD" w:rsidRPr="00EA77BC" w:rsidRDefault="00595E65" w:rsidP="000C5921">
      <w:r w:rsidRPr="00EA77BC">
        <w:t>When the UNIT value is adjusted, it will not display in the DRUG file (#50); however, throughout all Pharmacy and CPRS displays, the correct, adjusted unit value of the dosage will be displayed. (See Diagram J.)</w:t>
      </w:r>
    </w:p>
    <w:p w14:paraId="60E6C74D" w14:textId="77777777" w:rsidR="00595E65" w:rsidRPr="00EA77BC" w:rsidRDefault="000C6DFD" w:rsidP="000C5921">
      <w:pPr>
        <w:rPr>
          <w:rFonts w:ascii="Arial" w:hAnsi="Arial" w:cs="Arial"/>
          <w:b/>
          <w:sz w:val="36"/>
        </w:rPr>
      </w:pPr>
      <w:r w:rsidRPr="00EA77BC">
        <w:br w:type="page"/>
      </w:r>
      <w:r w:rsidR="00595E65" w:rsidRPr="00EA77BC">
        <w:rPr>
          <w:rFonts w:ascii="Arial" w:hAnsi="Arial" w:cs="Arial"/>
          <w:b/>
          <w:sz w:val="36"/>
        </w:rPr>
        <w:t>Diagram J</w:t>
      </w:r>
    </w:p>
    <w:p w14:paraId="60E6C74E" w14:textId="77777777" w:rsidR="00595E65" w:rsidRPr="00EA77BC" w:rsidRDefault="00595E65" w:rsidP="000C5921"/>
    <w:p w14:paraId="60E6C74F" w14:textId="77777777" w:rsidR="00595E65" w:rsidRPr="00EA77BC" w:rsidRDefault="00595E65" w:rsidP="000C5921"/>
    <w:p w14:paraId="60E6C750" w14:textId="77777777" w:rsidR="00595E65" w:rsidRPr="00EA77BC" w:rsidRDefault="0076180B" w:rsidP="000C5921">
      <w:r>
        <w:rPr>
          <w:noProof/>
        </w:rPr>
        <w:drawing>
          <wp:inline distT="0" distB="0" distL="0" distR="0" wp14:anchorId="60E6DD99" wp14:editId="60E6DD9A">
            <wp:extent cx="5930900" cy="4495800"/>
            <wp:effectExtent l="0" t="0" r="0" b="0"/>
            <wp:docPr id="44" name="Picture 44" descr="Diagram J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 J 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495800"/>
                    </a:xfrm>
                    <a:prstGeom prst="rect">
                      <a:avLst/>
                    </a:prstGeom>
                    <a:noFill/>
                    <a:ln>
                      <a:noFill/>
                    </a:ln>
                  </pic:spPr>
                </pic:pic>
              </a:graphicData>
            </a:graphic>
          </wp:inline>
        </w:drawing>
      </w:r>
    </w:p>
    <w:p w14:paraId="60E6C751" w14:textId="77777777" w:rsidR="006002C1" w:rsidRPr="00EA77BC" w:rsidRDefault="006002C1" w:rsidP="000C5921"/>
    <w:p w14:paraId="60E6C752" w14:textId="77777777" w:rsidR="00156BD5" w:rsidRPr="00EA77BC" w:rsidRDefault="00156BD5" w:rsidP="000C5921"/>
    <w:p w14:paraId="60E6C753" w14:textId="77777777" w:rsidR="00595E65" w:rsidRPr="00EA77BC" w:rsidRDefault="00A51743" w:rsidP="00EA77BC">
      <w:pPr>
        <w:pStyle w:val="Heading1"/>
        <w:numPr>
          <w:ilvl w:val="0"/>
          <w:numId w:val="0"/>
        </w:numPr>
        <w:ind w:left="720" w:hanging="720"/>
      </w:pPr>
      <w:bookmarkStart w:id="2248" w:name="_Toc219452050"/>
      <w:bookmarkStart w:id="2249" w:name="_Toc376874124"/>
      <w:bookmarkStart w:id="2250" w:name="_Toc523224178"/>
      <w:r w:rsidRPr="00EA77BC">
        <w:t>2.4</w:t>
      </w:r>
      <w:r w:rsidRPr="00EA77BC">
        <w:tab/>
      </w:r>
      <w:r w:rsidR="00595E65" w:rsidRPr="00EA77BC">
        <w:t>Multi-Ingredient Drugs</w:t>
      </w:r>
      <w:bookmarkEnd w:id="2248"/>
      <w:bookmarkEnd w:id="2249"/>
      <w:bookmarkEnd w:id="2250"/>
    </w:p>
    <w:p w14:paraId="60E6C754" w14:textId="77777777" w:rsidR="00595E65" w:rsidRPr="00EA77BC" w:rsidRDefault="00595E65" w:rsidP="00732461"/>
    <w:p w14:paraId="60E6C755" w14:textId="77777777" w:rsidR="00595E65" w:rsidRPr="00EA77BC" w:rsidRDefault="00595E65" w:rsidP="00732461">
      <w:r w:rsidRPr="00EA77BC">
        <w:t>The following are examples of multi-ingredient drugs. Since multi-ingredient drugs do not meet the criteria for creation of a Possible Dosage, Local Possible Dosages will be created based on the Noun entries in the DOSAGE FORM file (#50.606).</w:t>
      </w:r>
    </w:p>
    <w:p w14:paraId="60E6C756" w14:textId="77777777" w:rsidR="00595E65" w:rsidRPr="00EA77BC" w:rsidRDefault="00595E65" w:rsidP="00732461">
      <w:r w:rsidRPr="00EA77BC">
        <w:t xml:space="preserve"> </w:t>
      </w:r>
    </w:p>
    <w:p w14:paraId="60E6C757" w14:textId="77777777" w:rsidR="00595E65" w:rsidRPr="00EA77BC" w:rsidRDefault="00595E65" w:rsidP="000C5921">
      <w:r w:rsidRPr="00EA77BC">
        <w:t>The first example is GUAIFENESIN SYRUP WITH CODEINE 4oz. The Dosage Form of SYRUP has three Nouns, all marked for Inpatient Medications and Outpatient Pharmacy use. These Nouns are TABLESPOONFUL(S), TEASPOONFUL(S), and ML(S). The APPLICATION PACKAGE USE field of the Dispense Drug is marked for Outpatient Pharmacy use only. (See Diagram K.)</w:t>
      </w:r>
    </w:p>
    <w:p w14:paraId="60E6C758" w14:textId="77777777" w:rsidR="00595E65" w:rsidRPr="00EA77BC" w:rsidRDefault="00595E65" w:rsidP="000C5921">
      <w:pPr>
        <w:rPr>
          <w:b/>
          <w:bCs/>
        </w:rPr>
      </w:pPr>
    </w:p>
    <w:p w14:paraId="60E6C759" w14:textId="77777777" w:rsidR="00595E65" w:rsidRPr="00EA77BC" w:rsidRDefault="00595E65" w:rsidP="001B3F39">
      <w:pPr>
        <w:pStyle w:val="Heading9"/>
        <w:ind w:left="0"/>
        <w:rPr>
          <w:rFonts w:ascii="Arial" w:hAnsi="Arial" w:cs="Arial"/>
          <w:sz w:val="36"/>
        </w:rPr>
      </w:pPr>
      <w:r w:rsidRPr="00EA77BC">
        <w:rPr>
          <w:rFonts w:ascii="Arial" w:hAnsi="Arial" w:cs="Arial"/>
          <w:sz w:val="36"/>
        </w:rPr>
        <w:t>Diagram K</w:t>
      </w:r>
    </w:p>
    <w:p w14:paraId="60E6C75A" w14:textId="77777777" w:rsidR="00595E65" w:rsidRPr="00EA77BC" w:rsidRDefault="00595E65" w:rsidP="00EA77BC">
      <w:pPr>
        <w:keepNext/>
      </w:pPr>
    </w:p>
    <w:p w14:paraId="60E6C75B" w14:textId="77777777" w:rsidR="00595E65" w:rsidRPr="00EA77BC" w:rsidRDefault="0076180B" w:rsidP="000C5921">
      <w:r>
        <w:rPr>
          <w:noProof/>
        </w:rPr>
        <w:drawing>
          <wp:inline distT="0" distB="0" distL="0" distR="0" wp14:anchorId="60E6DD9B" wp14:editId="60E6DD9C">
            <wp:extent cx="5930900" cy="4470400"/>
            <wp:effectExtent l="0" t="0" r="0" b="0"/>
            <wp:docPr id="45" name="Picture 45" descr="Diagram 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 K graph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900" cy="4470400"/>
                    </a:xfrm>
                    <a:prstGeom prst="rect">
                      <a:avLst/>
                    </a:prstGeom>
                    <a:noFill/>
                    <a:ln>
                      <a:noFill/>
                    </a:ln>
                  </pic:spPr>
                </pic:pic>
              </a:graphicData>
            </a:graphic>
          </wp:inline>
        </w:drawing>
      </w:r>
    </w:p>
    <w:p w14:paraId="60E6C75C" w14:textId="77777777" w:rsidR="006002C1" w:rsidRPr="00EA77BC" w:rsidRDefault="006002C1" w:rsidP="000C5921"/>
    <w:p w14:paraId="60E6C75D" w14:textId="77777777" w:rsidR="00595E65" w:rsidRPr="00EA77BC" w:rsidRDefault="00AE7E17" w:rsidP="00EA77BC">
      <w:pPr>
        <w:pStyle w:val="ChapterHeading"/>
      </w:pPr>
      <w:r w:rsidRPr="00EA77BC">
        <w:br w:type="page"/>
      </w:r>
      <w:bookmarkStart w:id="2251" w:name="_Toc14667205"/>
      <w:bookmarkStart w:id="2252" w:name="_Toc376874125"/>
      <w:bookmarkStart w:id="2253" w:name="_Toc523224179"/>
      <w:r w:rsidR="00595E65" w:rsidRPr="00EA77BC">
        <w:t>Chapter Three   Creating the Sig</w:t>
      </w:r>
      <w:bookmarkEnd w:id="2251"/>
      <w:bookmarkEnd w:id="2252"/>
      <w:bookmarkEnd w:id="2253"/>
    </w:p>
    <w:p w14:paraId="60E6C75E" w14:textId="77777777" w:rsidR="00595E65" w:rsidRPr="00EA77BC" w:rsidRDefault="00595E65" w:rsidP="0005137D"/>
    <w:p w14:paraId="60E6C75F" w14:textId="77777777" w:rsidR="00595E65" w:rsidRPr="00EA77BC" w:rsidRDefault="00A51743" w:rsidP="00EA77BC">
      <w:pPr>
        <w:pStyle w:val="Heading1"/>
        <w:numPr>
          <w:ilvl w:val="0"/>
          <w:numId w:val="0"/>
        </w:numPr>
      </w:pPr>
      <w:bookmarkStart w:id="2254" w:name="_Toc376874126"/>
      <w:bookmarkStart w:id="2255" w:name="_Toc523224180"/>
      <w:r w:rsidRPr="00EA77BC">
        <w:t>3.1</w:t>
      </w:r>
      <w:r w:rsidRPr="00EA77BC">
        <w:tab/>
      </w:r>
      <w:r w:rsidR="00595E65" w:rsidRPr="00EA77BC">
        <w:t>Creating the Sig</w:t>
      </w:r>
      <w:bookmarkEnd w:id="2254"/>
      <w:bookmarkEnd w:id="2255"/>
      <w:r w:rsidR="00595E65" w:rsidRPr="00EA77BC">
        <w:fldChar w:fldCharType="begin"/>
      </w:r>
      <w:r w:rsidR="00595E65" w:rsidRPr="00EA77BC">
        <w:instrText xml:space="preserve"> XE "Creating the Sig" \b</w:instrText>
      </w:r>
      <w:r w:rsidR="00595E65" w:rsidRPr="00EA77BC">
        <w:fldChar w:fldCharType="end"/>
      </w:r>
    </w:p>
    <w:p w14:paraId="60E6C760" w14:textId="77777777" w:rsidR="00595E65" w:rsidRPr="00EA77BC" w:rsidRDefault="00595E65" w:rsidP="00732461">
      <w:pPr>
        <w:rPr>
          <w:sz w:val="16"/>
          <w:szCs w:val="16"/>
        </w:rPr>
      </w:pPr>
    </w:p>
    <w:p w14:paraId="60E6C761" w14:textId="77777777" w:rsidR="00595E65" w:rsidRPr="00EA77BC" w:rsidRDefault="00595E65" w:rsidP="00732461">
      <w:r w:rsidRPr="00EA77BC">
        <w:t>Earlier versions of the Outpatient Pharmacy software allowed the SIG to be directly edited from within the Outpatient Pharmacy package. Following the release of the Pharmacy Ordering Enhancements (POE) Phase 2 project, however, which included patches PSO*7*46, OR*3*94, PSS*1*38, and PSJ*5*50, the SIG could no longer be edited as a unit. Now, instead, individual fields are populated and then concatenated to create the SIG. Although the SIG, as a unit, cannot be edited, each individual field that creates the SIG can be edited until the SIG displays as desired.</w:t>
      </w:r>
    </w:p>
    <w:p w14:paraId="60E6C762" w14:textId="77777777" w:rsidR="00595E65" w:rsidRPr="00EA77BC" w:rsidRDefault="00595E65" w:rsidP="00732461">
      <w:pPr>
        <w:rPr>
          <w:sz w:val="16"/>
          <w:szCs w:val="16"/>
        </w:rPr>
      </w:pPr>
    </w:p>
    <w:p w14:paraId="60E6C763" w14:textId="77777777" w:rsidR="00595E65" w:rsidRPr="00EA77BC" w:rsidRDefault="00595E65" w:rsidP="000C5921">
      <w:r w:rsidRPr="00EA77BC">
        <w:t>Four basic types of SIGs exist: Simple Possible Dosages</w:t>
      </w:r>
      <w:r w:rsidRPr="00EA77BC">
        <w:fldChar w:fldCharType="begin"/>
      </w:r>
      <w:r w:rsidRPr="00EA77BC">
        <w:instrText xml:space="preserve"> XE "Simple Possible Dosages" \b</w:instrText>
      </w:r>
      <w:r w:rsidRPr="00EA77BC">
        <w:fldChar w:fldCharType="end"/>
      </w:r>
      <w:r w:rsidRPr="00EA77BC">
        <w:t>, Simple Local Possible Dosages</w:t>
      </w:r>
      <w:r w:rsidRPr="00EA77BC">
        <w:fldChar w:fldCharType="begin"/>
      </w:r>
      <w:r w:rsidRPr="00EA77BC">
        <w:instrText xml:space="preserve"> XE "Simple Local Possible Dosages" \b</w:instrText>
      </w:r>
      <w:r w:rsidRPr="00EA77BC">
        <w:fldChar w:fldCharType="end"/>
      </w:r>
      <w:r w:rsidRPr="00EA77BC">
        <w:t>, Complex Possible Dosages, and Complex Local Possible Dosages</w:t>
      </w:r>
      <w:r w:rsidRPr="00EA77BC">
        <w:fldChar w:fldCharType="begin"/>
      </w:r>
      <w:r w:rsidRPr="00EA77BC">
        <w:instrText xml:space="preserve"> XE "Complex Local Possible Dosages" \b</w:instrText>
      </w:r>
      <w:r w:rsidRPr="00EA77BC">
        <w:fldChar w:fldCharType="end"/>
      </w:r>
      <w:r w:rsidRPr="00EA77BC">
        <w:t>. The SIG for each of these types of dosages is created by combining fields from various PDM files. To simplify the process, each dosage can be thought of as having its own SIG “formula”. The key to the formulas is displayed in the following table. The formulas for creating each of the four types of SIGs follow.</w:t>
      </w:r>
    </w:p>
    <w:p w14:paraId="60E6C764" w14:textId="77777777" w:rsidR="00F70624" w:rsidRPr="00EA77BC" w:rsidRDefault="00F70624" w:rsidP="000C5921">
      <w:pPr>
        <w:rPr>
          <w:sz w:val="16"/>
          <w:szCs w:val="16"/>
        </w:rPr>
      </w:pPr>
    </w:p>
    <w:p w14:paraId="60E6C765" w14:textId="77777777" w:rsidR="00595E65" w:rsidRPr="00EA77BC" w:rsidRDefault="00595E65" w:rsidP="000C5921">
      <w:r w:rsidRPr="00EA77BC">
        <w:t>The following table details the symbols that will be used in the SIG tables.</w:t>
      </w:r>
    </w:p>
    <w:p w14:paraId="60E6C766" w14:textId="77777777" w:rsidR="00595E65" w:rsidRPr="00EA77BC" w:rsidRDefault="00595E65" w:rsidP="000C5921">
      <w:pPr>
        <w:rPr>
          <w:sz w:val="16"/>
          <w:szCs w:val="16"/>
        </w:rPr>
      </w:pPr>
    </w:p>
    <w:p w14:paraId="60E6C767" w14:textId="77777777" w:rsidR="00595E65" w:rsidRPr="00EA77BC" w:rsidRDefault="00595E65" w:rsidP="000C5921">
      <w:pPr>
        <w:pStyle w:val="Heading8"/>
        <w:ind w:left="360"/>
      </w:pPr>
      <w:r w:rsidRPr="00EA77BC">
        <w:t>Table A: Formula Symbols</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2153"/>
        <w:gridCol w:w="431"/>
        <w:gridCol w:w="2338"/>
        <w:gridCol w:w="2461"/>
      </w:tblGrid>
      <w:tr w:rsidR="00595E65" w:rsidRPr="00EA77BC" w14:paraId="60E6C76D" w14:textId="77777777">
        <w:trPr>
          <w:trHeight w:val="335"/>
        </w:trPr>
        <w:tc>
          <w:tcPr>
            <w:tcW w:w="2325" w:type="dxa"/>
            <w:shd w:val="pct10" w:color="auto" w:fill="auto"/>
          </w:tcPr>
          <w:p w14:paraId="60E6C768" w14:textId="77777777" w:rsidR="00595E65" w:rsidRPr="00EA77BC" w:rsidRDefault="00595E65" w:rsidP="001B3F39">
            <w:pPr>
              <w:jc w:val="center"/>
              <w:rPr>
                <w:b/>
                <w:bCs/>
              </w:rPr>
            </w:pPr>
            <w:r w:rsidRPr="00EA77BC">
              <w:rPr>
                <w:b/>
                <w:bCs/>
              </w:rPr>
              <w:t>Symbol</w:t>
            </w:r>
          </w:p>
        </w:tc>
        <w:tc>
          <w:tcPr>
            <w:tcW w:w="2153" w:type="dxa"/>
            <w:shd w:val="pct10" w:color="auto" w:fill="auto"/>
          </w:tcPr>
          <w:p w14:paraId="60E6C769" w14:textId="77777777" w:rsidR="00595E65" w:rsidRPr="00EA77BC" w:rsidRDefault="00595E65" w:rsidP="001B3F39">
            <w:pPr>
              <w:jc w:val="center"/>
              <w:rPr>
                <w:b/>
                <w:bCs/>
              </w:rPr>
            </w:pPr>
            <w:r w:rsidRPr="00EA77BC">
              <w:rPr>
                <w:b/>
                <w:bCs/>
              </w:rPr>
              <w:t>File</w:t>
            </w:r>
          </w:p>
        </w:tc>
        <w:tc>
          <w:tcPr>
            <w:tcW w:w="431" w:type="dxa"/>
            <w:tcBorders>
              <w:top w:val="nil"/>
              <w:bottom w:val="nil"/>
            </w:tcBorders>
          </w:tcPr>
          <w:p w14:paraId="60E6C76A" w14:textId="77777777" w:rsidR="00595E65" w:rsidRPr="00EA77BC" w:rsidRDefault="00595E65" w:rsidP="001B3F39"/>
        </w:tc>
        <w:tc>
          <w:tcPr>
            <w:tcW w:w="2338" w:type="dxa"/>
            <w:shd w:val="pct10" w:color="auto" w:fill="auto"/>
          </w:tcPr>
          <w:p w14:paraId="60E6C76B" w14:textId="77777777" w:rsidR="00595E65" w:rsidRPr="00EA77BC" w:rsidRDefault="00595E65" w:rsidP="001B3F39">
            <w:pPr>
              <w:jc w:val="center"/>
              <w:rPr>
                <w:b/>
                <w:bCs/>
              </w:rPr>
            </w:pPr>
            <w:r w:rsidRPr="00EA77BC">
              <w:rPr>
                <w:b/>
                <w:bCs/>
              </w:rPr>
              <w:t>Symbol</w:t>
            </w:r>
          </w:p>
        </w:tc>
        <w:tc>
          <w:tcPr>
            <w:tcW w:w="2461" w:type="dxa"/>
            <w:shd w:val="pct10" w:color="auto" w:fill="auto"/>
          </w:tcPr>
          <w:p w14:paraId="60E6C76C" w14:textId="77777777" w:rsidR="00595E65" w:rsidRPr="00EA77BC" w:rsidRDefault="00595E65" w:rsidP="001B3F39">
            <w:pPr>
              <w:jc w:val="center"/>
              <w:rPr>
                <w:b/>
                <w:bCs/>
              </w:rPr>
            </w:pPr>
            <w:r w:rsidRPr="00EA77BC">
              <w:rPr>
                <w:b/>
                <w:bCs/>
              </w:rPr>
              <w:t>File</w:t>
            </w:r>
          </w:p>
        </w:tc>
      </w:tr>
      <w:tr w:rsidR="00595E65" w:rsidRPr="00EA77BC" w14:paraId="60E6C773" w14:textId="77777777">
        <w:trPr>
          <w:trHeight w:val="1112"/>
        </w:trPr>
        <w:tc>
          <w:tcPr>
            <w:tcW w:w="2325" w:type="dxa"/>
            <w:vAlign w:val="center"/>
          </w:tcPr>
          <w:p w14:paraId="60E6C76E" w14:textId="77777777" w:rsidR="00595E65" w:rsidRPr="00EA77BC" w:rsidRDefault="00595E65" w:rsidP="00732461">
            <w:pPr>
              <w:jc w:val="center"/>
              <w:rPr>
                <w:sz w:val="20"/>
              </w:rPr>
            </w:pPr>
            <w:r w:rsidRPr="00EA77BC">
              <w:rPr>
                <w:sz w:val="20"/>
              </w:rPr>
              <w:object w:dxaOrig="1839" w:dyaOrig="1790" w14:anchorId="60E6DD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47.45pt" o:ole="">
                  <v:imagedata r:id="rId46" o:title=""/>
                </v:shape>
                <o:OLEObject Type="Embed" ProgID="Visio.Drawing.11" ShapeID="_x0000_i1025" DrawAspect="Content" ObjectID="_1601886362" r:id="rId47"/>
              </w:object>
            </w:r>
          </w:p>
        </w:tc>
        <w:tc>
          <w:tcPr>
            <w:tcW w:w="2153" w:type="dxa"/>
            <w:vAlign w:val="center"/>
          </w:tcPr>
          <w:p w14:paraId="60E6C76F"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70" w14:textId="77777777" w:rsidR="00595E65" w:rsidRPr="00EA77BC" w:rsidRDefault="00595E65" w:rsidP="00732461">
            <w:pPr>
              <w:jc w:val="center"/>
              <w:rPr>
                <w:sz w:val="20"/>
              </w:rPr>
            </w:pPr>
          </w:p>
        </w:tc>
        <w:tc>
          <w:tcPr>
            <w:tcW w:w="2338" w:type="dxa"/>
            <w:vAlign w:val="center"/>
          </w:tcPr>
          <w:p w14:paraId="60E6C771" w14:textId="77777777" w:rsidR="00595E65" w:rsidRPr="00EA77BC" w:rsidRDefault="00595E65" w:rsidP="000C5921">
            <w:pPr>
              <w:jc w:val="center"/>
            </w:pPr>
            <w:r w:rsidRPr="00EA77BC">
              <w:object w:dxaOrig="1947" w:dyaOrig="1250" w14:anchorId="60E6DD9E">
                <v:shape id="_x0000_i1026" type="#_x0000_t75" style="width:62.2pt;height:39.25pt" o:ole="">
                  <v:imagedata r:id="rId48" o:title=""/>
                </v:shape>
                <o:OLEObject Type="Embed" ProgID="Visio.Drawing.11" ShapeID="_x0000_i1026" DrawAspect="Content" ObjectID="_1601886363" r:id="rId49"/>
              </w:object>
            </w:r>
          </w:p>
        </w:tc>
        <w:tc>
          <w:tcPr>
            <w:tcW w:w="2461" w:type="dxa"/>
            <w:vAlign w:val="center"/>
          </w:tcPr>
          <w:p w14:paraId="60E6C772" w14:textId="77777777" w:rsidR="00595E65" w:rsidRPr="00EA77BC" w:rsidRDefault="00595E65" w:rsidP="000C5921">
            <w:pPr>
              <w:jc w:val="center"/>
              <w:rPr>
                <w:sz w:val="20"/>
              </w:rPr>
            </w:pPr>
            <w:r w:rsidRPr="00EA77BC">
              <w:rPr>
                <w:sz w:val="20"/>
              </w:rPr>
              <w:t>MEDICATION ROUTES file (#51.2)</w:t>
            </w:r>
          </w:p>
        </w:tc>
      </w:tr>
      <w:tr w:rsidR="00595E65" w:rsidRPr="00EA77BC" w14:paraId="60E6C779" w14:textId="77777777">
        <w:trPr>
          <w:trHeight w:val="1135"/>
        </w:trPr>
        <w:tc>
          <w:tcPr>
            <w:tcW w:w="2325" w:type="dxa"/>
            <w:vAlign w:val="center"/>
          </w:tcPr>
          <w:p w14:paraId="60E6C774" w14:textId="77777777" w:rsidR="00595E65" w:rsidRPr="00EA77BC" w:rsidRDefault="00595E65" w:rsidP="00732461">
            <w:pPr>
              <w:jc w:val="center"/>
              <w:rPr>
                <w:sz w:val="20"/>
              </w:rPr>
            </w:pPr>
            <w:r w:rsidRPr="00EA77BC">
              <w:object w:dxaOrig="2311" w:dyaOrig="1970" w14:anchorId="60E6DD9F">
                <v:shape id="_x0000_i1027" type="#_x0000_t75" style="width:56.45pt;height:48.25pt" o:ole="">
                  <v:imagedata r:id="rId50" o:title=""/>
                </v:shape>
                <o:OLEObject Type="Embed" ProgID="Visio.Drawing.11" ShapeID="_x0000_i1027" DrawAspect="Content" ObjectID="_1601886364" r:id="rId51"/>
              </w:object>
            </w:r>
          </w:p>
        </w:tc>
        <w:tc>
          <w:tcPr>
            <w:tcW w:w="2153" w:type="dxa"/>
            <w:vAlign w:val="center"/>
          </w:tcPr>
          <w:p w14:paraId="60E6C775"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6" w14:textId="77777777" w:rsidR="00595E65" w:rsidRPr="00EA77BC" w:rsidRDefault="00595E65" w:rsidP="00732461">
            <w:pPr>
              <w:jc w:val="center"/>
              <w:rPr>
                <w:sz w:val="20"/>
              </w:rPr>
            </w:pPr>
          </w:p>
        </w:tc>
        <w:tc>
          <w:tcPr>
            <w:tcW w:w="2338" w:type="dxa"/>
            <w:vAlign w:val="center"/>
          </w:tcPr>
          <w:p w14:paraId="60E6C777" w14:textId="77777777" w:rsidR="00595E65" w:rsidRPr="00EA77BC" w:rsidRDefault="00595E65" w:rsidP="000C5921">
            <w:pPr>
              <w:jc w:val="center"/>
              <w:rPr>
                <w:sz w:val="20"/>
              </w:rPr>
            </w:pPr>
            <w:r w:rsidRPr="00EA77BC">
              <w:object w:dxaOrig="1811" w:dyaOrig="1764" w14:anchorId="60E6DDA0">
                <v:shape id="_x0000_i1028" type="#_x0000_t75" style="width:48.25pt;height:48.25pt" o:ole="">
                  <v:imagedata r:id="rId52" o:title=""/>
                </v:shape>
                <o:OLEObject Type="Embed" ProgID="Visio.Drawing.11" ShapeID="_x0000_i1028" DrawAspect="Content" ObjectID="_1601886365" r:id="rId53"/>
              </w:object>
            </w:r>
          </w:p>
        </w:tc>
        <w:tc>
          <w:tcPr>
            <w:tcW w:w="2461" w:type="dxa"/>
            <w:vAlign w:val="center"/>
          </w:tcPr>
          <w:p w14:paraId="60E6C778" w14:textId="77777777" w:rsidR="00595E65" w:rsidRPr="00EA77BC" w:rsidRDefault="00595E65" w:rsidP="000C5921">
            <w:pPr>
              <w:jc w:val="center"/>
              <w:rPr>
                <w:sz w:val="20"/>
              </w:rPr>
            </w:pPr>
            <w:r w:rsidRPr="00EA77BC">
              <w:rPr>
                <w:sz w:val="20"/>
              </w:rPr>
              <w:t>ADMINISTRATION SCHEDULE file (#51.1) or MEDICATION INSTRUCTION file (#51)</w:t>
            </w:r>
          </w:p>
        </w:tc>
      </w:tr>
      <w:tr w:rsidR="00595E65" w:rsidRPr="00EA77BC" w14:paraId="60E6C77F" w14:textId="77777777">
        <w:trPr>
          <w:trHeight w:val="1443"/>
        </w:trPr>
        <w:tc>
          <w:tcPr>
            <w:tcW w:w="2325" w:type="dxa"/>
            <w:vAlign w:val="center"/>
          </w:tcPr>
          <w:p w14:paraId="60E6C77A" w14:textId="77777777" w:rsidR="00595E65" w:rsidRPr="00EA77BC" w:rsidRDefault="00595E65" w:rsidP="00732461">
            <w:pPr>
              <w:jc w:val="center"/>
            </w:pPr>
            <w:r w:rsidRPr="00EA77BC">
              <w:object w:dxaOrig="2104" w:dyaOrig="1939" w14:anchorId="60E6DDA1">
                <v:shape id="_x0000_i1029" type="#_x0000_t75" style="width:60.55pt;height:57.25pt" o:ole="">
                  <v:imagedata r:id="rId54" o:title=""/>
                </v:shape>
                <o:OLEObject Type="Embed" ProgID="Visio.Drawing.11" ShapeID="_x0000_i1029" DrawAspect="Content" ObjectID="_1601886366" r:id="rId55"/>
              </w:object>
            </w:r>
          </w:p>
        </w:tc>
        <w:tc>
          <w:tcPr>
            <w:tcW w:w="2153" w:type="dxa"/>
            <w:vAlign w:val="center"/>
          </w:tcPr>
          <w:p w14:paraId="60E6C77B"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C" w14:textId="77777777" w:rsidR="00595E65" w:rsidRPr="00EA77BC" w:rsidRDefault="00595E65" w:rsidP="00732461">
            <w:pPr>
              <w:jc w:val="center"/>
              <w:rPr>
                <w:sz w:val="20"/>
              </w:rPr>
            </w:pPr>
          </w:p>
        </w:tc>
        <w:tc>
          <w:tcPr>
            <w:tcW w:w="2338" w:type="dxa"/>
            <w:vAlign w:val="center"/>
          </w:tcPr>
          <w:p w14:paraId="60E6C77D" w14:textId="77777777" w:rsidR="00595E65" w:rsidRPr="00EA77BC" w:rsidRDefault="00595E65" w:rsidP="001B3F39">
            <w:pPr>
              <w:jc w:val="center"/>
            </w:pPr>
            <w:r w:rsidRPr="00EA77BC">
              <w:object w:dxaOrig="1748" w:dyaOrig="1702" w14:anchorId="60E6DDA2">
                <v:shape id="_x0000_i1030" type="#_x0000_t75" style="width:51.55pt;height:50.75pt" o:ole="">
                  <v:imagedata r:id="rId56" o:title=""/>
                </v:shape>
                <o:OLEObject Type="Embed" ProgID="Visio.Drawing.11" ShapeID="_x0000_i1030" DrawAspect="Content" ObjectID="_1601886367" r:id="rId57"/>
              </w:object>
            </w:r>
          </w:p>
        </w:tc>
        <w:tc>
          <w:tcPr>
            <w:tcW w:w="2461" w:type="dxa"/>
            <w:vAlign w:val="center"/>
          </w:tcPr>
          <w:p w14:paraId="60E6C77E" w14:textId="77777777" w:rsidR="00595E65" w:rsidRPr="00EA77BC" w:rsidRDefault="00595E65" w:rsidP="001B3F39">
            <w:pPr>
              <w:jc w:val="center"/>
              <w:rPr>
                <w:sz w:val="20"/>
              </w:rPr>
            </w:pPr>
            <w:r w:rsidRPr="00EA77BC">
              <w:rPr>
                <w:sz w:val="20"/>
              </w:rPr>
              <w:t>PHARMACY ORDERABLE ITEM file (#50.7) or Provider Comments entered with CPRS orders</w:t>
            </w:r>
          </w:p>
        </w:tc>
      </w:tr>
      <w:tr w:rsidR="00595E65" w:rsidRPr="00EA77BC" w14:paraId="60E6C785" w14:textId="77777777">
        <w:trPr>
          <w:trHeight w:val="1144"/>
        </w:trPr>
        <w:tc>
          <w:tcPr>
            <w:tcW w:w="2325" w:type="dxa"/>
            <w:vAlign w:val="center"/>
          </w:tcPr>
          <w:p w14:paraId="60E6C780" w14:textId="77777777" w:rsidR="00595E65" w:rsidRPr="00EA77BC" w:rsidRDefault="00595E65" w:rsidP="00732461">
            <w:pPr>
              <w:jc w:val="center"/>
              <w:rPr>
                <w:sz w:val="20"/>
              </w:rPr>
            </w:pPr>
            <w:r w:rsidRPr="00EA77BC">
              <w:object w:dxaOrig="2119" w:dyaOrig="1970" w14:anchorId="60E6DDA3">
                <v:shape id="_x0000_i1031" type="#_x0000_t75" style="width:50.75pt;height:45.8pt" o:ole="">
                  <v:imagedata r:id="rId58" o:title=""/>
                </v:shape>
                <o:OLEObject Type="Embed" ProgID="Visio.Drawing.11" ShapeID="_x0000_i1031" DrawAspect="Content" ObjectID="_1601886368" r:id="rId59"/>
              </w:object>
            </w:r>
          </w:p>
        </w:tc>
        <w:tc>
          <w:tcPr>
            <w:tcW w:w="2153" w:type="dxa"/>
            <w:vAlign w:val="center"/>
          </w:tcPr>
          <w:p w14:paraId="60E6C781"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2" w14:textId="77777777" w:rsidR="00595E65" w:rsidRPr="00EA77BC" w:rsidRDefault="00595E65" w:rsidP="00732461">
            <w:pPr>
              <w:jc w:val="center"/>
              <w:rPr>
                <w:sz w:val="20"/>
              </w:rPr>
            </w:pPr>
          </w:p>
        </w:tc>
        <w:tc>
          <w:tcPr>
            <w:tcW w:w="2338" w:type="dxa"/>
            <w:vAlign w:val="center"/>
          </w:tcPr>
          <w:p w14:paraId="60E6C783" w14:textId="77777777" w:rsidR="00595E65" w:rsidRPr="00EA77BC" w:rsidRDefault="00595E65" w:rsidP="000C5921">
            <w:pPr>
              <w:jc w:val="center"/>
            </w:pPr>
            <w:r w:rsidRPr="00EA77BC">
              <w:object w:dxaOrig="2214" w:dyaOrig="1494" w14:anchorId="60E6DDA4">
                <v:shape id="_x0000_i1032" type="#_x0000_t75" style="width:69.55pt;height:47.45pt" o:ole="">
                  <v:imagedata r:id="rId60" o:title=""/>
                </v:shape>
                <o:OLEObject Type="Embed" ProgID="Visio.Drawing.11" ShapeID="_x0000_i1032" DrawAspect="Content" ObjectID="_1601886369" r:id="rId61"/>
              </w:object>
            </w:r>
          </w:p>
        </w:tc>
        <w:tc>
          <w:tcPr>
            <w:tcW w:w="2461" w:type="dxa"/>
            <w:vAlign w:val="center"/>
          </w:tcPr>
          <w:p w14:paraId="60E6C784" w14:textId="77777777" w:rsidR="00595E65" w:rsidRPr="00EA77BC" w:rsidRDefault="00595E65" w:rsidP="000C5921">
            <w:pPr>
              <w:jc w:val="center"/>
              <w:rPr>
                <w:sz w:val="20"/>
              </w:rPr>
            </w:pPr>
            <w:r w:rsidRPr="00EA77BC">
              <w:rPr>
                <w:sz w:val="20"/>
              </w:rPr>
              <w:t>AND, THEN or EXCEPT</w:t>
            </w:r>
          </w:p>
        </w:tc>
      </w:tr>
      <w:tr w:rsidR="00595E65" w:rsidRPr="00EA77BC" w14:paraId="60E6C78B" w14:textId="77777777">
        <w:trPr>
          <w:trHeight w:val="994"/>
        </w:trPr>
        <w:tc>
          <w:tcPr>
            <w:tcW w:w="2325" w:type="dxa"/>
            <w:vAlign w:val="center"/>
          </w:tcPr>
          <w:p w14:paraId="60E6C786" w14:textId="77777777" w:rsidR="00595E65" w:rsidRPr="00EA77BC" w:rsidRDefault="00595E65" w:rsidP="00732461">
            <w:pPr>
              <w:jc w:val="center"/>
              <w:rPr>
                <w:sz w:val="20"/>
              </w:rPr>
            </w:pPr>
            <w:r w:rsidRPr="00EA77BC">
              <w:object w:dxaOrig="2827" w:dyaOrig="1790" w14:anchorId="60E6DDA5">
                <v:shape id="_x0000_i1033" type="#_x0000_t75" style="width:66.25pt;height:42.55pt" o:ole="">
                  <v:imagedata r:id="rId62" o:title=""/>
                </v:shape>
                <o:OLEObject Type="Embed" ProgID="Visio.Drawing.11" ShapeID="_x0000_i1033" DrawAspect="Content" ObjectID="_1601886370" r:id="rId63"/>
              </w:object>
            </w:r>
          </w:p>
        </w:tc>
        <w:tc>
          <w:tcPr>
            <w:tcW w:w="2153" w:type="dxa"/>
            <w:vAlign w:val="center"/>
          </w:tcPr>
          <w:p w14:paraId="60E6C787"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8" w14:textId="77777777" w:rsidR="00595E65" w:rsidRPr="00EA77BC" w:rsidRDefault="00595E65" w:rsidP="00732461">
            <w:pPr>
              <w:jc w:val="center"/>
              <w:rPr>
                <w:sz w:val="20"/>
              </w:rPr>
            </w:pPr>
          </w:p>
        </w:tc>
        <w:tc>
          <w:tcPr>
            <w:tcW w:w="2338" w:type="dxa"/>
            <w:vAlign w:val="center"/>
          </w:tcPr>
          <w:p w14:paraId="60E6C789" w14:textId="77777777" w:rsidR="00595E65" w:rsidRPr="00EA77BC" w:rsidRDefault="00595E65" w:rsidP="000C5921">
            <w:pPr>
              <w:jc w:val="center"/>
              <w:rPr>
                <w:sz w:val="20"/>
              </w:rPr>
            </w:pPr>
            <w:r w:rsidRPr="00EA77BC">
              <w:object w:dxaOrig="1970" w:dyaOrig="1250" w14:anchorId="60E6DDA6">
                <v:shape id="_x0000_i1034" type="#_x0000_t75" style="width:57.25pt;height:36.8pt" o:ole="">
                  <v:imagedata r:id="rId64" o:title=""/>
                </v:shape>
                <o:OLEObject Type="Embed" ProgID="Visio.Drawing.11" ShapeID="_x0000_i1034" DrawAspect="Content" ObjectID="_1601886371" r:id="rId65"/>
              </w:object>
            </w:r>
          </w:p>
        </w:tc>
        <w:tc>
          <w:tcPr>
            <w:tcW w:w="2461" w:type="dxa"/>
            <w:vAlign w:val="center"/>
          </w:tcPr>
          <w:p w14:paraId="60E6C78A" w14:textId="77777777" w:rsidR="00595E65" w:rsidRPr="00EA77BC" w:rsidRDefault="00595E65" w:rsidP="000C5921">
            <w:pPr>
              <w:jc w:val="center"/>
              <w:rPr>
                <w:sz w:val="20"/>
              </w:rPr>
            </w:pPr>
            <w:r w:rsidRPr="00EA77BC">
              <w:rPr>
                <w:sz w:val="20"/>
              </w:rPr>
              <w:t>HOURS, MINUTES, DAYS</w:t>
            </w:r>
          </w:p>
        </w:tc>
      </w:tr>
    </w:tbl>
    <w:p w14:paraId="60E6C78C" w14:textId="77777777" w:rsidR="00AE7E17" w:rsidRPr="00EA77BC" w:rsidRDefault="00AE7E17" w:rsidP="00732461"/>
    <w:p w14:paraId="60E6C78D" w14:textId="77777777" w:rsidR="00AE7E17" w:rsidRPr="00EA77BC" w:rsidRDefault="00AE7E17" w:rsidP="00EA77BC">
      <w:pPr>
        <w:sectPr w:rsidR="00AE7E17" w:rsidRPr="00EA77BC" w:rsidSect="00DD57F5">
          <w:headerReference w:type="even" r:id="rId66"/>
          <w:headerReference w:type="default" r:id="rId67"/>
          <w:footerReference w:type="even" r:id="rId68"/>
          <w:footerReference w:type="default" r:id="rId69"/>
          <w:pgSz w:w="12240" w:h="15840" w:code="1"/>
          <w:pgMar w:top="1440" w:right="1440" w:bottom="1440" w:left="1440" w:header="720" w:footer="720" w:gutter="0"/>
          <w:pgNumType w:start="1"/>
          <w:cols w:space="720"/>
          <w:docGrid w:linePitch="326"/>
        </w:sectPr>
      </w:pPr>
    </w:p>
    <w:p w14:paraId="60E6C78E" w14:textId="77777777" w:rsidR="00595E65" w:rsidRPr="00EA77BC" w:rsidRDefault="00A51743" w:rsidP="00EA77BC">
      <w:pPr>
        <w:pStyle w:val="Heading1"/>
        <w:numPr>
          <w:ilvl w:val="0"/>
          <w:numId w:val="0"/>
        </w:numPr>
        <w:rPr>
          <w:sz w:val="16"/>
        </w:rPr>
      </w:pPr>
      <w:bookmarkStart w:id="2256" w:name="_Toc376874127"/>
      <w:bookmarkStart w:id="2257" w:name="_Toc523224181"/>
      <w:r w:rsidRPr="00EA77BC">
        <w:t>3.2</w:t>
      </w:r>
      <w:r w:rsidRPr="00EA77BC">
        <w:tab/>
      </w:r>
      <w:r w:rsidR="00595E65" w:rsidRPr="00EA77BC">
        <w:t>SIG Formulas</w:t>
      </w:r>
      <w:r w:rsidR="00211724" w:rsidRPr="00EA77BC">
        <w:t xml:space="preserve"> (Visual)</w:t>
      </w:r>
      <w:bookmarkEnd w:id="2256"/>
      <w:bookmarkEnd w:id="2257"/>
      <w:r w:rsidR="00595E65" w:rsidRPr="00EA77BC">
        <w:fldChar w:fldCharType="begin"/>
      </w:r>
      <w:r w:rsidR="00595E65" w:rsidRPr="00EA77BC">
        <w:instrText xml:space="preserve"> XE "Sig Formulas (Formulas)" \b</w:instrText>
      </w:r>
      <w:r w:rsidR="00595E65" w:rsidRPr="00EA77BC">
        <w:fldChar w:fldCharType="end"/>
      </w:r>
      <w:r w:rsidR="00595E65" w:rsidRPr="00EA77BC">
        <w:br/>
      </w:r>
    </w:p>
    <w:p w14:paraId="60E6C78F" w14:textId="77777777" w:rsidR="00595E65" w:rsidRPr="00EA77BC" w:rsidRDefault="00595E65" w:rsidP="00732461">
      <w:pPr>
        <w:pStyle w:val="Heading8"/>
        <w:pBdr>
          <w:top w:val="single" w:sz="12" w:space="1" w:color="auto"/>
          <w:left w:val="single" w:sz="12" w:space="1" w:color="auto"/>
          <w:bottom w:val="single" w:sz="12" w:space="1" w:color="auto"/>
          <w:right w:val="single" w:sz="12" w:space="4" w:color="auto"/>
        </w:pBdr>
        <w:shd w:val="pct10" w:color="auto" w:fill="auto"/>
        <w:ind w:left="0" w:firstLine="0"/>
      </w:pPr>
      <w:r w:rsidRPr="00EA77BC">
        <w:t>Simple Possible Dosages</w:t>
      </w:r>
    </w:p>
    <w:p w14:paraId="60E6C790" w14:textId="77777777" w:rsidR="00595E65" w:rsidRPr="00EA77BC" w:rsidRDefault="00595E65" w:rsidP="00732461">
      <w:pPr>
        <w:jc w:val="center"/>
        <w:rPr>
          <w:b/>
          <w:bCs/>
        </w:rPr>
      </w:pPr>
      <w:r w:rsidRPr="00EA77BC">
        <w:object w:dxaOrig="15366" w:dyaOrig="1968" w14:anchorId="60E6DDA7">
          <v:shape id="_x0000_i1035" type="#_x0000_t75" alt="Simple possible dosage graphic" style="width:507.25pt;height:63.8pt" o:ole="">
            <v:imagedata r:id="rId70" o:title=""/>
          </v:shape>
          <o:OLEObject Type="Embed" ProgID="Visio.Drawing.11" ShapeID="_x0000_i1035" DrawAspect="Content" ObjectID="_1601886372" r:id="rId71"/>
        </w:object>
      </w:r>
    </w:p>
    <w:p w14:paraId="60E6C791" w14:textId="77777777" w:rsidR="00595E65" w:rsidRPr="00EA77BC" w:rsidRDefault="00595E65" w:rsidP="00732461">
      <w:pPr>
        <w:rPr>
          <w:b/>
          <w:bCs/>
          <w:sz w:val="16"/>
        </w:rPr>
      </w:pPr>
    </w:p>
    <w:p w14:paraId="60E6C792"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pPr>
      <w:r w:rsidRPr="00EA77BC">
        <w:t>Simple Local Possible Dosages</w:t>
      </w:r>
    </w:p>
    <w:p w14:paraId="60E6C793" w14:textId="77777777" w:rsidR="00595E65" w:rsidRPr="00EA77BC" w:rsidRDefault="00717D5E" w:rsidP="000C5921">
      <w:pPr>
        <w:jc w:val="center"/>
        <w:rPr>
          <w:b/>
          <w:bCs/>
        </w:rPr>
      </w:pPr>
      <w:r w:rsidRPr="00EA77BC">
        <w:object w:dxaOrig="13770" w:dyaOrig="1939" w14:anchorId="60E6DDA8">
          <v:shape id="_x0000_i1036" type="#_x0000_t75" style="width:455.75pt;height:63.8pt" o:ole="">
            <v:imagedata r:id="rId72" o:title=""/>
          </v:shape>
          <o:OLEObject Type="Embed" ProgID="Visio.Drawing.11" ShapeID="_x0000_i1036" DrawAspect="Content" ObjectID="_1601886373" r:id="rId73"/>
        </w:object>
      </w:r>
    </w:p>
    <w:p w14:paraId="60E6C794" w14:textId="77777777" w:rsidR="00595E65" w:rsidRPr="00EA77BC" w:rsidRDefault="00595E65" w:rsidP="000C5921">
      <w:pPr>
        <w:rPr>
          <w:b/>
          <w:bCs/>
          <w:sz w:val="16"/>
        </w:rPr>
      </w:pPr>
    </w:p>
    <w:p w14:paraId="60E6C795"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Possible Dosages</w:t>
      </w:r>
    </w:p>
    <w:p w14:paraId="60E6C796" w14:textId="77777777" w:rsidR="00595E65" w:rsidRPr="00EA77BC" w:rsidRDefault="00595E65" w:rsidP="000C5921">
      <w:pPr>
        <w:jc w:val="center"/>
        <w:rPr>
          <w:b/>
          <w:bCs/>
          <w:sz w:val="16"/>
        </w:rPr>
      </w:pPr>
      <w:r w:rsidRPr="00EA77BC">
        <w:t xml:space="preserve">        </w:t>
      </w:r>
      <w:r w:rsidRPr="00EA77BC">
        <w:object w:dxaOrig="15334" w:dyaOrig="1503" w14:anchorId="60E6DDA9">
          <v:shape id="_x0000_i1037" type="#_x0000_t75" alt="Complex possible dosage graphic" style="width:677.45pt;height:72.8pt" o:ole="">
            <v:imagedata r:id="rId74" o:title=""/>
          </v:shape>
          <o:OLEObject Type="Embed" ProgID="Visio.Drawing.11" ShapeID="_x0000_i1037" DrawAspect="Content" ObjectID="_1601886374" r:id="rId75"/>
        </w:object>
      </w:r>
    </w:p>
    <w:p w14:paraId="60E6C797" w14:textId="77777777" w:rsidR="00595E65" w:rsidRPr="00EA77BC" w:rsidRDefault="00595E65" w:rsidP="001B3F39">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Local Possible Dosages</w:t>
      </w:r>
    </w:p>
    <w:p w14:paraId="60E6C798" w14:textId="77777777" w:rsidR="00F70624" w:rsidRPr="00EA77BC" w:rsidRDefault="00595E65" w:rsidP="00EA77BC">
      <w:pPr>
        <w:sectPr w:rsidR="00F70624" w:rsidRPr="00EA77BC" w:rsidSect="00F70624">
          <w:headerReference w:type="even" r:id="rId76"/>
          <w:headerReference w:type="default" r:id="rId77"/>
          <w:footerReference w:type="even" r:id="rId78"/>
          <w:footerReference w:type="default" r:id="rId79"/>
          <w:headerReference w:type="first" r:id="rId80"/>
          <w:pgSz w:w="15840" w:h="12240" w:orient="landscape" w:code="1"/>
          <w:pgMar w:top="1440" w:right="1440" w:bottom="1440" w:left="1440" w:header="720" w:footer="720" w:gutter="0"/>
          <w:cols w:space="720"/>
          <w:docGrid w:linePitch="163"/>
        </w:sectPr>
      </w:pPr>
      <w:r w:rsidRPr="00EA77BC">
        <w:t xml:space="preserve">        </w:t>
      </w:r>
      <w:r w:rsidRPr="00EA77BC">
        <w:object w:dxaOrig="15252" w:dyaOrig="1670" w14:anchorId="60E6DDAA">
          <v:shape id="_x0000_i1038" type="#_x0000_t75" alt="Complex local possible dosage graphic" style="width:654.55pt;height:74.45pt" o:ole="">
            <v:imagedata r:id="rId81" o:title=""/>
          </v:shape>
          <o:OLEObject Type="Embed" ProgID="Visio.Drawing.11" ShapeID="_x0000_i1038" DrawAspect="Content" ObjectID="_1601886375" r:id="rId82"/>
        </w:object>
      </w:r>
    </w:p>
    <w:p w14:paraId="60E6C799" w14:textId="77777777" w:rsidR="00595E65" w:rsidRPr="00EA77BC" w:rsidRDefault="00A51743" w:rsidP="00EA77BC">
      <w:pPr>
        <w:pStyle w:val="Heading1"/>
        <w:numPr>
          <w:ilvl w:val="0"/>
          <w:numId w:val="0"/>
        </w:numPr>
      </w:pPr>
      <w:bookmarkStart w:id="2258" w:name="_Toc376874128"/>
      <w:bookmarkStart w:id="2259" w:name="_Toc523224182"/>
      <w:r w:rsidRPr="00EA77BC">
        <w:t>3.3</w:t>
      </w:r>
      <w:r w:rsidRPr="00EA77BC">
        <w:tab/>
      </w:r>
      <w:r w:rsidR="00595E65" w:rsidRPr="00EA77BC">
        <w:t>SIG Formulas</w:t>
      </w:r>
      <w:bookmarkEnd w:id="2258"/>
      <w:bookmarkEnd w:id="2259"/>
    </w:p>
    <w:p w14:paraId="60E6C79A" w14:textId="77777777" w:rsidR="00595E65" w:rsidRPr="00EA77BC" w:rsidRDefault="00595E65" w:rsidP="00732461"/>
    <w:p w14:paraId="60E6C79B" w14:textId="77777777" w:rsidR="00595E65" w:rsidRPr="00EA77BC" w:rsidRDefault="00595E65" w:rsidP="00732461">
      <w:r w:rsidRPr="00EA77BC">
        <w:t>Each of the four types of dosages, Simple Possible Dosages, Complex Possible Dosages, Simple Local Possible Dosages, and Complex Local Possible Dosages, can be created using the dosage’s respective SIG formula</w:t>
      </w:r>
      <w:r w:rsidRPr="00EA77BC">
        <w:fldChar w:fldCharType="begin"/>
      </w:r>
      <w:r w:rsidRPr="00EA77BC">
        <w:instrText xml:space="preserve"> XE "Sig formula" \b</w:instrText>
      </w:r>
      <w:r w:rsidRPr="00EA77BC">
        <w:fldChar w:fldCharType="end"/>
      </w:r>
      <w:r w:rsidRPr="00EA77BC">
        <w:t>. The formulas, along with examples of various SIGs, are explained in detail below.</w:t>
      </w:r>
    </w:p>
    <w:p w14:paraId="60E6C79C" w14:textId="77777777" w:rsidR="00595E65" w:rsidRPr="00EA77BC" w:rsidRDefault="00595E65" w:rsidP="00732461"/>
    <w:p w14:paraId="60E6C79D" w14:textId="77777777" w:rsidR="00595E65" w:rsidRPr="00EA77BC" w:rsidRDefault="00595E65" w:rsidP="000C5921">
      <w:pPr>
        <w:pStyle w:val="Heading5"/>
        <w:shd w:val="clear" w:color="auto" w:fill="auto"/>
        <w:rPr>
          <w:rFonts w:ascii="Times New Roman" w:hAnsi="Times New Roman" w:cs="Times New Roman"/>
          <w:sz w:val="24"/>
        </w:rPr>
      </w:pPr>
      <w:r w:rsidRPr="00EA77BC">
        <w:rPr>
          <w:rFonts w:ascii="Times New Roman" w:hAnsi="Times New Roman" w:cs="Times New Roman"/>
          <w:sz w:val="24"/>
        </w:rPr>
        <w:t>Simple Possible Dosages</w:t>
      </w:r>
    </w:p>
    <w:p w14:paraId="60E6C79E" w14:textId="77777777" w:rsidR="00595E65" w:rsidRPr="00EA77BC" w:rsidRDefault="00595E65" w:rsidP="000C5921"/>
    <w:p w14:paraId="60E6C79F" w14:textId="77777777" w:rsidR="00595E65" w:rsidRPr="00EA77BC" w:rsidRDefault="00595E65" w:rsidP="000C5921">
      <w:r w:rsidRPr="00EA77BC">
        <w:t>Dosages that have a numeric dosage and numeric Dispense Units Per Dose appropriate for administration are called Possible Dosages</w:t>
      </w:r>
      <w:r w:rsidRPr="00EA77BC">
        <w:fldChar w:fldCharType="begin"/>
      </w:r>
      <w:r w:rsidRPr="00EA77BC">
        <w:instrText xml:space="preserve"> XE "Possible Dosages" \b</w:instrText>
      </w:r>
      <w:r w:rsidRPr="00EA77BC">
        <w:fldChar w:fldCharType="end"/>
      </w:r>
      <w:r w:rsidR="00FC40B2" w:rsidRPr="00EA77BC">
        <w:t xml:space="preserve">. </w:t>
      </w:r>
      <w:r w:rsidRPr="00EA77BC">
        <w:t>For a drug to have Possible Dosages, it must be a single-ingredient product that is matched to a VA PRODUCT file (#50.68) entry in the National Drug File. The National Drug File entry must have a single numeric strength and the Dosage Form/Unit Combination must be such that a numeric strength combined with the unit can be an administrable dosage selection. The formula for creating a SIG for a Simple Possible Dosage is displayed below. The charts following the formula define how various sample SIGs were created using this formula.</w:t>
      </w:r>
    </w:p>
    <w:p w14:paraId="60E6C7A0" w14:textId="77777777" w:rsidR="00595E65" w:rsidRPr="00EA77BC" w:rsidRDefault="00595E65" w:rsidP="000C5921"/>
    <w:p w14:paraId="60E6C7A1" w14:textId="77777777" w:rsidR="00595E65" w:rsidRPr="00EA77BC" w:rsidRDefault="00595E65" w:rsidP="000C5921">
      <w:pPr>
        <w:pStyle w:val="Heading8"/>
        <w:ind w:left="360"/>
      </w:pPr>
      <w:r w:rsidRPr="00EA77BC">
        <w:t>Simple Possible Dosage Formula</w:t>
      </w:r>
      <w:r w:rsidRPr="00EA77BC">
        <w:fldChar w:fldCharType="begin"/>
      </w:r>
      <w:r w:rsidRPr="00EA77BC">
        <w:instrText xml:space="preserve"> XE "Simple Possible Dosage Formula" \b</w:instrText>
      </w:r>
      <w:r w:rsidRPr="00EA77BC">
        <w:fldChar w:fldCharType="end"/>
      </w:r>
    </w:p>
    <w:p w14:paraId="60E6C7A2" w14:textId="77777777" w:rsidR="00595E65" w:rsidRPr="00EA77BC" w:rsidRDefault="00595E65" w:rsidP="001B3F39"/>
    <w:p w14:paraId="60E6C7A3" w14:textId="77777777" w:rsidR="00595E65" w:rsidRPr="00EA77BC" w:rsidRDefault="00595E65" w:rsidP="001B3F39">
      <w:r w:rsidRPr="00EA77BC">
        <w:object w:dxaOrig="15404" w:dyaOrig="1970" w14:anchorId="60E6DDAB">
          <v:shape id="_x0000_i1039" type="#_x0000_t75" alt="Simple  possible dosage formula graphic" style="width:468pt;height:60.55pt" o:ole="">
            <v:imagedata r:id="rId83" o:title=""/>
          </v:shape>
          <o:OLEObject Type="Embed" ProgID="Visio.Drawing.11" ShapeID="_x0000_i1039" DrawAspect="Content" ObjectID="_1601886376" r:id="rId84"/>
        </w:object>
      </w:r>
    </w:p>
    <w:p w14:paraId="60E6C7A4" w14:textId="77777777" w:rsidR="00595E65" w:rsidRPr="00EA77BC" w:rsidRDefault="00595E65" w:rsidP="001B3F39"/>
    <w:p w14:paraId="60E6C7A5" w14:textId="77777777" w:rsidR="00595E65" w:rsidRPr="00EA77BC" w:rsidRDefault="00595E65" w:rsidP="001B3F39">
      <w:r w:rsidRPr="00EA77BC">
        <w:t xml:space="preserve">A SIG for a Simple Possible Dosage can be created utilizing the above formula. Prior to creating a SIG, the SIG must first be broken down into each of the elements in its respective Dosage Formula. The table below outlines each element of the desired SIG. By identifying the element symbol to the right of the SIG entry, it is easy to identify which element that word or phrase represents. For example, to the right of the SIG entry, “TAKE”, in the table, the Verb symbol is displayed. By referencing the third column, it is apparent that Verb entries are taken from the DOSAGE FORM file (#50.606). </w:t>
      </w:r>
    </w:p>
    <w:p w14:paraId="60E6C7A6" w14:textId="77777777" w:rsidR="00595E65" w:rsidRPr="00EA77BC" w:rsidRDefault="00595E65" w:rsidP="001B3F39"/>
    <w:p w14:paraId="60E6C7A7" w14:textId="77777777" w:rsidR="00595E65" w:rsidRPr="00EA77BC" w:rsidRDefault="00595E65" w:rsidP="001B3F39">
      <w:r w:rsidRPr="00EA77BC">
        <w:t>The following tables define each element of the SIG for each of the four types of dosages, Simple Possible Dosages, Complex Possible Dosages, Simple Local Possible Dosages, and Complex Local Possible Dosages and identify which files provide each element’s information. The complete SIG is displayed at the top of each table.</w:t>
      </w:r>
    </w:p>
    <w:p w14:paraId="60E6C7A8" w14:textId="77777777" w:rsidR="00595E65" w:rsidRPr="00EA77BC" w:rsidRDefault="00595E65" w:rsidP="001B3F39"/>
    <w:p w14:paraId="60E6C7A9" w14:textId="77777777" w:rsidR="00595E65" w:rsidRPr="00EA77BC" w:rsidRDefault="00595E65" w:rsidP="001B3F39">
      <w:r w:rsidRPr="00EA77BC">
        <w:t>Each part of the SIG is constructed by extracting data from a designated file within the Pharmacy software. The verb entry is derived from the DOSAGE FORM file (#50.606) entry of the Dosage Form that is associated with the Pharmacy Orderable Item. The Dispense Units Per Dose of 2 is a component of the Possible Dosage and is also provided by the software.</w:t>
      </w:r>
    </w:p>
    <w:p w14:paraId="60E6C7AA" w14:textId="77777777" w:rsidR="00595E65" w:rsidRPr="00EA77BC" w:rsidRDefault="00595E65" w:rsidP="001B3F39"/>
    <w:p w14:paraId="60E6C7AB" w14:textId="77777777" w:rsidR="00595E65" w:rsidRPr="00EA77BC" w:rsidRDefault="00595E65" w:rsidP="001B3F39">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49"/>
        <w:gridCol w:w="3217"/>
      </w:tblGrid>
      <w:tr w:rsidR="00595E65" w:rsidRPr="00EA77BC" w14:paraId="60E6C7AD" w14:textId="77777777">
        <w:trPr>
          <w:cantSplit/>
          <w:trHeight w:val="281"/>
          <w:jc w:val="center"/>
        </w:trPr>
        <w:tc>
          <w:tcPr>
            <w:tcW w:w="7075" w:type="dxa"/>
            <w:gridSpan w:val="3"/>
            <w:tcBorders>
              <w:top w:val="single" w:sz="18" w:space="0" w:color="auto"/>
              <w:left w:val="single" w:sz="18" w:space="0" w:color="auto"/>
              <w:bottom w:val="single" w:sz="18" w:space="0" w:color="auto"/>
              <w:right w:val="single" w:sz="18" w:space="0" w:color="auto"/>
            </w:tcBorders>
            <w:shd w:val="pct10" w:color="auto" w:fill="auto"/>
          </w:tcPr>
          <w:p w14:paraId="60E6C7AC" w14:textId="77777777" w:rsidR="00595E65" w:rsidRPr="00EA77BC" w:rsidRDefault="00595E65" w:rsidP="001B3F39">
            <w:pPr>
              <w:pStyle w:val="Heading7"/>
              <w:ind w:firstLine="0"/>
              <w:jc w:val="center"/>
            </w:pPr>
            <w:r w:rsidRPr="00EA77BC">
              <w:t>TAKE TWO TABLETS BY MOUTH EVERY 12 HOURS AFTER MEALS</w:t>
            </w:r>
          </w:p>
        </w:tc>
      </w:tr>
      <w:tr w:rsidR="00595E65" w:rsidRPr="00EA77BC" w14:paraId="60E6C7B1" w14:textId="77777777">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AE" w14:textId="77777777" w:rsidR="00595E65" w:rsidRPr="00EA77BC" w:rsidRDefault="00595E65" w:rsidP="00732461">
            <w:pPr>
              <w:pStyle w:val="Heading9"/>
              <w:ind w:left="0"/>
              <w:jc w:val="center"/>
              <w:rPr>
                <w:smallCaps/>
              </w:rPr>
            </w:pPr>
            <w:r w:rsidRPr="00EA77BC">
              <w:rPr>
                <w:smallCaps/>
              </w:rPr>
              <w:t>Entry</w:t>
            </w:r>
          </w:p>
        </w:tc>
        <w:tc>
          <w:tcPr>
            <w:tcW w:w="1749" w:type="dxa"/>
            <w:tcBorders>
              <w:top w:val="single" w:sz="18" w:space="0" w:color="auto"/>
              <w:left w:val="single" w:sz="18" w:space="0" w:color="auto"/>
              <w:bottom w:val="single" w:sz="18" w:space="0" w:color="auto"/>
              <w:right w:val="single" w:sz="18" w:space="0" w:color="auto"/>
            </w:tcBorders>
            <w:vAlign w:val="center"/>
          </w:tcPr>
          <w:p w14:paraId="60E6C7AF" w14:textId="77777777" w:rsidR="00595E65" w:rsidRPr="00EA77BC" w:rsidRDefault="00595E65" w:rsidP="00732461">
            <w:pPr>
              <w:pStyle w:val="Heading9"/>
              <w:ind w:left="0"/>
              <w:jc w:val="center"/>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B0" w14:textId="77777777" w:rsidR="00595E65" w:rsidRPr="00EA77BC" w:rsidRDefault="00595E65" w:rsidP="00732461">
            <w:pPr>
              <w:pStyle w:val="Heading9"/>
              <w:ind w:left="0"/>
              <w:jc w:val="center"/>
              <w:rPr>
                <w:smallCaps/>
              </w:rPr>
            </w:pPr>
            <w:r w:rsidRPr="00EA77BC">
              <w:rPr>
                <w:smallCaps/>
              </w:rPr>
              <w:t>File</w:t>
            </w:r>
          </w:p>
        </w:tc>
      </w:tr>
      <w:tr w:rsidR="00595E65" w:rsidRPr="00EA77BC" w14:paraId="60E6C7B5" w14:textId="77777777">
        <w:trPr>
          <w:trHeight w:val="801"/>
          <w:jc w:val="center"/>
        </w:trPr>
        <w:tc>
          <w:tcPr>
            <w:tcW w:w="2109" w:type="dxa"/>
            <w:tcBorders>
              <w:top w:val="single" w:sz="18" w:space="0" w:color="auto"/>
            </w:tcBorders>
            <w:vAlign w:val="center"/>
          </w:tcPr>
          <w:p w14:paraId="60E6C7B2" w14:textId="77777777" w:rsidR="00595E65" w:rsidRPr="00EA77BC" w:rsidRDefault="00595E65" w:rsidP="00732461">
            <w:pPr>
              <w:rPr>
                <w:b/>
                <w:bCs/>
              </w:rPr>
            </w:pPr>
            <w:r w:rsidRPr="00EA77BC">
              <w:rPr>
                <w:b/>
                <w:bCs/>
              </w:rPr>
              <w:t>TAKE</w:t>
            </w:r>
            <w:r w:rsidRPr="00EA77BC">
              <w:rPr>
                <w:b/>
                <w:bCs/>
                <w:sz w:val="20"/>
              </w:rPr>
              <w:t xml:space="preserve"> </w:t>
            </w:r>
          </w:p>
        </w:tc>
        <w:tc>
          <w:tcPr>
            <w:tcW w:w="1749" w:type="dxa"/>
            <w:tcBorders>
              <w:top w:val="single" w:sz="18" w:space="0" w:color="auto"/>
            </w:tcBorders>
            <w:vAlign w:val="center"/>
          </w:tcPr>
          <w:p w14:paraId="60E6C7B3" w14:textId="77777777" w:rsidR="00595E65" w:rsidRPr="00EA77BC" w:rsidRDefault="00595E65" w:rsidP="00732461">
            <w:pPr>
              <w:jc w:val="center"/>
              <w:rPr>
                <w:b/>
                <w:bCs/>
              </w:rPr>
            </w:pPr>
            <w:r w:rsidRPr="00EA77BC">
              <w:rPr>
                <w:b/>
                <w:bCs/>
                <w:sz w:val="20"/>
              </w:rPr>
              <w:object w:dxaOrig="1839" w:dyaOrig="1790" w14:anchorId="60E6DDAC">
                <v:shape id="_x0000_i1040" type="#_x0000_t75" style="width:38.45pt;height:36.8pt" o:ole="">
                  <v:imagedata r:id="rId46" o:title=""/>
                </v:shape>
                <o:OLEObject Type="Embed" ProgID="Visio.Drawing.11" ShapeID="_x0000_i1040" DrawAspect="Content" ObjectID="_1601886377" r:id="rId85"/>
              </w:object>
            </w:r>
          </w:p>
        </w:tc>
        <w:tc>
          <w:tcPr>
            <w:tcW w:w="3217" w:type="dxa"/>
            <w:tcBorders>
              <w:top w:val="single" w:sz="18" w:space="0" w:color="auto"/>
            </w:tcBorders>
            <w:vAlign w:val="center"/>
          </w:tcPr>
          <w:p w14:paraId="60E6C7B4" w14:textId="77777777" w:rsidR="00595E65" w:rsidRPr="00EA77BC" w:rsidRDefault="00595E65" w:rsidP="00732461">
            <w:pPr>
              <w:jc w:val="center"/>
              <w:rPr>
                <w:sz w:val="20"/>
              </w:rPr>
            </w:pPr>
            <w:r w:rsidRPr="00EA77BC">
              <w:rPr>
                <w:sz w:val="20"/>
              </w:rPr>
              <w:t>DOSAGE FORM file (#50.606)</w:t>
            </w:r>
          </w:p>
        </w:tc>
      </w:tr>
      <w:tr w:rsidR="00595E65" w:rsidRPr="00EA77BC" w14:paraId="60E6C7B9" w14:textId="77777777">
        <w:trPr>
          <w:trHeight w:val="681"/>
          <w:jc w:val="center"/>
        </w:trPr>
        <w:tc>
          <w:tcPr>
            <w:tcW w:w="2109" w:type="dxa"/>
            <w:vAlign w:val="center"/>
          </w:tcPr>
          <w:p w14:paraId="60E6C7B6" w14:textId="77777777" w:rsidR="00595E65" w:rsidRPr="00EA77BC" w:rsidRDefault="00595E65" w:rsidP="00732461">
            <w:pPr>
              <w:rPr>
                <w:b/>
                <w:bCs/>
              </w:rPr>
            </w:pPr>
            <w:r w:rsidRPr="00EA77BC">
              <w:rPr>
                <w:b/>
                <w:bCs/>
              </w:rPr>
              <w:t>2</w:t>
            </w:r>
          </w:p>
        </w:tc>
        <w:tc>
          <w:tcPr>
            <w:tcW w:w="1749" w:type="dxa"/>
            <w:vAlign w:val="center"/>
          </w:tcPr>
          <w:p w14:paraId="60E6C7B7" w14:textId="77777777" w:rsidR="00595E65" w:rsidRPr="00EA77BC" w:rsidRDefault="00595E65" w:rsidP="00732461">
            <w:pPr>
              <w:jc w:val="center"/>
              <w:rPr>
                <w:b/>
                <w:bCs/>
              </w:rPr>
            </w:pPr>
            <w:r w:rsidRPr="00EA77BC">
              <w:rPr>
                <w:b/>
                <w:bCs/>
              </w:rPr>
              <w:object w:dxaOrig="2311" w:dyaOrig="1970" w14:anchorId="60E6DDAD">
                <v:shape id="_x0000_i1041" type="#_x0000_t75" style="width:39.25pt;height:32.75pt" o:ole="">
                  <v:imagedata r:id="rId50" o:title=""/>
                </v:shape>
                <o:OLEObject Type="Embed" ProgID="Visio.Drawing.11" ShapeID="_x0000_i1041" DrawAspect="Content" ObjectID="_1601886378" r:id="rId86"/>
              </w:object>
            </w:r>
          </w:p>
        </w:tc>
        <w:tc>
          <w:tcPr>
            <w:tcW w:w="3217" w:type="dxa"/>
            <w:vAlign w:val="center"/>
          </w:tcPr>
          <w:p w14:paraId="60E6C7B8" w14:textId="77777777" w:rsidR="00595E65" w:rsidRPr="00EA77BC" w:rsidRDefault="00595E65" w:rsidP="00732461">
            <w:pPr>
              <w:jc w:val="center"/>
              <w:rPr>
                <w:sz w:val="20"/>
              </w:rPr>
            </w:pPr>
            <w:r w:rsidRPr="00EA77BC">
              <w:rPr>
                <w:sz w:val="20"/>
              </w:rPr>
              <w:t>DRUG file (#50)</w:t>
            </w:r>
          </w:p>
        </w:tc>
      </w:tr>
      <w:tr w:rsidR="00595E65" w:rsidRPr="00EA77BC" w14:paraId="60E6C7BD" w14:textId="77777777">
        <w:trPr>
          <w:trHeight w:val="660"/>
          <w:jc w:val="center"/>
        </w:trPr>
        <w:tc>
          <w:tcPr>
            <w:tcW w:w="2109" w:type="dxa"/>
            <w:vAlign w:val="center"/>
          </w:tcPr>
          <w:p w14:paraId="60E6C7BA" w14:textId="77777777" w:rsidR="00595E65" w:rsidRPr="00EA77BC" w:rsidRDefault="00595E65" w:rsidP="00732461">
            <w:pPr>
              <w:rPr>
                <w:b/>
                <w:bCs/>
              </w:rPr>
            </w:pPr>
            <w:r w:rsidRPr="00EA77BC">
              <w:rPr>
                <w:b/>
                <w:bCs/>
              </w:rPr>
              <w:t>TABLETS</w:t>
            </w:r>
          </w:p>
        </w:tc>
        <w:tc>
          <w:tcPr>
            <w:tcW w:w="1749" w:type="dxa"/>
            <w:vAlign w:val="center"/>
          </w:tcPr>
          <w:p w14:paraId="60E6C7BB" w14:textId="77777777" w:rsidR="00595E65" w:rsidRPr="00EA77BC" w:rsidRDefault="00595E65" w:rsidP="00732461">
            <w:pPr>
              <w:jc w:val="center"/>
              <w:rPr>
                <w:b/>
                <w:bCs/>
              </w:rPr>
            </w:pPr>
            <w:r w:rsidRPr="00EA77BC">
              <w:rPr>
                <w:b/>
                <w:bCs/>
              </w:rPr>
              <w:object w:dxaOrig="2119" w:dyaOrig="1970" w14:anchorId="60E6DDAE">
                <v:shape id="_x0000_i1042" type="#_x0000_t75" style="width:36pt;height:32.75pt" o:ole="">
                  <v:imagedata r:id="rId58" o:title=""/>
                </v:shape>
                <o:OLEObject Type="Embed" ProgID="Visio.Drawing.11" ShapeID="_x0000_i1042" DrawAspect="Content" ObjectID="_1601886379" r:id="rId87"/>
              </w:object>
            </w:r>
          </w:p>
        </w:tc>
        <w:tc>
          <w:tcPr>
            <w:tcW w:w="3217" w:type="dxa"/>
            <w:vAlign w:val="center"/>
          </w:tcPr>
          <w:p w14:paraId="60E6C7BC" w14:textId="77777777" w:rsidR="00595E65" w:rsidRPr="00EA77BC" w:rsidRDefault="00595E65" w:rsidP="00732461">
            <w:pPr>
              <w:jc w:val="center"/>
              <w:rPr>
                <w:sz w:val="20"/>
              </w:rPr>
            </w:pPr>
            <w:r w:rsidRPr="00EA77BC">
              <w:rPr>
                <w:sz w:val="20"/>
              </w:rPr>
              <w:t>DOSAGE FORM file (#50.606)</w:t>
            </w:r>
          </w:p>
        </w:tc>
      </w:tr>
      <w:tr w:rsidR="00595E65" w:rsidRPr="00EA77BC" w14:paraId="60E6C7C1" w14:textId="77777777">
        <w:trPr>
          <w:trHeight w:val="638"/>
          <w:jc w:val="center"/>
        </w:trPr>
        <w:tc>
          <w:tcPr>
            <w:tcW w:w="2109" w:type="dxa"/>
            <w:vAlign w:val="center"/>
          </w:tcPr>
          <w:p w14:paraId="60E6C7BE" w14:textId="77777777" w:rsidR="00595E65" w:rsidRPr="00EA77BC" w:rsidRDefault="00595E65" w:rsidP="00732461">
            <w:pPr>
              <w:rPr>
                <w:b/>
                <w:bCs/>
              </w:rPr>
            </w:pPr>
            <w:r w:rsidRPr="00EA77BC">
              <w:rPr>
                <w:b/>
                <w:bCs/>
              </w:rPr>
              <w:t>BY</w:t>
            </w:r>
          </w:p>
        </w:tc>
        <w:tc>
          <w:tcPr>
            <w:tcW w:w="1749" w:type="dxa"/>
            <w:vAlign w:val="center"/>
          </w:tcPr>
          <w:p w14:paraId="60E6C7BF" w14:textId="77777777" w:rsidR="00595E65" w:rsidRPr="00EA77BC" w:rsidRDefault="00595E65" w:rsidP="00732461">
            <w:pPr>
              <w:jc w:val="center"/>
              <w:rPr>
                <w:b/>
                <w:bCs/>
              </w:rPr>
            </w:pPr>
            <w:r w:rsidRPr="00EA77BC">
              <w:rPr>
                <w:b/>
                <w:bCs/>
              </w:rPr>
              <w:object w:dxaOrig="2827" w:dyaOrig="1790" w14:anchorId="60E6DDAF">
                <v:shape id="_x0000_i1043" type="#_x0000_t75" style="width:45pt;height:27pt" o:ole="">
                  <v:imagedata r:id="rId62" o:title=""/>
                </v:shape>
                <o:OLEObject Type="Embed" ProgID="Visio.Drawing.11" ShapeID="_x0000_i1043" DrawAspect="Content" ObjectID="_1601886380" r:id="rId88"/>
              </w:object>
            </w:r>
          </w:p>
        </w:tc>
        <w:tc>
          <w:tcPr>
            <w:tcW w:w="3217" w:type="dxa"/>
            <w:vAlign w:val="center"/>
          </w:tcPr>
          <w:p w14:paraId="60E6C7C0" w14:textId="77777777" w:rsidR="00595E65" w:rsidRPr="00EA77BC" w:rsidRDefault="00595E65" w:rsidP="00732461">
            <w:pPr>
              <w:jc w:val="center"/>
              <w:rPr>
                <w:sz w:val="20"/>
              </w:rPr>
            </w:pPr>
            <w:r w:rsidRPr="00EA77BC">
              <w:rPr>
                <w:sz w:val="20"/>
              </w:rPr>
              <w:t>DOSAGE FORM file (#50.606)</w:t>
            </w:r>
          </w:p>
        </w:tc>
      </w:tr>
      <w:tr w:rsidR="00595E65" w:rsidRPr="00EA77BC" w14:paraId="60E6C7C5" w14:textId="77777777">
        <w:trPr>
          <w:trHeight w:val="707"/>
          <w:jc w:val="center"/>
        </w:trPr>
        <w:tc>
          <w:tcPr>
            <w:tcW w:w="2109" w:type="dxa"/>
            <w:vAlign w:val="center"/>
          </w:tcPr>
          <w:p w14:paraId="60E6C7C2" w14:textId="77777777" w:rsidR="00595E65" w:rsidRPr="00EA77BC" w:rsidRDefault="00595E65" w:rsidP="00732461">
            <w:pPr>
              <w:rPr>
                <w:b/>
                <w:bCs/>
              </w:rPr>
            </w:pPr>
            <w:r w:rsidRPr="00EA77BC">
              <w:rPr>
                <w:b/>
                <w:bCs/>
              </w:rPr>
              <w:t>MOUTH</w:t>
            </w:r>
          </w:p>
        </w:tc>
        <w:tc>
          <w:tcPr>
            <w:tcW w:w="1749" w:type="dxa"/>
            <w:vAlign w:val="center"/>
          </w:tcPr>
          <w:p w14:paraId="60E6C7C3" w14:textId="77777777" w:rsidR="00595E65" w:rsidRPr="00EA77BC" w:rsidRDefault="00595E65" w:rsidP="00732461">
            <w:pPr>
              <w:jc w:val="center"/>
              <w:rPr>
                <w:b/>
                <w:bCs/>
              </w:rPr>
            </w:pPr>
            <w:r w:rsidRPr="00EA77BC">
              <w:object w:dxaOrig="2162" w:dyaOrig="1146" w14:anchorId="60E6DDB0">
                <v:shape id="_x0000_i1044" type="#_x0000_t75" style="width:57.25pt;height:30.25pt" o:ole="">
                  <v:imagedata r:id="rId89" o:title=""/>
                </v:shape>
                <o:OLEObject Type="Embed" ProgID="Visio.Drawing.11" ShapeID="_x0000_i1044" DrawAspect="Content" ObjectID="_1601886381" r:id="rId90"/>
              </w:object>
            </w:r>
          </w:p>
        </w:tc>
        <w:tc>
          <w:tcPr>
            <w:tcW w:w="3217" w:type="dxa"/>
            <w:vAlign w:val="center"/>
          </w:tcPr>
          <w:p w14:paraId="60E6C7C4" w14:textId="77777777" w:rsidR="00595E65" w:rsidRPr="00EA77BC" w:rsidRDefault="00595E65" w:rsidP="00732461">
            <w:pPr>
              <w:jc w:val="center"/>
              <w:rPr>
                <w:sz w:val="20"/>
              </w:rPr>
            </w:pPr>
            <w:r w:rsidRPr="00EA77BC">
              <w:rPr>
                <w:sz w:val="20"/>
              </w:rPr>
              <w:t>MEDICATION ROUTES file (#51.2)</w:t>
            </w:r>
          </w:p>
        </w:tc>
      </w:tr>
      <w:tr w:rsidR="00595E65" w:rsidRPr="00EA77BC" w14:paraId="60E6C7C9" w14:textId="77777777">
        <w:trPr>
          <w:trHeight w:val="989"/>
          <w:jc w:val="center"/>
        </w:trPr>
        <w:tc>
          <w:tcPr>
            <w:tcW w:w="2109" w:type="dxa"/>
            <w:vAlign w:val="center"/>
          </w:tcPr>
          <w:p w14:paraId="60E6C7C6" w14:textId="77777777" w:rsidR="00595E65" w:rsidRPr="00EA77BC" w:rsidRDefault="00595E65" w:rsidP="00732461">
            <w:pPr>
              <w:rPr>
                <w:b/>
                <w:bCs/>
              </w:rPr>
            </w:pPr>
            <w:r w:rsidRPr="00EA77BC">
              <w:rPr>
                <w:b/>
                <w:bCs/>
              </w:rPr>
              <w:t>EVERY 12 HOURS</w:t>
            </w:r>
          </w:p>
        </w:tc>
        <w:tc>
          <w:tcPr>
            <w:tcW w:w="1749" w:type="dxa"/>
            <w:vAlign w:val="center"/>
          </w:tcPr>
          <w:p w14:paraId="60E6C7C7" w14:textId="77777777" w:rsidR="00595E65" w:rsidRPr="00EA77BC" w:rsidRDefault="00595E65" w:rsidP="00732461">
            <w:pPr>
              <w:jc w:val="center"/>
              <w:rPr>
                <w:b/>
                <w:bCs/>
              </w:rPr>
            </w:pPr>
            <w:r w:rsidRPr="00EA77BC">
              <w:rPr>
                <w:b/>
                <w:bCs/>
              </w:rPr>
              <w:object w:dxaOrig="1811" w:dyaOrig="1764" w14:anchorId="60E6DDB1">
                <v:shape id="_x0000_i1045" type="#_x0000_t75" style="width:40.9pt;height:39.25pt" o:ole="">
                  <v:imagedata r:id="rId52" o:title=""/>
                </v:shape>
                <o:OLEObject Type="Embed" ProgID="Visio.Drawing.11" ShapeID="_x0000_i1045" DrawAspect="Content" ObjectID="_1601886382" r:id="rId91"/>
              </w:object>
            </w:r>
          </w:p>
        </w:tc>
        <w:tc>
          <w:tcPr>
            <w:tcW w:w="3217" w:type="dxa"/>
            <w:vAlign w:val="center"/>
          </w:tcPr>
          <w:p w14:paraId="60E6C7C8" w14:textId="77777777" w:rsidR="00595E65" w:rsidRPr="00EA77BC" w:rsidRDefault="00595E65" w:rsidP="00732461">
            <w:pPr>
              <w:jc w:val="center"/>
              <w:rPr>
                <w:sz w:val="18"/>
              </w:rPr>
            </w:pPr>
            <w:r w:rsidRPr="00EA77BC">
              <w:rPr>
                <w:sz w:val="18"/>
              </w:rPr>
              <w:t>ADMINISTRATION SCHEDULE file (#51.1) or MEDICATION INSTRUCTION file (#51)</w:t>
            </w:r>
          </w:p>
        </w:tc>
      </w:tr>
      <w:tr w:rsidR="00595E65" w:rsidRPr="00EA77BC" w14:paraId="60E6C7CD" w14:textId="77777777">
        <w:trPr>
          <w:trHeight w:val="866"/>
          <w:jc w:val="center"/>
        </w:trPr>
        <w:tc>
          <w:tcPr>
            <w:tcW w:w="2109" w:type="dxa"/>
            <w:vAlign w:val="center"/>
          </w:tcPr>
          <w:p w14:paraId="60E6C7CA" w14:textId="77777777" w:rsidR="00595E65" w:rsidRPr="00EA77BC" w:rsidRDefault="00595E65" w:rsidP="00732461">
            <w:pPr>
              <w:rPr>
                <w:b/>
                <w:bCs/>
              </w:rPr>
            </w:pPr>
            <w:r w:rsidRPr="00EA77BC">
              <w:rPr>
                <w:b/>
                <w:bCs/>
              </w:rPr>
              <w:t>AFTER MEALS</w:t>
            </w:r>
          </w:p>
        </w:tc>
        <w:tc>
          <w:tcPr>
            <w:tcW w:w="1749" w:type="dxa"/>
            <w:vAlign w:val="center"/>
          </w:tcPr>
          <w:p w14:paraId="60E6C7CB" w14:textId="77777777" w:rsidR="00595E65" w:rsidRPr="00EA77BC" w:rsidRDefault="00595E65" w:rsidP="00732461">
            <w:pPr>
              <w:jc w:val="center"/>
              <w:rPr>
                <w:b/>
                <w:bCs/>
              </w:rPr>
            </w:pPr>
            <w:r w:rsidRPr="00EA77BC">
              <w:object w:dxaOrig="1204" w:dyaOrig="1204" w14:anchorId="60E6DDB2">
                <v:shape id="_x0000_i1046" type="#_x0000_t75" style="width:39.25pt;height:39.25pt" o:ole="">
                  <v:imagedata r:id="rId92" o:title=""/>
                </v:shape>
                <o:OLEObject Type="Embed" ProgID="Visio.Drawing.11" ShapeID="_x0000_i1046" DrawAspect="Content" ObjectID="_1601886383" r:id="rId93"/>
              </w:object>
            </w:r>
          </w:p>
        </w:tc>
        <w:tc>
          <w:tcPr>
            <w:tcW w:w="3217" w:type="dxa"/>
            <w:vAlign w:val="center"/>
          </w:tcPr>
          <w:p w14:paraId="60E6C7CC" w14:textId="77777777" w:rsidR="00595E65" w:rsidRPr="00EA77BC" w:rsidRDefault="00595E65" w:rsidP="00732461">
            <w:pPr>
              <w:jc w:val="center"/>
              <w:rPr>
                <w:sz w:val="20"/>
              </w:rPr>
            </w:pPr>
            <w:r w:rsidRPr="00EA77BC">
              <w:rPr>
                <w:sz w:val="18"/>
              </w:rPr>
              <w:t>PHARMACY ORDERABLE ITEM file (#50.7)</w:t>
            </w:r>
            <w:r w:rsidRPr="00EA77BC">
              <w:rPr>
                <w:sz w:val="18"/>
              </w:rPr>
              <w:br/>
              <w:t>or</w:t>
            </w:r>
            <w:r w:rsidRPr="00EA77BC">
              <w:rPr>
                <w:sz w:val="18"/>
              </w:rPr>
              <w:br/>
              <w:t>CPRS</w:t>
            </w:r>
          </w:p>
        </w:tc>
      </w:tr>
    </w:tbl>
    <w:p w14:paraId="60E6C7CE" w14:textId="77777777" w:rsidR="00595E65" w:rsidRPr="00EA77BC" w:rsidRDefault="00595E65" w:rsidP="00732461"/>
    <w:p w14:paraId="60E6C7CF" w14:textId="77777777" w:rsidR="00595E65" w:rsidRPr="00EA77BC" w:rsidRDefault="00595E65" w:rsidP="00732461">
      <w:r w:rsidRPr="00EA77BC">
        <w:t>Required elements for every Possible Dosage are the Dosage (Dispense Units Per Dose and Noun) and the schedule. Any other element may be deleted from the SIG. If a SIG contains a medication route, and that medication route is changed or deleted, a new order will be created due to the change to the MEDICATION ROUTES file (#51.2). A change to the dosage and/or schedule will also create a new order.</w:t>
      </w:r>
    </w:p>
    <w:p w14:paraId="60E6C7D0" w14:textId="77777777" w:rsidR="00595E65" w:rsidRPr="00EA77BC" w:rsidRDefault="00595E65" w:rsidP="00732461">
      <w:pPr>
        <w:rPr>
          <w:sz w:val="20"/>
          <w:szCs w:val="20"/>
        </w:rPr>
      </w:pPr>
    </w:p>
    <w:p w14:paraId="60E6C7D1" w14:textId="77777777" w:rsidR="00E6206E" w:rsidRPr="00EA77BC" w:rsidRDefault="00E6206E" w:rsidP="000C5921">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63"/>
        <w:gridCol w:w="3217"/>
      </w:tblGrid>
      <w:tr w:rsidR="00E6206E" w:rsidRPr="00EA77BC" w14:paraId="60E6C7D3" w14:textId="77777777" w:rsidTr="00211724">
        <w:trPr>
          <w:trHeight w:val="281"/>
          <w:jc w:val="center"/>
        </w:trPr>
        <w:tc>
          <w:tcPr>
            <w:tcW w:w="7089" w:type="dxa"/>
            <w:gridSpan w:val="3"/>
            <w:tcBorders>
              <w:top w:val="single" w:sz="18" w:space="0" w:color="auto"/>
              <w:left w:val="single" w:sz="18" w:space="0" w:color="auto"/>
              <w:bottom w:val="single" w:sz="18" w:space="0" w:color="auto"/>
              <w:right w:val="single" w:sz="18" w:space="0" w:color="auto"/>
            </w:tcBorders>
            <w:shd w:val="pct10" w:color="auto" w:fill="auto"/>
          </w:tcPr>
          <w:p w14:paraId="60E6C7D2" w14:textId="77777777" w:rsidR="00E6206E" w:rsidRPr="00EA77BC" w:rsidRDefault="00E6206E" w:rsidP="000C5921">
            <w:pPr>
              <w:pStyle w:val="Heading7"/>
            </w:pPr>
            <w:r w:rsidRPr="00EA77BC">
              <w:t>TAKE TWO TABLETS EVERY 12 HOURS</w:t>
            </w:r>
          </w:p>
        </w:tc>
      </w:tr>
      <w:tr w:rsidR="00E6206E" w:rsidRPr="00EA77BC" w14:paraId="60E6C7D7" w14:textId="77777777" w:rsidTr="00211724">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D4" w14:textId="77777777" w:rsidR="00E6206E" w:rsidRPr="00EA77BC" w:rsidRDefault="00E6206E" w:rsidP="00732461">
            <w:pPr>
              <w:pStyle w:val="Heading9"/>
              <w:rPr>
                <w:smallCaps/>
              </w:rPr>
            </w:pPr>
            <w:r w:rsidRPr="00EA77BC">
              <w:rPr>
                <w:smallCaps/>
              </w:rPr>
              <w:t>Entry</w:t>
            </w:r>
          </w:p>
        </w:tc>
        <w:tc>
          <w:tcPr>
            <w:tcW w:w="1763" w:type="dxa"/>
            <w:tcBorders>
              <w:top w:val="single" w:sz="18" w:space="0" w:color="auto"/>
              <w:left w:val="single" w:sz="18" w:space="0" w:color="auto"/>
              <w:bottom w:val="single" w:sz="18" w:space="0" w:color="auto"/>
              <w:right w:val="single" w:sz="18" w:space="0" w:color="auto"/>
            </w:tcBorders>
            <w:vAlign w:val="center"/>
          </w:tcPr>
          <w:p w14:paraId="60E6C7D5" w14:textId="77777777" w:rsidR="00E6206E" w:rsidRPr="00EA77BC" w:rsidRDefault="00E6206E" w:rsidP="00732461">
            <w:pPr>
              <w:pStyle w:val="Heading9"/>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D6" w14:textId="77777777" w:rsidR="00E6206E" w:rsidRPr="00EA77BC" w:rsidRDefault="00E6206E" w:rsidP="00732461">
            <w:pPr>
              <w:pStyle w:val="Heading9"/>
              <w:rPr>
                <w:smallCaps/>
              </w:rPr>
            </w:pPr>
            <w:r w:rsidRPr="00EA77BC">
              <w:rPr>
                <w:smallCaps/>
              </w:rPr>
              <w:t>File</w:t>
            </w:r>
          </w:p>
        </w:tc>
      </w:tr>
      <w:tr w:rsidR="00E6206E" w:rsidRPr="00EA77BC" w14:paraId="60E6C7DB" w14:textId="77777777" w:rsidTr="00211724">
        <w:trPr>
          <w:trHeight w:val="801"/>
          <w:jc w:val="center"/>
        </w:trPr>
        <w:tc>
          <w:tcPr>
            <w:tcW w:w="2109" w:type="dxa"/>
            <w:tcBorders>
              <w:top w:val="single" w:sz="18" w:space="0" w:color="auto"/>
            </w:tcBorders>
            <w:vAlign w:val="center"/>
          </w:tcPr>
          <w:p w14:paraId="60E6C7D8" w14:textId="77777777" w:rsidR="00E6206E" w:rsidRPr="00EA77BC" w:rsidRDefault="00E6206E" w:rsidP="00732461">
            <w:pPr>
              <w:rPr>
                <w:b/>
                <w:bCs/>
              </w:rPr>
            </w:pPr>
            <w:r w:rsidRPr="00EA77BC">
              <w:rPr>
                <w:b/>
                <w:bCs/>
              </w:rPr>
              <w:t>TAKE</w:t>
            </w:r>
            <w:r w:rsidRPr="00EA77BC">
              <w:rPr>
                <w:b/>
                <w:bCs/>
                <w:sz w:val="20"/>
              </w:rPr>
              <w:t xml:space="preserve"> </w:t>
            </w:r>
          </w:p>
        </w:tc>
        <w:tc>
          <w:tcPr>
            <w:tcW w:w="1763" w:type="dxa"/>
            <w:tcBorders>
              <w:top w:val="single" w:sz="18" w:space="0" w:color="auto"/>
            </w:tcBorders>
            <w:vAlign w:val="center"/>
          </w:tcPr>
          <w:p w14:paraId="60E6C7D9" w14:textId="77777777" w:rsidR="00E6206E" w:rsidRPr="00EA77BC" w:rsidRDefault="00E6206E" w:rsidP="00732461">
            <w:pPr>
              <w:jc w:val="center"/>
              <w:rPr>
                <w:b/>
                <w:bCs/>
              </w:rPr>
            </w:pPr>
            <w:r w:rsidRPr="00EA77BC">
              <w:rPr>
                <w:b/>
                <w:bCs/>
                <w:sz w:val="20"/>
              </w:rPr>
              <w:object w:dxaOrig="1839" w:dyaOrig="1790" w14:anchorId="60E6DDB3">
                <v:shape id="_x0000_i1047" type="#_x0000_t75" style="width:38.45pt;height:36.8pt" o:ole="">
                  <v:imagedata r:id="rId46" o:title=""/>
                </v:shape>
                <o:OLEObject Type="Embed" ProgID="Visio.Drawing.11" ShapeID="_x0000_i1047" DrawAspect="Content" ObjectID="_1601886384" r:id="rId94"/>
              </w:object>
            </w:r>
          </w:p>
        </w:tc>
        <w:tc>
          <w:tcPr>
            <w:tcW w:w="3217" w:type="dxa"/>
            <w:tcBorders>
              <w:top w:val="single" w:sz="18" w:space="0" w:color="auto"/>
            </w:tcBorders>
            <w:vAlign w:val="center"/>
          </w:tcPr>
          <w:p w14:paraId="60E6C7DA" w14:textId="77777777" w:rsidR="00E6206E" w:rsidRPr="00EA77BC" w:rsidRDefault="00E6206E" w:rsidP="00732461">
            <w:pPr>
              <w:jc w:val="center"/>
              <w:rPr>
                <w:sz w:val="20"/>
              </w:rPr>
            </w:pPr>
            <w:r w:rsidRPr="00EA77BC">
              <w:rPr>
                <w:sz w:val="20"/>
              </w:rPr>
              <w:t>DOSAGE FORM file (#50.606)</w:t>
            </w:r>
          </w:p>
        </w:tc>
      </w:tr>
      <w:tr w:rsidR="00E6206E" w:rsidRPr="00EA77BC" w14:paraId="60E6C7DF" w14:textId="77777777" w:rsidTr="00211724">
        <w:trPr>
          <w:trHeight w:val="681"/>
          <w:jc w:val="center"/>
        </w:trPr>
        <w:tc>
          <w:tcPr>
            <w:tcW w:w="2109" w:type="dxa"/>
            <w:vAlign w:val="center"/>
          </w:tcPr>
          <w:p w14:paraId="60E6C7DC" w14:textId="77777777" w:rsidR="00E6206E" w:rsidRPr="00EA77BC" w:rsidRDefault="00E6206E" w:rsidP="00732461">
            <w:pPr>
              <w:rPr>
                <w:b/>
                <w:bCs/>
              </w:rPr>
            </w:pPr>
            <w:r w:rsidRPr="00EA77BC">
              <w:rPr>
                <w:b/>
                <w:bCs/>
              </w:rPr>
              <w:t>TWO</w:t>
            </w:r>
          </w:p>
        </w:tc>
        <w:tc>
          <w:tcPr>
            <w:tcW w:w="1763" w:type="dxa"/>
            <w:vAlign w:val="center"/>
          </w:tcPr>
          <w:p w14:paraId="60E6C7DD" w14:textId="77777777" w:rsidR="00E6206E" w:rsidRPr="00EA77BC" w:rsidRDefault="00E6206E" w:rsidP="00732461">
            <w:pPr>
              <w:jc w:val="center"/>
              <w:rPr>
                <w:b/>
                <w:bCs/>
              </w:rPr>
            </w:pPr>
            <w:r w:rsidRPr="00EA77BC">
              <w:rPr>
                <w:b/>
                <w:bCs/>
              </w:rPr>
              <w:object w:dxaOrig="2311" w:dyaOrig="1970" w14:anchorId="60E6DDB4">
                <v:shape id="_x0000_i1048" type="#_x0000_t75" style="width:39.25pt;height:32.75pt" o:ole="">
                  <v:imagedata r:id="rId50" o:title=""/>
                </v:shape>
                <o:OLEObject Type="Embed" ProgID="Visio.Drawing.11" ShapeID="_x0000_i1048" DrawAspect="Content" ObjectID="_1601886385" r:id="rId95"/>
              </w:object>
            </w:r>
          </w:p>
        </w:tc>
        <w:tc>
          <w:tcPr>
            <w:tcW w:w="3217" w:type="dxa"/>
            <w:vAlign w:val="center"/>
          </w:tcPr>
          <w:p w14:paraId="60E6C7DE" w14:textId="77777777" w:rsidR="00E6206E" w:rsidRPr="00EA77BC" w:rsidRDefault="00E6206E" w:rsidP="00732461">
            <w:pPr>
              <w:jc w:val="center"/>
              <w:rPr>
                <w:sz w:val="20"/>
              </w:rPr>
            </w:pPr>
            <w:r w:rsidRPr="00EA77BC">
              <w:rPr>
                <w:sz w:val="20"/>
              </w:rPr>
              <w:t>DRUG file (#50)</w:t>
            </w:r>
          </w:p>
        </w:tc>
      </w:tr>
      <w:tr w:rsidR="00E6206E" w:rsidRPr="00EA77BC" w14:paraId="60E6C7E3" w14:textId="77777777" w:rsidTr="00211724">
        <w:trPr>
          <w:trHeight w:val="660"/>
          <w:jc w:val="center"/>
        </w:trPr>
        <w:tc>
          <w:tcPr>
            <w:tcW w:w="2109" w:type="dxa"/>
            <w:vAlign w:val="center"/>
          </w:tcPr>
          <w:p w14:paraId="60E6C7E0" w14:textId="77777777" w:rsidR="00E6206E" w:rsidRPr="00EA77BC" w:rsidRDefault="00E6206E" w:rsidP="00732461">
            <w:pPr>
              <w:rPr>
                <w:b/>
                <w:bCs/>
              </w:rPr>
            </w:pPr>
            <w:r w:rsidRPr="00EA77BC">
              <w:rPr>
                <w:b/>
                <w:bCs/>
              </w:rPr>
              <w:t>TABLETS</w:t>
            </w:r>
          </w:p>
        </w:tc>
        <w:tc>
          <w:tcPr>
            <w:tcW w:w="1763" w:type="dxa"/>
            <w:vAlign w:val="center"/>
          </w:tcPr>
          <w:p w14:paraId="60E6C7E1" w14:textId="77777777" w:rsidR="00E6206E" w:rsidRPr="00EA77BC" w:rsidRDefault="00E6206E" w:rsidP="00732461">
            <w:pPr>
              <w:jc w:val="center"/>
              <w:rPr>
                <w:b/>
                <w:bCs/>
              </w:rPr>
            </w:pPr>
            <w:r w:rsidRPr="00EA77BC">
              <w:rPr>
                <w:b/>
                <w:bCs/>
              </w:rPr>
              <w:object w:dxaOrig="2119" w:dyaOrig="1970" w14:anchorId="60E6DDB5">
                <v:shape id="_x0000_i1049" type="#_x0000_t75" style="width:36pt;height:32.75pt" o:ole="">
                  <v:imagedata r:id="rId58" o:title=""/>
                </v:shape>
                <o:OLEObject Type="Embed" ProgID="Visio.Drawing.11" ShapeID="_x0000_i1049" DrawAspect="Content" ObjectID="_1601886386" r:id="rId96"/>
              </w:object>
            </w:r>
          </w:p>
        </w:tc>
        <w:tc>
          <w:tcPr>
            <w:tcW w:w="3217" w:type="dxa"/>
            <w:vAlign w:val="center"/>
          </w:tcPr>
          <w:p w14:paraId="60E6C7E2" w14:textId="77777777" w:rsidR="00E6206E" w:rsidRPr="00EA77BC" w:rsidRDefault="00E6206E" w:rsidP="00732461">
            <w:pPr>
              <w:jc w:val="center"/>
              <w:rPr>
                <w:sz w:val="20"/>
              </w:rPr>
            </w:pPr>
            <w:r w:rsidRPr="00EA77BC">
              <w:rPr>
                <w:sz w:val="20"/>
              </w:rPr>
              <w:t>DOSAGE FORM file (#50.606)</w:t>
            </w:r>
          </w:p>
        </w:tc>
      </w:tr>
      <w:tr w:rsidR="00E6206E" w:rsidRPr="00EA77BC" w14:paraId="60E6C7E7" w14:textId="77777777" w:rsidTr="00211724">
        <w:trPr>
          <w:trHeight w:val="638"/>
          <w:jc w:val="center"/>
        </w:trPr>
        <w:tc>
          <w:tcPr>
            <w:tcW w:w="2109" w:type="dxa"/>
            <w:vAlign w:val="center"/>
          </w:tcPr>
          <w:p w14:paraId="60E6C7E4" w14:textId="77777777" w:rsidR="00E6206E" w:rsidRPr="00EA77BC" w:rsidRDefault="00E6206E" w:rsidP="00732461">
            <w:pPr>
              <w:rPr>
                <w:b/>
                <w:bCs/>
              </w:rPr>
            </w:pPr>
            <w:r w:rsidRPr="00EA77BC">
              <w:rPr>
                <w:b/>
                <w:bCs/>
              </w:rPr>
              <w:t>EVERY 12 HOURS</w:t>
            </w:r>
          </w:p>
        </w:tc>
        <w:tc>
          <w:tcPr>
            <w:tcW w:w="1763" w:type="dxa"/>
            <w:vAlign w:val="center"/>
          </w:tcPr>
          <w:p w14:paraId="60E6C7E5" w14:textId="77777777" w:rsidR="00E6206E" w:rsidRPr="00EA77BC" w:rsidRDefault="00E6206E" w:rsidP="00732461">
            <w:pPr>
              <w:jc w:val="center"/>
              <w:rPr>
                <w:b/>
                <w:bCs/>
              </w:rPr>
            </w:pPr>
            <w:r w:rsidRPr="00EA77BC">
              <w:rPr>
                <w:b/>
                <w:bCs/>
              </w:rPr>
              <w:object w:dxaOrig="1811" w:dyaOrig="1764" w14:anchorId="60E6DDB6">
                <v:shape id="_x0000_i1050" type="#_x0000_t75" style="width:40.9pt;height:39.25pt" o:ole="">
                  <v:imagedata r:id="rId52" o:title=""/>
                </v:shape>
                <o:OLEObject Type="Embed" ProgID="Visio.Drawing.11" ShapeID="_x0000_i1050" DrawAspect="Content" ObjectID="_1601886387" r:id="rId97"/>
              </w:object>
            </w:r>
          </w:p>
        </w:tc>
        <w:tc>
          <w:tcPr>
            <w:tcW w:w="3217" w:type="dxa"/>
            <w:vAlign w:val="center"/>
          </w:tcPr>
          <w:p w14:paraId="60E6C7E6" w14:textId="77777777" w:rsidR="00E6206E" w:rsidRPr="00EA77BC" w:rsidRDefault="00E6206E" w:rsidP="00732461">
            <w:pPr>
              <w:jc w:val="center"/>
              <w:rPr>
                <w:sz w:val="18"/>
              </w:rPr>
            </w:pPr>
            <w:r w:rsidRPr="00EA77BC">
              <w:rPr>
                <w:sz w:val="18"/>
              </w:rPr>
              <w:t>ADMINISTRATION SCHEDULE file (#51.1) or MEDICATION INSTRUCTION file (#51)</w:t>
            </w:r>
          </w:p>
        </w:tc>
      </w:tr>
    </w:tbl>
    <w:p w14:paraId="60E6C7E8" w14:textId="77777777" w:rsidR="00E6206E" w:rsidRPr="00EA77BC" w:rsidRDefault="00E6206E" w:rsidP="00732461"/>
    <w:p w14:paraId="60E6C7E9" w14:textId="77777777" w:rsidR="00595E65" w:rsidRPr="00EA77BC" w:rsidRDefault="00595E65" w:rsidP="00732461">
      <w:r w:rsidRPr="00EA77BC">
        <w:t xml:space="preserve">The SIG of an order for a medication with Local Possible Dosages may contain the same elements as a Possible Dosage, except that the Local Possible Dosage replaces the Dispense Units Per Dose and Noun elements. </w:t>
      </w:r>
    </w:p>
    <w:p w14:paraId="60E6C7EA" w14:textId="77777777" w:rsidR="00595E65" w:rsidRPr="00EA77BC" w:rsidRDefault="00595E65" w:rsidP="00732461"/>
    <w:p w14:paraId="60E6C7EB" w14:textId="77777777" w:rsidR="00595E65" w:rsidRPr="00EA77BC" w:rsidRDefault="00595E65" w:rsidP="00732461">
      <w:pPr>
        <w:pStyle w:val="ExampleHeading"/>
      </w:pPr>
      <w:bookmarkStart w:id="2260" w:name="_Toc14667209"/>
      <w:r w:rsidRPr="00EA77BC">
        <w:t>Example: Local Possible Dosage</w:t>
      </w:r>
      <w:bookmarkEnd w:id="2260"/>
    </w:p>
    <w:p w14:paraId="60E6C7EC" w14:textId="77777777" w:rsidR="00595E65" w:rsidRPr="00EA77BC" w:rsidRDefault="00595E65" w:rsidP="000C5921">
      <w:pPr>
        <w:rPr>
          <w:b/>
          <w:bCs/>
          <w:sz w:val="12"/>
          <w:szCs w:val="12"/>
        </w:rPr>
      </w:pPr>
    </w:p>
    <w:bookmarkStart w:id="2261" w:name="_MON_1053423631"/>
    <w:bookmarkEnd w:id="2261"/>
    <w:p w14:paraId="60E6C7ED" w14:textId="77777777" w:rsidR="00595E65" w:rsidRPr="00EA77BC" w:rsidRDefault="00E6206E" w:rsidP="000C5921">
      <w:pPr>
        <w:rPr>
          <w:b/>
          <w:bCs/>
          <w:sz w:val="20"/>
        </w:rPr>
      </w:pPr>
      <w:r w:rsidRPr="00EA77BC">
        <w:object w:dxaOrig="8721" w:dyaOrig="7237" w14:anchorId="60E6DDB7">
          <v:shape id="_x0000_i1051" type="#_x0000_t75" alt="Local Possible Dosage Table" style="width:435.25pt;height:360.8pt" o:ole="">
            <v:imagedata r:id="rId98" o:title=""/>
          </v:shape>
          <o:OLEObject Type="Embed" ProgID="Word.Document.8" ShapeID="_x0000_i1051" DrawAspect="Content" ObjectID="_1601886388" r:id="rId99">
            <o:FieldCodes>\s</o:FieldCodes>
          </o:OLEObject>
        </w:object>
      </w:r>
    </w:p>
    <w:p w14:paraId="60E6C7EE" w14:textId="77777777" w:rsidR="00595E65" w:rsidRPr="00EA77BC" w:rsidRDefault="00595E65" w:rsidP="000C5921">
      <w:r w:rsidRPr="00EA77BC">
        <w:t>CPRS entered provider comments may be copied into the PATIENT INSTRUCTIONS field. These Patient Instructions will then print at the end of the SIG. If Patient Instructions exist at the Pharmacy Orderable Item level, the CPRS provider will view them when the order is being entered and can select whether or not to include them as part of the order. If the provider elects to not include the Pharmacy Orderable Item Patient Instructions as a part of the order, they will not appear in the PATIENT INSTRUCTIONS field of the pending order.</w:t>
      </w:r>
    </w:p>
    <w:p w14:paraId="60E6C7EF" w14:textId="77777777" w:rsidR="00595E65" w:rsidRPr="00EA77BC" w:rsidRDefault="00595E65" w:rsidP="000C5921"/>
    <w:p w14:paraId="60E6C7F0" w14:textId="77777777" w:rsidR="00595E65" w:rsidRPr="00EA77BC" w:rsidRDefault="00595E65" w:rsidP="000C5921">
      <w:r w:rsidRPr="00EA77BC">
        <w:t>The following Complex Local Possible Dosage would apply to a multi-ingredient liquid product, such as Mylanta or Maalox. In this case, 1 TABLESPOONFUL was entered as a Local Possible Dosage in DRUG file (#50).</w:t>
      </w:r>
    </w:p>
    <w:p w14:paraId="60E6C7F1" w14:textId="77777777" w:rsidR="00595E65" w:rsidRPr="00EA77BC" w:rsidRDefault="00595E65" w:rsidP="001B3F39"/>
    <w:p w14:paraId="60E6C7F2" w14:textId="77777777" w:rsidR="00E6206E" w:rsidRPr="00EA77BC" w:rsidRDefault="00E6206E" w:rsidP="001B3F39">
      <w:pPr>
        <w:keepNext/>
        <w:spacing w:after="120"/>
      </w:pPr>
      <w:r w:rsidRPr="00EA77BC">
        <w:br w:type="page"/>
      </w:r>
      <w:r w:rsidR="00595E65" w:rsidRPr="00EA77BC">
        <w:t>------------------------Table demonstrating Complex Local Possible Dosage Follows-----------------</w:t>
      </w:r>
    </w:p>
    <w:bookmarkStart w:id="2262" w:name="_MON_1056888248"/>
    <w:bookmarkEnd w:id="2262"/>
    <w:p w14:paraId="60E6C7F3" w14:textId="77777777" w:rsidR="00595E65" w:rsidRPr="00EA77BC" w:rsidRDefault="00E6206E" w:rsidP="001B3F39">
      <w:pPr>
        <w:spacing w:before="120" w:after="120"/>
      </w:pPr>
      <w:r w:rsidRPr="00EA77BC">
        <w:object w:dxaOrig="9300" w:dyaOrig="11718" w14:anchorId="60E6DDB8">
          <v:shape id="_x0000_i1052" type="#_x0000_t75" alt="Complex Local Possible Dosage Table" style="width:464.75pt;height:587.45pt" o:ole="" o:allowoverlap="f">
            <v:imagedata r:id="rId100" o:title=""/>
          </v:shape>
          <o:OLEObject Type="Embed" ProgID="Word.Document.8" ShapeID="_x0000_i1052" DrawAspect="Content" ObjectID="_1601886389" r:id="rId101">
            <o:FieldCodes>\s</o:FieldCodes>
          </o:OLEObject>
        </w:object>
      </w:r>
    </w:p>
    <w:p w14:paraId="60E6C7F4" w14:textId="77777777" w:rsidR="00595E65" w:rsidRPr="00EA77BC" w:rsidRDefault="00595E65" w:rsidP="001B3F39">
      <w:r w:rsidRPr="00EA77BC">
        <w:br w:type="page"/>
        <w:t>The following complex order for a medication with Local Possible Dosages illustrates the elements utilized to build an order for a medication to be given for a specified duration before changing the frequency of administration. The CONJUNCTION field is used to join dosing sequences for a complex order. The entries are limited to “AND,” “THEN,” or “EXCEPT.” “AND” is used for concurrent doses in a complex order, such as “Take 1 tablet every morning AND take 2 tablets at bedtime.” “THEN” is used for consecutive doses in a complex order, for example “Take 2 tablets daily for one week THEN take 1 tablet daily for five days.” “EXCEPT” can be used in a complex order to describe any dosing order that is not routine, as in “Take 1 tablet every day EXCEPT take no tablets Wednesday.”</w:t>
      </w:r>
    </w:p>
    <w:p w14:paraId="60E6C7F5" w14:textId="77777777" w:rsidR="00595E65" w:rsidRPr="00EA77BC" w:rsidRDefault="00595E65" w:rsidP="001B3F39">
      <w:pPr>
        <w:rPr>
          <w:b/>
          <w:bCs/>
          <w:sz w:val="16"/>
        </w:rPr>
      </w:pPr>
    </w:p>
    <w:p w14:paraId="60E6C7F6" w14:textId="77777777" w:rsidR="00595E65" w:rsidRPr="00EA77BC" w:rsidRDefault="00595E65" w:rsidP="001B3F39">
      <w:pPr>
        <w:rPr>
          <w:b/>
          <w:bCs/>
          <w:sz w:val="20"/>
        </w:rPr>
      </w:pPr>
      <w:r w:rsidRPr="00EA77BC">
        <w:rPr>
          <w:b/>
          <w:bCs/>
          <w:sz w:val="20"/>
        </w:rPr>
        <w:t xml:space="preserve">Example 1: Complex Local Possible Dosage </w:t>
      </w:r>
    </w:p>
    <w:p w14:paraId="60E6C7F7" w14:textId="77777777" w:rsidR="00595E65" w:rsidRPr="00EA77BC" w:rsidRDefault="00595E65" w:rsidP="001B3F39">
      <w:pPr>
        <w:rPr>
          <w:b/>
          <w:bCs/>
          <w:sz w:val="12"/>
          <w:szCs w:val="12"/>
        </w:rPr>
      </w:pPr>
    </w:p>
    <w:bookmarkStart w:id="2263" w:name="_MON_1448712953"/>
    <w:bookmarkEnd w:id="2263"/>
    <w:p w14:paraId="60E6C7F8" w14:textId="77777777" w:rsidR="00D679B5" w:rsidRPr="00EA77BC" w:rsidRDefault="00E6206E" w:rsidP="00EB241E">
      <w:pPr>
        <w:jc w:val="center"/>
      </w:pPr>
      <w:r w:rsidRPr="00EA77BC">
        <w:object w:dxaOrig="7806" w:dyaOrig="9748" w14:anchorId="60E6DDB9">
          <v:shape id="_x0000_i1053" type="#_x0000_t75" alt="Complex Local Possible Dosage Table" style="width:390.25pt;height:487.65pt" o:ole="">
            <v:imagedata r:id="rId102" o:title=""/>
          </v:shape>
          <o:OLEObject Type="Embed" ProgID="Word.Document.8" ShapeID="_x0000_i1053" DrawAspect="Content" ObjectID="_1601886390" r:id="rId103">
            <o:FieldCodes>\s</o:FieldCodes>
          </o:OLEObject>
        </w:object>
      </w:r>
    </w:p>
    <w:p w14:paraId="60E6C7F9" w14:textId="77777777" w:rsidR="001E1CBB" w:rsidRPr="00EA77BC" w:rsidRDefault="001E1CBB" w:rsidP="001E1CBB">
      <w:pPr>
        <w:pStyle w:val="Blankpage"/>
        <w:rPr>
          <w:b/>
          <w:bCs/>
          <w:sz w:val="22"/>
          <w:szCs w:val="22"/>
        </w:rPr>
      </w:pPr>
      <w:r w:rsidRPr="00EA77BC">
        <w:br w:type="page"/>
      </w:r>
      <w:r w:rsidRPr="00EA77BC">
        <w:rPr>
          <w:i/>
          <w:color w:val="auto"/>
          <w:sz w:val="22"/>
          <w:szCs w:val="22"/>
        </w:rPr>
        <w:t>(This page left blank for two-sided copying)</w:t>
      </w:r>
    </w:p>
    <w:p w14:paraId="60E6C7FA" w14:textId="77777777" w:rsidR="001E1CBB" w:rsidRPr="00EA77BC" w:rsidRDefault="001E1CBB" w:rsidP="00EA77BC"/>
    <w:p w14:paraId="60E6C7FB" w14:textId="77777777" w:rsidR="00595E65" w:rsidRPr="00EA77BC" w:rsidRDefault="00211724" w:rsidP="001B3F39">
      <w:pPr>
        <w:pStyle w:val="ChapterHeading"/>
      </w:pPr>
      <w:r w:rsidRPr="00EA77BC">
        <w:br w:type="page"/>
      </w:r>
      <w:bookmarkStart w:id="2264" w:name="_Glossary"/>
      <w:bookmarkStart w:id="2265" w:name="Pg_197"/>
      <w:bookmarkStart w:id="2266" w:name="_Toc376874129"/>
      <w:bookmarkStart w:id="2267" w:name="_Toc523224183"/>
      <w:bookmarkEnd w:id="2264"/>
      <w:bookmarkEnd w:id="2265"/>
      <w:r w:rsidR="00595E65" w:rsidRPr="00EA77BC">
        <w:t>Glossary</w:t>
      </w:r>
      <w:bookmarkEnd w:id="2266"/>
      <w:bookmarkEnd w:id="2267"/>
      <w:r w:rsidR="00595E65" w:rsidRPr="00EA77BC">
        <w:fldChar w:fldCharType="begin"/>
      </w:r>
      <w:r w:rsidR="00595E65" w:rsidRPr="00EA77BC">
        <w:instrText xml:space="preserve"> XE "Glossary" \b </w:instrText>
      </w:r>
      <w:r w:rsidR="00595E65" w:rsidRPr="00EA77BC">
        <w:fldChar w:fldCharType="end"/>
      </w:r>
      <w:r w:rsidR="00595E65" w:rsidRPr="00EA77BC">
        <w:t xml:space="preserve"> </w:t>
      </w:r>
    </w:p>
    <w:p w14:paraId="60E6C7FC" w14:textId="77777777" w:rsidR="00595E65" w:rsidRPr="00EA77BC" w:rsidRDefault="00595E65" w:rsidP="001B3F39">
      <w:pPr>
        <w:ind w:left="3960" w:hanging="3960"/>
        <w:rPr>
          <w:b/>
        </w:rPr>
      </w:pPr>
    </w:p>
    <w:tbl>
      <w:tblPr>
        <w:tblW w:w="0" w:type="auto"/>
        <w:tblInd w:w="18" w:type="dxa"/>
        <w:tblLook w:val="04A0" w:firstRow="1" w:lastRow="0" w:firstColumn="1" w:lastColumn="0" w:noHBand="0" w:noVBand="1"/>
      </w:tblPr>
      <w:tblGrid>
        <w:gridCol w:w="3330"/>
        <w:gridCol w:w="6210"/>
      </w:tblGrid>
      <w:tr w:rsidR="00E6206E" w:rsidRPr="00EA77BC" w14:paraId="60E6C7FF" w14:textId="77777777" w:rsidTr="0030468B">
        <w:tc>
          <w:tcPr>
            <w:tcW w:w="3330" w:type="dxa"/>
            <w:shd w:val="clear" w:color="auto" w:fill="auto"/>
          </w:tcPr>
          <w:p w14:paraId="60E6C7FD" w14:textId="77777777" w:rsidR="00E6206E" w:rsidRPr="00EA77BC" w:rsidRDefault="00E6206E" w:rsidP="00EA77BC">
            <w:pPr>
              <w:spacing w:after="240"/>
            </w:pPr>
            <w:r w:rsidRPr="00EA77BC">
              <w:rPr>
                <w:b/>
              </w:rPr>
              <w:t>Administration Schedule File</w:t>
            </w:r>
          </w:p>
        </w:tc>
        <w:tc>
          <w:tcPr>
            <w:tcW w:w="6210" w:type="dxa"/>
            <w:shd w:val="clear" w:color="auto" w:fill="auto"/>
          </w:tcPr>
          <w:p w14:paraId="60E6C7FE" w14:textId="77777777" w:rsidR="00E6206E" w:rsidRPr="00EA77BC" w:rsidRDefault="00E6206E" w:rsidP="00EA77BC">
            <w:pPr>
              <w:spacing w:after="240"/>
            </w:pPr>
            <w:r w:rsidRPr="00EA77BC">
              <w:t xml:space="preserve">The </w:t>
            </w:r>
            <w:r w:rsidRPr="00EA77BC">
              <w:rPr>
                <w:bCs/>
              </w:rPr>
              <w:t>ADMINISTRATION SCHEDULE f</w:t>
            </w:r>
            <w:r w:rsidRPr="00EA77BC">
              <w:t>ile (#51.1) contains administration schedule names and standard dosage administration times. The name is a common abbreviation for an administration schedule (e.g., QID, Q4H, PRN). The administration time is entered in military time.</w:t>
            </w:r>
          </w:p>
        </w:tc>
      </w:tr>
      <w:tr w:rsidR="00E6206E" w:rsidRPr="00EA77BC" w14:paraId="60E6C802" w14:textId="77777777" w:rsidTr="0030468B">
        <w:tc>
          <w:tcPr>
            <w:tcW w:w="3330" w:type="dxa"/>
            <w:shd w:val="clear" w:color="auto" w:fill="auto"/>
          </w:tcPr>
          <w:p w14:paraId="60E6C800" w14:textId="77777777" w:rsidR="00E6206E" w:rsidRPr="00EA77BC" w:rsidRDefault="00E6206E" w:rsidP="00EA77BC">
            <w:pPr>
              <w:spacing w:after="240"/>
            </w:pPr>
            <w:r w:rsidRPr="00EA77BC">
              <w:rPr>
                <w:b/>
              </w:rPr>
              <w:t xml:space="preserve">CPRS </w:t>
            </w:r>
          </w:p>
        </w:tc>
        <w:tc>
          <w:tcPr>
            <w:tcW w:w="6210" w:type="dxa"/>
            <w:shd w:val="clear" w:color="auto" w:fill="auto"/>
          </w:tcPr>
          <w:p w14:paraId="60E6C801" w14:textId="77777777" w:rsidR="00E6206E" w:rsidRPr="00EA77BC" w:rsidRDefault="00E6206E" w:rsidP="00EA77BC">
            <w:pPr>
              <w:spacing w:after="240"/>
              <w:rPr>
                <w:b/>
              </w:rPr>
            </w:pPr>
            <w:r w:rsidRPr="00EA77BC">
              <w:t xml:space="preserve">A VistA computer software package called Computerized Patient Record System. CPRS is an application in VistA that allows the user to enter all necessary orders for a patient in different packages from a single application. </w:t>
            </w:r>
          </w:p>
        </w:tc>
      </w:tr>
      <w:tr w:rsidR="00E6206E" w:rsidRPr="00EA77BC" w14:paraId="60E6C805" w14:textId="77777777" w:rsidTr="0030468B">
        <w:tc>
          <w:tcPr>
            <w:tcW w:w="3330" w:type="dxa"/>
            <w:shd w:val="clear" w:color="auto" w:fill="auto"/>
          </w:tcPr>
          <w:p w14:paraId="60E6C803" w14:textId="77777777" w:rsidR="00E6206E" w:rsidRPr="00EA77BC" w:rsidRDefault="00E6206E" w:rsidP="00EA77BC">
            <w:pPr>
              <w:spacing w:after="240"/>
              <w:rPr>
                <w:b/>
              </w:rPr>
            </w:pPr>
            <w:r w:rsidRPr="00EA77BC">
              <w:rPr>
                <w:b/>
              </w:rPr>
              <w:t>DATUP</w:t>
            </w:r>
          </w:p>
        </w:tc>
        <w:tc>
          <w:tcPr>
            <w:tcW w:w="6210" w:type="dxa"/>
            <w:shd w:val="clear" w:color="auto" w:fill="auto"/>
          </w:tcPr>
          <w:p w14:paraId="60E6C804" w14:textId="77777777" w:rsidR="00E6206E" w:rsidRPr="00EA77BC" w:rsidRDefault="00E6206E" w:rsidP="00EA77BC">
            <w:pPr>
              <w:spacing w:after="240"/>
            </w:pPr>
            <w:r w:rsidRPr="00EA77BC">
              <w:t>Functionality that allows the Pharmacy Enterprise Customization System (PECS) to</w:t>
            </w:r>
            <w:r w:rsidRPr="00EA77BC">
              <w:rPr>
                <w:color w:val="1F497D"/>
              </w:rPr>
              <w:t xml:space="preserve"> </w:t>
            </w:r>
            <w:r w:rsidRPr="00EA77BC">
              <w:t>send out custom and standard commercial-off-the-shelf</w:t>
            </w:r>
            <w:r w:rsidRPr="00EA77BC">
              <w:rPr>
                <w:b/>
                <w:bCs/>
              </w:rPr>
              <w:t xml:space="preserve"> </w:t>
            </w:r>
            <w:r w:rsidRPr="00EA77BC">
              <w:rPr>
                <w:bCs/>
              </w:rPr>
              <w:t xml:space="preserve">(COTS) </w:t>
            </w:r>
            <w:r w:rsidRPr="00EA77BC">
              <w:t>vendor</w:t>
            </w:r>
            <w:r w:rsidRPr="00EA77BC">
              <w:rPr>
                <w:color w:val="1F497D"/>
              </w:rPr>
              <w:t xml:space="preserve"> </w:t>
            </w:r>
            <w:r w:rsidRPr="00EA77BC">
              <w:t>database changes to update the two centralized databases at Austin and Martinsburg</w:t>
            </w:r>
            <w:r w:rsidRPr="00EA77BC">
              <w:rPr>
                <w:color w:val="1F497D"/>
              </w:rPr>
              <w:t>.</w:t>
            </w:r>
          </w:p>
        </w:tc>
      </w:tr>
      <w:tr w:rsidR="00E6206E" w:rsidRPr="00EA77BC" w14:paraId="60E6C808" w14:textId="77777777" w:rsidTr="0030468B">
        <w:tc>
          <w:tcPr>
            <w:tcW w:w="3330" w:type="dxa"/>
            <w:shd w:val="clear" w:color="auto" w:fill="auto"/>
          </w:tcPr>
          <w:p w14:paraId="60E6C806" w14:textId="77777777" w:rsidR="00E6206E" w:rsidRPr="00EA77BC" w:rsidRDefault="00E6206E" w:rsidP="00EA77BC">
            <w:pPr>
              <w:spacing w:after="240"/>
            </w:pPr>
            <w:r w:rsidRPr="00EA77BC">
              <w:rPr>
                <w:b/>
              </w:rPr>
              <w:t>Dispense Drug</w:t>
            </w:r>
          </w:p>
        </w:tc>
        <w:tc>
          <w:tcPr>
            <w:tcW w:w="6210" w:type="dxa"/>
            <w:shd w:val="clear" w:color="auto" w:fill="auto"/>
          </w:tcPr>
          <w:p w14:paraId="60E6C807" w14:textId="77777777" w:rsidR="00E6206E" w:rsidRPr="00EA77BC" w:rsidRDefault="00E6206E" w:rsidP="00EA77BC">
            <w:pPr>
              <w:spacing w:after="240"/>
            </w:pPr>
            <w:r w:rsidRPr="00EA77BC">
              <w:t>The Dispense Drug is pulled from DRUG file (#50) and usually has the strength attached to it (e.g., Acetaminophen 325 mg). Usually, the name alone without a strength attached is the Pharmacy Orderable Item name.</w:t>
            </w:r>
          </w:p>
        </w:tc>
      </w:tr>
      <w:tr w:rsidR="00E6206E" w:rsidRPr="00EA77BC" w14:paraId="60E6C80B" w14:textId="77777777" w:rsidTr="0030468B">
        <w:tc>
          <w:tcPr>
            <w:tcW w:w="3330" w:type="dxa"/>
            <w:shd w:val="clear" w:color="auto" w:fill="auto"/>
          </w:tcPr>
          <w:p w14:paraId="60E6C809" w14:textId="77777777" w:rsidR="00E6206E" w:rsidRPr="00EA77BC" w:rsidRDefault="00E6206E" w:rsidP="00EA77BC">
            <w:pPr>
              <w:spacing w:after="240"/>
            </w:pPr>
            <w:r w:rsidRPr="00EA77BC">
              <w:rPr>
                <w:b/>
                <w:bCs/>
              </w:rPr>
              <w:t>Dosage Form File</w:t>
            </w:r>
          </w:p>
        </w:tc>
        <w:tc>
          <w:tcPr>
            <w:tcW w:w="6210" w:type="dxa"/>
            <w:shd w:val="clear" w:color="auto" w:fill="auto"/>
          </w:tcPr>
          <w:p w14:paraId="60E6C80A" w14:textId="77777777" w:rsidR="00E6206E" w:rsidRPr="00EA77BC" w:rsidRDefault="00E6206E" w:rsidP="00EA77BC">
            <w:pPr>
              <w:spacing w:after="240"/>
            </w:pPr>
            <w:r w:rsidRPr="00EA77BC">
              <w:t>The DOSAGE FORM file (#50.606) contains all dosage forms and associated data that are used by Pharmacy packages and CPRS. The dosage form is used in SIG construction, default values and in the determination of the type of each dosage created for each application.</w:t>
            </w:r>
          </w:p>
        </w:tc>
      </w:tr>
      <w:tr w:rsidR="00E6206E" w:rsidRPr="00EA77BC" w14:paraId="60E6C814" w14:textId="77777777" w:rsidTr="0030468B">
        <w:tc>
          <w:tcPr>
            <w:tcW w:w="3330" w:type="dxa"/>
            <w:shd w:val="clear" w:color="auto" w:fill="auto"/>
          </w:tcPr>
          <w:p w14:paraId="60E6C80C" w14:textId="77777777" w:rsidR="00E6206E" w:rsidRDefault="00E6206E" w:rsidP="00EA77BC">
            <w:pPr>
              <w:spacing w:after="240"/>
              <w:rPr>
                <w:b/>
              </w:rPr>
            </w:pPr>
            <w:r w:rsidRPr="00EA77BC">
              <w:rPr>
                <w:b/>
              </w:rPr>
              <w:t>Dose Unit</w:t>
            </w:r>
            <w:r w:rsidR="009E20C6">
              <w:rPr>
                <w:b/>
              </w:rPr>
              <w:t>s</w:t>
            </w:r>
            <w:r w:rsidRPr="00EA77BC">
              <w:rPr>
                <w:b/>
              </w:rPr>
              <w:t xml:space="preserve"> File</w:t>
            </w:r>
          </w:p>
          <w:p w14:paraId="60E6C80D" w14:textId="77777777" w:rsidR="000C6545" w:rsidRDefault="000C6545" w:rsidP="00EA77BC">
            <w:pPr>
              <w:spacing w:after="240"/>
              <w:rPr>
                <w:b/>
              </w:rPr>
            </w:pPr>
          </w:p>
          <w:p w14:paraId="60E6C80E" w14:textId="77777777" w:rsidR="000C6545" w:rsidRDefault="000C6545" w:rsidP="00EA77BC">
            <w:pPr>
              <w:spacing w:after="240"/>
              <w:rPr>
                <w:b/>
              </w:rPr>
            </w:pPr>
          </w:p>
          <w:p w14:paraId="60E6C80F" w14:textId="77777777" w:rsidR="000C6545" w:rsidRDefault="000C6545" w:rsidP="00EA77BC">
            <w:pPr>
              <w:spacing w:after="240"/>
              <w:rPr>
                <w:b/>
              </w:rPr>
            </w:pPr>
          </w:p>
          <w:p w14:paraId="60E6C810" w14:textId="77777777" w:rsidR="000C6545" w:rsidRPr="00EA77BC" w:rsidRDefault="000C6545" w:rsidP="00EA77BC">
            <w:pPr>
              <w:spacing w:after="240"/>
            </w:pPr>
            <w:bookmarkStart w:id="2268" w:name="p199"/>
            <w:r>
              <w:rPr>
                <w:b/>
              </w:rPr>
              <w:t>Dose Unit Conversion File</w:t>
            </w:r>
            <w:bookmarkEnd w:id="2268"/>
          </w:p>
        </w:tc>
        <w:tc>
          <w:tcPr>
            <w:tcW w:w="6210" w:type="dxa"/>
            <w:shd w:val="clear" w:color="auto" w:fill="auto"/>
          </w:tcPr>
          <w:p w14:paraId="60E6C811" w14:textId="77777777" w:rsidR="000C6545" w:rsidRDefault="00E6206E" w:rsidP="00EA77BC">
            <w:pPr>
              <w:spacing w:after="240"/>
            </w:pPr>
            <w:r w:rsidRPr="00EA77BC">
              <w:t>The DOSE UNIT</w:t>
            </w:r>
            <w:r w:rsidR="009E20C6">
              <w:t>S</w:t>
            </w:r>
            <w:r w:rsidRPr="00EA77BC">
              <w:t xml:space="preserve"> file (#51.24) was created to accomplish the mapping to First </w:t>
            </w:r>
            <w:r w:rsidR="000C6545" w:rsidRPr="00EA77BC">
              <w:t>Data</w:t>
            </w:r>
            <w:r w:rsidR="000C6545">
              <w:t>b</w:t>
            </w:r>
            <w:r w:rsidR="000C6545" w:rsidRPr="00EA77BC">
              <w:t>ank</w:t>
            </w:r>
            <w:r w:rsidRPr="00EA77BC">
              <w:t xml:space="preserve"> (FDB). All entries in this file have been mapped to an FDB Dose Unit. Although this file has not yet been standardized by Standards and Terminology Services (SRS), no local editing will be allowed. When populating the Dose Unit field for a Local Possible Dosage, selection will be from this new file.</w:t>
            </w:r>
          </w:p>
          <w:p w14:paraId="60E6C812" w14:textId="77777777" w:rsidR="000C6545" w:rsidRDefault="000C6545" w:rsidP="00EA77BC">
            <w:pPr>
              <w:spacing w:after="240"/>
            </w:pPr>
            <w:r w:rsidRPr="00A47B03">
              <w:rPr>
                <w:sz w:val="22"/>
                <w:szCs w:val="22"/>
              </w:rPr>
              <w:t xml:space="preserve">The DOSE UNIT CONVERSION file </w:t>
            </w:r>
            <w:r>
              <w:rPr>
                <w:sz w:val="22"/>
                <w:szCs w:val="22"/>
              </w:rPr>
              <w:t xml:space="preserve">(#51.25) was created </w:t>
            </w:r>
            <w:r w:rsidRPr="00A47B03">
              <w:rPr>
                <w:sz w:val="22"/>
                <w:szCs w:val="22"/>
              </w:rPr>
              <w:t>to convert one dose unit to another using a conversion factor so that a comparison can be made between two dose units when they are not equivalent.  The dose unit used for the Dosing Order Check may not b</w:t>
            </w:r>
            <w:r w:rsidRPr="00445D6B">
              <w:rPr>
                <w:sz w:val="22"/>
                <w:szCs w:val="22"/>
              </w:rPr>
              <w:t>e the same dose unit First Data</w:t>
            </w:r>
            <w:r>
              <w:rPr>
                <w:sz w:val="22"/>
                <w:szCs w:val="22"/>
              </w:rPr>
              <w:t>b</w:t>
            </w:r>
            <w:r w:rsidRPr="00A47B03">
              <w:rPr>
                <w:sz w:val="22"/>
                <w:szCs w:val="22"/>
              </w:rPr>
              <w:t>ank (FDB) returns with the Dosing Order Check results</w:t>
            </w:r>
            <w:r>
              <w:rPr>
                <w:sz w:val="22"/>
                <w:szCs w:val="22"/>
              </w:rPr>
              <w:t>.</w:t>
            </w:r>
          </w:p>
          <w:p w14:paraId="60E6C813" w14:textId="77777777" w:rsidR="00E6206E" w:rsidRPr="00EA77BC" w:rsidRDefault="00E6206E" w:rsidP="00EA77BC">
            <w:pPr>
              <w:spacing w:after="240"/>
            </w:pPr>
            <w:r w:rsidRPr="00EA77BC">
              <w:t xml:space="preserve"> </w:t>
            </w:r>
          </w:p>
        </w:tc>
      </w:tr>
      <w:tr w:rsidR="00E6206E" w:rsidRPr="00EA77BC" w14:paraId="60E6C817" w14:textId="77777777" w:rsidTr="0030468B">
        <w:tc>
          <w:tcPr>
            <w:tcW w:w="3330" w:type="dxa"/>
            <w:shd w:val="clear" w:color="auto" w:fill="auto"/>
          </w:tcPr>
          <w:p w14:paraId="60E6C815" w14:textId="77777777" w:rsidR="00E6206E" w:rsidRPr="00EA77BC" w:rsidRDefault="00E6206E" w:rsidP="00EA77BC">
            <w:pPr>
              <w:spacing w:after="240"/>
            </w:pPr>
            <w:r w:rsidRPr="00EA77BC">
              <w:rPr>
                <w:b/>
              </w:rPr>
              <w:t>Drug Electrolytes File</w:t>
            </w:r>
          </w:p>
        </w:tc>
        <w:tc>
          <w:tcPr>
            <w:tcW w:w="6210" w:type="dxa"/>
            <w:shd w:val="clear" w:color="auto" w:fill="auto"/>
          </w:tcPr>
          <w:p w14:paraId="60E6C816" w14:textId="77777777" w:rsidR="00E6206E" w:rsidRPr="00EA77BC" w:rsidRDefault="00E6206E" w:rsidP="00EA77BC">
            <w:pPr>
              <w:spacing w:after="240"/>
            </w:pPr>
            <w:r w:rsidRPr="00EA77BC">
              <w:t xml:space="preserve">The </w:t>
            </w:r>
            <w:r w:rsidRPr="00EA77BC">
              <w:rPr>
                <w:bCs/>
              </w:rPr>
              <w:t>DRUG ELECTROLYTES</w:t>
            </w:r>
            <w:r w:rsidRPr="00EA77BC">
              <w:t xml:space="preserve"> file (#50.4) contains the names of anions and their cations and concentration units. </w:t>
            </w:r>
          </w:p>
        </w:tc>
      </w:tr>
      <w:tr w:rsidR="00E6206E" w:rsidRPr="00EA77BC" w14:paraId="60E6C81A" w14:textId="77777777" w:rsidTr="0030468B">
        <w:tc>
          <w:tcPr>
            <w:tcW w:w="3330" w:type="dxa"/>
            <w:shd w:val="clear" w:color="auto" w:fill="auto"/>
          </w:tcPr>
          <w:p w14:paraId="60E6C818" w14:textId="77777777" w:rsidR="00E6206E" w:rsidRPr="00EA77BC" w:rsidRDefault="00E6206E" w:rsidP="00EA77BC">
            <w:pPr>
              <w:autoSpaceDE w:val="0"/>
              <w:autoSpaceDN w:val="0"/>
              <w:adjustRightInd w:val="0"/>
              <w:rPr>
                <w:b/>
              </w:rPr>
            </w:pPr>
            <w:r w:rsidRPr="00EA77BC">
              <w:rPr>
                <w:b/>
              </w:rPr>
              <w:t>Drug File</w:t>
            </w:r>
          </w:p>
        </w:tc>
        <w:tc>
          <w:tcPr>
            <w:tcW w:w="6210" w:type="dxa"/>
            <w:shd w:val="clear" w:color="auto" w:fill="auto"/>
          </w:tcPr>
          <w:p w14:paraId="60E6C819" w14:textId="77777777" w:rsidR="00E6206E" w:rsidRPr="00EA77BC" w:rsidRDefault="00E6206E" w:rsidP="00EA77BC">
            <w:pPr>
              <w:autoSpaceDE w:val="0"/>
              <w:autoSpaceDN w:val="0"/>
              <w:adjustRightInd w:val="0"/>
            </w:pPr>
            <w:r w:rsidRPr="00EA77BC">
              <w:rPr>
                <w:bCs/>
              </w:rPr>
              <w:t>The</w:t>
            </w:r>
            <w:r w:rsidRPr="00EA77BC">
              <w:rPr>
                <w:b/>
              </w:rPr>
              <w:t xml:space="preserve"> </w:t>
            </w:r>
            <w:r w:rsidRPr="00EA77BC">
              <w:t>DRUG file (#50) holds the information related to each drug that can be used to fill a prescription or medication order. It is pointed to from several other files and should be handled carefully, usually only by special individuals in the Pharmacy Service. Entries are not typically deleted, but rather made inactive by entering an inactive date.</w:t>
            </w:r>
          </w:p>
        </w:tc>
      </w:tr>
      <w:tr w:rsidR="00E6206E" w:rsidRPr="00EA77BC" w14:paraId="60E6C81D" w14:textId="77777777" w:rsidTr="0030468B">
        <w:tc>
          <w:tcPr>
            <w:tcW w:w="3330" w:type="dxa"/>
            <w:shd w:val="clear" w:color="auto" w:fill="auto"/>
          </w:tcPr>
          <w:p w14:paraId="60E6C81B" w14:textId="77777777" w:rsidR="00E6206E" w:rsidRPr="00EA77BC" w:rsidRDefault="00E6206E" w:rsidP="00EA77BC">
            <w:pPr>
              <w:autoSpaceDE w:val="0"/>
              <w:autoSpaceDN w:val="0"/>
              <w:adjustRightInd w:val="0"/>
              <w:spacing w:after="240"/>
              <w:rPr>
                <w:b/>
                <w:bCs/>
              </w:rPr>
            </w:pPr>
            <w:r w:rsidRPr="00EA77BC">
              <w:rPr>
                <w:b/>
                <w:bCs/>
              </w:rPr>
              <w:t>Drug Text File</w:t>
            </w:r>
          </w:p>
        </w:tc>
        <w:tc>
          <w:tcPr>
            <w:tcW w:w="6210" w:type="dxa"/>
            <w:shd w:val="clear" w:color="auto" w:fill="auto"/>
          </w:tcPr>
          <w:p w14:paraId="60E6C81C" w14:textId="77777777" w:rsidR="00E6206E" w:rsidRPr="00EA77BC" w:rsidRDefault="00E6206E" w:rsidP="00EA77BC">
            <w:pPr>
              <w:autoSpaceDE w:val="0"/>
              <w:autoSpaceDN w:val="0"/>
              <w:adjustRightInd w:val="0"/>
              <w:spacing w:after="240"/>
            </w:pPr>
            <w:r w:rsidRPr="00EA77BC">
              <w:t>The DRUG TEXT file (#51.7) stores national and/or drug restrictions, guidelines, and protocols to help assure medications are being used according to defined specifications.</w:t>
            </w:r>
          </w:p>
        </w:tc>
      </w:tr>
      <w:tr w:rsidR="002C6FF0" w:rsidRPr="00EA77BC" w14:paraId="60E6C820" w14:textId="77777777" w:rsidTr="0030468B">
        <w:tc>
          <w:tcPr>
            <w:tcW w:w="3330" w:type="dxa"/>
            <w:shd w:val="clear" w:color="auto" w:fill="auto"/>
          </w:tcPr>
          <w:p w14:paraId="60E6C81E" w14:textId="77777777" w:rsidR="002C6FF0" w:rsidRPr="00EA77BC" w:rsidRDefault="002C6FF0" w:rsidP="00EA77BC">
            <w:pPr>
              <w:spacing w:after="240"/>
              <w:rPr>
                <w:b/>
                <w:sz w:val="22"/>
                <w:szCs w:val="22"/>
              </w:rPr>
            </w:pPr>
            <w:r w:rsidRPr="00EA77BC">
              <w:rPr>
                <w:b/>
              </w:rPr>
              <w:t>E</w:t>
            </w:r>
            <w:bookmarkStart w:id="2269" w:name="p172"/>
            <w:bookmarkEnd w:id="2269"/>
            <w:r w:rsidRPr="00EA77BC">
              <w:rPr>
                <w:b/>
              </w:rPr>
              <w:t>nhanced Order Checks</w:t>
            </w:r>
          </w:p>
        </w:tc>
        <w:tc>
          <w:tcPr>
            <w:tcW w:w="6210" w:type="dxa"/>
            <w:shd w:val="clear" w:color="auto" w:fill="auto"/>
          </w:tcPr>
          <w:p w14:paraId="60E6C81F" w14:textId="77777777" w:rsidR="002C6FF0" w:rsidRPr="00EA77BC" w:rsidRDefault="002C6FF0" w:rsidP="00EA77BC">
            <w:pPr>
              <w:spacing w:after="240"/>
              <w:rPr>
                <w:sz w:val="22"/>
                <w:szCs w:val="22"/>
              </w:rPr>
            </w:pPr>
            <w:r w:rsidRPr="00EA77BC">
              <w:t>Drug – Drug Interaction, Duplicate Therapy, and Dosing order checks that are executed utilizing FDB’s MedKnowledge Framework APIs and database.</w:t>
            </w:r>
          </w:p>
        </w:tc>
      </w:tr>
      <w:tr w:rsidR="00E6206E" w:rsidRPr="00EA77BC" w14:paraId="60E6C823" w14:textId="77777777" w:rsidTr="0030468B">
        <w:tc>
          <w:tcPr>
            <w:tcW w:w="3330" w:type="dxa"/>
            <w:shd w:val="clear" w:color="auto" w:fill="auto"/>
          </w:tcPr>
          <w:p w14:paraId="60E6C821" w14:textId="77777777" w:rsidR="00E6206E" w:rsidRPr="00EA77BC" w:rsidRDefault="00E6206E" w:rsidP="00EA77BC">
            <w:pPr>
              <w:spacing w:after="240"/>
              <w:rPr>
                <w:b/>
                <w:sz w:val="22"/>
                <w:szCs w:val="22"/>
              </w:rPr>
            </w:pPr>
            <w:r w:rsidRPr="00EA77BC">
              <w:rPr>
                <w:b/>
                <w:sz w:val="22"/>
                <w:szCs w:val="22"/>
              </w:rPr>
              <w:t>Infusion Instructions File</w:t>
            </w:r>
          </w:p>
        </w:tc>
        <w:tc>
          <w:tcPr>
            <w:tcW w:w="6210" w:type="dxa"/>
            <w:shd w:val="clear" w:color="auto" w:fill="auto"/>
          </w:tcPr>
          <w:p w14:paraId="60E6C822" w14:textId="77777777" w:rsidR="00E6206E" w:rsidRPr="00EA77BC" w:rsidRDefault="00E6206E" w:rsidP="00EA77BC">
            <w:pPr>
              <w:spacing w:after="240"/>
              <w:rPr>
                <w:sz w:val="22"/>
                <w:szCs w:val="22"/>
              </w:rPr>
            </w:pPr>
            <w:r w:rsidRPr="00EA77BC">
              <w:rPr>
                <w:sz w:val="22"/>
                <w:szCs w:val="22"/>
              </w:rPr>
              <w:t>The INFUSION INSTRUCTIONS file (#53.47) holds abbreviations used when entering the I</w:t>
            </w:r>
            <w:r w:rsidR="00F968B7">
              <w:rPr>
                <w:sz w:val="22"/>
                <w:szCs w:val="22"/>
              </w:rPr>
              <w:t>nfus</w:t>
            </w:r>
            <w:r w:rsidRPr="00EA77BC">
              <w:rPr>
                <w:sz w:val="22"/>
                <w:szCs w:val="22"/>
              </w:rPr>
              <w:t>ion Rate (#.08) field in the IV (#100) multiple of the PHARMACY PATIENT (#55) FILE, AND THE infusion rate (#59) FIELD IN THE non-verified orders (#53.1) file. Each record holds an expansion of the abbreviation which replaces the abbreviation in the Infusion Rate at the time the IV order is created.</w:t>
            </w:r>
          </w:p>
        </w:tc>
      </w:tr>
      <w:tr w:rsidR="00E6206E" w:rsidRPr="00EA77BC" w14:paraId="60E6C826" w14:textId="77777777" w:rsidTr="0030468B">
        <w:tc>
          <w:tcPr>
            <w:tcW w:w="3330" w:type="dxa"/>
            <w:shd w:val="clear" w:color="auto" w:fill="auto"/>
          </w:tcPr>
          <w:p w14:paraId="60E6C824" w14:textId="77777777" w:rsidR="00E6206E" w:rsidRPr="00EA77BC" w:rsidRDefault="00E6206E" w:rsidP="00EA77BC">
            <w:pPr>
              <w:spacing w:after="240"/>
            </w:pPr>
            <w:r w:rsidRPr="00EA77BC">
              <w:rPr>
                <w:b/>
              </w:rPr>
              <w:t>IV Additives File</w:t>
            </w:r>
          </w:p>
        </w:tc>
        <w:tc>
          <w:tcPr>
            <w:tcW w:w="6210" w:type="dxa"/>
            <w:shd w:val="clear" w:color="auto" w:fill="auto"/>
          </w:tcPr>
          <w:p w14:paraId="60E6C825" w14:textId="77777777" w:rsidR="00E6206E" w:rsidRPr="00EA77BC" w:rsidRDefault="00E6206E" w:rsidP="00EA77BC">
            <w:pPr>
              <w:spacing w:after="240"/>
            </w:pPr>
            <w:r w:rsidRPr="00EA77BC">
              <w:t xml:space="preserve">The </w:t>
            </w:r>
            <w:r w:rsidRPr="00EA77BC">
              <w:rPr>
                <w:bCs/>
              </w:rPr>
              <w:t>IV ADDITIVES</w:t>
            </w:r>
            <w:r w:rsidRPr="00EA77BC">
              <w:t xml:space="preserve"> file (#52.6) contains drugs that are used as additives in the IV room. Data entered includes drug generic name, print name, drug information, synonym(s), dispensing units, cost per unit, days for IV order, usual IV schedule, administration times, electrolytes, and quick code information.</w:t>
            </w:r>
          </w:p>
        </w:tc>
      </w:tr>
      <w:tr w:rsidR="00E6206E" w:rsidRPr="00EA77BC" w14:paraId="60E6C829" w14:textId="77777777" w:rsidTr="0030468B">
        <w:tc>
          <w:tcPr>
            <w:tcW w:w="3330" w:type="dxa"/>
            <w:shd w:val="clear" w:color="auto" w:fill="auto"/>
          </w:tcPr>
          <w:p w14:paraId="60E6C827" w14:textId="77777777" w:rsidR="00E6206E" w:rsidRPr="00EA77BC" w:rsidRDefault="00E6206E" w:rsidP="00EA77BC">
            <w:pPr>
              <w:spacing w:after="240"/>
            </w:pPr>
            <w:r w:rsidRPr="00EA77BC">
              <w:rPr>
                <w:b/>
              </w:rPr>
              <w:t>IV Solutions File</w:t>
            </w:r>
          </w:p>
        </w:tc>
        <w:tc>
          <w:tcPr>
            <w:tcW w:w="6210" w:type="dxa"/>
            <w:shd w:val="clear" w:color="auto" w:fill="auto"/>
          </w:tcPr>
          <w:p w14:paraId="60E6C828" w14:textId="77777777" w:rsidR="00E6206E" w:rsidRPr="00EA77BC" w:rsidRDefault="00E6206E" w:rsidP="00EA77BC">
            <w:pPr>
              <w:spacing w:after="240"/>
            </w:pPr>
            <w:r w:rsidRPr="00EA77BC">
              <w:t xml:space="preserve">The </w:t>
            </w:r>
            <w:r w:rsidRPr="00EA77BC">
              <w:rPr>
                <w:bCs/>
              </w:rPr>
              <w:t>IV SOLUTIONS</w:t>
            </w:r>
            <w:r w:rsidRPr="00EA77BC">
              <w:t xml:space="preserve"> file (#52.7) contains drugs that are used as primary solutions in the IV room. The solution must already exist in the </w:t>
            </w:r>
            <w:r w:rsidRPr="00EA77BC">
              <w:rPr>
                <w:caps/>
              </w:rPr>
              <w:t>Drug</w:t>
            </w:r>
            <w:r w:rsidRPr="00EA77BC">
              <w:t xml:space="preserve"> file (#50) to be selected. Data in this file includes: drug generic name, print name, status, drug information, synonym(s), volume, and electrolytes.</w:t>
            </w:r>
          </w:p>
        </w:tc>
      </w:tr>
      <w:tr w:rsidR="00E6206E" w:rsidRPr="00EA77BC" w14:paraId="60E6C82C" w14:textId="77777777" w:rsidTr="0030468B">
        <w:tc>
          <w:tcPr>
            <w:tcW w:w="3330" w:type="dxa"/>
            <w:shd w:val="clear" w:color="auto" w:fill="auto"/>
          </w:tcPr>
          <w:p w14:paraId="60E6C82A" w14:textId="77777777" w:rsidR="00E6206E" w:rsidRPr="00EA77BC" w:rsidRDefault="00E6206E" w:rsidP="00EA77BC">
            <w:pPr>
              <w:spacing w:after="240"/>
              <w:rPr>
                <w:b/>
              </w:rPr>
            </w:pPr>
            <w:r w:rsidRPr="00EA77BC">
              <w:rPr>
                <w:b/>
              </w:rPr>
              <w:t>Local Possible Dosages</w:t>
            </w:r>
          </w:p>
        </w:tc>
        <w:tc>
          <w:tcPr>
            <w:tcW w:w="6210" w:type="dxa"/>
            <w:shd w:val="clear" w:color="auto" w:fill="auto"/>
          </w:tcPr>
          <w:p w14:paraId="60E6C82B" w14:textId="77777777" w:rsidR="00E6206E" w:rsidRPr="00EA77BC" w:rsidRDefault="00E6206E" w:rsidP="00EA77BC">
            <w:pPr>
              <w:spacing w:after="240"/>
            </w:pPr>
            <w:r w:rsidRPr="00EA77BC">
              <w:t>Local Possible Dosages are free text dosages that are associated with drugs that do not meet all of the criteria for Possible Dosages.</w:t>
            </w:r>
          </w:p>
        </w:tc>
      </w:tr>
      <w:tr w:rsidR="00E6206E" w:rsidRPr="00EA77BC" w14:paraId="60E6C82F" w14:textId="77777777" w:rsidTr="0030468B">
        <w:tc>
          <w:tcPr>
            <w:tcW w:w="3330" w:type="dxa"/>
            <w:shd w:val="clear" w:color="auto" w:fill="auto"/>
          </w:tcPr>
          <w:p w14:paraId="60E6C82D" w14:textId="77777777" w:rsidR="00E6206E" w:rsidRPr="00EA77BC" w:rsidRDefault="00E6206E" w:rsidP="00EA77BC">
            <w:pPr>
              <w:spacing w:after="240"/>
            </w:pPr>
            <w:r w:rsidRPr="00EA77BC">
              <w:rPr>
                <w:b/>
              </w:rPr>
              <w:t>Medication Instruction File</w:t>
            </w:r>
          </w:p>
        </w:tc>
        <w:tc>
          <w:tcPr>
            <w:tcW w:w="6210" w:type="dxa"/>
            <w:shd w:val="clear" w:color="auto" w:fill="auto"/>
          </w:tcPr>
          <w:p w14:paraId="60E6C82E" w14:textId="77777777" w:rsidR="00E6206E" w:rsidRPr="00EA77BC" w:rsidRDefault="00E6206E" w:rsidP="00EA77BC">
            <w:pPr>
              <w:spacing w:after="240"/>
            </w:pPr>
            <w:r w:rsidRPr="00EA77BC">
              <w:t>The MEDICATION INSTRUCTION file (#51) is used by Unit Dose and Outpatient Pharmacy. It contains the medication instruction name, Outpatient Pharmacy expansion, and intended use, as well as other fields.</w:t>
            </w:r>
          </w:p>
        </w:tc>
      </w:tr>
      <w:tr w:rsidR="00E6206E" w:rsidRPr="00EA77BC" w14:paraId="60E6C832" w14:textId="77777777" w:rsidTr="0030468B">
        <w:tc>
          <w:tcPr>
            <w:tcW w:w="3330" w:type="dxa"/>
            <w:shd w:val="clear" w:color="auto" w:fill="auto"/>
          </w:tcPr>
          <w:p w14:paraId="60E6C830" w14:textId="77777777" w:rsidR="00E6206E" w:rsidRPr="00EA77BC" w:rsidRDefault="00E6206E" w:rsidP="00EA77BC">
            <w:pPr>
              <w:spacing w:after="240"/>
            </w:pPr>
            <w:bookmarkStart w:id="2270" w:name="MOCHA"/>
            <w:bookmarkEnd w:id="2270"/>
            <w:r w:rsidRPr="00EA77BC">
              <w:rPr>
                <w:b/>
              </w:rPr>
              <w:t>Medication Routes File</w:t>
            </w:r>
          </w:p>
        </w:tc>
        <w:tc>
          <w:tcPr>
            <w:tcW w:w="6210" w:type="dxa"/>
            <w:shd w:val="clear" w:color="auto" w:fill="auto"/>
          </w:tcPr>
          <w:p w14:paraId="60E6C831" w14:textId="77777777" w:rsidR="00E6206E" w:rsidRPr="00EA77BC" w:rsidRDefault="00E6206E" w:rsidP="00EA77BC">
            <w:pPr>
              <w:spacing w:after="240"/>
            </w:pPr>
            <w:r w:rsidRPr="00EA77BC">
              <w:t xml:space="preserve">The </w:t>
            </w:r>
            <w:r w:rsidRPr="00EA77BC">
              <w:rPr>
                <w:bCs/>
              </w:rPr>
              <w:t>MEDICATION ROUTES</w:t>
            </w:r>
            <w:r w:rsidRPr="00EA77BC">
              <w:t xml:space="preserve"> file (#51.2) contains medication route names. The user can enter an abbreviation for each route to be used at their site. The abbreviation will most likely be the Latin abbreviation for the term.</w:t>
            </w:r>
          </w:p>
        </w:tc>
      </w:tr>
      <w:tr w:rsidR="00E6206E" w:rsidRPr="00EA77BC" w14:paraId="60E6C835" w14:textId="77777777" w:rsidTr="0030468B">
        <w:tc>
          <w:tcPr>
            <w:tcW w:w="3330" w:type="dxa"/>
            <w:shd w:val="clear" w:color="auto" w:fill="auto"/>
          </w:tcPr>
          <w:p w14:paraId="60E6C833" w14:textId="77777777" w:rsidR="00E6206E" w:rsidRPr="00EA77BC" w:rsidRDefault="00E6206E" w:rsidP="00EA77BC">
            <w:pPr>
              <w:spacing w:after="240"/>
            </w:pPr>
            <w:r w:rsidRPr="00EA77BC">
              <w:rPr>
                <w:b/>
              </w:rPr>
              <w:t>Medication Routes/Abbreviations</w:t>
            </w:r>
          </w:p>
        </w:tc>
        <w:tc>
          <w:tcPr>
            <w:tcW w:w="6210" w:type="dxa"/>
            <w:shd w:val="clear" w:color="auto" w:fill="auto"/>
          </w:tcPr>
          <w:p w14:paraId="60E6C834" w14:textId="77777777" w:rsidR="00E6206E" w:rsidRPr="00EA77BC" w:rsidRDefault="00E6206E" w:rsidP="00EA77BC">
            <w:pPr>
              <w:spacing w:after="240"/>
            </w:pPr>
            <w:r w:rsidRPr="00EA77BC">
              <w:t xml:space="preserve">The </w:t>
            </w:r>
            <w:r w:rsidRPr="00EA77BC">
              <w:rPr>
                <w:caps/>
              </w:rPr>
              <w:t>Medication RouteS</w:t>
            </w:r>
            <w:r w:rsidRPr="00EA77BC">
              <w:t xml:space="preserve"> file (#51.2) contains the medication routes and abbreviations, which are selected by each Department of Veterans Affairs Medical Centers (VAMC). The abbreviation cannot be longer than five characters to fit on labels and the Medical Administration Record (MAR). The user can add new routes and abbreviations as appropriate. </w:t>
            </w:r>
          </w:p>
        </w:tc>
      </w:tr>
      <w:tr w:rsidR="00E6206E" w:rsidRPr="00EA77BC" w14:paraId="60E6C838" w14:textId="77777777" w:rsidTr="0030468B">
        <w:trPr>
          <w:cantSplit/>
        </w:trPr>
        <w:tc>
          <w:tcPr>
            <w:tcW w:w="3330" w:type="dxa"/>
            <w:shd w:val="clear" w:color="auto" w:fill="auto"/>
          </w:tcPr>
          <w:p w14:paraId="60E6C836" w14:textId="77777777" w:rsidR="00E6206E" w:rsidRPr="00EA77BC" w:rsidRDefault="00E6206E" w:rsidP="00EA77BC">
            <w:pPr>
              <w:spacing w:after="240"/>
            </w:pPr>
            <w:r w:rsidRPr="00EA77BC">
              <w:rPr>
                <w:b/>
              </w:rPr>
              <w:t>MOCHA</w:t>
            </w:r>
          </w:p>
        </w:tc>
        <w:tc>
          <w:tcPr>
            <w:tcW w:w="6210" w:type="dxa"/>
            <w:shd w:val="clear" w:color="auto" w:fill="auto"/>
          </w:tcPr>
          <w:p w14:paraId="60E6C837" w14:textId="77777777" w:rsidR="00E6206E" w:rsidRPr="00EA77BC" w:rsidRDefault="00E6206E" w:rsidP="00EA77BC">
            <w:pPr>
              <w:spacing w:after="240"/>
              <w:rPr>
                <w:snapToGrid w:val="0"/>
              </w:rPr>
            </w:pPr>
            <w:r w:rsidRPr="00EA77BC">
              <w:rPr>
                <w:snapToGrid w:val="0"/>
              </w:rPr>
              <w:t xml:space="preserve">Medication Order Check Healthcare Application. </w:t>
            </w:r>
          </w:p>
        </w:tc>
      </w:tr>
      <w:tr w:rsidR="00E6206E" w:rsidRPr="00EA77BC" w14:paraId="60E6C83B" w14:textId="77777777" w:rsidTr="0030468B">
        <w:tc>
          <w:tcPr>
            <w:tcW w:w="3330" w:type="dxa"/>
            <w:shd w:val="clear" w:color="auto" w:fill="auto"/>
          </w:tcPr>
          <w:p w14:paraId="60E6C839"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b/>
                <w:bCs/>
                <w:sz w:val="24"/>
                <w:szCs w:val="24"/>
              </w:rPr>
              <w:t>National Drug File</w:t>
            </w:r>
          </w:p>
        </w:tc>
        <w:tc>
          <w:tcPr>
            <w:tcW w:w="6210" w:type="dxa"/>
            <w:shd w:val="clear" w:color="auto" w:fill="auto"/>
          </w:tcPr>
          <w:p w14:paraId="60E6C83A"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sz w:val="24"/>
                <w:szCs w:val="24"/>
              </w:rPr>
              <w:t>The National Drug File provides standardization of the local drug files in all VA medical facilities. Standardization includes the adoption of new drug nomenclature and drug classification and links the local drug file entries to data in the National Drug File. For drugs approved by the Food and Drug Administration (FDA), VA medical facilities have access to information concerning dosage form, strength and unit; package size and type; manufacturer’s trade name; and National Drug Code (NDC). The NDF software lays the foundation for sharing prescription information among medical facilities.</w:t>
            </w:r>
          </w:p>
        </w:tc>
      </w:tr>
      <w:tr w:rsidR="00E6206E" w:rsidRPr="00EA77BC" w14:paraId="60E6C83E" w14:textId="77777777" w:rsidTr="0030468B">
        <w:tc>
          <w:tcPr>
            <w:tcW w:w="3330" w:type="dxa"/>
            <w:shd w:val="clear" w:color="auto" w:fill="auto"/>
          </w:tcPr>
          <w:p w14:paraId="60E6C83C" w14:textId="77777777" w:rsidR="00E6206E" w:rsidRPr="00EA77BC" w:rsidRDefault="00E6206E" w:rsidP="00EA77BC">
            <w:pPr>
              <w:spacing w:after="240"/>
            </w:pPr>
            <w:r w:rsidRPr="00EA77BC">
              <w:rPr>
                <w:b/>
              </w:rPr>
              <w:t>Non-Formulary Drugs</w:t>
            </w:r>
          </w:p>
        </w:tc>
        <w:tc>
          <w:tcPr>
            <w:tcW w:w="6210" w:type="dxa"/>
            <w:shd w:val="clear" w:color="auto" w:fill="auto"/>
          </w:tcPr>
          <w:p w14:paraId="60E6C83D" w14:textId="77777777" w:rsidR="00E6206E" w:rsidRPr="00EA77BC" w:rsidRDefault="00E6206E" w:rsidP="00EA77BC">
            <w:pPr>
              <w:spacing w:after="240"/>
            </w:pPr>
            <w:r w:rsidRPr="00EA77BC">
              <w:t>Drugs that are not available for use by all providers.</w:t>
            </w:r>
          </w:p>
        </w:tc>
      </w:tr>
      <w:tr w:rsidR="002C6FF0" w:rsidRPr="00EA77BC" w14:paraId="60E6C841" w14:textId="77777777" w:rsidTr="0030468B">
        <w:tc>
          <w:tcPr>
            <w:tcW w:w="3330" w:type="dxa"/>
            <w:shd w:val="clear" w:color="auto" w:fill="auto"/>
          </w:tcPr>
          <w:p w14:paraId="60E6C83F" w14:textId="77777777" w:rsidR="002C6FF0" w:rsidRPr="00EA77BC" w:rsidRDefault="002C6FF0" w:rsidP="00EA77BC">
            <w:pPr>
              <w:spacing w:after="240"/>
              <w:rPr>
                <w:b/>
              </w:rPr>
            </w:pPr>
            <w:r w:rsidRPr="00EA77BC">
              <w:rPr>
                <w:b/>
                <w:bCs/>
              </w:rPr>
              <w:t>Order</w:t>
            </w:r>
            <w:bookmarkStart w:id="2271" w:name="p173"/>
            <w:bookmarkEnd w:id="2271"/>
            <w:r w:rsidRPr="00EA77BC">
              <w:rPr>
                <w:b/>
                <w:bCs/>
              </w:rPr>
              <w:t xml:space="preserve"> Check</w:t>
            </w:r>
          </w:p>
        </w:tc>
        <w:tc>
          <w:tcPr>
            <w:tcW w:w="6210" w:type="dxa"/>
            <w:shd w:val="clear" w:color="auto" w:fill="auto"/>
          </w:tcPr>
          <w:p w14:paraId="60E6C840" w14:textId="77777777" w:rsidR="002C6FF0" w:rsidRPr="00EA77BC" w:rsidRDefault="002C6FF0" w:rsidP="00EA77BC">
            <w:pPr>
              <w:spacing w:after="240"/>
            </w:pPr>
            <w:r w:rsidRPr="00EA77BC">
              <w:t xml:space="preserve">Order checks (drug-allergy/ADR interactions, drug-drug, duplicate drug, </w:t>
            </w:r>
            <w:r w:rsidRPr="00EA77BC">
              <w:rPr>
                <w:color w:val="000000"/>
              </w:rPr>
              <w:t>duplicate therapy, and dosing)</w:t>
            </w:r>
            <w:r w:rsidRPr="00EA77BC">
              <w:t xml:space="preserve"> are performed when a new medication order is placed through either the CPRS or Inpatient Medications applications. They are also performed when medication orders are renewed, when Orderable Items are edited, or during the finishing process in Inpatient Medications. This functionality will ensure the user is alerted to possible adverse drug reactions and will reduce the possibility of a medication error.</w:t>
            </w:r>
          </w:p>
        </w:tc>
      </w:tr>
      <w:tr w:rsidR="00E6206E" w:rsidRPr="00EA77BC" w14:paraId="60E6C844" w14:textId="77777777" w:rsidTr="0030468B">
        <w:tc>
          <w:tcPr>
            <w:tcW w:w="3330" w:type="dxa"/>
            <w:shd w:val="clear" w:color="auto" w:fill="auto"/>
          </w:tcPr>
          <w:p w14:paraId="60E6C842" w14:textId="77777777" w:rsidR="00E6206E" w:rsidRPr="00EA77BC" w:rsidRDefault="00E6206E" w:rsidP="00EA77BC">
            <w:pPr>
              <w:spacing w:after="240"/>
            </w:pPr>
            <w:r w:rsidRPr="00EA77BC">
              <w:rPr>
                <w:b/>
              </w:rPr>
              <w:t>Orderable Item</w:t>
            </w:r>
          </w:p>
        </w:tc>
        <w:tc>
          <w:tcPr>
            <w:tcW w:w="6210" w:type="dxa"/>
            <w:shd w:val="clear" w:color="auto" w:fill="auto"/>
          </w:tcPr>
          <w:p w14:paraId="60E6C843" w14:textId="77777777" w:rsidR="00E6206E" w:rsidRPr="00EA77BC" w:rsidRDefault="00E6206E" w:rsidP="00EA77BC">
            <w:pPr>
              <w:spacing w:after="240"/>
            </w:pPr>
            <w:r w:rsidRPr="00EA77BC">
              <w:t xml:space="preserve">An Orderable Item is pulled from the PHARMACY ORDERABLE ITEM file (#50.7) and usually has no strength attached to it (e.g., Acetaminophen). The name, with a strength attached, is the Dispense Drug name (e.g., Acetaminophen 325mg). </w:t>
            </w:r>
          </w:p>
        </w:tc>
      </w:tr>
      <w:tr w:rsidR="00E6206E" w:rsidRPr="00EA77BC" w14:paraId="60E6C847" w14:textId="77777777" w:rsidTr="0030468B">
        <w:tc>
          <w:tcPr>
            <w:tcW w:w="3330" w:type="dxa"/>
            <w:shd w:val="clear" w:color="auto" w:fill="auto"/>
          </w:tcPr>
          <w:p w14:paraId="60E6C845" w14:textId="77777777" w:rsidR="00E6206E" w:rsidRPr="00EA77BC" w:rsidRDefault="00E6206E" w:rsidP="00EA77BC">
            <w:pPr>
              <w:spacing w:after="240"/>
            </w:pPr>
            <w:r w:rsidRPr="00EA77BC">
              <w:rPr>
                <w:b/>
                <w:bCs/>
              </w:rPr>
              <w:t>Orderable Item File</w:t>
            </w:r>
          </w:p>
        </w:tc>
        <w:tc>
          <w:tcPr>
            <w:tcW w:w="6210" w:type="dxa"/>
            <w:shd w:val="clear" w:color="auto" w:fill="auto"/>
          </w:tcPr>
          <w:p w14:paraId="60E6C846" w14:textId="77777777" w:rsidR="00E6206E" w:rsidRPr="00EA77BC" w:rsidRDefault="00E6206E" w:rsidP="00EA77BC">
            <w:pPr>
              <w:spacing w:after="240"/>
            </w:pPr>
            <w:r w:rsidRPr="00EA77BC">
              <w:t>The ORDERABLE ITEM file (#101.43) is a CPRS file that provides the Orderable Items for selection within all Pharmacy packages. Pharmacy Orderable Items are a subset of this file.</w:t>
            </w:r>
          </w:p>
        </w:tc>
      </w:tr>
      <w:tr w:rsidR="00E6206E" w:rsidRPr="00EA77BC" w14:paraId="60E6C84A" w14:textId="77777777" w:rsidTr="0030468B">
        <w:tc>
          <w:tcPr>
            <w:tcW w:w="3330" w:type="dxa"/>
            <w:shd w:val="clear" w:color="auto" w:fill="auto"/>
          </w:tcPr>
          <w:p w14:paraId="60E6C848" w14:textId="77777777" w:rsidR="00E6206E" w:rsidRPr="00EA77BC" w:rsidRDefault="00E6206E" w:rsidP="00EA77BC">
            <w:pPr>
              <w:spacing w:after="240"/>
            </w:pPr>
            <w:r w:rsidRPr="00EA77BC">
              <w:rPr>
                <w:b/>
              </w:rPr>
              <w:t>PECS</w:t>
            </w:r>
          </w:p>
        </w:tc>
        <w:tc>
          <w:tcPr>
            <w:tcW w:w="6210" w:type="dxa"/>
            <w:shd w:val="clear" w:color="auto" w:fill="auto"/>
          </w:tcPr>
          <w:p w14:paraId="60E6C849" w14:textId="77777777" w:rsidR="00E6206E" w:rsidRPr="00EA77BC" w:rsidRDefault="00E6206E" w:rsidP="00EA77BC">
            <w:pPr>
              <w:spacing w:after="240"/>
            </w:pPr>
            <w:r w:rsidRPr="00EA77BC">
              <w:t xml:space="preserve">Pharmacy Enterprise Customization System. </w:t>
            </w:r>
            <w:r w:rsidRPr="00EA77BC">
              <w:rPr>
                <w:bCs/>
              </w:rPr>
              <w:t>A Graphical User Interface (GUI) web-based application used to research, update via DATUP, maintain, and report VA customizations of the</w:t>
            </w:r>
            <w:r w:rsidRPr="00EA77BC">
              <w:rPr>
                <w:b/>
                <w:bCs/>
              </w:rPr>
              <w:t xml:space="preserve"> </w:t>
            </w:r>
            <w:r w:rsidRPr="00EA77BC">
              <w:t>commercial-off-the-shelf</w:t>
            </w:r>
            <w:r w:rsidRPr="00EA77BC">
              <w:rPr>
                <w:b/>
                <w:bCs/>
              </w:rPr>
              <w:t xml:space="preserve"> </w:t>
            </w:r>
            <w:r w:rsidRPr="00EA77BC">
              <w:rPr>
                <w:bCs/>
              </w:rPr>
              <w:t xml:space="preserve">(COTS) vendor database used to perform Pharmacy order checks such as drug-drug interactions, duplicate therapy, and dosing. </w:t>
            </w:r>
          </w:p>
        </w:tc>
      </w:tr>
      <w:tr w:rsidR="00E6206E" w:rsidRPr="00EA77BC" w14:paraId="60E6C84D" w14:textId="77777777" w:rsidTr="0030468B">
        <w:tc>
          <w:tcPr>
            <w:tcW w:w="3330" w:type="dxa"/>
            <w:shd w:val="clear" w:color="auto" w:fill="auto"/>
          </w:tcPr>
          <w:p w14:paraId="60E6C84B" w14:textId="77777777" w:rsidR="00E6206E" w:rsidRPr="00EA77BC" w:rsidRDefault="00E6206E" w:rsidP="00EA77BC">
            <w:pPr>
              <w:spacing w:after="240"/>
            </w:pPr>
            <w:bookmarkStart w:id="2272" w:name="PECS"/>
            <w:bookmarkEnd w:id="2272"/>
            <w:r w:rsidRPr="00EA77BC">
              <w:rPr>
                <w:b/>
              </w:rPr>
              <w:t>Pending Order</w:t>
            </w:r>
          </w:p>
        </w:tc>
        <w:tc>
          <w:tcPr>
            <w:tcW w:w="6210" w:type="dxa"/>
            <w:shd w:val="clear" w:color="auto" w:fill="auto"/>
          </w:tcPr>
          <w:p w14:paraId="60E6C84C" w14:textId="77777777" w:rsidR="00E6206E" w:rsidRPr="00EA77BC" w:rsidRDefault="00E6206E" w:rsidP="00EA77BC">
            <w:pPr>
              <w:spacing w:after="240"/>
            </w:pPr>
            <w:r w:rsidRPr="00EA77BC">
              <w:t>A pending order is one that has been entered by a provider through CPRS without Pharmacy finishing the order. Once Pharmacy has finished (and verified for Unit Dose only) the order, it will become active.</w:t>
            </w:r>
          </w:p>
        </w:tc>
      </w:tr>
      <w:tr w:rsidR="00E6206E" w:rsidRPr="00EA77BC" w14:paraId="60E6C850" w14:textId="77777777" w:rsidTr="0030468B">
        <w:tc>
          <w:tcPr>
            <w:tcW w:w="3330" w:type="dxa"/>
            <w:shd w:val="clear" w:color="auto" w:fill="auto"/>
          </w:tcPr>
          <w:p w14:paraId="60E6C84E" w14:textId="77777777" w:rsidR="00E6206E" w:rsidRPr="00EA77BC" w:rsidRDefault="00E6206E" w:rsidP="00EA77BC">
            <w:pPr>
              <w:spacing w:after="240"/>
            </w:pPr>
            <w:r w:rsidRPr="00EA77BC">
              <w:rPr>
                <w:b/>
              </w:rPr>
              <w:t>PEPS</w:t>
            </w:r>
          </w:p>
        </w:tc>
        <w:tc>
          <w:tcPr>
            <w:tcW w:w="6210" w:type="dxa"/>
            <w:shd w:val="clear" w:color="auto" w:fill="auto"/>
          </w:tcPr>
          <w:p w14:paraId="60E6C84F" w14:textId="77777777" w:rsidR="00E6206E" w:rsidRPr="00EA77BC" w:rsidRDefault="00E6206E" w:rsidP="00EA77BC">
            <w:pPr>
              <w:spacing w:after="240"/>
            </w:pPr>
            <w:r w:rsidRPr="00EA77BC">
              <w:t>Pharmacy Enterprise Product Services. A suite of services that includes Outpatient and Inpatient services.</w:t>
            </w:r>
          </w:p>
        </w:tc>
      </w:tr>
      <w:tr w:rsidR="00E6206E" w:rsidRPr="00EA77BC" w14:paraId="60E6C853" w14:textId="77777777" w:rsidTr="0030468B">
        <w:tc>
          <w:tcPr>
            <w:tcW w:w="3330" w:type="dxa"/>
            <w:shd w:val="clear" w:color="auto" w:fill="auto"/>
          </w:tcPr>
          <w:p w14:paraId="60E6C851" w14:textId="77777777" w:rsidR="00E6206E" w:rsidRPr="00EA77BC" w:rsidRDefault="00E6206E" w:rsidP="00EA77BC">
            <w:pPr>
              <w:spacing w:after="240"/>
            </w:pPr>
            <w:r w:rsidRPr="00EA77BC">
              <w:rPr>
                <w:b/>
                <w:bCs/>
              </w:rPr>
              <w:t>Pharmacy Orderable Item File</w:t>
            </w:r>
          </w:p>
        </w:tc>
        <w:tc>
          <w:tcPr>
            <w:tcW w:w="6210" w:type="dxa"/>
            <w:shd w:val="clear" w:color="auto" w:fill="auto"/>
          </w:tcPr>
          <w:p w14:paraId="60E6C852" w14:textId="77777777" w:rsidR="00E6206E" w:rsidRPr="00EA77BC" w:rsidRDefault="00E6206E" w:rsidP="00EA77BC">
            <w:pPr>
              <w:spacing w:after="240"/>
            </w:pPr>
            <w:r w:rsidRPr="00EA77BC">
              <w:t>The PHARMACY ORDERABLE ITEM file (#50.7) contains the Order Entry name for items that can be ordered in the Inpatient Medications and Outpatient Pharmacy packages.</w:t>
            </w:r>
          </w:p>
        </w:tc>
      </w:tr>
      <w:tr w:rsidR="00E6206E" w:rsidRPr="00EA77BC" w14:paraId="60E6C856" w14:textId="77777777" w:rsidTr="0030468B">
        <w:tc>
          <w:tcPr>
            <w:tcW w:w="3330" w:type="dxa"/>
            <w:shd w:val="clear" w:color="auto" w:fill="auto"/>
          </w:tcPr>
          <w:p w14:paraId="60E6C854" w14:textId="77777777" w:rsidR="00E6206E" w:rsidRPr="00EA77BC" w:rsidRDefault="00E6206E" w:rsidP="00EA77BC">
            <w:pPr>
              <w:spacing w:after="240"/>
              <w:rPr>
                <w:b/>
              </w:rPr>
            </w:pPr>
            <w:r w:rsidRPr="00EA77BC">
              <w:rPr>
                <w:b/>
              </w:rPr>
              <w:t>Possible Dosages</w:t>
            </w:r>
          </w:p>
        </w:tc>
        <w:tc>
          <w:tcPr>
            <w:tcW w:w="6210" w:type="dxa"/>
            <w:shd w:val="clear" w:color="auto" w:fill="auto"/>
          </w:tcPr>
          <w:p w14:paraId="60E6C855" w14:textId="77777777" w:rsidR="00E6206E" w:rsidRPr="00EA77BC" w:rsidRDefault="00E6206E" w:rsidP="00EA77BC">
            <w:pPr>
              <w:spacing w:after="240"/>
            </w:pPr>
            <w:r w:rsidRPr="00EA77BC">
              <w:t>Dosages that have a numeric dosage and numeric Dispense Units Per Dose appropriate for administration</w:t>
            </w:r>
            <w:r w:rsidR="00FC40B2" w:rsidRPr="00EA77BC">
              <w:t xml:space="preserve">. </w:t>
            </w:r>
            <w:r w:rsidRPr="00EA77BC">
              <w:t>For a drug to have possible dosages, it must be a single ingredient product that is matched to National Drug File</w:t>
            </w:r>
            <w:r w:rsidR="00FC40B2" w:rsidRPr="00EA77BC">
              <w:t xml:space="preserve">. </w:t>
            </w:r>
            <w:r w:rsidRPr="00EA77BC">
              <w:t>The National Drug File entry must have a numeric strength and the dosage form/unit combination must be such that a numeric strength combined with the unit can be an appropriate dosage selection.</w:t>
            </w:r>
          </w:p>
        </w:tc>
      </w:tr>
      <w:tr w:rsidR="00E6206E" w:rsidRPr="00EA77BC" w14:paraId="60E6C859" w14:textId="77777777" w:rsidTr="0030468B">
        <w:tc>
          <w:tcPr>
            <w:tcW w:w="3330" w:type="dxa"/>
            <w:shd w:val="clear" w:color="auto" w:fill="auto"/>
          </w:tcPr>
          <w:p w14:paraId="60E6C857" w14:textId="77777777" w:rsidR="00E6206E" w:rsidRPr="00EA77BC" w:rsidRDefault="00E6206E" w:rsidP="00EA77BC">
            <w:pPr>
              <w:spacing w:after="240"/>
            </w:pPr>
            <w:r w:rsidRPr="00EA77BC">
              <w:rPr>
                <w:b/>
              </w:rPr>
              <w:t>Prompt</w:t>
            </w:r>
          </w:p>
        </w:tc>
        <w:tc>
          <w:tcPr>
            <w:tcW w:w="6210" w:type="dxa"/>
            <w:shd w:val="clear" w:color="auto" w:fill="auto"/>
          </w:tcPr>
          <w:p w14:paraId="60E6C858" w14:textId="77777777" w:rsidR="00E6206E" w:rsidRPr="00EA77BC" w:rsidRDefault="00E6206E" w:rsidP="00EA77BC">
            <w:pPr>
              <w:spacing w:after="240"/>
            </w:pPr>
            <w:r w:rsidRPr="00EA77BC">
              <w:t xml:space="preserve">A point at which the system questions the user and waits for a response. </w:t>
            </w:r>
          </w:p>
        </w:tc>
      </w:tr>
      <w:tr w:rsidR="00E6206E" w:rsidRPr="00EA77BC" w14:paraId="60E6C85C" w14:textId="77777777" w:rsidTr="0030468B">
        <w:tc>
          <w:tcPr>
            <w:tcW w:w="3330" w:type="dxa"/>
            <w:shd w:val="clear" w:color="auto" w:fill="auto"/>
          </w:tcPr>
          <w:p w14:paraId="60E6C85A" w14:textId="77777777" w:rsidR="00E6206E" w:rsidRPr="00EA77BC" w:rsidRDefault="00E6206E" w:rsidP="00EA77BC">
            <w:pPr>
              <w:spacing w:after="240"/>
            </w:pPr>
            <w:r w:rsidRPr="00EA77BC">
              <w:rPr>
                <w:b/>
              </w:rPr>
              <w:t>Standard Medication Route File</w:t>
            </w:r>
          </w:p>
        </w:tc>
        <w:tc>
          <w:tcPr>
            <w:tcW w:w="6210" w:type="dxa"/>
            <w:shd w:val="clear" w:color="auto" w:fill="auto"/>
          </w:tcPr>
          <w:p w14:paraId="60E6C85B" w14:textId="77777777" w:rsidR="00E6206E" w:rsidRPr="00EA77BC" w:rsidRDefault="00E6206E" w:rsidP="00EA77BC">
            <w:pPr>
              <w:spacing w:after="240"/>
            </w:pPr>
            <w:r w:rsidRPr="00EA77BC">
              <w:t xml:space="preserve">The STANDARD MEDICATION ROUTES file (#51.23) was created to map Local Medication Routes in VistA to an FDB Route in order to perform dosage checks in PRE V.0.5. This file has been standardized by Standards and Terminology Service (STS) and is mapped to an FDB Route. It cannot be edited locally. </w:t>
            </w:r>
          </w:p>
        </w:tc>
      </w:tr>
      <w:tr w:rsidR="00E6206E" w:rsidRPr="00EA77BC" w14:paraId="60E6C85F" w14:textId="77777777" w:rsidTr="0030468B">
        <w:tc>
          <w:tcPr>
            <w:tcW w:w="3330" w:type="dxa"/>
            <w:shd w:val="clear" w:color="auto" w:fill="auto"/>
          </w:tcPr>
          <w:p w14:paraId="60E6C85D" w14:textId="77777777" w:rsidR="00E6206E" w:rsidRPr="00EA77BC" w:rsidRDefault="00E6206E" w:rsidP="00EA77BC">
            <w:pPr>
              <w:spacing w:after="240"/>
            </w:pPr>
            <w:r w:rsidRPr="00EA77BC">
              <w:rPr>
                <w:b/>
              </w:rPr>
              <w:t>Standard Schedule</w:t>
            </w:r>
          </w:p>
        </w:tc>
        <w:tc>
          <w:tcPr>
            <w:tcW w:w="6210" w:type="dxa"/>
            <w:shd w:val="clear" w:color="auto" w:fill="auto"/>
          </w:tcPr>
          <w:p w14:paraId="60E6C85E" w14:textId="77777777" w:rsidR="00E6206E" w:rsidRPr="00EA77BC" w:rsidRDefault="00E6206E" w:rsidP="00EA77BC">
            <w:pPr>
              <w:spacing w:after="240"/>
            </w:pPr>
            <w:r w:rsidRPr="00EA77BC">
              <w:t xml:space="preserve">Standard medication administration schedules are stored in the </w:t>
            </w:r>
            <w:r w:rsidRPr="00EA77BC">
              <w:rPr>
                <w:caps/>
              </w:rPr>
              <w:t>Administration Schedule</w:t>
            </w:r>
            <w:r w:rsidRPr="00EA77BC">
              <w:t xml:space="preserve"> file (#51.1) and are commonly referred to as "Standard Schedules."</w:t>
            </w:r>
          </w:p>
        </w:tc>
      </w:tr>
      <w:tr w:rsidR="00E6206E" w:rsidRPr="00EA77BC" w14:paraId="60E6C862" w14:textId="77777777" w:rsidTr="0030468B">
        <w:tc>
          <w:tcPr>
            <w:tcW w:w="3330" w:type="dxa"/>
            <w:shd w:val="clear" w:color="auto" w:fill="auto"/>
          </w:tcPr>
          <w:p w14:paraId="60E6C860" w14:textId="77777777" w:rsidR="00E6206E" w:rsidRPr="00EA77BC" w:rsidRDefault="00E6206E" w:rsidP="00EA77BC">
            <w:pPr>
              <w:spacing w:after="240"/>
            </w:pPr>
            <w:r w:rsidRPr="00EA77BC">
              <w:rPr>
                <w:b/>
              </w:rPr>
              <w:t>Units Per Dose</w:t>
            </w:r>
          </w:p>
        </w:tc>
        <w:tc>
          <w:tcPr>
            <w:tcW w:w="6210" w:type="dxa"/>
            <w:shd w:val="clear" w:color="auto" w:fill="auto"/>
          </w:tcPr>
          <w:p w14:paraId="60E6C861" w14:textId="77777777" w:rsidR="00E6206E" w:rsidRPr="00EA77BC" w:rsidRDefault="00E6206E" w:rsidP="00EA77BC">
            <w:pPr>
              <w:spacing w:after="240"/>
            </w:pPr>
            <w:r w:rsidRPr="00EA77BC">
              <w:t>The Units Per Dose is the number of Units (tablets, capsules, etc.) to be dispensed as a dose for an order. Fractional numbers will be accepted for certain dosage forms (i.e. tablets, oral solutions, etc.).</w:t>
            </w:r>
          </w:p>
        </w:tc>
      </w:tr>
      <w:tr w:rsidR="00E6206E" w:rsidRPr="00EA77BC" w14:paraId="60E6C865" w14:textId="77777777" w:rsidTr="0030468B">
        <w:tc>
          <w:tcPr>
            <w:tcW w:w="3330" w:type="dxa"/>
            <w:shd w:val="clear" w:color="auto" w:fill="auto"/>
          </w:tcPr>
          <w:p w14:paraId="60E6C863" w14:textId="77777777" w:rsidR="00E6206E" w:rsidRPr="00EA77BC" w:rsidRDefault="00E6206E" w:rsidP="00EA77BC">
            <w:pPr>
              <w:spacing w:after="240"/>
            </w:pPr>
            <w:r w:rsidRPr="00EA77BC">
              <w:rPr>
                <w:b/>
              </w:rPr>
              <w:t>VA Drug Class Code</w:t>
            </w:r>
          </w:p>
        </w:tc>
        <w:tc>
          <w:tcPr>
            <w:tcW w:w="6210" w:type="dxa"/>
            <w:shd w:val="clear" w:color="auto" w:fill="auto"/>
          </w:tcPr>
          <w:p w14:paraId="60E6C864" w14:textId="77777777" w:rsidR="00E6206E" w:rsidRPr="00EA77BC" w:rsidRDefault="00E6206E" w:rsidP="00EA77BC">
            <w:pPr>
              <w:spacing w:after="240"/>
            </w:pPr>
            <w:r w:rsidRPr="00EA77BC">
              <w:t>A drug classification system used by VA that separates drugs into different categories based upon their characteristics. Some cost reports can be run for VA Drug Class Codes.</w:t>
            </w:r>
          </w:p>
        </w:tc>
      </w:tr>
      <w:tr w:rsidR="00E6206E" w:rsidRPr="00EA77BC" w14:paraId="60E6C868" w14:textId="77777777" w:rsidTr="0030468B">
        <w:tc>
          <w:tcPr>
            <w:tcW w:w="3330" w:type="dxa"/>
            <w:shd w:val="clear" w:color="auto" w:fill="auto"/>
          </w:tcPr>
          <w:p w14:paraId="60E6C866" w14:textId="77777777" w:rsidR="00E6206E" w:rsidRPr="00EA77BC" w:rsidRDefault="00E6206E" w:rsidP="00EA77BC">
            <w:pPr>
              <w:spacing w:after="240"/>
            </w:pPr>
            <w:r w:rsidRPr="00EA77BC">
              <w:rPr>
                <w:b/>
                <w:bCs/>
              </w:rPr>
              <w:t>VA Product File</w:t>
            </w:r>
          </w:p>
        </w:tc>
        <w:tc>
          <w:tcPr>
            <w:tcW w:w="6210" w:type="dxa"/>
            <w:shd w:val="clear" w:color="auto" w:fill="auto"/>
          </w:tcPr>
          <w:p w14:paraId="60E6C867" w14:textId="77777777" w:rsidR="00E6206E" w:rsidRPr="00EA77BC" w:rsidRDefault="00E6206E" w:rsidP="00EA77BC">
            <w:pPr>
              <w:spacing w:after="240"/>
            </w:pPr>
            <w:r w:rsidRPr="00EA77BC">
              <w:t>The VA PRODUCT file (#50.68).</w:t>
            </w:r>
          </w:p>
        </w:tc>
      </w:tr>
    </w:tbl>
    <w:p w14:paraId="60E6C869" w14:textId="77777777" w:rsidR="008B418C" w:rsidRPr="00EA77BC" w:rsidRDefault="008B418C" w:rsidP="00732461"/>
    <w:p w14:paraId="60E6C86A" w14:textId="77777777" w:rsidR="008B418C" w:rsidRPr="00EA77BC" w:rsidRDefault="008B418C" w:rsidP="00732461"/>
    <w:p w14:paraId="60E6C86B" w14:textId="77777777" w:rsidR="008B418C" w:rsidRPr="00EA77BC" w:rsidRDefault="008B418C" w:rsidP="00EA77BC">
      <w:pPr>
        <w:pStyle w:val="Heading1"/>
        <w:sectPr w:rsidR="008B418C" w:rsidRPr="00EA77BC" w:rsidSect="00DD57F5">
          <w:footerReference w:type="even" r:id="rId104"/>
          <w:footerReference w:type="default" r:id="rId105"/>
          <w:pgSz w:w="12240" w:h="15840" w:code="1"/>
          <w:pgMar w:top="1440" w:right="1440" w:bottom="1440" w:left="1440" w:header="720" w:footer="720" w:gutter="0"/>
          <w:cols w:space="720"/>
          <w:docGrid w:linePitch="163"/>
        </w:sectPr>
      </w:pPr>
    </w:p>
    <w:p w14:paraId="60E6C86C" w14:textId="77777777" w:rsidR="00595E65" w:rsidRPr="00EA77BC" w:rsidRDefault="00595E65" w:rsidP="00EA77BC">
      <w:pPr>
        <w:pStyle w:val="ChapterHeading"/>
      </w:pPr>
      <w:bookmarkStart w:id="2273" w:name="_Toc376874130"/>
      <w:bookmarkStart w:id="2274" w:name="_Toc523224184"/>
      <w:r w:rsidRPr="00EA77BC">
        <w:t>Appendix A</w:t>
      </w:r>
      <w:r w:rsidR="00E660DF" w:rsidRPr="00EA77BC">
        <w:t xml:space="preserve">  </w:t>
      </w:r>
      <w:r w:rsidR="00747062" w:rsidRPr="00EA77BC">
        <w:br/>
      </w:r>
      <w:r w:rsidRPr="00EA77BC">
        <w:fldChar w:fldCharType="begin"/>
      </w:r>
      <w:r w:rsidRPr="00EA77BC">
        <w:instrText xml:space="preserve"> XE "Appendix A: </w:instrText>
      </w:r>
      <w:r w:rsidRPr="00EA77BC">
        <w:rPr>
          <w:i/>
          <w:iCs/>
        </w:rPr>
        <w:instrText>See</w:instrText>
      </w:r>
      <w:r w:rsidRPr="00EA77BC">
        <w:instrText xml:space="preserve"> Convertible Dosage Form/Unit Combinations" \b </w:instrText>
      </w:r>
      <w:r w:rsidRPr="00EA77BC">
        <w:fldChar w:fldCharType="end"/>
      </w:r>
      <w:r w:rsidRPr="00EA77BC">
        <w:t>Convertible Dosage Form/Unit Combinations</w:t>
      </w:r>
      <w:bookmarkEnd w:id="2273"/>
      <w:bookmarkEnd w:id="2274"/>
      <w:r w:rsidRPr="00EA77BC">
        <w:fldChar w:fldCharType="begin"/>
      </w:r>
      <w:r w:rsidRPr="00EA77BC">
        <w:instrText xml:space="preserve"> XE "Convertible Dosage Form/Unit Combinations" \b</w:instrText>
      </w:r>
      <w:r w:rsidRPr="00EA77BC">
        <w:fldChar w:fldCharType="end"/>
      </w:r>
      <w:r w:rsidRPr="00EA77BC">
        <w:t xml:space="preserve"> </w:t>
      </w:r>
    </w:p>
    <w:p w14:paraId="60E6C86D" w14:textId="77777777" w:rsidR="00595E65" w:rsidRPr="00EA77BC" w:rsidRDefault="00595E65" w:rsidP="00EA77BC">
      <w:pPr>
        <w:rPr>
          <w:bCs/>
        </w:rPr>
      </w:pPr>
    </w:p>
    <w:p w14:paraId="60E6C86E" w14:textId="77777777" w:rsidR="00595E65" w:rsidRPr="00EA77BC" w:rsidRDefault="00595E65" w:rsidP="00EA77BC">
      <w:pPr>
        <w:tabs>
          <w:tab w:val="left" w:pos="3360"/>
          <w:tab w:val="left" w:pos="5760"/>
        </w:tabs>
        <w:autoSpaceDE w:val="0"/>
        <w:autoSpaceDN w:val="0"/>
        <w:adjustRightInd w:val="0"/>
        <w:rPr>
          <w:szCs w:val="20"/>
        </w:rPr>
      </w:pPr>
      <w:r w:rsidRPr="00EA77BC">
        <w:rPr>
          <w:b/>
          <w:bCs/>
          <w:szCs w:val="20"/>
          <w:u w:val="single"/>
        </w:rPr>
        <w:t>Dosage Form</w:t>
      </w:r>
      <w:r w:rsidRPr="00EA77BC">
        <w:rPr>
          <w:szCs w:val="20"/>
        </w:rPr>
        <w:tab/>
      </w:r>
      <w:r w:rsidRPr="00EA77BC">
        <w:rPr>
          <w:b/>
          <w:bCs/>
          <w:szCs w:val="20"/>
          <w:u w:val="single"/>
        </w:rPr>
        <w:t>Unit</w:t>
      </w:r>
      <w:r w:rsidRPr="00EA77BC">
        <w:rPr>
          <w:szCs w:val="20"/>
        </w:rPr>
        <w:t xml:space="preserve">                                </w:t>
      </w:r>
      <w:r w:rsidRPr="00EA77BC">
        <w:rPr>
          <w:b/>
          <w:bCs/>
          <w:szCs w:val="20"/>
          <w:u w:val="single"/>
        </w:rPr>
        <w:t>Package</w:t>
      </w:r>
    </w:p>
    <w:p w14:paraId="60E6C86F" w14:textId="77777777" w:rsidR="00595E65" w:rsidRPr="00EA77BC" w:rsidRDefault="00595E65" w:rsidP="00EA77BC">
      <w:pPr>
        <w:tabs>
          <w:tab w:val="left" w:pos="3360"/>
          <w:tab w:val="left" w:pos="5760"/>
        </w:tabs>
        <w:autoSpaceDE w:val="0"/>
        <w:autoSpaceDN w:val="0"/>
        <w:adjustRightInd w:val="0"/>
        <w:rPr>
          <w:szCs w:val="20"/>
        </w:rPr>
      </w:pPr>
    </w:p>
    <w:p w14:paraId="60E6C8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CAP,EC                   </w:t>
      </w:r>
      <w:r w:rsidRPr="00EA77BC">
        <w:rPr>
          <w:szCs w:val="20"/>
        </w:rPr>
        <w:tab/>
        <w:t xml:space="preserve">MG             </w:t>
      </w:r>
      <w:r w:rsidRPr="00EA77BC">
        <w:rPr>
          <w:szCs w:val="20"/>
        </w:rPr>
        <w:tab/>
        <w:t>Both</w:t>
      </w:r>
    </w:p>
    <w:p w14:paraId="60E6C8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CAP,INHL              </w:t>
      </w:r>
      <w:r w:rsidRPr="00EA77BC">
        <w:rPr>
          <w:szCs w:val="20"/>
        </w:rPr>
        <w:tab/>
        <w:t xml:space="preserve">MCG          </w:t>
      </w:r>
      <w:r w:rsidRPr="00EA77BC">
        <w:rPr>
          <w:szCs w:val="20"/>
        </w:rPr>
        <w:tab/>
        <w:t>Both</w:t>
      </w:r>
    </w:p>
    <w:p w14:paraId="60E6C87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CAP,ORAL               </w:t>
      </w:r>
      <w:r w:rsidRPr="00EA77BC">
        <w:rPr>
          <w:szCs w:val="20"/>
        </w:rPr>
        <w:tab/>
        <w:t xml:space="preserve">GM            </w:t>
      </w:r>
      <w:r w:rsidRPr="00EA77BC">
        <w:rPr>
          <w:szCs w:val="20"/>
        </w:rPr>
        <w:tab/>
        <w:t>Both</w:t>
      </w:r>
    </w:p>
    <w:p w14:paraId="60E6C87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MCG         </w:t>
      </w:r>
      <w:r w:rsidRPr="00EA77BC">
        <w:rPr>
          <w:szCs w:val="20"/>
        </w:rPr>
        <w:tab/>
        <w:t>Both</w:t>
      </w:r>
    </w:p>
    <w:p w14:paraId="60E6C87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MG/PKG            </w:t>
      </w:r>
      <w:r w:rsidRPr="00EA77BC">
        <w:rPr>
          <w:szCs w:val="20"/>
        </w:rPr>
        <w:tab/>
        <w:t>Both</w:t>
      </w:r>
    </w:p>
    <w:p w14:paraId="60E6C87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MIC         </w:t>
      </w:r>
      <w:r w:rsidRPr="00EA77BC">
        <w:rPr>
          <w:szCs w:val="20"/>
        </w:rPr>
        <w:tab/>
        <w:t>Both</w:t>
      </w:r>
    </w:p>
    <w:p w14:paraId="60E6C87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MIL         </w:t>
      </w:r>
      <w:r w:rsidRPr="00EA77BC">
        <w:rPr>
          <w:szCs w:val="20"/>
        </w:rPr>
        <w:tab/>
        <w:t>Both</w:t>
      </w:r>
    </w:p>
    <w:p w14:paraId="60E6C87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MIN         </w:t>
      </w:r>
      <w:r w:rsidRPr="00EA77BC">
        <w:rPr>
          <w:szCs w:val="20"/>
        </w:rPr>
        <w:tab/>
        <w:t>Both</w:t>
      </w:r>
    </w:p>
    <w:p w14:paraId="60E6C87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ML             </w:t>
      </w:r>
      <w:r w:rsidRPr="00EA77BC">
        <w:rPr>
          <w:szCs w:val="20"/>
        </w:rPr>
        <w:tab/>
        <w:t>Both</w:t>
      </w:r>
    </w:p>
    <w:p w14:paraId="60E6C87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CAP,SA                    </w:t>
      </w:r>
      <w:r w:rsidRPr="00EA77BC">
        <w:rPr>
          <w:szCs w:val="20"/>
        </w:rPr>
        <w:tab/>
        <w:t xml:space="preserve">MEQ         </w:t>
      </w:r>
      <w:r w:rsidRPr="00EA77BC">
        <w:rPr>
          <w:szCs w:val="20"/>
        </w:rPr>
        <w:tab/>
        <w:t>Both</w:t>
      </w:r>
    </w:p>
    <w:p w14:paraId="60E6C87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      </w:t>
      </w:r>
      <w:r w:rsidRPr="00EA77BC">
        <w:rPr>
          <w:szCs w:val="20"/>
        </w:rPr>
        <w:tab/>
        <w:t xml:space="preserve">MG             </w:t>
      </w:r>
      <w:r w:rsidRPr="00EA77BC">
        <w:rPr>
          <w:szCs w:val="20"/>
        </w:rPr>
        <w:tab/>
        <w:t>Both</w:t>
      </w:r>
    </w:p>
    <w:p w14:paraId="60E6C8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CAP,SPRINKLE,SA  </w:t>
      </w:r>
      <w:r w:rsidRPr="00EA77BC">
        <w:rPr>
          <w:szCs w:val="20"/>
        </w:rPr>
        <w:tab/>
        <w:t xml:space="preserve">MG           </w:t>
      </w:r>
      <w:r w:rsidRPr="00EA77BC">
        <w:rPr>
          <w:szCs w:val="20"/>
        </w:rPr>
        <w:tab/>
        <w:t>Both</w:t>
      </w:r>
    </w:p>
    <w:p w14:paraId="60E6C8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DENTAL CONE      </w:t>
      </w:r>
      <w:r w:rsidRPr="00EA77BC">
        <w:rPr>
          <w:szCs w:val="20"/>
        </w:rPr>
        <w:tab/>
        <w:t>MG</w:t>
      </w:r>
      <w:r w:rsidRPr="00EA77BC">
        <w:rPr>
          <w:szCs w:val="20"/>
        </w:rPr>
        <w:tab/>
        <w:t>Both</w:t>
      </w:r>
    </w:p>
    <w:p w14:paraId="60E6C882" w14:textId="77777777" w:rsidR="00595E65" w:rsidRPr="00EA77BC" w:rsidRDefault="00595E65" w:rsidP="00EA77BC">
      <w:pPr>
        <w:tabs>
          <w:tab w:val="left" w:pos="3360"/>
          <w:tab w:val="left" w:pos="5760"/>
        </w:tabs>
        <w:autoSpaceDE w:val="0"/>
        <w:autoSpaceDN w:val="0"/>
        <w:adjustRightInd w:val="0"/>
        <w:ind w:right="-360"/>
        <w:rPr>
          <w:szCs w:val="20"/>
        </w:rPr>
      </w:pPr>
      <w:r w:rsidRPr="00EA77BC">
        <w:rPr>
          <w:szCs w:val="20"/>
        </w:rPr>
        <w:t xml:space="preserve">DROPS,ORAL          </w:t>
      </w:r>
      <w:r w:rsidRPr="00EA77BC">
        <w:rPr>
          <w:szCs w:val="20"/>
        </w:rPr>
        <w:tab/>
        <w:t>MG/0.6ML</w:t>
      </w:r>
      <w:r w:rsidRPr="00EA77BC">
        <w:rPr>
          <w:szCs w:val="20"/>
        </w:rPr>
        <w:tab/>
        <w:t>Inpatient</w:t>
      </w:r>
    </w:p>
    <w:p w14:paraId="60E6C8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ELIXIR                    </w:t>
      </w:r>
      <w:r w:rsidRPr="00EA77BC">
        <w:rPr>
          <w:szCs w:val="20"/>
        </w:rPr>
        <w:tab/>
        <w:t xml:space="preserve">MEQ/15ML       </w:t>
      </w:r>
      <w:r w:rsidRPr="00EA77BC">
        <w:rPr>
          <w:szCs w:val="20"/>
        </w:rPr>
        <w:tab/>
        <w:t>Inpatient</w:t>
      </w:r>
    </w:p>
    <w:p w14:paraId="60E6C8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MEQ/5ML         </w:t>
      </w:r>
      <w:r w:rsidRPr="00EA77BC">
        <w:rPr>
          <w:szCs w:val="20"/>
        </w:rPr>
        <w:tab/>
        <w:t>Inpatient</w:t>
      </w:r>
    </w:p>
    <w:p w14:paraId="60E6C8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MG/10.15ML    </w:t>
      </w:r>
      <w:r w:rsidRPr="00EA77BC">
        <w:rPr>
          <w:szCs w:val="20"/>
        </w:rPr>
        <w:tab/>
        <w:t>Inpatient</w:t>
      </w:r>
    </w:p>
    <w:p w14:paraId="60E6C8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8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8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EMULSION                  </w:t>
      </w:r>
      <w:r w:rsidRPr="00EA77BC">
        <w:rPr>
          <w:szCs w:val="20"/>
        </w:rPr>
        <w:tab/>
        <w:t xml:space="preserve">GM/15ML          </w:t>
      </w:r>
      <w:r w:rsidRPr="00EA77BC">
        <w:rPr>
          <w:szCs w:val="20"/>
        </w:rPr>
        <w:tab/>
        <w:t>Inpatient</w:t>
      </w:r>
    </w:p>
    <w:p w14:paraId="60E6C8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Inpatient</w:t>
      </w:r>
    </w:p>
    <w:p w14:paraId="60E6C8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                     </w:t>
      </w:r>
      <w:r w:rsidRPr="00EA77BC">
        <w:rPr>
          <w:szCs w:val="20"/>
        </w:rPr>
        <w:tab/>
        <w:t xml:space="preserve">MG/60ML          </w:t>
      </w:r>
      <w:r w:rsidRPr="00EA77BC">
        <w:rPr>
          <w:szCs w:val="20"/>
        </w:rPr>
        <w:tab/>
        <w:t>Inpatient</w:t>
      </w:r>
    </w:p>
    <w:p w14:paraId="60E6C88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ENEMA,RTL                 </w:t>
      </w:r>
      <w:r w:rsidRPr="00EA77BC">
        <w:rPr>
          <w:szCs w:val="20"/>
        </w:rPr>
        <w:tab/>
        <w:t xml:space="preserve">MG/5ML            </w:t>
      </w:r>
      <w:r w:rsidRPr="00EA77BC">
        <w:rPr>
          <w:szCs w:val="20"/>
        </w:rPr>
        <w:tab/>
        <w:t>Inpatient</w:t>
      </w:r>
    </w:p>
    <w:p w14:paraId="60E6C88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FLUID EXTRACT           </w:t>
      </w:r>
      <w:r w:rsidRPr="00EA77BC">
        <w:rPr>
          <w:szCs w:val="20"/>
        </w:rPr>
        <w:tab/>
        <w:t xml:space="preserve">GM/ML             </w:t>
      </w:r>
      <w:r w:rsidRPr="00EA77BC">
        <w:rPr>
          <w:szCs w:val="20"/>
        </w:rPr>
        <w:tab/>
        <w:t>Inpatient</w:t>
      </w:r>
    </w:p>
    <w:p w14:paraId="60E6C89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GEL                       </w:t>
      </w:r>
      <w:r w:rsidRPr="00EA77BC">
        <w:rPr>
          <w:szCs w:val="20"/>
        </w:rPr>
        <w:tab/>
        <w:t xml:space="preserve">MCG/0.1ML       </w:t>
      </w:r>
      <w:r w:rsidRPr="00EA77BC">
        <w:rPr>
          <w:szCs w:val="20"/>
        </w:rPr>
        <w:tab/>
        <w:t>Inpatient</w:t>
      </w:r>
    </w:p>
    <w:p w14:paraId="60E6C8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MG/3GM           </w:t>
      </w:r>
      <w:r w:rsidRPr="00EA77BC">
        <w:rPr>
          <w:szCs w:val="20"/>
        </w:rPr>
        <w:tab/>
        <w:t>Inpatient</w:t>
      </w:r>
    </w:p>
    <w:p w14:paraId="60E6C89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89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GRANULES                  </w:t>
      </w:r>
      <w:r w:rsidRPr="00EA77BC">
        <w:rPr>
          <w:szCs w:val="20"/>
        </w:rPr>
        <w:tab/>
        <w:t>GM</w:t>
      </w:r>
      <w:r w:rsidRPr="00EA77BC">
        <w:rPr>
          <w:szCs w:val="20"/>
        </w:rPr>
        <w:tab/>
        <w:t>Inpatient</w:t>
      </w:r>
    </w:p>
    <w:p w14:paraId="60E6C8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8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GRNL,EFFERVSC         </w:t>
      </w:r>
      <w:r w:rsidRPr="00EA77BC">
        <w:rPr>
          <w:szCs w:val="20"/>
        </w:rPr>
        <w:tab/>
        <w:t>MEQ/PKG</w:t>
      </w:r>
      <w:r w:rsidRPr="00EA77BC">
        <w:rPr>
          <w:szCs w:val="20"/>
        </w:rPr>
        <w:tab/>
        <w:t>Inpatient</w:t>
      </w:r>
    </w:p>
    <w:p w14:paraId="60E6C8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GRNL,RCNST-ORAL   </w:t>
      </w:r>
      <w:r w:rsidRPr="00EA77BC">
        <w:rPr>
          <w:szCs w:val="20"/>
        </w:rPr>
        <w:tab/>
        <w:t xml:space="preserve">GM/PKG          </w:t>
      </w:r>
      <w:r w:rsidRPr="00EA77BC">
        <w:rPr>
          <w:szCs w:val="20"/>
        </w:rPr>
        <w:tab/>
        <w:t>Inpatient</w:t>
      </w:r>
    </w:p>
    <w:p w14:paraId="60E6C89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89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GUM,CHEWABLE         </w:t>
      </w:r>
      <w:r w:rsidRPr="00EA77BC">
        <w:rPr>
          <w:szCs w:val="20"/>
        </w:rPr>
        <w:tab/>
        <w:t xml:space="preserve">MG               </w:t>
      </w:r>
      <w:r w:rsidRPr="00EA77BC">
        <w:rPr>
          <w:szCs w:val="20"/>
        </w:rPr>
        <w:tab/>
        <w:t>Inpatient</w:t>
      </w:r>
    </w:p>
    <w:p w14:paraId="60E6C8A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IMPLANT                   </w:t>
      </w:r>
      <w:r w:rsidRPr="00EA77BC">
        <w:rPr>
          <w:szCs w:val="20"/>
        </w:rPr>
        <w:tab/>
        <w:t>MG</w:t>
      </w:r>
      <w:r w:rsidRPr="00EA77BC">
        <w:rPr>
          <w:szCs w:val="20"/>
        </w:rPr>
        <w:tab/>
        <w:t>Inpatient</w:t>
      </w:r>
    </w:p>
    <w:p w14:paraId="60E6C8A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w:t>
      </w:r>
      <w:r w:rsidRPr="00EA77BC">
        <w:rPr>
          <w:szCs w:val="20"/>
        </w:rPr>
        <w:tab/>
        <w:t xml:space="preserve">GM                </w:t>
      </w:r>
      <w:r w:rsidRPr="00EA77BC">
        <w:rPr>
          <w:szCs w:val="20"/>
        </w:rPr>
        <w:tab/>
        <w:t>Inpatient</w:t>
      </w:r>
    </w:p>
    <w:p w14:paraId="60E6C8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A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GM/3ML            </w:t>
      </w:r>
      <w:r w:rsidRPr="00EA77BC">
        <w:rPr>
          <w:szCs w:val="20"/>
        </w:rPr>
        <w:tab/>
        <w:t>Inpatient</w:t>
      </w:r>
    </w:p>
    <w:p w14:paraId="60E6C8A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GM/50ML         </w:t>
      </w:r>
      <w:r w:rsidRPr="00EA77BC">
        <w:rPr>
          <w:szCs w:val="20"/>
        </w:rPr>
        <w:tab/>
        <w:t>Inpatient</w:t>
      </w:r>
    </w:p>
    <w:p w14:paraId="60E6C8A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GM/BAG          </w:t>
      </w:r>
      <w:r w:rsidRPr="00EA77BC">
        <w:rPr>
          <w:szCs w:val="20"/>
        </w:rPr>
        <w:tab/>
        <w:t>Inpatient</w:t>
      </w:r>
    </w:p>
    <w:p w14:paraId="60E6C8A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GM/BTL          </w:t>
      </w:r>
      <w:r w:rsidRPr="00EA77BC">
        <w:rPr>
          <w:szCs w:val="20"/>
        </w:rPr>
        <w:tab/>
        <w:t>Inpatient</w:t>
      </w:r>
    </w:p>
    <w:p w14:paraId="60E6C8A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GM/ML           </w:t>
      </w:r>
      <w:r w:rsidRPr="00EA77BC">
        <w:rPr>
          <w:szCs w:val="20"/>
        </w:rPr>
        <w:tab/>
        <w:t>Inpatient</w:t>
      </w:r>
    </w:p>
    <w:p w14:paraId="60E6C8A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GM/VIAL         </w:t>
      </w:r>
      <w:r w:rsidRPr="00EA77BC">
        <w:rPr>
          <w:szCs w:val="20"/>
        </w:rPr>
        <w:tab/>
        <w:t>Inpatient</w:t>
      </w:r>
    </w:p>
    <w:p w14:paraId="60E6C8A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MBq/ML           </w:t>
      </w:r>
      <w:r w:rsidRPr="00EA77BC">
        <w:rPr>
          <w:szCs w:val="20"/>
        </w:rPr>
        <w:tab/>
        <w:t>Inpatient</w:t>
      </w:r>
    </w:p>
    <w:p w14:paraId="60E6C8A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MBq/VIL           </w:t>
      </w:r>
      <w:r w:rsidRPr="00EA77BC">
        <w:rPr>
          <w:szCs w:val="20"/>
        </w:rPr>
        <w:tab/>
        <w:t>Inpatient</w:t>
      </w:r>
    </w:p>
    <w:p w14:paraId="60E6C8A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MCG/0.5ML         </w:t>
      </w:r>
      <w:r w:rsidRPr="00EA77BC">
        <w:rPr>
          <w:szCs w:val="20"/>
        </w:rPr>
        <w:tab/>
        <w:t>Inpatient</w:t>
      </w:r>
    </w:p>
    <w:p w14:paraId="60E6C8A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MCG/ML            </w:t>
      </w:r>
      <w:r w:rsidRPr="00EA77BC">
        <w:rPr>
          <w:szCs w:val="20"/>
        </w:rPr>
        <w:tab/>
        <w:t>Inpatient</w:t>
      </w:r>
    </w:p>
    <w:p w14:paraId="60E6C8A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MCG/VIL           </w:t>
      </w:r>
      <w:r w:rsidRPr="00EA77BC">
        <w:rPr>
          <w:szCs w:val="20"/>
        </w:rPr>
        <w:tab/>
        <w:t>Inpatient</w:t>
      </w:r>
    </w:p>
    <w:p w14:paraId="60E6C8A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MEQ/L             </w:t>
      </w:r>
      <w:r w:rsidRPr="00EA77BC">
        <w:rPr>
          <w:szCs w:val="20"/>
        </w:rPr>
        <w:tab/>
        <w:t>Inpatient</w:t>
      </w:r>
    </w:p>
    <w:p w14:paraId="60E6C8A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MEQ/ML            </w:t>
      </w:r>
      <w:r w:rsidRPr="00EA77BC">
        <w:rPr>
          <w:szCs w:val="20"/>
        </w:rPr>
        <w:tab/>
        <w:t>Inpatient</w:t>
      </w:r>
    </w:p>
    <w:p w14:paraId="60E6C8B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                </w:t>
      </w:r>
      <w:r w:rsidRPr="00EA77BC">
        <w:rPr>
          <w:szCs w:val="20"/>
        </w:rPr>
        <w:tab/>
        <w:t>Inpatient</w:t>
      </w:r>
    </w:p>
    <w:p w14:paraId="60E6C8B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MG/0.2ML        </w:t>
      </w:r>
      <w:r w:rsidRPr="00EA77BC">
        <w:rPr>
          <w:szCs w:val="20"/>
        </w:rPr>
        <w:tab/>
        <w:t>Inpatient</w:t>
      </w:r>
    </w:p>
    <w:p w14:paraId="60E6C8B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MG/0.3ML        </w:t>
      </w:r>
      <w:r w:rsidRPr="00EA77BC">
        <w:rPr>
          <w:szCs w:val="20"/>
        </w:rPr>
        <w:tab/>
        <w:t>Inpatient</w:t>
      </w:r>
    </w:p>
    <w:p w14:paraId="60E6C8B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MG/0.4ML       </w:t>
      </w:r>
      <w:r w:rsidRPr="00EA77BC">
        <w:rPr>
          <w:szCs w:val="20"/>
        </w:rPr>
        <w:tab/>
        <w:t>Inpatient</w:t>
      </w:r>
    </w:p>
    <w:p w14:paraId="60E6C8B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MG/0.625ML     </w:t>
      </w:r>
      <w:r w:rsidRPr="00EA77BC">
        <w:rPr>
          <w:szCs w:val="20"/>
        </w:rPr>
        <w:tab/>
        <w:t>Inpatient</w:t>
      </w:r>
    </w:p>
    <w:p w14:paraId="60E6C8B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MG/0.6ML         </w:t>
      </w:r>
      <w:r w:rsidRPr="00EA77BC">
        <w:rPr>
          <w:szCs w:val="20"/>
        </w:rPr>
        <w:tab/>
        <w:t>Inpatient</w:t>
      </w:r>
    </w:p>
    <w:p w14:paraId="60E6C8B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MG/0.8ML         </w:t>
      </w:r>
      <w:r w:rsidRPr="00EA77BC">
        <w:rPr>
          <w:szCs w:val="20"/>
        </w:rPr>
        <w:tab/>
        <w:t>Inpatient</w:t>
      </w:r>
    </w:p>
    <w:p w14:paraId="60E6C8B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MG/10ML          </w:t>
      </w:r>
      <w:r w:rsidRPr="00EA77BC">
        <w:rPr>
          <w:szCs w:val="20"/>
        </w:rPr>
        <w:tab/>
        <w:t>Inpatient</w:t>
      </w:r>
    </w:p>
    <w:p w14:paraId="60E6C8B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MG/2ML            </w:t>
      </w:r>
      <w:r w:rsidRPr="00EA77BC">
        <w:rPr>
          <w:szCs w:val="20"/>
        </w:rPr>
        <w:tab/>
        <w:t>Inpatient</w:t>
      </w:r>
    </w:p>
    <w:p w14:paraId="60E6C8B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MG/5ML            </w:t>
      </w:r>
      <w:r w:rsidRPr="00EA77BC">
        <w:rPr>
          <w:szCs w:val="20"/>
        </w:rPr>
        <w:tab/>
        <w:t>Inpatient</w:t>
      </w:r>
    </w:p>
    <w:p w14:paraId="60E6C8B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MG/AMP           </w:t>
      </w:r>
      <w:r w:rsidRPr="00EA77BC">
        <w:rPr>
          <w:szCs w:val="20"/>
        </w:rPr>
        <w:tab/>
        <w:t>Inpatient</w:t>
      </w:r>
    </w:p>
    <w:p w14:paraId="60E6C8B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MG/BAG           </w:t>
      </w:r>
      <w:r w:rsidRPr="00EA77BC">
        <w:rPr>
          <w:szCs w:val="20"/>
        </w:rPr>
        <w:tab/>
        <w:t>Inpatient</w:t>
      </w:r>
    </w:p>
    <w:p w14:paraId="60E6C8BE" w14:textId="77777777" w:rsidR="00595E65" w:rsidRPr="00EA77BC" w:rsidRDefault="00595E65" w:rsidP="00EA77BC">
      <w:pPr>
        <w:tabs>
          <w:tab w:val="left" w:pos="3360"/>
          <w:tab w:val="left" w:pos="5760"/>
          <w:tab w:val="left" w:pos="7873"/>
        </w:tabs>
        <w:autoSpaceDE w:val="0"/>
        <w:autoSpaceDN w:val="0"/>
        <w:adjustRightInd w:val="0"/>
        <w:ind w:left="2160"/>
        <w:rPr>
          <w:szCs w:val="20"/>
        </w:rPr>
      </w:pPr>
      <w:r w:rsidRPr="00EA77BC">
        <w:rPr>
          <w:szCs w:val="20"/>
        </w:rPr>
        <w:tab/>
        <w:t xml:space="preserve">MG/ML             </w:t>
      </w:r>
      <w:r w:rsidRPr="00EA77BC">
        <w:rPr>
          <w:szCs w:val="20"/>
        </w:rPr>
        <w:tab/>
        <w:t>Inpatient</w:t>
      </w:r>
    </w:p>
    <w:p w14:paraId="60E6C8B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MG/VIAL           </w:t>
      </w:r>
      <w:r w:rsidRPr="00EA77BC">
        <w:rPr>
          <w:szCs w:val="20"/>
        </w:rPr>
        <w:tab/>
        <w:t>Inpatient</w:t>
      </w:r>
    </w:p>
    <w:p w14:paraId="60E6C8C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MIC/VIL           </w:t>
      </w:r>
      <w:r w:rsidRPr="00EA77BC">
        <w:rPr>
          <w:szCs w:val="20"/>
        </w:rPr>
        <w:tab/>
        <w:t>Inpatient</w:t>
      </w:r>
    </w:p>
    <w:p w14:paraId="60E6C8C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MIL/ML            </w:t>
      </w:r>
      <w:r w:rsidRPr="00EA77BC">
        <w:rPr>
          <w:szCs w:val="20"/>
        </w:rPr>
        <w:tab/>
        <w:t>Inpatient</w:t>
      </w:r>
    </w:p>
    <w:p w14:paraId="60E6C8C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 xml:space="preserve"> </w:t>
      </w:r>
      <w:r w:rsidRPr="00EA77BC">
        <w:rPr>
          <w:szCs w:val="20"/>
        </w:rPr>
        <w:tab/>
        <w:t xml:space="preserve">MIL/VIL           </w:t>
      </w:r>
      <w:r w:rsidRPr="00EA77BC">
        <w:rPr>
          <w:szCs w:val="20"/>
        </w:rPr>
        <w:tab/>
        <w:t>Inpatient</w:t>
      </w:r>
    </w:p>
    <w:p w14:paraId="60E6C8C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MILLION UNT/VIL </w:t>
      </w:r>
      <w:r w:rsidRPr="00EA77BC">
        <w:rPr>
          <w:szCs w:val="20"/>
        </w:rPr>
        <w:tab/>
        <w:t>Inpatient</w:t>
      </w:r>
    </w:p>
    <w:p w14:paraId="60E6C8C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ML                </w:t>
      </w:r>
      <w:r w:rsidRPr="00EA77BC">
        <w:rPr>
          <w:szCs w:val="20"/>
        </w:rPr>
        <w:tab/>
        <w:t>Inpatient</w:t>
      </w:r>
    </w:p>
    <w:p w14:paraId="60E6C8C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               </w:t>
      </w:r>
      <w:r w:rsidRPr="00EA77BC">
        <w:rPr>
          <w:szCs w:val="20"/>
        </w:rPr>
        <w:tab/>
        <w:t>Inpatient</w:t>
      </w:r>
    </w:p>
    <w:p w14:paraId="60E6C8C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PNU/ML            </w:t>
      </w:r>
      <w:r w:rsidRPr="00EA77BC">
        <w:rPr>
          <w:szCs w:val="20"/>
        </w:rPr>
        <w:tab/>
        <w:t>Inpatient</w:t>
      </w:r>
    </w:p>
    <w:p w14:paraId="60E6C8C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               </w:t>
      </w:r>
      <w:r w:rsidRPr="00EA77BC">
        <w:rPr>
          <w:szCs w:val="20"/>
        </w:rPr>
        <w:tab/>
        <w:t>Inpatient</w:t>
      </w:r>
    </w:p>
    <w:p w14:paraId="60E6C8C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UNT/0.1ML         </w:t>
      </w:r>
      <w:r w:rsidRPr="00EA77BC">
        <w:rPr>
          <w:szCs w:val="20"/>
        </w:rPr>
        <w:tab/>
        <w:t>Inpatient</w:t>
      </w:r>
    </w:p>
    <w:p w14:paraId="60E6C8C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UNT/0.2ML         </w:t>
      </w:r>
      <w:r w:rsidRPr="00EA77BC">
        <w:rPr>
          <w:szCs w:val="20"/>
        </w:rPr>
        <w:tab/>
        <w:t>Inpatient</w:t>
      </w:r>
    </w:p>
    <w:p w14:paraId="60E6C8C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UNT/0.5ML         </w:t>
      </w:r>
      <w:r w:rsidRPr="00EA77BC">
        <w:rPr>
          <w:szCs w:val="20"/>
        </w:rPr>
        <w:tab/>
        <w:t>Inpatient</w:t>
      </w:r>
    </w:p>
    <w:p w14:paraId="60E6C8C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UNT/AMP           </w:t>
      </w:r>
      <w:r w:rsidRPr="00EA77BC">
        <w:rPr>
          <w:szCs w:val="20"/>
        </w:rPr>
        <w:tab/>
        <w:t>Inpatient</w:t>
      </w:r>
    </w:p>
    <w:p w14:paraId="60E6C8C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UNT/ML            </w:t>
      </w:r>
      <w:r w:rsidRPr="00EA77BC">
        <w:rPr>
          <w:szCs w:val="20"/>
        </w:rPr>
        <w:tab/>
        <w:t>Inpatient</w:t>
      </w:r>
    </w:p>
    <w:p w14:paraId="60E6C8C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UNT/TEST         </w:t>
      </w:r>
      <w:r w:rsidRPr="00EA77BC">
        <w:rPr>
          <w:szCs w:val="20"/>
        </w:rPr>
        <w:tab/>
        <w:t>Inpatient</w:t>
      </w:r>
    </w:p>
    <w:p w14:paraId="60E6C8C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UNT/VIL           </w:t>
      </w:r>
      <w:r w:rsidRPr="00EA77BC">
        <w:rPr>
          <w:szCs w:val="20"/>
        </w:rPr>
        <w:tab/>
        <w:t>Inpatient</w:t>
      </w:r>
    </w:p>
    <w:p w14:paraId="60E6C8C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mgI/ml           </w:t>
      </w:r>
      <w:r w:rsidRPr="00EA77BC">
        <w:rPr>
          <w:szCs w:val="20"/>
        </w:rPr>
        <w:tab/>
        <w:t>Inpatient</w:t>
      </w:r>
    </w:p>
    <w:p w14:paraId="60E6C8D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nKatU/ML          </w:t>
      </w:r>
      <w:r w:rsidRPr="00EA77BC">
        <w:rPr>
          <w:szCs w:val="20"/>
        </w:rPr>
        <w:tab/>
        <w:t>Inpatient</w:t>
      </w:r>
    </w:p>
    <w:p w14:paraId="60E6C8D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(IN OIL)              </w:t>
      </w:r>
      <w:r w:rsidRPr="00EA77BC">
        <w:rPr>
          <w:szCs w:val="20"/>
        </w:rPr>
        <w:tab/>
        <w:t xml:space="preserve">MG/ML             </w:t>
      </w:r>
      <w:r w:rsidRPr="00EA77BC">
        <w:rPr>
          <w:szCs w:val="20"/>
        </w:rPr>
        <w:tab/>
        <w:t>Inpatient</w:t>
      </w:r>
    </w:p>
    <w:p w14:paraId="60E6C8D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t>
      </w:r>
      <w:r w:rsidRPr="00EA77BC">
        <w:rPr>
          <w:szCs w:val="20"/>
        </w:rPr>
        <w:tab/>
        <w:t xml:space="preserve">MG/50ML           </w:t>
      </w:r>
      <w:r w:rsidRPr="00EA77BC">
        <w:rPr>
          <w:szCs w:val="20"/>
        </w:rPr>
        <w:tab/>
        <w:t>Inpatient</w:t>
      </w:r>
    </w:p>
    <w:p w14:paraId="60E6C8D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D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D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D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W/BUF         </w:t>
      </w:r>
      <w:r w:rsidRPr="00EA77BC">
        <w:rPr>
          <w:szCs w:val="20"/>
        </w:rPr>
        <w:tab/>
        <w:t xml:space="preserve">MG/ML             </w:t>
      </w:r>
      <w:r w:rsidRPr="00EA77BC">
        <w:rPr>
          <w:szCs w:val="20"/>
        </w:rPr>
        <w:tab/>
        <w:t>Inpatient</w:t>
      </w:r>
    </w:p>
    <w:p w14:paraId="60E6C8D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8D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INJ,CONC-SOLN           </w:t>
      </w:r>
      <w:r w:rsidRPr="00EA77BC">
        <w:rPr>
          <w:szCs w:val="20"/>
        </w:rPr>
        <w:tab/>
        <w:t>MEQ/ML</w:t>
      </w:r>
      <w:r w:rsidRPr="00EA77BC">
        <w:rPr>
          <w:szCs w:val="20"/>
        </w:rPr>
        <w:tab/>
        <w:t>Inpatient</w:t>
      </w:r>
    </w:p>
    <w:p w14:paraId="60E6C8D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MG/10ML           </w:t>
      </w:r>
      <w:r w:rsidRPr="00EA77BC">
        <w:rPr>
          <w:szCs w:val="20"/>
        </w:rPr>
        <w:tab/>
        <w:t>Inpatient</w:t>
      </w:r>
    </w:p>
    <w:p w14:paraId="60E6C8D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D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INJ,FROZEN                </w:t>
      </w:r>
      <w:r w:rsidRPr="00EA77BC">
        <w:rPr>
          <w:szCs w:val="20"/>
        </w:rPr>
        <w:tab/>
        <w:t xml:space="preserve">MG/ML             </w:t>
      </w:r>
      <w:r w:rsidRPr="00EA77BC">
        <w:rPr>
          <w:szCs w:val="20"/>
        </w:rPr>
        <w:tab/>
        <w:t>Inpatient</w:t>
      </w:r>
    </w:p>
    <w:p w14:paraId="60E6C8D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INJ,LYPHL                 </w:t>
      </w:r>
      <w:r w:rsidRPr="00EA77BC">
        <w:rPr>
          <w:szCs w:val="20"/>
        </w:rPr>
        <w:tab/>
        <w:t xml:space="preserve">GM/VIAL           </w:t>
      </w:r>
      <w:r w:rsidRPr="00EA77BC">
        <w:rPr>
          <w:szCs w:val="20"/>
        </w:rPr>
        <w:tab/>
        <w:t>Inpatient</w:t>
      </w:r>
    </w:p>
    <w:p w14:paraId="60E6C8D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MCG/VIL           </w:t>
      </w:r>
      <w:r w:rsidRPr="00EA77BC">
        <w:rPr>
          <w:szCs w:val="20"/>
        </w:rPr>
        <w:tab/>
        <w:t>Inpatient</w:t>
      </w:r>
    </w:p>
    <w:p w14:paraId="60E6C8D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8D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8E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INJ,PWDR                  </w:t>
      </w:r>
      <w:r w:rsidRPr="00EA77BC">
        <w:rPr>
          <w:szCs w:val="20"/>
        </w:rPr>
        <w:tab/>
        <w:t xml:space="preserve">GM/BTL            </w:t>
      </w:r>
      <w:r w:rsidRPr="00EA77BC">
        <w:rPr>
          <w:szCs w:val="20"/>
        </w:rPr>
        <w:tab/>
        <w:t>Inpatient</w:t>
      </w:r>
    </w:p>
    <w:p w14:paraId="60E6C8E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E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E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INJ,REPOSITORY         </w:t>
      </w:r>
      <w:r w:rsidRPr="00EA77BC">
        <w:rPr>
          <w:szCs w:val="20"/>
        </w:rPr>
        <w:tab/>
        <w:t xml:space="preserve">MG/ML             </w:t>
      </w:r>
      <w:r w:rsidRPr="00EA77BC">
        <w:rPr>
          <w:szCs w:val="20"/>
        </w:rPr>
        <w:tab/>
        <w:t>Inpatient</w:t>
      </w:r>
    </w:p>
    <w:p w14:paraId="60E6C8E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E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                  </w:t>
      </w:r>
      <w:r w:rsidRPr="00EA77BC">
        <w:rPr>
          <w:szCs w:val="20"/>
        </w:rPr>
        <w:tab/>
        <w:t xml:space="preserve">GM                </w:t>
      </w:r>
      <w:r w:rsidRPr="00EA77BC">
        <w:rPr>
          <w:szCs w:val="20"/>
        </w:rPr>
        <w:tab/>
        <w:t>Inpatient</w:t>
      </w:r>
    </w:p>
    <w:p w14:paraId="60E6C8E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E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GM/20ML           </w:t>
      </w:r>
      <w:r w:rsidRPr="00EA77BC">
        <w:rPr>
          <w:szCs w:val="20"/>
        </w:rPr>
        <w:tab/>
        <w:t>Inpatient</w:t>
      </w:r>
    </w:p>
    <w:p w14:paraId="60E6C8E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GM/50ML           </w:t>
      </w:r>
      <w:r w:rsidRPr="00EA77BC">
        <w:rPr>
          <w:szCs w:val="20"/>
        </w:rPr>
        <w:tab/>
        <w:t>Inpatient</w:t>
      </w:r>
    </w:p>
    <w:p w14:paraId="60E6C8E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GM/AMP           </w:t>
      </w:r>
      <w:r w:rsidRPr="00EA77BC">
        <w:rPr>
          <w:szCs w:val="20"/>
        </w:rPr>
        <w:tab/>
        <w:t>Inpatient</w:t>
      </w:r>
    </w:p>
    <w:p w14:paraId="60E6C8E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8E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8F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GM/KIT            </w:t>
      </w:r>
      <w:r w:rsidRPr="00EA77BC">
        <w:rPr>
          <w:szCs w:val="20"/>
        </w:rPr>
        <w:tab/>
        <w:t>Inpatient</w:t>
      </w:r>
    </w:p>
    <w:p w14:paraId="60E6C8F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GM/ML             </w:t>
      </w:r>
      <w:r w:rsidRPr="00EA77BC">
        <w:rPr>
          <w:szCs w:val="20"/>
        </w:rPr>
        <w:tab/>
        <w:t>Inpatient</w:t>
      </w:r>
    </w:p>
    <w:p w14:paraId="60E6C8F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F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MCG/0.3ML         </w:t>
      </w:r>
      <w:r w:rsidRPr="00EA77BC">
        <w:rPr>
          <w:szCs w:val="20"/>
        </w:rPr>
        <w:tab/>
        <w:t>Inpatient</w:t>
      </w:r>
    </w:p>
    <w:p w14:paraId="60E6C8F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MCG/0.5ML         </w:t>
      </w:r>
      <w:r w:rsidRPr="00EA77BC">
        <w:rPr>
          <w:szCs w:val="20"/>
        </w:rPr>
        <w:tab/>
        <w:t>Inpatient</w:t>
      </w:r>
    </w:p>
    <w:p w14:paraId="60E6C8F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8F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MEQ/100ML         </w:t>
      </w:r>
      <w:r w:rsidRPr="00EA77BC">
        <w:rPr>
          <w:szCs w:val="20"/>
        </w:rPr>
        <w:tab/>
        <w:t>Inpatient</w:t>
      </w:r>
    </w:p>
    <w:p w14:paraId="60E6C8F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MEQ/50ML          </w:t>
      </w:r>
      <w:r w:rsidRPr="00EA77BC">
        <w:rPr>
          <w:szCs w:val="20"/>
        </w:rPr>
        <w:tab/>
        <w:t>Inpatient</w:t>
      </w:r>
    </w:p>
    <w:p w14:paraId="60E6C8F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MEQ/ML            </w:t>
      </w:r>
      <w:r w:rsidRPr="00EA77BC">
        <w:rPr>
          <w:szCs w:val="20"/>
        </w:rPr>
        <w:tab/>
        <w:t>Inpatient</w:t>
      </w:r>
    </w:p>
    <w:p w14:paraId="60E6C8F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F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MG/0.3ML          </w:t>
      </w:r>
      <w:r w:rsidRPr="00EA77BC">
        <w:rPr>
          <w:szCs w:val="20"/>
        </w:rPr>
        <w:tab/>
        <w:t>Inpatient</w:t>
      </w:r>
    </w:p>
    <w:p w14:paraId="60E6C8F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MG/0.7ML          </w:t>
      </w:r>
      <w:r w:rsidRPr="00EA77BC">
        <w:rPr>
          <w:szCs w:val="20"/>
        </w:rPr>
        <w:tab/>
        <w:t>Inpatient</w:t>
      </w:r>
    </w:p>
    <w:p w14:paraId="60E6C8F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MG/2ML            </w:t>
      </w:r>
      <w:r w:rsidRPr="00EA77BC">
        <w:rPr>
          <w:szCs w:val="20"/>
        </w:rPr>
        <w:tab/>
        <w:t>Inpatient</w:t>
      </w:r>
    </w:p>
    <w:p w14:paraId="60E6C8F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90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MG/INJ            </w:t>
      </w:r>
      <w:r w:rsidRPr="00EA77BC">
        <w:rPr>
          <w:szCs w:val="20"/>
        </w:rPr>
        <w:tab/>
        <w:t>Inpatient</w:t>
      </w:r>
    </w:p>
    <w:p w14:paraId="60E6C90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0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MG/SYRINGE        </w:t>
      </w:r>
      <w:r w:rsidRPr="00EA77BC">
        <w:rPr>
          <w:szCs w:val="20"/>
        </w:rPr>
        <w:tab/>
        <w:t>Inpatient</w:t>
      </w:r>
    </w:p>
    <w:p w14:paraId="60E6C90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90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90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MIC/0.6ML         </w:t>
      </w:r>
      <w:r w:rsidRPr="00EA77BC">
        <w:rPr>
          <w:szCs w:val="20"/>
        </w:rPr>
        <w:tab/>
        <w:t>Inpatient</w:t>
      </w:r>
    </w:p>
    <w:p w14:paraId="60E6C90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MIC/1.5ML         </w:t>
      </w:r>
      <w:r w:rsidRPr="00EA77BC">
        <w:rPr>
          <w:szCs w:val="20"/>
        </w:rPr>
        <w:tab/>
        <w:t>Inpatient</w:t>
      </w:r>
    </w:p>
    <w:p w14:paraId="60E6C90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MIC/VIL           </w:t>
      </w:r>
      <w:r w:rsidRPr="00EA77BC">
        <w:rPr>
          <w:szCs w:val="20"/>
        </w:rPr>
        <w:tab/>
        <w:t>Inpatient</w:t>
      </w:r>
    </w:p>
    <w:p w14:paraId="60E6C90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0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0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UNT/SYR   </w:t>
      </w:r>
      <w:r w:rsidRPr="00EA77BC">
        <w:rPr>
          <w:szCs w:val="20"/>
        </w:rPr>
        <w:tab/>
        <w:t>Inpatient</w:t>
      </w:r>
    </w:p>
    <w:p w14:paraId="60E6C90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0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PNU/ML            </w:t>
      </w:r>
      <w:r w:rsidRPr="00EA77BC">
        <w:rPr>
          <w:szCs w:val="20"/>
        </w:rPr>
        <w:tab/>
        <w:t>Inpatient</w:t>
      </w:r>
    </w:p>
    <w:p w14:paraId="60E6C90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0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0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UNT/0.2ML         </w:t>
      </w:r>
      <w:r w:rsidRPr="00EA77BC">
        <w:rPr>
          <w:szCs w:val="20"/>
        </w:rPr>
        <w:tab/>
        <w:t>Inpatient</w:t>
      </w:r>
    </w:p>
    <w:p w14:paraId="60E6C91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UNT/0.6ML         </w:t>
      </w:r>
      <w:r w:rsidRPr="00EA77BC">
        <w:rPr>
          <w:szCs w:val="20"/>
        </w:rPr>
        <w:tab/>
        <w:t>Inpatient</w:t>
      </w:r>
    </w:p>
    <w:p w14:paraId="60E6C91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91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1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UNT/TEST          </w:t>
      </w:r>
      <w:r w:rsidRPr="00EA77BC">
        <w:rPr>
          <w:szCs w:val="20"/>
        </w:rPr>
        <w:tab/>
        <w:t>Inpatient</w:t>
      </w:r>
    </w:p>
    <w:p w14:paraId="60E6C91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91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VIL               </w:t>
      </w:r>
      <w:r w:rsidRPr="00EA77BC">
        <w:rPr>
          <w:szCs w:val="20"/>
        </w:rPr>
        <w:tab/>
        <w:t>Inpatient</w:t>
      </w:r>
    </w:p>
    <w:p w14:paraId="60E6C91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mgI/ml            </w:t>
      </w:r>
      <w:r w:rsidRPr="00EA77BC">
        <w:rPr>
          <w:szCs w:val="20"/>
        </w:rPr>
        <w:tab/>
        <w:t>Inpatient</w:t>
      </w:r>
    </w:p>
    <w:p w14:paraId="60E6C91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INJ,SOLN,SA               </w:t>
      </w:r>
      <w:r w:rsidRPr="00EA77BC">
        <w:rPr>
          <w:szCs w:val="20"/>
        </w:rPr>
        <w:tab/>
        <w:t xml:space="preserve">MG/ML             </w:t>
      </w:r>
      <w:r w:rsidRPr="00EA77BC">
        <w:rPr>
          <w:szCs w:val="20"/>
        </w:rPr>
        <w:tab/>
        <w:t>Inpatient</w:t>
      </w:r>
    </w:p>
    <w:p w14:paraId="60E6C91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                  </w:t>
      </w:r>
      <w:r w:rsidRPr="00EA77BC">
        <w:rPr>
          <w:szCs w:val="20"/>
        </w:rPr>
        <w:tab/>
        <w:t xml:space="preserve">GM/VIAL           </w:t>
      </w:r>
      <w:r w:rsidRPr="00EA77BC">
        <w:rPr>
          <w:szCs w:val="20"/>
        </w:rPr>
        <w:tab/>
        <w:t>Inpatient</w:t>
      </w:r>
    </w:p>
    <w:p w14:paraId="60E6C91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91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1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1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1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UNT/1.2ML         </w:t>
      </w:r>
      <w:r w:rsidRPr="00EA77BC">
        <w:rPr>
          <w:szCs w:val="20"/>
        </w:rPr>
        <w:tab/>
        <w:t>Inpatient</w:t>
      </w:r>
    </w:p>
    <w:p w14:paraId="60E6C92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2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INJ,SUSP,SA               </w:t>
      </w:r>
      <w:r w:rsidRPr="00EA77BC">
        <w:rPr>
          <w:szCs w:val="20"/>
        </w:rPr>
        <w:tab/>
        <w:t xml:space="preserve">MG                </w:t>
      </w:r>
      <w:r w:rsidRPr="00EA77BC">
        <w:rPr>
          <w:szCs w:val="20"/>
        </w:rPr>
        <w:tab/>
        <w:t>Inpatient</w:t>
      </w:r>
    </w:p>
    <w:p w14:paraId="60E6C92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2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INJ,SUSP-DRY,SA        </w:t>
      </w:r>
      <w:r w:rsidRPr="00EA77BC">
        <w:rPr>
          <w:szCs w:val="20"/>
        </w:rPr>
        <w:tab/>
        <w:t xml:space="preserve">MG                </w:t>
      </w:r>
      <w:r w:rsidRPr="00EA77BC">
        <w:rPr>
          <w:szCs w:val="20"/>
        </w:rPr>
        <w:tab/>
        <w:t>Inpatient</w:t>
      </w:r>
    </w:p>
    <w:p w14:paraId="60E6C92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92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INJ/IMPLANT               </w:t>
      </w:r>
      <w:r w:rsidRPr="00EA77BC">
        <w:rPr>
          <w:szCs w:val="20"/>
        </w:rPr>
        <w:tab/>
        <w:t xml:space="preserve">MG                </w:t>
      </w:r>
      <w:r w:rsidRPr="00EA77BC">
        <w:rPr>
          <w:szCs w:val="20"/>
        </w:rPr>
        <w:tab/>
        <w:t>Inpatient</w:t>
      </w:r>
    </w:p>
    <w:p w14:paraId="60E6C92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       </w:t>
      </w:r>
      <w:r w:rsidRPr="00EA77BC">
        <w:rPr>
          <w:szCs w:val="20"/>
        </w:rPr>
        <w:tab/>
        <w:t xml:space="preserve">MG                </w:t>
      </w:r>
      <w:r w:rsidRPr="00EA77BC">
        <w:rPr>
          <w:szCs w:val="20"/>
        </w:rPr>
        <w:tab/>
        <w:t>Inpatient</w:t>
      </w:r>
    </w:p>
    <w:p w14:paraId="60E6C92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MG/CAP            </w:t>
      </w:r>
      <w:r w:rsidRPr="00EA77BC">
        <w:rPr>
          <w:szCs w:val="20"/>
        </w:rPr>
        <w:tab/>
        <w:t>Inpatient</w:t>
      </w:r>
    </w:p>
    <w:p w14:paraId="60E6C92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REL,OPH       </w:t>
      </w:r>
      <w:r w:rsidRPr="00EA77BC">
        <w:rPr>
          <w:szCs w:val="20"/>
        </w:rPr>
        <w:tab/>
        <w:t xml:space="preserve">MG/UNT            </w:t>
      </w:r>
      <w:r w:rsidRPr="00EA77BC">
        <w:rPr>
          <w:szCs w:val="20"/>
        </w:rPr>
        <w:tab/>
        <w:t>Inpatient</w:t>
      </w:r>
    </w:p>
    <w:p w14:paraId="60E6C92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INSERT,VAG                </w:t>
      </w:r>
      <w:r w:rsidRPr="00EA77BC">
        <w:rPr>
          <w:szCs w:val="20"/>
        </w:rPr>
        <w:tab/>
        <w:t xml:space="preserve">MG                </w:t>
      </w:r>
      <w:r w:rsidRPr="00EA77BC">
        <w:rPr>
          <w:szCs w:val="20"/>
        </w:rPr>
        <w:tab/>
        <w:t>Inpatient</w:t>
      </w:r>
    </w:p>
    <w:p w14:paraId="60E6C92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                    </w:t>
      </w:r>
      <w:r w:rsidRPr="00EA77BC">
        <w:rPr>
          <w:szCs w:val="20"/>
        </w:rPr>
        <w:tab/>
        <w:t xml:space="preserve">GM                </w:t>
      </w:r>
      <w:r w:rsidRPr="00EA77BC">
        <w:rPr>
          <w:szCs w:val="20"/>
        </w:rPr>
        <w:tab/>
        <w:t>Inpatient</w:t>
      </w:r>
    </w:p>
    <w:p w14:paraId="60E6C92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2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2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2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2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MG/GTT           </w:t>
      </w:r>
      <w:r w:rsidRPr="00EA77BC">
        <w:rPr>
          <w:szCs w:val="20"/>
        </w:rPr>
        <w:tab/>
        <w:t>Inpatient</w:t>
      </w:r>
    </w:p>
    <w:p w14:paraId="60E6C93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LIQUID,ORAL               </w:t>
      </w:r>
      <w:r w:rsidRPr="00EA77BC">
        <w:rPr>
          <w:szCs w:val="20"/>
        </w:rPr>
        <w:tab/>
        <w:t xml:space="preserve">GM                </w:t>
      </w:r>
      <w:r w:rsidRPr="00EA77BC">
        <w:rPr>
          <w:szCs w:val="20"/>
        </w:rPr>
        <w:tab/>
        <w:t>Inpatient</w:t>
      </w:r>
    </w:p>
    <w:p w14:paraId="60E6C93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GM/10ML           </w:t>
      </w:r>
      <w:r w:rsidRPr="00EA77BC">
        <w:rPr>
          <w:szCs w:val="20"/>
        </w:rPr>
        <w:tab/>
        <w:t>Inpatient</w:t>
      </w:r>
    </w:p>
    <w:p w14:paraId="60E6C93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3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3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3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MG/0.6ML          </w:t>
      </w:r>
      <w:r w:rsidRPr="00EA77BC">
        <w:rPr>
          <w:szCs w:val="20"/>
        </w:rPr>
        <w:tab/>
        <w:t>Inpatient</w:t>
      </w:r>
    </w:p>
    <w:p w14:paraId="60E6C93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3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93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MG/4ML            </w:t>
      </w:r>
      <w:r w:rsidRPr="00EA77BC">
        <w:rPr>
          <w:szCs w:val="20"/>
        </w:rPr>
        <w:tab/>
        <w:t>Inpatient</w:t>
      </w:r>
    </w:p>
    <w:p w14:paraId="60E6C93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3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MG/MIN            </w:t>
      </w:r>
      <w:r w:rsidRPr="00EA77BC">
        <w:rPr>
          <w:szCs w:val="20"/>
        </w:rPr>
        <w:tab/>
        <w:t>Inpatient</w:t>
      </w:r>
    </w:p>
    <w:p w14:paraId="60E6C93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3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3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LOZENGE                   </w:t>
      </w:r>
      <w:r w:rsidRPr="00EA77BC">
        <w:rPr>
          <w:szCs w:val="20"/>
        </w:rPr>
        <w:tab/>
        <w:t xml:space="preserve">MCG               </w:t>
      </w:r>
      <w:r w:rsidRPr="00EA77BC">
        <w:rPr>
          <w:szCs w:val="20"/>
        </w:rPr>
        <w:tab/>
        <w:t>Inpatient</w:t>
      </w:r>
    </w:p>
    <w:p w14:paraId="60E6C94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4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OPHTHALMIC,CRC      </w:t>
      </w:r>
      <w:r w:rsidRPr="00EA77BC">
        <w:rPr>
          <w:szCs w:val="20"/>
        </w:rPr>
        <w:tab/>
        <w:t xml:space="preserve">MG/UNT            </w:t>
      </w:r>
      <w:r w:rsidRPr="00EA77BC">
        <w:rPr>
          <w:szCs w:val="20"/>
        </w:rPr>
        <w:tab/>
        <w:t>Inpatient</w:t>
      </w:r>
    </w:p>
    <w:p w14:paraId="60E6C94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PELLET                    </w:t>
      </w:r>
      <w:r w:rsidRPr="00EA77BC">
        <w:rPr>
          <w:szCs w:val="20"/>
        </w:rPr>
        <w:tab/>
        <w:t xml:space="preserve">MG                </w:t>
      </w:r>
      <w:r w:rsidRPr="00EA77BC">
        <w:rPr>
          <w:szCs w:val="20"/>
        </w:rPr>
        <w:tab/>
        <w:t>Inpatient</w:t>
      </w:r>
    </w:p>
    <w:p w14:paraId="60E6C94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                    </w:t>
      </w:r>
      <w:r w:rsidRPr="00EA77BC">
        <w:rPr>
          <w:szCs w:val="20"/>
        </w:rPr>
        <w:tab/>
        <w:t xml:space="preserve">GM                </w:t>
      </w:r>
      <w:r w:rsidRPr="00EA77BC">
        <w:rPr>
          <w:szCs w:val="20"/>
        </w:rPr>
        <w:tab/>
        <w:t>Inpatient</w:t>
      </w:r>
    </w:p>
    <w:p w14:paraId="60E6C94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GM/1.7GM          </w:t>
      </w:r>
      <w:r w:rsidRPr="00EA77BC">
        <w:rPr>
          <w:szCs w:val="20"/>
        </w:rPr>
        <w:tab/>
        <w:t>Inpatient</w:t>
      </w:r>
    </w:p>
    <w:p w14:paraId="60E6C94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4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GM/9GM            </w:t>
      </w:r>
      <w:r w:rsidRPr="00EA77BC">
        <w:rPr>
          <w:szCs w:val="20"/>
        </w:rPr>
        <w:tab/>
        <w:t>Inpatient</w:t>
      </w:r>
    </w:p>
    <w:p w14:paraId="60E6C94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94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4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4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4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UNT/VIL           </w:t>
      </w:r>
      <w:r w:rsidRPr="00EA77BC">
        <w:rPr>
          <w:szCs w:val="20"/>
        </w:rPr>
        <w:tab/>
        <w:t>Inpatient</w:t>
      </w:r>
    </w:p>
    <w:p w14:paraId="60E6C94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POWDER,ORAL            </w:t>
      </w:r>
      <w:r w:rsidRPr="00EA77BC">
        <w:rPr>
          <w:szCs w:val="20"/>
        </w:rPr>
        <w:tab/>
        <w:t xml:space="preserve">GM               </w:t>
      </w:r>
      <w:r w:rsidRPr="00EA77BC">
        <w:rPr>
          <w:szCs w:val="20"/>
        </w:rPr>
        <w:tab/>
        <w:t>Inpatient</w:t>
      </w:r>
    </w:p>
    <w:p w14:paraId="60E6C94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5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MG/GM             </w:t>
      </w:r>
      <w:r w:rsidRPr="00EA77BC">
        <w:rPr>
          <w:szCs w:val="20"/>
        </w:rPr>
        <w:tab/>
        <w:t>Inpatient</w:t>
      </w:r>
    </w:p>
    <w:p w14:paraId="60E6C95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POWDER,TOP            </w:t>
      </w:r>
      <w:r w:rsidRPr="00EA77BC">
        <w:rPr>
          <w:szCs w:val="20"/>
        </w:rPr>
        <w:tab/>
        <w:t xml:space="preserve">GM               </w:t>
      </w:r>
      <w:r w:rsidRPr="00EA77BC">
        <w:rPr>
          <w:szCs w:val="20"/>
        </w:rPr>
        <w:tab/>
        <w:t>Inpatient</w:t>
      </w:r>
    </w:p>
    <w:p w14:paraId="60E6C95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UNT/GM            </w:t>
      </w:r>
      <w:r w:rsidRPr="00EA77BC">
        <w:rPr>
          <w:szCs w:val="20"/>
        </w:rPr>
        <w:tab/>
        <w:t>Inpatient</w:t>
      </w:r>
    </w:p>
    <w:p w14:paraId="60E6C95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PWDR,EFFERVSC       </w:t>
      </w:r>
      <w:r w:rsidRPr="00EA77BC">
        <w:rPr>
          <w:szCs w:val="20"/>
        </w:rPr>
        <w:tab/>
        <w:t xml:space="preserve">MEQ/PKT           </w:t>
      </w:r>
      <w:r w:rsidRPr="00EA77BC">
        <w:rPr>
          <w:szCs w:val="20"/>
        </w:rPr>
        <w:tab/>
        <w:t>Inpatient</w:t>
      </w:r>
    </w:p>
    <w:p w14:paraId="60E6C95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PWDR,RENST-ORAL    </w:t>
      </w:r>
      <w:r w:rsidRPr="00EA77BC">
        <w:rPr>
          <w:szCs w:val="20"/>
        </w:rPr>
        <w:tab/>
        <w:t xml:space="preserve">CAL/ML            </w:t>
      </w:r>
      <w:r w:rsidRPr="00EA77BC">
        <w:rPr>
          <w:szCs w:val="20"/>
        </w:rPr>
        <w:tab/>
        <w:t>Inpatient</w:t>
      </w:r>
    </w:p>
    <w:p w14:paraId="60E6C95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                </w:t>
      </w:r>
      <w:r w:rsidRPr="00EA77BC">
        <w:rPr>
          <w:szCs w:val="20"/>
        </w:rPr>
        <w:tab/>
        <w:t>Inpatient</w:t>
      </w:r>
    </w:p>
    <w:p w14:paraId="60E6C95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5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5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5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MEQ/PKT           </w:t>
      </w:r>
      <w:r w:rsidRPr="00EA77BC">
        <w:rPr>
          <w:szCs w:val="20"/>
        </w:rPr>
        <w:tab/>
        <w:t>Inpatient</w:t>
      </w:r>
    </w:p>
    <w:p w14:paraId="60E6C95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5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MG/PKG            </w:t>
      </w:r>
      <w:r w:rsidRPr="00EA77BC">
        <w:rPr>
          <w:szCs w:val="20"/>
        </w:rPr>
        <w:tab/>
        <w:t>Inpatient</w:t>
      </w:r>
    </w:p>
    <w:p w14:paraId="60E6C96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96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UNT/5ML           </w:t>
      </w:r>
      <w:r w:rsidRPr="00EA77BC">
        <w:rPr>
          <w:szCs w:val="20"/>
        </w:rPr>
        <w:tab/>
        <w:t>Inpatient</w:t>
      </w:r>
    </w:p>
    <w:p w14:paraId="60E6C96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RING,VAG                  </w:t>
      </w:r>
      <w:r w:rsidRPr="00EA77BC">
        <w:rPr>
          <w:szCs w:val="20"/>
        </w:rPr>
        <w:tab/>
        <w:t xml:space="preserve">MG                </w:t>
      </w:r>
      <w:r w:rsidRPr="00EA77BC">
        <w:rPr>
          <w:szCs w:val="20"/>
        </w:rPr>
        <w:tab/>
        <w:t>Inpatient</w:t>
      </w:r>
    </w:p>
    <w:p w14:paraId="60E6C96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                      </w:t>
      </w:r>
      <w:r w:rsidRPr="00EA77BC">
        <w:rPr>
          <w:szCs w:val="20"/>
        </w:rPr>
        <w:tab/>
        <w:t xml:space="preserve">MG/5ML            </w:t>
      </w:r>
      <w:r w:rsidRPr="00EA77BC">
        <w:rPr>
          <w:szCs w:val="20"/>
        </w:rPr>
        <w:tab/>
        <w:t>Inpatient</w:t>
      </w:r>
    </w:p>
    <w:p w14:paraId="60E6C96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6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6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6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SOLN,CONC                 </w:t>
      </w:r>
      <w:r w:rsidRPr="00EA77BC">
        <w:rPr>
          <w:szCs w:val="20"/>
        </w:rPr>
        <w:tab/>
        <w:t xml:space="preserve">MG/5ML            </w:t>
      </w:r>
      <w:r w:rsidRPr="00EA77BC">
        <w:rPr>
          <w:szCs w:val="20"/>
        </w:rPr>
        <w:tab/>
        <w:t>Inpatient</w:t>
      </w:r>
    </w:p>
    <w:p w14:paraId="60E6C96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SOLN,INHL                 </w:t>
      </w:r>
      <w:r w:rsidRPr="00EA77BC">
        <w:rPr>
          <w:szCs w:val="20"/>
        </w:rPr>
        <w:tab/>
        <w:t xml:space="preserve">MG/5ML            </w:t>
      </w:r>
      <w:r w:rsidRPr="00EA77BC">
        <w:rPr>
          <w:szCs w:val="20"/>
        </w:rPr>
        <w:tab/>
        <w:t>Inpatient</w:t>
      </w:r>
    </w:p>
    <w:p w14:paraId="60E6C96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SOLN,IRRG                 </w:t>
      </w:r>
      <w:r w:rsidRPr="00EA77BC">
        <w:rPr>
          <w:szCs w:val="20"/>
        </w:rPr>
        <w:tab/>
        <w:t xml:space="preserve">MG/ML             </w:t>
      </w:r>
      <w:r w:rsidRPr="00EA77BC">
        <w:rPr>
          <w:szCs w:val="20"/>
        </w:rPr>
        <w:tab/>
        <w:t>Inpatient</w:t>
      </w:r>
    </w:p>
    <w:p w14:paraId="60E6C96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SOLN,NASAL                </w:t>
      </w:r>
      <w:r w:rsidRPr="00EA77BC">
        <w:rPr>
          <w:szCs w:val="20"/>
        </w:rPr>
        <w:tab/>
        <w:t xml:space="preserve">MCG/SPRAY         </w:t>
      </w:r>
      <w:r w:rsidRPr="00EA77BC">
        <w:rPr>
          <w:szCs w:val="20"/>
        </w:rPr>
        <w:tab/>
        <w:t>Inpatient</w:t>
      </w:r>
    </w:p>
    <w:p w14:paraId="60E6C96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UNT/SPRAY         </w:t>
      </w:r>
      <w:r w:rsidRPr="00EA77BC">
        <w:rPr>
          <w:szCs w:val="20"/>
        </w:rPr>
        <w:tab/>
        <w:t>Inpatient</w:t>
      </w:r>
    </w:p>
    <w:p w14:paraId="60E6C9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SOLN,ORAL                 </w:t>
      </w:r>
      <w:r w:rsidRPr="00EA77BC">
        <w:rPr>
          <w:szCs w:val="20"/>
        </w:rPr>
        <w:tab/>
        <w:t xml:space="preserve">GM/ML             </w:t>
      </w:r>
      <w:r w:rsidRPr="00EA77BC">
        <w:rPr>
          <w:szCs w:val="20"/>
        </w:rPr>
        <w:tab/>
        <w:t>Inpatient</w:t>
      </w:r>
    </w:p>
    <w:p w14:paraId="60E6C97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7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7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7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MG/18.75ML        </w:t>
      </w:r>
      <w:r w:rsidRPr="00EA77BC">
        <w:rPr>
          <w:szCs w:val="20"/>
        </w:rPr>
        <w:tab/>
        <w:t>Inpatient</w:t>
      </w:r>
    </w:p>
    <w:p w14:paraId="60E6C97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MG/20ML           </w:t>
      </w:r>
      <w:r w:rsidRPr="00EA77BC">
        <w:rPr>
          <w:szCs w:val="20"/>
        </w:rPr>
        <w:tab/>
        <w:t>Inpatient</w:t>
      </w:r>
    </w:p>
    <w:p w14:paraId="60E6C97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7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MG/7.5ML          </w:t>
      </w:r>
      <w:r w:rsidRPr="00EA77BC">
        <w:rPr>
          <w:szCs w:val="20"/>
        </w:rPr>
        <w:tab/>
        <w:t>Inpatient</w:t>
      </w:r>
    </w:p>
    <w:p w14:paraId="60E6C97B" w14:textId="77777777" w:rsidR="00595E65" w:rsidRPr="00EA77BC" w:rsidRDefault="00595E65" w:rsidP="002E3973">
      <w:pPr>
        <w:pStyle w:val="TOC4"/>
      </w:pPr>
      <w:r w:rsidRPr="00EA77BC">
        <w:t xml:space="preserve">                          </w:t>
      </w:r>
      <w:r w:rsidRPr="00EA77BC">
        <w:tab/>
        <w:t xml:space="preserve">MG/ML             </w:t>
      </w:r>
      <w:r w:rsidRPr="00EA77BC">
        <w:tab/>
        <w:t>Inpatient</w:t>
      </w:r>
    </w:p>
    <w:p w14:paraId="60E6C97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7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SOLN,RTL                  </w:t>
      </w:r>
      <w:r w:rsidRPr="00EA77BC">
        <w:rPr>
          <w:szCs w:val="20"/>
        </w:rPr>
        <w:tab/>
        <w:t xml:space="preserve">MG/ML             </w:t>
      </w:r>
      <w:r w:rsidRPr="00EA77BC">
        <w:rPr>
          <w:szCs w:val="20"/>
        </w:rPr>
        <w:tab/>
        <w:t>Inpatient</w:t>
      </w:r>
    </w:p>
    <w:p w14:paraId="60E6C9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SOLN,SPRAY,NASAL   </w:t>
      </w:r>
      <w:r w:rsidRPr="00EA77BC">
        <w:rPr>
          <w:szCs w:val="20"/>
        </w:rPr>
        <w:tab/>
        <w:t xml:space="preserve">MCG/SPRAY         </w:t>
      </w:r>
      <w:r w:rsidRPr="00EA77BC">
        <w:rPr>
          <w:szCs w:val="20"/>
        </w:rPr>
        <w:tab/>
        <w:t>Inpatient</w:t>
      </w:r>
    </w:p>
    <w:p w14:paraId="60E6C9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MG/SPRAY          </w:t>
      </w:r>
      <w:r w:rsidRPr="00EA77BC">
        <w:rPr>
          <w:szCs w:val="20"/>
        </w:rPr>
        <w:tab/>
        <w:t>Inpatient</w:t>
      </w:r>
    </w:p>
    <w:p w14:paraId="60E6C9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98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SUPP,RTL                  </w:t>
      </w:r>
      <w:r w:rsidRPr="00EA77BC">
        <w:rPr>
          <w:szCs w:val="20"/>
        </w:rPr>
        <w:tab/>
        <w:t xml:space="preserve">MG                </w:t>
      </w:r>
      <w:r w:rsidRPr="00EA77BC">
        <w:rPr>
          <w:szCs w:val="20"/>
        </w:rPr>
        <w:tab/>
        <w:t>Inpatient</w:t>
      </w:r>
    </w:p>
    <w:p w14:paraId="60E6C9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SUPP,VAG                  </w:t>
      </w:r>
      <w:r w:rsidRPr="00EA77BC">
        <w:rPr>
          <w:szCs w:val="20"/>
        </w:rPr>
        <w:tab/>
        <w:t xml:space="preserve">GM               </w:t>
      </w:r>
      <w:r w:rsidRPr="00EA77BC">
        <w:rPr>
          <w:szCs w:val="20"/>
        </w:rPr>
        <w:tab/>
        <w:t>Inpatient</w:t>
      </w:r>
    </w:p>
    <w:p w14:paraId="60E6C9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SUPPOSITORY             </w:t>
      </w:r>
      <w:r w:rsidRPr="00EA77BC">
        <w:rPr>
          <w:szCs w:val="20"/>
        </w:rPr>
        <w:tab/>
        <w:t xml:space="preserve">MCG               </w:t>
      </w:r>
      <w:r w:rsidRPr="00EA77BC">
        <w:rPr>
          <w:szCs w:val="20"/>
        </w:rPr>
        <w:tab/>
        <w:t>Inpatient</w:t>
      </w:r>
    </w:p>
    <w:p w14:paraId="60E6C9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                      </w:t>
      </w:r>
      <w:r w:rsidRPr="00EA77BC">
        <w:rPr>
          <w:szCs w:val="20"/>
        </w:rPr>
        <w:tab/>
        <w:t xml:space="preserve">GM/5ML            </w:t>
      </w:r>
      <w:r w:rsidRPr="00EA77BC">
        <w:rPr>
          <w:szCs w:val="20"/>
        </w:rPr>
        <w:tab/>
        <w:t>Inpatient</w:t>
      </w:r>
    </w:p>
    <w:p w14:paraId="60E6C9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GM/60ML           </w:t>
      </w:r>
      <w:r w:rsidRPr="00EA77BC">
        <w:rPr>
          <w:szCs w:val="20"/>
        </w:rPr>
        <w:tab/>
        <w:t>Inpatient</w:t>
      </w:r>
    </w:p>
    <w:p w14:paraId="60E6C9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8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SUSP,INTRATHECAL   </w:t>
      </w:r>
      <w:r w:rsidRPr="00EA77BC">
        <w:rPr>
          <w:szCs w:val="20"/>
        </w:rPr>
        <w:tab/>
        <w:t xml:space="preserve">MG/ML             </w:t>
      </w:r>
      <w:r w:rsidRPr="00EA77BC">
        <w:rPr>
          <w:szCs w:val="20"/>
        </w:rPr>
        <w:tab/>
        <w:t>Inpatient</w:t>
      </w:r>
    </w:p>
    <w:p w14:paraId="60E6C9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SUSP,ORAL                 </w:t>
      </w:r>
      <w:r w:rsidRPr="00EA77BC">
        <w:rPr>
          <w:szCs w:val="20"/>
        </w:rPr>
        <w:tab/>
        <w:t xml:space="preserve">MCG/ML            </w:t>
      </w:r>
      <w:r w:rsidRPr="00EA77BC">
        <w:rPr>
          <w:szCs w:val="20"/>
        </w:rPr>
        <w:tab/>
        <w:t>Inpatient</w:t>
      </w:r>
    </w:p>
    <w:p w14:paraId="60E6C98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9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SUSP,RTL                  </w:t>
      </w:r>
      <w:r w:rsidRPr="00EA77BC">
        <w:rPr>
          <w:szCs w:val="20"/>
        </w:rPr>
        <w:tab/>
        <w:t xml:space="preserve">GM/60ML           </w:t>
      </w:r>
      <w:r w:rsidRPr="00EA77BC">
        <w:rPr>
          <w:szCs w:val="20"/>
        </w:rPr>
        <w:tab/>
        <w:t>Inpatient</w:t>
      </w:r>
    </w:p>
    <w:p w14:paraId="60E6C99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SYRINGE                   </w:t>
      </w:r>
      <w:r w:rsidRPr="00EA77BC">
        <w:rPr>
          <w:szCs w:val="20"/>
        </w:rPr>
        <w:tab/>
        <w:t xml:space="preserve">UNT               </w:t>
      </w:r>
      <w:r w:rsidRPr="00EA77BC">
        <w:rPr>
          <w:szCs w:val="20"/>
        </w:rPr>
        <w:tab/>
        <w:t>Inpatient</w:t>
      </w:r>
    </w:p>
    <w:p w14:paraId="60E6C99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                     </w:t>
      </w:r>
      <w:r w:rsidRPr="00EA77BC">
        <w:rPr>
          <w:szCs w:val="20"/>
        </w:rPr>
        <w:tab/>
        <w:t xml:space="preserve">GM/15ML           </w:t>
      </w:r>
      <w:r w:rsidRPr="00EA77BC">
        <w:rPr>
          <w:szCs w:val="20"/>
        </w:rPr>
        <w:tab/>
        <w:t>Inpatient</w:t>
      </w:r>
    </w:p>
    <w:p w14:paraId="60E6C99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GM/5ML            </w:t>
      </w:r>
      <w:r w:rsidRPr="00EA77BC">
        <w:rPr>
          <w:szCs w:val="20"/>
        </w:rPr>
        <w:tab/>
        <w:t>Inpatient</w:t>
      </w:r>
    </w:p>
    <w:p w14:paraId="60E6C9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SYRUP,ORAL                </w:t>
      </w:r>
      <w:r w:rsidRPr="00EA77BC">
        <w:rPr>
          <w:szCs w:val="20"/>
        </w:rPr>
        <w:tab/>
        <w:t xml:space="preserve">MG/5ML            </w:t>
      </w:r>
      <w:r w:rsidRPr="00EA77BC">
        <w:rPr>
          <w:szCs w:val="20"/>
        </w:rPr>
        <w:tab/>
        <w:t>Inpatient</w:t>
      </w:r>
    </w:p>
    <w:p w14:paraId="60E6C99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                       </w:t>
      </w:r>
      <w:r w:rsidRPr="00EA77BC">
        <w:rPr>
          <w:szCs w:val="20"/>
        </w:rPr>
        <w:tab/>
        <w:t xml:space="preserve">GM                </w:t>
      </w:r>
      <w:r w:rsidRPr="00EA77BC">
        <w:rPr>
          <w:szCs w:val="20"/>
        </w:rPr>
        <w:tab/>
        <w:t>Both</w:t>
      </w:r>
    </w:p>
    <w:p w14:paraId="60E6C9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               </w:t>
      </w:r>
      <w:r w:rsidRPr="00EA77BC">
        <w:rPr>
          <w:szCs w:val="20"/>
        </w:rPr>
        <w:tab/>
        <w:t>Both</w:t>
      </w:r>
    </w:p>
    <w:p w14:paraId="60E6C9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9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A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MG/DAY            </w:t>
      </w:r>
      <w:r w:rsidRPr="00EA77BC">
        <w:rPr>
          <w:szCs w:val="20"/>
        </w:rPr>
        <w:tab/>
        <w:t>Inpatient</w:t>
      </w:r>
    </w:p>
    <w:p w14:paraId="60E6C9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TAB,BUCC,SA               </w:t>
      </w:r>
      <w:r w:rsidRPr="00EA77BC">
        <w:rPr>
          <w:szCs w:val="20"/>
        </w:rPr>
        <w:tab/>
        <w:t xml:space="preserve">MG                </w:t>
      </w:r>
      <w:r w:rsidRPr="00EA77BC">
        <w:rPr>
          <w:szCs w:val="20"/>
        </w:rPr>
        <w:tab/>
        <w:t>Both</w:t>
      </w:r>
    </w:p>
    <w:p w14:paraId="60E6C9A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TAB,BUCCAL                </w:t>
      </w:r>
      <w:r w:rsidRPr="00EA77BC">
        <w:rPr>
          <w:szCs w:val="20"/>
        </w:rPr>
        <w:tab/>
        <w:t xml:space="preserve">MG                </w:t>
      </w:r>
      <w:r w:rsidRPr="00EA77BC">
        <w:rPr>
          <w:szCs w:val="20"/>
        </w:rPr>
        <w:tab/>
        <w:t>Both</w:t>
      </w:r>
    </w:p>
    <w:p w14:paraId="60E6C9A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TAB,CHEWABLE          </w:t>
      </w:r>
      <w:r w:rsidRPr="00EA77BC">
        <w:rPr>
          <w:szCs w:val="20"/>
        </w:rPr>
        <w:tab/>
        <w:t xml:space="preserve">GM                </w:t>
      </w:r>
      <w:r w:rsidRPr="00EA77BC">
        <w:rPr>
          <w:szCs w:val="20"/>
        </w:rPr>
        <w:tab/>
        <w:t>Both</w:t>
      </w:r>
    </w:p>
    <w:p w14:paraId="60E6C9A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TAB,EC                    </w:t>
      </w:r>
      <w:r w:rsidRPr="00EA77BC">
        <w:rPr>
          <w:szCs w:val="20"/>
        </w:rPr>
        <w:tab/>
        <w:t xml:space="preserve">GM                </w:t>
      </w:r>
      <w:r w:rsidRPr="00EA77BC">
        <w:rPr>
          <w:szCs w:val="20"/>
        </w:rPr>
        <w:tab/>
        <w:t>Both</w:t>
      </w:r>
    </w:p>
    <w:p w14:paraId="60E6C9A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A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A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TAB,EFFERVSC           </w:t>
      </w:r>
      <w:r w:rsidRPr="00EA77BC">
        <w:rPr>
          <w:szCs w:val="20"/>
        </w:rPr>
        <w:tab/>
        <w:t xml:space="preserve">MEQ               </w:t>
      </w:r>
      <w:r w:rsidRPr="00EA77BC">
        <w:rPr>
          <w:szCs w:val="20"/>
        </w:rPr>
        <w:tab/>
        <w:t>Both</w:t>
      </w:r>
    </w:p>
    <w:p w14:paraId="60E6C9A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w:t>
      </w:r>
      <w:r w:rsidRPr="00EA77BC">
        <w:rPr>
          <w:szCs w:val="20"/>
        </w:rPr>
        <w:tab/>
        <w:t xml:space="preserve">MCG               </w:t>
      </w:r>
      <w:r w:rsidRPr="00EA77BC">
        <w:rPr>
          <w:szCs w:val="20"/>
        </w:rPr>
        <w:tab/>
        <w:t>Both</w:t>
      </w:r>
    </w:p>
    <w:p w14:paraId="60E6C9A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9B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DISINTEGRATING </w:t>
      </w:r>
      <w:r w:rsidRPr="00EA77BC">
        <w:rPr>
          <w:szCs w:val="20"/>
        </w:rPr>
        <w:tab/>
        <w:t xml:space="preserve">MG                </w:t>
      </w:r>
      <w:r w:rsidRPr="00EA77BC">
        <w:rPr>
          <w:szCs w:val="20"/>
        </w:rPr>
        <w:tab/>
        <w:t>Both</w:t>
      </w:r>
    </w:p>
    <w:p w14:paraId="60E6C9B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TAB,RAPID DISINTEGRATE     </w:t>
      </w:r>
      <w:r w:rsidRPr="00EA77BC">
        <w:rPr>
          <w:szCs w:val="20"/>
        </w:rPr>
        <w:tab/>
        <w:t xml:space="preserve">MG               </w:t>
      </w:r>
      <w:r w:rsidRPr="00EA77BC">
        <w:rPr>
          <w:szCs w:val="20"/>
        </w:rPr>
        <w:tab/>
        <w:t>Both</w:t>
      </w:r>
    </w:p>
    <w:p w14:paraId="60E6C9B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TAB,SA                    </w:t>
      </w:r>
      <w:r w:rsidRPr="00EA77BC">
        <w:rPr>
          <w:szCs w:val="20"/>
        </w:rPr>
        <w:tab/>
        <w:t xml:space="preserve">GM                </w:t>
      </w:r>
      <w:r w:rsidRPr="00EA77BC">
        <w:rPr>
          <w:szCs w:val="20"/>
        </w:rPr>
        <w:tab/>
        <w:t>Both</w:t>
      </w:r>
    </w:p>
    <w:p w14:paraId="60E6C9B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               </w:t>
      </w:r>
      <w:r w:rsidRPr="00EA77BC">
        <w:rPr>
          <w:szCs w:val="20"/>
        </w:rPr>
        <w:tab/>
        <w:t>Both</w:t>
      </w:r>
    </w:p>
    <w:p w14:paraId="60E6C9B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TAB,SOLUBLE              </w:t>
      </w:r>
      <w:r w:rsidRPr="00EA77BC">
        <w:rPr>
          <w:szCs w:val="20"/>
        </w:rPr>
        <w:tab/>
        <w:t xml:space="preserve">MG                </w:t>
      </w:r>
      <w:r w:rsidRPr="00EA77BC">
        <w:rPr>
          <w:szCs w:val="20"/>
        </w:rPr>
        <w:tab/>
        <w:t>Both</w:t>
      </w:r>
    </w:p>
    <w:p w14:paraId="60E6C9B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TAB,SUBLINGUAL   </w:t>
      </w:r>
      <w:r w:rsidRPr="00EA77BC">
        <w:rPr>
          <w:szCs w:val="20"/>
        </w:rPr>
        <w:tab/>
        <w:t xml:space="preserve">MG     </w:t>
      </w:r>
      <w:r w:rsidRPr="00EA77BC">
        <w:rPr>
          <w:szCs w:val="20"/>
        </w:rPr>
        <w:tab/>
        <w:t>Both</w:t>
      </w:r>
    </w:p>
    <w:p w14:paraId="60E6C9B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TAB,VAG                   </w:t>
      </w:r>
      <w:r w:rsidRPr="00EA77BC">
        <w:rPr>
          <w:szCs w:val="20"/>
        </w:rPr>
        <w:tab/>
        <w:t xml:space="preserve">MG                </w:t>
      </w:r>
      <w:r w:rsidRPr="00EA77BC">
        <w:rPr>
          <w:szCs w:val="20"/>
        </w:rPr>
        <w:tab/>
        <w:t xml:space="preserve">Both </w:t>
      </w:r>
    </w:p>
    <w:p w14:paraId="60E6C9B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ab/>
        <w:t>UNT</w:t>
      </w:r>
      <w:r w:rsidRPr="00EA77BC">
        <w:rPr>
          <w:szCs w:val="20"/>
        </w:rPr>
        <w:tab/>
        <w:t>Both</w:t>
      </w:r>
    </w:p>
    <w:p w14:paraId="60E6C9B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TAMPON                    </w:t>
      </w:r>
      <w:r w:rsidRPr="00EA77BC">
        <w:rPr>
          <w:szCs w:val="20"/>
        </w:rPr>
        <w:tab/>
        <w:t xml:space="preserve">MG   </w:t>
      </w:r>
      <w:r w:rsidRPr="00EA77BC">
        <w:rPr>
          <w:szCs w:val="20"/>
        </w:rPr>
        <w:tab/>
        <w:t>Inpatient</w:t>
      </w:r>
    </w:p>
    <w:p w14:paraId="60E6C9B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TAPE                      </w:t>
      </w:r>
      <w:r w:rsidRPr="00EA77BC">
        <w:rPr>
          <w:szCs w:val="20"/>
        </w:rPr>
        <w:tab/>
        <w:t xml:space="preserve">MCG/SQCM          </w:t>
      </w:r>
      <w:r w:rsidRPr="00EA77BC">
        <w:rPr>
          <w:szCs w:val="20"/>
        </w:rPr>
        <w:tab/>
        <w:t>Inpatient</w:t>
      </w:r>
    </w:p>
    <w:p w14:paraId="60E6C9B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TINCTURE                  </w:t>
      </w:r>
      <w:r w:rsidRPr="00EA77BC">
        <w:rPr>
          <w:szCs w:val="20"/>
        </w:rPr>
        <w:tab/>
        <w:t xml:space="preserve">MG/5ML            </w:t>
      </w:r>
      <w:r w:rsidRPr="00EA77BC">
        <w:rPr>
          <w:szCs w:val="20"/>
        </w:rPr>
        <w:tab/>
        <w:t>Inpatient</w:t>
      </w:r>
    </w:p>
    <w:p w14:paraId="60E6C9B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B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TROCHE                    </w:t>
      </w:r>
      <w:r w:rsidRPr="00EA77BC">
        <w:rPr>
          <w:szCs w:val="20"/>
        </w:rPr>
        <w:tab/>
        <w:t xml:space="preserve">MG                </w:t>
      </w:r>
      <w:r w:rsidRPr="00EA77BC">
        <w:rPr>
          <w:szCs w:val="20"/>
        </w:rPr>
        <w:tab/>
        <w:t>Inpatient</w:t>
      </w:r>
    </w:p>
    <w:p w14:paraId="60E6C9BF" w14:textId="77777777" w:rsidR="00595E65" w:rsidRPr="00EA77BC" w:rsidRDefault="00595E65" w:rsidP="00EA77BC">
      <w:r w:rsidRPr="00EA77BC">
        <w:t xml:space="preserve">WAFER                     </w:t>
      </w:r>
      <w:r w:rsidRPr="00EA77BC">
        <w:tab/>
      </w:r>
      <w:r w:rsidR="008D332E" w:rsidRPr="00EA77BC">
        <w:tab/>
        <w:t xml:space="preserve">        </w:t>
      </w:r>
      <w:r w:rsidRPr="00EA77BC">
        <w:t>GM</w:t>
      </w:r>
      <w:r w:rsidR="008D332E" w:rsidRPr="00EA77BC">
        <w:tab/>
      </w:r>
      <w:r w:rsidRPr="00EA77BC">
        <w:t xml:space="preserve">               </w:t>
      </w:r>
      <w:r w:rsidRPr="00EA77BC">
        <w:tab/>
        <w:t>Inpatient</w:t>
      </w:r>
    </w:p>
    <w:p w14:paraId="60E6C9C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C1" w14:textId="77777777" w:rsidR="00595E65" w:rsidRPr="00EA77BC" w:rsidRDefault="00595E65" w:rsidP="00EA77BC"/>
    <w:p w14:paraId="60E6C9C2" w14:textId="77777777" w:rsidR="00595E65" w:rsidRPr="00EA77BC" w:rsidRDefault="00750568" w:rsidP="00EA77BC">
      <w:pPr>
        <w:pStyle w:val="ChapterHeading"/>
      </w:pPr>
      <w:r w:rsidRPr="00EA77BC">
        <w:br w:type="page"/>
      </w:r>
      <w:bookmarkStart w:id="2275" w:name="_Toc376874131"/>
      <w:bookmarkStart w:id="2276" w:name="_Toc523224185"/>
      <w:r w:rsidR="00595E65" w:rsidRPr="00EA77BC">
        <w:t>Appendix B</w:t>
      </w:r>
      <w:bookmarkStart w:id="2277" w:name="_Toc14667212"/>
      <w:r w:rsidR="00311441" w:rsidRPr="00EA77BC">
        <w:t xml:space="preserve">  </w:t>
      </w:r>
      <w:r w:rsidR="00747062" w:rsidRPr="00EA77BC">
        <w:br/>
      </w:r>
      <w:r w:rsidR="00595E65" w:rsidRPr="00EA77BC">
        <w:fldChar w:fldCharType="begin"/>
      </w:r>
      <w:r w:rsidR="00595E65" w:rsidRPr="00EA77BC">
        <w:instrText xml:space="preserve"> XE "Appendix B: </w:instrText>
      </w:r>
      <w:r w:rsidR="00595E65" w:rsidRPr="00EA77BC">
        <w:rPr>
          <w:i/>
          <w:iCs/>
        </w:rPr>
        <w:instrText>See</w:instrText>
      </w:r>
      <w:r w:rsidR="00595E65" w:rsidRPr="00EA77BC">
        <w:instrText xml:space="preserve"> Original Drug Text File Entries Combinations" \b </w:instrText>
      </w:r>
      <w:r w:rsidR="00595E65" w:rsidRPr="00EA77BC">
        <w:fldChar w:fldCharType="end"/>
      </w:r>
      <w:r w:rsidR="00595E65" w:rsidRPr="00EA77BC">
        <w:t>Original Drug Text File Entries Combinations</w:t>
      </w:r>
      <w:bookmarkEnd w:id="2275"/>
      <w:bookmarkEnd w:id="2276"/>
      <w:bookmarkEnd w:id="2277"/>
      <w:r w:rsidR="00595E65" w:rsidRPr="00EA77BC">
        <w:fldChar w:fldCharType="begin"/>
      </w:r>
      <w:r w:rsidR="00595E65" w:rsidRPr="00EA77BC">
        <w:instrText xml:space="preserve"> XE "Original Drug Text File Entries Combinations" \b</w:instrText>
      </w:r>
      <w:r w:rsidR="00595E65" w:rsidRPr="00EA77BC">
        <w:fldChar w:fldCharType="end"/>
      </w:r>
      <w:r w:rsidR="00595E65" w:rsidRPr="00EA77BC">
        <w:t xml:space="preserve"> </w:t>
      </w:r>
    </w:p>
    <w:p w14:paraId="60E6C9C3" w14:textId="77777777" w:rsidR="00595E65" w:rsidRPr="00EA77BC" w:rsidRDefault="00595E65" w:rsidP="00EA77BC"/>
    <w:p w14:paraId="60E6C9C4" w14:textId="77777777" w:rsidR="00595E65" w:rsidRPr="00EA77BC" w:rsidRDefault="00595E65" w:rsidP="00EA77BC">
      <w:pPr>
        <w:autoSpaceDE w:val="0"/>
        <w:autoSpaceDN w:val="0"/>
        <w:adjustRightInd w:val="0"/>
      </w:pPr>
      <w:r w:rsidRPr="00EA77BC">
        <w:t xml:space="preserve">The National Formulary Restriction Text is the original text exported with the DRUG TEXT file (#51.7) and automatically linked to the Drug File entries based on the VA Product match. No Orderable Item file entries were automatically linked with the DRUG TEXT file (#51.7). </w:t>
      </w:r>
    </w:p>
    <w:p w14:paraId="60E6C9C5" w14:textId="77777777" w:rsidR="00595E65" w:rsidRPr="00EA77BC" w:rsidRDefault="00595E65" w:rsidP="00EA77BC"/>
    <w:tbl>
      <w:tblPr>
        <w:tblW w:w="0" w:type="auto"/>
        <w:tblInd w:w="18" w:type="dxa"/>
        <w:tblLook w:val="04A0" w:firstRow="1" w:lastRow="0" w:firstColumn="1" w:lastColumn="0" w:noHBand="0" w:noVBand="1"/>
      </w:tblPr>
      <w:tblGrid>
        <w:gridCol w:w="4770"/>
        <w:gridCol w:w="4770"/>
      </w:tblGrid>
      <w:tr w:rsidR="00DD7EE4" w:rsidRPr="00EA77BC" w14:paraId="60E6C9C8" w14:textId="77777777" w:rsidTr="00424C0F">
        <w:trPr>
          <w:tblHeader/>
        </w:trPr>
        <w:tc>
          <w:tcPr>
            <w:tcW w:w="4770" w:type="dxa"/>
            <w:shd w:val="clear" w:color="auto" w:fill="auto"/>
          </w:tcPr>
          <w:p w14:paraId="60E6C9C6" w14:textId="77777777" w:rsidR="00DD7EE4" w:rsidRPr="00EA77BC" w:rsidRDefault="00DD7EE4" w:rsidP="00EA77BC">
            <w:pPr>
              <w:pStyle w:val="Normal-TNR12"/>
              <w:widowControl/>
              <w:spacing w:after="80"/>
              <w:rPr>
                <w:rFonts w:ascii="Times" w:hAnsi="Times"/>
                <w:b/>
                <w:bCs/>
              </w:rPr>
            </w:pPr>
            <w:r w:rsidRPr="00EA77BC">
              <w:rPr>
                <w:rFonts w:ascii="Times" w:hAnsi="Times"/>
                <w:b/>
                <w:bCs/>
                <w:u w:val="single"/>
              </w:rPr>
              <w:t>DRUG TEXT file (#51.7) Entry</w:t>
            </w:r>
          </w:p>
        </w:tc>
        <w:tc>
          <w:tcPr>
            <w:tcW w:w="4770" w:type="dxa"/>
            <w:shd w:val="clear" w:color="auto" w:fill="auto"/>
          </w:tcPr>
          <w:p w14:paraId="60E6C9C7" w14:textId="77777777" w:rsidR="00DD7EE4" w:rsidRPr="00EA77BC" w:rsidRDefault="00DD7EE4" w:rsidP="00EA77BC">
            <w:pPr>
              <w:pStyle w:val="Normal-TNR12"/>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9CB" w14:textId="77777777" w:rsidTr="00424C0F">
        <w:tc>
          <w:tcPr>
            <w:tcW w:w="4770" w:type="dxa"/>
            <w:shd w:val="clear" w:color="auto" w:fill="auto"/>
          </w:tcPr>
          <w:p w14:paraId="60E6C9C9" w14:textId="77777777" w:rsidR="00DD7EE4" w:rsidRPr="00EA77BC" w:rsidRDefault="00DD7EE4" w:rsidP="00732461">
            <w:pPr>
              <w:autoSpaceDE w:val="0"/>
              <w:autoSpaceDN w:val="0"/>
              <w:adjustRightInd w:val="0"/>
              <w:spacing w:after="80"/>
              <w:rPr>
                <w:szCs w:val="20"/>
              </w:rPr>
            </w:pPr>
            <w:r w:rsidRPr="00EA77BC">
              <w:rPr>
                <w:szCs w:val="20"/>
              </w:rPr>
              <w:t>HYPERTENSION-VA/DOD</w:t>
            </w:r>
          </w:p>
        </w:tc>
        <w:tc>
          <w:tcPr>
            <w:tcW w:w="4770" w:type="dxa"/>
            <w:shd w:val="clear" w:color="auto" w:fill="auto"/>
          </w:tcPr>
          <w:p w14:paraId="60E6C9CA"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Hypertension treatment guidelines </w:t>
            </w:r>
          </w:p>
        </w:tc>
      </w:tr>
      <w:tr w:rsidR="00DD7EE4" w:rsidRPr="00EA77BC" w14:paraId="60E6C9CE" w14:textId="77777777" w:rsidTr="00424C0F">
        <w:tc>
          <w:tcPr>
            <w:tcW w:w="4770" w:type="dxa"/>
            <w:shd w:val="clear" w:color="auto" w:fill="auto"/>
          </w:tcPr>
          <w:p w14:paraId="60E6C9CC" w14:textId="77777777" w:rsidR="00DD7EE4" w:rsidRPr="00EA77BC" w:rsidRDefault="00DD7EE4" w:rsidP="00732461">
            <w:pPr>
              <w:autoSpaceDE w:val="0"/>
              <w:autoSpaceDN w:val="0"/>
              <w:adjustRightInd w:val="0"/>
              <w:spacing w:after="80"/>
              <w:rPr>
                <w:szCs w:val="20"/>
              </w:rPr>
            </w:pPr>
            <w:r w:rsidRPr="00EA77BC">
              <w:rPr>
                <w:szCs w:val="20"/>
              </w:rPr>
              <w:t>SPINAL CORD,NEUROLOGY,REHAB</w:t>
            </w:r>
          </w:p>
        </w:tc>
        <w:tc>
          <w:tcPr>
            <w:tcW w:w="4770" w:type="dxa"/>
            <w:shd w:val="clear" w:color="auto" w:fill="auto"/>
          </w:tcPr>
          <w:p w14:paraId="60E6C9CD" w14:textId="77777777" w:rsidR="00DD7EE4" w:rsidRPr="00EA77BC" w:rsidRDefault="00DD7EE4" w:rsidP="00732461">
            <w:pPr>
              <w:autoSpaceDE w:val="0"/>
              <w:autoSpaceDN w:val="0"/>
              <w:adjustRightInd w:val="0"/>
              <w:spacing w:after="80"/>
              <w:rPr>
                <w:szCs w:val="20"/>
              </w:rPr>
            </w:pPr>
            <w:r w:rsidRPr="00EA77BC">
              <w:rPr>
                <w:szCs w:val="20"/>
              </w:rPr>
              <w:t xml:space="preserve">RESTRICTED TO SPINAL CORD INJURY,NEUROLOGY,AND REHABILITATION </w:t>
            </w:r>
          </w:p>
        </w:tc>
      </w:tr>
      <w:tr w:rsidR="00DD7EE4" w:rsidRPr="00EA77BC" w14:paraId="60E6C9D1" w14:textId="77777777" w:rsidTr="00424C0F">
        <w:tc>
          <w:tcPr>
            <w:tcW w:w="4770" w:type="dxa"/>
            <w:shd w:val="clear" w:color="auto" w:fill="auto"/>
          </w:tcPr>
          <w:p w14:paraId="60E6C9CF" w14:textId="77777777" w:rsidR="00DD7EE4" w:rsidRPr="00EA77BC" w:rsidRDefault="00DD7EE4" w:rsidP="00732461">
            <w:pPr>
              <w:autoSpaceDE w:val="0"/>
              <w:autoSpaceDN w:val="0"/>
              <w:adjustRightInd w:val="0"/>
              <w:spacing w:after="80"/>
              <w:rPr>
                <w:szCs w:val="20"/>
              </w:rPr>
            </w:pPr>
            <w:r w:rsidRPr="00EA77BC">
              <w:rPr>
                <w:szCs w:val="20"/>
              </w:rPr>
              <w:t>HIV/AIDS</w:t>
            </w:r>
          </w:p>
        </w:tc>
        <w:tc>
          <w:tcPr>
            <w:tcW w:w="4770" w:type="dxa"/>
            <w:shd w:val="clear" w:color="auto" w:fill="auto"/>
          </w:tcPr>
          <w:p w14:paraId="60E6C9D0" w14:textId="77777777" w:rsidR="00DD7EE4" w:rsidRPr="00EA77BC" w:rsidRDefault="00DD7EE4" w:rsidP="00732461">
            <w:pPr>
              <w:autoSpaceDE w:val="0"/>
              <w:autoSpaceDN w:val="0"/>
              <w:adjustRightInd w:val="0"/>
              <w:spacing w:after="80"/>
              <w:rPr>
                <w:szCs w:val="20"/>
              </w:rPr>
            </w:pPr>
            <w:r w:rsidRPr="00EA77BC">
              <w:rPr>
                <w:szCs w:val="20"/>
              </w:rPr>
              <w:t xml:space="preserve">Refer to HIV/AIDS TAG treatment guidelines </w:t>
            </w:r>
          </w:p>
        </w:tc>
      </w:tr>
      <w:tr w:rsidR="00DD7EE4" w:rsidRPr="00EA77BC" w14:paraId="60E6C9D4" w14:textId="77777777" w:rsidTr="00424C0F">
        <w:tc>
          <w:tcPr>
            <w:tcW w:w="4770" w:type="dxa"/>
            <w:shd w:val="clear" w:color="auto" w:fill="auto"/>
          </w:tcPr>
          <w:p w14:paraId="60E6C9D2" w14:textId="77777777" w:rsidR="00DD7EE4" w:rsidRPr="00EA77BC" w:rsidRDefault="00DD7EE4" w:rsidP="00732461">
            <w:pPr>
              <w:autoSpaceDE w:val="0"/>
              <w:autoSpaceDN w:val="0"/>
              <w:adjustRightInd w:val="0"/>
              <w:spacing w:after="80"/>
              <w:rPr>
                <w:szCs w:val="20"/>
              </w:rPr>
            </w:pPr>
            <w:r w:rsidRPr="00EA77BC">
              <w:rPr>
                <w:szCs w:val="20"/>
              </w:rPr>
              <w:t>DIABETES</w:t>
            </w:r>
          </w:p>
        </w:tc>
        <w:tc>
          <w:tcPr>
            <w:tcW w:w="4770" w:type="dxa"/>
            <w:shd w:val="clear" w:color="auto" w:fill="auto"/>
          </w:tcPr>
          <w:p w14:paraId="60E6C9D3" w14:textId="77777777" w:rsidR="00DD7EE4" w:rsidRPr="00EA77BC" w:rsidRDefault="00DD7EE4" w:rsidP="00732461">
            <w:pPr>
              <w:autoSpaceDE w:val="0"/>
              <w:autoSpaceDN w:val="0"/>
              <w:adjustRightInd w:val="0"/>
              <w:spacing w:after="80"/>
              <w:rPr>
                <w:szCs w:val="20"/>
              </w:rPr>
            </w:pPr>
            <w:r w:rsidRPr="00EA77BC">
              <w:rPr>
                <w:szCs w:val="20"/>
              </w:rPr>
              <w:t xml:space="preserve">Refer to PBM/MAP and PBM/TAG Diabetes treatment guidelines </w:t>
            </w:r>
          </w:p>
        </w:tc>
      </w:tr>
      <w:tr w:rsidR="00DD7EE4" w:rsidRPr="00EA77BC" w14:paraId="60E6C9D7" w14:textId="77777777" w:rsidTr="00424C0F">
        <w:tc>
          <w:tcPr>
            <w:tcW w:w="4770" w:type="dxa"/>
            <w:shd w:val="clear" w:color="auto" w:fill="auto"/>
          </w:tcPr>
          <w:p w14:paraId="60E6C9D5" w14:textId="77777777" w:rsidR="00DD7EE4" w:rsidRPr="00EA77BC" w:rsidRDefault="00DD7EE4" w:rsidP="00732461">
            <w:pPr>
              <w:autoSpaceDE w:val="0"/>
              <w:autoSpaceDN w:val="0"/>
              <w:adjustRightInd w:val="0"/>
              <w:spacing w:after="80"/>
              <w:rPr>
                <w:szCs w:val="20"/>
              </w:rPr>
            </w:pPr>
            <w:r w:rsidRPr="00EA77BC">
              <w:rPr>
                <w:szCs w:val="20"/>
              </w:rPr>
              <w:t>CHF</w:t>
            </w:r>
          </w:p>
        </w:tc>
        <w:tc>
          <w:tcPr>
            <w:tcW w:w="4770" w:type="dxa"/>
            <w:shd w:val="clear" w:color="auto" w:fill="auto"/>
          </w:tcPr>
          <w:p w14:paraId="60E6C9D6" w14:textId="77777777" w:rsidR="00DD7EE4" w:rsidRPr="00EA77BC" w:rsidRDefault="00DD7EE4" w:rsidP="00732461">
            <w:pPr>
              <w:autoSpaceDE w:val="0"/>
              <w:autoSpaceDN w:val="0"/>
              <w:adjustRightInd w:val="0"/>
              <w:spacing w:after="80"/>
              <w:rPr>
                <w:szCs w:val="20"/>
              </w:rPr>
            </w:pPr>
            <w:r w:rsidRPr="00EA77BC">
              <w:rPr>
                <w:szCs w:val="20"/>
              </w:rPr>
              <w:t xml:space="preserve">Refer to PBM/MAP CHF treatment guidelines </w:t>
            </w:r>
          </w:p>
        </w:tc>
      </w:tr>
      <w:tr w:rsidR="00DD7EE4" w:rsidRPr="00EA77BC" w14:paraId="60E6C9DA" w14:textId="77777777" w:rsidTr="00424C0F">
        <w:tc>
          <w:tcPr>
            <w:tcW w:w="4770" w:type="dxa"/>
            <w:shd w:val="clear" w:color="auto" w:fill="auto"/>
          </w:tcPr>
          <w:p w14:paraId="60E6C9D8" w14:textId="77777777" w:rsidR="00DD7EE4" w:rsidRPr="00EA77BC" w:rsidRDefault="00DD7EE4" w:rsidP="00732461">
            <w:pPr>
              <w:autoSpaceDE w:val="0"/>
              <w:autoSpaceDN w:val="0"/>
              <w:adjustRightInd w:val="0"/>
              <w:spacing w:after="80"/>
              <w:rPr>
                <w:szCs w:val="20"/>
              </w:rPr>
            </w:pPr>
            <w:r w:rsidRPr="00EA77BC">
              <w:rPr>
                <w:szCs w:val="20"/>
              </w:rPr>
              <w:t>GERD</w:t>
            </w:r>
          </w:p>
        </w:tc>
        <w:tc>
          <w:tcPr>
            <w:tcW w:w="4770" w:type="dxa"/>
            <w:shd w:val="clear" w:color="auto" w:fill="auto"/>
          </w:tcPr>
          <w:p w14:paraId="60E6C9D9" w14:textId="77777777" w:rsidR="00DD7EE4" w:rsidRPr="00EA77BC" w:rsidRDefault="00DD7EE4" w:rsidP="00732461">
            <w:pPr>
              <w:autoSpaceDE w:val="0"/>
              <w:autoSpaceDN w:val="0"/>
              <w:adjustRightInd w:val="0"/>
              <w:spacing w:after="80"/>
              <w:rPr>
                <w:szCs w:val="20"/>
              </w:rPr>
            </w:pPr>
            <w:r w:rsidRPr="00EA77BC">
              <w:rPr>
                <w:szCs w:val="20"/>
              </w:rPr>
              <w:t xml:space="preserve">Refer to PBM/MAP GERD treatment guidelines </w:t>
            </w:r>
          </w:p>
        </w:tc>
      </w:tr>
      <w:tr w:rsidR="00DD7EE4" w:rsidRPr="00EA77BC" w14:paraId="60E6C9DD" w14:textId="77777777" w:rsidTr="00424C0F">
        <w:tc>
          <w:tcPr>
            <w:tcW w:w="4770" w:type="dxa"/>
            <w:shd w:val="clear" w:color="auto" w:fill="auto"/>
          </w:tcPr>
          <w:p w14:paraId="60E6C9DB" w14:textId="77777777" w:rsidR="00DD7EE4" w:rsidRPr="00EA77BC" w:rsidRDefault="00DD7EE4" w:rsidP="00732461">
            <w:pPr>
              <w:autoSpaceDE w:val="0"/>
              <w:autoSpaceDN w:val="0"/>
              <w:adjustRightInd w:val="0"/>
              <w:spacing w:after="80"/>
              <w:rPr>
                <w:szCs w:val="20"/>
              </w:rPr>
            </w:pPr>
            <w:r w:rsidRPr="00EA77BC">
              <w:rPr>
                <w:szCs w:val="20"/>
              </w:rPr>
              <w:t>PUD</w:t>
            </w:r>
          </w:p>
        </w:tc>
        <w:tc>
          <w:tcPr>
            <w:tcW w:w="4770" w:type="dxa"/>
            <w:shd w:val="clear" w:color="auto" w:fill="auto"/>
          </w:tcPr>
          <w:p w14:paraId="60E6C9DC" w14:textId="77777777" w:rsidR="00DD7EE4" w:rsidRPr="00EA77BC" w:rsidRDefault="00DD7EE4" w:rsidP="00732461">
            <w:pPr>
              <w:autoSpaceDE w:val="0"/>
              <w:autoSpaceDN w:val="0"/>
              <w:adjustRightInd w:val="0"/>
              <w:spacing w:after="80"/>
              <w:rPr>
                <w:szCs w:val="20"/>
              </w:rPr>
            </w:pPr>
            <w:r w:rsidRPr="00EA77BC">
              <w:rPr>
                <w:szCs w:val="20"/>
              </w:rPr>
              <w:t xml:space="preserve">Refer to PBM/MAP PUD treatment guidelines </w:t>
            </w:r>
          </w:p>
        </w:tc>
      </w:tr>
      <w:tr w:rsidR="00DD7EE4" w:rsidRPr="00EA77BC" w14:paraId="60E6C9E0" w14:textId="77777777" w:rsidTr="00424C0F">
        <w:tc>
          <w:tcPr>
            <w:tcW w:w="4770" w:type="dxa"/>
            <w:shd w:val="clear" w:color="auto" w:fill="auto"/>
          </w:tcPr>
          <w:p w14:paraId="60E6C9DE" w14:textId="77777777" w:rsidR="00DD7EE4" w:rsidRPr="00EA77BC" w:rsidRDefault="00DD7EE4" w:rsidP="00732461">
            <w:pPr>
              <w:autoSpaceDE w:val="0"/>
              <w:autoSpaceDN w:val="0"/>
              <w:adjustRightInd w:val="0"/>
              <w:spacing w:after="80"/>
              <w:rPr>
                <w:szCs w:val="20"/>
              </w:rPr>
            </w:pPr>
            <w:r w:rsidRPr="00EA77BC">
              <w:rPr>
                <w:szCs w:val="20"/>
              </w:rPr>
              <w:t>COPD</w:t>
            </w:r>
          </w:p>
        </w:tc>
        <w:tc>
          <w:tcPr>
            <w:tcW w:w="4770" w:type="dxa"/>
            <w:shd w:val="clear" w:color="auto" w:fill="auto"/>
          </w:tcPr>
          <w:p w14:paraId="60E6C9DF" w14:textId="77777777" w:rsidR="00DD7EE4" w:rsidRPr="00EA77BC" w:rsidRDefault="00DD7EE4" w:rsidP="00732461">
            <w:pPr>
              <w:autoSpaceDE w:val="0"/>
              <w:autoSpaceDN w:val="0"/>
              <w:adjustRightInd w:val="0"/>
              <w:spacing w:after="80"/>
              <w:rPr>
                <w:szCs w:val="20"/>
              </w:rPr>
            </w:pPr>
            <w:r w:rsidRPr="00EA77BC">
              <w:rPr>
                <w:szCs w:val="20"/>
              </w:rPr>
              <w:t xml:space="preserve">Refer to VA/DoD COPD treatment guidelines </w:t>
            </w:r>
          </w:p>
        </w:tc>
      </w:tr>
      <w:tr w:rsidR="00DD7EE4" w:rsidRPr="00EA77BC" w14:paraId="60E6C9E3" w14:textId="77777777" w:rsidTr="00424C0F">
        <w:tc>
          <w:tcPr>
            <w:tcW w:w="4770" w:type="dxa"/>
            <w:shd w:val="clear" w:color="auto" w:fill="auto"/>
          </w:tcPr>
          <w:p w14:paraId="60E6C9E1" w14:textId="77777777" w:rsidR="00DD7EE4" w:rsidRPr="00EA77BC" w:rsidRDefault="00DD7EE4" w:rsidP="00732461">
            <w:pPr>
              <w:autoSpaceDE w:val="0"/>
              <w:autoSpaceDN w:val="0"/>
              <w:adjustRightInd w:val="0"/>
              <w:spacing w:after="80"/>
              <w:rPr>
                <w:szCs w:val="20"/>
              </w:rPr>
            </w:pPr>
            <w:r w:rsidRPr="00EA77BC">
              <w:rPr>
                <w:szCs w:val="20"/>
              </w:rPr>
              <w:t>DIHYDROPYRIDINE CALCIUM ANTAGONISTS</w:t>
            </w:r>
          </w:p>
        </w:tc>
        <w:tc>
          <w:tcPr>
            <w:tcW w:w="4770" w:type="dxa"/>
            <w:shd w:val="clear" w:color="auto" w:fill="auto"/>
          </w:tcPr>
          <w:p w14:paraId="60E6C9E2"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long-acting dihydropyridine calcium antagonists </w:t>
            </w:r>
          </w:p>
        </w:tc>
      </w:tr>
      <w:tr w:rsidR="00DD7EE4" w:rsidRPr="00EA77BC" w14:paraId="60E6C9E6" w14:textId="77777777" w:rsidTr="00424C0F">
        <w:tc>
          <w:tcPr>
            <w:tcW w:w="4770" w:type="dxa"/>
            <w:shd w:val="clear" w:color="auto" w:fill="auto"/>
          </w:tcPr>
          <w:p w14:paraId="60E6C9E4" w14:textId="77777777" w:rsidR="00DD7EE4" w:rsidRPr="00EA77BC" w:rsidRDefault="00DD7EE4" w:rsidP="00732461">
            <w:pPr>
              <w:autoSpaceDE w:val="0"/>
              <w:autoSpaceDN w:val="0"/>
              <w:adjustRightInd w:val="0"/>
              <w:spacing w:after="80"/>
              <w:rPr>
                <w:szCs w:val="20"/>
              </w:rPr>
            </w:pPr>
            <w:r w:rsidRPr="00EA77BC">
              <w:rPr>
                <w:szCs w:val="20"/>
              </w:rPr>
              <w:t>HYPERLIPIDEMIA</w:t>
            </w:r>
          </w:p>
        </w:tc>
        <w:tc>
          <w:tcPr>
            <w:tcW w:w="4770" w:type="dxa"/>
            <w:shd w:val="clear" w:color="auto" w:fill="auto"/>
          </w:tcPr>
          <w:p w14:paraId="60E6C9E5"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Hyperlipidemia treatment guidelines </w:t>
            </w:r>
          </w:p>
        </w:tc>
      </w:tr>
      <w:tr w:rsidR="00DD7EE4" w:rsidRPr="00EA77BC" w14:paraId="60E6C9E9" w14:textId="77777777" w:rsidTr="00424C0F">
        <w:tc>
          <w:tcPr>
            <w:tcW w:w="4770" w:type="dxa"/>
            <w:shd w:val="clear" w:color="auto" w:fill="auto"/>
          </w:tcPr>
          <w:p w14:paraId="60E6C9E7" w14:textId="77777777" w:rsidR="00DD7EE4" w:rsidRPr="00EA77BC" w:rsidRDefault="00DD7EE4" w:rsidP="00732461">
            <w:pPr>
              <w:autoSpaceDE w:val="0"/>
              <w:autoSpaceDN w:val="0"/>
              <w:adjustRightInd w:val="0"/>
              <w:spacing w:after="80"/>
              <w:rPr>
                <w:szCs w:val="20"/>
              </w:rPr>
            </w:pPr>
            <w:r w:rsidRPr="00EA77BC">
              <w:rPr>
                <w:szCs w:val="20"/>
              </w:rPr>
              <w:t>NEUROLOGY</w:t>
            </w:r>
          </w:p>
        </w:tc>
        <w:tc>
          <w:tcPr>
            <w:tcW w:w="4770" w:type="dxa"/>
            <w:shd w:val="clear" w:color="auto" w:fill="auto"/>
          </w:tcPr>
          <w:p w14:paraId="60E6C9E8" w14:textId="77777777" w:rsidR="00DD7EE4" w:rsidRPr="00EA77BC" w:rsidRDefault="00DD7EE4" w:rsidP="00732461">
            <w:pPr>
              <w:autoSpaceDE w:val="0"/>
              <w:autoSpaceDN w:val="0"/>
              <w:adjustRightInd w:val="0"/>
              <w:spacing w:after="80"/>
              <w:rPr>
                <w:szCs w:val="20"/>
              </w:rPr>
            </w:pPr>
            <w:r w:rsidRPr="00EA77BC">
              <w:rPr>
                <w:szCs w:val="20"/>
              </w:rPr>
              <w:t xml:space="preserve">RESTRICTED TO NEUROLOGY </w:t>
            </w:r>
          </w:p>
        </w:tc>
      </w:tr>
      <w:tr w:rsidR="00DD7EE4" w:rsidRPr="00EA77BC" w14:paraId="60E6C9EC" w14:textId="77777777" w:rsidTr="00424C0F">
        <w:tc>
          <w:tcPr>
            <w:tcW w:w="4770" w:type="dxa"/>
            <w:shd w:val="clear" w:color="auto" w:fill="auto"/>
          </w:tcPr>
          <w:p w14:paraId="60E6C9EA" w14:textId="77777777" w:rsidR="00DD7EE4" w:rsidRPr="00EA77BC" w:rsidRDefault="00DD7EE4" w:rsidP="00732461">
            <w:pPr>
              <w:autoSpaceDE w:val="0"/>
              <w:autoSpaceDN w:val="0"/>
              <w:adjustRightInd w:val="0"/>
              <w:spacing w:after="80"/>
              <w:rPr>
                <w:szCs w:val="20"/>
              </w:rPr>
            </w:pPr>
            <w:r w:rsidRPr="00EA77BC">
              <w:rPr>
                <w:szCs w:val="20"/>
              </w:rPr>
              <w:t>SMOKING CESSATION</w:t>
            </w:r>
          </w:p>
        </w:tc>
        <w:tc>
          <w:tcPr>
            <w:tcW w:w="4770" w:type="dxa"/>
            <w:shd w:val="clear" w:color="auto" w:fill="auto"/>
          </w:tcPr>
          <w:p w14:paraId="60E6C9EB" w14:textId="77777777" w:rsidR="00DD7EE4" w:rsidRPr="00EA77BC" w:rsidRDefault="00DD7EE4" w:rsidP="00732461">
            <w:pPr>
              <w:autoSpaceDE w:val="0"/>
              <w:autoSpaceDN w:val="0"/>
              <w:adjustRightInd w:val="0"/>
              <w:spacing w:after="80"/>
              <w:rPr>
                <w:szCs w:val="20"/>
              </w:rPr>
            </w:pPr>
            <w:r w:rsidRPr="00EA77BC">
              <w:rPr>
                <w:szCs w:val="20"/>
              </w:rPr>
              <w:t xml:space="preserve">RESTRICTED TO SMOKING CESSATION PROGRAMS </w:t>
            </w:r>
          </w:p>
        </w:tc>
      </w:tr>
      <w:tr w:rsidR="00DD7EE4" w:rsidRPr="00EA77BC" w14:paraId="60E6C9EF" w14:textId="77777777" w:rsidTr="00424C0F">
        <w:tc>
          <w:tcPr>
            <w:tcW w:w="4770" w:type="dxa"/>
            <w:shd w:val="clear" w:color="auto" w:fill="auto"/>
          </w:tcPr>
          <w:p w14:paraId="60E6C9ED" w14:textId="77777777" w:rsidR="00DD7EE4" w:rsidRPr="00EA77BC" w:rsidRDefault="00DD7EE4" w:rsidP="00732461">
            <w:pPr>
              <w:autoSpaceDE w:val="0"/>
              <w:autoSpaceDN w:val="0"/>
              <w:adjustRightInd w:val="0"/>
              <w:spacing w:after="80"/>
              <w:rPr>
                <w:szCs w:val="20"/>
              </w:rPr>
            </w:pPr>
            <w:r w:rsidRPr="00EA77BC">
              <w:rPr>
                <w:szCs w:val="20"/>
              </w:rPr>
              <w:t>BPH</w:t>
            </w:r>
          </w:p>
        </w:tc>
        <w:tc>
          <w:tcPr>
            <w:tcW w:w="4770" w:type="dxa"/>
            <w:shd w:val="clear" w:color="auto" w:fill="auto"/>
          </w:tcPr>
          <w:p w14:paraId="60E6C9EE"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guidelines </w:t>
            </w:r>
          </w:p>
        </w:tc>
      </w:tr>
      <w:tr w:rsidR="00DD7EE4" w:rsidRPr="00EA77BC" w14:paraId="60E6C9F2" w14:textId="77777777" w:rsidTr="00424C0F">
        <w:tc>
          <w:tcPr>
            <w:tcW w:w="4770" w:type="dxa"/>
            <w:shd w:val="clear" w:color="auto" w:fill="auto"/>
          </w:tcPr>
          <w:p w14:paraId="60E6C9F0" w14:textId="77777777" w:rsidR="00DD7EE4" w:rsidRPr="00EA77BC" w:rsidRDefault="00DD7EE4" w:rsidP="00732461">
            <w:pPr>
              <w:autoSpaceDE w:val="0"/>
              <w:autoSpaceDN w:val="0"/>
              <w:adjustRightInd w:val="0"/>
              <w:spacing w:after="80"/>
              <w:rPr>
                <w:szCs w:val="20"/>
              </w:rPr>
            </w:pPr>
            <w:r w:rsidRPr="00EA77BC">
              <w:rPr>
                <w:szCs w:val="20"/>
              </w:rPr>
              <w:t>ATORVASTATIN</w:t>
            </w:r>
          </w:p>
        </w:tc>
        <w:tc>
          <w:tcPr>
            <w:tcW w:w="4770" w:type="dxa"/>
            <w:shd w:val="clear" w:color="auto" w:fill="auto"/>
          </w:tcPr>
          <w:p w14:paraId="60E6C9F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atorvastatin </w:t>
            </w:r>
          </w:p>
        </w:tc>
      </w:tr>
      <w:tr w:rsidR="00DD7EE4" w:rsidRPr="00EA77BC" w14:paraId="60E6C9F5" w14:textId="77777777" w:rsidTr="00424C0F">
        <w:tc>
          <w:tcPr>
            <w:tcW w:w="4770" w:type="dxa"/>
            <w:shd w:val="clear" w:color="auto" w:fill="auto"/>
          </w:tcPr>
          <w:p w14:paraId="60E6C9F3" w14:textId="77777777" w:rsidR="00DD7EE4" w:rsidRPr="00EA77BC" w:rsidRDefault="00DD7EE4" w:rsidP="00732461">
            <w:pPr>
              <w:autoSpaceDE w:val="0"/>
              <w:autoSpaceDN w:val="0"/>
              <w:adjustRightInd w:val="0"/>
              <w:spacing w:after="80"/>
              <w:rPr>
                <w:szCs w:val="20"/>
              </w:rPr>
            </w:pPr>
            <w:r w:rsidRPr="00EA77BC">
              <w:rPr>
                <w:szCs w:val="20"/>
              </w:rPr>
              <w:t>TROVAFLOXACIN</w:t>
            </w:r>
          </w:p>
        </w:tc>
        <w:tc>
          <w:tcPr>
            <w:tcW w:w="4770" w:type="dxa"/>
            <w:shd w:val="clear" w:color="auto" w:fill="auto"/>
          </w:tcPr>
          <w:p w14:paraId="60E6C9F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trovafloxacin </w:t>
            </w:r>
          </w:p>
        </w:tc>
      </w:tr>
      <w:tr w:rsidR="00DD7EE4" w:rsidRPr="00EA77BC" w14:paraId="60E6C9F8" w14:textId="77777777" w:rsidTr="00424C0F">
        <w:tc>
          <w:tcPr>
            <w:tcW w:w="4770" w:type="dxa"/>
            <w:shd w:val="clear" w:color="auto" w:fill="auto"/>
          </w:tcPr>
          <w:p w14:paraId="60E6C9F6" w14:textId="77777777" w:rsidR="00DD7EE4" w:rsidRPr="00EA77BC" w:rsidRDefault="00DD7EE4" w:rsidP="00732461">
            <w:pPr>
              <w:autoSpaceDE w:val="0"/>
              <w:autoSpaceDN w:val="0"/>
              <w:adjustRightInd w:val="0"/>
              <w:spacing w:after="80"/>
              <w:rPr>
                <w:szCs w:val="20"/>
              </w:rPr>
            </w:pPr>
            <w:r w:rsidRPr="00EA77BC">
              <w:rPr>
                <w:szCs w:val="20"/>
              </w:rPr>
              <w:t>THIAZOLIDINEDIONES</w:t>
            </w:r>
          </w:p>
        </w:tc>
        <w:tc>
          <w:tcPr>
            <w:tcW w:w="4770" w:type="dxa"/>
            <w:shd w:val="clear" w:color="auto" w:fill="auto"/>
          </w:tcPr>
          <w:p w14:paraId="60E6C9F7"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thiazolidinediones </w:t>
            </w:r>
          </w:p>
        </w:tc>
      </w:tr>
      <w:tr w:rsidR="00DD7EE4" w:rsidRPr="00EA77BC" w14:paraId="60E6C9FB" w14:textId="77777777" w:rsidTr="00424C0F">
        <w:tc>
          <w:tcPr>
            <w:tcW w:w="4770" w:type="dxa"/>
            <w:shd w:val="clear" w:color="auto" w:fill="auto"/>
          </w:tcPr>
          <w:p w14:paraId="60E6C9F9" w14:textId="77777777" w:rsidR="00DD7EE4" w:rsidRPr="00EA77BC" w:rsidRDefault="00DD7EE4" w:rsidP="00732461">
            <w:pPr>
              <w:autoSpaceDE w:val="0"/>
              <w:autoSpaceDN w:val="0"/>
              <w:adjustRightInd w:val="0"/>
              <w:spacing w:after="80"/>
              <w:rPr>
                <w:szCs w:val="20"/>
              </w:rPr>
            </w:pPr>
            <w:r w:rsidRPr="00EA77BC">
              <w:rPr>
                <w:szCs w:val="20"/>
              </w:rPr>
              <w:t>LANSOPRAZOLE</w:t>
            </w:r>
          </w:p>
        </w:tc>
        <w:tc>
          <w:tcPr>
            <w:tcW w:w="4770" w:type="dxa"/>
            <w:shd w:val="clear" w:color="auto" w:fill="auto"/>
          </w:tcPr>
          <w:p w14:paraId="60E6C9FA" w14:textId="77777777" w:rsidR="00DD7EE4" w:rsidRPr="00EA77BC" w:rsidRDefault="00DD7EE4" w:rsidP="00732461">
            <w:pPr>
              <w:autoSpaceDE w:val="0"/>
              <w:autoSpaceDN w:val="0"/>
              <w:adjustRightInd w:val="0"/>
              <w:spacing w:after="80"/>
              <w:rPr>
                <w:szCs w:val="20"/>
              </w:rPr>
            </w:pPr>
            <w:r w:rsidRPr="00EA77BC">
              <w:rPr>
                <w:szCs w:val="20"/>
              </w:rPr>
              <w:t xml:space="preserve">Refer to PBM/MAP dosing guidelines for lansoprazole </w:t>
            </w:r>
          </w:p>
        </w:tc>
      </w:tr>
    </w:tbl>
    <w:p w14:paraId="60E6C9FC" w14:textId="77777777" w:rsidR="00DD57F5" w:rsidRPr="00EA77BC" w:rsidRDefault="00DD57F5" w:rsidP="00EA77BC">
      <w:pPr>
        <w:pStyle w:val="Normal-TNR12"/>
        <w:widowControl/>
        <w:tabs>
          <w:tab w:val="left" w:pos="5400"/>
          <w:tab w:val="left" w:pos="8568"/>
        </w:tabs>
        <w:rPr>
          <w:rFonts w:ascii="Times" w:hAnsi="Times"/>
          <w:b/>
          <w:bCs/>
          <w:u w:val="single"/>
        </w:rPr>
      </w:pPr>
    </w:p>
    <w:tbl>
      <w:tblPr>
        <w:tblW w:w="0" w:type="auto"/>
        <w:tblLook w:val="04A0" w:firstRow="1" w:lastRow="0" w:firstColumn="1" w:lastColumn="0" w:noHBand="0" w:noVBand="1"/>
      </w:tblPr>
      <w:tblGrid>
        <w:gridCol w:w="4788"/>
        <w:gridCol w:w="4788"/>
      </w:tblGrid>
      <w:tr w:rsidR="00DD7EE4" w:rsidRPr="00EA77BC" w14:paraId="60E6C9FF" w14:textId="77777777" w:rsidTr="00424C0F">
        <w:trPr>
          <w:tblHeader/>
        </w:trPr>
        <w:tc>
          <w:tcPr>
            <w:tcW w:w="4788" w:type="dxa"/>
            <w:shd w:val="clear" w:color="auto" w:fill="auto"/>
          </w:tcPr>
          <w:p w14:paraId="60E6C9FD" w14:textId="77777777" w:rsidR="00DD7EE4" w:rsidRPr="00EA77BC" w:rsidRDefault="00DD7EE4" w:rsidP="00EA77BC">
            <w:pPr>
              <w:pStyle w:val="Normal-TNR12"/>
              <w:keepNext/>
              <w:widowControl/>
              <w:spacing w:after="80"/>
              <w:rPr>
                <w:rFonts w:ascii="Times" w:hAnsi="Times"/>
                <w:b/>
                <w:bCs/>
              </w:rPr>
            </w:pPr>
            <w:r w:rsidRPr="00EA77BC">
              <w:rPr>
                <w:rFonts w:ascii="Times" w:hAnsi="Times"/>
                <w:b/>
                <w:bCs/>
                <w:u w:val="single"/>
              </w:rPr>
              <w:t>DRUG TEXT file (#51.7) Entry</w:t>
            </w:r>
          </w:p>
        </w:tc>
        <w:tc>
          <w:tcPr>
            <w:tcW w:w="4788" w:type="dxa"/>
            <w:shd w:val="clear" w:color="auto" w:fill="auto"/>
          </w:tcPr>
          <w:p w14:paraId="60E6C9FE" w14:textId="77777777" w:rsidR="00DD7EE4" w:rsidRPr="00EA77BC" w:rsidRDefault="00DD7EE4" w:rsidP="00EA77BC">
            <w:pPr>
              <w:pStyle w:val="Normal-TNR12"/>
              <w:keepNext/>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A02" w14:textId="77777777" w:rsidTr="00424C0F">
        <w:tc>
          <w:tcPr>
            <w:tcW w:w="4788" w:type="dxa"/>
            <w:shd w:val="clear" w:color="auto" w:fill="auto"/>
          </w:tcPr>
          <w:p w14:paraId="60E6CA00" w14:textId="77777777" w:rsidR="00DD7EE4" w:rsidRPr="00EA77BC" w:rsidRDefault="00DD7EE4" w:rsidP="00732461">
            <w:pPr>
              <w:autoSpaceDE w:val="0"/>
              <w:autoSpaceDN w:val="0"/>
              <w:adjustRightInd w:val="0"/>
              <w:spacing w:after="80"/>
              <w:rPr>
                <w:szCs w:val="20"/>
              </w:rPr>
            </w:pPr>
            <w:r w:rsidRPr="00EA77BC">
              <w:rPr>
                <w:szCs w:val="20"/>
              </w:rPr>
              <w:t>CELECOXIB</w:t>
            </w:r>
          </w:p>
        </w:tc>
        <w:tc>
          <w:tcPr>
            <w:tcW w:w="4788" w:type="dxa"/>
            <w:shd w:val="clear" w:color="auto" w:fill="auto"/>
          </w:tcPr>
          <w:p w14:paraId="60E6CA0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celecoxib </w:t>
            </w:r>
          </w:p>
        </w:tc>
      </w:tr>
      <w:tr w:rsidR="00DD7EE4" w:rsidRPr="00EA77BC" w14:paraId="60E6CA05" w14:textId="77777777" w:rsidTr="00424C0F">
        <w:tc>
          <w:tcPr>
            <w:tcW w:w="4788" w:type="dxa"/>
            <w:shd w:val="clear" w:color="auto" w:fill="auto"/>
          </w:tcPr>
          <w:p w14:paraId="60E6CA03" w14:textId="77777777" w:rsidR="00DD7EE4" w:rsidRPr="00EA77BC" w:rsidRDefault="00DD7EE4" w:rsidP="00732461">
            <w:pPr>
              <w:autoSpaceDE w:val="0"/>
              <w:autoSpaceDN w:val="0"/>
              <w:adjustRightInd w:val="0"/>
              <w:spacing w:after="80"/>
              <w:rPr>
                <w:szCs w:val="20"/>
              </w:rPr>
            </w:pPr>
            <w:r w:rsidRPr="00EA77BC">
              <w:rPr>
                <w:szCs w:val="20"/>
              </w:rPr>
              <w:t>BECALPERMIN</w:t>
            </w:r>
          </w:p>
        </w:tc>
        <w:tc>
          <w:tcPr>
            <w:tcW w:w="4788" w:type="dxa"/>
            <w:shd w:val="clear" w:color="auto" w:fill="auto"/>
          </w:tcPr>
          <w:p w14:paraId="60E6CA0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becalpermin </w:t>
            </w:r>
          </w:p>
        </w:tc>
      </w:tr>
      <w:tr w:rsidR="00DD7EE4" w:rsidRPr="00EA77BC" w14:paraId="60E6CA08" w14:textId="77777777" w:rsidTr="00424C0F">
        <w:tc>
          <w:tcPr>
            <w:tcW w:w="4788" w:type="dxa"/>
            <w:shd w:val="clear" w:color="auto" w:fill="auto"/>
          </w:tcPr>
          <w:p w14:paraId="60E6CA06" w14:textId="77777777" w:rsidR="00DD7EE4" w:rsidRPr="00EA77BC" w:rsidRDefault="00DD7EE4" w:rsidP="00732461">
            <w:pPr>
              <w:autoSpaceDE w:val="0"/>
              <w:autoSpaceDN w:val="0"/>
              <w:adjustRightInd w:val="0"/>
              <w:spacing w:after="80"/>
              <w:rPr>
                <w:szCs w:val="20"/>
              </w:rPr>
            </w:pPr>
            <w:r w:rsidRPr="00EA77BC">
              <w:rPr>
                <w:szCs w:val="20"/>
              </w:rPr>
              <w:t>DEPRESSION</w:t>
            </w:r>
          </w:p>
        </w:tc>
        <w:tc>
          <w:tcPr>
            <w:tcW w:w="4788" w:type="dxa"/>
            <w:shd w:val="clear" w:color="auto" w:fill="auto"/>
          </w:tcPr>
          <w:p w14:paraId="60E6CA07" w14:textId="77777777" w:rsidR="00DD7EE4" w:rsidRPr="00EA77BC" w:rsidRDefault="00DD7EE4" w:rsidP="00732461">
            <w:pPr>
              <w:autoSpaceDE w:val="0"/>
              <w:autoSpaceDN w:val="0"/>
              <w:adjustRightInd w:val="0"/>
              <w:spacing w:after="80"/>
              <w:rPr>
                <w:szCs w:val="20"/>
              </w:rPr>
            </w:pPr>
            <w:r w:rsidRPr="00EA77BC">
              <w:rPr>
                <w:szCs w:val="20"/>
              </w:rPr>
              <w:t xml:space="preserve">Refer to PBM/MAP Depression treatment guidelines </w:t>
            </w:r>
          </w:p>
        </w:tc>
      </w:tr>
      <w:tr w:rsidR="00DD7EE4" w:rsidRPr="00EA77BC" w14:paraId="60E6CA0B" w14:textId="77777777" w:rsidTr="00424C0F">
        <w:tc>
          <w:tcPr>
            <w:tcW w:w="4788" w:type="dxa"/>
            <w:shd w:val="clear" w:color="auto" w:fill="auto"/>
          </w:tcPr>
          <w:p w14:paraId="60E6CA09" w14:textId="77777777" w:rsidR="00DD7EE4" w:rsidRPr="00EA77BC" w:rsidRDefault="00DD7EE4" w:rsidP="00732461">
            <w:pPr>
              <w:autoSpaceDE w:val="0"/>
              <w:autoSpaceDN w:val="0"/>
              <w:adjustRightInd w:val="0"/>
              <w:spacing w:after="80"/>
              <w:rPr>
                <w:szCs w:val="20"/>
              </w:rPr>
            </w:pPr>
            <w:r w:rsidRPr="00EA77BC">
              <w:rPr>
                <w:szCs w:val="20"/>
              </w:rPr>
              <w:t>ALBUMIN</w:t>
            </w:r>
          </w:p>
        </w:tc>
        <w:tc>
          <w:tcPr>
            <w:tcW w:w="4788" w:type="dxa"/>
            <w:shd w:val="clear" w:color="auto" w:fill="auto"/>
          </w:tcPr>
          <w:p w14:paraId="60E6CA0A" w14:textId="77777777" w:rsidR="00DD7EE4" w:rsidRPr="00EA77BC" w:rsidRDefault="00DD7EE4" w:rsidP="00732461">
            <w:pPr>
              <w:autoSpaceDE w:val="0"/>
              <w:autoSpaceDN w:val="0"/>
              <w:adjustRightInd w:val="0"/>
              <w:spacing w:after="80"/>
              <w:rPr>
                <w:szCs w:val="20"/>
              </w:rPr>
            </w:pPr>
            <w:r w:rsidRPr="00EA77BC">
              <w:rPr>
                <w:szCs w:val="20"/>
              </w:rPr>
              <w:t xml:space="preserve">Refer to PBM/MAP guidelines for use of albumin </w:t>
            </w:r>
          </w:p>
        </w:tc>
      </w:tr>
      <w:tr w:rsidR="00DD7EE4" w:rsidRPr="00EA77BC" w14:paraId="60E6CA0E" w14:textId="77777777" w:rsidTr="00424C0F">
        <w:tc>
          <w:tcPr>
            <w:tcW w:w="4788" w:type="dxa"/>
            <w:shd w:val="clear" w:color="auto" w:fill="auto"/>
          </w:tcPr>
          <w:p w14:paraId="60E6CA0C" w14:textId="77777777" w:rsidR="00DD7EE4" w:rsidRPr="00EA77BC" w:rsidRDefault="00DD7EE4" w:rsidP="00732461">
            <w:pPr>
              <w:autoSpaceDE w:val="0"/>
              <w:autoSpaceDN w:val="0"/>
              <w:adjustRightInd w:val="0"/>
              <w:spacing w:after="80"/>
            </w:pPr>
            <w:r w:rsidRPr="00EA77BC">
              <w:t xml:space="preserve">HYPERTENSION/CHF-VA/DOD-PBM/MAP      </w:t>
            </w:r>
          </w:p>
        </w:tc>
        <w:tc>
          <w:tcPr>
            <w:tcW w:w="4788" w:type="dxa"/>
            <w:shd w:val="clear" w:color="auto" w:fill="auto"/>
          </w:tcPr>
          <w:p w14:paraId="60E6CA0D" w14:textId="77777777" w:rsidR="00DD7EE4" w:rsidRPr="00EA77BC" w:rsidRDefault="00DD7EE4" w:rsidP="00732461">
            <w:pPr>
              <w:autoSpaceDE w:val="0"/>
              <w:autoSpaceDN w:val="0"/>
              <w:adjustRightInd w:val="0"/>
              <w:spacing w:after="80"/>
            </w:pPr>
            <w:r w:rsidRPr="00EA77BC">
              <w:t xml:space="preserve">Refer to VA/DoD Hypertension treatment and PBM/MAP CHF treatment guidelines </w:t>
            </w:r>
          </w:p>
        </w:tc>
      </w:tr>
      <w:tr w:rsidR="00DD7EE4" w:rsidRPr="00EA77BC" w14:paraId="60E6CA11" w14:textId="77777777" w:rsidTr="00424C0F">
        <w:tc>
          <w:tcPr>
            <w:tcW w:w="4788" w:type="dxa"/>
            <w:shd w:val="clear" w:color="auto" w:fill="auto"/>
          </w:tcPr>
          <w:p w14:paraId="60E6CA0F" w14:textId="77777777" w:rsidR="00DD7EE4" w:rsidRPr="00EA77BC" w:rsidRDefault="00DD7EE4" w:rsidP="00732461">
            <w:pPr>
              <w:autoSpaceDE w:val="0"/>
              <w:autoSpaceDN w:val="0"/>
              <w:adjustRightInd w:val="0"/>
              <w:spacing w:after="80"/>
              <w:rPr>
                <w:szCs w:val="20"/>
              </w:rPr>
            </w:pPr>
            <w:r w:rsidRPr="00EA77BC">
              <w:rPr>
                <w:szCs w:val="20"/>
              </w:rPr>
              <w:t>HYPERTENSION/CHF/DIABETES</w:t>
            </w:r>
          </w:p>
        </w:tc>
        <w:tc>
          <w:tcPr>
            <w:tcW w:w="4788" w:type="dxa"/>
            <w:shd w:val="clear" w:color="auto" w:fill="auto"/>
          </w:tcPr>
          <w:p w14:paraId="60E6CA10"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and PBM/TAG Diabetes treatment guidelines </w:t>
            </w:r>
          </w:p>
        </w:tc>
      </w:tr>
      <w:tr w:rsidR="00DD7EE4" w:rsidRPr="00EA77BC" w14:paraId="60E6CA14" w14:textId="77777777" w:rsidTr="00424C0F">
        <w:tc>
          <w:tcPr>
            <w:tcW w:w="4788" w:type="dxa"/>
            <w:shd w:val="clear" w:color="auto" w:fill="auto"/>
          </w:tcPr>
          <w:p w14:paraId="60E6CA12" w14:textId="77777777" w:rsidR="00DD7EE4" w:rsidRPr="00EA77BC" w:rsidRDefault="00DD7EE4" w:rsidP="00732461">
            <w:pPr>
              <w:autoSpaceDE w:val="0"/>
              <w:autoSpaceDN w:val="0"/>
              <w:adjustRightInd w:val="0"/>
              <w:spacing w:after="80"/>
              <w:rPr>
                <w:szCs w:val="20"/>
              </w:rPr>
            </w:pPr>
            <w:r w:rsidRPr="00EA77BC">
              <w:rPr>
                <w:szCs w:val="20"/>
              </w:rPr>
              <w:t>HYPERTENSION-PBM/MAP</w:t>
            </w:r>
          </w:p>
        </w:tc>
        <w:tc>
          <w:tcPr>
            <w:tcW w:w="4788" w:type="dxa"/>
            <w:shd w:val="clear" w:color="auto" w:fill="auto"/>
          </w:tcPr>
          <w:p w14:paraId="60E6CA13"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guidelines </w:t>
            </w:r>
          </w:p>
        </w:tc>
      </w:tr>
      <w:tr w:rsidR="00DD7EE4" w:rsidRPr="00EA77BC" w14:paraId="60E6CA17" w14:textId="77777777" w:rsidTr="00424C0F">
        <w:tc>
          <w:tcPr>
            <w:tcW w:w="4788" w:type="dxa"/>
            <w:shd w:val="clear" w:color="auto" w:fill="auto"/>
          </w:tcPr>
          <w:p w14:paraId="60E6CA15" w14:textId="77777777" w:rsidR="00DD7EE4" w:rsidRPr="00EA77BC" w:rsidRDefault="00DD7EE4" w:rsidP="00732461">
            <w:pPr>
              <w:autoSpaceDE w:val="0"/>
              <w:autoSpaceDN w:val="0"/>
              <w:adjustRightInd w:val="0"/>
              <w:spacing w:after="80"/>
              <w:rPr>
                <w:szCs w:val="20"/>
              </w:rPr>
            </w:pPr>
            <w:r w:rsidRPr="00EA77BC">
              <w:rPr>
                <w:szCs w:val="20"/>
              </w:rPr>
              <w:t>REVIEW</w:t>
            </w:r>
          </w:p>
        </w:tc>
        <w:tc>
          <w:tcPr>
            <w:tcW w:w="4788" w:type="dxa"/>
            <w:shd w:val="clear" w:color="auto" w:fill="auto"/>
          </w:tcPr>
          <w:p w14:paraId="60E6CA16" w14:textId="77777777" w:rsidR="00DD7EE4" w:rsidRPr="00EA77BC" w:rsidRDefault="00DD7EE4" w:rsidP="00732461">
            <w:pPr>
              <w:autoSpaceDE w:val="0"/>
              <w:autoSpaceDN w:val="0"/>
              <w:adjustRightInd w:val="0"/>
              <w:spacing w:after="80"/>
              <w:rPr>
                <w:szCs w:val="20"/>
              </w:rPr>
            </w:pPr>
            <w:r w:rsidRPr="00EA77BC">
              <w:rPr>
                <w:szCs w:val="20"/>
              </w:rPr>
              <w:t xml:space="preserve">Class review in progress </w:t>
            </w:r>
          </w:p>
        </w:tc>
      </w:tr>
      <w:tr w:rsidR="00DD7EE4" w:rsidRPr="00EA77BC" w14:paraId="60E6CA1A" w14:textId="77777777" w:rsidTr="00424C0F">
        <w:tc>
          <w:tcPr>
            <w:tcW w:w="4788" w:type="dxa"/>
            <w:shd w:val="clear" w:color="auto" w:fill="auto"/>
          </w:tcPr>
          <w:p w14:paraId="60E6CA18" w14:textId="77777777" w:rsidR="00DD7EE4" w:rsidRPr="00EA77BC" w:rsidRDefault="00DD7EE4" w:rsidP="00732461">
            <w:pPr>
              <w:autoSpaceDE w:val="0"/>
              <w:autoSpaceDN w:val="0"/>
              <w:adjustRightInd w:val="0"/>
              <w:spacing w:after="80"/>
              <w:rPr>
                <w:szCs w:val="20"/>
              </w:rPr>
            </w:pPr>
            <w:r w:rsidRPr="00EA77BC">
              <w:rPr>
                <w:szCs w:val="20"/>
              </w:rPr>
              <w:t>HYPERTENSION/CHF-PBM</w:t>
            </w:r>
          </w:p>
        </w:tc>
        <w:tc>
          <w:tcPr>
            <w:tcW w:w="4788" w:type="dxa"/>
            <w:shd w:val="clear" w:color="auto" w:fill="auto"/>
          </w:tcPr>
          <w:p w14:paraId="60E6CA19"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w:t>
            </w:r>
          </w:p>
        </w:tc>
      </w:tr>
      <w:tr w:rsidR="00DD7EE4" w:rsidRPr="00EA77BC" w14:paraId="60E6CA1D" w14:textId="77777777" w:rsidTr="00424C0F">
        <w:tc>
          <w:tcPr>
            <w:tcW w:w="4788" w:type="dxa"/>
            <w:shd w:val="clear" w:color="auto" w:fill="auto"/>
          </w:tcPr>
          <w:p w14:paraId="60E6CA1B" w14:textId="77777777" w:rsidR="00DD7EE4" w:rsidRPr="00EA77BC" w:rsidRDefault="00DD7EE4" w:rsidP="00732461">
            <w:pPr>
              <w:autoSpaceDE w:val="0"/>
              <w:autoSpaceDN w:val="0"/>
              <w:adjustRightInd w:val="0"/>
              <w:spacing w:after="80"/>
              <w:rPr>
                <w:szCs w:val="20"/>
              </w:rPr>
            </w:pPr>
            <w:r w:rsidRPr="00EA77BC">
              <w:rPr>
                <w:szCs w:val="20"/>
              </w:rPr>
              <w:t>ALZHEIMER'S</w:t>
            </w:r>
          </w:p>
        </w:tc>
        <w:tc>
          <w:tcPr>
            <w:tcW w:w="4788" w:type="dxa"/>
            <w:shd w:val="clear" w:color="auto" w:fill="auto"/>
          </w:tcPr>
          <w:p w14:paraId="60E6CA1C" w14:textId="77777777" w:rsidR="00DD7EE4" w:rsidRPr="00EA77BC" w:rsidRDefault="00DD7EE4" w:rsidP="00732461">
            <w:pPr>
              <w:autoSpaceDE w:val="0"/>
              <w:autoSpaceDN w:val="0"/>
              <w:adjustRightInd w:val="0"/>
              <w:spacing w:after="80"/>
              <w:rPr>
                <w:szCs w:val="20"/>
              </w:rPr>
            </w:pPr>
            <w:r w:rsidRPr="00EA77BC">
              <w:rPr>
                <w:szCs w:val="20"/>
              </w:rPr>
              <w:t xml:space="preserve">Refer to Pharmacologic Management of Cognitive Changes in Alzheimer's Disease </w:t>
            </w:r>
          </w:p>
        </w:tc>
      </w:tr>
      <w:tr w:rsidR="00DD7EE4" w:rsidRPr="00EA77BC" w14:paraId="60E6CA20" w14:textId="77777777" w:rsidTr="00424C0F">
        <w:tc>
          <w:tcPr>
            <w:tcW w:w="4788" w:type="dxa"/>
            <w:shd w:val="clear" w:color="auto" w:fill="auto"/>
          </w:tcPr>
          <w:p w14:paraId="60E6CA1E" w14:textId="77777777" w:rsidR="00DD7EE4" w:rsidRPr="00EA77BC" w:rsidRDefault="00DD7EE4" w:rsidP="00732461">
            <w:pPr>
              <w:autoSpaceDE w:val="0"/>
              <w:autoSpaceDN w:val="0"/>
              <w:adjustRightInd w:val="0"/>
              <w:spacing w:after="80"/>
              <w:rPr>
                <w:szCs w:val="20"/>
              </w:rPr>
            </w:pPr>
            <w:r w:rsidRPr="00EA77BC">
              <w:rPr>
                <w:szCs w:val="20"/>
              </w:rPr>
              <w:t>BPH/HYPERTENSION</w:t>
            </w:r>
          </w:p>
        </w:tc>
        <w:tc>
          <w:tcPr>
            <w:tcW w:w="4788" w:type="dxa"/>
            <w:shd w:val="clear" w:color="auto" w:fill="auto"/>
          </w:tcPr>
          <w:p w14:paraId="60E6CA1F"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and Hypertension treatment guidelines </w:t>
            </w:r>
          </w:p>
        </w:tc>
      </w:tr>
    </w:tbl>
    <w:p w14:paraId="60E6CA21" w14:textId="77777777" w:rsidR="00595E65" w:rsidRPr="00EA77BC" w:rsidRDefault="00595E65" w:rsidP="00732461"/>
    <w:p w14:paraId="60E6CA22" w14:textId="77777777" w:rsidR="00595E65" w:rsidRPr="00EA77BC" w:rsidRDefault="00595E65" w:rsidP="00EA77BC">
      <w:pPr>
        <w:sectPr w:rsidR="00595E65" w:rsidRPr="00EA77BC" w:rsidSect="00DD57F5">
          <w:footerReference w:type="even" r:id="rId106"/>
          <w:footerReference w:type="default" r:id="rId107"/>
          <w:pgSz w:w="12240" w:h="15840" w:code="1"/>
          <w:pgMar w:top="1440" w:right="1440" w:bottom="1440" w:left="1440" w:header="720" w:footer="720" w:gutter="0"/>
          <w:cols w:space="720"/>
          <w:docGrid w:linePitch="163"/>
        </w:sectPr>
      </w:pPr>
    </w:p>
    <w:p w14:paraId="60E6CA23" w14:textId="77777777" w:rsidR="00595E65" w:rsidRPr="00EA77BC" w:rsidRDefault="00595E65" w:rsidP="00EA77BC">
      <w:pPr>
        <w:pStyle w:val="ChapterHeading"/>
      </w:pPr>
      <w:bookmarkStart w:id="2278" w:name="_Toc376874132"/>
      <w:bookmarkStart w:id="2279" w:name="_Toc523224186"/>
      <w:r w:rsidRPr="00EA77BC">
        <w:t>Appendix C</w:t>
      </w:r>
      <w:r w:rsidRPr="00EA77BC">
        <w:fldChar w:fldCharType="begin"/>
      </w:r>
      <w:r w:rsidRPr="00EA77BC">
        <w:instrText xml:space="preserve"> XE "Appendix C: </w:instrText>
      </w:r>
      <w:r w:rsidRPr="00EA77BC">
        <w:rPr>
          <w:i/>
          <w:iCs/>
        </w:rPr>
        <w:instrText>See</w:instrText>
      </w:r>
      <w:r w:rsidRPr="00EA77BC">
        <w:instrText xml:space="preserve"> Administration Schedules, Spanish Translations" \b </w:instrText>
      </w:r>
      <w:r w:rsidRPr="00EA77BC">
        <w:fldChar w:fldCharType="end"/>
      </w:r>
      <w:r w:rsidR="00311441" w:rsidRPr="00EA77BC">
        <w:t xml:space="preserve">  </w:t>
      </w:r>
      <w:r w:rsidR="00747062" w:rsidRPr="00EA77BC">
        <w:br/>
      </w:r>
      <w:r w:rsidRPr="00EA77BC">
        <w:t>Administration Schedules - Spanish Translations</w:t>
      </w:r>
      <w:bookmarkEnd w:id="2278"/>
      <w:bookmarkEnd w:id="2279"/>
    </w:p>
    <w:p w14:paraId="60E6CA24" w14:textId="77777777" w:rsidR="00595E65" w:rsidRPr="00EA77BC" w:rsidRDefault="00595E65" w:rsidP="00EA77BC">
      <w:r w:rsidRPr="00EA77BC">
        <w:fldChar w:fldCharType="begin"/>
      </w:r>
      <w:r w:rsidRPr="00EA77BC">
        <w:instrText xml:space="preserve"> XE "Administration Schedules, Spanish Translations" \b</w:instrText>
      </w:r>
      <w:r w:rsidRPr="00EA77BC">
        <w:fldChar w:fldCharType="end"/>
      </w:r>
    </w:p>
    <w:p w14:paraId="60E6CA2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Administration Schedules.</w:t>
      </w:r>
    </w:p>
    <w:p w14:paraId="60E6CA26" w14:textId="77777777" w:rsidR="00D679B5" w:rsidRPr="00EA77BC" w:rsidRDefault="00D679B5" w:rsidP="00EA77BC"/>
    <w:p w14:paraId="60E6CA27"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BA" wp14:editId="60E6DDBB">
            <wp:extent cx="419100" cy="342900"/>
            <wp:effectExtent l="0" t="0" r="0" b="0"/>
            <wp:docPr id="75" name="Picture 7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A28" w14:textId="77777777" w:rsidR="00595E65" w:rsidRPr="00EA77BC" w:rsidRDefault="00595E65" w:rsidP="00EA77BC"/>
    <w:tbl>
      <w:tblPr>
        <w:tblW w:w="13200" w:type="dxa"/>
        <w:tblCellMar>
          <w:left w:w="0" w:type="dxa"/>
          <w:right w:w="0" w:type="dxa"/>
        </w:tblCellMar>
        <w:tblLook w:val="0000" w:firstRow="0" w:lastRow="0" w:firstColumn="0" w:lastColumn="0" w:noHBand="0" w:noVBand="0"/>
      </w:tblPr>
      <w:tblGrid>
        <w:gridCol w:w="1960"/>
        <w:gridCol w:w="5860"/>
        <w:gridCol w:w="5380"/>
      </w:tblGrid>
      <w:tr w:rsidR="00595E65" w:rsidRPr="00EA77BC" w14:paraId="60E6CA2C" w14:textId="77777777">
        <w:trPr>
          <w:trHeight w:val="240"/>
          <w:tblHeader/>
        </w:trPr>
        <w:tc>
          <w:tcPr>
            <w:tcW w:w="1960" w:type="dxa"/>
            <w:tcBorders>
              <w:top w:val="single" w:sz="4" w:space="0" w:color="auto"/>
              <w:left w:val="single" w:sz="4" w:space="0" w:color="auto"/>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9"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ADMIN SCHEDULE</w:t>
            </w:r>
          </w:p>
        </w:tc>
        <w:tc>
          <w:tcPr>
            <w:tcW w:w="586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A"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EXPANSION</w:t>
            </w:r>
          </w:p>
        </w:tc>
        <w:tc>
          <w:tcPr>
            <w:tcW w:w="538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B"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SPANISH EXPANSION</w:t>
            </w:r>
          </w:p>
        </w:tc>
      </w:tr>
      <w:tr w:rsidR="00595E65" w:rsidRPr="00EA77BC" w14:paraId="60E6CA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A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CA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MORNING AND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w:t>
            </w:r>
          </w:p>
        </w:tc>
      </w:tr>
      <w:tr w:rsidR="00595E65" w:rsidRPr="00EA77BC" w14:paraId="60E6CA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 Y AL ACOSTARSE</w:t>
            </w:r>
          </w:p>
        </w:tc>
      </w:tr>
      <w:tr w:rsidR="00595E65" w:rsidRPr="00EA77BC" w14:paraId="60E6CA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A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 Y SABADO</w:t>
            </w:r>
          </w:p>
        </w:tc>
      </w:tr>
      <w:tr w:rsidR="00595E65" w:rsidRPr="00EA77BC" w14:paraId="60E6CA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w:t>
            </w:r>
          </w:p>
        </w:tc>
      </w:tr>
      <w:tr w:rsidR="00595E65" w:rsidRPr="00EA77BC" w14:paraId="60E6CA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CA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VIERNES</w:t>
            </w:r>
          </w:p>
        </w:tc>
      </w:tr>
      <w:tr w:rsidR="00595E65" w:rsidRPr="00EA77BC" w14:paraId="60E6CA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JUEVES</w:t>
            </w:r>
          </w:p>
        </w:tc>
      </w:tr>
      <w:tr w:rsidR="00595E65" w:rsidRPr="00EA77BC" w14:paraId="60E6CA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MARTES</w:t>
            </w:r>
          </w:p>
        </w:tc>
      </w:tr>
      <w:tr w:rsidR="00595E65" w:rsidRPr="00EA77BC" w14:paraId="60E6CA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VIERNES</w:t>
            </w:r>
          </w:p>
        </w:tc>
      </w:tr>
      <w:tr w:rsidR="00595E65" w:rsidRPr="00EA77BC" w14:paraId="60E6CA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VIERNES Y SABADO</w:t>
            </w:r>
          </w:p>
        </w:tc>
      </w:tr>
      <w:tr w:rsidR="00595E65" w:rsidRPr="00EA77BC" w14:paraId="60E6CA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LUNES,MARTES,JUEVES,VIERNES Y SABADO</w:t>
            </w:r>
          </w:p>
        </w:tc>
      </w:tr>
      <w:tr w:rsidR="00595E65" w:rsidRPr="00EA77BC" w14:paraId="60E6CA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 Y SABADO</w:t>
            </w:r>
          </w:p>
        </w:tc>
      </w:tr>
      <w:tr w:rsidR="00595E65" w:rsidRPr="00EA77BC" w14:paraId="60E6CA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MIERCOLES</w:t>
            </w:r>
          </w:p>
        </w:tc>
      </w:tr>
      <w:tr w:rsidR="00595E65" w:rsidRPr="00EA77BC" w14:paraId="60E6CA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Y JUEVES</w:t>
            </w:r>
          </w:p>
        </w:tc>
      </w:tr>
      <w:tr w:rsidR="00595E65" w:rsidRPr="00EA77BC" w14:paraId="60E6CA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VIERNES</w:t>
            </w:r>
          </w:p>
        </w:tc>
      </w:tr>
      <w:tr w:rsidR="00595E65" w:rsidRPr="00EA77BC" w14:paraId="60E6CA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LUNES A SABADO</w:t>
            </w:r>
          </w:p>
        </w:tc>
      </w:tr>
      <w:tr w:rsidR="00595E65" w:rsidRPr="00EA77BC" w14:paraId="60E6CA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SABADO</w:t>
            </w:r>
          </w:p>
        </w:tc>
      </w:tr>
      <w:tr w:rsidR="00595E65" w:rsidRPr="00EA77BC" w14:paraId="60E6CA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MIERCOLES</w:t>
            </w:r>
          </w:p>
        </w:tc>
      </w:tr>
      <w:tr w:rsidR="00595E65" w:rsidRPr="00EA77BC" w14:paraId="60E6CA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LUNES,MIERCOLES,VIERNES Y SABADO</w:t>
            </w:r>
          </w:p>
        </w:tc>
      </w:tr>
      <w:tr w:rsidR="00595E65" w:rsidRPr="00EA77BC" w14:paraId="60E6CA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SABADO</w:t>
            </w:r>
          </w:p>
        </w:tc>
      </w:tr>
      <w:tr w:rsidR="00595E65" w:rsidRPr="00EA77BC" w14:paraId="60E6CA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MIERCOLES, JUEVES Y VIERNES</w:t>
            </w:r>
          </w:p>
        </w:tc>
      </w:tr>
      <w:tr w:rsidR="00595E65" w:rsidRPr="00EA77BC" w14:paraId="60E6CA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w:t>
            </w:r>
          </w:p>
        </w:tc>
      </w:tr>
      <w:tr w:rsidR="00595E65" w:rsidRPr="00EA77BC" w14:paraId="60E6CA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MENSUALMENTE</w:t>
            </w:r>
          </w:p>
        </w:tc>
      </w:tr>
      <w:tr w:rsidR="00595E65" w:rsidRPr="00EA77BC" w14:paraId="60E6CA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AHORA</w:t>
            </w:r>
          </w:p>
        </w:tc>
      </w:tr>
      <w:tr w:rsidR="00595E65" w:rsidRPr="00EA77BC" w14:paraId="60E6CA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CA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A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DOCE HORAS</w:t>
            </w:r>
          </w:p>
        </w:tc>
      </w:tr>
      <w:tr w:rsidR="00595E65" w:rsidRPr="00EA77BC" w14:paraId="60E6CA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TWELVE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CA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DIAS</w:t>
            </w:r>
          </w:p>
        </w:tc>
      </w:tr>
      <w:tr w:rsidR="00595E65" w:rsidRPr="00EA77BC" w14:paraId="60E6CA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A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20 DIAS</w:t>
            </w:r>
          </w:p>
        </w:tc>
      </w:tr>
      <w:tr w:rsidR="00595E65" w:rsidRPr="00EA77BC" w14:paraId="60E6CA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Q21D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21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21 DIAS</w:t>
            </w:r>
          </w:p>
        </w:tc>
      </w:tr>
      <w:tr w:rsidR="00595E65" w:rsidRPr="00EA77BC" w14:paraId="60E6CA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CA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Q28D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28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28 DIAS</w:t>
            </w:r>
          </w:p>
        </w:tc>
      </w:tr>
      <w:tr w:rsidR="00595E65" w:rsidRPr="00EA77BC" w14:paraId="60E6CA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Q29D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29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29 DIAS</w:t>
            </w:r>
          </w:p>
        </w:tc>
      </w:tr>
      <w:tr w:rsidR="00595E65" w:rsidRPr="00EA77BC" w14:paraId="60E6CA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HORAS</w:t>
            </w:r>
          </w:p>
        </w:tc>
      </w:tr>
      <w:tr w:rsidR="00595E65" w:rsidRPr="00EA77BC" w14:paraId="60E6CA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MESES</w:t>
            </w:r>
          </w:p>
        </w:tc>
      </w:tr>
      <w:tr w:rsidR="00595E65" w:rsidRPr="00EA77BC" w14:paraId="60E6CA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SEMANAS</w:t>
            </w:r>
          </w:p>
        </w:tc>
      </w:tr>
      <w:tr w:rsidR="00595E65" w:rsidRPr="00EA77BC" w14:paraId="60E6CA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DIAS</w:t>
            </w:r>
          </w:p>
        </w:tc>
      </w:tr>
      <w:tr w:rsidR="00595E65" w:rsidRPr="00EA77BC" w14:paraId="60E6CA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MINUTOS</w:t>
            </w:r>
          </w:p>
        </w:tc>
      </w:tr>
      <w:tr w:rsidR="00595E65" w:rsidRPr="00EA77BC" w14:paraId="60E6CA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CA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CB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MESES</w:t>
            </w:r>
          </w:p>
        </w:tc>
      </w:tr>
      <w:tr w:rsidR="00595E65" w:rsidRPr="00EA77BC" w14:paraId="60E6CB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(3) SEMANAS</w:t>
            </w:r>
          </w:p>
        </w:tc>
      </w:tr>
      <w:tr w:rsidR="00595E65" w:rsidRPr="00EA77BC" w14:paraId="60E6CB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48 HORAS</w:t>
            </w:r>
          </w:p>
        </w:tc>
      </w:tr>
      <w:tr w:rsidR="00595E65" w:rsidRPr="00EA77BC" w14:paraId="60E6CB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CB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CB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CUATRO (4)SEMANAS</w:t>
            </w:r>
          </w:p>
        </w:tc>
      </w:tr>
      <w:tr w:rsidR="00595E65" w:rsidRPr="00EA77BC" w14:paraId="60E6CB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CB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CB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CB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72 HORAS</w:t>
            </w:r>
          </w:p>
        </w:tc>
      </w:tr>
      <w:tr w:rsidR="00595E65" w:rsidRPr="00EA77BC" w14:paraId="60E6CB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CB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CB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Q96H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96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96 HORAS</w:t>
            </w:r>
          </w:p>
        </w:tc>
      </w:tr>
      <w:tr w:rsidR="00595E65" w:rsidRPr="00EA77BC" w14:paraId="60E6CB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B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QD1300</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 AT 1:00 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DIA A LA 1:00 PM</w:t>
            </w:r>
          </w:p>
        </w:tc>
      </w:tr>
      <w:tr w:rsidR="00595E65" w:rsidRPr="00EA77BC" w14:paraId="60E6CB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QD5</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FIVE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CINCO VECES AL DIA</w:t>
            </w:r>
          </w:p>
        </w:tc>
      </w:tr>
      <w:tr w:rsidR="00595E65" w:rsidRPr="00EA77BC" w14:paraId="60E6CB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CB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ACOSTARSE</w:t>
            </w:r>
          </w:p>
        </w:tc>
      </w:tr>
      <w:tr w:rsidR="00595E65" w:rsidRPr="00EA77BC" w14:paraId="60E6CB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MEDIODIA</w:t>
            </w:r>
          </w:p>
        </w:tc>
      </w:tr>
      <w:tr w:rsidR="00595E65" w:rsidRPr="00EA77BC" w14:paraId="60E6CB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B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B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VECES AL DIA</w:t>
            </w:r>
          </w:p>
        </w:tc>
      </w:tr>
      <w:tr w:rsidR="00595E65" w:rsidRPr="00EA77BC" w14:paraId="60E6CB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CB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CB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SABADO</w:t>
            </w:r>
          </w:p>
        </w:tc>
      </w:tr>
      <w:tr w:rsidR="00595E65" w:rsidRPr="00EA77BC" w14:paraId="60E6CB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VIERNES</w:t>
            </w:r>
          </w:p>
        </w:tc>
      </w:tr>
      <w:tr w:rsidR="00595E65" w:rsidRPr="00EA77BC" w14:paraId="60E6CB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,VIERNES Y SABADO</w:t>
            </w:r>
          </w:p>
        </w:tc>
      </w:tr>
      <w:tr w:rsidR="00595E65" w:rsidRPr="00EA77BC" w14:paraId="60E6CB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 LUNES Y VIERNES</w:t>
            </w:r>
          </w:p>
        </w:tc>
      </w:tr>
      <w:tr w:rsidR="00595E65" w:rsidRPr="00EA77BC" w14:paraId="60E6CB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JUEVES</w:t>
            </w:r>
          </w:p>
        </w:tc>
      </w:tr>
      <w:tr w:rsidR="00595E65" w:rsidRPr="00EA77BC" w14:paraId="60E6CB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MARTES</w:t>
            </w:r>
          </w:p>
        </w:tc>
      </w:tr>
      <w:tr w:rsidR="00595E65" w:rsidRPr="00EA77BC" w14:paraId="60E6CB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 Y VIERNES</w:t>
            </w:r>
          </w:p>
        </w:tc>
      </w:tr>
      <w:tr w:rsidR="00595E65" w:rsidRPr="00EA77BC" w14:paraId="60E6CB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DOMINGO,LUNES,MARTES,VIERNES Y SABADO</w:t>
            </w:r>
          </w:p>
        </w:tc>
      </w:tr>
      <w:tr w:rsidR="00595E65" w:rsidRPr="00EA77BC" w14:paraId="60E6CB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LUNES,MARTES Y SABADO</w:t>
            </w:r>
          </w:p>
        </w:tc>
      </w:tr>
      <w:tr w:rsidR="00595E65" w:rsidRPr="00EA77BC" w14:paraId="60E6CB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VIERNES</w:t>
            </w:r>
          </w:p>
        </w:tc>
      </w:tr>
      <w:tr w:rsidR="00595E65" w:rsidRPr="00EA77BC" w14:paraId="60E6CB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DOMINGO,LUNES,MARTES,JUEVES,VIERNES Y SABADO</w:t>
            </w:r>
          </w:p>
        </w:tc>
      </w:tr>
      <w:tr w:rsidR="00595E65" w:rsidRPr="00EA77BC" w14:paraId="60E6CB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SABADO</w:t>
            </w:r>
          </w:p>
        </w:tc>
      </w:tr>
      <w:tr w:rsidR="00595E65" w:rsidRPr="00EA77BC" w14:paraId="60E6CB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VIERNES</w:t>
            </w:r>
          </w:p>
        </w:tc>
      </w:tr>
      <w:tr w:rsidR="00595E65" w:rsidRPr="00EA77BC" w14:paraId="60E6CB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DOMINGO,LUNES,MARTES,MIERCOLES,VIERNES Y SABADO</w:t>
            </w:r>
          </w:p>
        </w:tc>
      </w:tr>
      <w:tr w:rsidR="00595E65" w:rsidRPr="00EA77BC" w14:paraId="60E6CB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MONDAY,TUESDAY,WEDNESDAY,THURSDAY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JUEVES</w:t>
            </w:r>
          </w:p>
        </w:tc>
      </w:tr>
      <w:tr w:rsidR="00595E65" w:rsidRPr="00EA77BC" w14:paraId="60E6CB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THRU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DOMIGO A VIERNES</w:t>
            </w:r>
          </w:p>
        </w:tc>
      </w:tr>
      <w:tr w:rsidR="00595E65" w:rsidRPr="00EA77BC" w14:paraId="60E6CB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DOMINGO,LUNES,MARTES,MIERCOLES,JUEVES Y SABADO</w:t>
            </w:r>
          </w:p>
        </w:tc>
      </w:tr>
      <w:tr w:rsidR="00595E65" w:rsidRPr="00EA77BC" w14:paraId="60E6CB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MIERCOLES</w:t>
            </w:r>
          </w:p>
        </w:tc>
      </w:tr>
      <w:tr w:rsidR="00595E65" w:rsidRPr="00EA77BC" w14:paraId="60E6CB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 Y VIERNES</w:t>
            </w:r>
          </w:p>
        </w:tc>
      </w:tr>
      <w:tr w:rsidR="00595E65" w:rsidRPr="00EA77BC" w14:paraId="60E6CB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DOMINGO,LUNES,MIERCOLES,VIERNES Y SABADO</w:t>
            </w:r>
          </w:p>
        </w:tc>
      </w:tr>
      <w:tr w:rsidR="00595E65" w:rsidRPr="00EA77BC" w14:paraId="60E6CB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DOMINGO,LUNES,MIERCOLES,JUEVES Y VIERNES</w:t>
            </w:r>
          </w:p>
        </w:tc>
      </w:tr>
      <w:tr w:rsidR="00595E65" w:rsidRPr="00EA77BC" w14:paraId="60E6CB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DE MIERCOLES A SABADO</w:t>
            </w:r>
          </w:p>
        </w:tc>
      </w:tr>
      <w:tr w:rsidR="00595E65" w:rsidRPr="00EA77BC" w14:paraId="60E6CB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SABADO</w:t>
            </w:r>
          </w:p>
        </w:tc>
      </w:tr>
      <w:tr w:rsidR="00595E65" w:rsidRPr="00EA77BC" w14:paraId="60E6CB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,THURSDAY , 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JUEVES, VIERNES Y SABADO</w:t>
            </w:r>
          </w:p>
        </w:tc>
      </w:tr>
      <w:tr w:rsidR="00595E65" w:rsidRPr="00EA77BC" w14:paraId="60E6CB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SABADO</w:t>
            </w:r>
          </w:p>
        </w:tc>
      </w:tr>
      <w:tr w:rsidR="00595E65" w:rsidRPr="00EA77BC" w14:paraId="60E6CB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JUEVES</w:t>
            </w:r>
          </w:p>
        </w:tc>
      </w:tr>
      <w:tr w:rsidR="00595E65" w:rsidRPr="00EA77BC" w14:paraId="60E6CB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DOMINGO,MARTES,JUEVES,VIERNES Y SABADO</w:t>
            </w:r>
          </w:p>
        </w:tc>
      </w:tr>
      <w:tr w:rsidR="00595E65" w:rsidRPr="00EA77BC" w14:paraId="60E6CB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TUESDAY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DE MARTES A SABADO</w:t>
            </w:r>
          </w:p>
        </w:tc>
      </w:tr>
      <w:tr w:rsidR="00595E65" w:rsidRPr="00EA77BC" w14:paraId="60E6CB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DOMINGO,MARTES,MIERCOLES,JUEVES Y SABADO</w:t>
            </w:r>
          </w:p>
        </w:tc>
      </w:tr>
      <w:tr w:rsidR="00595E65" w:rsidRPr="00EA77BC" w14:paraId="60E6CB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MIERCOLES</w:t>
            </w:r>
          </w:p>
        </w:tc>
      </w:tr>
      <w:tr w:rsidR="00595E65" w:rsidRPr="00EA77BC" w14:paraId="60E6CB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,MIERCOLES Y VIERNES</w:t>
            </w:r>
          </w:p>
        </w:tc>
      </w:tr>
      <w:tr w:rsidR="00595E65" w:rsidRPr="00EA77BC" w14:paraId="60E6CB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w:t>
            </w:r>
          </w:p>
        </w:tc>
      </w:tr>
      <w:tr w:rsidR="00595E65" w:rsidRPr="00EA77BC" w14:paraId="60E6CB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B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VIERNES</w:t>
            </w:r>
          </w:p>
        </w:tc>
      </w:tr>
      <w:tr w:rsidR="00595E65" w:rsidRPr="00EA77BC" w14:paraId="60E6CB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SABADO</w:t>
            </w:r>
          </w:p>
        </w:tc>
      </w:tr>
      <w:tr w:rsidR="00595E65" w:rsidRPr="00EA77BC" w14:paraId="60E6CB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C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w:t>
            </w:r>
          </w:p>
        </w:tc>
      </w:tr>
      <w:tr w:rsidR="00595E65" w:rsidRPr="00EA77BC" w14:paraId="60E6CC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Y AL ACOSTARSE</w:t>
            </w:r>
          </w:p>
        </w:tc>
      </w:tr>
      <w:tr w:rsidR="00595E65" w:rsidRPr="00EA77BC" w14:paraId="60E6CC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HALF HOUR BEFORE MEALS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MEDIA HORA ANTES DE LAS COMIDAS</w:t>
            </w:r>
          </w:p>
        </w:tc>
      </w:tr>
      <w:tr w:rsidR="00595E65" w:rsidRPr="00EA77BC" w14:paraId="60E6CC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HALF HOUR BEFORE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MEDIA HORA ANTES DE LAS COMIDAS Y AL ACOSTARSE</w:t>
            </w:r>
          </w:p>
        </w:tc>
      </w:tr>
      <w:tr w:rsidR="00595E65" w:rsidRPr="00EA77BC" w14:paraId="60E6CC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1HR-PC&amp;HS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CC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VIERNES</w:t>
            </w:r>
          </w:p>
        </w:tc>
      </w:tr>
      <w:tr w:rsidR="00595E65" w:rsidRPr="00EA77BC" w14:paraId="60E6CC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JUEVES</w:t>
            </w:r>
          </w:p>
        </w:tc>
      </w:tr>
      <w:tr w:rsidR="00595E65" w:rsidRPr="00EA77BC" w14:paraId="60E6CC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VIERNES</w:t>
            </w:r>
          </w:p>
        </w:tc>
      </w:tr>
      <w:tr w:rsidR="00595E65" w:rsidRPr="00EA77BC" w14:paraId="60E6CC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MARTES,MIERCOLES,VIERNES Y SABADO</w:t>
            </w:r>
          </w:p>
        </w:tc>
      </w:tr>
      <w:tr w:rsidR="00595E65" w:rsidRPr="00EA77BC" w14:paraId="60E6CC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 Y JUEVES</w:t>
            </w:r>
          </w:p>
        </w:tc>
      </w:tr>
      <w:tr w:rsidR="00595E65" w:rsidRPr="00EA77BC" w14:paraId="60E6CC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VIERNES</w:t>
            </w:r>
          </w:p>
        </w:tc>
      </w:tr>
      <w:tr w:rsidR="00595E65" w:rsidRPr="00EA77BC" w14:paraId="60E6CC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SABADO</w:t>
            </w:r>
          </w:p>
        </w:tc>
      </w:tr>
      <w:tr w:rsidR="00595E65" w:rsidRPr="00EA77BC" w14:paraId="60E6CC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JUEVES Y VIERNES</w:t>
            </w:r>
          </w:p>
        </w:tc>
      </w:tr>
      <w:tr w:rsidR="00595E65" w:rsidRPr="00EA77BC" w14:paraId="60E6CC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MIERCOLES A SABADO</w:t>
            </w:r>
          </w:p>
        </w:tc>
      </w:tr>
      <w:tr w:rsidR="00595E65" w:rsidRPr="00EA77BC" w14:paraId="60E6CC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SEMANALMENTE</w:t>
            </w:r>
          </w:p>
        </w:tc>
      </w:tr>
    </w:tbl>
    <w:p w14:paraId="60E6CC59" w14:textId="77777777" w:rsidR="00595E65" w:rsidRPr="00EA77BC" w:rsidRDefault="00595E65" w:rsidP="00732461"/>
    <w:p w14:paraId="60E6CC5A" w14:textId="77777777" w:rsidR="00E27B1F" w:rsidRPr="00EA77BC" w:rsidRDefault="00E27B1F" w:rsidP="00E27B1F">
      <w:pPr>
        <w:jc w:val="center"/>
        <w:rPr>
          <w:sz w:val="22"/>
          <w:szCs w:val="22"/>
        </w:rPr>
      </w:pPr>
      <w:r w:rsidRPr="00EA77BC">
        <w:br w:type="page"/>
      </w:r>
      <w:r w:rsidRPr="00EA77BC">
        <w:rPr>
          <w:i/>
          <w:sz w:val="22"/>
          <w:szCs w:val="22"/>
        </w:rPr>
        <w:t>(This page left blank for two-sided copying)</w:t>
      </w:r>
    </w:p>
    <w:p w14:paraId="60E6CC5B" w14:textId="77777777" w:rsidR="00E27B1F" w:rsidRPr="00EA77BC" w:rsidRDefault="00E27B1F" w:rsidP="00732461"/>
    <w:p w14:paraId="60E6CC5C" w14:textId="77777777" w:rsidR="00E9577F" w:rsidRPr="00EA77BC" w:rsidRDefault="00E9577F" w:rsidP="00732461"/>
    <w:p w14:paraId="60E6CC5D" w14:textId="77777777" w:rsidR="00595E65" w:rsidRPr="00EA77BC" w:rsidRDefault="00595E65" w:rsidP="00EA77BC">
      <w:pPr>
        <w:sectPr w:rsidR="00595E65" w:rsidRPr="00EA77BC" w:rsidSect="00E96D0D">
          <w:headerReference w:type="even" r:id="rId108"/>
          <w:headerReference w:type="default" r:id="rId109"/>
          <w:footerReference w:type="even" r:id="rId110"/>
          <w:footerReference w:type="default" r:id="rId111"/>
          <w:headerReference w:type="first" r:id="rId112"/>
          <w:footerReference w:type="first" r:id="rId113"/>
          <w:pgSz w:w="15840" w:h="12240" w:orient="landscape" w:code="1"/>
          <w:pgMar w:top="1584" w:right="1440" w:bottom="1440" w:left="1440" w:header="720" w:footer="720" w:gutter="0"/>
          <w:cols w:space="720"/>
          <w:docGrid w:linePitch="326"/>
        </w:sectPr>
      </w:pPr>
    </w:p>
    <w:p w14:paraId="60E6CC5E" w14:textId="77777777" w:rsidR="00595E65" w:rsidRPr="00EA77BC" w:rsidRDefault="00595E65" w:rsidP="00EA77BC">
      <w:pPr>
        <w:pStyle w:val="ChapterHeading"/>
      </w:pPr>
      <w:bookmarkStart w:id="2280" w:name="_Toc376874133"/>
      <w:bookmarkStart w:id="2281" w:name="_Toc523224187"/>
      <w:r w:rsidRPr="00EA77BC">
        <w:t>Appendix D</w:t>
      </w:r>
      <w:r w:rsidRPr="00EA77BC">
        <w:fldChar w:fldCharType="begin"/>
      </w:r>
      <w:r w:rsidRPr="00EA77BC">
        <w:instrText xml:space="preserve"> XE "Appendix D: </w:instrText>
      </w:r>
      <w:r w:rsidRPr="00EA77BC">
        <w:rPr>
          <w:i/>
          <w:iCs/>
        </w:rPr>
        <w:instrText>See</w:instrText>
      </w:r>
      <w:r w:rsidRPr="00EA77BC">
        <w:instrText xml:space="preserve"> Dosage Forms, Spanish Translations" \b </w:instrText>
      </w:r>
      <w:r w:rsidRPr="00EA77BC">
        <w:fldChar w:fldCharType="end"/>
      </w:r>
      <w:r w:rsidR="00311441" w:rsidRPr="00EA77BC">
        <w:t xml:space="preserve">  </w:t>
      </w:r>
      <w:r w:rsidR="00747062" w:rsidRPr="00EA77BC">
        <w:br/>
      </w:r>
      <w:r w:rsidRPr="00EA77BC">
        <w:t>Dosage Forms - Spanish Translations</w:t>
      </w:r>
      <w:bookmarkEnd w:id="2280"/>
      <w:bookmarkEnd w:id="2281"/>
    </w:p>
    <w:p w14:paraId="60E6CC5F" w14:textId="77777777" w:rsidR="00595E65" w:rsidRPr="00EA77BC" w:rsidRDefault="00595E65" w:rsidP="00EA77BC">
      <w:r w:rsidRPr="00EA77BC">
        <w:fldChar w:fldCharType="begin"/>
      </w:r>
      <w:r w:rsidRPr="00EA77BC">
        <w:instrText xml:space="preserve"> XE "Dosage Forms, Spanish Translations" \b</w:instrText>
      </w:r>
      <w:r w:rsidRPr="00EA77BC">
        <w:fldChar w:fldCharType="end"/>
      </w:r>
    </w:p>
    <w:p w14:paraId="60E6CC60"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dosage forms.</w:t>
      </w:r>
    </w:p>
    <w:p w14:paraId="60E6CC61" w14:textId="77777777" w:rsidR="00D679B5" w:rsidRPr="00EA77BC" w:rsidRDefault="00D679B5" w:rsidP="00EA77BC"/>
    <w:p w14:paraId="60E6CC62"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BC" wp14:editId="60E6DDBD">
            <wp:extent cx="419100" cy="342900"/>
            <wp:effectExtent l="0" t="0" r="0" b="0"/>
            <wp:docPr id="76" name="Picture 7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C63" w14:textId="77777777" w:rsidR="00595E65" w:rsidRPr="00EA77BC" w:rsidRDefault="00595E65" w:rsidP="00EA77BC"/>
    <w:tbl>
      <w:tblPr>
        <w:tblW w:w="13220" w:type="dxa"/>
        <w:tblCellMar>
          <w:left w:w="0" w:type="dxa"/>
          <w:right w:w="0" w:type="dxa"/>
        </w:tblCellMar>
        <w:tblLook w:val="0000" w:firstRow="0" w:lastRow="0" w:firstColumn="0" w:lastColumn="0" w:noHBand="0" w:noVBand="0"/>
      </w:tblPr>
      <w:tblGrid>
        <w:gridCol w:w="2630"/>
        <w:gridCol w:w="1331"/>
        <w:gridCol w:w="1418"/>
        <w:gridCol w:w="1407"/>
        <w:gridCol w:w="1704"/>
        <w:gridCol w:w="2092"/>
        <w:gridCol w:w="2638"/>
      </w:tblGrid>
      <w:tr w:rsidR="00595E65" w:rsidRPr="00EA77BC" w14:paraId="60E6CC6B" w14:textId="77777777">
        <w:trPr>
          <w:trHeight w:val="510"/>
          <w:tblHeader/>
        </w:trPr>
        <w:tc>
          <w:tcPr>
            <w:tcW w:w="272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CC64"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DOSAGE FORM</w:t>
            </w:r>
          </w:p>
        </w:tc>
        <w:tc>
          <w:tcPr>
            <w:tcW w:w="13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5"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w:t>
            </w:r>
          </w:p>
        </w:tc>
        <w:tc>
          <w:tcPr>
            <w:tcW w:w="12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6"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 IN SPANISH</w:t>
            </w:r>
          </w:p>
        </w:tc>
        <w:tc>
          <w:tcPr>
            <w:tcW w:w="13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7"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w:t>
            </w:r>
          </w:p>
        </w:tc>
        <w:tc>
          <w:tcPr>
            <w:tcW w:w="17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8"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 IN SPANISH</w:t>
            </w:r>
          </w:p>
        </w:tc>
        <w:tc>
          <w:tcPr>
            <w:tcW w:w="21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w:t>
            </w:r>
          </w:p>
        </w:tc>
        <w:tc>
          <w:tcPr>
            <w:tcW w:w="27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 IN SPANISH</w:t>
            </w:r>
          </w:p>
        </w:tc>
      </w:tr>
      <w:tr w:rsidR="00595E65" w:rsidRPr="00EA77BC" w14:paraId="60E6CC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ADAPTER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C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APLICADOR(ES)</w:t>
            </w:r>
          </w:p>
        </w:tc>
      </w:tr>
      <w:tr w:rsidR="00595E65" w:rsidRPr="00EA77BC" w14:paraId="60E6CC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APPLICATOR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BANDAGE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BARRA</w:t>
            </w:r>
          </w:p>
        </w:tc>
      </w:tr>
      <w:tr w:rsidR="00595E65" w:rsidRPr="00EA77BC" w14:paraId="60E6CC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BEADS,TOP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BELT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BLOCK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CAP,SPRINKLE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4"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CAP,SPRINKLE,SA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CONVEX INSERT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D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CD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CRYSTAL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CONE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D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DEVICE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DIAPHRAGM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DOUCHE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DRAIN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DROPS,ORAL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D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ELIXIR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C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ADMINISTRAR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w:t>
            </w:r>
          </w:p>
        </w:tc>
      </w:tr>
      <w:tr w:rsidR="00595E65" w:rsidRPr="00EA77BC" w14:paraId="60E6CD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FACEPLATE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CD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FLANGE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FLUFF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FLUID 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CD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GAUZE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PULGADA(S)</w:t>
            </w:r>
          </w:p>
        </w:tc>
      </w:tr>
      <w:tr w:rsidR="00595E65" w:rsidRPr="00EA77BC" w14:paraId="60E6CE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GLOVE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GRAFT,TOP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GRANULES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GRNL,RCNST-ORAL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GUM,CHEWABLE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CE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INYECTAR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INHALACION(S)</w:t>
            </w:r>
          </w:p>
        </w:tc>
      </w:tr>
      <w:tr w:rsidR="00595E65" w:rsidRPr="00EA77BC" w14:paraId="60E6CE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E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ADMINISTRAR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 W/BUF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INJ,FROZEN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INJ,LYPHL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INJ,PWDR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INJ,REPOSITORY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INJ,SUSP-DRY,SA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IMPLANTE(S)</w:t>
            </w:r>
          </w:p>
        </w:tc>
      </w:tr>
      <w:tr w:rsidR="00595E65" w:rsidRPr="00EA77BC" w14:paraId="60E6CF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SLEEVE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IUD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DENTRO DE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F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KIT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LANCET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LENS,HARD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LENS,SOFT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LINIMENT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F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F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LOZENGE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LOZENGE</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0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MISCELLANEOUS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NEEDLE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0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LAYER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0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 IRR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IRRIGACION(ES)</w:t>
            </w:r>
          </w:p>
        </w:tc>
      </w:tr>
      <w:tr w:rsidR="00595E65" w:rsidRPr="00EA77BC" w14:paraId="60E6D0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OPHTHALMIC,CRC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D0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PASTE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PATCH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D0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PELLET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PELLET(S)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BOLITA(S)</w:t>
            </w:r>
          </w:p>
        </w:tc>
      </w:tr>
      <w:tr w:rsidR="00595E65" w:rsidRPr="00EA77BC" w14:paraId="60E6D0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PILL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PILDORA(S)</w:t>
            </w:r>
          </w:p>
        </w:tc>
      </w:tr>
      <w:tr w:rsidR="00595E65" w:rsidRPr="00EA77BC" w14:paraId="60E6D0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POUCH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D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 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r>
      <w:tr w:rsidR="00595E65" w:rsidRPr="00EA77BC" w14:paraId="60E6D0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POWDER,SPRAY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PACKAGE(S)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SOBRE(S)</w:t>
            </w:r>
          </w:p>
        </w:tc>
      </w:tr>
      <w:tr w:rsidR="00595E65" w:rsidRPr="00EA77BC" w14:paraId="60E6D0E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PUDDING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THE CONTENT OF A CAN</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0F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0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PWDR,RENST-ORAL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RING,VAG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RINSE,ORAL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SET,INFUSION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EL CABELLO</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SOAP/DETERGENT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WASH AREA</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AREA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4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NEBULIZER 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NEBULIZADOR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MILLILITER(S)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D1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 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1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SOLN,SPRAY,NASAL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1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SPIRIT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SPONGE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ROCIAR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STOMA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1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SUSP,INTRATHECAL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2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2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SWAB,TOP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SYRINGE/NDL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SYRUP,SR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 AND SWALLOW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TAB,CHEWG GUM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D2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8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C" w14:textId="77777777" w:rsidR="00595E65" w:rsidRPr="00EA77BC" w:rsidRDefault="00266AEC" w:rsidP="00732461">
            <w:pPr>
              <w:rPr>
                <w:rFonts w:ascii="Arial" w:eastAsia="Arial Unicode MS" w:hAnsi="Arial" w:cs="Arial"/>
                <w:sz w:val="20"/>
                <w:szCs w:val="20"/>
              </w:rPr>
            </w:pPr>
            <w:r w:rsidRPr="00EA77BC">
              <w:rPr>
                <w:rFonts w:ascii="Arial" w:hAnsi="Arial" w:cs="Arial"/>
                <w:sz w:val="20"/>
                <w:szCs w:val="20"/>
              </w:rPr>
              <w:t>TAB,EC (DEL</w:t>
            </w:r>
            <w:r w:rsidR="00595E65" w:rsidRPr="00EA77BC">
              <w:rPr>
                <w:rFonts w:ascii="Arial" w:hAnsi="Arial" w:cs="Arial"/>
                <w:sz w:val="20"/>
                <w:szCs w:val="20"/>
              </w:rPr>
              <w:t xml:space="preserve"> RELEASE)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2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3" w14:textId="77777777">
        <w:trPr>
          <w:trHeight w:val="518"/>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WATER AND TAKE 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AGUA Y TOMAR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IN WATER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EN AGUA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AND APPLY 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Y APLICAR 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 DISINTEGRATING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2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TAB,RAPID DISINTEGRATE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TAB,SOLUBLE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AND 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TAB,SUBLINGUAL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TAB,TEST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TAMPON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TAPE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0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TEST 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3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3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TROCHE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TROCHE(S)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TROCISCO(S)</w:t>
            </w:r>
          </w:p>
        </w:tc>
      </w:tr>
      <w:tr w:rsidR="00595E65" w:rsidRPr="00EA77BC" w14:paraId="60E6D3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bl>
    <w:p w14:paraId="60E6D32C" w14:textId="77777777" w:rsidR="00595E65" w:rsidRPr="00EA77BC" w:rsidRDefault="00595E65" w:rsidP="00EA77BC">
      <w:pPr>
        <w:sectPr w:rsidR="00595E65" w:rsidRPr="00EA77BC" w:rsidSect="00E96D0D">
          <w:headerReference w:type="even" r:id="rId114"/>
          <w:headerReference w:type="default" r:id="rId115"/>
          <w:footerReference w:type="even" r:id="rId116"/>
          <w:footerReference w:type="default" r:id="rId117"/>
          <w:headerReference w:type="first" r:id="rId118"/>
          <w:footerReference w:type="first" r:id="rId119"/>
          <w:pgSz w:w="15840" w:h="12240" w:orient="landscape" w:code="1"/>
          <w:pgMar w:top="1440" w:right="1440" w:bottom="1440" w:left="1440" w:header="720" w:footer="720" w:gutter="0"/>
          <w:cols w:space="720"/>
          <w:docGrid w:linePitch="326"/>
        </w:sectPr>
      </w:pPr>
    </w:p>
    <w:p w14:paraId="60E6D32D" w14:textId="77777777" w:rsidR="00595E65" w:rsidRPr="00EA77BC" w:rsidRDefault="00595E65" w:rsidP="00F968B7">
      <w:pPr>
        <w:pStyle w:val="ChapterHeading"/>
      </w:pPr>
      <w:bookmarkStart w:id="2282" w:name="_Toc376874134"/>
      <w:bookmarkStart w:id="2283" w:name="_Toc523224188"/>
      <w:r w:rsidRPr="00EA77BC">
        <w:t>Appendix E</w:t>
      </w:r>
      <w:r w:rsidRPr="00EA77BC">
        <w:fldChar w:fldCharType="begin"/>
      </w:r>
      <w:r w:rsidRPr="00EA77BC">
        <w:instrText xml:space="preserve"> XE "Appendix E: </w:instrText>
      </w:r>
      <w:r w:rsidRPr="00EA77BC">
        <w:rPr>
          <w:i/>
          <w:iCs/>
        </w:rPr>
        <w:instrText>See</w:instrText>
      </w:r>
      <w:r w:rsidRPr="00EA77BC">
        <w:instrText xml:space="preserve"> Local Possible Dosages, Spanish Translations" \b </w:instrText>
      </w:r>
      <w:r w:rsidRPr="00EA77BC">
        <w:fldChar w:fldCharType="end"/>
      </w:r>
      <w:r w:rsidR="00311441" w:rsidRPr="00EA77BC">
        <w:t xml:space="preserve">  </w:t>
      </w:r>
      <w:r w:rsidR="00747062" w:rsidRPr="00EA77BC">
        <w:br/>
      </w:r>
      <w:r w:rsidRPr="00EA77BC">
        <w:t>Local Possible Dosages - Spanish Translations</w:t>
      </w:r>
      <w:bookmarkEnd w:id="2282"/>
      <w:bookmarkEnd w:id="2283"/>
      <w:r w:rsidRPr="00EA77BC">
        <w:fldChar w:fldCharType="begin"/>
      </w:r>
      <w:r w:rsidRPr="00EA77BC">
        <w:instrText xml:space="preserve"> XE "Local Possible Dosages,  Spanish Translations" \b</w:instrText>
      </w:r>
      <w:r w:rsidRPr="00EA77BC">
        <w:fldChar w:fldCharType="end"/>
      </w:r>
    </w:p>
    <w:p w14:paraId="60E6D32E"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local possible dosages.</w:t>
      </w:r>
    </w:p>
    <w:p w14:paraId="60E6D32F" w14:textId="77777777" w:rsidR="00D679B5" w:rsidRPr="00EA77BC" w:rsidRDefault="00D679B5" w:rsidP="00EA77BC"/>
    <w:p w14:paraId="60E6D330"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BE" wp14:editId="60E6DDBF">
            <wp:extent cx="419100" cy="342900"/>
            <wp:effectExtent l="0" t="0" r="0" b="0"/>
            <wp:docPr id="77" name="Picture 7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331" w14:textId="77777777" w:rsidR="00595E65" w:rsidRPr="00EA77BC" w:rsidRDefault="00595E65" w:rsidP="00EA77BC"/>
    <w:tbl>
      <w:tblPr>
        <w:tblW w:w="11780" w:type="dxa"/>
        <w:tblCellMar>
          <w:left w:w="0" w:type="dxa"/>
          <w:right w:w="0" w:type="dxa"/>
        </w:tblCellMar>
        <w:tblLook w:val="0000" w:firstRow="0" w:lastRow="0" w:firstColumn="0" w:lastColumn="0" w:noHBand="0" w:noVBand="0"/>
      </w:tblPr>
      <w:tblGrid>
        <w:gridCol w:w="5840"/>
        <w:gridCol w:w="5940"/>
      </w:tblGrid>
      <w:tr w:rsidR="00595E65" w:rsidRPr="00EA77BC" w14:paraId="60E6D334" w14:textId="77777777">
        <w:trPr>
          <w:trHeight w:val="255"/>
          <w:tblHeader/>
        </w:trPr>
        <w:tc>
          <w:tcPr>
            <w:tcW w:w="584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2"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LOCAL POSSIBLE DOSAGE</w:t>
            </w:r>
          </w:p>
        </w:tc>
        <w:tc>
          <w:tcPr>
            <w:tcW w:w="59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3"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LOCAL DOSAGE</w:t>
            </w:r>
          </w:p>
        </w:tc>
      </w:tr>
      <w:tr w:rsidR="00595E65" w:rsidRPr="00EA77BC" w14:paraId="60E6D33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MILILITROS</w:t>
            </w:r>
          </w:p>
        </w:tc>
      </w:tr>
      <w:tr w:rsidR="00595E65" w:rsidRPr="00EA77BC" w14:paraId="60E6D33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MILILITROS</w:t>
            </w:r>
          </w:p>
        </w:tc>
      </w:tr>
      <w:tr w:rsidR="00595E65" w:rsidRPr="00EA77BC" w14:paraId="60E6D33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MILILITROS</w:t>
            </w:r>
          </w:p>
        </w:tc>
      </w:tr>
      <w:tr w:rsidR="00595E65" w:rsidRPr="00EA77BC" w14:paraId="60E6D34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MILILITROS</w:t>
            </w:r>
          </w:p>
        </w:tc>
      </w:tr>
      <w:tr w:rsidR="00595E65" w:rsidRPr="00EA77BC" w14:paraId="60E6D34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MILILITROS</w:t>
            </w:r>
          </w:p>
        </w:tc>
      </w:tr>
      <w:tr w:rsidR="00595E65" w:rsidRPr="00EA77BC" w14:paraId="60E6D34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MILILITRO</w:t>
            </w:r>
          </w:p>
        </w:tc>
      </w:tr>
      <w:tr w:rsidR="00595E65" w:rsidRPr="00EA77BC" w14:paraId="60E6D34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MILILITROS</w:t>
            </w:r>
          </w:p>
        </w:tc>
      </w:tr>
      <w:tr w:rsidR="00595E65" w:rsidRPr="00EA77BC" w14:paraId="60E6D34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120MCG/0.5ML</w:t>
            </w:r>
          </w:p>
        </w:tc>
      </w:tr>
      <w:tr w:rsidR="00595E65" w:rsidRPr="00EA77BC" w14:paraId="60E6D34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80MCG/0.5ML</w:t>
            </w:r>
          </w:p>
        </w:tc>
      </w:tr>
      <w:tr w:rsidR="00595E65" w:rsidRPr="00EA77BC" w14:paraId="60E6D35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MILIGRAMOS</w:t>
            </w:r>
          </w:p>
        </w:tc>
      </w:tr>
      <w:tr w:rsidR="00595E65" w:rsidRPr="00EA77BC" w14:paraId="60E6D35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w:t>
            </w:r>
          </w:p>
        </w:tc>
      </w:tr>
      <w:tr w:rsidR="00595E65" w:rsidRPr="00EA77BC" w14:paraId="60E6D35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120MCG/0.5ML</w:t>
            </w:r>
          </w:p>
        </w:tc>
      </w:tr>
      <w:tr w:rsidR="00595E65" w:rsidRPr="00EA77BC" w14:paraId="60E6D35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150MCG/0.5ML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150MCG/0.5ML</w:t>
            </w:r>
          </w:p>
        </w:tc>
      </w:tr>
      <w:tr w:rsidR="00595E65" w:rsidRPr="00EA77BC" w14:paraId="60E6D35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80MCG/0.5ML</w:t>
            </w:r>
          </w:p>
        </w:tc>
      </w:tr>
      <w:tr w:rsidR="00595E65" w:rsidRPr="00EA77BC" w14:paraId="60E6D36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MILIGRAMO</w:t>
            </w:r>
          </w:p>
        </w:tc>
      </w:tr>
      <w:tr w:rsidR="00595E65" w:rsidRPr="00EA77BC" w14:paraId="60E6D36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AMPOLLETA</w:t>
            </w:r>
          </w:p>
        </w:tc>
      </w:tr>
      <w:tr w:rsidR="00595E65" w:rsidRPr="00EA77BC" w14:paraId="60E6D36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RING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ANILLO SEGUN INDICADO</w:t>
            </w:r>
          </w:p>
        </w:tc>
      </w:tr>
      <w:tr w:rsidR="00595E65" w:rsidRPr="00EA77BC" w14:paraId="60E6D36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APLICADOR LLENO</w:t>
            </w:r>
          </w:p>
        </w:tc>
      </w:tr>
      <w:tr w:rsidR="00595E65" w:rsidRPr="00EA77BC" w14:paraId="60E6D36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ATOMIZACION</w:t>
            </w:r>
          </w:p>
        </w:tc>
      </w:tr>
      <w:tr w:rsidR="00595E65" w:rsidRPr="00EA77BC" w14:paraId="60E6D37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CAPSULA</w:t>
            </w:r>
          </w:p>
        </w:tc>
      </w:tr>
      <w:tr w:rsidR="00595E65" w:rsidRPr="00EA77BC" w14:paraId="60E6D37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CUCHARADA</w:t>
            </w:r>
          </w:p>
        </w:tc>
      </w:tr>
      <w:tr w:rsidR="00595E65" w:rsidRPr="00EA77BC" w14:paraId="60E6D37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CUCHARADITA</w:t>
            </w:r>
          </w:p>
        </w:tc>
      </w:tr>
      <w:tr w:rsidR="00595E65" w:rsidRPr="00EA77BC" w14:paraId="60E6D37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r>
      <w:tr w:rsidR="00595E65" w:rsidRPr="00EA77BC" w14:paraId="60E6D37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SEGUN INDICADO</w:t>
            </w:r>
          </w:p>
        </w:tc>
      </w:tr>
      <w:tr w:rsidR="00595E65" w:rsidRPr="00EA77BC" w14:paraId="60E6D37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GOTA</w:t>
            </w:r>
          </w:p>
        </w:tc>
      </w:tr>
      <w:tr w:rsidR="00595E65" w:rsidRPr="00EA77BC" w14:paraId="60E6D38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GRAMO</w:t>
            </w:r>
          </w:p>
        </w:tc>
      </w:tr>
      <w:tr w:rsidR="00595E65" w:rsidRPr="00EA77BC" w14:paraId="60E6D38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IMPLANTE</w:t>
            </w:r>
          </w:p>
        </w:tc>
      </w:tr>
      <w:tr w:rsidR="00595E65" w:rsidRPr="00EA77BC" w14:paraId="60E6D38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INHALACION</w:t>
            </w:r>
          </w:p>
        </w:tc>
      </w:tr>
      <w:tr w:rsidR="00595E65" w:rsidRPr="00EA77BC" w14:paraId="60E6D38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MILIGRAMO</w:t>
            </w:r>
          </w:p>
        </w:tc>
      </w:tr>
      <w:tr w:rsidR="00595E65" w:rsidRPr="00EA77BC" w14:paraId="60E6D38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MILILITRO</w:t>
            </w:r>
          </w:p>
        </w:tc>
      </w:tr>
      <w:tr w:rsidR="00595E65" w:rsidRPr="00EA77BC" w14:paraId="60E6D39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PARCHO</w:t>
            </w:r>
          </w:p>
        </w:tc>
      </w:tr>
      <w:tr w:rsidR="00595E65" w:rsidRPr="00EA77BC" w14:paraId="60E6D39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PIEZA</w:t>
            </w:r>
          </w:p>
        </w:tc>
      </w:tr>
      <w:tr w:rsidR="00595E65" w:rsidRPr="00EA77BC" w14:paraId="60E6D39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PULGADA</w:t>
            </w:r>
          </w:p>
        </w:tc>
      </w:tr>
      <w:tr w:rsidR="00595E65" w:rsidRPr="00EA77BC" w14:paraId="60E6D39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SEGUN INDICADO</w:t>
            </w:r>
          </w:p>
        </w:tc>
      </w:tr>
      <w:tr w:rsidR="00595E65" w:rsidRPr="00EA77BC" w14:paraId="60E6D39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SOBRE</w:t>
            </w:r>
          </w:p>
        </w:tc>
      </w:tr>
      <w:tr w:rsidR="00595E65" w:rsidRPr="00EA77BC" w14:paraId="60E6D3A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SUPOSITORIO</w:t>
            </w:r>
          </w:p>
        </w:tc>
      </w:tr>
      <w:tr w:rsidR="00595E65" w:rsidRPr="00EA77BC" w14:paraId="60E6D3A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TABLETA</w:t>
            </w:r>
          </w:p>
        </w:tc>
      </w:tr>
      <w:tr w:rsidR="00595E65" w:rsidRPr="00EA77BC" w14:paraId="60E6D3A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STRIP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TIRILLA SEGUN INDICADO</w:t>
            </w:r>
          </w:p>
        </w:tc>
      </w:tr>
      <w:tr w:rsidR="00595E65" w:rsidRPr="00EA77BC" w14:paraId="60E6D3A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TROCISCO</w:t>
            </w:r>
          </w:p>
        </w:tc>
      </w:tr>
      <w:tr w:rsidR="00595E65" w:rsidRPr="00EA77BC" w14:paraId="60E6D3A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MILLONES DE UNIDADES</w:t>
            </w:r>
          </w:p>
        </w:tc>
      </w:tr>
      <w:tr w:rsidR="00595E65" w:rsidRPr="00EA77BC" w14:paraId="60E6D3A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GRAMOS</w:t>
            </w:r>
          </w:p>
        </w:tc>
      </w:tr>
      <w:tr w:rsidR="00595E65" w:rsidRPr="00EA77BC" w14:paraId="60E6D3B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MILILITROS</w:t>
            </w:r>
          </w:p>
        </w:tc>
      </w:tr>
      <w:tr w:rsidR="00595E65" w:rsidRPr="00EA77BC" w14:paraId="60E6D3B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B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GOTAS</w:t>
            </w:r>
          </w:p>
        </w:tc>
      </w:tr>
      <w:tr w:rsidR="00595E65" w:rsidRPr="00EA77BC" w14:paraId="60E6D3B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MILIGRAMOS</w:t>
            </w:r>
          </w:p>
        </w:tc>
      </w:tr>
      <w:tr w:rsidR="00595E65" w:rsidRPr="00EA77BC" w14:paraId="60E6D3B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UNIDADES</w:t>
            </w:r>
          </w:p>
        </w:tc>
      </w:tr>
      <w:tr w:rsidR="00595E65" w:rsidRPr="00EA77BC" w14:paraId="60E6D3C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MILIGRAMOS</w:t>
            </w:r>
          </w:p>
        </w:tc>
      </w:tr>
      <w:tr w:rsidR="00595E65" w:rsidRPr="00EA77BC" w14:paraId="60E6D3C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MILIGRAMOS</w:t>
            </w:r>
          </w:p>
        </w:tc>
      </w:tr>
      <w:tr w:rsidR="00595E65" w:rsidRPr="00EA77BC" w14:paraId="60E6D3C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UNIDADES</w:t>
            </w:r>
          </w:p>
        </w:tc>
      </w:tr>
      <w:tr w:rsidR="00595E65" w:rsidRPr="00EA77BC" w14:paraId="60E6D3C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MILILITROS)</w:t>
            </w:r>
          </w:p>
        </w:tc>
      </w:tr>
      <w:tr w:rsidR="00595E65" w:rsidRPr="00EA77BC" w14:paraId="60E6D3C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MILILITRO)</w:t>
            </w:r>
          </w:p>
        </w:tc>
      </w:tr>
      <w:tr w:rsidR="00595E65" w:rsidRPr="00EA77BC" w14:paraId="60E6D3D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MILLIGRAMS (0.5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MILIGRAMOS (0.5 MILILITRO)</w:t>
            </w:r>
          </w:p>
        </w:tc>
      </w:tr>
      <w:tr w:rsidR="00595E65" w:rsidRPr="00EA77BC" w14:paraId="60E6D3D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 MILIGRAMOS</w:t>
            </w:r>
          </w:p>
        </w:tc>
      </w:tr>
      <w:tr w:rsidR="00595E65" w:rsidRPr="00EA77BC" w14:paraId="60E6D3D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D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UNIDADES</w:t>
            </w:r>
          </w:p>
        </w:tc>
      </w:tr>
      <w:tr w:rsidR="00595E65" w:rsidRPr="00EA77BC" w14:paraId="60E6D3D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UNITS (0.3ML)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UNIDADES (0.3ML)</w:t>
            </w:r>
          </w:p>
        </w:tc>
      </w:tr>
      <w:tr w:rsidR="00595E65" w:rsidRPr="00EA77BC" w14:paraId="60E6D3D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SPRAYS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ATOMIZACIONES</w:t>
            </w:r>
          </w:p>
        </w:tc>
      </w:tr>
      <w:tr w:rsidR="00595E65" w:rsidRPr="00EA77BC" w14:paraId="60E6D3E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CAPSULAS</w:t>
            </w:r>
          </w:p>
        </w:tc>
      </w:tr>
      <w:tr w:rsidR="00595E65" w:rsidRPr="00EA77BC" w14:paraId="60E6D3E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CUCHARADAS</w:t>
            </w:r>
          </w:p>
        </w:tc>
      </w:tr>
      <w:tr w:rsidR="00595E65" w:rsidRPr="00EA77BC" w14:paraId="60E6D3E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CUCHARADITAS</w:t>
            </w:r>
          </w:p>
        </w:tc>
      </w:tr>
      <w:tr w:rsidR="00595E65" w:rsidRPr="00EA77BC" w14:paraId="60E6D3E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GOTAS</w:t>
            </w:r>
          </w:p>
        </w:tc>
      </w:tr>
      <w:tr w:rsidR="00595E65" w:rsidRPr="00EA77BC" w14:paraId="60E6D3E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GRAMOS</w:t>
            </w:r>
          </w:p>
        </w:tc>
      </w:tr>
      <w:tr w:rsidR="00595E65" w:rsidRPr="00EA77BC" w14:paraId="60E6D3F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PUFFS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INHALACIONES</w:t>
            </w:r>
          </w:p>
        </w:tc>
      </w:tr>
      <w:tr w:rsidR="00595E65" w:rsidRPr="00EA77BC" w14:paraId="60E6D3F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MILIGRAMOS</w:t>
            </w:r>
          </w:p>
        </w:tc>
      </w:tr>
      <w:tr w:rsidR="00595E65" w:rsidRPr="00EA77BC" w14:paraId="60E6D3F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MILILITROS</w:t>
            </w:r>
          </w:p>
        </w:tc>
      </w:tr>
      <w:tr w:rsidR="00595E65" w:rsidRPr="00EA77BC" w14:paraId="60E6D3F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PIECES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PIEZAS</w:t>
            </w:r>
          </w:p>
        </w:tc>
      </w:tr>
      <w:tr w:rsidR="00595E65" w:rsidRPr="00EA77BC" w14:paraId="60E6D3F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PULGADAS</w:t>
            </w:r>
          </w:p>
        </w:tc>
      </w:tr>
      <w:tr w:rsidR="00595E65" w:rsidRPr="00EA77BC" w14:paraId="60E6D40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PACKETS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SOBRES</w:t>
            </w:r>
          </w:p>
        </w:tc>
      </w:tr>
      <w:tr w:rsidR="00595E65" w:rsidRPr="00EA77BC" w14:paraId="60E6D40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TABLETAS</w:t>
            </w:r>
          </w:p>
        </w:tc>
      </w:tr>
      <w:tr w:rsidR="00595E65" w:rsidRPr="00EA77BC" w14:paraId="60E6D40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MILLONES DE UNIDADES</w:t>
            </w:r>
          </w:p>
        </w:tc>
      </w:tr>
      <w:tr w:rsidR="00595E65" w:rsidRPr="00EA77BC" w14:paraId="60E6D40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0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MILILITROS</w:t>
            </w:r>
          </w:p>
        </w:tc>
      </w:tr>
      <w:tr w:rsidR="00595E65" w:rsidRPr="00EA77BC" w14:paraId="60E6D40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UNIDADES</w:t>
            </w:r>
          </w:p>
        </w:tc>
      </w:tr>
      <w:tr w:rsidR="00595E65" w:rsidRPr="00EA77BC" w14:paraId="60E6D41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r>
      <w:tr w:rsidR="00595E65" w:rsidRPr="00EA77BC" w14:paraId="60E6D41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UNIDADES</w:t>
            </w:r>
          </w:p>
        </w:tc>
      </w:tr>
      <w:tr w:rsidR="00595E65" w:rsidRPr="00EA77BC" w14:paraId="60E6D42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MILILITROS)</w:t>
            </w:r>
          </w:p>
        </w:tc>
      </w:tr>
      <w:tr w:rsidR="00595E65" w:rsidRPr="00EA77BC" w14:paraId="60E6D42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2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UNIDADES</w:t>
            </w:r>
          </w:p>
        </w:tc>
      </w:tr>
      <w:tr w:rsidR="00595E65" w:rsidRPr="00EA77BC" w14:paraId="60E6D42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UNIDADES</w:t>
            </w:r>
          </w:p>
        </w:tc>
      </w:tr>
      <w:tr w:rsidR="00595E65" w:rsidRPr="00EA77BC" w14:paraId="60E6D42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CAPSULAS</w:t>
            </w:r>
          </w:p>
        </w:tc>
      </w:tr>
      <w:tr w:rsidR="00595E65" w:rsidRPr="00EA77BC" w14:paraId="60E6D43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CUCHARADAS</w:t>
            </w:r>
          </w:p>
        </w:tc>
      </w:tr>
      <w:tr w:rsidR="00595E65" w:rsidRPr="00EA77BC" w14:paraId="60E6D43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GOTAS</w:t>
            </w:r>
          </w:p>
        </w:tc>
      </w:tr>
      <w:tr w:rsidR="00595E65" w:rsidRPr="00EA77BC" w14:paraId="60E6D43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MILIGRAMOS</w:t>
            </w:r>
          </w:p>
        </w:tc>
      </w:tr>
      <w:tr w:rsidR="00595E65" w:rsidRPr="00EA77BC" w14:paraId="60E6D43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MILILITROS</w:t>
            </w:r>
          </w:p>
        </w:tc>
      </w:tr>
      <w:tr w:rsidR="00595E65" w:rsidRPr="00EA77BC" w14:paraId="60E6D43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MILLONES DE UNIDADES</w:t>
            </w:r>
          </w:p>
        </w:tc>
      </w:tr>
      <w:tr w:rsidR="00595E65" w:rsidRPr="00EA77BC" w14:paraId="60E6D43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TABLETAS</w:t>
            </w:r>
          </w:p>
        </w:tc>
      </w:tr>
      <w:tr w:rsidR="00595E65" w:rsidRPr="00EA77BC" w14:paraId="60E6D44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MILIGRAMOS</w:t>
            </w:r>
          </w:p>
        </w:tc>
      </w:tr>
      <w:tr w:rsidR="00595E65" w:rsidRPr="00EA77BC" w14:paraId="60E6D44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UNIDADES</w:t>
            </w:r>
          </w:p>
        </w:tc>
      </w:tr>
      <w:tr w:rsidR="00595E65" w:rsidRPr="00EA77BC" w14:paraId="60E6D44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MILIGRAMOS</w:t>
            </w:r>
          </w:p>
        </w:tc>
      </w:tr>
      <w:tr w:rsidR="00595E65" w:rsidRPr="00EA77BC" w14:paraId="60E6D44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UNIDADES</w:t>
            </w:r>
          </w:p>
        </w:tc>
      </w:tr>
      <w:tr w:rsidR="00595E65" w:rsidRPr="00EA77BC" w14:paraId="60E6D44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UNIDADES</w:t>
            </w:r>
          </w:p>
        </w:tc>
      </w:tr>
      <w:tr w:rsidR="00595E65" w:rsidRPr="00EA77BC" w14:paraId="60E6D45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CAPSULAS</w:t>
            </w:r>
          </w:p>
        </w:tc>
      </w:tr>
      <w:tr w:rsidR="00595E65" w:rsidRPr="00EA77BC" w14:paraId="60E6D45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CUCHARADAS</w:t>
            </w:r>
          </w:p>
        </w:tc>
      </w:tr>
      <w:tr w:rsidR="00595E65" w:rsidRPr="00EA77BC" w14:paraId="60E6D45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w:t>
            </w:r>
          </w:p>
        </w:tc>
      </w:tr>
      <w:tr w:rsidR="00595E65" w:rsidRPr="00EA77BC" w14:paraId="60E6D45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LEVEL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 AL RAS</w:t>
            </w:r>
          </w:p>
        </w:tc>
      </w:tr>
      <w:tr w:rsidR="00595E65" w:rsidRPr="00EA77BC" w14:paraId="60E6D45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GOTAS</w:t>
            </w:r>
          </w:p>
        </w:tc>
      </w:tr>
      <w:tr w:rsidR="00595E65" w:rsidRPr="00EA77BC" w14:paraId="60E6D46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GRAMOS</w:t>
            </w:r>
          </w:p>
        </w:tc>
      </w:tr>
      <w:tr w:rsidR="00595E65" w:rsidRPr="00EA77BC" w14:paraId="60E6D46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MILIGRAMOS</w:t>
            </w:r>
          </w:p>
        </w:tc>
      </w:tr>
      <w:tr w:rsidR="00595E65" w:rsidRPr="00EA77BC" w14:paraId="60E6D46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TABLETAS</w:t>
            </w:r>
          </w:p>
        </w:tc>
      </w:tr>
      <w:tr w:rsidR="00595E65" w:rsidRPr="00EA77BC" w14:paraId="60E6D46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MILIGRAMOS</w:t>
            </w:r>
          </w:p>
        </w:tc>
      </w:tr>
      <w:tr w:rsidR="00595E65" w:rsidRPr="00EA77BC" w14:paraId="60E6D46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UNIDADES</w:t>
            </w:r>
          </w:p>
        </w:tc>
      </w:tr>
      <w:tr w:rsidR="00595E65" w:rsidRPr="00EA77BC" w14:paraId="60E6D46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CUCHARADITAS)</w:t>
            </w:r>
          </w:p>
        </w:tc>
      </w:tr>
      <w:tr w:rsidR="00595E65" w:rsidRPr="00EA77BC" w14:paraId="60E6D47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UNIDADES</w:t>
            </w:r>
          </w:p>
        </w:tc>
      </w:tr>
      <w:tr w:rsidR="00595E65" w:rsidRPr="00EA77BC" w14:paraId="60E6D47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UNIDADES</w:t>
            </w:r>
          </w:p>
        </w:tc>
      </w:tr>
      <w:tr w:rsidR="00595E65" w:rsidRPr="00EA77BC" w14:paraId="60E6D47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MILILITROS)</w:t>
            </w:r>
          </w:p>
        </w:tc>
      </w:tr>
      <w:tr w:rsidR="00595E65" w:rsidRPr="00EA77BC" w14:paraId="60E6D47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GRAMOS</w:t>
            </w:r>
          </w:p>
        </w:tc>
      </w:tr>
      <w:tr w:rsidR="00595E65" w:rsidRPr="00EA77BC" w14:paraId="60E6D47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MILILITROS)</w:t>
            </w:r>
          </w:p>
        </w:tc>
      </w:tr>
      <w:tr w:rsidR="00595E65" w:rsidRPr="00EA77BC" w14:paraId="60E6D48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MILIGRAMOS</w:t>
            </w:r>
          </w:p>
        </w:tc>
      </w:tr>
      <w:tr w:rsidR="00595E65" w:rsidRPr="00EA77BC" w14:paraId="60E6D48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UNIDADES</w:t>
            </w:r>
          </w:p>
        </w:tc>
      </w:tr>
      <w:tr w:rsidR="00595E65" w:rsidRPr="00EA77BC" w14:paraId="60E6D48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MILIGRAMOS</w:t>
            </w:r>
          </w:p>
        </w:tc>
      </w:tr>
      <w:tr w:rsidR="00595E65" w:rsidRPr="00EA77BC" w14:paraId="60E6D48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UNIDADES</w:t>
            </w:r>
          </w:p>
        </w:tc>
      </w:tr>
      <w:tr w:rsidR="00595E65" w:rsidRPr="00EA77BC" w14:paraId="60E6D48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UNIDADES</w:t>
            </w:r>
          </w:p>
        </w:tc>
      </w:tr>
      <w:tr w:rsidR="00595E65" w:rsidRPr="00EA77BC" w14:paraId="60E6D49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UNIDADES</w:t>
            </w:r>
          </w:p>
        </w:tc>
      </w:tr>
      <w:tr w:rsidR="00595E65" w:rsidRPr="00EA77BC" w14:paraId="60E6D49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MILIGRAMOS</w:t>
            </w:r>
          </w:p>
        </w:tc>
      </w:tr>
      <w:tr w:rsidR="00595E65" w:rsidRPr="00EA77BC" w14:paraId="60E6D49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MILILITROS</w:t>
            </w:r>
          </w:p>
        </w:tc>
      </w:tr>
      <w:tr w:rsidR="00595E65" w:rsidRPr="00EA77BC" w14:paraId="60E6D49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MILIGRAMOS</w:t>
            </w:r>
          </w:p>
        </w:tc>
      </w:tr>
      <w:tr w:rsidR="00595E65" w:rsidRPr="00EA77BC" w14:paraId="60E6D49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CUCHARADAS)</w:t>
            </w:r>
          </w:p>
        </w:tc>
      </w:tr>
      <w:tr w:rsidR="00595E65" w:rsidRPr="00EA77BC" w14:paraId="60E6D49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UNIDADES</w:t>
            </w:r>
          </w:p>
        </w:tc>
      </w:tr>
      <w:tr w:rsidR="00595E65" w:rsidRPr="00EA77BC" w14:paraId="60E6D4A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MILLIGRAMS ( 3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MILIGRAMOS ( 3 MILILITROS )</w:t>
            </w:r>
          </w:p>
        </w:tc>
      </w:tr>
      <w:tr w:rsidR="00595E65" w:rsidRPr="00EA77BC" w14:paraId="60E6D4A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CUCHARADAS</w:t>
            </w:r>
          </w:p>
        </w:tc>
      </w:tr>
      <w:tr w:rsidR="00595E65" w:rsidRPr="00EA77BC" w14:paraId="60E6D4A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MILIGRAMOS</w:t>
            </w:r>
          </w:p>
        </w:tc>
      </w:tr>
      <w:tr w:rsidR="00595E65" w:rsidRPr="00EA77BC" w14:paraId="60E6D4A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A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B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 CARE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CUIDADO LOCAL</w:t>
            </w:r>
          </w:p>
        </w:tc>
      </w:tr>
      <w:tr w:rsidR="00595E65" w:rsidRPr="00EA77BC" w14:paraId="60E6D4B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WITH 0.7 ML STERILE WATER AND INJECT XX 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CON 0.7ML DE AGUA ESTERIL E INYECTAR XX ML</w:t>
            </w:r>
          </w:p>
        </w:tc>
      </w:tr>
      <w:tr w:rsidR="00595E65" w:rsidRPr="00EA77BC" w14:paraId="60E6D4B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APPLICATORSFUL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APLICADORES LLENOS</w:t>
            </w:r>
          </w:p>
        </w:tc>
      </w:tr>
      <w:tr w:rsidR="00595E65" w:rsidRPr="00EA77BC" w14:paraId="60E6D4B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AND A HALF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Y MEDIA CUCHARADITAS</w:t>
            </w:r>
          </w:p>
        </w:tc>
      </w:tr>
      <w:tr w:rsidR="00595E65" w:rsidRPr="00EA77BC" w14:paraId="60E6D4B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THE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LA BOTELLA</w:t>
            </w:r>
          </w:p>
        </w:tc>
      </w:tr>
      <w:tr w:rsidR="00595E65" w:rsidRPr="00EA77BC" w14:paraId="60E6D4C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GALLON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GALON</w:t>
            </w:r>
          </w:p>
        </w:tc>
      </w:tr>
      <w:tr w:rsidR="00595E65" w:rsidRPr="00EA77BC" w14:paraId="60E6D4C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SOBRE</w:t>
            </w:r>
          </w:p>
        </w:tc>
      </w:tr>
      <w:tr w:rsidR="00595E65" w:rsidRPr="00EA77BC" w14:paraId="60E6D4C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AMPOLLETA</w:t>
            </w:r>
          </w:p>
        </w:tc>
      </w:tr>
      <w:tr w:rsidR="00595E65" w:rsidRPr="00EA77BC" w14:paraId="60E6D4C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BOTELLA</w:t>
            </w:r>
          </w:p>
        </w:tc>
      </w:tr>
      <w:tr w:rsidR="00595E65" w:rsidRPr="00EA77BC" w14:paraId="60E6D4C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4C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CUCHARADITA</w:t>
            </w:r>
          </w:p>
        </w:tc>
      </w:tr>
      <w:tr w:rsidR="00595E65" w:rsidRPr="00EA77BC" w14:paraId="60E6D4D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PULGADA</w:t>
            </w:r>
          </w:p>
        </w:tc>
      </w:tr>
      <w:tr w:rsidR="00595E65" w:rsidRPr="00EA77BC" w14:paraId="60E6D4D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TABLETA</w:t>
            </w:r>
          </w:p>
        </w:tc>
      </w:tr>
      <w:tr w:rsidR="00595E65" w:rsidRPr="00EA77BC" w14:paraId="60E6D4D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MEDIO MILILITRO</w:t>
            </w:r>
          </w:p>
        </w:tc>
      </w:tr>
      <w:tr w:rsidR="00595E65" w:rsidRPr="00EA77BC" w14:paraId="60E6D4D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4D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WHOLE CONTENT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TODO EL CONTENIDO</w:t>
            </w:r>
          </w:p>
        </w:tc>
      </w:tr>
      <w:tr w:rsidR="00595E65" w:rsidRPr="00EA77BC" w14:paraId="60E6D4E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w:t>
            </w:r>
          </w:p>
        </w:tc>
      </w:tr>
      <w:tr w:rsidR="00595E65" w:rsidRPr="00EA77BC" w14:paraId="60E6D4E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4E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THIN FILM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4E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CUCHARADITA Y MEDIA</w:t>
            </w:r>
          </w:p>
        </w:tc>
      </w:tr>
      <w:tr w:rsidR="00595E65" w:rsidRPr="00EA77BC" w14:paraId="60E6D4E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PULGADA</w:t>
            </w:r>
          </w:p>
        </w:tc>
      </w:tr>
      <w:tr w:rsidR="00595E65" w:rsidRPr="00EA77BC" w14:paraId="60E6D4F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SEGUN INDICADO</w:t>
            </w:r>
          </w:p>
        </w:tc>
      </w:tr>
      <w:tr w:rsidR="00595E65" w:rsidRPr="00EA77BC" w14:paraId="60E6D4F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CUCHARADITA</w:t>
            </w:r>
          </w:p>
        </w:tc>
      </w:tr>
      <w:tr w:rsidR="00595E65" w:rsidRPr="00EA77BC" w14:paraId="60E6D4F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PULGADA</w:t>
            </w:r>
          </w:p>
        </w:tc>
      </w:tr>
    </w:tbl>
    <w:p w14:paraId="60E6D4FD" w14:textId="77777777" w:rsidR="00595E65" w:rsidRPr="00EA77BC" w:rsidRDefault="00595E65" w:rsidP="00732461"/>
    <w:p w14:paraId="60E6D4FE" w14:textId="77777777" w:rsidR="00595E65" w:rsidRPr="00EA77BC" w:rsidRDefault="00595E65" w:rsidP="00EA77BC">
      <w:pPr>
        <w:sectPr w:rsidR="00595E65" w:rsidRPr="00EA77BC" w:rsidSect="00E96D0D">
          <w:headerReference w:type="even" r:id="rId120"/>
          <w:headerReference w:type="default" r:id="rId121"/>
          <w:footerReference w:type="even" r:id="rId122"/>
          <w:footerReference w:type="default" r:id="rId123"/>
          <w:headerReference w:type="first" r:id="rId124"/>
          <w:footerReference w:type="first" r:id="rId125"/>
          <w:pgSz w:w="15840" w:h="12240" w:orient="landscape" w:code="1"/>
          <w:pgMar w:top="1440" w:right="1628" w:bottom="1440" w:left="1440" w:header="720" w:footer="720" w:gutter="0"/>
          <w:cols w:space="720"/>
          <w:docGrid w:linePitch="326"/>
        </w:sectPr>
      </w:pPr>
    </w:p>
    <w:p w14:paraId="60E6D4FF" w14:textId="77777777" w:rsidR="00595E65" w:rsidRPr="00EA77BC" w:rsidRDefault="00595E65" w:rsidP="00EA77BC">
      <w:pPr>
        <w:pStyle w:val="ChapterHeading"/>
      </w:pPr>
      <w:bookmarkStart w:id="2284" w:name="_Toc376874135"/>
      <w:bookmarkStart w:id="2285" w:name="_Toc523224189"/>
      <w:r w:rsidRPr="00EA77BC">
        <w:t>Appendix F</w:t>
      </w:r>
      <w:r w:rsidRPr="00EA77BC">
        <w:fldChar w:fldCharType="begin"/>
      </w:r>
      <w:r w:rsidRPr="00EA77BC">
        <w:instrText xml:space="preserve"> XE "Appendix F: </w:instrText>
      </w:r>
      <w:r w:rsidRPr="00EA77BC">
        <w:rPr>
          <w:i/>
          <w:iCs/>
        </w:rPr>
        <w:instrText>See</w:instrText>
      </w:r>
      <w:r w:rsidRPr="00EA77BC">
        <w:instrText xml:space="preserve"> Medication Instructions, Spanish Translations" \b </w:instrText>
      </w:r>
      <w:r w:rsidRPr="00EA77BC">
        <w:fldChar w:fldCharType="end"/>
      </w:r>
      <w:r w:rsidR="00311441" w:rsidRPr="00EA77BC">
        <w:t xml:space="preserve">  </w:t>
      </w:r>
      <w:r w:rsidR="00747062" w:rsidRPr="00EA77BC">
        <w:br/>
      </w:r>
      <w:r w:rsidRPr="00EA77BC">
        <w:t>Medication Instructions - Spanish Translations</w:t>
      </w:r>
      <w:bookmarkEnd w:id="2284"/>
      <w:bookmarkEnd w:id="2285"/>
      <w:r w:rsidRPr="00EA77BC">
        <w:fldChar w:fldCharType="begin"/>
      </w:r>
      <w:r w:rsidRPr="00EA77BC">
        <w:instrText xml:space="preserve"> XE "Medication Instructions, Spanish Translations" \b</w:instrText>
      </w:r>
      <w:r w:rsidRPr="00EA77BC">
        <w:fldChar w:fldCharType="end"/>
      </w:r>
    </w:p>
    <w:p w14:paraId="60E6D500" w14:textId="77777777" w:rsidR="00595E65" w:rsidRPr="00EA77BC" w:rsidRDefault="00595E65" w:rsidP="00EA77BC">
      <w:pPr>
        <w:rPr>
          <w:sz w:val="16"/>
          <w:szCs w:val="16"/>
        </w:rPr>
      </w:pPr>
    </w:p>
    <w:p w14:paraId="60E6D501"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instructions that can be entered in the new OTHER MEDICATION INSTRUCTIONS file.</w:t>
      </w:r>
    </w:p>
    <w:p w14:paraId="60E6D502" w14:textId="77777777" w:rsidR="00595E65" w:rsidRPr="00EA77BC" w:rsidRDefault="0076180B" w:rsidP="00EA77BC">
      <w:pPr>
        <w:tabs>
          <w:tab w:val="left" w:pos="2340"/>
        </w:tabs>
        <w:spacing w:before="120" w:after="120"/>
        <w:ind w:right="720"/>
        <w:rPr>
          <w:color w:val="000000"/>
          <w:position w:val="-4"/>
        </w:rPr>
      </w:pPr>
      <w:r>
        <w:rPr>
          <w:noProof/>
          <w:position w:val="-4"/>
        </w:rPr>
        <w:drawing>
          <wp:inline distT="0" distB="0" distL="0" distR="0" wp14:anchorId="60E6DDC0" wp14:editId="60E6DDC1">
            <wp:extent cx="419100" cy="342900"/>
            <wp:effectExtent l="0" t="0" r="0" b="0"/>
            <wp:docPr id="78" name="Picture 7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tbl>
      <w:tblPr>
        <w:tblW w:w="13720" w:type="dxa"/>
        <w:tblCellMar>
          <w:left w:w="0" w:type="dxa"/>
          <w:right w:w="0" w:type="dxa"/>
        </w:tblCellMar>
        <w:tblLook w:val="0000" w:firstRow="0" w:lastRow="0" w:firstColumn="0" w:lastColumn="0" w:noHBand="0" w:noVBand="0"/>
      </w:tblPr>
      <w:tblGrid>
        <w:gridCol w:w="1460"/>
        <w:gridCol w:w="5440"/>
        <w:gridCol w:w="6820"/>
      </w:tblGrid>
      <w:tr w:rsidR="00595E65" w:rsidRPr="00EA77BC" w14:paraId="60E6D506" w14:textId="77777777" w:rsidTr="00DD7EE4">
        <w:trPr>
          <w:tblHeader/>
        </w:trPr>
        <w:tc>
          <w:tcPr>
            <w:tcW w:w="146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D503"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MED INSTRUCTIONS</w:t>
            </w:r>
          </w:p>
        </w:tc>
        <w:tc>
          <w:tcPr>
            <w:tcW w:w="54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4"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EXPANSION</w:t>
            </w:r>
          </w:p>
        </w:tc>
        <w:tc>
          <w:tcPr>
            <w:tcW w:w="682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5"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SPANISH EXPANSION</w:t>
            </w:r>
          </w:p>
        </w:tc>
      </w:tr>
      <w:tr w:rsidR="00595E65" w:rsidRPr="00EA77BC" w14:paraId="60E6D5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2PM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2PM Y 8PM</w:t>
            </w:r>
          </w:p>
        </w:tc>
      </w:tr>
      <w:tr w:rsidR="00595E65" w:rsidRPr="00EA77BC" w14:paraId="60E6D5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838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Y 8PM</w:t>
            </w:r>
          </w:p>
        </w:tc>
      </w:tr>
      <w:tr w:rsidR="00595E65" w:rsidRPr="00EA77BC" w14:paraId="60E6D5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EL ALMUERZO</w:t>
            </w:r>
          </w:p>
        </w:tc>
      </w:tr>
      <w:tr w:rsidR="00595E65" w:rsidRPr="00EA77BC" w14:paraId="60E6D5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3PM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3PM Y AL ACOSTARSE</w:t>
            </w:r>
          </w:p>
        </w:tc>
      </w:tr>
      <w:tr w:rsidR="00595E65" w:rsidRPr="00EA77BC" w14:paraId="60E6D5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12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12 AL DIA)</w:t>
            </w:r>
          </w:p>
        </w:tc>
      </w:tr>
      <w:tr w:rsidR="00595E65" w:rsidRPr="00EA77BC" w14:paraId="60E6D5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3 AL DIA)</w:t>
            </w:r>
          </w:p>
        </w:tc>
      </w:tr>
      <w:tr w:rsidR="00595E65" w:rsidRPr="00EA77BC" w14:paraId="60E6D5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4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4 AL DIA)</w:t>
            </w:r>
          </w:p>
        </w:tc>
      </w:tr>
      <w:tr w:rsidR="00595E65" w:rsidRPr="00EA77BC" w14:paraId="60E6D5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5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5 AL DIA)</w:t>
            </w:r>
          </w:p>
        </w:tc>
      </w:tr>
      <w:tr w:rsidR="00595E65" w:rsidRPr="00EA77BC" w14:paraId="60E6D5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6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6 AL DIA)</w:t>
            </w:r>
          </w:p>
        </w:tc>
      </w:tr>
      <w:tr w:rsidR="00595E65" w:rsidRPr="00EA77BC" w14:paraId="60E6D5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8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8 AL DIA)</w:t>
            </w:r>
          </w:p>
        </w:tc>
      </w:tr>
      <w:tr w:rsidR="00595E65" w:rsidRPr="00EA77BC" w14:paraId="60E6D5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HR.BEFORE OR 2 HRS.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ANTES O 2 HORAS DESPUES DE LAS COMIDAS</w:t>
            </w:r>
          </w:p>
        </w:tc>
      </w:tr>
      <w:tr w:rsidR="00595E65" w:rsidRPr="00EA77BC" w14:paraId="60E6D5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AND THREE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w:t>
            </w:r>
          </w:p>
        </w:tc>
      </w:tr>
      <w:tr w:rsidR="00595E65" w:rsidRPr="00EA77BC" w14:paraId="60E6D5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&amp; THREE HOURS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 DESPUES DE LAS COMIDAS</w:t>
            </w:r>
          </w:p>
        </w:tc>
      </w:tr>
      <w:tr w:rsidR="00595E65" w:rsidRPr="00EA77BC" w14:paraId="60E6D5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MINUTES BEFORE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MINUTOS ANTES DEL BANO</w:t>
            </w:r>
          </w:p>
        </w:tc>
      </w:tr>
      <w:tr w:rsidR="00595E65" w:rsidRPr="00EA77BC" w14:paraId="60E6D5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ONCE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ATOMIZACION</w:t>
            </w:r>
          </w:p>
        </w:tc>
      </w:tr>
      <w:tr w:rsidR="00595E65" w:rsidRPr="00EA77BC" w14:paraId="60E6D5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ONE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UNA GOTA</w:t>
            </w:r>
          </w:p>
        </w:tc>
      </w:tr>
      <w:tr w:rsidR="00595E65" w:rsidRPr="00EA77BC" w14:paraId="60E6D5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FIRST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PRIMER DIA</w:t>
            </w:r>
          </w:p>
        </w:tc>
      </w:tr>
      <w:tr w:rsidR="00595E65" w:rsidRPr="00EA77BC" w14:paraId="60E6D5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ANTES DE LAS COMIDAS</w:t>
            </w:r>
          </w:p>
        </w:tc>
      </w:tr>
      <w:tr w:rsidR="00595E65" w:rsidRPr="00EA77BC" w14:paraId="60E6D5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HOUR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DESPUES DE LAS COMIDAS</w:t>
            </w:r>
          </w:p>
        </w:tc>
      </w:tr>
      <w:tr w:rsidR="00595E65" w:rsidRPr="00EA77BC" w14:paraId="60E6D5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1HRPCHS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D5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1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UNA AL ACOSTARSE</w:t>
            </w:r>
          </w:p>
        </w:tc>
      </w:tr>
      <w:tr w:rsidR="00595E65" w:rsidRPr="00EA77BC" w14:paraId="60E6D5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INHALATION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INHALACION</w:t>
            </w:r>
          </w:p>
        </w:tc>
      </w:tr>
      <w:tr w:rsidR="00595E65" w:rsidRPr="00EA77BC" w14:paraId="60E6D5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1:OO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1:00 PM</w:t>
            </w:r>
          </w:p>
        </w:tc>
      </w:tr>
      <w:tr w:rsidR="00595E65" w:rsidRPr="00EA77BC" w14:paraId="60E6D5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ONE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UNA SOLA VEZ</w:t>
            </w:r>
          </w:p>
        </w:tc>
      </w:tr>
      <w:tr w:rsidR="00595E65" w:rsidRPr="00EA77BC" w14:paraId="60E6D5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VECES AL DIA</w:t>
            </w:r>
          </w:p>
        </w:tc>
      </w:tr>
      <w:tr w:rsidR="00595E65" w:rsidRPr="00EA77BC" w14:paraId="60E6D5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TWICE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ATOMIZACIONES</w:t>
            </w:r>
          </w:p>
        </w:tc>
      </w:tr>
      <w:tr w:rsidR="00595E65" w:rsidRPr="00EA77BC" w14:paraId="60E6D5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2 GOTAS</w:t>
            </w:r>
          </w:p>
        </w:tc>
      </w:tr>
      <w:tr w:rsidR="00595E65" w:rsidRPr="00EA77BC" w14:paraId="60E6D5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SECOND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SEGUNDO DIA</w:t>
            </w:r>
          </w:p>
        </w:tc>
      </w:tr>
      <w:tr w:rsidR="00595E65" w:rsidRPr="00EA77BC" w14:paraId="60E6D5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2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DOS AL ACOSTARSE</w:t>
            </w:r>
          </w:p>
        </w:tc>
      </w:tr>
      <w:tr w:rsidR="00595E65" w:rsidRPr="00EA77BC" w14:paraId="60E6D5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INHALACIONES</w:t>
            </w:r>
          </w:p>
        </w:tc>
      </w:tr>
      <w:tr w:rsidR="00595E65" w:rsidRPr="00EA77BC" w14:paraId="60E6D5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30BBM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 BEFORE BREAKFAST AND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 ANTES DEL DESAYUNO Y LA CENA</w:t>
            </w:r>
          </w:p>
        </w:tc>
      </w:tr>
      <w:tr w:rsidR="00595E65" w:rsidRPr="00EA77BC" w14:paraId="60E6D5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w:t>
            </w:r>
          </w:p>
        </w:tc>
      </w:tr>
      <w:tr w:rsidR="00595E65" w:rsidRPr="00EA77BC" w14:paraId="60E6D5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VECES AL DIA</w:t>
            </w:r>
          </w:p>
        </w:tc>
      </w:tr>
      <w:tr w:rsidR="00595E65" w:rsidRPr="00EA77BC" w14:paraId="60E6D5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3 GOTAS</w:t>
            </w:r>
          </w:p>
        </w:tc>
      </w:tr>
      <w:tr w:rsidR="00595E65" w:rsidRPr="00EA77BC" w14:paraId="60E6D5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3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TRES AL ACOSTARSE</w:t>
            </w:r>
          </w:p>
        </w:tc>
      </w:tr>
      <w:tr w:rsidR="00595E65" w:rsidRPr="00EA77BC" w14:paraId="60E6D5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INHALACIONES</w:t>
            </w:r>
          </w:p>
        </w:tc>
      </w:tr>
      <w:tr w:rsidR="00595E65" w:rsidRPr="00EA77BC" w14:paraId="60E6D5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3PA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DOSES PER ATTACK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MAXIMO 3 DOSIS POR ATAQUE</w:t>
            </w:r>
          </w:p>
        </w:tc>
      </w:tr>
      <w:tr w:rsidR="00595E65" w:rsidRPr="00EA77BC" w14:paraId="60E6D5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4 GOTAS</w:t>
            </w:r>
          </w:p>
        </w:tc>
      </w:tr>
      <w:tr w:rsidR="00595E65" w:rsidRPr="00EA77BC" w14:paraId="60E6D5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FOUR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CUATRO AL ACOSTARSE</w:t>
            </w:r>
          </w:p>
        </w:tc>
      </w:tr>
      <w:tr w:rsidR="00595E65" w:rsidRPr="00EA77BC" w14:paraId="60E6D5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INHALACIONES</w:t>
            </w:r>
          </w:p>
        </w:tc>
      </w:tr>
      <w:tr w:rsidR="00595E65" w:rsidRPr="00EA77BC" w14:paraId="60E6D5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5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5 GOTAS</w:t>
            </w:r>
          </w:p>
        </w:tc>
      </w:tr>
      <w:tr w:rsidR="00595E65" w:rsidRPr="00EA77BC" w14:paraId="60E6D5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5:00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5:00 PM</w:t>
            </w:r>
          </w:p>
        </w:tc>
      </w:tr>
      <w:tr w:rsidR="00595E65" w:rsidRPr="00EA77BC" w14:paraId="60E6D5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6:00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6:00 PM</w:t>
            </w:r>
          </w:p>
        </w:tc>
      </w:tr>
      <w:tr w:rsidR="00595E65" w:rsidRPr="00EA77BC" w14:paraId="60E6D5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7:00 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7:00 AM</w:t>
            </w:r>
          </w:p>
        </w:tc>
      </w:tr>
      <w:tr w:rsidR="00595E65" w:rsidRPr="00EA77BC" w14:paraId="60E6D5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9PM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9:00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9:00 PM</w:t>
            </w:r>
          </w:p>
        </w:tc>
      </w:tr>
      <w:tr w:rsidR="00595E65" w:rsidRPr="00EA77BC" w14:paraId="60E6D5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1 INCH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1 PULGADA EN EL PECHO</w:t>
            </w:r>
          </w:p>
        </w:tc>
      </w:tr>
      <w:tr w:rsidR="00595E65" w:rsidRPr="00EA77BC" w14:paraId="60E6D5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w:t>
            </w:r>
          </w:p>
        </w:tc>
      </w:tr>
      <w:tr w:rsidR="00595E65" w:rsidRPr="00EA77BC" w14:paraId="60E6D5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2 INCHES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2 PULGADAS EN EL PECHO</w:t>
            </w:r>
          </w:p>
        </w:tc>
      </w:tr>
      <w:tr w:rsidR="00595E65" w:rsidRPr="00EA77BC" w14:paraId="60E6D5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8PM ONLY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8:00 PM SOLAMENTE</w:t>
            </w:r>
          </w:p>
        </w:tc>
      </w:tr>
      <w:tr w:rsidR="00595E65" w:rsidRPr="00EA77BC" w14:paraId="60E6D5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ALCOHOL WHILE TAKING THIS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BEBIDAS ALCOHOLICAS</w:t>
            </w:r>
          </w:p>
        </w:tc>
      </w:tr>
      <w:tr w:rsidR="00595E65" w:rsidRPr="00EA77BC" w14:paraId="60E6D5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ANTACIDS USE WITH THIS MEDICATION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USO DE ANTIACIDOS JUNTO CON EL MEDICAMENTO</w:t>
            </w:r>
          </w:p>
        </w:tc>
      </w:tr>
      <w:tr w:rsidR="00595E65" w:rsidRPr="00EA77BC" w14:paraId="60E6D5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DEL DESAYUNO</w:t>
            </w:r>
          </w:p>
        </w:tc>
      </w:tr>
      <w:tr w:rsidR="00595E65" w:rsidRPr="00EA77BC" w14:paraId="60E6D5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w:t>
            </w:r>
          </w:p>
        </w:tc>
      </w:tr>
      <w:tr w:rsidR="00595E65" w:rsidRPr="00EA77BC" w14:paraId="60E6D5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BREAKFAST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HORA DEL DESAYUNO</w:t>
            </w:r>
          </w:p>
        </w:tc>
      </w:tr>
      <w:tr w:rsidR="00595E65" w:rsidRPr="00EA77BC" w14:paraId="60E6D5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LAS COMIDAS</w:t>
            </w:r>
          </w:p>
        </w:tc>
      </w:tr>
      <w:tr w:rsidR="00595E65" w:rsidRPr="00EA77BC" w14:paraId="60E6D5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ONSET OF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COMENZAR EL DOLOR DE CABEZA</w:t>
            </w:r>
          </w:p>
        </w:tc>
      </w:tr>
      <w:tr w:rsidR="00595E65" w:rsidRPr="00EA77BC" w14:paraId="60E6D5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RIGHT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DERECHO</w:t>
            </w:r>
          </w:p>
        </w:tc>
      </w:tr>
      <w:tr w:rsidR="00595E65" w:rsidRPr="00EA77BC" w14:paraId="60E6D5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AFECTADA</w:t>
            </w:r>
          </w:p>
        </w:tc>
      </w:tr>
      <w:tr w:rsidR="00595E65" w:rsidRPr="00EA77BC" w14:paraId="60E6D5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ADACID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ACID ASH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ACIDOS</w:t>
            </w:r>
          </w:p>
        </w:tc>
      </w:tr>
      <w:tr w:rsidR="00595E65" w:rsidRPr="00EA77BC" w14:paraId="60E6D5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ADBASIC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BASIC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ALCALINOS</w:t>
            </w:r>
          </w:p>
        </w:tc>
      </w:tr>
      <w:tr w:rsidR="00595E65" w:rsidRPr="00EA77BC" w14:paraId="60E6D5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ADMINISTRAR</w:t>
            </w:r>
          </w:p>
        </w:tc>
      </w:tr>
      <w:tr w:rsidR="00595E65" w:rsidRPr="00EA77BC" w14:paraId="60E6D5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AFECTADO</w:t>
            </w:r>
          </w:p>
        </w:tc>
      </w:tr>
      <w:tr w:rsidR="00595E65" w:rsidRPr="00EA77BC" w14:paraId="60E6D6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EXPOSURE TO SUNLIGHT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EXPOSICION A LA LUZ SOLAR</w:t>
            </w:r>
          </w:p>
        </w:tc>
      </w:tr>
      <w:tr w:rsidR="00595E65" w:rsidRPr="00EA77BC" w14:paraId="60E6D6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PIE AFECTADO</w:t>
            </w:r>
          </w:p>
        </w:tc>
      </w:tr>
      <w:tr w:rsidR="00595E65" w:rsidRPr="00EA77BC" w14:paraId="60E6D6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AFFECTED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AFECTADO</w:t>
            </w:r>
          </w:p>
        </w:tc>
      </w:tr>
      <w:tr w:rsidR="00595E65" w:rsidRPr="00EA77BC" w14:paraId="60E6D6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AFFECTED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AFECTADO</w:t>
            </w:r>
          </w:p>
        </w:tc>
      </w:tr>
      <w:tr w:rsidR="00595E65" w:rsidRPr="00EA77BC" w14:paraId="60E6D6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GRAPEFRUIT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JUGO DE TORONJA</w:t>
            </w:r>
          </w:p>
        </w:tc>
      </w:tr>
      <w:tr w:rsidR="00595E65" w:rsidRPr="00EA77BC" w14:paraId="60E6D6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HAND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MANO AFECTADA</w:t>
            </w:r>
          </w:p>
        </w:tc>
      </w:tr>
      <w:tr w:rsidR="00595E65" w:rsidRPr="00EA77BC" w14:paraId="60E6D6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AL ACOSTARSE</w:t>
            </w:r>
          </w:p>
        </w:tc>
      </w:tr>
      <w:tr w:rsidR="00595E65" w:rsidRPr="00EA77BC" w14:paraId="60E6D6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SELECTED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INDICADA</w:t>
            </w:r>
          </w:p>
        </w:tc>
      </w:tr>
      <w:tr w:rsidR="00595E65" w:rsidRPr="00EA77BC" w14:paraId="60E6D6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LOOSE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 BLANDA</w:t>
            </w:r>
          </w:p>
        </w:tc>
      </w:tr>
      <w:tr w:rsidR="00595E65" w:rsidRPr="00EA77BC" w14:paraId="60E6D6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ALENDRO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YOU TAKE ANY FOOD,BEVERAGE OR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INGERIR ALIMENTO,BEBIDA O MEDICINA-</w:t>
            </w:r>
          </w:p>
        </w:tc>
      </w:tr>
      <w:tr w:rsidR="00595E65" w:rsidRPr="00EA77BC" w14:paraId="60E6D6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MEDIODIA</w:t>
            </w:r>
          </w:p>
        </w:tc>
      </w:tr>
      <w:tr w:rsidR="00595E65" w:rsidRPr="00EA77BC" w14:paraId="60E6D6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AMOXI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TWICE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VECES AL DIA DESPUES DE DESAYUNO Y CENA</w:t>
            </w:r>
          </w:p>
        </w:tc>
      </w:tr>
      <w:tr w:rsidR="00595E65" w:rsidRPr="00EA77BC" w14:paraId="60E6D6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ON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w:t>
            </w:r>
          </w:p>
        </w:tc>
      </w:tr>
      <w:tr w:rsidR="00595E65" w:rsidRPr="00EA77BC" w14:paraId="60E6D6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w:t>
            </w:r>
          </w:p>
        </w:tc>
      </w:tr>
      <w:tr w:rsidR="00595E65" w:rsidRPr="00EA77BC" w14:paraId="60E6D6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THE CONTENTS OF ONE AMPUL IN THE NEBULIZER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EL CONTENIDO DE UNA AMPULA EN EL NEBULIZADOR</w:t>
            </w:r>
          </w:p>
        </w:tc>
      </w:tr>
      <w:tr w:rsidR="00595E65" w:rsidRPr="00EA77BC" w14:paraId="60E6D6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 COMIDA</w:t>
            </w:r>
          </w:p>
        </w:tc>
      </w:tr>
      <w:tr w:rsidR="00595E65" w:rsidRPr="00EA77BC" w14:paraId="60E6D6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AROUND THE CLOCK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 Y NOCHE</w:t>
            </w:r>
          </w:p>
        </w:tc>
      </w:tr>
      <w:tr w:rsidR="00595E65" w:rsidRPr="00EA77BC" w14:paraId="60E6D6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BOTH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OIDO</w:t>
            </w:r>
          </w:p>
        </w:tc>
      </w:tr>
      <w:tr w:rsidR="00595E65" w:rsidRPr="00EA77BC" w14:paraId="60E6D6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AVCAFF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LIMIT OR AVOID CAFFEINE INTAKE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O LIMITE TOMAR CAFE</w:t>
            </w:r>
          </w:p>
        </w:tc>
      </w:tr>
      <w:tr w:rsidR="00595E65" w:rsidRPr="00EA77BC" w14:paraId="60E6D6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ALTERNATING 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ALTERNANDO CON</w:t>
            </w:r>
          </w:p>
        </w:tc>
      </w:tr>
      <w:tr w:rsidR="00595E65" w:rsidRPr="00EA77BC" w14:paraId="60E6D6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BARIUM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STARTING 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EN</w:t>
            </w:r>
          </w:p>
        </w:tc>
      </w:tr>
      <w:tr w:rsidR="00595E65" w:rsidRPr="00EA77BC" w14:paraId="60E6D6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DEL DESAYUNO</w:t>
            </w:r>
          </w:p>
        </w:tc>
      </w:tr>
      <w:tr w:rsidR="00595E65" w:rsidRPr="00EA77BC" w14:paraId="60E6D6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THE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 CENA</w:t>
            </w:r>
          </w:p>
        </w:tc>
      </w:tr>
      <w:tr w:rsidR="00595E65" w:rsidRPr="00EA77BC" w14:paraId="60E6D6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w:t>
            </w:r>
          </w:p>
        </w:tc>
      </w:tr>
      <w:tr w:rsidR="00595E65" w:rsidRPr="00EA77BC" w14:paraId="60E6D6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TWICE A DAY IN MORNING AND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 EN LA MANANA Y LA TARDE</w:t>
            </w:r>
          </w:p>
        </w:tc>
      </w:tr>
      <w:tr w:rsidR="00595E65" w:rsidRPr="00EA77BC" w14:paraId="60E6D6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EN SEMANA</w:t>
            </w:r>
          </w:p>
        </w:tc>
      </w:tr>
      <w:tr w:rsidR="00595E65" w:rsidRPr="00EA77BC" w14:paraId="60E6D6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w:t>
            </w:r>
          </w:p>
        </w:tc>
      </w:tr>
      <w:tr w:rsidR="00595E65" w:rsidRPr="00EA77BC" w14:paraId="60E6D6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 Y AL ACOSTARSE</w:t>
            </w:r>
          </w:p>
        </w:tc>
      </w:tr>
      <w:tr w:rsidR="00595E65" w:rsidRPr="00EA77BC" w14:paraId="60E6D6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C68H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6-8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6-8 HORAS</w:t>
            </w:r>
          </w:p>
        </w:tc>
      </w:tr>
      <w:tr w:rsidR="00595E65" w:rsidRPr="00EA77BC" w14:paraId="60E6D6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CAPSULA</w:t>
            </w:r>
          </w:p>
        </w:tc>
      </w:tr>
      <w:tr w:rsidR="00595E65" w:rsidRPr="00EA77BC" w14:paraId="60E6D6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D6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CLARI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1 TWO TIMES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 2 VECES AL DIA DESPUES DE DESAYUNO Y CENA</w:t>
            </w:r>
          </w:p>
        </w:tc>
      </w:tr>
      <w:tr w:rsidR="00595E65" w:rsidRPr="00EA77BC" w14:paraId="60E6D6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ONE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 EN LA BOCA POR 10-15 MINUTOS Y TRAGAR</w:t>
            </w:r>
          </w:p>
        </w:tc>
      </w:tr>
      <w:tr w:rsidR="00595E65" w:rsidRPr="00EA77BC" w14:paraId="60E6D6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TWO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 EN LA BOCA POR 10-15 MINUTOS Y TRAGAR</w:t>
            </w:r>
          </w:p>
        </w:tc>
      </w:tr>
      <w:tr w:rsidR="00595E65" w:rsidRPr="00EA77BC" w14:paraId="60E6D6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NOCHE</w:t>
            </w:r>
          </w:p>
        </w:tc>
      </w:tr>
      <w:tr w:rsidR="00595E65" w:rsidRPr="00EA77BC" w14:paraId="60E6D6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DOLOR EN EL PECHO</w:t>
            </w:r>
          </w:p>
        </w:tc>
      </w:tr>
      <w:tr w:rsidR="00595E65" w:rsidRPr="00EA77BC" w14:paraId="60E6D6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w:t>
            </w:r>
          </w:p>
        </w:tc>
      </w:tr>
      <w:tr w:rsidR="00595E65" w:rsidRPr="00EA77BC" w14:paraId="60E6D6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UNA</w:t>
            </w:r>
          </w:p>
        </w:tc>
      </w:tr>
      <w:tr w:rsidR="00595E65" w:rsidRPr="00EA77BC" w14:paraId="60E6D6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DOS</w:t>
            </w:r>
          </w:p>
        </w:tc>
      </w:tr>
      <w:tr w:rsidR="00595E65" w:rsidRPr="00EA77BC" w14:paraId="60E6D6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CHANGE TASTE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CAMBIA SENSITIVIDAD AL GUSTO</w:t>
            </w:r>
          </w:p>
        </w:tc>
      </w:tr>
      <w:tr w:rsidR="00595E65" w:rsidRPr="00EA77BC" w14:paraId="60E6D6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GOTA</w:t>
            </w:r>
          </w:p>
        </w:tc>
      </w:tr>
      <w:tr w:rsidR="00595E65" w:rsidRPr="00EA77BC" w14:paraId="60E6D6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w:t>
            </w:r>
          </w:p>
        </w:tc>
      </w:tr>
      <w:tr w:rsidR="00595E65" w:rsidRPr="00EA77BC" w14:paraId="60E6D6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w:t>
            </w:r>
          </w:p>
        </w:tc>
      </w:tr>
      <w:tr w:rsidR="00595E65" w:rsidRPr="00EA77BC" w14:paraId="60E6D6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SOLUCION SALINA</w:t>
            </w:r>
          </w:p>
        </w:tc>
      </w:tr>
      <w:tr w:rsidR="00595E65" w:rsidRPr="00EA77BC" w14:paraId="60E6D6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AGUA DESTILADA</w:t>
            </w:r>
          </w:p>
        </w:tc>
      </w:tr>
      <w:tr w:rsidR="00595E65" w:rsidRPr="00EA77BC" w14:paraId="60E6D6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DURING THE THIRD AND FOURTH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DURANTE LA TERCERA Y CUARTA SEMANA</w:t>
            </w:r>
          </w:p>
        </w:tc>
      </w:tr>
      <w:tr w:rsidR="00595E65" w:rsidRPr="00EA77BC" w14:paraId="60E6D6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SOLUCION SALINA</w:t>
            </w:r>
          </w:p>
        </w:tc>
      </w:tr>
      <w:tr w:rsidR="00595E65" w:rsidRPr="00EA77BC" w14:paraId="60E6D6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AGUA DESTILADA</w:t>
            </w:r>
          </w:p>
        </w:tc>
      </w:tr>
      <w:tr w:rsidR="00595E65" w:rsidRPr="00EA77BC" w14:paraId="60E6D6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SOLUCION SALINA</w:t>
            </w:r>
          </w:p>
        </w:tc>
      </w:tr>
      <w:tr w:rsidR="00595E65" w:rsidRPr="00EA77BC" w14:paraId="60E6D6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AGUA DESTILADA</w:t>
            </w:r>
          </w:p>
        </w:tc>
      </w:tr>
      <w:tr w:rsidR="00595E65" w:rsidRPr="00EA77BC" w14:paraId="60E6D6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SOLUCION SALINA</w:t>
            </w:r>
          </w:p>
        </w:tc>
      </w:tr>
      <w:tr w:rsidR="00595E65" w:rsidRPr="00EA77BC" w14:paraId="60E6D6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AGUA DESTILADA</w:t>
            </w:r>
          </w:p>
        </w:tc>
      </w:tr>
      <w:tr w:rsidR="00595E65" w:rsidRPr="00EA77BC" w14:paraId="60E6D6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SOLUCION SALINA</w:t>
            </w:r>
          </w:p>
        </w:tc>
      </w:tr>
      <w:tr w:rsidR="00595E65" w:rsidRPr="00EA77BC" w14:paraId="60E6D6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AGUA DESTILADA</w:t>
            </w:r>
          </w:p>
        </w:tc>
      </w:tr>
      <w:tr w:rsidR="00595E65" w:rsidRPr="00EA77BC" w14:paraId="60E6D6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w:t>
            </w:r>
          </w:p>
        </w:tc>
      </w:tr>
      <w:tr w:rsidR="00595E65" w:rsidRPr="00EA77BC" w14:paraId="60E6D6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JUGO</w:t>
            </w:r>
          </w:p>
        </w:tc>
      </w:tr>
      <w:tr w:rsidR="00595E65" w:rsidRPr="00EA77BC" w14:paraId="60E6D6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DERECHA</w:t>
            </w:r>
          </w:p>
        </w:tc>
      </w:tr>
      <w:tr w:rsidR="00595E65" w:rsidRPr="00EA77BC" w14:paraId="60E6D6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BEGINNING THE DAY BEFORE THE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EL DIA ANTES DEL ESTUDIO</w:t>
            </w:r>
          </w:p>
        </w:tc>
      </w:tr>
      <w:tr w:rsidR="00595E65" w:rsidRPr="00EA77BC" w14:paraId="60E6D6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DC1S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CONTENTS OF 1 PACKET IN 8 1/2 OZ OF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CONTENIDO DE UN SOBRE EN 8 1/2 ONZAS DE AGUA Y TOMAR</w:t>
            </w:r>
          </w:p>
        </w:tc>
      </w:tr>
      <w:tr w:rsidR="00595E65" w:rsidRPr="00EA77BC" w14:paraId="60E6D6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w:t>
            </w:r>
          </w:p>
        </w:tc>
      </w:tr>
      <w:tr w:rsidR="00595E65" w:rsidRPr="00EA77BC" w14:paraId="60E6D6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w:t>
            </w:r>
          </w:p>
        </w:tc>
      </w:tr>
      <w:tr w:rsidR="00595E65" w:rsidRPr="00EA77BC" w14:paraId="60E6D6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w:t>
            </w:r>
          </w:p>
        </w:tc>
      </w:tr>
      <w:tr w:rsidR="00595E65" w:rsidRPr="00EA77BC" w14:paraId="60E6D6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DILUIDOS</w:t>
            </w:r>
          </w:p>
        </w:tc>
      </w:tr>
      <w:tr w:rsidR="00595E65" w:rsidRPr="00EA77BC" w14:paraId="60E6D6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DILUIDAS</w:t>
            </w:r>
          </w:p>
        </w:tc>
      </w:tr>
      <w:tr w:rsidR="00595E65" w:rsidRPr="00EA77BC" w14:paraId="60E6D7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w:t>
            </w:r>
          </w:p>
        </w:tc>
      </w:tr>
      <w:tr w:rsidR="00595E65" w:rsidRPr="00EA77BC" w14:paraId="60E6D7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DISUELTAS</w:t>
            </w:r>
          </w:p>
        </w:tc>
      </w:tr>
      <w:tr w:rsidR="00595E65" w:rsidRPr="00EA77BC" w14:paraId="60E6D7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CRUSH OR CHEW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NI MASTICAR</w:t>
            </w:r>
          </w:p>
        </w:tc>
      </w:tr>
      <w:tr w:rsidR="00595E65" w:rsidRPr="00EA77BC" w14:paraId="60E6D7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CHEW,CRUSH OR SPLIT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MASTICAR NI PARTIR</w:t>
            </w:r>
          </w:p>
        </w:tc>
      </w:tr>
      <w:tr w:rsidR="00595E65" w:rsidRPr="00EA77BC" w14:paraId="60E6D7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DERECHO</w:t>
            </w:r>
          </w:p>
        </w:tc>
      </w:tr>
      <w:tr w:rsidR="00595E65" w:rsidRPr="00EA77BC" w14:paraId="60E6D7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TABLET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TABLETA EN 1 LITRO DE AGUA</w:t>
            </w:r>
          </w:p>
        </w:tc>
      </w:tr>
      <w:tr w:rsidR="00595E65" w:rsidRPr="00EA77BC" w14:paraId="60E6D7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OR TWO TABLETS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O 2 TABLETAS EN 1 LITRO DE AGUA</w:t>
            </w:r>
          </w:p>
        </w:tc>
      </w:tr>
      <w:tr w:rsidR="00595E65" w:rsidRPr="00EA77BC" w14:paraId="60E6D7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SLOWLY IN THE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LENTAMENTE EN LA BOCA</w:t>
            </w:r>
          </w:p>
        </w:tc>
      </w:tr>
      <w:tr w:rsidR="00595E65" w:rsidRPr="00EA77BC" w14:paraId="60E6D7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MUST BE DOCUMENTED ON TREATMENT FORM 10-2970C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DEBE SER DOCUMENTADO EN LA FORMA DE TRATAMIENTO 10-2970C</w:t>
            </w:r>
          </w:p>
        </w:tc>
      </w:tr>
      <w:tr w:rsidR="00595E65" w:rsidRPr="00EA77BC" w14:paraId="60E6D7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DIARIAMENTE</w:t>
            </w:r>
          </w:p>
        </w:tc>
      </w:tr>
      <w:tr w:rsidR="00595E65" w:rsidRPr="00EA77BC" w14:paraId="60E6D7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TWICE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DOS VECES AL DIA</w:t>
            </w:r>
          </w:p>
        </w:tc>
      </w:tr>
      <w:tr w:rsidR="00595E65" w:rsidRPr="00EA77BC" w14:paraId="60E6D7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3 VECES AL DIA</w:t>
            </w:r>
          </w:p>
        </w:tc>
      </w:tr>
      <w:tr w:rsidR="00595E65" w:rsidRPr="00EA77BC" w14:paraId="60E6D7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4 VECES AL DIA</w:t>
            </w:r>
          </w:p>
        </w:tc>
      </w:tr>
      <w:tr w:rsidR="00595E65" w:rsidRPr="00EA77BC" w14:paraId="60E6D7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SPACE ALL EYE DROPS AT LEAST 5 MINUTES APART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ESPACIAR LAS GOTAS AL MENOS CON 5 MINUTOS DE DIFERENCIA</w:t>
            </w:r>
          </w:p>
        </w:tc>
      </w:tr>
      <w:tr w:rsidR="00595E65" w:rsidRPr="00EA77BC" w14:paraId="60E6D7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THE STUDY OF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ESTUDIO DE</w:t>
            </w:r>
          </w:p>
        </w:tc>
      </w:tr>
      <w:tr w:rsidR="00595E65" w:rsidRPr="00EA77BC" w14:paraId="60E6D7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SEMANA SI Y OTRA NO</w:t>
            </w:r>
          </w:p>
        </w:tc>
      </w:tr>
      <w:tr w:rsidR="00595E65" w:rsidRPr="00EA77BC" w14:paraId="60E6D7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1/2 CUP IN 6 OZ OF COLD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1/2 TAZA EN 6OZ DE AGUA PARA TOMAR</w:t>
            </w:r>
          </w:p>
        </w:tc>
      </w:tr>
      <w:tr w:rsidR="00595E65" w:rsidRPr="00EA77BC" w14:paraId="60E6D7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PALMS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PALMA DE LAS MANOS</w:t>
            </w:r>
          </w:p>
        </w:tc>
      </w:tr>
      <w:tr w:rsidR="00595E65" w:rsidRPr="00EA77BC" w14:paraId="60E6D7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PLANTA DE LOS PIES</w:t>
            </w:r>
          </w:p>
        </w:tc>
      </w:tr>
      <w:tr w:rsidR="00595E65" w:rsidRPr="00EA77BC" w14:paraId="60E6D7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USO EXTERNO</w:t>
            </w:r>
          </w:p>
        </w:tc>
      </w:tr>
      <w:tr w:rsidR="00595E65" w:rsidRPr="00EA77BC" w14:paraId="60E6D7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EXTERNAMENTE</w:t>
            </w:r>
          </w:p>
        </w:tc>
      </w:tr>
      <w:tr w:rsidR="00595E65" w:rsidRPr="00EA77BC" w14:paraId="60E6D7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w:t>
            </w:r>
          </w:p>
        </w:tc>
      </w:tr>
      <w:tr w:rsidR="00595E65" w:rsidRPr="00EA77BC" w14:paraId="60E6D7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DIEZ DIAS</w:t>
            </w:r>
          </w:p>
        </w:tc>
      </w:tr>
      <w:tr w:rsidR="00595E65" w:rsidRPr="00EA77BC" w14:paraId="60E6D7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12 DIAS</w:t>
            </w:r>
          </w:p>
        </w:tc>
      </w:tr>
      <w:tr w:rsidR="00595E65" w:rsidRPr="00EA77BC" w14:paraId="60E6D7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14 DIAS</w:t>
            </w:r>
          </w:p>
        </w:tc>
      </w:tr>
      <w:tr w:rsidR="00595E65" w:rsidRPr="00EA77BC" w14:paraId="60E6D7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15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15 DIAS</w:t>
            </w:r>
          </w:p>
        </w:tc>
      </w:tr>
      <w:tr w:rsidR="00595E65" w:rsidRPr="00EA77BC" w14:paraId="60E6D7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ONE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UN DIA</w:t>
            </w:r>
          </w:p>
        </w:tc>
      </w:tr>
      <w:tr w:rsidR="00595E65" w:rsidRPr="00EA77BC" w14:paraId="60E6D7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 DIAS</w:t>
            </w:r>
          </w:p>
        </w:tc>
      </w:tr>
      <w:tr w:rsidR="00595E65" w:rsidRPr="00EA77BC" w14:paraId="60E6D7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21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21 DIAS</w:t>
            </w:r>
          </w:p>
        </w:tc>
      </w:tr>
      <w:tr w:rsidR="00595E65" w:rsidRPr="00EA77BC" w14:paraId="60E6D7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28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28 DIAS</w:t>
            </w:r>
          </w:p>
        </w:tc>
      </w:tr>
      <w:tr w:rsidR="00595E65" w:rsidRPr="00EA77BC" w14:paraId="60E6D7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TWO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DOS DIAS</w:t>
            </w:r>
          </w:p>
        </w:tc>
      </w:tr>
      <w:tr w:rsidR="00595E65" w:rsidRPr="00EA77BC" w14:paraId="60E6D7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3 DIAS</w:t>
            </w:r>
          </w:p>
        </w:tc>
      </w:tr>
      <w:tr w:rsidR="00595E65" w:rsidRPr="00EA77BC" w14:paraId="60E6D7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THREE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TRES DIAS</w:t>
            </w:r>
          </w:p>
        </w:tc>
      </w:tr>
      <w:tr w:rsidR="00595E65" w:rsidRPr="00EA77BC" w14:paraId="60E6D7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DIAS</w:t>
            </w:r>
          </w:p>
        </w:tc>
      </w:tr>
      <w:tr w:rsidR="00595E65" w:rsidRPr="00EA77BC" w14:paraId="60E6D7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SEMANAS</w:t>
            </w:r>
          </w:p>
        </w:tc>
      </w:tr>
      <w:tr w:rsidR="00595E65" w:rsidRPr="00EA77BC" w14:paraId="60E6D7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CINCO DIAS</w:t>
            </w:r>
          </w:p>
        </w:tc>
      </w:tr>
      <w:tr w:rsidR="00595E65" w:rsidRPr="00EA77BC" w14:paraId="60E6D7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6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6 DIAS</w:t>
            </w:r>
          </w:p>
        </w:tc>
      </w:tr>
      <w:tr w:rsidR="00595E65" w:rsidRPr="00EA77BC" w14:paraId="60E6D7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60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60 DIAS)</w:t>
            </w:r>
          </w:p>
        </w:tc>
      </w:tr>
      <w:tr w:rsidR="00595E65" w:rsidRPr="00EA77BC" w14:paraId="60E6D7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7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7 DIAS</w:t>
            </w:r>
          </w:p>
        </w:tc>
      </w:tr>
      <w:tr w:rsidR="00595E65" w:rsidRPr="00EA77BC" w14:paraId="60E6D7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EIGHT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OCHO DIAS</w:t>
            </w:r>
          </w:p>
        </w:tc>
      </w:tr>
      <w:tr w:rsidR="00595E65" w:rsidRPr="00EA77BC" w14:paraId="60E6D7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F90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90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90 DIAS)</w:t>
            </w:r>
          </w:p>
        </w:tc>
      </w:tr>
      <w:tr w:rsidR="00595E65" w:rsidRPr="00EA77BC" w14:paraId="60E6D7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HEARTBURN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ACIDEZ</w:t>
            </w:r>
          </w:p>
        </w:tc>
      </w:tr>
      <w:tr w:rsidR="00595E65" w:rsidRPr="00EA77BC" w14:paraId="60E6D7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 COLD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CATARRO</w:t>
            </w:r>
          </w:p>
        </w:tc>
      </w:tr>
      <w:tr w:rsidR="00595E65" w:rsidRPr="00EA77BC" w14:paraId="60E6D7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ALLERGY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ALERGIA</w:t>
            </w:r>
          </w:p>
        </w:tc>
      </w:tr>
      <w:tr w:rsidR="00595E65" w:rsidRPr="00EA77BC" w14:paraId="60E6D7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ANEMIA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ANEMIA</w:t>
            </w:r>
          </w:p>
        </w:tc>
      </w:tr>
      <w:tr w:rsidR="00595E65" w:rsidRPr="00EA77BC" w14:paraId="60E6D7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ANXIETY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ANSIEDAD</w:t>
            </w:r>
          </w:p>
        </w:tc>
      </w:tr>
      <w:tr w:rsidR="00595E65" w:rsidRPr="00EA77BC" w14:paraId="60E6D7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ABDOMINAL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ABDOMINAL</w:t>
            </w:r>
          </w:p>
        </w:tc>
      </w:tr>
      <w:tr w:rsidR="00595E65" w:rsidRPr="00EA77BC" w14:paraId="60E6D7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ARTHRITIS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ARTRITIS</w:t>
            </w:r>
          </w:p>
        </w:tc>
      </w:tr>
      <w:tr w:rsidR="00595E65" w:rsidRPr="00EA77BC" w14:paraId="60E6D7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ASTHMA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ASMA</w:t>
            </w:r>
          </w:p>
        </w:tc>
      </w:tr>
      <w:tr w:rsidR="00595E65" w:rsidRPr="00EA77BC" w14:paraId="60E6D7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AVOID BLOOD COAGULATION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EVITAR COAGULOS EN LA SANGRE</w:t>
            </w:r>
          </w:p>
        </w:tc>
      </w:tr>
      <w:tr w:rsidR="00595E65" w:rsidRPr="00EA77BC" w14:paraId="60E6D7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FROM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DEL FRASCO</w:t>
            </w:r>
          </w:p>
        </w:tc>
      </w:tr>
      <w:tr w:rsidR="00595E65" w:rsidRPr="00EA77BC" w14:paraId="60E6D7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w:t>
            </w:r>
          </w:p>
        </w:tc>
      </w:tr>
      <w:tr w:rsidR="00595E65" w:rsidRPr="00EA77BC" w14:paraId="60E6D7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SITZ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BANOS DE ASIENTO</w:t>
            </w:r>
          </w:p>
        </w:tc>
      </w:tr>
      <w:tr w:rsidR="00595E65" w:rsidRPr="00EA77BC" w14:paraId="60E6D7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COUGH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TOS</w:t>
            </w:r>
          </w:p>
        </w:tc>
      </w:tr>
      <w:tr w:rsidR="00595E65" w:rsidRPr="00EA77BC" w14:paraId="60E6D7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FCHOL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CHOLESTEROL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COLESTEROL</w:t>
            </w:r>
          </w:p>
        </w:tc>
      </w:tr>
      <w:tr w:rsidR="00595E65" w:rsidRPr="00EA77BC" w14:paraId="60E6D7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CIRCULATION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CIRCULACION</w:t>
            </w:r>
          </w:p>
        </w:tc>
      </w:tr>
      <w:tr w:rsidR="00595E65" w:rsidRPr="00EA77BC" w14:paraId="60E6D7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CONSTIPATION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ESTRENIMIENTO</w:t>
            </w:r>
          </w:p>
        </w:tc>
      </w:tr>
      <w:tr w:rsidR="00595E65" w:rsidRPr="00EA77BC" w14:paraId="60E6D7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EL PECHO</w:t>
            </w:r>
          </w:p>
        </w:tc>
      </w:tr>
      <w:tr w:rsidR="00595E65" w:rsidRPr="00EA77BC" w14:paraId="60E6D7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DIARRHEA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DIARREA</w:t>
            </w:r>
          </w:p>
        </w:tc>
      </w:tr>
      <w:tr w:rsidR="00595E65" w:rsidRPr="00EA77BC" w14:paraId="60E6D7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DEPRESSION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DEPRESION</w:t>
            </w:r>
          </w:p>
        </w:tc>
      </w:tr>
      <w:tr w:rsidR="00595E65" w:rsidRPr="00EA77BC" w14:paraId="60E6D7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DIZZINESS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MAREOS</w:t>
            </w:r>
          </w:p>
        </w:tc>
      </w:tr>
      <w:tr w:rsidR="00595E65" w:rsidRPr="00EA77BC" w14:paraId="60E6D7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DIABETES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DIABETES</w:t>
            </w:r>
          </w:p>
        </w:tc>
      </w:tr>
      <w:tr w:rsidR="00595E65" w:rsidRPr="00EA77BC" w14:paraId="60E6D7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DRYNESS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RESEQUEDAD</w:t>
            </w:r>
          </w:p>
        </w:tc>
      </w:tr>
      <w:tr w:rsidR="00595E65" w:rsidRPr="00EA77BC" w14:paraId="60E6D7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w:t>
            </w:r>
          </w:p>
        </w:tc>
      </w:tr>
      <w:tr w:rsidR="00595E65" w:rsidRPr="00EA77BC" w14:paraId="60E6D8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EYELIDS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PARPADOS</w:t>
            </w:r>
          </w:p>
        </w:tc>
      </w:tr>
      <w:tr w:rsidR="00595E65" w:rsidRPr="00EA77BC" w14:paraId="60E6D8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FENTANYL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AS INDICATED EVERY 72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 CADA 72 HORAS</w:t>
            </w:r>
          </w:p>
        </w:tc>
      </w:tr>
      <w:tr w:rsidR="00595E65" w:rsidRPr="00EA77BC" w14:paraId="60E6D8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FLUIDS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FLUIDOS</w:t>
            </w:r>
          </w:p>
        </w:tc>
      </w:tr>
      <w:tr w:rsidR="00595E65" w:rsidRPr="00EA77BC" w14:paraId="60E6D8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FUNGI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 DE HONGO</w:t>
            </w:r>
          </w:p>
        </w:tc>
      </w:tr>
      <w:tr w:rsidR="00595E65" w:rsidRPr="00EA77BC" w14:paraId="60E6D8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A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UN VASO DE AGUA</w:t>
            </w:r>
          </w:p>
        </w:tc>
      </w:tr>
      <w:tr w:rsidR="00595E65" w:rsidRPr="00EA77BC" w14:paraId="60E6D8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GASTRITIS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GASTRITIS</w:t>
            </w:r>
          </w:p>
        </w:tc>
      </w:tr>
      <w:tr w:rsidR="00595E65" w:rsidRPr="00EA77BC" w14:paraId="60E6D8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FGLAU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GLAUCOMA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GLAUCOMA</w:t>
            </w:r>
          </w:p>
        </w:tc>
      </w:tr>
      <w:tr w:rsidR="00595E65" w:rsidRPr="00EA77BC" w14:paraId="60E6D8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GOTA</w:t>
            </w:r>
          </w:p>
        </w:tc>
      </w:tr>
      <w:tr w:rsidR="00595E65" w:rsidRPr="00EA77BC" w14:paraId="60E6D8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CORAZON</w:t>
            </w:r>
          </w:p>
        </w:tc>
      </w:tr>
      <w:tr w:rsidR="00595E65" w:rsidRPr="00EA77BC" w14:paraId="60E6D8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DE CABEZA</w:t>
            </w:r>
          </w:p>
        </w:tc>
      </w:tr>
      <w:tr w:rsidR="00595E65" w:rsidRPr="00EA77BC" w14:paraId="60E6D8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HIGH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 ALTA</w:t>
            </w:r>
          </w:p>
        </w:tc>
      </w:tr>
      <w:tr w:rsidR="00595E65" w:rsidRPr="00EA77BC" w14:paraId="60E6D8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1/2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1/2 VASO DE AGUA</w:t>
            </w:r>
          </w:p>
        </w:tc>
      </w:tr>
      <w:tr w:rsidR="00595E65" w:rsidRPr="00EA77BC" w14:paraId="60E6D8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VECES AL DIA</w:t>
            </w:r>
          </w:p>
        </w:tc>
      </w:tr>
      <w:tr w:rsidR="00595E65" w:rsidRPr="00EA77BC" w14:paraId="60E6D8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INJECT INSULIN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INYECTAR INSULINA</w:t>
            </w:r>
          </w:p>
        </w:tc>
      </w:tr>
      <w:tr w:rsidR="00595E65" w:rsidRPr="00EA77BC" w14:paraId="60E6D8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INSOMNIA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INSOMNIO</w:t>
            </w:r>
          </w:p>
        </w:tc>
      </w:tr>
      <w:tr w:rsidR="00595E65" w:rsidRPr="00EA77BC" w14:paraId="60E6D8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INCONTINENCE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INCONTINENCIA</w:t>
            </w:r>
          </w:p>
        </w:tc>
      </w:tr>
      <w:tr w:rsidR="00595E65" w:rsidRPr="00EA77BC" w14:paraId="60E6D8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FINFEC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INFLAMATION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INFLAMACION</w:t>
            </w:r>
          </w:p>
        </w:tc>
      </w:tr>
      <w:tr w:rsidR="00595E65" w:rsidRPr="00EA77BC" w14:paraId="60E6D8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IRRITATION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IRRITACION</w:t>
            </w:r>
          </w:p>
        </w:tc>
      </w:tr>
      <w:tr w:rsidR="00595E65" w:rsidRPr="00EA77BC" w14:paraId="60E6D8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ITCHING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PICOR</w:t>
            </w:r>
          </w:p>
        </w:tc>
      </w:tr>
      <w:tr w:rsidR="00595E65" w:rsidRPr="00EA77BC" w14:paraId="60E6D8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FJP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JOINT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LAS COYUNTURAS</w:t>
            </w:r>
          </w:p>
        </w:tc>
      </w:tr>
      <w:tr w:rsidR="00595E65" w:rsidRPr="00EA77BC" w14:paraId="60E6D8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 CRAMPS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CALAMBRES EN LAS PIERNAS</w:t>
            </w:r>
          </w:p>
        </w:tc>
      </w:tr>
      <w:tr w:rsidR="00595E65" w:rsidRPr="00EA77BC" w14:paraId="60E6D8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LOCAL CARE OF THE ULCER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CUIDADO LOCAL DE LA ULCERA</w:t>
            </w:r>
          </w:p>
        </w:tc>
      </w:tr>
      <w:tr w:rsidR="00595E65" w:rsidRPr="00EA77BC" w14:paraId="60E6D8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LEGS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 DE LAS PIERNAS</w:t>
            </w:r>
          </w:p>
        </w:tc>
      </w:tr>
      <w:tr w:rsidR="00595E65" w:rsidRPr="00EA77BC" w14:paraId="60E6D8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NIGHT BEFORE THE STUDY AND 1 THE NEXT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 NOCHE ANTES DEL ESTUDIO,UNA LA MANANA SIGUIENTE</w:t>
            </w:r>
          </w:p>
        </w:tc>
      </w:tr>
      <w:tr w:rsidR="00595E65" w:rsidRPr="00EA77BC" w14:paraId="60E6D8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MEMORY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MEMORIA</w:t>
            </w:r>
          </w:p>
        </w:tc>
      </w:tr>
      <w:tr w:rsidR="00595E65" w:rsidRPr="00EA77BC" w14:paraId="60E6D8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MENTAL HEALTH CONDITION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CONDICION MENTAL</w:t>
            </w:r>
          </w:p>
        </w:tc>
      </w:tr>
      <w:tr w:rsidR="00595E65" w:rsidRPr="00EA77BC" w14:paraId="60E6D8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FMIG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MIGRAINE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MIGRANA</w:t>
            </w:r>
          </w:p>
        </w:tc>
      </w:tr>
      <w:tr w:rsidR="00595E65" w:rsidRPr="00EA77BC" w14:paraId="60E6D8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MUSCLE SPASM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ESPASMO MUSCULAR</w:t>
            </w:r>
          </w:p>
        </w:tc>
      </w:tr>
      <w:tr w:rsidR="00595E65" w:rsidRPr="00EA77BC" w14:paraId="60E6D8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NERVES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NERVIOS</w:t>
            </w:r>
          </w:p>
        </w:tc>
      </w:tr>
      <w:tr w:rsidR="00595E65" w:rsidRPr="00EA77BC" w14:paraId="60E6D8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w:t>
            </w:r>
          </w:p>
        </w:tc>
      </w:tr>
      <w:tr w:rsidR="00595E65" w:rsidRPr="00EA77BC" w14:paraId="60E6D8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NASAL CONGESTION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CONGESTION NASAL</w:t>
            </w:r>
          </w:p>
        </w:tc>
      </w:tr>
      <w:tr w:rsidR="00595E65" w:rsidRPr="00EA77BC" w14:paraId="60E6D8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w:t>
            </w:r>
          </w:p>
        </w:tc>
      </w:tr>
      <w:tr w:rsidR="00595E65" w:rsidRPr="00EA77BC" w14:paraId="60E6D8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PARKINSON'S DISEASE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PARKINSON</w:t>
            </w:r>
          </w:p>
        </w:tc>
      </w:tr>
      <w:tr w:rsidR="00595E65" w:rsidRPr="00EA77BC" w14:paraId="60E6D8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 AND/OR FEVER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Y/O FIEBRE</w:t>
            </w:r>
          </w:p>
        </w:tc>
      </w:tr>
      <w:tr w:rsidR="00595E65" w:rsidRPr="00EA77BC" w14:paraId="60E6D8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ON VAF 672-241-10-97-118 PAIN FLOW SHEET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"VAF 672-241-10-97-118 PAIN FLOW SHEET"</w:t>
            </w:r>
          </w:p>
        </w:tc>
      </w:tr>
      <w:tr w:rsidR="00595E65" w:rsidRPr="00EA77BC" w14:paraId="60E6D8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FPROS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PROSTATE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PROSTATA</w:t>
            </w:r>
          </w:p>
        </w:tc>
      </w:tr>
      <w:tr w:rsidR="00595E65" w:rsidRPr="00EA77BC" w14:paraId="60E6D8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PSORIASIS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PSORIASIS</w:t>
            </w:r>
          </w:p>
        </w:tc>
      </w:tr>
      <w:tr w:rsidR="00595E65" w:rsidRPr="00EA77BC" w14:paraId="60E6D8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DESCANSAR</w:t>
            </w:r>
          </w:p>
        </w:tc>
      </w:tr>
      <w:tr w:rsidR="00595E65" w:rsidRPr="00EA77BC" w14:paraId="60E6D8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FREF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REFLUX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REFLUJO</w:t>
            </w:r>
          </w:p>
        </w:tc>
      </w:tr>
      <w:tr w:rsidR="00595E65" w:rsidRPr="00EA77BC" w14:paraId="60E6D8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SHORTNESS OF BREATH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RESPIRACION ENTRECORTADA</w:t>
            </w:r>
          </w:p>
        </w:tc>
      </w:tr>
      <w:tr w:rsidR="00595E65" w:rsidRPr="00EA77BC" w14:paraId="60E6D8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FSEI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SEIZURES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CONVULSIONES</w:t>
            </w:r>
          </w:p>
        </w:tc>
      </w:tr>
      <w:tr w:rsidR="00595E65" w:rsidRPr="00EA77BC" w14:paraId="60E6D8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SINUS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SINUSITIS</w:t>
            </w:r>
          </w:p>
        </w:tc>
      </w:tr>
      <w:tr w:rsidR="00595E65" w:rsidRPr="00EA77BC" w14:paraId="60E6D8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SLEEP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DORMIR</w:t>
            </w:r>
          </w:p>
        </w:tc>
      </w:tr>
      <w:tr w:rsidR="00595E65" w:rsidRPr="00EA77BC" w14:paraId="60E6D8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SEVERE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FUERTE</w:t>
            </w:r>
          </w:p>
        </w:tc>
      </w:tr>
      <w:tr w:rsidR="00595E65" w:rsidRPr="00EA77BC" w14:paraId="60E6D8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ESTOMAGO</w:t>
            </w:r>
          </w:p>
        </w:tc>
      </w:tr>
      <w:tr w:rsidR="00595E65" w:rsidRPr="00EA77BC" w14:paraId="60E6D8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SWELLING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HINCHAZON</w:t>
            </w:r>
          </w:p>
        </w:tc>
      </w:tr>
      <w:tr w:rsidR="00595E65" w:rsidRPr="00EA77BC" w14:paraId="60E6D8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TRIGLYCERIDES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TRIGLICERIDOS</w:t>
            </w:r>
          </w:p>
        </w:tc>
      </w:tr>
      <w:tr w:rsidR="00595E65" w:rsidRPr="00EA77BC" w14:paraId="60E6D8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FTYR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THYROIDS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TIROIDES</w:t>
            </w:r>
          </w:p>
        </w:tc>
      </w:tr>
      <w:tr w:rsidR="00595E65" w:rsidRPr="00EA77BC" w14:paraId="60E6D8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URINE PROTEINS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LAS PROTEINAS EN LA ORINA</w:t>
            </w:r>
          </w:p>
        </w:tc>
      </w:tr>
      <w:tr w:rsidR="00595E65" w:rsidRPr="00EA77BC" w14:paraId="60E6D8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GLUCOSE URINE TESTING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PRUEBA DE AZUCAR EN LA ORINA</w:t>
            </w:r>
          </w:p>
        </w:tc>
      </w:tr>
      <w:tr w:rsidR="00595E65" w:rsidRPr="00EA77BC" w14:paraId="60E6D8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FVIT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VITAMIN OR SUPPLEMENT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COMO VITAMINA O SUPLEMENTO</w:t>
            </w:r>
          </w:p>
        </w:tc>
      </w:tr>
      <w:tr w:rsidR="00595E65" w:rsidRPr="00EA77BC" w14:paraId="60E6D8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WHEEZING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PITO ASMATICO</w:t>
            </w:r>
          </w:p>
        </w:tc>
      </w:tr>
      <w:tr w:rsidR="00595E65" w:rsidRPr="00EA77BC" w14:paraId="60E6D8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GARGLES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HACER GARGARAS</w:t>
            </w:r>
          </w:p>
        </w:tc>
      </w:tr>
      <w:tr w:rsidR="00595E65" w:rsidRPr="00EA77BC" w14:paraId="60E6D8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ADD LUKEWARM DRINKING WATER TO THE FILL MARK,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ANADIR AGUA TIBIA HASTA LA MARCA INDICADA</w:t>
            </w:r>
          </w:p>
        </w:tc>
      </w:tr>
      <w:tr w:rsidR="00595E65" w:rsidRPr="00EA77BC" w14:paraId="60E6D8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HORA</w:t>
            </w:r>
          </w:p>
        </w:tc>
      </w:tr>
      <w:tr w:rsidR="00595E65" w:rsidRPr="00EA77BC" w14:paraId="60E6D8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AGUA DESTILADA</w:t>
            </w:r>
          </w:p>
        </w:tc>
      </w:tr>
      <w:tr w:rsidR="00595E65" w:rsidRPr="00EA77BC" w14:paraId="60E6D8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D8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INSERTAR</w:t>
            </w:r>
          </w:p>
        </w:tc>
      </w:tr>
      <w:tr w:rsidR="00595E65" w:rsidRPr="00EA77BC" w14:paraId="60E6D8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JUGO</w:t>
            </w:r>
          </w:p>
        </w:tc>
      </w:tr>
      <w:tr w:rsidR="00595E65" w:rsidRPr="00EA77BC" w14:paraId="60E6D8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w:t>
            </w:r>
          </w:p>
        </w:tc>
      </w:tr>
      <w:tr w:rsidR="00595E65" w:rsidRPr="00EA77BC" w14:paraId="60E6D8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IZQUIERDA</w:t>
            </w:r>
          </w:p>
        </w:tc>
      </w:tr>
      <w:tr w:rsidR="00595E65" w:rsidRPr="00EA77BC" w14:paraId="60E6D8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OIDOS</w:t>
            </w:r>
          </w:p>
        </w:tc>
      </w:tr>
      <w:tr w:rsidR="00595E65" w:rsidRPr="00EA77BC" w14:paraId="60E6D9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IGW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A GLASS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 O JUGO</w:t>
            </w:r>
          </w:p>
        </w:tc>
      </w:tr>
      <w:tr w:rsidR="00595E65" w:rsidRPr="00EA77BC" w14:paraId="60E6D9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JUGO</w:t>
            </w:r>
          </w:p>
        </w:tc>
      </w:tr>
      <w:tr w:rsidR="00595E65" w:rsidRPr="00EA77BC" w14:paraId="60E6D9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r>
      <w:tr w:rsidR="00595E65" w:rsidRPr="00EA77BC" w14:paraId="60E6D9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IN VAF 672-244-12-97-11G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LA FORMA:VAF 672-244-12-97-11G</w:t>
            </w:r>
          </w:p>
        </w:tc>
      </w:tr>
      <w:tr w:rsidR="00595E65" w:rsidRPr="00EA77BC" w14:paraId="60E6D9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w:t>
            </w:r>
          </w:p>
        </w:tc>
      </w:tr>
      <w:tr w:rsidR="00595E65" w:rsidRPr="00EA77BC" w14:paraId="60E6D9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NOSTRILS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FOSAS NASALES</w:t>
            </w:r>
          </w:p>
        </w:tc>
      </w:tr>
      <w:tr w:rsidR="00595E65" w:rsidRPr="00EA77BC" w14:paraId="60E6D9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w:t>
            </w:r>
          </w:p>
        </w:tc>
      </w:tr>
      <w:tr w:rsidR="00595E65" w:rsidRPr="00EA77BC" w14:paraId="60E6D9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 IN 5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5 ML DE DILUYENTE E INYECTAR</w:t>
            </w:r>
          </w:p>
        </w:tc>
      </w:tr>
      <w:tr w:rsidR="00595E65" w:rsidRPr="00EA77BC" w14:paraId="60E6D9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IZQUIERDO</w:t>
            </w:r>
          </w:p>
        </w:tc>
      </w:tr>
      <w:tr w:rsidR="00595E65" w:rsidRPr="00EA77BC" w14:paraId="60E6D9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INTRAVENOUS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INTRAVENOSA</w:t>
            </w:r>
          </w:p>
        </w:tc>
      </w:tr>
      <w:tr w:rsidR="00595E65" w:rsidRPr="00EA77BC" w14:paraId="60E6D9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w:t>
            </w:r>
          </w:p>
        </w:tc>
      </w:tr>
      <w:tr w:rsidR="00595E65" w:rsidRPr="00EA77BC" w14:paraId="60E6D9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 O JUGO</w:t>
            </w:r>
          </w:p>
        </w:tc>
      </w:tr>
      <w:tr w:rsidR="00595E65" w:rsidRPr="00EA77BC" w14:paraId="60E6D9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KWELL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TO BODY (FROM NECK DOWN),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DEL CUELLO HACIA ABAJO</w:t>
            </w:r>
          </w:p>
        </w:tc>
      </w:tr>
      <w:tr w:rsidR="00595E65" w:rsidRPr="00EA77BC" w14:paraId="60E6D9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LEAVE FOR 8 HOURS AND REMOVE 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DEJAR POR 8 HORAS Y REMOVER BIEN</w:t>
            </w:r>
          </w:p>
        </w:tc>
      </w:tr>
      <w:tr w:rsidR="00595E65" w:rsidRPr="00EA77BC" w14:paraId="60E6D9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LANSO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TWICE A DAY 30 MIN BEFORE BREAKFAST AND 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1 DOS VECES AL DIA 30 MIN ANTES DEL DESAYUNO Y AL ACOSTARSE</w:t>
            </w:r>
          </w:p>
        </w:tc>
      </w:tr>
      <w:tr w:rsidR="00595E65" w:rsidRPr="00EA77BC" w14:paraId="60E6D9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LAVAR CUERO CABELLUDO</w:t>
            </w:r>
          </w:p>
        </w:tc>
      </w:tr>
      <w:tr w:rsidR="00595E65" w:rsidRPr="00EA77BC" w14:paraId="60E6D9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LEFT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IZQUIERDO</w:t>
            </w:r>
          </w:p>
        </w:tc>
      </w:tr>
      <w:tr w:rsidR="00595E65" w:rsidRPr="00EA77BC" w14:paraId="60E6D9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LPD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LOW PROTEIN DIET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DIETA BAJA EN PROTEINAS</w:t>
            </w:r>
          </w:p>
        </w:tc>
      </w:tr>
      <w:tr w:rsidR="00595E65" w:rsidRPr="00EA77BC" w14:paraId="60E6D9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LUPRON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WITH 1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1 ML DE DILUYENTE E INYECTAR</w:t>
            </w:r>
          </w:p>
        </w:tc>
      </w:tr>
      <w:tr w:rsidR="00595E65" w:rsidRPr="00EA77BC" w14:paraId="60E6D9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M8WJ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 O JUGO</w:t>
            </w:r>
          </w:p>
        </w:tc>
      </w:tr>
      <w:tr w:rsidR="00595E65" w:rsidRPr="00EA77BC" w14:paraId="60E6D9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MINUTOS</w:t>
            </w:r>
          </w:p>
        </w:tc>
      </w:tr>
      <w:tr w:rsidR="00595E65" w:rsidRPr="00EA77BC" w14:paraId="60E6D9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MILLIONS OF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MILLONES DE UNIDADES</w:t>
            </w:r>
          </w:p>
        </w:tc>
      </w:tr>
      <w:tr w:rsidR="00595E65" w:rsidRPr="00EA77BC" w14:paraId="60E6D9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MP16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4 LEVEL TABLESPOONS IN 8 OZ OF MILK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MEZCLAR 4 CUCHARADAS RASAS EN 8 ONZAS DE LECHE Y TOMAR</w:t>
            </w:r>
          </w:p>
        </w:tc>
      </w:tr>
      <w:tr w:rsidR="00595E65" w:rsidRPr="00EA77BC" w14:paraId="60E6D9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MOUTH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LAVADOS BUCALES</w:t>
            </w:r>
          </w:p>
        </w:tc>
      </w:tr>
      <w:tr w:rsidR="00595E65" w:rsidRPr="00EA77BC" w14:paraId="60E6D9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MEDIODIA</w:t>
            </w:r>
          </w:p>
        </w:tc>
      </w:tr>
      <w:tr w:rsidR="00595E65" w:rsidRPr="00EA77BC" w14:paraId="60E6D9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LIE DOWN FOR 30 MIN. AFTER YOU TAKE 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SE RECUESTE POR 30 MIN DESPUES DE TOMARLO</w:t>
            </w:r>
          </w:p>
        </w:tc>
      </w:tr>
      <w:tr w:rsidR="00595E65" w:rsidRPr="00EA77BC" w14:paraId="60E6D9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Flush the line BEFORE and AFTER med. 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LIMPIAR LA LINEA ANTES Y DESPUES DE LA ADMINISTRACION</w:t>
            </w:r>
          </w:p>
        </w:tc>
      </w:tr>
      <w:tr w:rsidR="00595E65" w:rsidRPr="00EA77BC" w14:paraId="60E6D9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TAKE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TOME ANTES DE ACOSTARSE</w:t>
            </w:r>
          </w:p>
        </w:tc>
      </w:tr>
      <w:tr w:rsidR="00595E65" w:rsidRPr="00EA77BC" w14:paraId="60E6D9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r>
      <w:tr w:rsidR="00595E65" w:rsidRPr="00EA77BC" w14:paraId="60E6D9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 AND/OR VOMITING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NAUSEAS Y/O VOMITOS</w:t>
            </w:r>
          </w:p>
        </w:tc>
      </w:tr>
      <w:tr w:rsidR="00595E65" w:rsidRPr="00EA77BC" w14:paraId="60E6D9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VEZ AL DIA</w:t>
            </w:r>
          </w:p>
        </w:tc>
      </w:tr>
      <w:tr w:rsidR="00595E65" w:rsidRPr="00EA77BC" w14:paraId="60E6D9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RIGHT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DERECHO</w:t>
            </w:r>
          </w:p>
        </w:tc>
      </w:tr>
      <w:tr w:rsidR="00595E65" w:rsidRPr="00EA77BC" w14:paraId="60E6D9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FEET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PIES</w:t>
            </w:r>
          </w:p>
        </w:tc>
      </w:tr>
      <w:tr w:rsidR="00595E65" w:rsidRPr="00EA77BC" w14:paraId="60E6D9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RASH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ERUPCION</w:t>
            </w:r>
          </w:p>
        </w:tc>
      </w:tr>
      <w:tr w:rsidR="00595E65" w:rsidRPr="00EA77BC" w14:paraId="60E6D9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SKIN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PIEL</w:t>
            </w:r>
          </w:p>
        </w:tc>
      </w:tr>
      <w:tr w:rsidR="00595E65" w:rsidRPr="00EA77BC" w14:paraId="60E6D9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CUERO CABELLUDO</w:t>
            </w:r>
          </w:p>
        </w:tc>
      </w:tr>
      <w:tr w:rsidR="00595E65" w:rsidRPr="00EA77BC" w14:paraId="60E6D9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LEFT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IZQUIERDO</w:t>
            </w:r>
          </w:p>
        </w:tc>
      </w:tr>
      <w:tr w:rsidR="00595E65" w:rsidRPr="00EA77BC" w14:paraId="60E6D9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EACH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OJO</w:t>
            </w:r>
          </w:p>
        </w:tc>
      </w:tr>
      <w:tr w:rsidR="00595E65" w:rsidRPr="00EA77BC" w14:paraId="60E6D9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w:t>
            </w:r>
          </w:p>
        </w:tc>
      </w:tr>
      <w:tr w:rsidR="00595E65" w:rsidRPr="00EA77BC" w14:paraId="60E6D9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D9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 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 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 SI ES NECESARIO</w:t>
            </w:r>
          </w:p>
        </w:tc>
      </w:tr>
      <w:tr w:rsidR="00595E65" w:rsidRPr="00EA77BC" w14:paraId="60E6D9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PHOSPHO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DILUTED IN 4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DILUIDOS EN 4 ONZAS DE AGUA</w:t>
            </w:r>
          </w:p>
        </w:tc>
      </w:tr>
      <w:tr w:rsidR="00595E65" w:rsidRPr="00EA77BC" w14:paraId="60E6D9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PONER</w:t>
            </w:r>
          </w:p>
        </w:tc>
      </w:tr>
      <w:tr w:rsidR="00595E65" w:rsidRPr="00EA77BC" w14:paraId="60E6D9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BY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BOCA</w:t>
            </w:r>
          </w:p>
        </w:tc>
      </w:tr>
      <w:tr w:rsidR="00595E65" w:rsidRPr="00EA77BC" w14:paraId="60E6D9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CUANDO SEA NECESARIO</w:t>
            </w:r>
          </w:p>
        </w:tc>
      </w:tr>
      <w:tr w:rsidR="00595E65" w:rsidRPr="00EA77BC" w14:paraId="60E6D9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TABLESPOONS 7 TIMES A DAY (EVERY 2-4HOURS)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2 CUCHARADAS 7 VECES AL DIA (CADA 2-4 HORAS)</w:t>
            </w:r>
          </w:p>
        </w:tc>
      </w:tr>
      <w:tr w:rsidR="00595E65" w:rsidRPr="00EA77BC" w14:paraId="60E6D9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3 TABLESPOONS 7 TIMES A DAY (EVERY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3 CUCHARADAS 7 VECES AL DIA (CADA 2-4 HORAS)</w:t>
            </w:r>
          </w:p>
        </w:tc>
      </w:tr>
      <w:tr w:rsidR="00595E65" w:rsidRPr="00EA77BC" w14:paraId="60E6D9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PYLORI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THEN TAKE ONE DAILY FOR 15 DAYS (EMPTY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LUEGO TOME UNA DIARIA POR 15 DIAS (ESTOMAGO VACIO)</w:t>
            </w:r>
          </w:p>
        </w:tc>
      </w:tr>
      <w:tr w:rsidR="00595E65" w:rsidRPr="00EA77BC" w14:paraId="60E6D9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w:t>
            </w:r>
          </w:p>
        </w:tc>
      </w:tr>
      <w:tr w:rsidR="00595E65" w:rsidRPr="00EA77BC" w14:paraId="60E6D9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D9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MINUTOS</w:t>
            </w:r>
          </w:p>
        </w:tc>
      </w:tr>
      <w:tr w:rsidR="00595E65" w:rsidRPr="00EA77BC" w14:paraId="60E6D9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2-3 HORAS</w:t>
            </w:r>
          </w:p>
        </w:tc>
      </w:tr>
      <w:tr w:rsidR="00595E65" w:rsidRPr="00EA77BC" w14:paraId="60E6D9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D9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HORAS</w:t>
            </w:r>
          </w:p>
        </w:tc>
      </w:tr>
      <w:tr w:rsidR="00595E65" w:rsidRPr="00EA77BC" w14:paraId="60E6D9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SEMANAS</w:t>
            </w:r>
          </w:p>
        </w:tc>
      </w:tr>
      <w:tr w:rsidR="00595E65" w:rsidRPr="00EA77BC" w14:paraId="60E6D9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3-4 HORAS</w:t>
            </w:r>
          </w:p>
        </w:tc>
      </w:tr>
      <w:tr w:rsidR="00595E65" w:rsidRPr="00EA77BC" w14:paraId="60E6D9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D9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D9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4-6 HORAS</w:t>
            </w:r>
          </w:p>
        </w:tc>
      </w:tr>
      <w:tr w:rsidR="00595E65" w:rsidRPr="00EA77BC" w14:paraId="60E6D9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D9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D9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DA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DA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DA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SEVEN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DA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EIGHT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DA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DA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DA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w:t>
            </w:r>
          </w:p>
        </w:tc>
      </w:tr>
      <w:tr w:rsidR="00595E65" w:rsidRPr="00EA77BC" w14:paraId="60E6DA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DA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NOCHE</w:t>
            </w:r>
          </w:p>
        </w:tc>
      </w:tr>
      <w:tr w:rsidR="00595E65" w:rsidRPr="00EA77BC" w14:paraId="60E6DA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DA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DA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DIARIAS</w:t>
            </w:r>
          </w:p>
        </w:tc>
      </w:tr>
      <w:tr w:rsidR="00595E65" w:rsidRPr="00EA77BC" w14:paraId="60E6DA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w:t>
            </w:r>
          </w:p>
        </w:tc>
      </w:tr>
      <w:tr w:rsidR="00595E65" w:rsidRPr="00EA77BC" w14:paraId="60E6DA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 BEFORE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ANTES DE LAS COMIDAS Y AL ACOSTARSE</w:t>
            </w:r>
          </w:p>
        </w:tc>
      </w:tr>
      <w:tr w:rsidR="00595E65" w:rsidRPr="00EA77BC" w14:paraId="60E6DA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Y AL ACOSTARSE</w:t>
            </w:r>
          </w:p>
        </w:tc>
      </w:tr>
      <w:tr w:rsidR="00595E65" w:rsidRPr="00EA77BC" w14:paraId="60E6DA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AFTER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DESPUES DE LAS COMIDAS Y AL ACOSTARSE</w:t>
            </w:r>
          </w:p>
        </w:tc>
      </w:tr>
      <w:tr w:rsidR="00595E65" w:rsidRPr="00EA77BC" w14:paraId="60E6DA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MES</w:t>
            </w:r>
          </w:p>
        </w:tc>
      </w:tr>
      <w:tr w:rsidR="00595E65" w:rsidRPr="00EA77BC" w14:paraId="60E6DA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DA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TARDE</w:t>
            </w:r>
          </w:p>
        </w:tc>
      </w:tr>
      <w:tr w:rsidR="00595E65" w:rsidRPr="00EA77BC" w14:paraId="60E6DA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DA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RECTUM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RECTAL</w:t>
            </w:r>
          </w:p>
        </w:tc>
      </w:tr>
      <w:tr w:rsidR="00595E65" w:rsidRPr="00EA77BC" w14:paraId="60E6DA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REPEAT CYCLE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REPETIR EL CICLO SEGUN INDICADO</w:t>
            </w:r>
          </w:p>
        </w:tc>
      </w:tr>
      <w:tr w:rsidR="00595E65" w:rsidRPr="00EA77BC" w14:paraId="60E6DA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SOLUCION SALINA</w:t>
            </w:r>
          </w:p>
        </w:tc>
      </w:tr>
      <w:tr w:rsidR="00595E65" w:rsidRPr="00EA77BC" w14:paraId="60E6DA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SUBCUTANEOUSLY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SUBCUTANEA</w:t>
            </w:r>
          </w:p>
        </w:tc>
      </w:tr>
      <w:tr w:rsidR="00595E65" w:rsidRPr="00EA77BC" w14:paraId="60E6DA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STUDY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DIA DEL ESTUDIO</w:t>
            </w:r>
          </w:p>
        </w:tc>
      </w:tr>
      <w:tr w:rsidR="00595E65" w:rsidRPr="00EA77BC" w14:paraId="60E6DA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ES NECESARIO</w:t>
            </w:r>
          </w:p>
        </w:tc>
      </w:tr>
      <w:tr w:rsidR="00595E65" w:rsidRPr="00EA77BC" w14:paraId="60E6DA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FUERA NECESARIO</w:t>
            </w:r>
          </w:p>
        </w:tc>
      </w:tr>
      <w:tr w:rsidR="00595E65" w:rsidRPr="00EA77BC" w14:paraId="60E6DA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THE TONGUE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w:t>
            </w:r>
          </w:p>
        </w:tc>
      </w:tr>
      <w:tr w:rsidR="00595E65" w:rsidRPr="00EA77BC" w14:paraId="60E6DA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TONGUE 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 PARA DOLOR EN EL PECHO</w:t>
            </w:r>
          </w:p>
        </w:tc>
      </w:tr>
      <w:tr w:rsidR="00595E65" w:rsidRPr="00EA77BC" w14:paraId="60E6DA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SOAK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REMOJAR</w:t>
            </w:r>
          </w:p>
        </w:tc>
      </w:tr>
      <w:tr w:rsidR="00595E65" w:rsidRPr="00EA77BC" w14:paraId="60E6DA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DAY BEFORE STUDY, 5:00AM THE DAY OF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DIA ANTES DE ESTUDIO, 5:00AM DIA DE ESTUDIO</w:t>
            </w:r>
          </w:p>
        </w:tc>
      </w:tr>
      <w:tr w:rsidR="00595E65" w:rsidRPr="00EA77BC" w14:paraId="60E6DA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SPARINGLY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LIGERAMENTE</w:t>
            </w:r>
          </w:p>
        </w:tc>
      </w:tr>
      <w:tr w:rsidR="00595E65" w:rsidRPr="00EA77BC" w14:paraId="60E6DA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ATOMIZAR</w:t>
            </w:r>
          </w:p>
        </w:tc>
      </w:tr>
      <w:tr w:rsidR="00595E65" w:rsidRPr="00EA77BC" w14:paraId="60E6DA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SWISH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HACER BUCHES Y TRAGAR</w:t>
            </w:r>
          </w:p>
        </w:tc>
      </w:tr>
      <w:tr w:rsidR="00595E65" w:rsidRPr="00EA77BC" w14:paraId="60E6DA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IMMEDIATELY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INMEDIATAMENTE</w:t>
            </w:r>
          </w:p>
        </w:tc>
      </w:tr>
      <w:tr w:rsidR="00595E65" w:rsidRPr="00EA77BC" w14:paraId="60E6DA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SUPOSITORIO</w:t>
            </w:r>
          </w:p>
        </w:tc>
      </w:tr>
      <w:tr w:rsidR="00595E65" w:rsidRPr="00EA77BC" w14:paraId="60E6DA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w:t>
            </w:r>
          </w:p>
        </w:tc>
      </w:tr>
      <w:tr w:rsidR="00595E65" w:rsidRPr="00EA77BC" w14:paraId="60E6DA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w:t>
            </w:r>
          </w:p>
        </w:tc>
      </w:tr>
      <w:tr w:rsidR="00595E65" w:rsidRPr="00EA77BC" w14:paraId="60E6DA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w:t>
            </w:r>
          </w:p>
        </w:tc>
      </w:tr>
      <w:tr w:rsidR="00595E65" w:rsidRPr="00EA77BC" w14:paraId="60E6DA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TABLETA</w:t>
            </w:r>
          </w:p>
        </w:tc>
      </w:tr>
      <w:tr w:rsidR="00595E65" w:rsidRPr="00EA77BC" w14:paraId="60E6DA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CUCHARADA</w:t>
            </w:r>
          </w:p>
        </w:tc>
      </w:tr>
      <w:tr w:rsidR="00595E65" w:rsidRPr="00EA77BC" w14:paraId="60E6DA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QUARTER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w:t>
            </w:r>
          </w:p>
        </w:tc>
      </w:tr>
      <w:tr w:rsidR="00595E65" w:rsidRPr="00EA77BC" w14:paraId="60E6DA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FOURTH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 DE TABLETA</w:t>
            </w:r>
          </w:p>
        </w:tc>
      </w:tr>
      <w:tr w:rsidR="00595E65" w:rsidRPr="00EA77BC" w14:paraId="60E6DA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DIEZ</w:t>
            </w:r>
          </w:p>
        </w:tc>
      </w:tr>
      <w:tr w:rsidR="00595E65" w:rsidRPr="00EA77BC" w14:paraId="60E6DA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Y MEDIA TABLETA</w:t>
            </w:r>
          </w:p>
        </w:tc>
      </w:tr>
      <w:tr w:rsidR="00595E65" w:rsidRPr="00EA77BC" w14:paraId="60E6DA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CUCHARADA Y MEDIA</w:t>
            </w:r>
          </w:p>
        </w:tc>
      </w:tr>
      <w:tr w:rsidR="00595E65" w:rsidRPr="00EA77BC" w14:paraId="60E6DA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OR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O DOS</w:t>
            </w:r>
          </w:p>
        </w:tc>
      </w:tr>
      <w:tr w:rsidR="00595E65" w:rsidRPr="00EA77BC" w14:paraId="60E6DA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ENVELOPE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 SOBRE</w:t>
            </w:r>
          </w:p>
        </w:tc>
      </w:tr>
      <w:tr w:rsidR="00595E65" w:rsidRPr="00EA77BC" w14:paraId="60E6DA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DOS</w:t>
            </w:r>
          </w:p>
        </w:tc>
      </w:tr>
      <w:tr w:rsidR="00595E65" w:rsidRPr="00EA77BC" w14:paraId="60E6DA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 OR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DOS O TRES</w:t>
            </w:r>
          </w:p>
        </w:tc>
      </w:tr>
      <w:tr w:rsidR="00595E65" w:rsidRPr="00EA77BC" w14:paraId="60E6DA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TRES</w:t>
            </w:r>
          </w:p>
        </w:tc>
      </w:tr>
      <w:tr w:rsidR="00595E65" w:rsidRPr="00EA77BC" w14:paraId="60E6DA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CUATRO</w:t>
            </w:r>
          </w:p>
        </w:tc>
      </w:tr>
      <w:tr w:rsidR="00595E65" w:rsidRPr="00EA77BC" w14:paraId="60E6DA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FIVE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CINCO</w:t>
            </w:r>
          </w:p>
        </w:tc>
      </w:tr>
      <w:tr w:rsidR="00595E65" w:rsidRPr="00EA77BC" w14:paraId="60E6DA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SIX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SEIS</w:t>
            </w:r>
          </w:p>
        </w:tc>
      </w:tr>
      <w:tr w:rsidR="00595E65" w:rsidRPr="00EA77BC" w14:paraId="60E6DA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SEVEN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SIETE</w:t>
            </w:r>
          </w:p>
        </w:tc>
      </w:tr>
      <w:tr w:rsidR="00595E65" w:rsidRPr="00EA77BC" w14:paraId="60E6DA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EIGHT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OCHO</w:t>
            </w:r>
          </w:p>
        </w:tc>
      </w:tr>
      <w:tr w:rsidR="00595E65" w:rsidRPr="00EA77BC" w14:paraId="60E6DA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WITH 8 OZ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CON 8 ONZAS DE AGUA</w:t>
            </w:r>
          </w:p>
        </w:tc>
      </w:tr>
      <w:tr w:rsidR="00595E65" w:rsidRPr="00EA77BC" w14:paraId="60E6DA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AFECTADA</w:t>
            </w:r>
          </w:p>
        </w:tc>
      </w:tr>
      <w:tr w:rsidR="00595E65" w:rsidRPr="00EA77BC" w14:paraId="60E6DA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w:t>
            </w:r>
          </w:p>
        </w:tc>
      </w:tr>
      <w:tr w:rsidR="00595E65" w:rsidRPr="00EA77BC" w14:paraId="60E6DA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TABLETAS</w:t>
            </w:r>
          </w:p>
        </w:tc>
      </w:tr>
      <w:tr w:rsidR="00595E65" w:rsidRPr="00EA77BC" w14:paraId="60E6DA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w:t>
            </w:r>
          </w:p>
        </w:tc>
      </w:tr>
      <w:tr w:rsidR="00595E65" w:rsidRPr="00EA77BC" w14:paraId="60E6DA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CUCHARADAS</w:t>
            </w:r>
          </w:p>
        </w:tc>
      </w:tr>
      <w:tr w:rsidR="00595E65" w:rsidRPr="00EA77BC" w14:paraId="60E6DA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TC1L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w:t>
            </w:r>
          </w:p>
        </w:tc>
      </w:tr>
      <w:tr w:rsidR="00595E65" w:rsidRPr="00EA77BC" w14:paraId="60E6DA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w:t>
            </w:r>
          </w:p>
        </w:tc>
      </w:tr>
      <w:tr w:rsidR="00595E65" w:rsidRPr="00EA77BC" w14:paraId="60E6DB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CUCHARADITAS</w:t>
            </w:r>
          </w:p>
        </w:tc>
      </w:tr>
      <w:tr w:rsidR="00595E65" w:rsidRPr="00EA77BC" w14:paraId="60E6DB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THE ENTIRE CONTENTS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EN 4 HORAS SEGUN INDICADO</w:t>
            </w:r>
          </w:p>
        </w:tc>
      </w:tr>
      <w:tr w:rsidR="00595E65" w:rsidRPr="00EA77BC" w14:paraId="60E6DB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TESTO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 1 ML INTRAMUSCULAR EVERY 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 1 ML INTRAMUSCULAR CADA 2 SEMANAS</w:t>
            </w:r>
          </w:p>
        </w:tc>
      </w:tr>
      <w:tr w:rsidR="00595E65" w:rsidRPr="00EA77BC" w14:paraId="60E6DB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GENITAL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GENITAL</w:t>
            </w:r>
          </w:p>
        </w:tc>
      </w:tr>
      <w:tr w:rsidR="00595E65" w:rsidRPr="00EA77BC" w14:paraId="60E6DB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TGLU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GLUTEUS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NALGAS</w:t>
            </w:r>
          </w:p>
        </w:tc>
      </w:tr>
      <w:tr w:rsidR="00595E65" w:rsidRPr="00EA77BC" w14:paraId="60E6DB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INGUINAL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INGUINAL</w:t>
            </w:r>
          </w:p>
        </w:tc>
      </w:tr>
      <w:tr w:rsidR="00595E65" w:rsidRPr="00EA77BC" w14:paraId="60E6DB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w:t>
            </w:r>
          </w:p>
        </w:tc>
      </w:tr>
      <w:tr w:rsidR="00595E65" w:rsidRPr="00EA77BC" w14:paraId="60E6DB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ANTES DE LAS COMIDAS</w:t>
            </w:r>
          </w:p>
        </w:tc>
      </w:tr>
      <w:tr w:rsidR="00595E65" w:rsidRPr="00EA77BC" w14:paraId="60E6DB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Y AL ACOSTARSE</w:t>
            </w:r>
          </w:p>
        </w:tc>
      </w:tr>
      <w:tr w:rsidR="00595E65" w:rsidRPr="00EA77BC" w14:paraId="60E6DB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DAILY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DESPUES DE LAS COMIDAS</w:t>
            </w:r>
          </w:p>
        </w:tc>
      </w:tr>
      <w:tr w:rsidR="00595E65" w:rsidRPr="00EA77BC" w14:paraId="60E6DB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EN SEMANA</w:t>
            </w:r>
          </w:p>
        </w:tc>
      </w:tr>
      <w:tr w:rsidR="00595E65" w:rsidRPr="00EA77BC" w14:paraId="60E6DB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INFERIORES</w:t>
            </w:r>
          </w:p>
        </w:tc>
      </w:tr>
      <w:tr w:rsidR="00595E65" w:rsidRPr="00EA77BC" w14:paraId="60E6DB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LEFT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IZQUIERDO</w:t>
            </w:r>
          </w:p>
        </w:tc>
      </w:tr>
      <w:tr w:rsidR="00595E65" w:rsidRPr="00EA77BC" w14:paraId="60E6DB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&amp;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SUPERIORES E INFERIORES</w:t>
            </w:r>
          </w:p>
        </w:tc>
      </w:tr>
      <w:tr w:rsidR="00595E65" w:rsidRPr="00EA77BC" w14:paraId="60E6DB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RELAX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RELAJARSE</w:t>
            </w:r>
          </w:p>
        </w:tc>
      </w:tr>
      <w:tr w:rsidR="00595E65" w:rsidRPr="00EA77BC" w14:paraId="60E6DB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RIGHT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DERECHO</w:t>
            </w:r>
          </w:p>
        </w:tc>
      </w:tr>
      <w:tr w:rsidR="00595E65" w:rsidRPr="00EA77BC" w14:paraId="60E6DB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THE HANDS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MANOS</w:t>
            </w:r>
          </w:p>
        </w:tc>
      </w:tr>
      <w:tr w:rsidR="00595E65" w:rsidRPr="00EA77BC" w14:paraId="60E6DB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EXTREMIDADES SUPERIORES</w:t>
            </w:r>
          </w:p>
        </w:tc>
      </w:tr>
      <w:tr w:rsidR="00595E65" w:rsidRPr="00EA77BC" w14:paraId="60E6DB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w:t>
            </w:r>
          </w:p>
        </w:tc>
      </w:tr>
      <w:tr w:rsidR="00595E65" w:rsidRPr="00EA77BC" w14:paraId="60E6DB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AREA AFECTADA</w:t>
            </w:r>
          </w:p>
        </w:tc>
      </w:tr>
      <w:tr w:rsidR="00595E65" w:rsidRPr="00EA77BC" w14:paraId="60E6DB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HAIR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EL CABELLO</w:t>
            </w:r>
          </w:p>
        </w:tc>
      </w:tr>
      <w:tr w:rsidR="00595E65" w:rsidRPr="00EA77BC" w14:paraId="60E6DB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UNIDADES</w:t>
            </w:r>
          </w:p>
        </w:tc>
      </w:tr>
      <w:tr w:rsidR="00595E65" w:rsidRPr="00EA77BC" w14:paraId="60E6DB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UPON ARRIVAL HOME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LLEGAR A LA CASA</w:t>
            </w:r>
          </w:p>
        </w:tc>
      </w:tr>
      <w:tr w:rsidR="00595E65" w:rsidRPr="00EA77BC" w14:paraId="60E6DB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SEGUN INDICADO</w:t>
            </w:r>
          </w:p>
        </w:tc>
      </w:tr>
      <w:tr w:rsidR="00595E65" w:rsidRPr="00EA77BC" w14:paraId="60E6DB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BATHING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BANARSE</w:t>
            </w:r>
          </w:p>
        </w:tc>
      </w:tr>
      <w:tr w:rsidR="00595E65" w:rsidRPr="00EA77BC" w14:paraId="60E6DB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WET DRESSING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COMPRESAS</w:t>
            </w:r>
          </w:p>
        </w:tc>
      </w:tr>
      <w:tr w:rsidR="00595E65" w:rsidRPr="00EA77BC" w14:paraId="60E6DB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INHALACIONES</w:t>
            </w:r>
          </w:p>
        </w:tc>
      </w:tr>
      <w:tr w:rsidR="00595E65" w:rsidRPr="00EA77BC" w14:paraId="60E6DB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SEGUN INDICADO</w:t>
            </w:r>
          </w:p>
        </w:tc>
      </w:tr>
      <w:tr w:rsidR="00595E65" w:rsidRPr="00EA77BC" w14:paraId="60E6DB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VIDEX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CHEWED, CRUSHED OR DISPENSED 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MASTICADAS,MOLIDAS O DISPERSAS EN AGUA</w:t>
            </w:r>
          </w:p>
        </w:tc>
      </w:tr>
      <w:tr w:rsidR="00595E65" w:rsidRPr="00EA77BC" w14:paraId="60E6DB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w:t>
            </w:r>
          </w:p>
        </w:tc>
      </w:tr>
      <w:tr w:rsidR="00595E65" w:rsidRPr="00EA77BC" w14:paraId="60E6DB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WHILE AWAKE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MIENTRAS ESTE DESPIERTO</w:t>
            </w:r>
          </w:p>
        </w:tc>
      </w:tr>
      <w:tr w:rsidR="00595E65" w:rsidRPr="00EA77BC" w14:paraId="60E6DB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ALIMENTO</w:t>
            </w:r>
          </w:p>
        </w:tc>
      </w:tr>
      <w:tr w:rsidR="00595E65" w:rsidRPr="00EA77BC" w14:paraId="60E6DB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EL ALMUERZO</w:t>
            </w:r>
          </w:p>
        </w:tc>
      </w:tr>
      <w:tr w:rsidR="00595E65" w:rsidRPr="00EA77BC" w14:paraId="60E6DB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COMIDAS</w:t>
            </w:r>
          </w:p>
        </w:tc>
      </w:tr>
      <w:tr w:rsidR="00595E65" w:rsidRPr="00EA77BC" w14:paraId="60E6DB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MILK OR FATTY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LECHE O PRODUCTOS ALTOS EN GRASA</w:t>
            </w:r>
          </w:p>
        </w:tc>
      </w:tr>
      <w:tr w:rsidR="00595E65" w:rsidRPr="00EA77BC" w14:paraId="60E6DB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WOMK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WITHOUT DAIRY/IRON FORTIFIED PRODUCTS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SIN PRODUCTOS QUE CONTENGA LECHE O HIERRO</w:t>
            </w:r>
          </w:p>
        </w:tc>
      </w:tr>
    </w:tbl>
    <w:p w14:paraId="60E6DB8F" w14:textId="77777777" w:rsidR="00595E65" w:rsidRPr="00EA77BC" w:rsidRDefault="00595E65" w:rsidP="00732461">
      <w:pPr>
        <w:jc w:val="center"/>
        <w:rPr>
          <w:color w:val="808080"/>
        </w:rPr>
      </w:pPr>
    </w:p>
    <w:p w14:paraId="60E6DB90" w14:textId="77777777" w:rsidR="00DD7EE4" w:rsidRPr="00EA77BC" w:rsidRDefault="00DD7EE4" w:rsidP="00732461">
      <w:pPr>
        <w:jc w:val="center"/>
        <w:rPr>
          <w:sz w:val="22"/>
          <w:szCs w:val="22"/>
        </w:rPr>
      </w:pPr>
      <w:r w:rsidRPr="00EA77BC">
        <w:br w:type="page"/>
      </w:r>
      <w:r w:rsidRPr="00EA77BC">
        <w:rPr>
          <w:i/>
          <w:sz w:val="22"/>
          <w:szCs w:val="22"/>
        </w:rPr>
        <w:t>(This page left blank for two-sided copying)</w:t>
      </w:r>
    </w:p>
    <w:p w14:paraId="60E6DB91" w14:textId="77777777" w:rsidR="00595E65" w:rsidRPr="00EA77BC" w:rsidRDefault="00595E65" w:rsidP="00732461"/>
    <w:p w14:paraId="60E6DB92" w14:textId="77777777" w:rsidR="00595E65" w:rsidRPr="00EA77BC" w:rsidRDefault="00595E65" w:rsidP="00EA77BC">
      <w:pPr>
        <w:sectPr w:rsidR="00595E65" w:rsidRPr="00EA77BC" w:rsidSect="00E96D0D">
          <w:headerReference w:type="even" r:id="rId126"/>
          <w:headerReference w:type="default" r:id="rId127"/>
          <w:footerReference w:type="even" r:id="rId128"/>
          <w:footerReference w:type="default" r:id="rId129"/>
          <w:headerReference w:type="first" r:id="rId130"/>
          <w:footerReference w:type="first" r:id="rId131"/>
          <w:pgSz w:w="15840" w:h="12240" w:orient="landscape" w:code="1"/>
          <w:pgMar w:top="1440" w:right="693" w:bottom="1440" w:left="1440" w:header="720" w:footer="720" w:gutter="0"/>
          <w:cols w:space="720"/>
          <w:docGrid w:linePitch="326"/>
        </w:sectPr>
      </w:pPr>
    </w:p>
    <w:p w14:paraId="60E6DB93" w14:textId="77777777" w:rsidR="00595E65" w:rsidRPr="00EA77BC" w:rsidRDefault="00595E65" w:rsidP="00EA77BC">
      <w:pPr>
        <w:pStyle w:val="ChapterHeading"/>
      </w:pPr>
      <w:bookmarkStart w:id="2286" w:name="_Toc376874136"/>
      <w:bookmarkStart w:id="2287" w:name="_Toc523224190"/>
      <w:r w:rsidRPr="00EA77BC">
        <w:t>Appendix G</w:t>
      </w:r>
      <w:r w:rsidRPr="00EA77BC">
        <w:fldChar w:fldCharType="begin"/>
      </w:r>
      <w:r w:rsidRPr="00EA77BC">
        <w:instrText xml:space="preserve"> XE "Appendix G: </w:instrText>
      </w:r>
      <w:r w:rsidRPr="00EA77BC">
        <w:rPr>
          <w:i/>
          <w:iCs/>
        </w:rPr>
        <w:instrText>See</w:instrText>
      </w:r>
      <w:r w:rsidRPr="00EA77BC">
        <w:instrText xml:space="preserve"> Medication Routes, Spanish Translations" \b </w:instrText>
      </w:r>
      <w:r w:rsidRPr="00EA77BC">
        <w:fldChar w:fldCharType="end"/>
      </w:r>
      <w:r w:rsidR="00311441" w:rsidRPr="00EA77BC">
        <w:t xml:space="preserve">  </w:t>
      </w:r>
      <w:r w:rsidR="00747062" w:rsidRPr="00EA77BC">
        <w:br/>
      </w:r>
      <w:r w:rsidRPr="00EA77BC">
        <w:t>Medication Routes – Spanish Translations</w:t>
      </w:r>
      <w:bookmarkEnd w:id="2286"/>
      <w:bookmarkEnd w:id="2287"/>
      <w:r w:rsidRPr="00EA77BC">
        <w:fldChar w:fldCharType="begin"/>
      </w:r>
      <w:r w:rsidRPr="00EA77BC">
        <w:instrText xml:space="preserve"> XE "Medication Routes, Spanish Translations" \b</w:instrText>
      </w:r>
      <w:r w:rsidRPr="00EA77BC">
        <w:fldChar w:fldCharType="end"/>
      </w:r>
    </w:p>
    <w:p w14:paraId="60E6DB94" w14:textId="77777777" w:rsidR="00595E65" w:rsidRPr="00EA77BC" w:rsidRDefault="00595E65" w:rsidP="00EA77BC"/>
    <w:p w14:paraId="60E6DB9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routes.</w:t>
      </w:r>
    </w:p>
    <w:p w14:paraId="60E6DB96" w14:textId="77777777" w:rsidR="00D679B5" w:rsidRPr="00EA77BC" w:rsidRDefault="00D679B5" w:rsidP="00EA77BC"/>
    <w:p w14:paraId="60E6DB97" w14:textId="77777777" w:rsidR="00595E65" w:rsidRPr="00EA77BC" w:rsidRDefault="0076180B" w:rsidP="00EA77BC">
      <w:pPr>
        <w:tabs>
          <w:tab w:val="left" w:pos="2340"/>
        </w:tabs>
        <w:spacing w:line="216" w:lineRule="auto"/>
        <w:ind w:right="720"/>
        <w:rPr>
          <w:color w:val="000000"/>
          <w:position w:val="-4"/>
        </w:rPr>
      </w:pPr>
      <w:r>
        <w:rPr>
          <w:noProof/>
          <w:position w:val="-4"/>
        </w:rPr>
        <w:drawing>
          <wp:inline distT="0" distB="0" distL="0" distR="0" wp14:anchorId="60E6DDC2" wp14:editId="60E6DDC3">
            <wp:extent cx="419100" cy="342900"/>
            <wp:effectExtent l="0" t="0" r="0" b="0"/>
            <wp:docPr id="79" name="Picture 7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graph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B98" w14:textId="77777777" w:rsidR="00595E65" w:rsidRPr="00EA77BC" w:rsidRDefault="00595E65" w:rsidP="00EA77BC"/>
    <w:tbl>
      <w:tblPr>
        <w:tblW w:w="12800" w:type="dxa"/>
        <w:tblCellMar>
          <w:left w:w="0" w:type="dxa"/>
          <w:right w:w="0" w:type="dxa"/>
        </w:tblCellMar>
        <w:tblLook w:val="0000" w:firstRow="0" w:lastRow="0" w:firstColumn="0" w:lastColumn="0" w:noHBand="0" w:noVBand="0"/>
      </w:tblPr>
      <w:tblGrid>
        <w:gridCol w:w="3170"/>
        <w:gridCol w:w="4238"/>
        <w:gridCol w:w="5392"/>
      </w:tblGrid>
      <w:tr w:rsidR="00595E65" w:rsidRPr="00EA77BC" w14:paraId="60E6DB9C" w14:textId="77777777" w:rsidTr="00756A96">
        <w:trPr>
          <w:trHeight w:val="255"/>
          <w:tblHeader/>
        </w:trPr>
        <w:tc>
          <w:tcPr>
            <w:tcW w:w="317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MEDICATION ROUTE</w:t>
            </w:r>
          </w:p>
        </w:tc>
        <w:tc>
          <w:tcPr>
            <w:tcW w:w="4238"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OUTPATIENT EXPANSION</w:t>
            </w:r>
          </w:p>
        </w:tc>
        <w:tc>
          <w:tcPr>
            <w:tcW w:w="5392"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B"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OUTPATIENT EXPANSION</w:t>
            </w:r>
          </w:p>
        </w:tc>
      </w:tr>
      <w:tr w:rsidR="00595E65" w:rsidRPr="00EA77BC" w14:paraId="60E6DBA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DE VEJIGA</w:t>
            </w:r>
          </w:p>
        </w:tc>
      </w:tr>
      <w:tr w:rsidR="00595E65" w:rsidRPr="00EA77BC" w14:paraId="60E6DBA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AMBOS OIDOS</w:t>
            </w:r>
          </w:p>
        </w:tc>
      </w:tr>
      <w:tr w:rsidR="00595E65" w:rsidRPr="00EA77BC" w14:paraId="60E6DBA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AMBOS OJOS</w:t>
            </w:r>
          </w:p>
        </w:tc>
      </w:tr>
      <w:tr w:rsidR="00595E65" w:rsidRPr="00EA77BC" w14:paraId="60E6DBA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BUCCAL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CHEEK AND GUM UNTIL DISSOLVED</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QUIJADA Y LA ENCIA HASTA QUE SE DISUELVA</w:t>
            </w:r>
          </w:p>
        </w:tc>
      </w:tr>
      <w:tr w:rsidR="00595E65" w:rsidRPr="00EA77BC" w14:paraId="60E6DBB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r>
      <w:tr w:rsidR="00595E65" w:rsidRPr="00EA77BC" w14:paraId="60E6DBB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IM</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 PROFUNDO</w:t>
            </w:r>
          </w:p>
        </w:tc>
      </w:tr>
      <w:tr w:rsidR="00595E65" w:rsidRPr="00EA77BC" w14:paraId="60E6DBB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DENTAL</w:t>
            </w:r>
          </w:p>
        </w:tc>
      </w:tr>
      <w:tr w:rsidR="00595E65" w:rsidRPr="00EA77BC" w14:paraId="60E6DBB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GARGARAS</w:t>
            </w:r>
          </w:p>
        </w:tc>
      </w:tr>
      <w:tr w:rsidR="00595E65" w:rsidRPr="00EA77BC" w14:paraId="60E6DBC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GASTROSTOMIA</w:t>
            </w:r>
          </w:p>
        </w:tc>
      </w:tr>
      <w:tr w:rsidR="00595E65" w:rsidRPr="00EA77BC" w14:paraId="60E6DBC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GASTROSTOMIA</w:t>
            </w:r>
          </w:p>
        </w:tc>
      </w:tr>
      <w:tr w:rsidR="00595E65" w:rsidRPr="00EA77BC" w14:paraId="60E6DBC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INFILTRACION</w:t>
            </w:r>
          </w:p>
        </w:tc>
      </w:tr>
      <w:tr w:rsidR="00595E65" w:rsidRPr="00EA77BC" w14:paraId="60E6DBC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w:t>
            </w:r>
          </w:p>
        </w:tc>
      </w:tr>
      <w:tr w:rsidR="00595E65" w:rsidRPr="00EA77BC" w14:paraId="60E6DBD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 ARTERIAL</w:t>
            </w:r>
          </w:p>
        </w:tc>
      </w:tr>
      <w:tr w:rsidR="00595E65" w:rsidRPr="00EA77BC" w14:paraId="60E6DBD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r>
      <w:tr w:rsidR="00595E65" w:rsidRPr="00EA77BC" w14:paraId="60E6DBE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r>
      <w:tr w:rsidR="00595E65" w:rsidRPr="00EA77BC" w14:paraId="60E6DBE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r>
      <w:tr w:rsidR="00595E65" w:rsidRPr="00EA77BC" w14:paraId="60E6DBE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INTRACARDIACO</w:t>
            </w:r>
          </w:p>
        </w:tc>
      </w:tr>
      <w:tr w:rsidR="00595E65" w:rsidRPr="00EA77BC" w14:paraId="60E6DBE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CAVIDAD</w:t>
            </w:r>
          </w:p>
        </w:tc>
      </w:tr>
      <w:tr w:rsidR="00595E65" w:rsidRPr="00EA77BC" w14:paraId="60E6DBF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INTRADERMAL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PIEL</w:t>
            </w:r>
          </w:p>
        </w:tc>
      </w:tr>
      <w:tr w:rsidR="00595E65" w:rsidRPr="00EA77BC" w14:paraId="60E6DBF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FOLICULO</w:t>
            </w:r>
          </w:p>
        </w:tc>
      </w:tr>
      <w:tr w:rsidR="00595E65" w:rsidRPr="00EA77BC" w14:paraId="60E6DBF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INTRALESIONAL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LOCALIZED LESION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LESION</w:t>
            </w:r>
          </w:p>
        </w:tc>
      </w:tr>
      <w:tr w:rsidR="00595E65" w:rsidRPr="00EA77BC" w14:paraId="60E6DBF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INTRAMUSCULAR</w:t>
            </w:r>
          </w:p>
        </w:tc>
      </w:tr>
      <w:tr w:rsidR="00595E65" w:rsidRPr="00EA77BC" w14:paraId="60E6DC0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OJO</w:t>
            </w:r>
          </w:p>
        </w:tc>
      </w:tr>
      <w:tr w:rsidR="00595E65" w:rsidRPr="00EA77BC" w14:paraId="60E6DC0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INTRAPERITONEAL</w:t>
            </w:r>
          </w:p>
        </w:tc>
      </w:tr>
      <w:tr w:rsidR="00595E65" w:rsidRPr="00EA77BC" w14:paraId="60E6DC0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r>
      <w:tr w:rsidR="00595E65" w:rsidRPr="00EA77BC" w14:paraId="60E6DC0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r>
      <w:tr w:rsidR="00595E65" w:rsidRPr="00EA77BC" w14:paraId="60E6DC1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INTRATECAL</w:t>
            </w:r>
          </w:p>
        </w:tc>
      </w:tr>
      <w:tr w:rsidR="00595E65" w:rsidRPr="00EA77BC" w14:paraId="60E6DC1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TORAX</w:t>
            </w:r>
          </w:p>
        </w:tc>
      </w:tr>
      <w:tr w:rsidR="00595E65" w:rsidRPr="00EA77BC" w14:paraId="60E6DC1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TRAQUEA</w:t>
            </w:r>
          </w:p>
        </w:tc>
      </w:tr>
      <w:tr w:rsidR="00595E65" w:rsidRPr="00EA77BC" w14:paraId="60E6DC1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UTERO</w:t>
            </w:r>
          </w:p>
        </w:tc>
      </w:tr>
      <w:tr w:rsidR="00595E65" w:rsidRPr="00EA77BC" w14:paraId="60E6DC2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2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r>
      <w:tr w:rsidR="00595E65" w:rsidRPr="00EA77BC" w14:paraId="60E6DC2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w:t>
            </w:r>
          </w:p>
        </w:tc>
      </w:tr>
      <w:tr w:rsidR="00595E65" w:rsidRPr="00EA77BC" w14:paraId="60E6DC2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OFTAMICA</w:t>
            </w:r>
          </w:p>
        </w:tc>
      </w:tr>
      <w:tr w:rsidR="00595E65" w:rsidRPr="00EA77BC" w14:paraId="60E6DC3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IV PIGGYBACK</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3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JEJUNOSTOMIA</w:t>
            </w:r>
          </w:p>
        </w:tc>
      </w:tr>
      <w:tr w:rsidR="00595E65" w:rsidRPr="00EA77BC" w14:paraId="60E6DC3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JEJUNOSTOMIA</w:t>
            </w:r>
          </w:p>
        </w:tc>
      </w:tr>
      <w:tr w:rsidR="00595E65" w:rsidRPr="00EA77BC" w14:paraId="60E6DC3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IZQUIERDO</w:t>
            </w:r>
          </w:p>
        </w:tc>
      </w:tr>
      <w:tr w:rsidR="00595E65" w:rsidRPr="00EA77BC" w14:paraId="60E6DC4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IZQUIERDO</w:t>
            </w:r>
          </w:p>
        </w:tc>
      </w:tr>
      <w:tr w:rsidR="00595E65" w:rsidRPr="00EA77BC" w14:paraId="60E6DC4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ENJUAGUE BUCAL</w:t>
            </w:r>
          </w:p>
        </w:tc>
      </w:tr>
      <w:tr w:rsidR="00595E65" w:rsidRPr="00EA77BC" w14:paraId="60E6DC4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4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5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NG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NASOGASTRIC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NASOGASTRICO</w:t>
            </w:r>
          </w:p>
        </w:tc>
      </w:tr>
      <w:tr w:rsidR="00595E65" w:rsidRPr="00EA77BC" w14:paraId="60E6DC5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OPHTHALMIC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PARA USO OFTALMICO</w:t>
            </w:r>
          </w:p>
        </w:tc>
      </w:tr>
      <w:tr w:rsidR="00595E65" w:rsidRPr="00EA77BC" w14:paraId="60E6DC5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BOCA</w:t>
            </w:r>
          </w:p>
        </w:tc>
      </w:tr>
      <w:tr w:rsidR="00595E65" w:rsidRPr="00EA77BC" w14:paraId="60E6DC5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 ORAL</w:t>
            </w:r>
          </w:p>
        </w:tc>
      </w:tr>
      <w:tr w:rsidR="00595E65" w:rsidRPr="00EA77BC" w14:paraId="60E6DC6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TOPICO EN LA BOCA</w:t>
            </w:r>
          </w:p>
        </w:tc>
      </w:tr>
      <w:tr w:rsidR="00595E65" w:rsidRPr="00EA77BC" w14:paraId="60E6DC6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OTIC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OTICO</w:t>
            </w:r>
          </w:p>
        </w:tc>
      </w:tr>
      <w:tr w:rsidR="00595E65" w:rsidRPr="00EA77BC" w14:paraId="60E6DC6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PERCUTANEOUS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THROUGH THE SKIN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6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RECTUM</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RECTO</w:t>
            </w:r>
          </w:p>
        </w:tc>
      </w:tr>
      <w:tr w:rsidR="00595E65" w:rsidRPr="00EA77BC" w14:paraId="60E6DC7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RIGHT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DERECHO</w:t>
            </w:r>
          </w:p>
        </w:tc>
      </w:tr>
      <w:tr w:rsidR="00595E65" w:rsidRPr="00EA77BC" w14:paraId="60E6DC7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DERECHO</w:t>
            </w:r>
          </w:p>
        </w:tc>
      </w:tr>
      <w:tr w:rsidR="00595E65" w:rsidRPr="00EA77BC" w14:paraId="60E6DC7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SUBCUTANEOUSLY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SUBCUTANEA</w:t>
            </w:r>
          </w:p>
        </w:tc>
      </w:tr>
      <w:tr w:rsidR="00595E65" w:rsidRPr="00EA77BC" w14:paraId="60E6DC7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SUBLINGUAL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UNDER THE TONGUE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DEBAJO DE LA LENGUA</w:t>
            </w:r>
          </w:p>
        </w:tc>
      </w:tr>
      <w:tr w:rsidR="00595E65" w:rsidRPr="00EA77BC" w14:paraId="60E6DC8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AREA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AREA AFECTADA</w:t>
            </w:r>
          </w:p>
        </w:tc>
      </w:tr>
      <w:tr w:rsidR="00595E65" w:rsidRPr="00EA77BC" w14:paraId="60E6DC8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8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TRANSURETRAL</w:t>
            </w:r>
          </w:p>
        </w:tc>
      </w:tr>
      <w:tr w:rsidR="00595E65" w:rsidRPr="00EA77BC" w14:paraId="60E6DC8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URETRA</w:t>
            </w:r>
          </w:p>
        </w:tc>
      </w:tr>
      <w:tr w:rsidR="00595E65" w:rsidRPr="00EA77BC" w14:paraId="60E6DC9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r>
    </w:tbl>
    <w:p w14:paraId="60E6DC91" w14:textId="77777777" w:rsidR="00595E65" w:rsidRPr="00EA77BC" w:rsidRDefault="00595E65" w:rsidP="00732461"/>
    <w:p w14:paraId="60E6DC92" w14:textId="77777777" w:rsidR="00595E65" w:rsidRPr="00EA77BC" w:rsidRDefault="00595E65" w:rsidP="00732461">
      <w:pPr>
        <w:jc w:val="center"/>
        <w:rPr>
          <w:color w:val="000000"/>
        </w:rPr>
      </w:pPr>
      <w:r w:rsidRPr="00EA77BC">
        <w:br w:type="page"/>
      </w:r>
      <w:r w:rsidR="00F87C86" w:rsidRPr="00EA77BC">
        <w:rPr>
          <w:i/>
          <w:color w:val="000000"/>
        </w:rPr>
        <w:t>(This page left blank for two-sided printing)</w:t>
      </w:r>
    </w:p>
    <w:p w14:paraId="60E6DC93" w14:textId="77777777" w:rsidR="00595E65" w:rsidRPr="00EA77BC" w:rsidRDefault="00595E65" w:rsidP="00732461"/>
    <w:p w14:paraId="60E6DC94" w14:textId="77777777" w:rsidR="00732461" w:rsidRPr="00EA77BC" w:rsidRDefault="00732461" w:rsidP="00EA77BC">
      <w:pPr>
        <w:sectPr w:rsidR="00732461" w:rsidRPr="00EA77BC" w:rsidSect="00E96D0D">
          <w:headerReference w:type="even" r:id="rId132"/>
          <w:headerReference w:type="default" r:id="rId133"/>
          <w:footerReference w:type="even" r:id="rId134"/>
          <w:footerReference w:type="default" r:id="rId135"/>
          <w:headerReference w:type="first" r:id="rId136"/>
          <w:footerReference w:type="first" r:id="rId137"/>
          <w:pgSz w:w="15840" w:h="12240" w:orient="landscape" w:code="1"/>
          <w:pgMar w:top="1440" w:right="1628" w:bottom="1440" w:left="1440" w:header="720" w:footer="720" w:gutter="0"/>
          <w:cols w:space="720"/>
          <w:docGrid w:linePitch="326"/>
        </w:sectPr>
      </w:pPr>
    </w:p>
    <w:p w14:paraId="60E6DC95" w14:textId="77777777" w:rsidR="00756A96" w:rsidRPr="00EA77BC" w:rsidRDefault="00595E65" w:rsidP="00EA77BC">
      <w:pPr>
        <w:pStyle w:val="ChapterHeading"/>
      </w:pPr>
      <w:bookmarkStart w:id="2288" w:name="Index"/>
      <w:bookmarkStart w:id="2289" w:name="_Index"/>
      <w:bookmarkStart w:id="2290" w:name="_Toc376874137"/>
      <w:bookmarkStart w:id="2291" w:name="_Toc523224191"/>
      <w:bookmarkEnd w:id="2288"/>
      <w:bookmarkEnd w:id="2289"/>
      <w:r w:rsidRPr="00EA77BC">
        <w:t>Index</w:t>
      </w:r>
      <w:bookmarkEnd w:id="2290"/>
      <w:bookmarkEnd w:id="2291"/>
    </w:p>
    <w:p w14:paraId="60E6DC96" w14:textId="77777777" w:rsidR="000A0668" w:rsidRDefault="00756A96" w:rsidP="00EA77BC">
      <w:pPr>
        <w:rPr>
          <w:noProof/>
        </w:rPr>
        <w:sectPr w:rsidR="000A0668" w:rsidSect="000A0668">
          <w:headerReference w:type="even" r:id="rId138"/>
          <w:headerReference w:type="default" r:id="rId139"/>
          <w:footerReference w:type="even" r:id="rId140"/>
          <w:footerReference w:type="default" r:id="rId141"/>
          <w:type w:val="continuous"/>
          <w:pgSz w:w="12240" w:h="15840" w:code="1"/>
          <w:pgMar w:top="1440" w:right="1440" w:bottom="1440" w:left="1440" w:header="720" w:footer="720" w:gutter="0"/>
          <w:cols w:space="720"/>
          <w:docGrid w:linePitch="163"/>
        </w:sectPr>
      </w:pPr>
      <w:r w:rsidRPr="00EA77BC">
        <w:fldChar w:fldCharType="begin"/>
      </w:r>
      <w:r w:rsidRPr="00EA77BC">
        <w:instrText xml:space="preserve"> INDEX \h "A" \c "2" \z "1033" </w:instrText>
      </w:r>
      <w:r w:rsidRPr="00EA77BC">
        <w:fldChar w:fldCharType="separate"/>
      </w:r>
      <w:bookmarkStart w:id="2292" w:name="_Toc376935189"/>
      <w:bookmarkStart w:id="2293" w:name="_Toc376936480"/>
      <w:bookmarkStart w:id="2294" w:name="_Toc376939893"/>
      <w:bookmarkStart w:id="2295" w:name="_Toc376945391"/>
      <w:bookmarkEnd w:id="2292"/>
      <w:bookmarkEnd w:id="2293"/>
      <w:bookmarkEnd w:id="2294"/>
      <w:bookmarkEnd w:id="2295"/>
    </w:p>
    <w:p w14:paraId="60E6DC97" w14:textId="77777777" w:rsidR="000A0668" w:rsidRPr="00AB478B" w:rsidRDefault="000A0668">
      <w:pPr>
        <w:pStyle w:val="IndexHeading"/>
        <w:keepNext/>
        <w:tabs>
          <w:tab w:val="right" w:leader="dot" w:pos="4310"/>
        </w:tabs>
        <w:rPr>
          <w:rFonts w:ascii="Calibri" w:hAnsi="Calibri"/>
          <w:b w:val="0"/>
          <w:bCs w:val="0"/>
          <w:noProof/>
        </w:rPr>
      </w:pPr>
      <w:r>
        <w:rPr>
          <w:noProof/>
        </w:rPr>
        <w:t>A</w:t>
      </w:r>
    </w:p>
    <w:p w14:paraId="60E6DC98" w14:textId="77777777" w:rsidR="000A0668" w:rsidRDefault="000A0668">
      <w:pPr>
        <w:pStyle w:val="Index1"/>
        <w:tabs>
          <w:tab w:val="right" w:leader="dot" w:pos="4310"/>
        </w:tabs>
      </w:pPr>
      <w:r>
        <w:t>ADditives File, 157</w:t>
      </w:r>
    </w:p>
    <w:p w14:paraId="60E6DC99" w14:textId="77777777" w:rsidR="000A0668" w:rsidRDefault="000A0668">
      <w:pPr>
        <w:pStyle w:val="Index1"/>
        <w:tabs>
          <w:tab w:val="right" w:leader="dot" w:pos="4310"/>
        </w:tabs>
        <w:rPr>
          <w:bCs w:val="0"/>
        </w:rPr>
      </w:pPr>
      <w:r>
        <w:t xml:space="preserve">Administration Schedule File Report, </w:t>
      </w:r>
      <w:r>
        <w:rPr>
          <w:b/>
          <w:bCs w:val="0"/>
        </w:rPr>
        <w:t>136</w:t>
      </w:r>
    </w:p>
    <w:p w14:paraId="60E6DC9A" w14:textId="77777777" w:rsidR="000A0668" w:rsidRDefault="000A0668">
      <w:pPr>
        <w:pStyle w:val="Index1"/>
        <w:tabs>
          <w:tab w:val="right" w:leader="dot" w:pos="4310"/>
        </w:tabs>
        <w:rPr>
          <w:bCs w:val="0"/>
        </w:rPr>
      </w:pPr>
      <w:r>
        <w:t xml:space="preserve">Administration Schedules, Spanish Translations, </w:t>
      </w:r>
      <w:r>
        <w:rPr>
          <w:b/>
          <w:bCs w:val="0"/>
        </w:rPr>
        <w:t>216</w:t>
      </w:r>
    </w:p>
    <w:p w14:paraId="60E6DC9B" w14:textId="77777777" w:rsidR="000A0668" w:rsidRDefault="000A0668">
      <w:pPr>
        <w:pStyle w:val="Index1"/>
        <w:tabs>
          <w:tab w:val="right" w:leader="dot" w:pos="4310"/>
        </w:tabs>
      </w:pPr>
      <w:r>
        <w:t>Appendix A</w:t>
      </w:r>
    </w:p>
    <w:p w14:paraId="60E6DC9C" w14:textId="77777777" w:rsidR="000A0668" w:rsidRDefault="000A0668">
      <w:pPr>
        <w:pStyle w:val="Index2"/>
        <w:tabs>
          <w:tab w:val="right" w:leader="dot" w:pos="4310"/>
        </w:tabs>
        <w:rPr>
          <w:bCs/>
          <w:noProof/>
        </w:rPr>
      </w:pPr>
      <w:r w:rsidRPr="00047DA3">
        <w:rPr>
          <w:i/>
          <w:iCs/>
          <w:noProof/>
        </w:rPr>
        <w:t>See</w:t>
      </w:r>
      <w:r>
        <w:rPr>
          <w:noProof/>
        </w:rPr>
        <w:t xml:space="preserve"> Convertible Dosage Form/Unit Combinations, </w:t>
      </w:r>
      <w:r>
        <w:rPr>
          <w:b/>
          <w:bCs/>
          <w:noProof/>
        </w:rPr>
        <w:t>206</w:t>
      </w:r>
    </w:p>
    <w:p w14:paraId="60E6DC9D" w14:textId="77777777" w:rsidR="000A0668" w:rsidRDefault="000A0668">
      <w:pPr>
        <w:pStyle w:val="Index1"/>
        <w:tabs>
          <w:tab w:val="right" w:leader="dot" w:pos="4310"/>
        </w:tabs>
      </w:pPr>
      <w:r>
        <w:t>Appendix B</w:t>
      </w:r>
    </w:p>
    <w:p w14:paraId="60E6DC9E" w14:textId="77777777" w:rsidR="000A0668" w:rsidRDefault="000A0668">
      <w:pPr>
        <w:pStyle w:val="Index2"/>
        <w:tabs>
          <w:tab w:val="right" w:leader="dot" w:pos="4310"/>
        </w:tabs>
        <w:rPr>
          <w:bCs/>
          <w:noProof/>
        </w:rPr>
      </w:pPr>
      <w:r w:rsidRPr="00047DA3">
        <w:rPr>
          <w:i/>
          <w:iCs/>
          <w:noProof/>
        </w:rPr>
        <w:t>See</w:t>
      </w:r>
      <w:r>
        <w:rPr>
          <w:noProof/>
        </w:rPr>
        <w:t xml:space="preserve"> Original Drug Text File Entries Combinations, </w:t>
      </w:r>
      <w:r>
        <w:rPr>
          <w:b/>
          <w:bCs/>
          <w:noProof/>
        </w:rPr>
        <w:t>214</w:t>
      </w:r>
    </w:p>
    <w:p w14:paraId="60E6DC9F" w14:textId="77777777" w:rsidR="000A0668" w:rsidRDefault="000A0668">
      <w:pPr>
        <w:pStyle w:val="Index1"/>
        <w:tabs>
          <w:tab w:val="right" w:leader="dot" w:pos="4310"/>
        </w:tabs>
      </w:pPr>
      <w:r>
        <w:t>Appendix C</w:t>
      </w:r>
    </w:p>
    <w:p w14:paraId="60E6DCA0" w14:textId="77777777" w:rsidR="000A0668" w:rsidRDefault="000A0668">
      <w:pPr>
        <w:pStyle w:val="Index2"/>
        <w:tabs>
          <w:tab w:val="right" w:leader="dot" w:pos="4310"/>
        </w:tabs>
        <w:rPr>
          <w:bCs/>
          <w:noProof/>
        </w:rPr>
      </w:pPr>
      <w:r w:rsidRPr="00047DA3">
        <w:rPr>
          <w:i/>
          <w:iCs/>
          <w:noProof/>
        </w:rPr>
        <w:t>See</w:t>
      </w:r>
      <w:r>
        <w:rPr>
          <w:noProof/>
        </w:rPr>
        <w:t xml:space="preserve"> Administration Schedules, Spanish Translations, </w:t>
      </w:r>
      <w:r>
        <w:rPr>
          <w:b/>
          <w:bCs/>
          <w:noProof/>
        </w:rPr>
        <w:t>216</w:t>
      </w:r>
    </w:p>
    <w:p w14:paraId="60E6DCA1" w14:textId="77777777" w:rsidR="000A0668" w:rsidRDefault="000A0668">
      <w:pPr>
        <w:pStyle w:val="Index1"/>
        <w:tabs>
          <w:tab w:val="right" w:leader="dot" w:pos="4310"/>
        </w:tabs>
      </w:pPr>
      <w:r>
        <w:t>Appendix D</w:t>
      </w:r>
    </w:p>
    <w:p w14:paraId="60E6DCA2" w14:textId="77777777" w:rsidR="000A0668" w:rsidRDefault="000A0668">
      <w:pPr>
        <w:pStyle w:val="Index2"/>
        <w:tabs>
          <w:tab w:val="right" w:leader="dot" w:pos="4310"/>
        </w:tabs>
        <w:rPr>
          <w:bCs/>
          <w:noProof/>
        </w:rPr>
      </w:pPr>
      <w:r w:rsidRPr="00047DA3">
        <w:rPr>
          <w:i/>
          <w:iCs/>
          <w:noProof/>
        </w:rPr>
        <w:t>See</w:t>
      </w:r>
      <w:r>
        <w:rPr>
          <w:noProof/>
        </w:rPr>
        <w:t xml:space="preserve"> Dosage Forms, Spanish Translations, </w:t>
      </w:r>
      <w:r>
        <w:rPr>
          <w:b/>
          <w:bCs/>
          <w:noProof/>
        </w:rPr>
        <w:t>222</w:t>
      </w:r>
    </w:p>
    <w:p w14:paraId="60E6DCA3" w14:textId="77777777" w:rsidR="000A0668" w:rsidRDefault="000A0668">
      <w:pPr>
        <w:pStyle w:val="Index1"/>
        <w:tabs>
          <w:tab w:val="right" w:leader="dot" w:pos="4310"/>
        </w:tabs>
      </w:pPr>
      <w:r>
        <w:t>Appendix E</w:t>
      </w:r>
    </w:p>
    <w:p w14:paraId="60E6DCA4" w14:textId="77777777" w:rsidR="000A0668" w:rsidRDefault="000A0668">
      <w:pPr>
        <w:pStyle w:val="Index2"/>
        <w:tabs>
          <w:tab w:val="right" w:leader="dot" w:pos="4310"/>
        </w:tabs>
        <w:rPr>
          <w:bCs/>
          <w:noProof/>
        </w:rPr>
      </w:pPr>
      <w:r w:rsidRPr="00047DA3">
        <w:rPr>
          <w:i/>
          <w:iCs/>
          <w:noProof/>
        </w:rPr>
        <w:t>See</w:t>
      </w:r>
      <w:r>
        <w:rPr>
          <w:noProof/>
        </w:rPr>
        <w:t xml:space="preserve"> Local Possible Dosages, Spanish Translations, </w:t>
      </w:r>
      <w:r>
        <w:rPr>
          <w:b/>
          <w:bCs/>
          <w:noProof/>
        </w:rPr>
        <w:t>230</w:t>
      </w:r>
    </w:p>
    <w:p w14:paraId="60E6DCA5" w14:textId="77777777" w:rsidR="000A0668" w:rsidRDefault="000A0668">
      <w:pPr>
        <w:pStyle w:val="Index1"/>
        <w:tabs>
          <w:tab w:val="right" w:leader="dot" w:pos="4310"/>
        </w:tabs>
      </w:pPr>
      <w:r>
        <w:t>Appendix F</w:t>
      </w:r>
    </w:p>
    <w:p w14:paraId="60E6DCA6" w14:textId="77777777" w:rsidR="000A0668" w:rsidRDefault="000A0668">
      <w:pPr>
        <w:pStyle w:val="Index2"/>
        <w:tabs>
          <w:tab w:val="right" w:leader="dot" w:pos="4310"/>
        </w:tabs>
        <w:rPr>
          <w:bCs/>
          <w:noProof/>
        </w:rPr>
      </w:pPr>
      <w:r w:rsidRPr="00047DA3">
        <w:rPr>
          <w:i/>
          <w:iCs/>
          <w:noProof/>
        </w:rPr>
        <w:t>See</w:t>
      </w:r>
      <w:r>
        <w:rPr>
          <w:noProof/>
        </w:rPr>
        <w:t xml:space="preserve"> Medication Instructions, Spanish Translations, </w:t>
      </w:r>
      <w:r>
        <w:rPr>
          <w:b/>
          <w:bCs/>
          <w:noProof/>
        </w:rPr>
        <w:t>236</w:t>
      </w:r>
    </w:p>
    <w:p w14:paraId="60E6DCA7" w14:textId="77777777" w:rsidR="000A0668" w:rsidRDefault="000A0668">
      <w:pPr>
        <w:pStyle w:val="Index1"/>
        <w:tabs>
          <w:tab w:val="right" w:leader="dot" w:pos="4310"/>
        </w:tabs>
      </w:pPr>
      <w:r>
        <w:t>Appendix G</w:t>
      </w:r>
    </w:p>
    <w:p w14:paraId="60E6DCA8" w14:textId="77777777" w:rsidR="000A0668" w:rsidRDefault="000A0668">
      <w:pPr>
        <w:pStyle w:val="Index2"/>
        <w:tabs>
          <w:tab w:val="right" w:leader="dot" w:pos="4310"/>
        </w:tabs>
        <w:rPr>
          <w:bCs/>
          <w:noProof/>
        </w:rPr>
      </w:pPr>
      <w:r w:rsidRPr="00047DA3">
        <w:rPr>
          <w:i/>
          <w:iCs/>
          <w:noProof/>
        </w:rPr>
        <w:t>See</w:t>
      </w:r>
      <w:r>
        <w:rPr>
          <w:noProof/>
        </w:rPr>
        <w:t xml:space="preserve"> Medication Routes, Spanish Translations, </w:t>
      </w:r>
      <w:r>
        <w:rPr>
          <w:b/>
          <w:bCs/>
          <w:noProof/>
        </w:rPr>
        <w:t>250</w:t>
      </w:r>
    </w:p>
    <w:p w14:paraId="60E6DCA9" w14:textId="77777777" w:rsidR="000A0668" w:rsidRPr="00AB478B" w:rsidRDefault="000A0668">
      <w:pPr>
        <w:pStyle w:val="IndexHeading"/>
        <w:keepNext/>
        <w:tabs>
          <w:tab w:val="right" w:leader="dot" w:pos="4310"/>
        </w:tabs>
        <w:rPr>
          <w:rFonts w:ascii="Calibri" w:hAnsi="Calibri"/>
          <w:b w:val="0"/>
          <w:bCs w:val="0"/>
          <w:noProof/>
        </w:rPr>
      </w:pPr>
      <w:r>
        <w:rPr>
          <w:noProof/>
        </w:rPr>
        <w:t>B</w:t>
      </w:r>
    </w:p>
    <w:p w14:paraId="60E6DCAA" w14:textId="77777777" w:rsidR="000A0668" w:rsidRDefault="000A0668">
      <w:pPr>
        <w:pStyle w:val="Index1"/>
        <w:tabs>
          <w:tab w:val="right" w:leader="dot" w:pos="4310"/>
        </w:tabs>
      </w:pPr>
      <w:r>
        <w:t>BCMA prompts</w:t>
      </w:r>
    </w:p>
    <w:p w14:paraId="60E6DCAB" w14:textId="77777777" w:rsidR="000A0668" w:rsidRDefault="000A0668">
      <w:pPr>
        <w:pStyle w:val="Index2"/>
        <w:tabs>
          <w:tab w:val="right" w:leader="dot" w:pos="4310"/>
        </w:tabs>
        <w:rPr>
          <w:bCs/>
          <w:noProof/>
        </w:rPr>
      </w:pPr>
      <w:r>
        <w:rPr>
          <w:noProof/>
        </w:rPr>
        <w:t xml:space="preserve">DSPLY ON IVP/IVPB TAB IN BCMA?, </w:t>
      </w:r>
      <w:r>
        <w:rPr>
          <w:b/>
          <w:bCs/>
          <w:noProof/>
        </w:rPr>
        <w:t>86</w:t>
      </w:r>
    </w:p>
    <w:p w14:paraId="60E6DCAC" w14:textId="77777777" w:rsidR="000A0668" w:rsidRDefault="000A0668">
      <w:pPr>
        <w:pStyle w:val="Index2"/>
        <w:tabs>
          <w:tab w:val="right" w:leader="dot" w:pos="4310"/>
        </w:tabs>
        <w:rPr>
          <w:bCs/>
          <w:noProof/>
        </w:rPr>
      </w:pPr>
      <w:r>
        <w:rPr>
          <w:noProof/>
        </w:rPr>
        <w:t xml:space="preserve">PROMPT FOR INJ. SITE IN BCMA, </w:t>
      </w:r>
      <w:r>
        <w:rPr>
          <w:b/>
          <w:bCs/>
          <w:noProof/>
        </w:rPr>
        <w:t>86</w:t>
      </w:r>
    </w:p>
    <w:p w14:paraId="60E6DCAD" w14:textId="77777777" w:rsidR="000A0668" w:rsidRPr="00AB478B" w:rsidRDefault="000A0668">
      <w:pPr>
        <w:pStyle w:val="IndexHeading"/>
        <w:keepNext/>
        <w:tabs>
          <w:tab w:val="right" w:leader="dot" w:pos="4310"/>
        </w:tabs>
        <w:rPr>
          <w:rFonts w:ascii="Calibri" w:hAnsi="Calibri"/>
          <w:b w:val="0"/>
          <w:bCs w:val="0"/>
          <w:noProof/>
        </w:rPr>
      </w:pPr>
      <w:r>
        <w:rPr>
          <w:noProof/>
        </w:rPr>
        <w:t>C</w:t>
      </w:r>
    </w:p>
    <w:p w14:paraId="60E6DCAE" w14:textId="77777777" w:rsidR="000A0668" w:rsidRDefault="000A0668">
      <w:pPr>
        <w:pStyle w:val="Index1"/>
        <w:tabs>
          <w:tab w:val="right" w:leader="dot" w:pos="4310"/>
        </w:tabs>
      </w:pPr>
      <w:r>
        <w:t>Check Drug Interaction, 161</w:t>
      </w:r>
    </w:p>
    <w:p w14:paraId="60E6DCAF" w14:textId="77777777" w:rsidR="000A0668" w:rsidRDefault="000A0668">
      <w:pPr>
        <w:pStyle w:val="Index1"/>
        <w:tabs>
          <w:tab w:val="right" w:leader="dot" w:pos="4310"/>
        </w:tabs>
      </w:pPr>
      <w:r w:rsidRPr="00047DA3">
        <w:rPr>
          <w:iCs/>
        </w:rPr>
        <w:t>Check PEPS Services Setup</w:t>
      </w:r>
      <w:r>
        <w:t>, 152</w:t>
      </w:r>
    </w:p>
    <w:p w14:paraId="60E6DCB0" w14:textId="77777777" w:rsidR="000A0668" w:rsidRDefault="000A0668">
      <w:pPr>
        <w:pStyle w:val="Index1"/>
        <w:tabs>
          <w:tab w:val="right" w:leader="dot" w:pos="4310"/>
        </w:tabs>
      </w:pPr>
      <w:r>
        <w:t>Check Vendor Database Link, 151</w:t>
      </w:r>
    </w:p>
    <w:p w14:paraId="60E6DCB1" w14:textId="77777777" w:rsidR="000A0668" w:rsidRDefault="000A0668">
      <w:pPr>
        <w:pStyle w:val="Index1"/>
        <w:tabs>
          <w:tab w:val="right" w:leader="dot" w:pos="4310"/>
        </w:tabs>
        <w:rPr>
          <w:bCs w:val="0"/>
        </w:rPr>
      </w:pPr>
      <w:r>
        <w:t xml:space="preserve">CMOP Mark/Unmark (Single drug) option, </w:t>
      </w:r>
      <w:r>
        <w:rPr>
          <w:b/>
          <w:bCs w:val="0"/>
        </w:rPr>
        <w:t>3</w:t>
      </w:r>
      <w:r>
        <w:rPr>
          <w:bCs w:val="0"/>
        </w:rPr>
        <w:t xml:space="preserve">, </w:t>
      </w:r>
      <w:r>
        <w:rPr>
          <w:b/>
          <w:bCs w:val="0"/>
        </w:rPr>
        <w:t>6</w:t>
      </w:r>
      <w:r>
        <w:rPr>
          <w:bCs w:val="0"/>
        </w:rPr>
        <w:t xml:space="preserve">, </w:t>
      </w:r>
      <w:r>
        <w:rPr>
          <w:b/>
          <w:bCs w:val="0"/>
        </w:rPr>
        <w:t>7</w:t>
      </w:r>
    </w:p>
    <w:p w14:paraId="60E6DCB2" w14:textId="77777777" w:rsidR="000A0668" w:rsidRDefault="000A0668">
      <w:pPr>
        <w:pStyle w:val="Index1"/>
        <w:tabs>
          <w:tab w:val="right" w:leader="dot" w:pos="4310"/>
        </w:tabs>
        <w:rPr>
          <w:bCs w:val="0"/>
        </w:rPr>
      </w:pPr>
      <w:r>
        <w:t xml:space="preserve">Complex Local Possible Dosages, </w:t>
      </w:r>
      <w:r>
        <w:rPr>
          <w:b/>
          <w:bCs w:val="0"/>
        </w:rPr>
        <w:t>193</w:t>
      </w:r>
    </w:p>
    <w:p w14:paraId="60E6DCB3" w14:textId="77777777" w:rsidR="000A0668" w:rsidRDefault="000A0668">
      <w:pPr>
        <w:pStyle w:val="Index1"/>
        <w:tabs>
          <w:tab w:val="right" w:leader="dot" w:pos="4310"/>
        </w:tabs>
        <w:rPr>
          <w:bCs w:val="0"/>
        </w:rPr>
      </w:pPr>
      <w:r>
        <w:t xml:space="preserve">Convertible Dosage Form/Unit Combinations, </w:t>
      </w:r>
      <w:r>
        <w:rPr>
          <w:b/>
          <w:bCs w:val="0"/>
        </w:rPr>
        <w:t>206</w:t>
      </w:r>
    </w:p>
    <w:p w14:paraId="60E6DCB4" w14:textId="77777777" w:rsidR="000A0668" w:rsidRDefault="000A0668">
      <w:pPr>
        <w:pStyle w:val="Index1"/>
        <w:tabs>
          <w:tab w:val="right" w:leader="dot" w:pos="4310"/>
        </w:tabs>
        <w:rPr>
          <w:bCs w:val="0"/>
        </w:rPr>
      </w:pPr>
      <w:r>
        <w:t xml:space="preserve">Creating the Sig, </w:t>
      </w:r>
      <w:r>
        <w:rPr>
          <w:b/>
          <w:bCs w:val="0"/>
        </w:rPr>
        <w:t>193</w:t>
      </w:r>
    </w:p>
    <w:p w14:paraId="60E6DCB5" w14:textId="77777777" w:rsidR="000A0668" w:rsidRPr="00AB478B" w:rsidRDefault="000A0668">
      <w:pPr>
        <w:pStyle w:val="IndexHeading"/>
        <w:keepNext/>
        <w:tabs>
          <w:tab w:val="right" w:leader="dot" w:pos="4310"/>
        </w:tabs>
        <w:rPr>
          <w:rFonts w:ascii="Calibri" w:hAnsi="Calibri"/>
          <w:b w:val="0"/>
          <w:bCs w:val="0"/>
          <w:noProof/>
        </w:rPr>
      </w:pPr>
      <w:r>
        <w:rPr>
          <w:noProof/>
        </w:rPr>
        <w:t>D</w:t>
      </w:r>
    </w:p>
    <w:p w14:paraId="60E6DCB6" w14:textId="77777777" w:rsidR="000A0668" w:rsidRDefault="000A0668">
      <w:pPr>
        <w:pStyle w:val="Index1"/>
        <w:tabs>
          <w:tab w:val="right" w:leader="dot" w:pos="4310"/>
        </w:tabs>
        <w:rPr>
          <w:bCs w:val="0"/>
        </w:rPr>
      </w:pPr>
      <w:r>
        <w:t xml:space="preserve">DEA Special Handling Code, </w:t>
      </w:r>
      <w:r>
        <w:rPr>
          <w:b/>
          <w:bCs w:val="0"/>
        </w:rPr>
        <w:t>33</w:t>
      </w:r>
    </w:p>
    <w:p w14:paraId="60E6DCB7" w14:textId="77777777" w:rsidR="000A0668" w:rsidRDefault="000A0668">
      <w:pPr>
        <w:pStyle w:val="Index1"/>
        <w:tabs>
          <w:tab w:val="right" w:leader="dot" w:pos="4310"/>
        </w:tabs>
      </w:pPr>
      <w:r>
        <w:t>Default Med Route For OI Report, 96</w:t>
      </w:r>
    </w:p>
    <w:p w14:paraId="60E6DCB8" w14:textId="77777777" w:rsidR="000A0668" w:rsidRDefault="000A0668">
      <w:pPr>
        <w:pStyle w:val="Index1"/>
        <w:tabs>
          <w:tab w:val="right" w:leader="dot" w:pos="4310"/>
        </w:tabs>
      </w:pPr>
      <w:r>
        <w:t>Dispense Drug Fields, 159</w:t>
      </w:r>
    </w:p>
    <w:p w14:paraId="60E6DCB9" w14:textId="77777777" w:rsidR="000A0668" w:rsidRDefault="000A0668">
      <w:pPr>
        <w:pStyle w:val="Index1"/>
        <w:tabs>
          <w:tab w:val="right" w:leader="dot" w:pos="4310"/>
        </w:tabs>
      </w:pPr>
      <w:r>
        <w:t>Dispense Drug/ATC Set Up, 159</w:t>
      </w:r>
    </w:p>
    <w:p w14:paraId="60E6DCBA" w14:textId="77777777" w:rsidR="000A0668" w:rsidRDefault="000A0668">
      <w:pPr>
        <w:pStyle w:val="Index1"/>
        <w:tabs>
          <w:tab w:val="right" w:leader="dot" w:pos="4310"/>
        </w:tabs>
        <w:rPr>
          <w:bCs w:val="0"/>
        </w:rPr>
      </w:pPr>
      <w:r w:rsidRPr="00047DA3">
        <w:t>Dispense Drug/Orderable Item Maintenance</w:t>
      </w:r>
      <w:r>
        <w:t xml:space="preserve">, </w:t>
      </w:r>
      <w:r>
        <w:rPr>
          <w:b/>
          <w:bCs w:val="0"/>
        </w:rPr>
        <w:t>108</w:t>
      </w:r>
    </w:p>
    <w:p w14:paraId="60E6DCBB" w14:textId="77777777" w:rsidR="000A0668" w:rsidRDefault="000A0668">
      <w:pPr>
        <w:pStyle w:val="Index1"/>
        <w:tabs>
          <w:tab w:val="right" w:leader="dot" w:pos="4310"/>
        </w:tabs>
        <w:rPr>
          <w:bCs w:val="0"/>
        </w:rPr>
      </w:pPr>
      <w:r>
        <w:t xml:space="preserve">Dosage Form Enter/Edit, </w:t>
      </w:r>
      <w:r>
        <w:rPr>
          <w:b/>
          <w:bCs w:val="0"/>
        </w:rPr>
        <w:t>8</w:t>
      </w:r>
    </w:p>
    <w:p w14:paraId="60E6DCBC" w14:textId="77777777" w:rsidR="000A0668" w:rsidRDefault="000A0668">
      <w:pPr>
        <w:pStyle w:val="Index1"/>
        <w:tabs>
          <w:tab w:val="right" w:leader="dot" w:pos="4310"/>
        </w:tabs>
        <w:rPr>
          <w:bCs w:val="0"/>
        </w:rPr>
      </w:pPr>
      <w:r>
        <w:t xml:space="preserve">Dosage Forms, Spanish Translations, </w:t>
      </w:r>
      <w:r>
        <w:rPr>
          <w:b/>
          <w:bCs w:val="0"/>
        </w:rPr>
        <w:t>222</w:t>
      </w:r>
    </w:p>
    <w:p w14:paraId="60E6DCBD" w14:textId="77777777" w:rsidR="000A0668" w:rsidRDefault="000A0668">
      <w:pPr>
        <w:pStyle w:val="Index1"/>
        <w:tabs>
          <w:tab w:val="right" w:leader="dot" w:pos="4310"/>
        </w:tabs>
        <w:rPr>
          <w:bCs w:val="0"/>
        </w:rPr>
      </w:pPr>
      <w:r w:rsidRPr="00047DA3">
        <w:rPr>
          <w:rFonts w:cs="Arial"/>
        </w:rPr>
        <w:t>Dosages</w:t>
      </w:r>
      <w:r>
        <w:t xml:space="preserve">, </w:t>
      </w:r>
      <w:r>
        <w:rPr>
          <w:b/>
          <w:bCs w:val="0"/>
        </w:rPr>
        <w:t>7</w:t>
      </w:r>
      <w:r>
        <w:rPr>
          <w:bCs w:val="0"/>
        </w:rPr>
        <w:t xml:space="preserve">, </w:t>
      </w:r>
      <w:r>
        <w:rPr>
          <w:b/>
          <w:bCs w:val="0"/>
        </w:rPr>
        <w:t>173</w:t>
      </w:r>
    </w:p>
    <w:p w14:paraId="60E6DCBE" w14:textId="77777777" w:rsidR="000A0668" w:rsidRDefault="000A0668">
      <w:pPr>
        <w:pStyle w:val="Index1"/>
        <w:tabs>
          <w:tab w:val="right" w:leader="dot" w:pos="4310"/>
        </w:tabs>
        <w:rPr>
          <w:bCs w:val="0"/>
        </w:rPr>
      </w:pPr>
      <w:r>
        <w:t xml:space="preserve">Drug Enter/Edit, </w:t>
      </w:r>
      <w:r>
        <w:rPr>
          <w:b/>
          <w:bCs w:val="0"/>
        </w:rPr>
        <w:t>31</w:t>
      </w:r>
    </w:p>
    <w:p w14:paraId="60E6DCBF" w14:textId="77777777" w:rsidR="000A0668" w:rsidRDefault="000A0668">
      <w:pPr>
        <w:pStyle w:val="Index1"/>
        <w:tabs>
          <w:tab w:val="right" w:leader="dot" w:pos="4310"/>
        </w:tabs>
        <w:rPr>
          <w:bCs w:val="0"/>
        </w:rPr>
      </w:pPr>
      <w:r>
        <w:t xml:space="preserve">Drug Enter/Edit option, </w:t>
      </w:r>
      <w:r>
        <w:rPr>
          <w:b/>
          <w:bCs w:val="0"/>
        </w:rPr>
        <w:t>6</w:t>
      </w:r>
    </w:p>
    <w:p w14:paraId="60E6DCC0" w14:textId="77777777" w:rsidR="000A0668" w:rsidRDefault="000A0668">
      <w:pPr>
        <w:pStyle w:val="Index1"/>
        <w:tabs>
          <w:tab w:val="right" w:leader="dot" w:pos="4310"/>
        </w:tabs>
        <w:rPr>
          <w:bCs w:val="0"/>
        </w:rPr>
      </w:pPr>
      <w:r>
        <w:t xml:space="preserve">Drug Text Enter/Edit, </w:t>
      </w:r>
      <w:r>
        <w:rPr>
          <w:b/>
          <w:bCs w:val="0"/>
        </w:rPr>
        <w:t>122</w:t>
      </w:r>
    </w:p>
    <w:p w14:paraId="60E6DCC1" w14:textId="77777777" w:rsidR="000A0668" w:rsidRDefault="000A0668">
      <w:pPr>
        <w:pStyle w:val="Index1"/>
        <w:tabs>
          <w:tab w:val="right" w:leader="dot" w:pos="4310"/>
        </w:tabs>
        <w:rPr>
          <w:bCs w:val="0"/>
        </w:rPr>
      </w:pPr>
      <w:r>
        <w:t xml:space="preserve">Drug Text File Report, </w:t>
      </w:r>
      <w:r>
        <w:rPr>
          <w:b/>
          <w:bCs w:val="0"/>
        </w:rPr>
        <w:t>124</w:t>
      </w:r>
    </w:p>
    <w:p w14:paraId="60E6DCC2" w14:textId="77777777" w:rsidR="000A0668" w:rsidRDefault="000A0668">
      <w:pPr>
        <w:pStyle w:val="Index1"/>
        <w:tabs>
          <w:tab w:val="right" w:leader="dot" w:pos="4310"/>
        </w:tabs>
        <w:rPr>
          <w:bCs w:val="0"/>
        </w:rPr>
      </w:pPr>
      <w:r>
        <w:t xml:space="preserve">Drug Text Management, </w:t>
      </w:r>
      <w:r>
        <w:rPr>
          <w:b/>
          <w:bCs w:val="0"/>
        </w:rPr>
        <w:t>122</w:t>
      </w:r>
    </w:p>
    <w:p w14:paraId="60E6DCC3" w14:textId="77777777" w:rsidR="000A0668" w:rsidRDefault="000A0668">
      <w:pPr>
        <w:pStyle w:val="Index1"/>
        <w:tabs>
          <w:tab w:val="right" w:leader="dot" w:pos="4310"/>
        </w:tabs>
        <w:rPr>
          <w:bCs w:val="0"/>
        </w:rPr>
      </w:pPr>
      <w:r w:rsidRPr="00047DA3">
        <w:rPr>
          <w:color w:val="000000"/>
        </w:rPr>
        <w:t>DSPLY ON IVP/IVPB TAB IN BCMA?</w:t>
      </w:r>
      <w:r>
        <w:t xml:space="preserve">, </w:t>
      </w:r>
      <w:r>
        <w:rPr>
          <w:b/>
          <w:bCs w:val="0"/>
        </w:rPr>
        <w:t>86</w:t>
      </w:r>
    </w:p>
    <w:p w14:paraId="60E6DCC4" w14:textId="77777777" w:rsidR="000A0668" w:rsidRPr="00AB478B" w:rsidRDefault="000A0668">
      <w:pPr>
        <w:pStyle w:val="IndexHeading"/>
        <w:keepNext/>
        <w:tabs>
          <w:tab w:val="right" w:leader="dot" w:pos="4310"/>
        </w:tabs>
        <w:rPr>
          <w:rFonts w:ascii="Calibri" w:hAnsi="Calibri"/>
          <w:b w:val="0"/>
          <w:bCs w:val="0"/>
          <w:noProof/>
        </w:rPr>
      </w:pPr>
      <w:r>
        <w:rPr>
          <w:noProof/>
        </w:rPr>
        <w:t>E</w:t>
      </w:r>
    </w:p>
    <w:p w14:paraId="60E6DCC5" w14:textId="77777777" w:rsidR="000A0668" w:rsidRDefault="000A0668">
      <w:pPr>
        <w:pStyle w:val="Index1"/>
        <w:tabs>
          <w:tab w:val="right" w:leader="dot" w:pos="4310"/>
        </w:tabs>
      </w:pPr>
      <w:r>
        <w:t>Edit Cost Data, 159</w:t>
      </w:r>
    </w:p>
    <w:p w14:paraId="60E6DCC6" w14:textId="77777777" w:rsidR="000A0668" w:rsidRDefault="000A0668">
      <w:pPr>
        <w:pStyle w:val="Index1"/>
        <w:tabs>
          <w:tab w:val="right" w:leader="dot" w:pos="4310"/>
        </w:tabs>
      </w:pPr>
      <w:r>
        <w:t>EDit Drug Cost (IV), 159</w:t>
      </w:r>
    </w:p>
    <w:p w14:paraId="60E6DCC7" w14:textId="77777777" w:rsidR="000A0668" w:rsidRDefault="000A0668">
      <w:pPr>
        <w:pStyle w:val="Index1"/>
        <w:tabs>
          <w:tab w:val="right" w:leader="dot" w:pos="4310"/>
        </w:tabs>
        <w:rPr>
          <w:bCs w:val="0"/>
        </w:rPr>
      </w:pPr>
      <w:r w:rsidRPr="00047DA3">
        <w:rPr>
          <w:iCs/>
        </w:rPr>
        <w:t>Edit Orderable Items</w:t>
      </w:r>
      <w:r>
        <w:t xml:space="preserve">, </w:t>
      </w:r>
      <w:r>
        <w:rPr>
          <w:b/>
          <w:bCs w:val="0"/>
        </w:rPr>
        <w:t>97</w:t>
      </w:r>
    </w:p>
    <w:p w14:paraId="60E6DCC8" w14:textId="77777777" w:rsidR="000A0668" w:rsidRDefault="000A0668">
      <w:pPr>
        <w:pStyle w:val="Index1"/>
        <w:tabs>
          <w:tab w:val="right" w:leader="dot" w:pos="4310"/>
        </w:tabs>
      </w:pPr>
      <w:r>
        <w:t>Enable/Disable Dosing Order Checks, 169</w:t>
      </w:r>
    </w:p>
    <w:p w14:paraId="60E6DCC9" w14:textId="77777777" w:rsidR="000A0668" w:rsidRDefault="000A0668">
      <w:pPr>
        <w:pStyle w:val="Index1"/>
        <w:tabs>
          <w:tab w:val="right" w:leader="dot" w:pos="4310"/>
        </w:tabs>
      </w:pPr>
      <w:r>
        <w:t>Enable/Disable Vendor Database Link, 164</w:t>
      </w:r>
    </w:p>
    <w:p w14:paraId="60E6DCCA" w14:textId="77777777" w:rsidR="000A0668" w:rsidRDefault="000A0668">
      <w:pPr>
        <w:pStyle w:val="Index1"/>
        <w:tabs>
          <w:tab w:val="right" w:leader="dot" w:pos="4310"/>
        </w:tabs>
        <w:rPr>
          <w:bCs w:val="0"/>
        </w:rPr>
      </w:pPr>
      <w:r>
        <w:t xml:space="preserve">Enter/Edit Dosages, </w:t>
      </w:r>
      <w:r>
        <w:rPr>
          <w:b/>
          <w:bCs w:val="0"/>
        </w:rPr>
        <w:t>9</w:t>
      </w:r>
    </w:p>
    <w:p w14:paraId="60E6DCCB" w14:textId="77777777" w:rsidR="000A0668" w:rsidRPr="00AB478B" w:rsidRDefault="000A0668">
      <w:pPr>
        <w:pStyle w:val="IndexHeading"/>
        <w:keepNext/>
        <w:tabs>
          <w:tab w:val="right" w:leader="dot" w:pos="4310"/>
        </w:tabs>
        <w:rPr>
          <w:rFonts w:ascii="Calibri" w:hAnsi="Calibri"/>
          <w:b w:val="0"/>
          <w:bCs w:val="0"/>
          <w:noProof/>
        </w:rPr>
      </w:pPr>
      <w:r>
        <w:rPr>
          <w:noProof/>
        </w:rPr>
        <w:t>F</w:t>
      </w:r>
    </w:p>
    <w:p w14:paraId="60E6DCCC" w14:textId="77777777" w:rsidR="000A0668" w:rsidRDefault="000A0668">
      <w:pPr>
        <w:pStyle w:val="Index1"/>
        <w:tabs>
          <w:tab w:val="right" w:leader="dot" w:pos="4310"/>
        </w:tabs>
        <w:rPr>
          <w:bCs w:val="0"/>
        </w:rPr>
      </w:pPr>
      <w:r>
        <w:t xml:space="preserve">Formulary Information Report, </w:t>
      </w:r>
      <w:r>
        <w:rPr>
          <w:b/>
          <w:bCs w:val="0"/>
        </w:rPr>
        <w:t>121</w:t>
      </w:r>
    </w:p>
    <w:p w14:paraId="60E6DCCD" w14:textId="77777777" w:rsidR="000A0668" w:rsidRPr="00AB478B" w:rsidRDefault="000A0668">
      <w:pPr>
        <w:pStyle w:val="IndexHeading"/>
        <w:keepNext/>
        <w:tabs>
          <w:tab w:val="right" w:leader="dot" w:pos="4310"/>
        </w:tabs>
        <w:rPr>
          <w:rFonts w:ascii="Calibri" w:hAnsi="Calibri"/>
          <w:b w:val="0"/>
          <w:bCs w:val="0"/>
          <w:noProof/>
        </w:rPr>
      </w:pPr>
      <w:r>
        <w:rPr>
          <w:noProof/>
        </w:rPr>
        <w:t>G</w:t>
      </w:r>
    </w:p>
    <w:p w14:paraId="60E6DCCE" w14:textId="77777777" w:rsidR="000A0668" w:rsidRDefault="000A0668">
      <w:pPr>
        <w:pStyle w:val="Index1"/>
        <w:tabs>
          <w:tab w:val="right" w:leader="dot" w:pos="4310"/>
        </w:tabs>
        <w:rPr>
          <w:bCs w:val="0"/>
        </w:rPr>
      </w:pPr>
      <w:r>
        <w:t xml:space="preserve">Glossary, </w:t>
      </w:r>
      <w:r>
        <w:rPr>
          <w:b/>
          <w:bCs w:val="0"/>
        </w:rPr>
        <w:t>201</w:t>
      </w:r>
    </w:p>
    <w:p w14:paraId="60E6DCCF" w14:textId="77777777" w:rsidR="000A0668" w:rsidRPr="00AB478B" w:rsidRDefault="000A0668">
      <w:pPr>
        <w:pStyle w:val="IndexHeading"/>
        <w:keepNext/>
        <w:tabs>
          <w:tab w:val="right" w:leader="dot" w:pos="4310"/>
        </w:tabs>
        <w:rPr>
          <w:rFonts w:ascii="Calibri" w:hAnsi="Calibri"/>
          <w:b w:val="0"/>
          <w:bCs w:val="0"/>
          <w:noProof/>
        </w:rPr>
      </w:pPr>
      <w:r>
        <w:rPr>
          <w:noProof/>
        </w:rPr>
        <w:t>I</w:t>
      </w:r>
    </w:p>
    <w:p w14:paraId="60E6DCD0" w14:textId="77777777" w:rsidR="000A0668" w:rsidRDefault="000A0668">
      <w:pPr>
        <w:pStyle w:val="Index1"/>
        <w:tabs>
          <w:tab w:val="right" w:leader="dot" w:pos="4310"/>
        </w:tabs>
      </w:pPr>
      <w:r>
        <w:t>Inpatient Drug Management, 156</w:t>
      </w:r>
    </w:p>
    <w:p w14:paraId="60E6DCD1" w14:textId="77777777" w:rsidR="000A0668" w:rsidRDefault="000A0668">
      <w:pPr>
        <w:pStyle w:val="Index1"/>
        <w:tabs>
          <w:tab w:val="right" w:leader="dot" w:pos="4310"/>
        </w:tabs>
        <w:rPr>
          <w:bCs w:val="0"/>
        </w:rPr>
      </w:pPr>
      <w:r>
        <w:t xml:space="preserve">Introduction, </w:t>
      </w:r>
      <w:r>
        <w:rPr>
          <w:b/>
          <w:bCs w:val="0"/>
        </w:rPr>
        <w:t>1</w:t>
      </w:r>
    </w:p>
    <w:p w14:paraId="60E6DCD2" w14:textId="77777777" w:rsidR="000A0668" w:rsidRDefault="000A0668">
      <w:pPr>
        <w:pStyle w:val="Index1"/>
        <w:tabs>
          <w:tab w:val="right" w:leader="dot" w:pos="4310"/>
        </w:tabs>
      </w:pPr>
      <w:r>
        <w:t>IV Additive Report, 140</w:t>
      </w:r>
    </w:p>
    <w:p w14:paraId="60E6DCD3" w14:textId="77777777" w:rsidR="000A0668" w:rsidRDefault="000A0668">
      <w:pPr>
        <w:pStyle w:val="Index1"/>
        <w:tabs>
          <w:tab w:val="right" w:leader="dot" w:pos="4310"/>
        </w:tabs>
        <w:rPr>
          <w:bCs w:val="0"/>
        </w:rPr>
      </w:pPr>
      <w:r>
        <w:t xml:space="preserve">IV Solution Report, </w:t>
      </w:r>
      <w:r>
        <w:rPr>
          <w:b/>
          <w:bCs w:val="0"/>
        </w:rPr>
        <w:t>143</w:t>
      </w:r>
    </w:p>
    <w:p w14:paraId="60E6DCD4" w14:textId="77777777" w:rsidR="000A0668" w:rsidRPr="00AB478B" w:rsidRDefault="000A0668">
      <w:pPr>
        <w:pStyle w:val="IndexHeading"/>
        <w:keepNext/>
        <w:tabs>
          <w:tab w:val="right" w:leader="dot" w:pos="4310"/>
        </w:tabs>
        <w:rPr>
          <w:rFonts w:ascii="Calibri" w:hAnsi="Calibri"/>
          <w:b w:val="0"/>
          <w:bCs w:val="0"/>
          <w:noProof/>
        </w:rPr>
      </w:pPr>
      <w:r>
        <w:rPr>
          <w:noProof/>
        </w:rPr>
        <w:t>L</w:t>
      </w:r>
    </w:p>
    <w:p w14:paraId="60E6DCD5" w14:textId="77777777" w:rsidR="000A0668" w:rsidRDefault="000A0668">
      <w:pPr>
        <w:pStyle w:val="Index1"/>
        <w:tabs>
          <w:tab w:val="right" w:leader="dot" w:pos="4310"/>
        </w:tabs>
        <w:rPr>
          <w:bCs w:val="0"/>
        </w:rPr>
      </w:pPr>
      <w:r>
        <w:t xml:space="preserve">Local Possible Dosages, </w:t>
      </w:r>
      <w:r>
        <w:rPr>
          <w:b/>
          <w:bCs w:val="0"/>
        </w:rPr>
        <w:t>173</w:t>
      </w:r>
    </w:p>
    <w:p w14:paraId="60E6DCD6" w14:textId="77777777" w:rsidR="000A0668" w:rsidRDefault="000A0668">
      <w:pPr>
        <w:pStyle w:val="Index1"/>
        <w:tabs>
          <w:tab w:val="right" w:leader="dot" w:pos="4310"/>
        </w:tabs>
        <w:rPr>
          <w:bCs w:val="0"/>
        </w:rPr>
      </w:pPr>
      <w:r>
        <w:t xml:space="preserve">Local Possible Dosages Report, </w:t>
      </w:r>
      <w:r>
        <w:rPr>
          <w:b/>
          <w:bCs w:val="0"/>
        </w:rPr>
        <w:t>24</w:t>
      </w:r>
    </w:p>
    <w:p w14:paraId="60E6DCD7" w14:textId="77777777" w:rsidR="000A0668" w:rsidRDefault="000A0668">
      <w:pPr>
        <w:pStyle w:val="Index1"/>
        <w:tabs>
          <w:tab w:val="right" w:leader="dot" w:pos="4310"/>
        </w:tabs>
        <w:rPr>
          <w:bCs w:val="0"/>
        </w:rPr>
      </w:pPr>
      <w:r>
        <w:t xml:space="preserve">Local Possible Dosages,  Spanish Translations, </w:t>
      </w:r>
      <w:r>
        <w:rPr>
          <w:b/>
          <w:bCs w:val="0"/>
        </w:rPr>
        <w:t>230</w:t>
      </w:r>
    </w:p>
    <w:p w14:paraId="60E6DCD8" w14:textId="77777777" w:rsidR="000A0668" w:rsidRDefault="000A0668">
      <w:pPr>
        <w:pStyle w:val="Index1"/>
        <w:tabs>
          <w:tab w:val="right" w:leader="dot" w:pos="4310"/>
        </w:tabs>
        <w:rPr>
          <w:bCs w:val="0"/>
        </w:rPr>
      </w:pPr>
      <w:r>
        <w:t xml:space="preserve">Lookup into Dispense Drug File, </w:t>
      </w:r>
      <w:r>
        <w:rPr>
          <w:b/>
          <w:bCs w:val="0"/>
        </w:rPr>
        <w:t>72</w:t>
      </w:r>
    </w:p>
    <w:p w14:paraId="60E6DCD9" w14:textId="77777777" w:rsidR="000A0668" w:rsidRPr="00AB478B" w:rsidRDefault="000A0668">
      <w:pPr>
        <w:pStyle w:val="IndexHeading"/>
        <w:keepNext/>
        <w:tabs>
          <w:tab w:val="right" w:leader="dot" w:pos="4310"/>
        </w:tabs>
        <w:rPr>
          <w:rFonts w:ascii="Calibri" w:hAnsi="Calibri"/>
          <w:b w:val="0"/>
          <w:bCs w:val="0"/>
          <w:noProof/>
        </w:rPr>
      </w:pPr>
      <w:r>
        <w:rPr>
          <w:noProof/>
        </w:rPr>
        <w:t>M</w:t>
      </w:r>
    </w:p>
    <w:p w14:paraId="60E6DCDA" w14:textId="77777777" w:rsidR="000A0668" w:rsidRDefault="000A0668">
      <w:pPr>
        <w:pStyle w:val="Index1"/>
        <w:tabs>
          <w:tab w:val="right" w:leader="dot" w:pos="4310"/>
        </w:tabs>
        <w:rPr>
          <w:bCs w:val="0"/>
        </w:rPr>
      </w:pPr>
      <w:r>
        <w:t xml:space="preserve">Mark PreMix Solutions, </w:t>
      </w:r>
      <w:r>
        <w:rPr>
          <w:b/>
          <w:bCs w:val="0"/>
        </w:rPr>
        <w:t>144</w:t>
      </w:r>
    </w:p>
    <w:p w14:paraId="60E6DCDB" w14:textId="77777777" w:rsidR="000A0668" w:rsidRDefault="000A0668">
      <w:pPr>
        <w:pStyle w:val="Index1"/>
        <w:tabs>
          <w:tab w:val="right" w:leader="dot" w:pos="4310"/>
        </w:tabs>
      </w:pPr>
      <w:r>
        <w:t>MARk/Unmark Dispense Drugs For Unit Dose, 159</w:t>
      </w:r>
    </w:p>
    <w:p w14:paraId="60E6DCDC" w14:textId="77777777" w:rsidR="000A0668" w:rsidRDefault="000A0668">
      <w:pPr>
        <w:pStyle w:val="Index1"/>
        <w:tabs>
          <w:tab w:val="right" w:leader="dot" w:pos="4310"/>
        </w:tabs>
        <w:rPr>
          <w:bCs w:val="0"/>
        </w:rPr>
      </w:pPr>
      <w:r w:rsidRPr="00047DA3">
        <w:t>Marking a CMOP Drug (Single drug)</w:t>
      </w:r>
      <w:r>
        <w:t xml:space="preserve">, </w:t>
      </w:r>
      <w:r>
        <w:rPr>
          <w:b/>
          <w:bCs w:val="0"/>
        </w:rPr>
        <w:t>7</w:t>
      </w:r>
    </w:p>
    <w:p w14:paraId="60E6DCDD" w14:textId="77777777" w:rsidR="000A0668" w:rsidRDefault="000A0668">
      <w:pPr>
        <w:pStyle w:val="Index1"/>
        <w:tabs>
          <w:tab w:val="right" w:leader="dot" w:pos="4310"/>
        </w:tabs>
        <w:rPr>
          <w:bCs w:val="0"/>
        </w:rPr>
      </w:pPr>
      <w:r>
        <w:t xml:space="preserve">Medication Instruction File Add/Edit, </w:t>
      </w:r>
      <w:r>
        <w:rPr>
          <w:b/>
          <w:bCs w:val="0"/>
        </w:rPr>
        <w:t>76</w:t>
      </w:r>
    </w:p>
    <w:p w14:paraId="60E6DCDE" w14:textId="77777777" w:rsidR="000A0668" w:rsidRDefault="000A0668">
      <w:pPr>
        <w:pStyle w:val="Index1"/>
        <w:tabs>
          <w:tab w:val="right" w:leader="dot" w:pos="4310"/>
        </w:tabs>
        <w:rPr>
          <w:bCs w:val="0"/>
        </w:rPr>
      </w:pPr>
      <w:r>
        <w:t xml:space="preserve">Medication Instruction File Report, </w:t>
      </w:r>
      <w:r>
        <w:rPr>
          <w:b/>
          <w:bCs w:val="0"/>
        </w:rPr>
        <w:t>82</w:t>
      </w:r>
    </w:p>
    <w:p w14:paraId="60E6DCDF" w14:textId="77777777" w:rsidR="000A0668" w:rsidRDefault="000A0668">
      <w:pPr>
        <w:pStyle w:val="Index1"/>
        <w:tabs>
          <w:tab w:val="right" w:leader="dot" w:pos="4310"/>
        </w:tabs>
        <w:rPr>
          <w:bCs w:val="0"/>
        </w:rPr>
      </w:pPr>
      <w:r>
        <w:t xml:space="preserve">Medication Instruction Management, </w:t>
      </w:r>
      <w:r>
        <w:rPr>
          <w:b/>
          <w:bCs w:val="0"/>
        </w:rPr>
        <w:t>76</w:t>
      </w:r>
    </w:p>
    <w:p w14:paraId="60E6DCE0" w14:textId="77777777" w:rsidR="000A0668" w:rsidRDefault="000A0668">
      <w:pPr>
        <w:pStyle w:val="Index1"/>
        <w:tabs>
          <w:tab w:val="right" w:leader="dot" w:pos="4310"/>
        </w:tabs>
        <w:rPr>
          <w:bCs w:val="0"/>
        </w:rPr>
      </w:pPr>
      <w:r>
        <w:t xml:space="preserve">Medication Instructions, Spanish Translations, </w:t>
      </w:r>
      <w:r>
        <w:rPr>
          <w:b/>
          <w:bCs w:val="0"/>
        </w:rPr>
        <w:t>236</w:t>
      </w:r>
    </w:p>
    <w:p w14:paraId="60E6DCE1" w14:textId="77777777" w:rsidR="000A0668" w:rsidRDefault="000A0668">
      <w:pPr>
        <w:pStyle w:val="Index1"/>
        <w:tabs>
          <w:tab w:val="right" w:leader="dot" w:pos="4310"/>
        </w:tabs>
        <w:rPr>
          <w:bCs w:val="0"/>
        </w:rPr>
      </w:pPr>
      <w:r>
        <w:t xml:space="preserve">Medication Route File Enter/Edit, </w:t>
      </w:r>
      <w:r>
        <w:rPr>
          <w:b/>
          <w:bCs w:val="0"/>
        </w:rPr>
        <w:t>85</w:t>
      </w:r>
    </w:p>
    <w:p w14:paraId="60E6DCE2" w14:textId="77777777" w:rsidR="000A0668" w:rsidRDefault="000A0668">
      <w:pPr>
        <w:pStyle w:val="Index1"/>
        <w:tabs>
          <w:tab w:val="right" w:leader="dot" w:pos="4310"/>
        </w:tabs>
        <w:rPr>
          <w:bCs w:val="0"/>
        </w:rPr>
      </w:pPr>
      <w:r>
        <w:t xml:space="preserve">Medication Route Mapping History Report, </w:t>
      </w:r>
      <w:r>
        <w:rPr>
          <w:b/>
          <w:bCs w:val="0"/>
        </w:rPr>
        <w:t>90</w:t>
      </w:r>
    </w:p>
    <w:p w14:paraId="60E6DCE3" w14:textId="77777777" w:rsidR="000A0668" w:rsidRDefault="000A0668">
      <w:pPr>
        <w:pStyle w:val="Index1"/>
        <w:tabs>
          <w:tab w:val="right" w:leader="dot" w:pos="4310"/>
        </w:tabs>
        <w:rPr>
          <w:bCs w:val="0"/>
        </w:rPr>
      </w:pPr>
      <w:r>
        <w:t xml:space="preserve">Medication Route Mapping Report, </w:t>
      </w:r>
      <w:r>
        <w:rPr>
          <w:b/>
          <w:bCs w:val="0"/>
        </w:rPr>
        <w:t>88</w:t>
      </w:r>
    </w:p>
    <w:p w14:paraId="60E6DCE4" w14:textId="77777777" w:rsidR="000A0668" w:rsidRDefault="000A0668">
      <w:pPr>
        <w:pStyle w:val="Index1"/>
        <w:tabs>
          <w:tab w:val="right" w:leader="dot" w:pos="4310"/>
        </w:tabs>
        <w:rPr>
          <w:bCs w:val="0"/>
        </w:rPr>
      </w:pPr>
      <w:r>
        <w:t xml:space="preserve">Medication Routes Management, </w:t>
      </w:r>
      <w:r>
        <w:rPr>
          <w:b/>
          <w:bCs w:val="0"/>
        </w:rPr>
        <w:t>85</w:t>
      </w:r>
    </w:p>
    <w:p w14:paraId="60E6DCE5" w14:textId="77777777" w:rsidR="000A0668" w:rsidRDefault="000A0668">
      <w:pPr>
        <w:pStyle w:val="Index1"/>
        <w:tabs>
          <w:tab w:val="right" w:leader="dot" w:pos="4310"/>
        </w:tabs>
        <w:rPr>
          <w:bCs w:val="0"/>
        </w:rPr>
      </w:pPr>
      <w:r>
        <w:t xml:space="preserve">Medication Routes, Spanish Translations, </w:t>
      </w:r>
      <w:r>
        <w:rPr>
          <w:b/>
          <w:bCs w:val="0"/>
        </w:rPr>
        <w:t>250</w:t>
      </w:r>
    </w:p>
    <w:p w14:paraId="60E6DCE6" w14:textId="77777777" w:rsidR="000A0668" w:rsidRDefault="000A0668">
      <w:pPr>
        <w:pStyle w:val="Index1"/>
        <w:tabs>
          <w:tab w:val="right" w:leader="dot" w:pos="4310"/>
        </w:tabs>
        <w:rPr>
          <w:bCs w:val="0"/>
        </w:rPr>
      </w:pPr>
      <w:r>
        <w:t xml:space="preserve">Menu Options, </w:t>
      </w:r>
      <w:r>
        <w:rPr>
          <w:b/>
          <w:bCs w:val="0"/>
        </w:rPr>
        <w:t>1</w:t>
      </w:r>
    </w:p>
    <w:p w14:paraId="60E6DCE7" w14:textId="77777777" w:rsidR="000A0668" w:rsidRDefault="000A0668">
      <w:pPr>
        <w:pStyle w:val="Index1"/>
        <w:tabs>
          <w:tab w:val="right" w:leader="dot" w:pos="4310"/>
        </w:tabs>
        <w:rPr>
          <w:bCs w:val="0"/>
        </w:rPr>
      </w:pPr>
      <w:r>
        <w:t xml:space="preserve">Most Common Dosages Report, </w:t>
      </w:r>
      <w:r>
        <w:rPr>
          <w:b/>
          <w:bCs w:val="0"/>
        </w:rPr>
        <w:t>19</w:t>
      </w:r>
    </w:p>
    <w:p w14:paraId="60E6DCE8" w14:textId="77777777" w:rsidR="000A0668" w:rsidRPr="00AB478B" w:rsidRDefault="000A0668">
      <w:pPr>
        <w:pStyle w:val="IndexHeading"/>
        <w:keepNext/>
        <w:tabs>
          <w:tab w:val="right" w:leader="dot" w:pos="4310"/>
        </w:tabs>
        <w:rPr>
          <w:rFonts w:ascii="Calibri" w:hAnsi="Calibri"/>
          <w:b w:val="0"/>
          <w:bCs w:val="0"/>
          <w:noProof/>
        </w:rPr>
      </w:pPr>
      <w:r>
        <w:rPr>
          <w:noProof/>
        </w:rPr>
        <w:t>N</w:t>
      </w:r>
    </w:p>
    <w:p w14:paraId="60E6DCE9" w14:textId="77777777" w:rsidR="000A0668" w:rsidRDefault="000A0668">
      <w:pPr>
        <w:pStyle w:val="Index1"/>
        <w:tabs>
          <w:tab w:val="right" w:leader="dot" w:pos="4310"/>
        </w:tabs>
      </w:pPr>
      <w:r>
        <w:t>New Term Rapid Turnaround (NTRT), 91</w:t>
      </w:r>
    </w:p>
    <w:p w14:paraId="60E6DCEA" w14:textId="77777777" w:rsidR="000A0668" w:rsidRDefault="000A0668">
      <w:pPr>
        <w:pStyle w:val="Index1"/>
        <w:tabs>
          <w:tab w:val="right" w:leader="dot" w:pos="4310"/>
        </w:tabs>
        <w:rPr>
          <w:bCs w:val="0"/>
        </w:rPr>
      </w:pPr>
      <w:r w:rsidRPr="00047DA3">
        <w:rPr>
          <w:b/>
        </w:rPr>
        <w:t>Non-VA Meds, Drug Enter/Edit</w:t>
      </w:r>
      <w:r>
        <w:t xml:space="preserve">, </w:t>
      </w:r>
      <w:r>
        <w:rPr>
          <w:b/>
          <w:bCs w:val="0"/>
        </w:rPr>
        <w:t>46</w:t>
      </w:r>
    </w:p>
    <w:p w14:paraId="60E6DCEB" w14:textId="77777777" w:rsidR="000A0668" w:rsidRDefault="000A0668">
      <w:pPr>
        <w:pStyle w:val="Index1"/>
        <w:tabs>
          <w:tab w:val="right" w:leader="dot" w:pos="4310"/>
        </w:tabs>
        <w:rPr>
          <w:bCs w:val="0"/>
        </w:rPr>
      </w:pPr>
      <w:r>
        <w:t xml:space="preserve">Noun/Dosage Form Report, </w:t>
      </w:r>
      <w:r>
        <w:rPr>
          <w:b/>
          <w:bCs w:val="0"/>
        </w:rPr>
        <w:t>20</w:t>
      </w:r>
    </w:p>
    <w:p w14:paraId="60E6DCEC" w14:textId="77777777" w:rsidR="000A0668" w:rsidRPr="00AB478B" w:rsidRDefault="000A0668">
      <w:pPr>
        <w:pStyle w:val="IndexHeading"/>
        <w:keepNext/>
        <w:tabs>
          <w:tab w:val="right" w:leader="dot" w:pos="4310"/>
        </w:tabs>
        <w:rPr>
          <w:rFonts w:ascii="Calibri" w:hAnsi="Calibri"/>
          <w:b w:val="0"/>
          <w:bCs w:val="0"/>
          <w:noProof/>
        </w:rPr>
      </w:pPr>
      <w:r>
        <w:rPr>
          <w:noProof/>
        </w:rPr>
        <w:t>O</w:t>
      </w:r>
    </w:p>
    <w:p w14:paraId="60E6DCED" w14:textId="77777777" w:rsidR="000A0668" w:rsidRDefault="000A0668">
      <w:pPr>
        <w:pStyle w:val="Index1"/>
        <w:tabs>
          <w:tab w:val="right" w:leader="dot" w:pos="4310"/>
        </w:tabs>
      </w:pPr>
      <w:r w:rsidRPr="00047DA3">
        <w:rPr>
          <w:iCs/>
        </w:rPr>
        <w:t>Order Check Management</w:t>
      </w:r>
      <w:r>
        <w:t>, 67</w:t>
      </w:r>
    </w:p>
    <w:p w14:paraId="60E6DCEE" w14:textId="77777777" w:rsidR="000A0668" w:rsidRDefault="000A0668">
      <w:pPr>
        <w:pStyle w:val="Index1"/>
        <w:tabs>
          <w:tab w:val="right" w:leader="dot" w:pos="4310"/>
        </w:tabs>
        <w:rPr>
          <w:bCs w:val="0"/>
        </w:rPr>
      </w:pPr>
      <w:r>
        <w:t xml:space="preserve">Orderable Item Management, </w:t>
      </w:r>
      <w:r>
        <w:rPr>
          <w:b/>
          <w:bCs w:val="0"/>
        </w:rPr>
        <w:t>97</w:t>
      </w:r>
    </w:p>
    <w:p w14:paraId="60E6DCEF" w14:textId="77777777" w:rsidR="000A0668" w:rsidRDefault="000A0668">
      <w:pPr>
        <w:pStyle w:val="Index1"/>
        <w:tabs>
          <w:tab w:val="right" w:leader="dot" w:pos="4310"/>
        </w:tabs>
        <w:rPr>
          <w:bCs w:val="0"/>
        </w:rPr>
      </w:pPr>
      <w:r>
        <w:t xml:space="preserve">Orderable Item Report, </w:t>
      </w:r>
      <w:r>
        <w:rPr>
          <w:b/>
          <w:bCs w:val="0"/>
        </w:rPr>
        <w:t>115</w:t>
      </w:r>
    </w:p>
    <w:p w14:paraId="60E6DCF0" w14:textId="77777777" w:rsidR="000A0668" w:rsidRDefault="000A0668">
      <w:pPr>
        <w:pStyle w:val="Index1"/>
        <w:tabs>
          <w:tab w:val="right" w:leader="dot" w:pos="4310"/>
        </w:tabs>
        <w:rPr>
          <w:bCs w:val="0"/>
        </w:rPr>
      </w:pPr>
      <w:r>
        <w:t xml:space="preserve">Original Drug Text File Entries Combinations, </w:t>
      </w:r>
      <w:r>
        <w:rPr>
          <w:b/>
          <w:bCs w:val="0"/>
        </w:rPr>
        <w:t>214</w:t>
      </w:r>
    </w:p>
    <w:p w14:paraId="60E6DCF1" w14:textId="77777777" w:rsidR="000A0668" w:rsidRDefault="000A0668">
      <w:pPr>
        <w:pStyle w:val="Index1"/>
        <w:tabs>
          <w:tab w:val="right" w:leader="dot" w:pos="4310"/>
        </w:tabs>
        <w:rPr>
          <w:bCs w:val="0"/>
        </w:rPr>
      </w:pPr>
      <w:r>
        <w:t xml:space="preserve">Other Language Translation Setup option, </w:t>
      </w:r>
      <w:r>
        <w:rPr>
          <w:b/>
          <w:bCs w:val="0"/>
        </w:rPr>
        <w:t>165</w:t>
      </w:r>
    </w:p>
    <w:p w14:paraId="60E6DCF2" w14:textId="77777777" w:rsidR="000A0668" w:rsidRPr="00AB478B" w:rsidRDefault="000A0668">
      <w:pPr>
        <w:pStyle w:val="IndexHeading"/>
        <w:keepNext/>
        <w:tabs>
          <w:tab w:val="right" w:leader="dot" w:pos="4310"/>
        </w:tabs>
        <w:rPr>
          <w:rFonts w:ascii="Calibri" w:hAnsi="Calibri"/>
          <w:b w:val="0"/>
          <w:bCs w:val="0"/>
          <w:noProof/>
        </w:rPr>
      </w:pPr>
      <w:r>
        <w:rPr>
          <w:noProof/>
        </w:rPr>
        <w:t>P</w:t>
      </w:r>
    </w:p>
    <w:p w14:paraId="60E6DCF3" w14:textId="77777777" w:rsidR="000A0668" w:rsidRDefault="000A0668">
      <w:pPr>
        <w:pStyle w:val="Index1"/>
        <w:tabs>
          <w:tab w:val="right" w:leader="dot" w:pos="4310"/>
        </w:tabs>
      </w:pPr>
      <w:r>
        <w:rPr>
          <w:lang w:eastAsia="ja-JP"/>
        </w:rPr>
        <w:t>PEPS Services</w:t>
      </w:r>
      <w:r>
        <w:t>, 151</w:t>
      </w:r>
    </w:p>
    <w:p w14:paraId="60E6DCF4" w14:textId="77777777" w:rsidR="000A0668" w:rsidRDefault="000A0668">
      <w:pPr>
        <w:pStyle w:val="Index1"/>
        <w:tabs>
          <w:tab w:val="right" w:leader="dot" w:pos="4310"/>
        </w:tabs>
        <w:rPr>
          <w:bCs w:val="0"/>
        </w:rPr>
      </w:pPr>
      <w:r>
        <w:t xml:space="preserve">Pharmacy System Parameters Edit, </w:t>
      </w:r>
      <w:r>
        <w:rPr>
          <w:b/>
          <w:bCs w:val="0"/>
        </w:rPr>
        <w:t>126</w:t>
      </w:r>
    </w:p>
    <w:p w14:paraId="60E6DCF5" w14:textId="77777777" w:rsidR="000A0668" w:rsidRDefault="000A0668">
      <w:pPr>
        <w:pStyle w:val="Index1"/>
        <w:tabs>
          <w:tab w:val="right" w:leader="dot" w:pos="4310"/>
        </w:tabs>
        <w:rPr>
          <w:bCs w:val="0"/>
        </w:rPr>
      </w:pPr>
      <w:r>
        <w:t xml:space="preserve">Possible Dosages, </w:t>
      </w:r>
      <w:r>
        <w:rPr>
          <w:b/>
          <w:bCs w:val="0"/>
        </w:rPr>
        <w:t>173</w:t>
      </w:r>
      <w:r>
        <w:rPr>
          <w:bCs w:val="0"/>
        </w:rPr>
        <w:t xml:space="preserve">, </w:t>
      </w:r>
      <w:r>
        <w:rPr>
          <w:b/>
          <w:bCs w:val="0"/>
        </w:rPr>
        <w:t>195</w:t>
      </w:r>
    </w:p>
    <w:p w14:paraId="60E6DCF6" w14:textId="77777777" w:rsidR="000A0668" w:rsidRDefault="000A0668">
      <w:pPr>
        <w:pStyle w:val="Index1"/>
        <w:tabs>
          <w:tab w:val="right" w:leader="dot" w:pos="4310"/>
        </w:tabs>
      </w:pPr>
      <w:r>
        <w:t>PRimary Solution File (IV), 159</w:t>
      </w:r>
    </w:p>
    <w:p w14:paraId="60E6DCF7" w14:textId="77777777" w:rsidR="000A0668" w:rsidRDefault="000A0668">
      <w:pPr>
        <w:pStyle w:val="Index1"/>
        <w:tabs>
          <w:tab w:val="right" w:leader="dot" w:pos="4310"/>
        </w:tabs>
      </w:pPr>
      <w:r>
        <w:t>Print Interface Data File, 155</w:t>
      </w:r>
    </w:p>
    <w:p w14:paraId="60E6DCF8" w14:textId="77777777" w:rsidR="000A0668" w:rsidRDefault="000A0668">
      <w:pPr>
        <w:pStyle w:val="Index1"/>
        <w:tabs>
          <w:tab w:val="right" w:leader="dot" w:pos="4310"/>
        </w:tabs>
        <w:rPr>
          <w:bCs w:val="0"/>
        </w:rPr>
      </w:pPr>
      <w:r>
        <w:t xml:space="preserve">PROMPT FOR INJ. SITE IN BCMA, </w:t>
      </w:r>
      <w:r>
        <w:rPr>
          <w:b/>
          <w:bCs w:val="0"/>
        </w:rPr>
        <w:t>86</w:t>
      </w:r>
    </w:p>
    <w:p w14:paraId="60E6DCF9" w14:textId="77777777" w:rsidR="000A0668" w:rsidRDefault="000A0668">
      <w:pPr>
        <w:pStyle w:val="Index1"/>
        <w:tabs>
          <w:tab w:val="right" w:leader="dot" w:pos="4310"/>
        </w:tabs>
        <w:rPr>
          <w:bCs w:val="0"/>
        </w:rPr>
      </w:pPr>
      <w:r>
        <w:t xml:space="preserve">PSXCMOPMGR key, </w:t>
      </w:r>
      <w:r>
        <w:rPr>
          <w:b/>
          <w:bCs w:val="0"/>
        </w:rPr>
        <w:t>1</w:t>
      </w:r>
      <w:r>
        <w:rPr>
          <w:bCs w:val="0"/>
        </w:rPr>
        <w:t xml:space="preserve">, </w:t>
      </w:r>
      <w:r>
        <w:rPr>
          <w:b/>
          <w:bCs w:val="0"/>
        </w:rPr>
        <w:t>6</w:t>
      </w:r>
    </w:p>
    <w:p w14:paraId="60E6DCFA" w14:textId="77777777" w:rsidR="000A0668" w:rsidRPr="00AB478B" w:rsidRDefault="000A0668">
      <w:pPr>
        <w:pStyle w:val="IndexHeading"/>
        <w:keepNext/>
        <w:tabs>
          <w:tab w:val="right" w:leader="dot" w:pos="4310"/>
        </w:tabs>
        <w:rPr>
          <w:rFonts w:ascii="Calibri" w:hAnsi="Calibri"/>
          <w:b w:val="0"/>
          <w:bCs w:val="0"/>
          <w:noProof/>
        </w:rPr>
      </w:pPr>
      <w:r>
        <w:rPr>
          <w:noProof/>
        </w:rPr>
        <w:t>R</w:t>
      </w:r>
    </w:p>
    <w:p w14:paraId="60E6DCFB" w14:textId="77777777" w:rsidR="000A0668" w:rsidRDefault="000A0668">
      <w:pPr>
        <w:pStyle w:val="Index1"/>
        <w:tabs>
          <w:tab w:val="right" w:leader="dot" w:pos="4310"/>
        </w:tabs>
      </w:pPr>
      <w:r w:rsidRPr="00047DA3">
        <w:rPr>
          <w:iCs/>
        </w:rPr>
        <w:t>Report of Locally Entered Interactions</w:t>
      </w:r>
      <w:r>
        <w:t>, 71</w:t>
      </w:r>
    </w:p>
    <w:p w14:paraId="60E6DCFC" w14:textId="77777777" w:rsidR="000A0668" w:rsidRDefault="000A0668">
      <w:pPr>
        <w:pStyle w:val="Index1"/>
        <w:tabs>
          <w:tab w:val="right" w:leader="dot" w:pos="4310"/>
        </w:tabs>
        <w:rPr>
          <w:bCs w:val="0"/>
        </w:rPr>
      </w:pPr>
      <w:r>
        <w:t xml:space="preserve">Request Change to Standard Medication Route, </w:t>
      </w:r>
      <w:r>
        <w:rPr>
          <w:b/>
          <w:bCs w:val="0"/>
        </w:rPr>
        <w:t>91</w:t>
      </w:r>
    </w:p>
    <w:p w14:paraId="60E6DCFD" w14:textId="77777777" w:rsidR="000A0668" w:rsidRDefault="000A0668">
      <w:pPr>
        <w:pStyle w:val="Index1"/>
        <w:tabs>
          <w:tab w:val="right" w:leader="dot" w:pos="4310"/>
        </w:tabs>
        <w:rPr>
          <w:bCs w:val="0"/>
        </w:rPr>
      </w:pPr>
      <w:r>
        <w:t xml:space="preserve">Request Changes to Dose Unit, </w:t>
      </w:r>
      <w:r>
        <w:rPr>
          <w:b/>
          <w:bCs w:val="0"/>
        </w:rPr>
        <w:t>25</w:t>
      </w:r>
    </w:p>
    <w:p w14:paraId="60E6DCFE" w14:textId="77777777" w:rsidR="000A0668" w:rsidRDefault="000A0668">
      <w:pPr>
        <w:pStyle w:val="Index1"/>
        <w:tabs>
          <w:tab w:val="right" w:leader="dot" w:pos="4310"/>
        </w:tabs>
      </w:pPr>
      <w:r>
        <w:t>Request Changes to Enhanced Order Check Database, 67</w:t>
      </w:r>
    </w:p>
    <w:p w14:paraId="60E6DCFF" w14:textId="77777777" w:rsidR="000A0668" w:rsidRDefault="000A0668">
      <w:pPr>
        <w:pStyle w:val="Index1"/>
        <w:tabs>
          <w:tab w:val="right" w:leader="dot" w:pos="4310"/>
        </w:tabs>
        <w:rPr>
          <w:bCs w:val="0"/>
        </w:rPr>
      </w:pPr>
      <w:r>
        <w:t xml:space="preserve">Review Dosages Report, </w:t>
      </w:r>
      <w:r>
        <w:rPr>
          <w:b/>
          <w:bCs w:val="0"/>
        </w:rPr>
        <w:t>22</w:t>
      </w:r>
    </w:p>
    <w:p w14:paraId="60E6DD00" w14:textId="77777777" w:rsidR="000A0668" w:rsidRDefault="000A0668">
      <w:pPr>
        <w:pStyle w:val="Index1"/>
        <w:tabs>
          <w:tab w:val="right" w:leader="dot" w:pos="4310"/>
        </w:tabs>
        <w:rPr>
          <w:bCs w:val="0"/>
        </w:rPr>
      </w:pPr>
      <w:r>
        <w:t xml:space="preserve">Revision History, </w:t>
      </w:r>
      <w:r>
        <w:rPr>
          <w:b/>
          <w:bCs w:val="0"/>
        </w:rPr>
        <w:t>i</w:t>
      </w:r>
    </w:p>
    <w:p w14:paraId="60E6DD01" w14:textId="77777777" w:rsidR="000A0668" w:rsidRPr="00AB478B" w:rsidRDefault="000A0668">
      <w:pPr>
        <w:pStyle w:val="IndexHeading"/>
        <w:keepNext/>
        <w:tabs>
          <w:tab w:val="right" w:leader="dot" w:pos="4310"/>
        </w:tabs>
        <w:rPr>
          <w:rFonts w:ascii="Calibri" w:hAnsi="Calibri"/>
          <w:b w:val="0"/>
          <w:bCs w:val="0"/>
          <w:noProof/>
        </w:rPr>
      </w:pPr>
      <w:r>
        <w:rPr>
          <w:noProof/>
        </w:rPr>
        <w:t>S</w:t>
      </w:r>
    </w:p>
    <w:p w14:paraId="60E6DD02" w14:textId="77777777" w:rsidR="000A0668" w:rsidRDefault="000A0668">
      <w:pPr>
        <w:pStyle w:val="Index1"/>
        <w:tabs>
          <w:tab w:val="right" w:leader="dot" w:pos="4310"/>
        </w:tabs>
      </w:pPr>
      <w:r>
        <w:t>Schedule/Reschedule Check PEPS Interface, 154</w:t>
      </w:r>
    </w:p>
    <w:p w14:paraId="60E6DD03" w14:textId="77777777" w:rsidR="000A0668" w:rsidRDefault="000A0668">
      <w:pPr>
        <w:pStyle w:val="Index1"/>
        <w:tabs>
          <w:tab w:val="right" w:leader="dot" w:pos="4310"/>
        </w:tabs>
        <w:rPr>
          <w:bCs w:val="0"/>
        </w:rPr>
      </w:pPr>
      <w:r>
        <w:t xml:space="preserve">Screen prompts, </w:t>
      </w:r>
      <w:r>
        <w:rPr>
          <w:b/>
          <w:bCs w:val="0"/>
        </w:rPr>
        <w:t>1</w:t>
      </w:r>
    </w:p>
    <w:p w14:paraId="60E6DD04" w14:textId="77777777" w:rsidR="000A0668" w:rsidRDefault="000A0668">
      <w:pPr>
        <w:pStyle w:val="Index1"/>
        <w:tabs>
          <w:tab w:val="right" w:leader="dot" w:pos="4310"/>
        </w:tabs>
        <w:rPr>
          <w:bCs w:val="0"/>
        </w:rPr>
      </w:pPr>
      <w:r>
        <w:t xml:space="preserve">Sig formula, </w:t>
      </w:r>
      <w:r>
        <w:rPr>
          <w:b/>
          <w:bCs w:val="0"/>
        </w:rPr>
        <w:t>195</w:t>
      </w:r>
    </w:p>
    <w:p w14:paraId="60E6DD05" w14:textId="77777777" w:rsidR="000A0668" w:rsidRDefault="000A0668">
      <w:pPr>
        <w:pStyle w:val="Index1"/>
        <w:tabs>
          <w:tab w:val="right" w:leader="dot" w:pos="4310"/>
        </w:tabs>
        <w:rPr>
          <w:bCs w:val="0"/>
        </w:rPr>
      </w:pPr>
      <w:r>
        <w:t xml:space="preserve">Sig Formulas (Formulas), </w:t>
      </w:r>
      <w:r>
        <w:rPr>
          <w:b/>
          <w:bCs w:val="0"/>
        </w:rPr>
        <w:t>194</w:t>
      </w:r>
    </w:p>
    <w:p w14:paraId="60E6DD06" w14:textId="77777777" w:rsidR="000A0668" w:rsidRDefault="000A0668">
      <w:pPr>
        <w:pStyle w:val="Index1"/>
        <w:tabs>
          <w:tab w:val="right" w:leader="dot" w:pos="4310"/>
        </w:tabs>
        <w:rPr>
          <w:bCs w:val="0"/>
        </w:rPr>
      </w:pPr>
      <w:r>
        <w:t xml:space="preserve">Simple Local Possible Dosages, </w:t>
      </w:r>
      <w:r>
        <w:rPr>
          <w:b/>
          <w:bCs w:val="0"/>
        </w:rPr>
        <w:t>193</w:t>
      </w:r>
    </w:p>
    <w:p w14:paraId="60E6DD07" w14:textId="77777777" w:rsidR="000A0668" w:rsidRDefault="000A0668">
      <w:pPr>
        <w:pStyle w:val="Index1"/>
        <w:tabs>
          <w:tab w:val="right" w:leader="dot" w:pos="4310"/>
        </w:tabs>
        <w:rPr>
          <w:bCs w:val="0"/>
        </w:rPr>
      </w:pPr>
      <w:r>
        <w:t xml:space="preserve">Simple Possible Dosage Formula, </w:t>
      </w:r>
      <w:r>
        <w:rPr>
          <w:b/>
          <w:bCs w:val="0"/>
        </w:rPr>
        <w:t>195</w:t>
      </w:r>
    </w:p>
    <w:p w14:paraId="60E6DD08" w14:textId="77777777" w:rsidR="000A0668" w:rsidRDefault="000A0668">
      <w:pPr>
        <w:pStyle w:val="Index1"/>
        <w:tabs>
          <w:tab w:val="right" w:leader="dot" w:pos="4310"/>
        </w:tabs>
        <w:rPr>
          <w:bCs w:val="0"/>
        </w:rPr>
      </w:pPr>
      <w:r>
        <w:t xml:space="preserve">Simple Possible Dosages, </w:t>
      </w:r>
      <w:r>
        <w:rPr>
          <w:b/>
          <w:bCs w:val="0"/>
        </w:rPr>
        <w:t>193</w:t>
      </w:r>
    </w:p>
    <w:p w14:paraId="60E6DD09" w14:textId="77777777" w:rsidR="000A0668" w:rsidRDefault="000A0668">
      <w:pPr>
        <w:pStyle w:val="Index1"/>
        <w:tabs>
          <w:tab w:val="right" w:leader="dot" w:pos="4310"/>
        </w:tabs>
        <w:rPr>
          <w:bCs w:val="0"/>
        </w:rPr>
      </w:pPr>
      <w:r>
        <w:t xml:space="preserve">Standard Schedule Management, </w:t>
      </w:r>
      <w:r>
        <w:rPr>
          <w:b/>
          <w:bCs w:val="0"/>
        </w:rPr>
        <w:t>127</w:t>
      </w:r>
      <w:r>
        <w:rPr>
          <w:bCs w:val="0"/>
        </w:rPr>
        <w:t xml:space="preserve">, </w:t>
      </w:r>
      <w:r>
        <w:rPr>
          <w:b/>
          <w:bCs w:val="0"/>
        </w:rPr>
        <w:t>140</w:t>
      </w:r>
    </w:p>
    <w:p w14:paraId="60E6DD0A" w14:textId="77777777" w:rsidR="000A0668" w:rsidRDefault="000A0668">
      <w:pPr>
        <w:pStyle w:val="Index1"/>
        <w:tabs>
          <w:tab w:val="right" w:leader="dot" w:pos="4310"/>
        </w:tabs>
      </w:pPr>
      <w:r>
        <w:t>Supra-therapeutic, 16, 54</w:t>
      </w:r>
    </w:p>
    <w:p w14:paraId="60E6DD0B" w14:textId="77777777" w:rsidR="000A0668" w:rsidRDefault="000A0668">
      <w:pPr>
        <w:pStyle w:val="Index1"/>
        <w:tabs>
          <w:tab w:val="right" w:leader="dot" w:pos="4310"/>
        </w:tabs>
        <w:rPr>
          <w:bCs w:val="0"/>
        </w:rPr>
      </w:pPr>
      <w:r>
        <w:t xml:space="preserve">Synonym Enter/Edit, </w:t>
      </w:r>
      <w:r>
        <w:rPr>
          <w:b/>
          <w:bCs w:val="0"/>
        </w:rPr>
        <w:t>138</w:t>
      </w:r>
    </w:p>
    <w:p w14:paraId="60E6DD0C" w14:textId="77777777" w:rsidR="000A0668" w:rsidRPr="00AB478B" w:rsidRDefault="000A0668">
      <w:pPr>
        <w:pStyle w:val="IndexHeading"/>
        <w:keepNext/>
        <w:tabs>
          <w:tab w:val="right" w:leader="dot" w:pos="4310"/>
        </w:tabs>
        <w:rPr>
          <w:rFonts w:ascii="Calibri" w:hAnsi="Calibri"/>
          <w:b w:val="0"/>
          <w:bCs w:val="0"/>
          <w:noProof/>
        </w:rPr>
      </w:pPr>
      <w:r>
        <w:rPr>
          <w:noProof/>
        </w:rPr>
        <w:t>T</w:t>
      </w:r>
    </w:p>
    <w:p w14:paraId="60E6DD0D" w14:textId="77777777" w:rsidR="000A0668" w:rsidRDefault="000A0668">
      <w:pPr>
        <w:pStyle w:val="Index1"/>
        <w:tabs>
          <w:tab w:val="right" w:leader="dot" w:pos="4310"/>
        </w:tabs>
        <w:rPr>
          <w:bCs w:val="0"/>
        </w:rPr>
      </w:pPr>
      <w:r>
        <w:t xml:space="preserve">Table of Contents, </w:t>
      </w:r>
      <w:r>
        <w:rPr>
          <w:b/>
          <w:bCs w:val="0"/>
        </w:rPr>
        <w:t>viii</w:t>
      </w:r>
    </w:p>
    <w:p w14:paraId="60E6DD0E" w14:textId="77777777" w:rsidR="000A0668" w:rsidRPr="00AB478B" w:rsidRDefault="000A0668">
      <w:pPr>
        <w:pStyle w:val="IndexHeading"/>
        <w:keepNext/>
        <w:tabs>
          <w:tab w:val="right" w:leader="dot" w:pos="4310"/>
        </w:tabs>
        <w:rPr>
          <w:rFonts w:ascii="Calibri" w:hAnsi="Calibri"/>
          <w:b w:val="0"/>
          <w:bCs w:val="0"/>
          <w:noProof/>
        </w:rPr>
      </w:pPr>
      <w:r>
        <w:rPr>
          <w:noProof/>
        </w:rPr>
        <w:t>U</w:t>
      </w:r>
    </w:p>
    <w:p w14:paraId="60E6DD0F" w14:textId="77777777" w:rsidR="000A0668" w:rsidRDefault="000A0668">
      <w:pPr>
        <w:pStyle w:val="Index1"/>
        <w:tabs>
          <w:tab w:val="right" w:leader="dot" w:pos="4310"/>
        </w:tabs>
        <w:rPr>
          <w:bCs w:val="0"/>
        </w:rPr>
      </w:pPr>
      <w:r w:rsidRPr="00047DA3">
        <w:t>Unmarking a CMOP Drug (Single drug)</w:t>
      </w:r>
      <w:r>
        <w:t xml:space="preserve">, </w:t>
      </w:r>
      <w:r>
        <w:rPr>
          <w:b/>
          <w:bCs w:val="0"/>
        </w:rPr>
        <w:t>7</w:t>
      </w:r>
    </w:p>
    <w:p w14:paraId="60E6DD10" w14:textId="77777777" w:rsidR="000A0668" w:rsidRPr="00AB478B" w:rsidRDefault="000A0668">
      <w:pPr>
        <w:pStyle w:val="IndexHeading"/>
        <w:keepNext/>
        <w:tabs>
          <w:tab w:val="right" w:leader="dot" w:pos="4310"/>
        </w:tabs>
        <w:rPr>
          <w:rFonts w:ascii="Calibri" w:hAnsi="Calibri"/>
          <w:b w:val="0"/>
          <w:bCs w:val="0"/>
          <w:noProof/>
        </w:rPr>
      </w:pPr>
      <w:r>
        <w:rPr>
          <w:noProof/>
        </w:rPr>
        <w:t>W</w:t>
      </w:r>
    </w:p>
    <w:p w14:paraId="60E6DD11" w14:textId="77777777" w:rsidR="000A0668" w:rsidRDefault="000A0668">
      <w:pPr>
        <w:pStyle w:val="Index1"/>
        <w:tabs>
          <w:tab w:val="right" w:leader="dot" w:pos="4310"/>
        </w:tabs>
        <w:rPr>
          <w:bCs w:val="0"/>
        </w:rPr>
      </w:pPr>
      <w:r w:rsidRPr="00047DA3">
        <w:rPr>
          <w:iCs/>
        </w:rPr>
        <w:t>Warning Builder</w:t>
      </w:r>
      <w:r>
        <w:t xml:space="preserve">, </w:t>
      </w:r>
      <w:r>
        <w:rPr>
          <w:b/>
          <w:bCs w:val="0"/>
        </w:rPr>
        <w:t>145</w:t>
      </w:r>
    </w:p>
    <w:p w14:paraId="60E6DD12" w14:textId="77777777" w:rsidR="000A0668" w:rsidRDefault="000A0668">
      <w:pPr>
        <w:pStyle w:val="Index1"/>
        <w:tabs>
          <w:tab w:val="right" w:leader="dot" w:pos="4310"/>
        </w:tabs>
        <w:rPr>
          <w:bCs w:val="0"/>
        </w:rPr>
      </w:pPr>
      <w:r w:rsidRPr="00047DA3">
        <w:rPr>
          <w:iCs/>
        </w:rPr>
        <w:t>Warning Mapping</w:t>
      </w:r>
      <w:r>
        <w:t xml:space="preserve">, </w:t>
      </w:r>
      <w:r>
        <w:rPr>
          <w:b/>
          <w:bCs w:val="0"/>
        </w:rPr>
        <w:t>150</w:t>
      </w:r>
      <w:r>
        <w:rPr>
          <w:bCs w:val="0"/>
        </w:rPr>
        <w:t xml:space="preserve">, </w:t>
      </w:r>
      <w:r>
        <w:rPr>
          <w:b/>
          <w:bCs w:val="0"/>
        </w:rPr>
        <w:t>161</w:t>
      </w:r>
    </w:p>
    <w:p w14:paraId="60E6DD13" w14:textId="77777777" w:rsidR="000A0668" w:rsidRDefault="000A0668" w:rsidP="00EA77BC">
      <w:pPr>
        <w:rPr>
          <w:noProof/>
        </w:rPr>
        <w:sectPr w:rsidR="000A0668" w:rsidSect="000A0668">
          <w:type w:val="continuous"/>
          <w:pgSz w:w="12240" w:h="15840" w:code="1"/>
          <w:pgMar w:top="1440" w:right="1440" w:bottom="1440" w:left="1440" w:header="720" w:footer="720" w:gutter="0"/>
          <w:cols w:num="2" w:space="720"/>
          <w:docGrid w:linePitch="163"/>
        </w:sectPr>
      </w:pPr>
    </w:p>
    <w:p w14:paraId="60E6DD14" w14:textId="77777777" w:rsidR="00595E65" w:rsidRPr="00756A96" w:rsidRDefault="00756A96" w:rsidP="00EA77BC">
      <w:r w:rsidRPr="00EA77BC">
        <w:fldChar w:fldCharType="end"/>
      </w:r>
    </w:p>
    <w:sectPr w:rsidR="00595E65" w:rsidRPr="00756A96" w:rsidSect="000A0668">
      <w:type w:val="continuous"/>
      <w:pgSz w:w="12240" w:h="15840" w:code="1"/>
      <w:pgMar w:top="1440" w:right="1440" w:bottom="1440" w:left="1440" w:header="720" w:footer="720" w:gutter="0"/>
      <w:cols w:space="720"/>
      <w:docGrid w:linePitch="16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3FA41" w14:textId="77777777" w:rsidR="009A3550" w:rsidRDefault="009A3550">
      <w:r>
        <w:separator/>
      </w:r>
    </w:p>
  </w:endnote>
  <w:endnote w:type="continuationSeparator" w:id="0">
    <w:p w14:paraId="30412821" w14:textId="77777777" w:rsidR="009A3550" w:rsidRDefault="009A3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ZapfDingbats">
    <w:altName w:val="Symbol"/>
    <w:panose1 w:val="00000000000000000000"/>
    <w:charset w:val="02"/>
    <w:family w:val="decorative"/>
    <w:notTrueTyp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r_ansi">
    <w:panose1 w:val="020B06090202020202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B2074" w14:textId="77777777" w:rsidR="00BF2C2B" w:rsidRDefault="00BF2C2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F" w14:textId="5BEBA66E" w:rsidR="00BF2C2B" w:rsidRPr="00F02081" w:rsidRDefault="00BF2C2B" w:rsidP="00186027">
    <w:pPr>
      <w:pStyle w:val="Footer"/>
      <w:tabs>
        <w:tab w:val="clear" w:pos="4320"/>
        <w:tab w:val="clear" w:pos="8640"/>
        <w:tab w:val="center" w:pos="4680"/>
        <w:tab w:val="right" w:pos="9274"/>
      </w:tabs>
      <w:ind w:right="360"/>
      <w:rPr>
        <w:sz w:val="20"/>
        <w:lang w:val="en-US"/>
      </w:rPr>
    </w:pPr>
    <w:r>
      <w:rPr>
        <w:rStyle w:val="PageNumber"/>
      </w:rPr>
      <w:fldChar w:fldCharType="begin"/>
    </w:r>
    <w:r>
      <w:rPr>
        <w:rStyle w:val="PageNumber"/>
      </w:rPr>
      <w:instrText xml:space="preserve">PAGE  </w:instrText>
    </w:r>
    <w:r>
      <w:rPr>
        <w:rStyle w:val="PageNumber"/>
      </w:rPr>
      <w:fldChar w:fldCharType="separate"/>
    </w:r>
    <w:r w:rsidR="00A62D31">
      <w:rPr>
        <w:rStyle w:val="PageNumber"/>
        <w:noProof/>
      </w:rPr>
      <w:t>210</w:t>
    </w:r>
    <w:r>
      <w:rPr>
        <w:rStyle w:val="PageNumber"/>
      </w:rPr>
      <w:fldChar w:fldCharType="end"/>
    </w:r>
    <w:r>
      <w:rPr>
        <w:sz w:val="20"/>
      </w:rPr>
      <w:tab/>
      <w:t>Pharmacy Data Management V. 1.0</w:t>
    </w:r>
    <w:r>
      <w:rPr>
        <w:sz w:val="20"/>
      </w:rPr>
      <w:tab/>
    </w:r>
    <w:r>
      <w:rPr>
        <w:sz w:val="20"/>
        <w:lang w:val="en-US"/>
      </w:rPr>
      <w:t>August 2018</w:t>
    </w:r>
  </w:p>
  <w:p w14:paraId="60E6DDE0" w14:textId="77777777" w:rsidR="00BF2C2B" w:rsidRPr="004C6ABF" w:rsidRDefault="00BF2C2B"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1" w14:textId="4F2CFF55" w:rsidR="00BF2C2B" w:rsidRDefault="00BF2C2B" w:rsidP="00A04700">
    <w:pPr>
      <w:pStyle w:val="Footer"/>
      <w:tabs>
        <w:tab w:val="clear" w:pos="4320"/>
        <w:tab w:val="clear" w:pos="8640"/>
        <w:tab w:val="center" w:pos="4675"/>
        <w:tab w:val="right" w:pos="9360"/>
      </w:tabs>
      <w:rPr>
        <w:rStyle w:val="PageNumber"/>
      </w:rPr>
    </w:pPr>
    <w:r>
      <w:rPr>
        <w:sz w:val="20"/>
        <w:lang w:val="en-US"/>
      </w:rPr>
      <w:t>August 2018</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A62D31">
      <w:rPr>
        <w:rStyle w:val="PageNumber"/>
        <w:noProof/>
      </w:rPr>
      <w:t>211</w:t>
    </w:r>
    <w:r w:rsidRPr="00567E49">
      <w:rPr>
        <w:rStyle w:val="PageNumber"/>
      </w:rPr>
      <w:fldChar w:fldCharType="end"/>
    </w:r>
  </w:p>
  <w:p w14:paraId="60E6DDE2" w14:textId="77777777" w:rsidR="00BF2C2B" w:rsidRPr="004C6ABF" w:rsidRDefault="00BF2C2B"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3" w14:textId="0D76FD1E" w:rsidR="00BF2C2B" w:rsidRPr="00F02081" w:rsidRDefault="00BF2C2B" w:rsidP="00E53D94">
    <w:pPr>
      <w:pStyle w:val="Footer"/>
      <w:tabs>
        <w:tab w:val="clear" w:pos="4320"/>
        <w:tab w:val="clear" w:pos="8640"/>
        <w:tab w:val="center" w:pos="4680"/>
        <w:tab w:val="right" w:pos="9274"/>
      </w:tabs>
      <w:ind w:right="360"/>
      <w:rPr>
        <w:sz w:val="20"/>
        <w:lang w:val="en-US"/>
      </w:rPr>
    </w:pPr>
    <w:r w:rsidRPr="00E53D94">
      <w:rPr>
        <w:sz w:val="20"/>
      </w:rPr>
      <w:fldChar w:fldCharType="begin"/>
    </w:r>
    <w:r w:rsidRPr="00E53D94">
      <w:rPr>
        <w:sz w:val="20"/>
      </w:rPr>
      <w:instrText xml:space="preserve"> PAGE   \* MERGEFORMAT </w:instrText>
    </w:r>
    <w:r w:rsidRPr="00E53D94">
      <w:rPr>
        <w:sz w:val="20"/>
      </w:rPr>
      <w:fldChar w:fldCharType="separate"/>
    </w:r>
    <w:r w:rsidR="00A62D31">
      <w:rPr>
        <w:noProof/>
        <w:sz w:val="20"/>
      </w:rPr>
      <w:t>220</w:t>
    </w:r>
    <w:r w:rsidRPr="00E53D94">
      <w:rPr>
        <w:sz w:val="20"/>
      </w:rPr>
      <w:fldChar w:fldCharType="end"/>
    </w:r>
    <w:r>
      <w:rPr>
        <w:sz w:val="20"/>
      </w:rPr>
      <w:tab/>
      <w:t>Pharmacy Data Management V. 1.0</w:t>
    </w:r>
    <w:r>
      <w:rPr>
        <w:sz w:val="20"/>
      </w:rPr>
      <w:tab/>
    </w:r>
    <w:r>
      <w:rPr>
        <w:sz w:val="20"/>
        <w:lang w:val="en-US"/>
      </w:rPr>
      <w:t>October 2018</w:t>
    </w:r>
  </w:p>
  <w:p w14:paraId="60E6DDE4" w14:textId="77777777" w:rsidR="00BF2C2B" w:rsidRPr="004C6ABF" w:rsidRDefault="00BF2C2B"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5" w14:textId="71F15533" w:rsidR="00BF2C2B" w:rsidRDefault="00BF2C2B" w:rsidP="00DD57F5">
    <w:pPr>
      <w:pStyle w:val="Footer"/>
      <w:tabs>
        <w:tab w:val="clear" w:pos="4320"/>
        <w:tab w:val="clear" w:pos="8640"/>
        <w:tab w:val="center" w:pos="4680"/>
        <w:tab w:val="right" w:pos="9360"/>
      </w:tabs>
      <w:rPr>
        <w:rStyle w:val="PageNumber"/>
      </w:rPr>
    </w:pPr>
    <w:r>
      <w:rPr>
        <w:sz w:val="20"/>
        <w:lang w:val="en-US"/>
      </w:rPr>
      <w:t>October 2018</w:t>
    </w:r>
    <w:r>
      <w:rPr>
        <w:sz w:val="20"/>
      </w:rPr>
      <w:tab/>
      <w:t>Pharmacy Data Management V. 1.0</w:t>
    </w:r>
    <w:r>
      <w:rPr>
        <w:sz w:val="20"/>
      </w:rPr>
      <w:tab/>
    </w:r>
    <w:r>
      <w:rPr>
        <w:rStyle w:val="PageNumber"/>
      </w:rPr>
      <w:fldChar w:fldCharType="begin"/>
    </w:r>
    <w:r>
      <w:rPr>
        <w:rStyle w:val="PageNumber"/>
      </w:rPr>
      <w:instrText xml:space="preserve">PAGE  </w:instrText>
    </w:r>
    <w:r>
      <w:rPr>
        <w:rStyle w:val="PageNumber"/>
      </w:rPr>
      <w:fldChar w:fldCharType="separate"/>
    </w:r>
    <w:r w:rsidR="00A62D31">
      <w:rPr>
        <w:rStyle w:val="PageNumber"/>
        <w:noProof/>
      </w:rPr>
      <w:t>221</w:t>
    </w:r>
    <w:r>
      <w:rPr>
        <w:rStyle w:val="PageNumber"/>
      </w:rPr>
      <w:fldChar w:fldCharType="end"/>
    </w:r>
  </w:p>
  <w:p w14:paraId="60E6DDE6" w14:textId="77777777" w:rsidR="00BF2C2B" w:rsidRPr="004C6ABF" w:rsidRDefault="00BF2C2B"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9" w14:textId="3E699A80" w:rsidR="00BF2C2B" w:rsidRDefault="00BF2C2B" w:rsidP="00CD6A55">
    <w:pPr>
      <w:pStyle w:val="Footer"/>
      <w:tabs>
        <w:tab w:val="clear" w:pos="4320"/>
        <w:tab w:val="clear" w:pos="8640"/>
        <w:tab w:val="center" w:pos="6480"/>
        <w:tab w:val="right" w:pos="13020"/>
      </w:tabs>
      <w:ind w:right="-60"/>
      <w:rPr>
        <w:sz w:val="20"/>
      </w:rPr>
    </w:pP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226</w:t>
    </w:r>
    <w:r>
      <w:rPr>
        <w:rStyle w:val="PageNumber"/>
      </w:rPr>
      <w:fldChar w:fldCharType="end"/>
    </w:r>
    <w:r>
      <w:rPr>
        <w:sz w:val="20"/>
      </w:rPr>
      <w:tab/>
      <w:t>Pharmacy Data Management V. 1.0</w:t>
    </w:r>
    <w:r>
      <w:rPr>
        <w:sz w:val="20"/>
      </w:rPr>
      <w:tab/>
    </w:r>
    <w:r>
      <w:rPr>
        <w:sz w:val="20"/>
        <w:lang w:val="en-US"/>
      </w:rPr>
      <w:t>August 2018</w:t>
    </w:r>
  </w:p>
  <w:p w14:paraId="60E6DDEA" w14:textId="77777777" w:rsidR="00BF2C2B" w:rsidRPr="004C6ABF" w:rsidRDefault="00BF2C2B" w:rsidP="00DD57F5">
    <w:pPr>
      <w:pStyle w:val="Footer"/>
      <w:tabs>
        <w:tab w:val="clear" w:pos="4320"/>
        <w:tab w:val="clear" w:pos="8640"/>
        <w:tab w:val="center" w:pos="6480"/>
        <w:tab w:val="right" w:pos="13020"/>
      </w:tabs>
      <w:ind w:right="-60"/>
      <w:jc w:val="center"/>
      <w:rPr>
        <w:sz w:val="20"/>
        <w:szCs w:val="20"/>
      </w:rPr>
    </w:pPr>
    <w:r>
      <w:rPr>
        <w:rStyle w:val="PageNumber"/>
      </w:rPr>
      <w:t>User Manual</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B" w14:textId="77777777" w:rsidR="00BF2C2B" w:rsidRDefault="00BF2C2B">
    <w:pPr>
      <w:pStyle w:val="Footer"/>
      <w:framePr w:wrap="around" w:vAnchor="text" w:hAnchor="margin" w:y="1"/>
      <w:rPr>
        <w:rStyle w:val="PageNumber"/>
      </w:rPr>
    </w:pPr>
  </w:p>
  <w:p w14:paraId="60E6DDEC" w14:textId="7125DB92" w:rsidR="00BF2C2B" w:rsidRDefault="00BF2C2B" w:rsidP="00CD6A55">
    <w:pPr>
      <w:pStyle w:val="Footer"/>
      <w:tabs>
        <w:tab w:val="clear" w:pos="4320"/>
        <w:tab w:val="clear" w:pos="8640"/>
        <w:tab w:val="center" w:pos="6480"/>
        <w:tab w:val="right" w:pos="12903"/>
      </w:tabs>
      <w:ind w:right="57"/>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227</w:t>
    </w:r>
    <w:r>
      <w:rPr>
        <w:rStyle w:val="PageNumber"/>
      </w:rPr>
      <w:fldChar w:fldCharType="end"/>
    </w:r>
  </w:p>
  <w:p w14:paraId="60E6DDED" w14:textId="77777777" w:rsidR="00BF2C2B" w:rsidRDefault="00BF2C2B" w:rsidP="00DD57F5">
    <w:pPr>
      <w:pStyle w:val="Footer"/>
      <w:tabs>
        <w:tab w:val="clear" w:pos="4320"/>
        <w:tab w:val="clear" w:pos="8640"/>
        <w:tab w:val="center" w:pos="6480"/>
        <w:tab w:val="right" w:pos="13020"/>
      </w:tabs>
      <w:ind w:right="57"/>
      <w:jc w:val="center"/>
    </w:pPr>
    <w:r>
      <w:rPr>
        <w:rStyle w:val="PageNumber"/>
      </w:rPr>
      <w:t>User Manual</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F" w14:textId="77777777" w:rsidR="00BF2C2B" w:rsidRDefault="00BF2C2B" w:rsidP="00CD6A55">
    <w:pPr>
      <w:pStyle w:val="Footer"/>
      <w:tabs>
        <w:tab w:val="clear" w:pos="4320"/>
        <w:tab w:val="clear" w:pos="8640"/>
        <w:tab w:val="center" w:pos="6480"/>
        <w:tab w:val="right" w:pos="12903"/>
      </w:tabs>
      <w:ind w:right="57"/>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169</w:t>
    </w:r>
    <w:r>
      <w:rPr>
        <w:rStyle w:val="PageNumber"/>
      </w:rPr>
      <w:fldChar w:fldCharType="end"/>
    </w:r>
  </w:p>
  <w:p w14:paraId="60E6DDF0" w14:textId="77777777" w:rsidR="00BF2C2B" w:rsidRDefault="00BF2C2B" w:rsidP="00CD6A55">
    <w:pPr>
      <w:pStyle w:val="Footer"/>
      <w:tabs>
        <w:tab w:val="clear" w:pos="4320"/>
        <w:tab w:val="clear" w:pos="8640"/>
        <w:tab w:val="center" w:pos="6480"/>
        <w:tab w:val="right" w:pos="12903"/>
      </w:tabs>
      <w:ind w:right="57"/>
      <w:jc w:val="center"/>
      <w:rPr>
        <w:rStyle w:val="PageNumber"/>
        <w:szCs w:val="20"/>
      </w:rPr>
    </w:pPr>
    <w:r>
      <w:rPr>
        <w:rStyle w:val="PageNumber"/>
      </w:rPr>
      <w:t>User Manua</w:t>
    </w:r>
    <w:r w:rsidRPr="004C6ABF">
      <w:rPr>
        <w:rStyle w:val="PageNumber"/>
        <w:szCs w:val="20"/>
      </w:rPr>
      <w:t>l</w:t>
    </w:r>
  </w:p>
  <w:p w14:paraId="60E6DDF1" w14:textId="77777777" w:rsidR="00BF2C2B" w:rsidRDefault="00BF2C2B" w:rsidP="00CD6A55">
    <w:pPr>
      <w:pStyle w:val="Footer"/>
      <w:tabs>
        <w:tab w:val="clear" w:pos="4320"/>
        <w:tab w:val="clear" w:pos="8640"/>
        <w:tab w:val="center" w:pos="6120"/>
        <w:tab w:val="center" w:pos="6480"/>
        <w:tab w:val="right" w:pos="12787"/>
      </w:tabs>
      <w:jc w:val="center"/>
      <w:rPr>
        <w:rStyle w:val="PageNumber"/>
        <w:szCs w:val="20"/>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4" w14:textId="3D54521E" w:rsidR="00BF2C2B" w:rsidRPr="00FB1696" w:rsidRDefault="00BF2C2B" w:rsidP="00DD57F5">
    <w:pPr>
      <w:pStyle w:val="Footer"/>
      <w:tabs>
        <w:tab w:val="clear" w:pos="4320"/>
        <w:tab w:val="clear" w:pos="8640"/>
        <w:tab w:val="center" w:pos="6480"/>
        <w:tab w:val="right" w:pos="1296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234</w:t>
    </w:r>
    <w:r>
      <w:rPr>
        <w:rStyle w:val="PageNumber"/>
      </w:rPr>
      <w:fldChar w:fldCharType="end"/>
    </w:r>
    <w:r>
      <w:rPr>
        <w:sz w:val="20"/>
      </w:rPr>
      <w:tab/>
      <w:t>Pharmacy Data Management V. 1.0</w:t>
    </w:r>
    <w:r>
      <w:rPr>
        <w:sz w:val="20"/>
      </w:rPr>
      <w:tab/>
    </w:r>
    <w:r>
      <w:rPr>
        <w:sz w:val="20"/>
        <w:lang w:val="en-US"/>
      </w:rPr>
      <w:t>August 2018</w:t>
    </w:r>
  </w:p>
  <w:p w14:paraId="60E6DDF5" w14:textId="77777777" w:rsidR="00BF2C2B" w:rsidRPr="004C6ABF" w:rsidRDefault="00BF2C2B" w:rsidP="00DD57F5">
    <w:pPr>
      <w:pStyle w:val="Footer"/>
      <w:tabs>
        <w:tab w:val="clear" w:pos="4320"/>
        <w:tab w:val="clear" w:pos="8640"/>
        <w:tab w:val="center" w:pos="6480"/>
        <w:tab w:val="right" w:pos="13020"/>
      </w:tabs>
      <w:ind w:right="56"/>
      <w:jc w:val="center"/>
      <w:rPr>
        <w:sz w:val="20"/>
        <w:szCs w:val="20"/>
      </w:rPr>
    </w:pPr>
    <w:r>
      <w:rPr>
        <w:rStyle w:val="PageNumber"/>
      </w:rPr>
      <w:t>User Manual</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6" w14:textId="77777777" w:rsidR="00BF2C2B" w:rsidRDefault="00BF2C2B">
    <w:pPr>
      <w:pStyle w:val="Footer"/>
      <w:framePr w:wrap="around" w:vAnchor="text" w:hAnchor="margin" w:y="1"/>
      <w:rPr>
        <w:rStyle w:val="PageNumber"/>
      </w:rPr>
    </w:pPr>
  </w:p>
  <w:p w14:paraId="60E6DDF7" w14:textId="4A6EB352" w:rsidR="00BF2C2B" w:rsidRDefault="00BF2C2B" w:rsidP="00DD57F5">
    <w:pPr>
      <w:pStyle w:val="Footer"/>
      <w:tabs>
        <w:tab w:val="clear" w:pos="4320"/>
        <w:tab w:val="clear" w:pos="8640"/>
        <w:tab w:val="center" w:pos="6480"/>
        <w:tab w:val="right" w:pos="12960"/>
      </w:tabs>
      <w:ind w:right="57"/>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235</w:t>
    </w:r>
    <w:r>
      <w:rPr>
        <w:rStyle w:val="PageNumber"/>
      </w:rPr>
      <w:fldChar w:fldCharType="end"/>
    </w:r>
  </w:p>
  <w:p w14:paraId="60E6DDF8" w14:textId="77777777" w:rsidR="00BF2C2B" w:rsidRPr="004C6ABF" w:rsidRDefault="00BF2C2B" w:rsidP="00DD57F5">
    <w:pPr>
      <w:pStyle w:val="Footer"/>
      <w:tabs>
        <w:tab w:val="clear" w:pos="4320"/>
        <w:tab w:val="clear" w:pos="8640"/>
        <w:tab w:val="center" w:pos="6480"/>
        <w:tab w:val="right" w:pos="13020"/>
      </w:tabs>
      <w:ind w:right="57"/>
      <w:jc w:val="center"/>
      <w:rPr>
        <w:sz w:val="20"/>
        <w:szCs w:val="20"/>
      </w:rPr>
    </w:pPr>
    <w:r>
      <w:rPr>
        <w:rStyle w:val="PageNumber"/>
      </w:rPr>
      <w:t>User Manual</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A" w14:textId="77777777" w:rsidR="00BF2C2B" w:rsidRDefault="00BF2C2B" w:rsidP="00CD6A55">
    <w:pPr>
      <w:pStyle w:val="Footer"/>
      <w:tabs>
        <w:tab w:val="clear" w:pos="4320"/>
        <w:tab w:val="clear" w:pos="8640"/>
        <w:tab w:val="center" w:pos="6480"/>
        <w:tab w:val="right" w:pos="12903"/>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175</w:t>
    </w:r>
    <w:r>
      <w:rPr>
        <w:rStyle w:val="PageNumber"/>
      </w:rPr>
      <w:fldChar w:fldCharType="end"/>
    </w:r>
  </w:p>
  <w:p w14:paraId="60E6DDFB" w14:textId="77777777" w:rsidR="00BF2C2B" w:rsidRDefault="00BF2C2B" w:rsidP="00CD6A55">
    <w:pPr>
      <w:pStyle w:val="Footer"/>
      <w:tabs>
        <w:tab w:val="clear" w:pos="4320"/>
        <w:tab w:val="clear" w:pos="8640"/>
        <w:tab w:val="center" w:pos="6480"/>
        <w:tab w:val="right" w:pos="12903"/>
      </w:tabs>
      <w:jc w:val="center"/>
      <w:rPr>
        <w:rStyle w:val="PageNumber"/>
      </w:rPr>
    </w:pPr>
    <w:r>
      <w:rPr>
        <w:rStyle w:val="PageNumber"/>
      </w:rPr>
      <w:t>User Manual</w:t>
    </w:r>
  </w:p>
  <w:p w14:paraId="60E6DDFC" w14:textId="77777777" w:rsidR="00BF2C2B" w:rsidRDefault="00BF2C2B" w:rsidP="00CD6A55">
    <w:pPr>
      <w:pStyle w:val="Footer"/>
      <w:tabs>
        <w:tab w:val="clear" w:pos="4320"/>
        <w:tab w:val="clear" w:pos="8640"/>
        <w:tab w:val="center" w:pos="6480"/>
        <w:tab w:val="right" w:pos="12903"/>
      </w:tabs>
      <w:jc w:val="center"/>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6CF60" w14:textId="77777777" w:rsidR="00BF2C2B" w:rsidRDefault="00BF2C2B">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F" w14:textId="2203EEEB" w:rsidR="00BF2C2B" w:rsidRPr="00FB1696" w:rsidRDefault="00BF2C2B" w:rsidP="00DD57F5">
    <w:pPr>
      <w:pStyle w:val="Footer"/>
      <w:tabs>
        <w:tab w:val="clear" w:pos="4320"/>
        <w:tab w:val="clear" w:pos="8640"/>
        <w:tab w:val="center" w:pos="6480"/>
        <w:tab w:val="right" w:pos="1278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240</w:t>
    </w:r>
    <w:r>
      <w:rPr>
        <w:rStyle w:val="PageNumber"/>
      </w:rPr>
      <w:fldChar w:fldCharType="end"/>
    </w:r>
    <w:r>
      <w:rPr>
        <w:sz w:val="20"/>
      </w:rPr>
      <w:tab/>
      <w:t>Pharmacy Data Management V. 1.0</w:t>
    </w:r>
    <w:r>
      <w:rPr>
        <w:sz w:val="20"/>
      </w:rPr>
      <w:tab/>
    </w:r>
    <w:r>
      <w:rPr>
        <w:sz w:val="20"/>
        <w:lang w:val="en-US"/>
      </w:rPr>
      <w:t>August 2018</w:t>
    </w:r>
  </w:p>
  <w:p w14:paraId="60E6DE00" w14:textId="77777777" w:rsidR="00BF2C2B" w:rsidRPr="004C0FCB" w:rsidRDefault="00BF2C2B" w:rsidP="00DD57F5">
    <w:pPr>
      <w:pStyle w:val="Footer"/>
      <w:tabs>
        <w:tab w:val="clear" w:pos="4320"/>
        <w:tab w:val="clear" w:pos="8640"/>
        <w:tab w:val="center" w:pos="6545"/>
        <w:tab w:val="right" w:pos="12780"/>
      </w:tabs>
      <w:jc w:val="center"/>
      <w:rPr>
        <w:sz w:val="20"/>
        <w:szCs w:val="20"/>
      </w:rPr>
    </w:pPr>
    <w:r>
      <w:rPr>
        <w:rStyle w:val="PageNumber"/>
      </w:rPr>
      <w:t>User Manual</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1" w14:textId="77777777" w:rsidR="00BF2C2B" w:rsidRDefault="00BF2C2B">
    <w:pPr>
      <w:pStyle w:val="Footer"/>
      <w:framePr w:wrap="around" w:vAnchor="text" w:hAnchor="margin" w:y="1"/>
      <w:rPr>
        <w:rStyle w:val="PageNumber"/>
      </w:rPr>
    </w:pPr>
  </w:p>
  <w:p w14:paraId="60E6DE02" w14:textId="2C41B810" w:rsidR="00BF2C2B" w:rsidRDefault="00BF2C2B" w:rsidP="00DD57F5">
    <w:pPr>
      <w:pStyle w:val="Footer"/>
      <w:tabs>
        <w:tab w:val="clear" w:pos="4320"/>
        <w:tab w:val="clear" w:pos="8640"/>
        <w:tab w:val="center" w:pos="6480"/>
        <w:tab w:val="right" w:pos="12780"/>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241</w:t>
    </w:r>
    <w:r>
      <w:rPr>
        <w:rStyle w:val="PageNumber"/>
      </w:rPr>
      <w:fldChar w:fldCharType="end"/>
    </w:r>
  </w:p>
  <w:p w14:paraId="60E6DE03" w14:textId="77777777" w:rsidR="00BF2C2B" w:rsidRPr="004C0FCB" w:rsidRDefault="00BF2C2B" w:rsidP="00DD57F5">
    <w:pPr>
      <w:pStyle w:val="Footer"/>
      <w:tabs>
        <w:tab w:val="clear" w:pos="4320"/>
        <w:tab w:val="clear" w:pos="8640"/>
        <w:tab w:val="center" w:pos="6480"/>
        <w:tab w:val="right" w:pos="12716"/>
        <w:tab w:val="right" w:pos="13020"/>
      </w:tabs>
      <w:ind w:right="56"/>
      <w:jc w:val="center"/>
      <w:rPr>
        <w:sz w:val="20"/>
        <w:szCs w:val="20"/>
      </w:rPr>
    </w:pPr>
    <w:r>
      <w:rPr>
        <w:rStyle w:val="PageNumber"/>
      </w:rPr>
      <w:t>User Manual</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5" w14:textId="77777777" w:rsidR="00BF2C2B" w:rsidRDefault="00BF2C2B" w:rsidP="00CD6A55">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183</w:t>
    </w:r>
    <w:r>
      <w:rPr>
        <w:rStyle w:val="PageNumber"/>
      </w:rPr>
      <w:fldChar w:fldCharType="end"/>
    </w:r>
  </w:p>
  <w:p w14:paraId="60E6DE06" w14:textId="77777777" w:rsidR="00BF2C2B" w:rsidRDefault="00BF2C2B" w:rsidP="00CD6A55">
    <w:pPr>
      <w:pStyle w:val="Footer"/>
      <w:tabs>
        <w:tab w:val="clear" w:pos="4320"/>
        <w:tab w:val="clear" w:pos="8640"/>
        <w:tab w:val="center" w:pos="6480"/>
        <w:tab w:val="right" w:pos="12787"/>
      </w:tabs>
      <w:jc w:val="center"/>
      <w:rPr>
        <w:sz w:val="20"/>
      </w:rPr>
    </w:pPr>
    <w:r>
      <w:rPr>
        <w:rStyle w:val="PageNumber"/>
      </w:rPr>
      <w:t>User Manual</w:t>
    </w:r>
  </w:p>
  <w:p w14:paraId="60E6DE07" w14:textId="77777777" w:rsidR="00BF2C2B" w:rsidRDefault="00BF2C2B" w:rsidP="00CD6A55">
    <w:pPr>
      <w:pStyle w:val="Footer"/>
      <w:tabs>
        <w:tab w:val="clear" w:pos="4320"/>
        <w:tab w:val="clear" w:pos="8640"/>
        <w:tab w:val="center" w:pos="6480"/>
        <w:tab w:val="right" w:pos="12787"/>
      </w:tabs>
      <w:jc w:val="center"/>
      <w:rPr>
        <w:sz w:val="20"/>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A" w14:textId="572B5AC7" w:rsidR="00BF2C2B" w:rsidRPr="00FB1696" w:rsidRDefault="00BF2C2B" w:rsidP="00DD57F5">
    <w:pPr>
      <w:pStyle w:val="Footer"/>
      <w:tabs>
        <w:tab w:val="clear" w:pos="4320"/>
        <w:tab w:val="clear" w:pos="8640"/>
        <w:tab w:val="center" w:pos="6840"/>
        <w:tab w:val="right" w:pos="13651"/>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254</w:t>
    </w:r>
    <w:r>
      <w:rPr>
        <w:rStyle w:val="PageNumber"/>
      </w:rPr>
      <w:fldChar w:fldCharType="end"/>
    </w:r>
    <w:r>
      <w:rPr>
        <w:sz w:val="20"/>
      </w:rPr>
      <w:tab/>
      <w:t>Pharmacy Data Management V. 1.0</w:t>
    </w:r>
    <w:r>
      <w:rPr>
        <w:sz w:val="20"/>
      </w:rPr>
      <w:tab/>
    </w:r>
    <w:r>
      <w:rPr>
        <w:sz w:val="20"/>
        <w:lang w:val="en-US"/>
      </w:rPr>
      <w:t>August 2018</w:t>
    </w:r>
  </w:p>
  <w:p w14:paraId="60E6DE0B" w14:textId="77777777" w:rsidR="00BF2C2B" w:rsidRPr="004C0FCB" w:rsidRDefault="00BF2C2B"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C" w14:textId="77777777" w:rsidR="00BF2C2B" w:rsidRDefault="00BF2C2B">
    <w:pPr>
      <w:pStyle w:val="Footer"/>
      <w:framePr w:wrap="around" w:vAnchor="text" w:hAnchor="margin" w:y="1"/>
      <w:rPr>
        <w:rStyle w:val="PageNumber"/>
      </w:rPr>
    </w:pPr>
  </w:p>
  <w:p w14:paraId="60E6DE0D" w14:textId="60F5CA56" w:rsidR="00BF2C2B" w:rsidRDefault="00BF2C2B" w:rsidP="00DD57F5">
    <w:pPr>
      <w:pStyle w:val="Footer"/>
      <w:tabs>
        <w:tab w:val="clear" w:pos="4320"/>
        <w:tab w:val="clear" w:pos="8640"/>
        <w:tab w:val="center" w:pos="6840"/>
        <w:tab w:val="right" w:pos="13651"/>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255</w:t>
    </w:r>
    <w:r>
      <w:rPr>
        <w:rStyle w:val="PageNumber"/>
      </w:rPr>
      <w:fldChar w:fldCharType="end"/>
    </w:r>
  </w:p>
  <w:p w14:paraId="60E6DE0E" w14:textId="77777777" w:rsidR="00BF2C2B" w:rsidRPr="004C0FCB" w:rsidRDefault="00BF2C2B"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0" w14:textId="77777777" w:rsidR="00BF2C2B" w:rsidRDefault="00BF2C2B" w:rsidP="00CD6A55">
    <w:pPr>
      <w:pStyle w:val="Footer"/>
      <w:tabs>
        <w:tab w:val="clear" w:pos="4320"/>
        <w:tab w:val="clear" w:pos="8640"/>
        <w:tab w:val="center" w:pos="6480"/>
        <w:tab w:val="right" w:pos="13651"/>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189</w:t>
    </w:r>
    <w:r>
      <w:rPr>
        <w:rStyle w:val="PageNumber"/>
      </w:rPr>
      <w:fldChar w:fldCharType="end"/>
    </w:r>
  </w:p>
  <w:p w14:paraId="60E6DE11" w14:textId="77777777" w:rsidR="00BF2C2B" w:rsidRDefault="00BF2C2B" w:rsidP="00CD6A55">
    <w:pPr>
      <w:pStyle w:val="Footer"/>
      <w:tabs>
        <w:tab w:val="clear" w:pos="4320"/>
        <w:tab w:val="clear" w:pos="8640"/>
        <w:tab w:val="center" w:pos="6480"/>
        <w:tab w:val="right" w:pos="12787"/>
      </w:tabs>
      <w:jc w:val="center"/>
      <w:rPr>
        <w:rStyle w:val="PageNumber"/>
      </w:rPr>
    </w:pPr>
    <w:r>
      <w:rPr>
        <w:rStyle w:val="PageNumber"/>
      </w:rPr>
      <w:t>User Manual</w:t>
    </w:r>
  </w:p>
  <w:p w14:paraId="60E6DE12" w14:textId="77777777" w:rsidR="00BF2C2B" w:rsidRDefault="00BF2C2B" w:rsidP="00CD6A55">
    <w:pPr>
      <w:pStyle w:val="Footer"/>
      <w:tabs>
        <w:tab w:val="clear" w:pos="4320"/>
        <w:tab w:val="clear" w:pos="8640"/>
        <w:tab w:val="center" w:pos="6480"/>
        <w:tab w:val="right" w:pos="13651"/>
      </w:tabs>
      <w:jc w:val="center"/>
      <w:rPr>
        <w:sz w:val="20"/>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5" w14:textId="0FAC2FD1" w:rsidR="00BF2C2B" w:rsidRPr="00FB1696" w:rsidRDefault="00BF2C2B" w:rsidP="00E04611">
    <w:pPr>
      <w:pStyle w:val="Footer"/>
      <w:tabs>
        <w:tab w:val="clear" w:pos="4320"/>
        <w:tab w:val="clear" w:pos="8640"/>
        <w:tab w:val="center" w:pos="6480"/>
        <w:tab w:val="right" w:pos="12716"/>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258</w:t>
    </w:r>
    <w:r>
      <w:rPr>
        <w:rStyle w:val="PageNumber"/>
      </w:rPr>
      <w:fldChar w:fldCharType="end"/>
    </w:r>
    <w:r>
      <w:rPr>
        <w:sz w:val="20"/>
      </w:rPr>
      <w:tab/>
      <w:t>Pharmacy Data Management V. 1.0</w:t>
    </w:r>
    <w:r>
      <w:rPr>
        <w:sz w:val="20"/>
      </w:rPr>
      <w:tab/>
    </w:r>
    <w:r>
      <w:rPr>
        <w:sz w:val="20"/>
        <w:lang w:val="en-US"/>
      </w:rPr>
      <w:t>August 2018</w:t>
    </w:r>
  </w:p>
  <w:p w14:paraId="60E6DE16" w14:textId="77777777" w:rsidR="00BF2C2B" w:rsidRPr="004C0FCB" w:rsidRDefault="00BF2C2B" w:rsidP="00DD57F5">
    <w:pPr>
      <w:pStyle w:val="Footer"/>
      <w:tabs>
        <w:tab w:val="clear" w:pos="4320"/>
        <w:tab w:val="clear" w:pos="8640"/>
        <w:tab w:val="center" w:pos="6120"/>
        <w:tab w:val="right" w:pos="12780"/>
      </w:tabs>
      <w:jc w:val="center"/>
      <w:rPr>
        <w:sz w:val="20"/>
        <w:szCs w:val="20"/>
      </w:rPr>
    </w:pPr>
    <w:r>
      <w:rPr>
        <w:rStyle w:val="PageNumber"/>
      </w:rPr>
      <w:t>User Manual</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7" w14:textId="77777777" w:rsidR="00BF2C2B" w:rsidRDefault="00BF2C2B">
    <w:pPr>
      <w:pStyle w:val="Footer"/>
      <w:framePr w:wrap="around" w:vAnchor="text" w:hAnchor="margin" w:y="1"/>
      <w:rPr>
        <w:rStyle w:val="PageNumber"/>
      </w:rPr>
    </w:pPr>
  </w:p>
  <w:p w14:paraId="60E6DE18" w14:textId="5B7BD2EC" w:rsidR="00BF2C2B" w:rsidRDefault="00BF2C2B" w:rsidP="004C0FCB">
    <w:pPr>
      <w:pStyle w:val="Footer"/>
      <w:tabs>
        <w:tab w:val="clear" w:pos="4320"/>
        <w:tab w:val="clear" w:pos="8640"/>
        <w:tab w:val="center" w:pos="6480"/>
        <w:tab w:val="right" w:pos="12716"/>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259</w:t>
    </w:r>
    <w:r>
      <w:rPr>
        <w:rStyle w:val="PageNumber"/>
      </w:rPr>
      <w:fldChar w:fldCharType="end"/>
    </w:r>
  </w:p>
  <w:p w14:paraId="60E6DE19" w14:textId="77777777" w:rsidR="00BF2C2B" w:rsidRPr="004C0FCB" w:rsidRDefault="00BF2C2B" w:rsidP="00DD57F5">
    <w:pPr>
      <w:pStyle w:val="Footer"/>
      <w:tabs>
        <w:tab w:val="clear" w:pos="4320"/>
        <w:tab w:val="clear" w:pos="8640"/>
        <w:tab w:val="center" w:pos="6480"/>
        <w:tab w:val="right" w:pos="12716"/>
      </w:tabs>
      <w:ind w:right="56"/>
      <w:jc w:val="center"/>
      <w:rPr>
        <w:sz w:val="20"/>
        <w:szCs w:val="20"/>
      </w:rPr>
    </w:pPr>
    <w:r>
      <w:rPr>
        <w:rStyle w:val="PageNumber"/>
      </w:rPr>
      <w:t>User Manual</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B" w14:textId="77777777" w:rsidR="00BF2C2B" w:rsidRDefault="00BF2C2B" w:rsidP="00E04611">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204</w:t>
    </w:r>
    <w:r>
      <w:rPr>
        <w:rStyle w:val="PageNumber"/>
      </w:rPr>
      <w:fldChar w:fldCharType="end"/>
    </w:r>
  </w:p>
  <w:p w14:paraId="60E6DE1C" w14:textId="77777777" w:rsidR="00BF2C2B" w:rsidRPr="004C0FCB" w:rsidRDefault="00BF2C2B" w:rsidP="00E04611">
    <w:pPr>
      <w:pStyle w:val="Footer"/>
      <w:tabs>
        <w:tab w:val="clear" w:pos="4320"/>
        <w:tab w:val="clear" w:pos="8640"/>
        <w:tab w:val="center" w:pos="6480"/>
        <w:tab w:val="right" w:pos="12787"/>
      </w:tabs>
      <w:ind w:right="56"/>
      <w:jc w:val="center"/>
      <w:rPr>
        <w:rStyle w:val="PageNumber"/>
        <w:szCs w:val="20"/>
      </w:rPr>
    </w:pPr>
    <w:r>
      <w:rPr>
        <w:rStyle w:val="PageNumber"/>
      </w:rPr>
      <w:t>User Manual</w:t>
    </w:r>
  </w:p>
  <w:p w14:paraId="60E6DE1D" w14:textId="77777777" w:rsidR="00BF2C2B" w:rsidRPr="004C0FCB" w:rsidRDefault="00BF2C2B" w:rsidP="00E04611">
    <w:pPr>
      <w:pStyle w:val="Footer"/>
      <w:tabs>
        <w:tab w:val="clear" w:pos="4320"/>
        <w:tab w:val="clear" w:pos="8640"/>
        <w:tab w:val="center" w:pos="6480"/>
        <w:tab w:val="right" w:pos="12787"/>
      </w:tabs>
      <w:ind w:right="56"/>
      <w:jc w:val="center"/>
      <w:rPr>
        <w:sz w:val="20"/>
        <w:szCs w:val="20"/>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20" w14:textId="1209636F" w:rsidR="00BF2C2B" w:rsidRPr="00FB1696" w:rsidRDefault="00BF2C2B" w:rsidP="004C0FCB">
    <w:pPr>
      <w:pStyle w:val="Footer"/>
      <w:tabs>
        <w:tab w:val="clear" w:pos="4320"/>
        <w:tab w:val="clear" w:pos="8640"/>
        <w:tab w:val="center" w:pos="4680"/>
        <w:tab w:val="right" w:pos="9360"/>
      </w:tabs>
      <w:ind w:right="10"/>
      <w:rPr>
        <w:sz w:val="20"/>
        <w:lang w:val="en-US"/>
      </w:rPr>
    </w:pP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260</w:t>
    </w:r>
    <w:r>
      <w:rPr>
        <w:rStyle w:val="PageNumber"/>
      </w:rPr>
      <w:fldChar w:fldCharType="end"/>
    </w:r>
    <w:r>
      <w:rPr>
        <w:sz w:val="20"/>
      </w:rPr>
      <w:tab/>
      <w:t>Pharmacy Data Management V. 1.0</w:t>
    </w:r>
    <w:r>
      <w:rPr>
        <w:sz w:val="20"/>
      </w:rPr>
      <w:tab/>
    </w:r>
    <w:r>
      <w:rPr>
        <w:sz w:val="20"/>
        <w:lang w:val="en-US"/>
      </w:rPr>
      <w:t>August 2018</w:t>
    </w:r>
  </w:p>
  <w:p w14:paraId="60E6DE21" w14:textId="77777777" w:rsidR="00BF2C2B" w:rsidRPr="004C0FCB" w:rsidRDefault="00BF2C2B"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8" w14:textId="77777777" w:rsidR="00BF2C2B" w:rsidRDefault="00BF2C2B" w:rsidP="00F70CE8">
    <w:pPr>
      <w:pStyle w:val="Footer"/>
      <w:tabs>
        <w:tab w:val="clear" w:pos="4320"/>
        <w:tab w:val="clear" w:pos="8640"/>
        <w:tab w:val="center" w:pos="4680"/>
        <w:tab w:val="right" w:pos="9350"/>
      </w:tabs>
      <w:ind w:right="10"/>
      <w:rPr>
        <w:rStyle w:val="PageNumber"/>
      </w:rPr>
    </w:pPr>
    <w:r>
      <w:rPr>
        <w:sz w:val="20"/>
      </w:rPr>
      <w:t>February 2009</w:t>
    </w:r>
    <w:r>
      <w:rPr>
        <w:sz w:val="20"/>
      </w:rPr>
      <w:tab/>
      <w:t>Pharmacy Data Management V. 1.0</w:t>
    </w:r>
    <w:r>
      <w:rPr>
        <w:sz w:val="20"/>
      </w:rPr>
      <w:tab/>
    </w:r>
    <w:r w:rsidRPr="00256F91">
      <w:rPr>
        <w:sz w:val="20"/>
      </w:rPr>
      <w:fldChar w:fldCharType="begin"/>
    </w:r>
    <w:r w:rsidRPr="00256F91">
      <w:rPr>
        <w:sz w:val="20"/>
      </w:rPr>
      <w:instrText xml:space="preserve"> PAGE   \* MERGEFORMAT </w:instrText>
    </w:r>
    <w:r w:rsidRPr="00256F91">
      <w:rPr>
        <w:sz w:val="20"/>
      </w:rPr>
      <w:fldChar w:fldCharType="separate"/>
    </w:r>
    <w:r>
      <w:rPr>
        <w:noProof/>
        <w:sz w:val="20"/>
      </w:rPr>
      <w:t>i</w:t>
    </w:r>
    <w:r w:rsidRPr="00256F91">
      <w:rPr>
        <w:sz w:val="20"/>
      </w:rPr>
      <w:fldChar w:fldCharType="end"/>
    </w:r>
  </w:p>
  <w:p w14:paraId="60E6DDC9" w14:textId="77777777" w:rsidR="00BF2C2B" w:rsidRDefault="00BF2C2B" w:rsidP="00986A70">
    <w:pPr>
      <w:pStyle w:val="Footer"/>
      <w:tabs>
        <w:tab w:val="clear" w:pos="4320"/>
        <w:tab w:val="clear" w:pos="8640"/>
        <w:tab w:val="center" w:pos="4680"/>
        <w:tab w:val="right" w:pos="9350"/>
      </w:tabs>
      <w:ind w:right="10"/>
      <w:rPr>
        <w:rStyle w:val="PageNumber"/>
      </w:rPr>
    </w:pPr>
  </w:p>
  <w:p w14:paraId="60E6DDCA" w14:textId="77777777" w:rsidR="00BF2C2B" w:rsidRDefault="00BF2C2B" w:rsidP="00986A70">
    <w:pPr>
      <w:pStyle w:val="Footer"/>
      <w:tabs>
        <w:tab w:val="clear" w:pos="4320"/>
        <w:tab w:val="clear" w:pos="8640"/>
        <w:tab w:val="center" w:pos="4680"/>
        <w:tab w:val="right" w:pos="9274"/>
        <w:tab w:val="right" w:pos="9350"/>
      </w:tabs>
      <w:rPr>
        <w:rStyle w:val="PageNumber"/>
      </w:rPr>
    </w:pPr>
    <w:r>
      <w:rPr>
        <w:rStyle w:val="PageNumber"/>
      </w:rPr>
      <w:tab/>
      <w:t>User Manual</w:t>
    </w:r>
  </w:p>
  <w:p w14:paraId="60E6DDCB" w14:textId="77777777" w:rsidR="00BF2C2B" w:rsidRPr="00986A70" w:rsidRDefault="00BF2C2B" w:rsidP="00986A70">
    <w:pPr>
      <w:pStyle w:val="Footer"/>
      <w:tabs>
        <w:tab w:val="clear" w:pos="4320"/>
        <w:tab w:val="center" w:pos="4680"/>
        <w:tab w:val="right" w:pos="9350"/>
      </w:tabs>
      <w:rPr>
        <w:sz w:val="20"/>
        <w:szCs w:val="20"/>
      </w:rPr>
    </w:pPr>
    <w:r>
      <w:rPr>
        <w:sz w:val="20"/>
        <w:szCs w:val="20"/>
      </w:rPr>
      <w:tab/>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22" w14:textId="77777777" w:rsidR="00BF2C2B" w:rsidRDefault="00BF2C2B">
    <w:pPr>
      <w:pStyle w:val="Footer"/>
      <w:framePr w:wrap="around" w:vAnchor="text" w:hAnchor="margin" w:y="1"/>
      <w:rPr>
        <w:rStyle w:val="PageNumber"/>
      </w:rPr>
    </w:pPr>
  </w:p>
  <w:p w14:paraId="60E6DE23" w14:textId="60CF8198" w:rsidR="00BF2C2B" w:rsidRDefault="00BF2C2B" w:rsidP="00EB59C5">
    <w:pPr>
      <w:pStyle w:val="Footer"/>
      <w:tabs>
        <w:tab w:val="clear" w:pos="4320"/>
        <w:tab w:val="clear" w:pos="8640"/>
        <w:tab w:val="center" w:pos="4680"/>
        <w:tab w:val="right" w:pos="9360"/>
        <w:tab w:val="right" w:pos="12716"/>
      </w:tabs>
      <w:ind w:right="56"/>
      <w:rPr>
        <w:rStyle w:val="PageNumber"/>
      </w:rPr>
    </w:pPr>
    <w:r>
      <w:rPr>
        <w:sz w:val="20"/>
        <w:lang w:val="en-US"/>
      </w:rPr>
      <w:t>August 2018</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sidR="00A62D31">
      <w:rPr>
        <w:rStyle w:val="PageNumber"/>
        <w:noProof/>
      </w:rPr>
      <w:t>261</w:t>
    </w:r>
    <w:r>
      <w:rPr>
        <w:rStyle w:val="PageNumber"/>
      </w:rPr>
      <w:fldChar w:fldCharType="end"/>
    </w:r>
  </w:p>
  <w:p w14:paraId="60E6DE24" w14:textId="77777777" w:rsidR="00BF2C2B" w:rsidRDefault="00BF2C2B" w:rsidP="00EB59C5">
    <w:pPr>
      <w:pStyle w:val="Footer"/>
      <w:tabs>
        <w:tab w:val="clear" w:pos="4320"/>
        <w:tab w:val="clear" w:pos="8640"/>
        <w:tab w:val="center" w:pos="4680"/>
        <w:tab w:val="right" w:pos="9180"/>
        <w:tab w:val="right" w:pos="12716"/>
      </w:tabs>
      <w:ind w:right="56"/>
      <w:rPr>
        <w:rStyle w:val="PageNumber"/>
      </w:rPr>
    </w:pPr>
    <w:r>
      <w:rPr>
        <w:rStyle w:val="PageNumber"/>
      </w:rPr>
      <w:tab/>
      <w:t>User Manual</w:t>
    </w:r>
  </w:p>
  <w:p w14:paraId="60E6DE25" w14:textId="77777777" w:rsidR="00BF2C2B" w:rsidRPr="004C0FCB" w:rsidRDefault="00BF2C2B" w:rsidP="00EB59C5">
    <w:pPr>
      <w:pStyle w:val="Footer"/>
      <w:tabs>
        <w:tab w:val="clear" w:pos="4320"/>
        <w:tab w:val="clear" w:pos="8640"/>
        <w:tab w:val="center" w:pos="4680"/>
        <w:tab w:val="right" w:pos="9180"/>
        <w:tab w:val="right" w:pos="12716"/>
      </w:tabs>
      <w:ind w:right="56"/>
      <w:rPr>
        <w:sz w:val="20"/>
        <w:szCs w:val="20"/>
      </w:rPr>
    </w:pPr>
    <w:r>
      <w:rPr>
        <w:rStyle w:val="PageNumber"/>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E" w14:textId="292C9A78" w:rsidR="00BF2C2B" w:rsidRPr="009455AA" w:rsidRDefault="00BF2C2B" w:rsidP="00866F50">
    <w:pPr>
      <w:pStyle w:val="Footer"/>
      <w:tabs>
        <w:tab w:val="clear" w:pos="4320"/>
        <w:tab w:val="clear" w:pos="8640"/>
        <w:tab w:val="center" w:pos="4680"/>
        <w:tab w:val="right" w:pos="9360"/>
      </w:tabs>
      <w:ind w:right="10"/>
      <w:rPr>
        <w:sz w:val="20"/>
        <w:szCs w:val="20"/>
        <w:lang w:val="en-US"/>
      </w:rPr>
    </w:pPr>
    <w:r w:rsidRPr="00B256B2">
      <w:rPr>
        <w:sz w:val="20"/>
        <w:szCs w:val="20"/>
      </w:rPr>
      <w:fldChar w:fldCharType="begin"/>
    </w:r>
    <w:r w:rsidRPr="00B256B2">
      <w:rPr>
        <w:sz w:val="20"/>
        <w:szCs w:val="20"/>
      </w:rPr>
      <w:instrText xml:space="preserve"> PAGE   \* MERGEFORMAT </w:instrText>
    </w:r>
    <w:r w:rsidRPr="00B256B2">
      <w:rPr>
        <w:sz w:val="20"/>
        <w:szCs w:val="20"/>
      </w:rPr>
      <w:fldChar w:fldCharType="separate"/>
    </w:r>
    <w:r w:rsidR="00A62D31">
      <w:rPr>
        <w:noProof/>
        <w:sz w:val="20"/>
        <w:szCs w:val="20"/>
      </w:rPr>
      <w:t>x</w:t>
    </w:r>
    <w:r w:rsidRPr="00B256B2">
      <w:rPr>
        <w:sz w:val="20"/>
        <w:szCs w:val="20"/>
      </w:rPr>
      <w:fldChar w:fldCharType="end"/>
    </w:r>
    <w:r>
      <w:rPr>
        <w:sz w:val="20"/>
        <w:szCs w:val="20"/>
      </w:rPr>
      <w:tab/>
      <w:t xml:space="preserve"> </w:t>
    </w:r>
    <w:r w:rsidRPr="00986A70">
      <w:rPr>
        <w:sz w:val="20"/>
        <w:szCs w:val="20"/>
      </w:rPr>
      <w:t>Pharmacy Data Management V. 1.0</w:t>
    </w:r>
    <w:r w:rsidRPr="00986A70">
      <w:rPr>
        <w:sz w:val="20"/>
        <w:szCs w:val="20"/>
      </w:rPr>
      <w:tab/>
    </w:r>
    <w:r>
      <w:rPr>
        <w:sz w:val="20"/>
        <w:lang w:val="en-US"/>
      </w:rPr>
      <w:t>October 2018</w:t>
    </w:r>
  </w:p>
  <w:p w14:paraId="60E6DDCF" w14:textId="77777777" w:rsidR="00BF2C2B" w:rsidRPr="00986A70" w:rsidRDefault="00BF2C2B" w:rsidP="00E96D0D">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0" w14:textId="0E24DE11" w:rsidR="00BF2C2B" w:rsidRDefault="00BF2C2B" w:rsidP="00986A70">
    <w:pPr>
      <w:pStyle w:val="Footer"/>
      <w:tabs>
        <w:tab w:val="clear" w:pos="4320"/>
        <w:tab w:val="clear" w:pos="8640"/>
        <w:tab w:val="center" w:pos="4680"/>
        <w:tab w:val="right" w:pos="9350"/>
      </w:tabs>
      <w:ind w:right="10"/>
      <w:rPr>
        <w:rStyle w:val="PageNumber"/>
      </w:rPr>
    </w:pPr>
    <w:r>
      <w:rPr>
        <w:sz w:val="20"/>
        <w:lang w:val="en-US"/>
      </w:rPr>
      <w:t>October 2018</w:t>
    </w:r>
    <w:r>
      <w:rPr>
        <w:sz w:val="20"/>
      </w:rPr>
      <w:tab/>
      <w:t>Pharmacy Data Management V. 1.0</w:t>
    </w:r>
    <w:r>
      <w:rPr>
        <w:sz w:val="20"/>
      </w:rPr>
      <w:tab/>
    </w:r>
    <w:r w:rsidRPr="00B256B2">
      <w:rPr>
        <w:sz w:val="20"/>
      </w:rPr>
      <w:fldChar w:fldCharType="begin"/>
    </w:r>
    <w:r w:rsidRPr="00B256B2">
      <w:rPr>
        <w:sz w:val="20"/>
      </w:rPr>
      <w:instrText xml:space="preserve"> PAGE   \* MERGEFORMAT </w:instrText>
    </w:r>
    <w:r w:rsidRPr="00B256B2">
      <w:rPr>
        <w:sz w:val="20"/>
      </w:rPr>
      <w:fldChar w:fldCharType="separate"/>
    </w:r>
    <w:r w:rsidR="00A62D31">
      <w:rPr>
        <w:noProof/>
        <w:sz w:val="20"/>
      </w:rPr>
      <w:t>i</w:t>
    </w:r>
    <w:r w:rsidRPr="00B256B2">
      <w:rPr>
        <w:sz w:val="20"/>
      </w:rPr>
      <w:fldChar w:fldCharType="end"/>
    </w:r>
  </w:p>
  <w:p w14:paraId="60E6DDD1" w14:textId="77777777" w:rsidR="00BF2C2B" w:rsidRPr="004B5E15" w:rsidRDefault="00BF2C2B" w:rsidP="00DD57F5">
    <w:pPr>
      <w:pStyle w:val="Footer"/>
      <w:tabs>
        <w:tab w:val="clear" w:pos="4320"/>
        <w:tab w:val="clear" w:pos="8640"/>
        <w:tab w:val="center" w:pos="4680"/>
        <w:tab w:val="right" w:pos="9350"/>
      </w:tabs>
      <w:ind w:right="10"/>
      <w:jc w:val="center"/>
      <w:rPr>
        <w:sz w:val="20"/>
        <w:szCs w:val="20"/>
      </w:rPr>
    </w:pPr>
    <w:r>
      <w:rPr>
        <w:rStyle w:val="PageNumber"/>
      </w:rPr>
      <w:t>User Manual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4" w14:textId="542DBC79" w:rsidR="00BF2C2B" w:rsidRPr="00FB1696" w:rsidRDefault="00BF2C2B" w:rsidP="00866F50">
    <w:pPr>
      <w:pStyle w:val="Footer"/>
      <w:tabs>
        <w:tab w:val="clear" w:pos="4320"/>
        <w:tab w:val="clear" w:pos="8640"/>
        <w:tab w:val="center" w:pos="4680"/>
        <w:tab w:val="right" w:pos="9360"/>
      </w:tabs>
      <w:ind w:right="10"/>
      <w:rPr>
        <w:sz w:val="20"/>
        <w:szCs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A62D31">
      <w:rPr>
        <w:rStyle w:val="PageNumber"/>
        <w:noProof/>
      </w:rPr>
      <w:t>22</w:t>
    </w:r>
    <w:r w:rsidRPr="00567E49">
      <w:rPr>
        <w:rStyle w:val="PageNumber"/>
      </w:rPr>
      <w:fldChar w:fldCharType="end"/>
    </w:r>
    <w:r w:rsidRPr="00986A70">
      <w:rPr>
        <w:sz w:val="20"/>
        <w:szCs w:val="20"/>
      </w:rPr>
      <w:tab/>
      <w:t>Pharmacy Data Management V. 1.0</w:t>
    </w:r>
    <w:r w:rsidRPr="00986A70">
      <w:rPr>
        <w:sz w:val="20"/>
        <w:szCs w:val="20"/>
      </w:rPr>
      <w:tab/>
    </w:r>
    <w:r>
      <w:rPr>
        <w:sz w:val="20"/>
        <w:lang w:val="en-US"/>
      </w:rPr>
      <w:t>October 2018</w:t>
    </w:r>
  </w:p>
  <w:p w14:paraId="60E6DDD5" w14:textId="77777777" w:rsidR="00BF2C2B" w:rsidRPr="00986A70" w:rsidRDefault="00BF2C2B" w:rsidP="00DD57F5">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6" w14:textId="2DA57751" w:rsidR="00BF2C2B" w:rsidRDefault="00BF2C2B" w:rsidP="00986A70">
    <w:pPr>
      <w:pStyle w:val="Footer"/>
      <w:tabs>
        <w:tab w:val="clear" w:pos="4320"/>
        <w:tab w:val="clear" w:pos="8640"/>
        <w:tab w:val="center" w:pos="4680"/>
        <w:tab w:val="right" w:pos="9350"/>
      </w:tabs>
      <w:ind w:right="10"/>
      <w:rPr>
        <w:rStyle w:val="PageNumber"/>
      </w:rPr>
    </w:pPr>
    <w:r>
      <w:rPr>
        <w:sz w:val="20"/>
        <w:lang w:val="en-US"/>
      </w:rPr>
      <w:t>October 2018</w:t>
    </w:r>
    <w:r>
      <w:rPr>
        <w:sz w:val="20"/>
      </w:rPr>
      <w:tab/>
      <w:t>Pharmacy Data Management V. 1.0</w:t>
    </w:r>
    <w:r>
      <w:rPr>
        <w:sz w:val="20"/>
      </w:rPr>
      <w:tab/>
    </w:r>
    <w:r w:rsidRPr="00567E49">
      <w:rPr>
        <w:sz w:val="20"/>
      </w:rPr>
      <w:fldChar w:fldCharType="begin"/>
    </w:r>
    <w:r w:rsidRPr="00567E49">
      <w:rPr>
        <w:sz w:val="20"/>
      </w:rPr>
      <w:instrText xml:space="preserve"> PAGE   \* MERGEFORMAT </w:instrText>
    </w:r>
    <w:r w:rsidRPr="00567E49">
      <w:rPr>
        <w:sz w:val="20"/>
      </w:rPr>
      <w:fldChar w:fldCharType="separate"/>
    </w:r>
    <w:r w:rsidR="00A62D31">
      <w:rPr>
        <w:noProof/>
        <w:sz w:val="20"/>
      </w:rPr>
      <w:t>21</w:t>
    </w:r>
    <w:r w:rsidRPr="00567E49">
      <w:rPr>
        <w:sz w:val="20"/>
      </w:rPr>
      <w:fldChar w:fldCharType="end"/>
    </w:r>
  </w:p>
  <w:p w14:paraId="60E6DDD7" w14:textId="77777777" w:rsidR="00BF2C2B" w:rsidRDefault="00BF2C2B" w:rsidP="00BB6908">
    <w:pPr>
      <w:pStyle w:val="Footer"/>
      <w:tabs>
        <w:tab w:val="clear" w:pos="4320"/>
        <w:tab w:val="clear" w:pos="8640"/>
        <w:tab w:val="center" w:pos="4680"/>
        <w:tab w:val="right" w:pos="9350"/>
      </w:tabs>
      <w:ind w:right="10"/>
      <w:jc w:val="center"/>
    </w:pPr>
    <w:r>
      <w:rPr>
        <w:rStyle w:val="PageNumber"/>
      </w:rPr>
      <w:t>User Manual</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A" w14:textId="27B914C8" w:rsidR="00BF2C2B" w:rsidRPr="00F02081" w:rsidRDefault="00BF2C2B" w:rsidP="00DD57F5">
    <w:pPr>
      <w:pStyle w:val="Footer"/>
      <w:tabs>
        <w:tab w:val="clear" w:pos="4320"/>
        <w:tab w:val="clear" w:pos="8640"/>
        <w:tab w:val="center" w:pos="6480"/>
        <w:tab w:val="right" w:pos="12960"/>
      </w:tabs>
      <w:rPr>
        <w:sz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sidR="00A62D31">
      <w:rPr>
        <w:rStyle w:val="PageNumber"/>
        <w:noProof/>
      </w:rPr>
      <w:t>200</w:t>
    </w:r>
    <w:r w:rsidRPr="00567E49">
      <w:rPr>
        <w:rStyle w:val="PageNumber"/>
      </w:rPr>
      <w:fldChar w:fldCharType="end"/>
    </w:r>
    <w:r>
      <w:rPr>
        <w:sz w:val="20"/>
      </w:rPr>
      <w:tab/>
      <w:t>Pharmacy Data Management V. 1.0</w:t>
    </w:r>
    <w:r>
      <w:rPr>
        <w:sz w:val="20"/>
      </w:rPr>
      <w:tab/>
    </w:r>
    <w:r>
      <w:rPr>
        <w:sz w:val="20"/>
        <w:lang w:val="en-US"/>
      </w:rPr>
      <w:t>September</w:t>
    </w:r>
    <w:r>
      <w:rPr>
        <w:sz w:val="20"/>
      </w:rPr>
      <w:t xml:space="preserve"> </w:t>
    </w:r>
    <w:r>
      <w:rPr>
        <w:sz w:val="20"/>
        <w:lang w:val="en-US"/>
      </w:rPr>
      <w:t>1997</w:t>
    </w:r>
  </w:p>
  <w:p w14:paraId="60E6DDDB" w14:textId="77777777" w:rsidR="00BF2C2B" w:rsidRPr="004C6ABF" w:rsidRDefault="00BF2C2B"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C" w14:textId="77777777" w:rsidR="00BF2C2B" w:rsidRDefault="00BF2C2B" w:rsidP="00DD57F5">
    <w:pPr>
      <w:pStyle w:val="Footer"/>
      <w:tabs>
        <w:tab w:val="clear" w:pos="4320"/>
        <w:tab w:val="clear" w:pos="8640"/>
        <w:tab w:val="center" w:pos="6480"/>
        <w:tab w:val="right" w:pos="12960"/>
      </w:tabs>
      <w:ind w:right="10"/>
      <w:rPr>
        <w:rStyle w:val="PageNumber"/>
      </w:rPr>
    </w:pPr>
    <w:r>
      <w:rPr>
        <w:sz w:val="20"/>
        <w:lang w:val="en-US"/>
      </w:rPr>
      <w:t>August 2018</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Pr>
        <w:rStyle w:val="PageNumber"/>
        <w:noProof/>
      </w:rPr>
      <w:t>201</w:t>
    </w:r>
    <w:r w:rsidRPr="00567E49">
      <w:rPr>
        <w:rStyle w:val="PageNumber"/>
      </w:rPr>
      <w:fldChar w:fldCharType="end"/>
    </w:r>
  </w:p>
  <w:p w14:paraId="60E6DDDD" w14:textId="77777777" w:rsidR="00BF2C2B" w:rsidRPr="004C6ABF" w:rsidRDefault="00BF2C2B"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90CCF8" w14:textId="77777777" w:rsidR="009A3550" w:rsidRDefault="009A3550">
      <w:r>
        <w:separator/>
      </w:r>
    </w:p>
  </w:footnote>
  <w:footnote w:type="continuationSeparator" w:id="0">
    <w:p w14:paraId="45EB0E04" w14:textId="77777777" w:rsidR="009A3550" w:rsidRDefault="009A35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67B70" w14:textId="77777777" w:rsidR="00BF2C2B" w:rsidRDefault="00BF2C2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E" w14:textId="77777777" w:rsidR="00BF2C2B" w:rsidRDefault="00BF2C2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7" w14:textId="77777777" w:rsidR="00BF2C2B" w:rsidRDefault="00BF2C2B">
    <w:pPr>
      <w:pStyle w:val="Header"/>
      <w:tabs>
        <w:tab w:val="clear" w:pos="8640"/>
        <w:tab w:val="right" w:pos="12780"/>
      </w:tabs>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8" w14:textId="77777777" w:rsidR="00BF2C2B" w:rsidRDefault="00BF2C2B">
    <w:pPr>
      <w:pStyle w:val="Header"/>
      <w:tabs>
        <w:tab w:val="clear" w:pos="4320"/>
        <w:tab w:val="clear" w:pos="8640"/>
        <w:tab w:val="center" w:pos="6480"/>
        <w:tab w:val="right" w:pos="12780"/>
      </w:tabs>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EE" w14:textId="77777777" w:rsidR="00BF2C2B" w:rsidRDefault="00BF2C2B">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2" w14:textId="77777777" w:rsidR="00BF2C2B" w:rsidRDefault="00BF2C2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3" w14:textId="77777777" w:rsidR="00BF2C2B" w:rsidRDefault="00BF2C2B">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9" w14:textId="77777777" w:rsidR="00BF2C2B" w:rsidRDefault="00BF2C2B">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D" w14:textId="77777777" w:rsidR="00BF2C2B" w:rsidRDefault="00BF2C2B">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FE" w14:textId="77777777" w:rsidR="00BF2C2B" w:rsidRDefault="00BF2C2B">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4" w14:textId="77777777" w:rsidR="00BF2C2B" w:rsidRDefault="00BF2C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E567A" w14:textId="77777777" w:rsidR="00BF2C2B" w:rsidRDefault="00BF2C2B">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8" w14:textId="77777777" w:rsidR="00BF2C2B" w:rsidRDefault="00BF2C2B">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9" w14:textId="77777777" w:rsidR="00BF2C2B" w:rsidRDefault="00BF2C2B">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0F" w14:textId="77777777" w:rsidR="00BF2C2B" w:rsidRDefault="00BF2C2B">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3" w14:textId="77777777" w:rsidR="00BF2C2B" w:rsidRDefault="00BF2C2B">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4" w14:textId="77777777" w:rsidR="00BF2C2B" w:rsidRDefault="00BF2C2B">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A" w14:textId="77777777" w:rsidR="00BF2C2B" w:rsidRDefault="00BF2C2B">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E" w14:textId="77777777" w:rsidR="00BF2C2B" w:rsidRDefault="00BF2C2B">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E1F" w14:textId="77777777" w:rsidR="00BF2C2B" w:rsidRDefault="00BF2C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DD263" w14:textId="77777777" w:rsidR="00BF2C2B" w:rsidRDefault="00BF2C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C" w14:textId="77777777" w:rsidR="00BF2C2B" w:rsidRDefault="00BF2C2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CD" w14:textId="77777777" w:rsidR="00BF2C2B" w:rsidRDefault="00BF2C2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2" w14:textId="77777777" w:rsidR="00BF2C2B" w:rsidRDefault="00BF2C2B"/>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3" w14:textId="77777777" w:rsidR="00BF2C2B" w:rsidRDefault="00BF2C2B" w:rsidP="00BB6908"/>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8" w14:textId="77777777" w:rsidR="00BF2C2B" w:rsidRDefault="00BF2C2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DDD9" w14:textId="77777777" w:rsidR="00BF2C2B" w:rsidRDefault="00BF2C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0549FD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7C462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8CA673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3ECB1D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E7E376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382A28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FC2547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05A845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62A1DBA"/>
    <w:lvl w:ilvl="0">
      <w:start w:val="1"/>
      <w:numFmt w:val="decimal"/>
      <w:pStyle w:val="ListNumber"/>
      <w:lvlText w:val="%1."/>
      <w:lvlJc w:val="left"/>
      <w:pPr>
        <w:tabs>
          <w:tab w:val="num" w:pos="360"/>
        </w:tabs>
        <w:ind w:left="360" w:hanging="360"/>
      </w:pPr>
    </w:lvl>
  </w:abstractNum>
  <w:abstractNum w:abstractNumId="9">
    <w:nsid w:val="FFFFFF89"/>
    <w:multiLevelType w:val="singleLevel"/>
    <w:tmpl w:val="A29EF95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0F10148E"/>
    <w:lvl w:ilvl="0">
      <w:numFmt w:val="decimal"/>
      <w:pStyle w:val="Bullet1"/>
      <w:lvlText w:val="*"/>
      <w:lvlJc w:val="left"/>
    </w:lvl>
  </w:abstractNum>
  <w:abstractNum w:abstractNumId="11">
    <w:nsid w:val="01FC4AF0"/>
    <w:multiLevelType w:val="hybridMultilevel"/>
    <w:tmpl w:val="50B22EF8"/>
    <w:lvl w:ilvl="0" w:tplc="563215CC">
      <w:start w:val="2"/>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311422A"/>
    <w:multiLevelType w:val="hybridMultilevel"/>
    <w:tmpl w:val="3122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4A85FBD"/>
    <w:multiLevelType w:val="hybridMultilevel"/>
    <w:tmpl w:val="500C36D4"/>
    <w:lvl w:ilvl="0" w:tplc="8EEED1C0">
      <w:start w:val="1"/>
      <w:numFmt w:val="decimal"/>
      <w:lvlText w:val="%1&gt;"/>
      <w:lvlJc w:val="left"/>
      <w:pPr>
        <w:ind w:left="734" w:hanging="360"/>
      </w:pPr>
      <w:rPr>
        <w:rFonts w:ascii="Calibri" w:hAnsi="Calibri" w:cs="Times New Roman" w:hint="default"/>
        <w:sz w:val="22"/>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nsid w:val="07A046C5"/>
    <w:multiLevelType w:val="hybridMultilevel"/>
    <w:tmpl w:val="4E52399C"/>
    <w:lvl w:ilvl="0" w:tplc="8848B2FA">
      <w:start w:val="3"/>
      <w:numFmt w:val="decimal"/>
      <w:lvlText w:val="1.%1"/>
      <w:lvlJc w:val="left"/>
      <w:pPr>
        <w:tabs>
          <w:tab w:val="num" w:pos="720"/>
        </w:tabs>
        <w:ind w:left="0" w:firstLine="0"/>
      </w:pPr>
      <w:rPr>
        <w:rFonts w:ascii="Arial" w:hAnsi="Arial" w:hint="default"/>
        <w:b/>
        <w:i w:val="0"/>
        <w:sz w:val="3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089F7ED2"/>
    <w:multiLevelType w:val="hybridMultilevel"/>
    <w:tmpl w:val="3E5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0BEA4102"/>
    <w:multiLevelType w:val="hybridMultilevel"/>
    <w:tmpl w:val="4488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F20B4A"/>
    <w:multiLevelType w:val="multilevel"/>
    <w:tmpl w:val="4F18BBA0"/>
    <w:lvl w:ilvl="0">
      <w:start w:val="1"/>
      <w:numFmt w:val="decimal"/>
      <w:lvlText w:val="%1.3.1.1"/>
      <w:lvlJc w:val="left"/>
      <w:pPr>
        <w:ind w:left="756" w:hanging="360"/>
      </w:pPr>
      <w:rPr>
        <w:rFonts w:hint="default"/>
      </w:rPr>
    </w:lvl>
    <w:lvl w:ilvl="1">
      <w:start w:val="1"/>
      <w:numFmt w:val="lowerLetter"/>
      <w:lvlText w:val="%2."/>
      <w:lvlJc w:val="left"/>
      <w:pPr>
        <w:ind w:left="1476" w:hanging="360"/>
      </w:pPr>
      <w:rPr>
        <w:rFonts w:hint="default"/>
      </w:rPr>
    </w:lvl>
    <w:lvl w:ilvl="2">
      <w:start w:val="1"/>
      <w:numFmt w:val="lowerRoman"/>
      <w:lvlText w:val="%3."/>
      <w:lvlJc w:val="right"/>
      <w:pPr>
        <w:ind w:left="2196" w:hanging="180"/>
      </w:pPr>
      <w:rPr>
        <w:rFonts w:hint="default"/>
      </w:rPr>
    </w:lvl>
    <w:lvl w:ilvl="3">
      <w:start w:val="1"/>
      <w:numFmt w:val="decimal"/>
      <w:lvlText w:val="%4."/>
      <w:lvlJc w:val="left"/>
      <w:pPr>
        <w:ind w:left="2916" w:hanging="360"/>
      </w:pPr>
      <w:rPr>
        <w:rFonts w:hint="default"/>
      </w:rPr>
    </w:lvl>
    <w:lvl w:ilvl="4">
      <w:start w:val="1"/>
      <w:numFmt w:val="lowerLetter"/>
      <w:lvlText w:val="%5."/>
      <w:lvlJc w:val="left"/>
      <w:pPr>
        <w:ind w:left="3636" w:hanging="360"/>
      </w:pPr>
      <w:rPr>
        <w:rFonts w:hint="default"/>
      </w:rPr>
    </w:lvl>
    <w:lvl w:ilvl="5">
      <w:start w:val="1"/>
      <w:numFmt w:val="lowerRoman"/>
      <w:lvlText w:val="%6."/>
      <w:lvlJc w:val="right"/>
      <w:pPr>
        <w:ind w:left="4356" w:hanging="180"/>
      </w:pPr>
      <w:rPr>
        <w:rFonts w:hint="default"/>
      </w:rPr>
    </w:lvl>
    <w:lvl w:ilvl="6">
      <w:start w:val="1"/>
      <w:numFmt w:val="decimal"/>
      <w:lvlText w:val="%7."/>
      <w:lvlJc w:val="left"/>
      <w:pPr>
        <w:ind w:left="5076" w:hanging="360"/>
      </w:pPr>
      <w:rPr>
        <w:rFonts w:hint="default"/>
      </w:rPr>
    </w:lvl>
    <w:lvl w:ilvl="7">
      <w:start w:val="1"/>
      <w:numFmt w:val="lowerLetter"/>
      <w:lvlText w:val="%8."/>
      <w:lvlJc w:val="left"/>
      <w:pPr>
        <w:ind w:left="5796" w:hanging="360"/>
      </w:pPr>
      <w:rPr>
        <w:rFonts w:hint="default"/>
      </w:rPr>
    </w:lvl>
    <w:lvl w:ilvl="8">
      <w:start w:val="1"/>
      <w:numFmt w:val="lowerRoman"/>
      <w:lvlText w:val="%9."/>
      <w:lvlJc w:val="right"/>
      <w:pPr>
        <w:ind w:left="6516" w:hanging="180"/>
      </w:pPr>
      <w:rPr>
        <w:rFonts w:hint="default"/>
      </w:rPr>
    </w:lvl>
  </w:abstractNum>
  <w:abstractNum w:abstractNumId="18">
    <w:nsid w:val="117C7D3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9">
    <w:nsid w:val="12615184"/>
    <w:multiLevelType w:val="hybridMultilevel"/>
    <w:tmpl w:val="6696F7D0"/>
    <w:lvl w:ilvl="0" w:tplc="4E7A1C6A">
      <w:start w:val="1"/>
      <w:numFmt w:val="decimal"/>
      <w:lvlText w:val="%1."/>
      <w:lvlJc w:val="left"/>
      <w:pPr>
        <w:ind w:left="1080" w:hanging="360"/>
      </w:pPr>
      <w:rPr>
        <w:rFonts w:hint="default"/>
        <w:b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28659BC"/>
    <w:multiLevelType w:val="hybridMultilevel"/>
    <w:tmpl w:val="4AA2B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4257428"/>
    <w:multiLevelType w:val="singleLevel"/>
    <w:tmpl w:val="EB60773A"/>
    <w:lvl w:ilvl="0">
      <w:start w:val="1"/>
      <w:numFmt w:val="bullet"/>
      <w:pStyle w:val="SectionHeading"/>
      <w:lvlText w:val=""/>
      <w:lvlJc w:val="left"/>
      <w:pPr>
        <w:tabs>
          <w:tab w:val="num" w:pos="360"/>
        </w:tabs>
        <w:ind w:left="360" w:hanging="360"/>
      </w:pPr>
      <w:rPr>
        <w:rFonts w:ascii="Symbol" w:hAnsi="Symbol" w:hint="default"/>
        <w:sz w:val="24"/>
      </w:rPr>
    </w:lvl>
  </w:abstractNum>
  <w:abstractNum w:abstractNumId="22">
    <w:nsid w:val="16FB4355"/>
    <w:multiLevelType w:val="hybridMultilevel"/>
    <w:tmpl w:val="A3FA3C02"/>
    <w:lvl w:ilvl="0" w:tplc="B6820C7E">
      <w:start w:val="1"/>
      <w:numFmt w:val="none"/>
      <w:lvlText w:val="1.2.3"/>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17363169"/>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24">
    <w:nsid w:val="182C72B3"/>
    <w:multiLevelType w:val="hybridMultilevel"/>
    <w:tmpl w:val="06BEFAD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5">
    <w:nsid w:val="18E2570F"/>
    <w:multiLevelType w:val="hybridMultilevel"/>
    <w:tmpl w:val="6B9A6E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9410F4F"/>
    <w:multiLevelType w:val="hybridMultilevel"/>
    <w:tmpl w:val="0E68F944"/>
    <w:lvl w:ilvl="0" w:tplc="001A2D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A72013"/>
    <w:multiLevelType w:val="hybridMultilevel"/>
    <w:tmpl w:val="75825C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B122500"/>
    <w:multiLevelType w:val="hybridMultilevel"/>
    <w:tmpl w:val="76B683C4"/>
    <w:lvl w:ilvl="0" w:tplc="1F6E3CF6">
      <w:start w:val="1"/>
      <w:numFmt w:val="bullet"/>
      <w:pStyle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1BA40F67"/>
    <w:multiLevelType w:val="hybridMultilevel"/>
    <w:tmpl w:val="606A39D6"/>
    <w:lvl w:ilvl="0" w:tplc="73B8F422">
      <w:start w:val="1"/>
      <w:numFmt w:val="decimal"/>
      <w:lvlText w:val="1.2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1C20205B"/>
    <w:multiLevelType w:val="hybridMultilevel"/>
    <w:tmpl w:val="0720C156"/>
    <w:lvl w:ilvl="0" w:tplc="04709426">
      <w:start w:val="1"/>
      <w:numFmt w:val="decimal"/>
      <w:lvlText w:val="1.1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1CCF7825"/>
    <w:multiLevelType w:val="hybridMultilevel"/>
    <w:tmpl w:val="DD7ED8C0"/>
    <w:lvl w:ilvl="0" w:tplc="4A167C0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1F9F4A3D"/>
    <w:multiLevelType w:val="hybridMultilevel"/>
    <w:tmpl w:val="0E68F944"/>
    <w:lvl w:ilvl="0" w:tplc="001A2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0116CC8"/>
    <w:multiLevelType w:val="hybridMultilevel"/>
    <w:tmpl w:val="2ED86D42"/>
    <w:lvl w:ilvl="0" w:tplc="8E48ED16">
      <w:start w:val="1"/>
      <w:numFmt w:val="decimal"/>
      <w:lvlText w:val="%1&gt;"/>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34">
    <w:nsid w:val="208C5A27"/>
    <w:multiLevelType w:val="hybridMultilevel"/>
    <w:tmpl w:val="A8402A54"/>
    <w:lvl w:ilvl="0" w:tplc="950A3F16">
      <w:start w:val="1"/>
      <w:numFmt w:val="decimal"/>
      <w:lvlText w:val="1.17.%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20A50425"/>
    <w:multiLevelType w:val="hybridMultilevel"/>
    <w:tmpl w:val="797E4B14"/>
    <w:lvl w:ilvl="0" w:tplc="D4CAF8CE">
      <w:start w:val="1"/>
      <w:numFmt w:val="decimal"/>
      <w:lvlRestart w:val="0"/>
      <w:lvlText w:val="1.4.%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238304C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37">
    <w:nsid w:val="27D3032B"/>
    <w:multiLevelType w:val="hybridMultilevel"/>
    <w:tmpl w:val="65AAB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27FA5589"/>
    <w:multiLevelType w:val="hybridMultilevel"/>
    <w:tmpl w:val="739C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4144F7"/>
    <w:multiLevelType w:val="hybridMultilevel"/>
    <w:tmpl w:val="F8E62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2E0E1824"/>
    <w:multiLevelType w:val="hybridMultilevel"/>
    <w:tmpl w:val="00FE75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338B0CE9"/>
    <w:multiLevelType w:val="hybridMultilevel"/>
    <w:tmpl w:val="540CB560"/>
    <w:lvl w:ilvl="0" w:tplc="154C451E">
      <w:start w:val="1"/>
      <w:numFmt w:val="decimal"/>
      <w:lvlText w:val="1.2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34F3076F"/>
    <w:multiLevelType w:val="hybridMultilevel"/>
    <w:tmpl w:val="AECE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2C0C22"/>
    <w:multiLevelType w:val="hybridMultilevel"/>
    <w:tmpl w:val="2A0C7A9E"/>
    <w:lvl w:ilvl="0" w:tplc="53869820">
      <w:start w:val="1"/>
      <w:numFmt w:val="decimal"/>
      <w:lvlText w:val="1.8.%1"/>
      <w:lvlJc w:val="left"/>
      <w:pPr>
        <w:tabs>
          <w:tab w:val="num" w:pos="1440"/>
        </w:tabs>
        <w:ind w:left="720" w:firstLine="0"/>
      </w:pPr>
      <w:rPr>
        <w:rFonts w:hint="default"/>
        <w:b/>
        <w:i w:val="0"/>
        <w:sz w:val="28"/>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4">
    <w:nsid w:val="379635CC"/>
    <w:multiLevelType w:val="hybridMultilevel"/>
    <w:tmpl w:val="CDC0BF40"/>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97174CF"/>
    <w:multiLevelType w:val="hybridMultilevel"/>
    <w:tmpl w:val="FBAEF9BC"/>
    <w:lvl w:ilvl="0" w:tplc="89225A8E">
      <w:start w:val="1"/>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39DA1F94"/>
    <w:multiLevelType w:val="hybridMultilevel"/>
    <w:tmpl w:val="E126F160"/>
    <w:lvl w:ilvl="0" w:tplc="C67AB7E8">
      <w:start w:val="1"/>
      <w:numFmt w:val="decimal"/>
      <w:lvlText w:val="1.24.%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3BDB1099"/>
    <w:multiLevelType w:val="hybridMultilevel"/>
    <w:tmpl w:val="25DC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BF4354D"/>
    <w:multiLevelType w:val="multilevel"/>
    <w:tmpl w:val="956A6C5C"/>
    <w:lvl w:ilvl="0">
      <w:start w:val="1"/>
      <w:numFmt w:val="decimal"/>
      <w:pStyle w:val="Heading1"/>
      <w:lvlText w:val="1.%1"/>
      <w:lvlJc w:val="left"/>
      <w:pPr>
        <w:tabs>
          <w:tab w:val="num" w:pos="1440"/>
        </w:tabs>
        <w:ind w:left="108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1.%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9">
    <w:nsid w:val="3E56386E"/>
    <w:multiLevelType w:val="hybridMultilevel"/>
    <w:tmpl w:val="5D1EB37C"/>
    <w:lvl w:ilvl="0" w:tplc="5122D5B6">
      <w:start w:val="5"/>
      <w:numFmt w:val="decimal"/>
      <w:lvlText w:val="1.%1"/>
      <w:lvlJc w:val="left"/>
      <w:pPr>
        <w:tabs>
          <w:tab w:val="num" w:pos="720"/>
        </w:tabs>
        <w:ind w:left="0" w:firstLine="0"/>
      </w:pPr>
      <w:rPr>
        <w:rFonts w:ascii="Arial" w:hAnsi="Arial" w:hint="default"/>
        <w:b/>
        <w:i w:val="0"/>
        <w:sz w:val="32"/>
        <w:szCs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43B71846"/>
    <w:multiLevelType w:val="hybridMultilevel"/>
    <w:tmpl w:val="EDF2EBA6"/>
    <w:lvl w:ilvl="0" w:tplc="FE025DC2">
      <w:start w:val="1"/>
      <w:numFmt w:val="bullet"/>
      <w:pStyle w:val="Heading6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1">
    <w:nsid w:val="450F18A7"/>
    <w:multiLevelType w:val="multilevel"/>
    <w:tmpl w:val="FE385300"/>
    <w:lvl w:ilvl="0">
      <w:start w:val="1"/>
      <w:numFmt w:val="decimal"/>
      <w:pStyle w:val="heading1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46183972"/>
    <w:multiLevelType w:val="hybridMultilevel"/>
    <w:tmpl w:val="35BCC870"/>
    <w:lvl w:ilvl="0" w:tplc="3326B172">
      <w:start w:val="1"/>
      <w:numFmt w:val="decimal"/>
      <w:lvlText w:val="1.1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46624EE5"/>
    <w:multiLevelType w:val="hybridMultilevel"/>
    <w:tmpl w:val="F6FE080E"/>
    <w:lvl w:ilvl="0" w:tplc="444A4B42">
      <w:start w:val="1"/>
      <w:numFmt w:val="decimal"/>
      <w:lvlText w:val="1.20.%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6740C57"/>
    <w:multiLevelType w:val="hybridMultilevel"/>
    <w:tmpl w:val="1D34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71D59F2"/>
    <w:multiLevelType w:val="hybridMultilevel"/>
    <w:tmpl w:val="E92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7886C87"/>
    <w:multiLevelType w:val="hybridMultilevel"/>
    <w:tmpl w:val="9B18904E"/>
    <w:lvl w:ilvl="0" w:tplc="E014F5D0">
      <w:start w:val="1"/>
      <w:numFmt w:val="bullet"/>
      <w:lvlText w:val=""/>
      <w:lvlJc w:val="left"/>
      <w:pPr>
        <w:tabs>
          <w:tab w:val="num" w:pos="660"/>
        </w:tabs>
        <w:ind w:left="660" w:hanging="360"/>
      </w:pPr>
      <w:rPr>
        <w:rFonts w:ascii="Symbol" w:hAnsi="Symbol" w:hint="default"/>
        <w:color w:val="000000"/>
      </w:rPr>
    </w:lvl>
    <w:lvl w:ilvl="1" w:tplc="04090003" w:tentative="1">
      <w:start w:val="1"/>
      <w:numFmt w:val="bullet"/>
      <w:lvlText w:val="o"/>
      <w:lvlJc w:val="left"/>
      <w:pPr>
        <w:tabs>
          <w:tab w:val="num" w:pos="1380"/>
        </w:tabs>
        <w:ind w:left="1380" w:hanging="360"/>
      </w:pPr>
      <w:rPr>
        <w:rFonts w:ascii="Courier New" w:hAnsi="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57">
    <w:nsid w:val="4B105ECD"/>
    <w:multiLevelType w:val="hybridMultilevel"/>
    <w:tmpl w:val="4C605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4D296095"/>
    <w:multiLevelType w:val="hybridMultilevel"/>
    <w:tmpl w:val="1E48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E2233D9"/>
    <w:multiLevelType w:val="hybridMultilevel"/>
    <w:tmpl w:val="86782686"/>
    <w:lvl w:ilvl="0" w:tplc="686EA5FC">
      <w:start w:val="1"/>
      <w:numFmt w:val="none"/>
      <w:lvlText w:val="1.9.1"/>
      <w:lvlJc w:val="left"/>
      <w:pPr>
        <w:tabs>
          <w:tab w:val="num" w:pos="720"/>
        </w:tabs>
        <w:ind w:left="0" w:firstLine="0"/>
      </w:pPr>
      <w:rPr>
        <w:rFonts w:ascii="Times New Roman" w:hAnsi="Times New Roman" w:cs="Times New Roman" w:hint="default"/>
        <w:b/>
        <w:i w:val="0"/>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4E7C2A40"/>
    <w:multiLevelType w:val="hybridMultilevel"/>
    <w:tmpl w:val="5382F87A"/>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1253309"/>
    <w:multiLevelType w:val="hybridMultilevel"/>
    <w:tmpl w:val="468E30F4"/>
    <w:lvl w:ilvl="0" w:tplc="0DE0B844">
      <w:start w:val="1"/>
      <w:numFmt w:val="decimal"/>
      <w:lvlRestart w:val="0"/>
      <w:lvlText w:val="1.7.%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41B554A"/>
    <w:multiLevelType w:val="hybridMultilevel"/>
    <w:tmpl w:val="BBEA767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nsid w:val="55E56F8E"/>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4">
    <w:nsid w:val="5808674E"/>
    <w:multiLevelType w:val="multilevel"/>
    <w:tmpl w:val="A42EEA74"/>
    <w:lvl w:ilvl="0">
      <w:start w:val="1"/>
      <w:numFmt w:val="none"/>
      <w:pStyle w:val="Heading21"/>
      <w:lvlText w:val="1.22.2"/>
      <w:lvlJc w:val="left"/>
      <w:pPr>
        <w:ind w:left="117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1.22.2"/>
      <w:lvlJc w:val="left"/>
      <w:pPr>
        <w:ind w:left="2520" w:hanging="360"/>
      </w:pPr>
      <w:rPr>
        <w:rFonts w:hint="default"/>
      </w:rPr>
    </w:lvl>
    <w:lvl w:ilvl="2">
      <w:start w:val="1"/>
      <w:numFmt w:val="decimal"/>
      <w:lvlText w:val="1.21.%3"/>
      <w:lvlJc w:val="left"/>
      <w:pPr>
        <w:ind w:left="1980" w:hanging="180"/>
      </w:pPr>
      <w:rPr>
        <w:rFonts w:ascii="Times New Roman" w:hAnsi="Times New Roman" w:cs="Times New Roman" w:hint="default"/>
        <w:b/>
        <w:i w:val="0"/>
        <w:color w:val="auto"/>
        <w:sz w:val="28"/>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5">
    <w:nsid w:val="596E1301"/>
    <w:multiLevelType w:val="hybridMultilevel"/>
    <w:tmpl w:val="869EEED2"/>
    <w:lvl w:ilvl="0" w:tplc="6AE2C0F8">
      <w:start w:val="1"/>
      <w:numFmt w:val="decimal"/>
      <w:pStyle w:val="Style3"/>
      <w:lvlText w:val="%1.0"/>
      <w:lvlJc w:val="left"/>
      <w:pPr>
        <w:tabs>
          <w:tab w:val="num" w:pos="720"/>
        </w:tabs>
        <w:ind w:left="0" w:firstLine="0"/>
      </w:pPr>
      <w:rPr>
        <w:rFonts w:hint="default"/>
      </w:rPr>
    </w:lvl>
    <w:lvl w:ilvl="1" w:tplc="25F0C292">
      <w:start w:val="1"/>
      <w:numFmt w:val="none"/>
      <w:lvlText w:val="2.1"/>
      <w:lvlJc w:val="left"/>
      <w:pPr>
        <w:tabs>
          <w:tab w:val="num" w:pos="720"/>
        </w:tabs>
        <w:ind w:left="720" w:hanging="720"/>
      </w:pPr>
      <w:rPr>
        <w:rFonts w:hint="default"/>
      </w:rPr>
    </w:lvl>
    <w:lvl w:ilvl="2" w:tplc="FFF87B0C">
      <w:start w:val="1"/>
      <w:numFmt w:val="decimal"/>
      <w:lvlText w:val="2.%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FC37750"/>
    <w:multiLevelType w:val="hybridMultilevel"/>
    <w:tmpl w:val="F9BADEF8"/>
    <w:lvl w:ilvl="0" w:tplc="644897E8">
      <w:start w:val="1"/>
      <w:numFmt w:val="decimal"/>
      <w:pStyle w:val="FieldList"/>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60990919"/>
    <w:multiLevelType w:val="hybridMultilevel"/>
    <w:tmpl w:val="778218AC"/>
    <w:lvl w:ilvl="0" w:tplc="30D85964">
      <w:start w:val="2"/>
      <w:numFmt w:val="none"/>
      <w:lvlText w:val="1.11.2"/>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61CE66A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9">
    <w:nsid w:val="62A63A1A"/>
    <w:multiLevelType w:val="hybridMultilevel"/>
    <w:tmpl w:val="5ED6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88928DC"/>
    <w:multiLevelType w:val="multilevel"/>
    <w:tmpl w:val="A2B2EF22"/>
    <w:lvl w:ilvl="0">
      <w:start w:val="1"/>
      <w:numFmt w:val="decimal"/>
      <w:pStyle w:val="Heading2"/>
      <w:lvlText w:val="1.3.%1"/>
      <w:lvlJc w:val="left"/>
      <w:pPr>
        <w:ind w:left="720" w:hanging="360"/>
      </w:pPr>
      <w:rPr>
        <w:rFonts w:ascii="Times New Roman" w:hAnsi="Times New Roman" w:cs="Times New Roman" w:hint="default"/>
        <w:b/>
        <w:i w:val="0"/>
        <w:color w:val="auto"/>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1">
    <w:nsid w:val="689613F4"/>
    <w:multiLevelType w:val="hybridMultilevel"/>
    <w:tmpl w:val="872E6722"/>
    <w:lvl w:ilvl="0" w:tplc="AF26C352">
      <w:start w:val="2"/>
      <w:numFmt w:val="decimal"/>
      <w:lvlText w:val="1.9.%1"/>
      <w:lvlJc w:val="left"/>
      <w:pPr>
        <w:tabs>
          <w:tab w:val="num" w:pos="1080"/>
        </w:tabs>
        <w:ind w:left="360" w:firstLine="0"/>
      </w:pPr>
      <w:rPr>
        <w:rFonts w:ascii="Times New Roman" w:hAnsi="Times New Roman" w:cs="Times New Roman" w:hint="default"/>
        <w:b/>
        <w:i w:val="0"/>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6FBC5F03"/>
    <w:multiLevelType w:val="hybridMultilevel"/>
    <w:tmpl w:val="97F28874"/>
    <w:lvl w:ilvl="0" w:tplc="AE28C22E">
      <w:start w:val="4"/>
      <w:numFmt w:val="decimal"/>
      <w:lvlRestart w:val="0"/>
      <w:lvlText w:val="1.2.%1"/>
      <w:lvlJc w:val="left"/>
      <w:pPr>
        <w:tabs>
          <w:tab w:val="num" w:pos="720"/>
        </w:tabs>
        <w:ind w:left="0" w:firstLine="0"/>
      </w:pPr>
      <w:rPr>
        <w:rFonts w:hint="default"/>
        <w:b/>
        <w:i w:val="0"/>
        <w:sz w:val="28"/>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6FFD7A48"/>
    <w:multiLevelType w:val="multilevel"/>
    <w:tmpl w:val="78AAA09E"/>
    <w:lvl w:ilvl="0">
      <w:start w:val="1"/>
      <w:numFmt w:val="decimal"/>
      <w:lvlText w:val="%1."/>
      <w:lvlJc w:val="left"/>
      <w:pPr>
        <w:tabs>
          <w:tab w:val="num" w:pos="1080"/>
        </w:tabs>
        <w:ind w:left="1080" w:hanging="360"/>
      </w:pPr>
    </w:lvl>
    <w:lvl w:ilvl="1">
      <w:start w:val="10"/>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4">
    <w:nsid w:val="75A92896"/>
    <w:multiLevelType w:val="hybridMultilevel"/>
    <w:tmpl w:val="9C04F43C"/>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75">
    <w:nsid w:val="78040A34"/>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6">
    <w:nsid w:val="7A3C15EC"/>
    <w:multiLevelType w:val="hybridMultilevel"/>
    <w:tmpl w:val="6D40C16C"/>
    <w:lvl w:ilvl="0" w:tplc="2ACE696A">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7">
    <w:nsid w:val="7A931CC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8">
    <w:nsid w:val="7E681E18"/>
    <w:multiLevelType w:val="hybridMultilevel"/>
    <w:tmpl w:val="E346B5A8"/>
    <w:lvl w:ilvl="0" w:tplc="63D07736">
      <w:start w:val="9"/>
      <w:numFmt w:val="decimal"/>
      <w:pStyle w:val="Bullet2"/>
      <w:lvlText w:val="%1.0"/>
      <w:lvlJc w:val="left"/>
      <w:pPr>
        <w:tabs>
          <w:tab w:val="num" w:pos="936"/>
        </w:tabs>
        <w:ind w:left="936" w:hanging="936"/>
      </w:pPr>
      <w:rPr>
        <w:rFonts w:ascii="Arial" w:hAnsi="Arial" w:hint="default"/>
        <w:b w:val="0"/>
        <w:i w:val="0"/>
        <w:sz w:val="36"/>
      </w:rPr>
    </w:lvl>
    <w:lvl w:ilvl="1" w:tplc="27A2CDFE">
      <w:start w:val="1"/>
      <w:numFmt w:val="decimal"/>
      <w:lvlText w:val="1.9.%2"/>
      <w:lvlJc w:val="left"/>
      <w:pPr>
        <w:tabs>
          <w:tab w:val="num" w:pos="1440"/>
        </w:tabs>
        <w:ind w:left="720" w:firstLine="0"/>
      </w:pPr>
      <w:rPr>
        <w:rFonts w:hint="default"/>
        <w:b/>
        <w:i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7F9D06EE"/>
    <w:multiLevelType w:val="hybridMultilevel"/>
    <w:tmpl w:val="91BA1BD0"/>
    <w:lvl w:ilvl="0" w:tplc="61347A8C">
      <w:start w:val="1"/>
      <w:numFmt w:val="bullet"/>
      <w:pStyle w:val="BodyTextBullet1"/>
      <w:lvlText w:val=""/>
      <w:lvlJc w:val="left"/>
      <w:pPr>
        <w:tabs>
          <w:tab w:val="num" w:pos="720"/>
        </w:tabs>
        <w:ind w:left="720" w:hanging="360"/>
      </w:pPr>
      <w:rPr>
        <w:rFonts w:ascii="Symbol" w:hAnsi="Symbol" w:hint="default"/>
      </w:rPr>
    </w:lvl>
    <w:lvl w:ilvl="1" w:tplc="27A2CDFE"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63"/>
  </w:num>
  <w:num w:numId="3">
    <w:abstractNumId w:val="75"/>
  </w:num>
  <w:num w:numId="4">
    <w:abstractNumId w:val="18"/>
  </w:num>
  <w:num w:numId="5">
    <w:abstractNumId w:val="77"/>
  </w:num>
  <w:num w:numId="6">
    <w:abstractNumId w:val="36"/>
  </w:num>
  <w:num w:numId="7">
    <w:abstractNumId w:val="68"/>
  </w:num>
  <w:num w:numId="8">
    <w:abstractNumId w:val="62"/>
  </w:num>
  <w:num w:numId="9">
    <w:abstractNumId w:val="40"/>
  </w:num>
  <w:num w:numId="10">
    <w:abstractNumId w:val="56"/>
  </w:num>
  <w:num w:numId="11">
    <w:abstractNumId w:val="72"/>
  </w:num>
  <w:num w:numId="12">
    <w:abstractNumId w:val="14"/>
  </w:num>
  <w:num w:numId="13">
    <w:abstractNumId w:val="35"/>
  </w:num>
  <w:num w:numId="14">
    <w:abstractNumId w:val="48"/>
  </w:num>
  <w:num w:numId="15">
    <w:abstractNumId w:val="10"/>
    <w:lvlOverride w:ilvl="0">
      <w:lvl w:ilvl="0">
        <w:start w:val="1"/>
        <w:numFmt w:val="bullet"/>
        <w:pStyle w:val="Bullet1"/>
        <w:lvlText w:val="s"/>
        <w:legacy w:legacy="1" w:legacySpace="0" w:legacyIndent="432"/>
        <w:lvlJc w:val="left"/>
        <w:pPr>
          <w:ind w:left="720" w:hanging="432"/>
        </w:pPr>
        <w:rPr>
          <w:rFonts w:ascii="ZapfDingbats" w:hAnsi="ZapfDingbats" w:hint="default"/>
          <w:sz w:val="16"/>
        </w:rPr>
      </w:lvl>
    </w:lvlOverride>
  </w:num>
  <w:num w:numId="16">
    <w:abstractNumId w:val="78"/>
  </w:num>
  <w:num w:numId="17">
    <w:abstractNumId w:val="50"/>
  </w:num>
  <w:num w:numId="18">
    <w:abstractNumId w:val="51"/>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1"/>
  </w:num>
  <w:num w:numId="30">
    <w:abstractNumId w:val="65"/>
  </w:num>
  <w:num w:numId="31">
    <w:abstractNumId w:val="28"/>
  </w:num>
  <w:num w:numId="32">
    <w:abstractNumId w:val="57"/>
  </w:num>
  <w:num w:numId="33">
    <w:abstractNumId w:val="73"/>
  </w:num>
  <w:num w:numId="34">
    <w:abstractNumId w:val="61"/>
  </w:num>
  <w:num w:numId="35">
    <w:abstractNumId w:val="25"/>
  </w:num>
  <w:num w:numId="36">
    <w:abstractNumId w:val="43"/>
  </w:num>
  <w:num w:numId="37">
    <w:abstractNumId w:val="74"/>
  </w:num>
  <w:num w:numId="38">
    <w:abstractNumId w:val="24"/>
  </w:num>
  <w:num w:numId="39">
    <w:abstractNumId w:val="39"/>
  </w:num>
  <w:num w:numId="40">
    <w:abstractNumId w:val="45"/>
  </w:num>
  <w:num w:numId="41">
    <w:abstractNumId w:val="11"/>
  </w:num>
  <w:num w:numId="42">
    <w:abstractNumId w:val="22"/>
  </w:num>
  <w:num w:numId="43">
    <w:abstractNumId w:val="59"/>
  </w:num>
  <w:num w:numId="44">
    <w:abstractNumId w:val="71"/>
  </w:num>
  <w:num w:numId="45">
    <w:abstractNumId w:val="49"/>
  </w:num>
  <w:num w:numId="46">
    <w:abstractNumId w:val="30"/>
  </w:num>
  <w:num w:numId="47">
    <w:abstractNumId w:val="67"/>
  </w:num>
  <w:num w:numId="48">
    <w:abstractNumId w:val="42"/>
  </w:num>
  <w:num w:numId="49">
    <w:abstractNumId w:val="79"/>
  </w:num>
  <w:num w:numId="50">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7"/>
  </w:num>
  <w:num w:numId="52">
    <w:abstractNumId w:val="69"/>
  </w:num>
  <w:num w:numId="53">
    <w:abstractNumId w:val="32"/>
  </w:num>
  <w:num w:numId="54">
    <w:abstractNumId w:val="26"/>
  </w:num>
  <w:num w:numId="55">
    <w:abstractNumId w:val="13"/>
  </w:num>
  <w:num w:numId="56">
    <w:abstractNumId w:val="33"/>
  </w:num>
  <w:num w:numId="57">
    <w:abstractNumId w:val="64"/>
  </w:num>
  <w:num w:numId="58">
    <w:abstractNumId w:val="12"/>
  </w:num>
  <w:num w:numId="59">
    <w:abstractNumId w:val="37"/>
  </w:num>
  <w:num w:numId="60">
    <w:abstractNumId w:val="38"/>
  </w:num>
  <w:num w:numId="61">
    <w:abstractNumId w:val="70"/>
  </w:num>
  <w:num w:numId="62">
    <w:abstractNumId w:val="44"/>
  </w:num>
  <w:num w:numId="63">
    <w:abstractNumId w:val="15"/>
  </w:num>
  <w:num w:numId="64">
    <w:abstractNumId w:val="34"/>
  </w:num>
  <w:num w:numId="65">
    <w:abstractNumId w:val="53"/>
  </w:num>
  <w:num w:numId="66">
    <w:abstractNumId w:val="29"/>
  </w:num>
  <w:num w:numId="67">
    <w:abstractNumId w:val="41"/>
  </w:num>
  <w:num w:numId="68">
    <w:abstractNumId w:val="46"/>
  </w:num>
  <w:num w:numId="69">
    <w:abstractNumId w:val="52"/>
  </w:num>
  <w:num w:numId="70">
    <w:abstractNumId w:val="60"/>
  </w:num>
  <w:num w:numId="71">
    <w:abstractNumId w:val="20"/>
  </w:num>
  <w:num w:numId="72">
    <w:abstractNumId w:val="76"/>
  </w:num>
  <w:num w:numId="73">
    <w:abstractNumId w:val="31"/>
  </w:num>
  <w:num w:numId="74">
    <w:abstractNumId w:val="16"/>
  </w:num>
  <w:num w:numId="75">
    <w:abstractNumId w:val="19"/>
  </w:num>
  <w:num w:numId="76">
    <w:abstractNumId w:val="54"/>
  </w:num>
  <w:num w:numId="77">
    <w:abstractNumId w:val="58"/>
  </w:num>
  <w:num w:numId="78">
    <w:abstractNumId w:val="70"/>
  </w:num>
  <w:num w:numId="79">
    <w:abstractNumId w:val="66"/>
  </w:num>
  <w:num w:numId="80">
    <w:abstractNumId w:val="27"/>
  </w:num>
  <w:num w:numId="81">
    <w:abstractNumId w:val="17"/>
  </w:num>
  <w:num w:numId="82">
    <w:abstractNumId w:val="17"/>
    <w:lvlOverride w:ilvl="0">
      <w:lvl w:ilvl="0">
        <w:start w:val="1"/>
        <w:numFmt w:val="none"/>
        <w:lvlText w:val="1.3.1.2"/>
        <w:lvlJc w:val="left"/>
        <w:pPr>
          <w:ind w:left="756" w:hanging="360"/>
        </w:pPr>
        <w:rPr>
          <w:rFonts w:hint="default"/>
        </w:rPr>
      </w:lvl>
    </w:lvlOverride>
    <w:lvlOverride w:ilvl="1">
      <w:lvl w:ilvl="1">
        <w:start w:val="1"/>
        <w:numFmt w:val="lowerLetter"/>
        <w:lvlText w:val="%2."/>
        <w:lvlJc w:val="left"/>
        <w:pPr>
          <w:ind w:left="1476" w:hanging="360"/>
        </w:pPr>
        <w:rPr>
          <w:rFonts w:hint="default"/>
        </w:rPr>
      </w:lvl>
    </w:lvlOverride>
    <w:lvlOverride w:ilvl="2">
      <w:lvl w:ilvl="2">
        <w:start w:val="1"/>
        <w:numFmt w:val="lowerRoman"/>
        <w:lvlText w:val="%3."/>
        <w:lvlJc w:val="right"/>
        <w:pPr>
          <w:ind w:left="2196" w:hanging="180"/>
        </w:pPr>
        <w:rPr>
          <w:rFonts w:hint="default"/>
        </w:rPr>
      </w:lvl>
    </w:lvlOverride>
    <w:lvlOverride w:ilvl="3">
      <w:lvl w:ilvl="3">
        <w:start w:val="1"/>
        <w:numFmt w:val="decimal"/>
        <w:lvlText w:val="%4."/>
        <w:lvlJc w:val="left"/>
        <w:pPr>
          <w:ind w:left="2916" w:hanging="360"/>
        </w:pPr>
        <w:rPr>
          <w:rFonts w:hint="default"/>
        </w:rPr>
      </w:lvl>
    </w:lvlOverride>
    <w:lvlOverride w:ilvl="4">
      <w:lvl w:ilvl="4">
        <w:start w:val="1"/>
        <w:numFmt w:val="lowerLetter"/>
        <w:lvlText w:val="%5."/>
        <w:lvlJc w:val="left"/>
        <w:pPr>
          <w:ind w:left="3636" w:hanging="360"/>
        </w:pPr>
        <w:rPr>
          <w:rFonts w:hint="default"/>
        </w:rPr>
      </w:lvl>
    </w:lvlOverride>
    <w:lvlOverride w:ilvl="5">
      <w:lvl w:ilvl="5">
        <w:start w:val="1"/>
        <w:numFmt w:val="lowerRoman"/>
        <w:lvlText w:val="%6."/>
        <w:lvlJc w:val="right"/>
        <w:pPr>
          <w:ind w:left="4356" w:hanging="180"/>
        </w:pPr>
        <w:rPr>
          <w:rFonts w:hint="default"/>
        </w:rPr>
      </w:lvl>
    </w:lvlOverride>
    <w:lvlOverride w:ilvl="6">
      <w:lvl w:ilvl="6">
        <w:start w:val="1"/>
        <w:numFmt w:val="decimal"/>
        <w:lvlText w:val="%7."/>
        <w:lvlJc w:val="left"/>
        <w:pPr>
          <w:ind w:left="5076" w:hanging="360"/>
        </w:pPr>
        <w:rPr>
          <w:rFonts w:hint="default"/>
        </w:rPr>
      </w:lvl>
    </w:lvlOverride>
    <w:lvlOverride w:ilvl="7">
      <w:lvl w:ilvl="7">
        <w:start w:val="1"/>
        <w:numFmt w:val="lowerLetter"/>
        <w:lvlText w:val="%8."/>
        <w:lvlJc w:val="left"/>
        <w:pPr>
          <w:ind w:left="5796" w:hanging="360"/>
        </w:pPr>
        <w:rPr>
          <w:rFonts w:hint="default"/>
        </w:rPr>
      </w:lvl>
    </w:lvlOverride>
    <w:lvlOverride w:ilvl="8">
      <w:lvl w:ilvl="8">
        <w:start w:val="1"/>
        <w:numFmt w:val="lowerRoman"/>
        <w:lvlText w:val="%9."/>
        <w:lvlJc w:val="right"/>
        <w:pPr>
          <w:ind w:left="6516" w:hanging="180"/>
        </w:pPr>
        <w:rPr>
          <w:rFonts w:hint="default"/>
        </w:rPr>
      </w:lvl>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2"/>
  <w:hideSpellingErrors/>
  <w:hideGrammaticalErrors/>
  <w:activeWritingStyle w:appName="MSWord" w:lang="en-US" w:vendorID="64" w:dllVersion="6" w:nlCheck="1" w:checkStyle="1"/>
  <w:activeWritingStyle w:appName="MSWord" w:lang="fr-CA" w:vendorID="64" w:dllVersion="6" w:nlCheck="1" w:checkStyle="1"/>
  <w:activeWritingStyle w:appName="MSWord" w:lang="fr-FR" w:vendorID="64" w:dllVersion="6" w:nlCheck="1" w:checkStyle="1"/>
  <w:activeWritingStyle w:appName="MSWord" w:lang="es-ES" w:vendorID="64" w:dllVersion="6" w:nlCheck="1" w:checkStyle="1"/>
  <w:activeWritingStyle w:appName="MSWord" w:lang="de-DE" w:vendorID="64" w:dllVersion="6" w:nlCheck="1" w:checkStyle="1"/>
  <w:activeWritingStyle w:appName="MSWord" w:lang="en-US" w:vendorID="64" w:dllVersion="131078" w:nlCheck="1" w:checkStyle="1"/>
  <w:activeWritingStyle w:appName="MSWord" w:lang="fr-FR" w:vendorID="64" w:dllVersion="131078" w:nlCheck="1" w:checkStyle="1"/>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trackRevisions/>
  <w:defaultTabStop w:val="720"/>
  <w:evenAndOddHeaders/>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E65"/>
    <w:rsid w:val="000005EA"/>
    <w:rsid w:val="00000916"/>
    <w:rsid w:val="00001106"/>
    <w:rsid w:val="00001E97"/>
    <w:rsid w:val="00001F49"/>
    <w:rsid w:val="00002BC4"/>
    <w:rsid w:val="000035BD"/>
    <w:rsid w:val="00003CA6"/>
    <w:rsid w:val="0000458B"/>
    <w:rsid w:val="00006A87"/>
    <w:rsid w:val="000123A2"/>
    <w:rsid w:val="00012613"/>
    <w:rsid w:val="000128D8"/>
    <w:rsid w:val="00015BC5"/>
    <w:rsid w:val="00016E3A"/>
    <w:rsid w:val="00016FAA"/>
    <w:rsid w:val="0001727F"/>
    <w:rsid w:val="00017448"/>
    <w:rsid w:val="00017B5D"/>
    <w:rsid w:val="0002255F"/>
    <w:rsid w:val="00022B62"/>
    <w:rsid w:val="00022DCD"/>
    <w:rsid w:val="00024B5B"/>
    <w:rsid w:val="00025DC1"/>
    <w:rsid w:val="000260C8"/>
    <w:rsid w:val="00026698"/>
    <w:rsid w:val="00027238"/>
    <w:rsid w:val="000273AA"/>
    <w:rsid w:val="000301BA"/>
    <w:rsid w:val="0003104E"/>
    <w:rsid w:val="000316B8"/>
    <w:rsid w:val="00031D1D"/>
    <w:rsid w:val="00032B37"/>
    <w:rsid w:val="00034F28"/>
    <w:rsid w:val="0003624C"/>
    <w:rsid w:val="0003726B"/>
    <w:rsid w:val="00037A21"/>
    <w:rsid w:val="00037A9A"/>
    <w:rsid w:val="00040777"/>
    <w:rsid w:val="000407A7"/>
    <w:rsid w:val="00040F71"/>
    <w:rsid w:val="00041356"/>
    <w:rsid w:val="00041504"/>
    <w:rsid w:val="00042A19"/>
    <w:rsid w:val="00042C7E"/>
    <w:rsid w:val="000433ED"/>
    <w:rsid w:val="00043C6D"/>
    <w:rsid w:val="00043D25"/>
    <w:rsid w:val="0004541C"/>
    <w:rsid w:val="00045CBA"/>
    <w:rsid w:val="000465B4"/>
    <w:rsid w:val="0004709D"/>
    <w:rsid w:val="00047D19"/>
    <w:rsid w:val="000505AA"/>
    <w:rsid w:val="000505B0"/>
    <w:rsid w:val="00050C56"/>
    <w:rsid w:val="00050D40"/>
    <w:rsid w:val="0005137D"/>
    <w:rsid w:val="00053153"/>
    <w:rsid w:val="00054886"/>
    <w:rsid w:val="0005525D"/>
    <w:rsid w:val="000565F5"/>
    <w:rsid w:val="00056A18"/>
    <w:rsid w:val="0005788D"/>
    <w:rsid w:val="00057BA5"/>
    <w:rsid w:val="00057EED"/>
    <w:rsid w:val="00060335"/>
    <w:rsid w:val="00060575"/>
    <w:rsid w:val="00060D9A"/>
    <w:rsid w:val="00061CF2"/>
    <w:rsid w:val="0006246E"/>
    <w:rsid w:val="0006257E"/>
    <w:rsid w:val="000630AD"/>
    <w:rsid w:val="00063AE3"/>
    <w:rsid w:val="00063B96"/>
    <w:rsid w:val="00064647"/>
    <w:rsid w:val="00064AFA"/>
    <w:rsid w:val="000660CB"/>
    <w:rsid w:val="000661D6"/>
    <w:rsid w:val="000673B8"/>
    <w:rsid w:val="000731F5"/>
    <w:rsid w:val="00074BD0"/>
    <w:rsid w:val="00074E12"/>
    <w:rsid w:val="000765E5"/>
    <w:rsid w:val="00076C74"/>
    <w:rsid w:val="0007721A"/>
    <w:rsid w:val="00082D00"/>
    <w:rsid w:val="00083252"/>
    <w:rsid w:val="0008473C"/>
    <w:rsid w:val="00085467"/>
    <w:rsid w:val="000869A7"/>
    <w:rsid w:val="000869FD"/>
    <w:rsid w:val="00087575"/>
    <w:rsid w:val="00087E2D"/>
    <w:rsid w:val="0009258C"/>
    <w:rsid w:val="00092D5B"/>
    <w:rsid w:val="00092DF7"/>
    <w:rsid w:val="00093118"/>
    <w:rsid w:val="000943E2"/>
    <w:rsid w:val="000946F3"/>
    <w:rsid w:val="00094CCF"/>
    <w:rsid w:val="000950C3"/>
    <w:rsid w:val="000953CC"/>
    <w:rsid w:val="00095FCE"/>
    <w:rsid w:val="00096DEF"/>
    <w:rsid w:val="00096E03"/>
    <w:rsid w:val="000A0668"/>
    <w:rsid w:val="000A0D5A"/>
    <w:rsid w:val="000A218D"/>
    <w:rsid w:val="000A22BE"/>
    <w:rsid w:val="000A7D77"/>
    <w:rsid w:val="000B018D"/>
    <w:rsid w:val="000B04A8"/>
    <w:rsid w:val="000B22AA"/>
    <w:rsid w:val="000B301D"/>
    <w:rsid w:val="000B5CFD"/>
    <w:rsid w:val="000B69CE"/>
    <w:rsid w:val="000C13DC"/>
    <w:rsid w:val="000C16F6"/>
    <w:rsid w:val="000C1A21"/>
    <w:rsid w:val="000C2935"/>
    <w:rsid w:val="000C3C3D"/>
    <w:rsid w:val="000C4B55"/>
    <w:rsid w:val="000C5921"/>
    <w:rsid w:val="000C6545"/>
    <w:rsid w:val="000C67F4"/>
    <w:rsid w:val="000C6998"/>
    <w:rsid w:val="000C6DFD"/>
    <w:rsid w:val="000C7478"/>
    <w:rsid w:val="000D28DA"/>
    <w:rsid w:val="000D34C8"/>
    <w:rsid w:val="000D5D4F"/>
    <w:rsid w:val="000D75F1"/>
    <w:rsid w:val="000D7E15"/>
    <w:rsid w:val="000D7FC6"/>
    <w:rsid w:val="000E0142"/>
    <w:rsid w:val="000E1076"/>
    <w:rsid w:val="000E3232"/>
    <w:rsid w:val="000E3F7F"/>
    <w:rsid w:val="000E423C"/>
    <w:rsid w:val="000E5BAC"/>
    <w:rsid w:val="000E5C36"/>
    <w:rsid w:val="000E62F4"/>
    <w:rsid w:val="000E6954"/>
    <w:rsid w:val="000F0824"/>
    <w:rsid w:val="000F1026"/>
    <w:rsid w:val="000F172F"/>
    <w:rsid w:val="000F2120"/>
    <w:rsid w:val="000F3029"/>
    <w:rsid w:val="000F46C5"/>
    <w:rsid w:val="000F4976"/>
    <w:rsid w:val="000F53BB"/>
    <w:rsid w:val="000F61F6"/>
    <w:rsid w:val="000F6D67"/>
    <w:rsid w:val="000F7FE8"/>
    <w:rsid w:val="0010051E"/>
    <w:rsid w:val="00100AE7"/>
    <w:rsid w:val="0010225E"/>
    <w:rsid w:val="00102326"/>
    <w:rsid w:val="00103102"/>
    <w:rsid w:val="00104D76"/>
    <w:rsid w:val="001052A7"/>
    <w:rsid w:val="001058DF"/>
    <w:rsid w:val="00105C5C"/>
    <w:rsid w:val="001062B3"/>
    <w:rsid w:val="00106C21"/>
    <w:rsid w:val="001079E7"/>
    <w:rsid w:val="00107CA0"/>
    <w:rsid w:val="001113DA"/>
    <w:rsid w:val="00112C7C"/>
    <w:rsid w:val="00112F5C"/>
    <w:rsid w:val="001138B6"/>
    <w:rsid w:val="00114573"/>
    <w:rsid w:val="0011587D"/>
    <w:rsid w:val="0012128D"/>
    <w:rsid w:val="0012178B"/>
    <w:rsid w:val="00121C02"/>
    <w:rsid w:val="00122690"/>
    <w:rsid w:val="00122FEA"/>
    <w:rsid w:val="00123536"/>
    <w:rsid w:val="00123926"/>
    <w:rsid w:val="00124269"/>
    <w:rsid w:val="001245E3"/>
    <w:rsid w:val="00125371"/>
    <w:rsid w:val="00126047"/>
    <w:rsid w:val="00130308"/>
    <w:rsid w:val="001307DC"/>
    <w:rsid w:val="001310DD"/>
    <w:rsid w:val="001328BC"/>
    <w:rsid w:val="001329DB"/>
    <w:rsid w:val="00134A95"/>
    <w:rsid w:val="00135B08"/>
    <w:rsid w:val="00136457"/>
    <w:rsid w:val="001370EA"/>
    <w:rsid w:val="0013726F"/>
    <w:rsid w:val="0014006A"/>
    <w:rsid w:val="00140582"/>
    <w:rsid w:val="00140635"/>
    <w:rsid w:val="00140E33"/>
    <w:rsid w:val="0014208E"/>
    <w:rsid w:val="001420C6"/>
    <w:rsid w:val="00144A43"/>
    <w:rsid w:val="00144EF5"/>
    <w:rsid w:val="00145161"/>
    <w:rsid w:val="00145D77"/>
    <w:rsid w:val="00146BF2"/>
    <w:rsid w:val="00150D26"/>
    <w:rsid w:val="001518EC"/>
    <w:rsid w:val="0015448C"/>
    <w:rsid w:val="001548FA"/>
    <w:rsid w:val="001561B2"/>
    <w:rsid w:val="00156BD5"/>
    <w:rsid w:val="00157088"/>
    <w:rsid w:val="00160F7B"/>
    <w:rsid w:val="00161643"/>
    <w:rsid w:val="0016274F"/>
    <w:rsid w:val="00163B16"/>
    <w:rsid w:val="00163EEF"/>
    <w:rsid w:val="001644D2"/>
    <w:rsid w:val="001652BF"/>
    <w:rsid w:val="00165589"/>
    <w:rsid w:val="00166647"/>
    <w:rsid w:val="00166BE6"/>
    <w:rsid w:val="00170CBA"/>
    <w:rsid w:val="00171860"/>
    <w:rsid w:val="001718F1"/>
    <w:rsid w:val="0017221C"/>
    <w:rsid w:val="00174B1E"/>
    <w:rsid w:val="00175362"/>
    <w:rsid w:val="00176AD9"/>
    <w:rsid w:val="00177645"/>
    <w:rsid w:val="00177856"/>
    <w:rsid w:val="00181B8A"/>
    <w:rsid w:val="0018271E"/>
    <w:rsid w:val="001833F5"/>
    <w:rsid w:val="00183AC3"/>
    <w:rsid w:val="00184982"/>
    <w:rsid w:val="00186027"/>
    <w:rsid w:val="00187BDD"/>
    <w:rsid w:val="00190276"/>
    <w:rsid w:val="001917DA"/>
    <w:rsid w:val="00192D7A"/>
    <w:rsid w:val="00193B23"/>
    <w:rsid w:val="00193E73"/>
    <w:rsid w:val="00193F58"/>
    <w:rsid w:val="00194407"/>
    <w:rsid w:val="001944E6"/>
    <w:rsid w:val="0019513F"/>
    <w:rsid w:val="00195633"/>
    <w:rsid w:val="001A03E3"/>
    <w:rsid w:val="001A0869"/>
    <w:rsid w:val="001A31D3"/>
    <w:rsid w:val="001A45EE"/>
    <w:rsid w:val="001A6408"/>
    <w:rsid w:val="001A64E3"/>
    <w:rsid w:val="001B1DF1"/>
    <w:rsid w:val="001B3305"/>
    <w:rsid w:val="001B3D76"/>
    <w:rsid w:val="001B3F39"/>
    <w:rsid w:val="001B561C"/>
    <w:rsid w:val="001B5BDF"/>
    <w:rsid w:val="001B781F"/>
    <w:rsid w:val="001B78DE"/>
    <w:rsid w:val="001C01E5"/>
    <w:rsid w:val="001C1421"/>
    <w:rsid w:val="001C164D"/>
    <w:rsid w:val="001C18A6"/>
    <w:rsid w:val="001C30FB"/>
    <w:rsid w:val="001C3126"/>
    <w:rsid w:val="001C37D2"/>
    <w:rsid w:val="001C4633"/>
    <w:rsid w:val="001C6748"/>
    <w:rsid w:val="001C6C56"/>
    <w:rsid w:val="001C6DDC"/>
    <w:rsid w:val="001D0B63"/>
    <w:rsid w:val="001D15EF"/>
    <w:rsid w:val="001D1833"/>
    <w:rsid w:val="001D28B7"/>
    <w:rsid w:val="001D38CE"/>
    <w:rsid w:val="001D3A02"/>
    <w:rsid w:val="001D51E5"/>
    <w:rsid w:val="001D5A14"/>
    <w:rsid w:val="001D6241"/>
    <w:rsid w:val="001D77E0"/>
    <w:rsid w:val="001E1CBB"/>
    <w:rsid w:val="001E2578"/>
    <w:rsid w:val="001E25BA"/>
    <w:rsid w:val="001E305A"/>
    <w:rsid w:val="001E3EDC"/>
    <w:rsid w:val="001E629D"/>
    <w:rsid w:val="001E72A5"/>
    <w:rsid w:val="001E7D97"/>
    <w:rsid w:val="001E7FA9"/>
    <w:rsid w:val="001F030F"/>
    <w:rsid w:val="001F0CC0"/>
    <w:rsid w:val="001F17A5"/>
    <w:rsid w:val="001F19C5"/>
    <w:rsid w:val="001F1B5B"/>
    <w:rsid w:val="001F4003"/>
    <w:rsid w:val="001F59D1"/>
    <w:rsid w:val="001F629E"/>
    <w:rsid w:val="00201918"/>
    <w:rsid w:val="00202138"/>
    <w:rsid w:val="002031D7"/>
    <w:rsid w:val="00204EBD"/>
    <w:rsid w:val="00205119"/>
    <w:rsid w:val="00205362"/>
    <w:rsid w:val="00205B16"/>
    <w:rsid w:val="00206E72"/>
    <w:rsid w:val="00207334"/>
    <w:rsid w:val="00207584"/>
    <w:rsid w:val="00207CB2"/>
    <w:rsid w:val="00211256"/>
    <w:rsid w:val="00211724"/>
    <w:rsid w:val="00213908"/>
    <w:rsid w:val="00214789"/>
    <w:rsid w:val="00214A23"/>
    <w:rsid w:val="00215C5B"/>
    <w:rsid w:val="002160CA"/>
    <w:rsid w:val="00216AC8"/>
    <w:rsid w:val="002172B2"/>
    <w:rsid w:val="002175EE"/>
    <w:rsid w:val="00220408"/>
    <w:rsid w:val="002206EC"/>
    <w:rsid w:val="00222767"/>
    <w:rsid w:val="00222DF3"/>
    <w:rsid w:val="0022376C"/>
    <w:rsid w:val="00223BAF"/>
    <w:rsid w:val="00224AA3"/>
    <w:rsid w:val="002250FF"/>
    <w:rsid w:val="00226296"/>
    <w:rsid w:val="00230775"/>
    <w:rsid w:val="00230911"/>
    <w:rsid w:val="00231368"/>
    <w:rsid w:val="00232BD0"/>
    <w:rsid w:val="00232FC5"/>
    <w:rsid w:val="0023543C"/>
    <w:rsid w:val="00235757"/>
    <w:rsid w:val="00236643"/>
    <w:rsid w:val="00236FF7"/>
    <w:rsid w:val="002403D6"/>
    <w:rsid w:val="002408B0"/>
    <w:rsid w:val="00240B6A"/>
    <w:rsid w:val="00241F72"/>
    <w:rsid w:val="00242143"/>
    <w:rsid w:val="002424C5"/>
    <w:rsid w:val="002434FC"/>
    <w:rsid w:val="00244EA8"/>
    <w:rsid w:val="00245E0F"/>
    <w:rsid w:val="00246D9E"/>
    <w:rsid w:val="00247D2F"/>
    <w:rsid w:val="002502A9"/>
    <w:rsid w:val="00252023"/>
    <w:rsid w:val="0025243D"/>
    <w:rsid w:val="0025381D"/>
    <w:rsid w:val="002538B9"/>
    <w:rsid w:val="00253CCE"/>
    <w:rsid w:val="00255570"/>
    <w:rsid w:val="00256EE0"/>
    <w:rsid w:val="00256F91"/>
    <w:rsid w:val="002573CA"/>
    <w:rsid w:val="00257E06"/>
    <w:rsid w:val="002601DF"/>
    <w:rsid w:val="00260A62"/>
    <w:rsid w:val="00262850"/>
    <w:rsid w:val="002652DD"/>
    <w:rsid w:val="00265775"/>
    <w:rsid w:val="00266AEC"/>
    <w:rsid w:val="00266D4A"/>
    <w:rsid w:val="0027043C"/>
    <w:rsid w:val="002705A6"/>
    <w:rsid w:val="00270B73"/>
    <w:rsid w:val="002710FE"/>
    <w:rsid w:val="00271ADB"/>
    <w:rsid w:val="0027251F"/>
    <w:rsid w:val="00272A57"/>
    <w:rsid w:val="00272C3D"/>
    <w:rsid w:val="00274A1D"/>
    <w:rsid w:val="00276055"/>
    <w:rsid w:val="002767DA"/>
    <w:rsid w:val="002773F7"/>
    <w:rsid w:val="0028103A"/>
    <w:rsid w:val="00284C3A"/>
    <w:rsid w:val="002861A2"/>
    <w:rsid w:val="00286449"/>
    <w:rsid w:val="00291143"/>
    <w:rsid w:val="00291C97"/>
    <w:rsid w:val="00293463"/>
    <w:rsid w:val="00294932"/>
    <w:rsid w:val="00295887"/>
    <w:rsid w:val="00296572"/>
    <w:rsid w:val="00297597"/>
    <w:rsid w:val="002A18DE"/>
    <w:rsid w:val="002A31BB"/>
    <w:rsid w:val="002A3F2A"/>
    <w:rsid w:val="002A4A2B"/>
    <w:rsid w:val="002A65C2"/>
    <w:rsid w:val="002A69F4"/>
    <w:rsid w:val="002A7591"/>
    <w:rsid w:val="002A7FB8"/>
    <w:rsid w:val="002B12CA"/>
    <w:rsid w:val="002B194B"/>
    <w:rsid w:val="002B2EFD"/>
    <w:rsid w:val="002B3731"/>
    <w:rsid w:val="002B3F3D"/>
    <w:rsid w:val="002B443C"/>
    <w:rsid w:val="002B454D"/>
    <w:rsid w:val="002B4815"/>
    <w:rsid w:val="002B4E9E"/>
    <w:rsid w:val="002B522F"/>
    <w:rsid w:val="002B561A"/>
    <w:rsid w:val="002B605E"/>
    <w:rsid w:val="002B74AA"/>
    <w:rsid w:val="002C035A"/>
    <w:rsid w:val="002C0AB1"/>
    <w:rsid w:val="002C1075"/>
    <w:rsid w:val="002C17CA"/>
    <w:rsid w:val="002C2DB2"/>
    <w:rsid w:val="002C3540"/>
    <w:rsid w:val="002C4BD9"/>
    <w:rsid w:val="002C5795"/>
    <w:rsid w:val="002C6431"/>
    <w:rsid w:val="002C6FF0"/>
    <w:rsid w:val="002C7ACE"/>
    <w:rsid w:val="002C7D4F"/>
    <w:rsid w:val="002D1A25"/>
    <w:rsid w:val="002D2317"/>
    <w:rsid w:val="002D2690"/>
    <w:rsid w:val="002D3C63"/>
    <w:rsid w:val="002D4F75"/>
    <w:rsid w:val="002D5F03"/>
    <w:rsid w:val="002D6643"/>
    <w:rsid w:val="002D66E2"/>
    <w:rsid w:val="002D704C"/>
    <w:rsid w:val="002E0884"/>
    <w:rsid w:val="002E0DBB"/>
    <w:rsid w:val="002E1013"/>
    <w:rsid w:val="002E3973"/>
    <w:rsid w:val="002E3F32"/>
    <w:rsid w:val="002E5452"/>
    <w:rsid w:val="002E5E9C"/>
    <w:rsid w:val="002E62A5"/>
    <w:rsid w:val="002E6E4D"/>
    <w:rsid w:val="002E7305"/>
    <w:rsid w:val="002F29CA"/>
    <w:rsid w:val="002F3216"/>
    <w:rsid w:val="002F3D75"/>
    <w:rsid w:val="002F5968"/>
    <w:rsid w:val="002F77D6"/>
    <w:rsid w:val="003017CA"/>
    <w:rsid w:val="00301D16"/>
    <w:rsid w:val="003020B1"/>
    <w:rsid w:val="00302E04"/>
    <w:rsid w:val="003031ED"/>
    <w:rsid w:val="0030468B"/>
    <w:rsid w:val="00304798"/>
    <w:rsid w:val="0030524E"/>
    <w:rsid w:val="00305401"/>
    <w:rsid w:val="003057F4"/>
    <w:rsid w:val="00311441"/>
    <w:rsid w:val="00311D91"/>
    <w:rsid w:val="00311F58"/>
    <w:rsid w:val="0031310F"/>
    <w:rsid w:val="00314688"/>
    <w:rsid w:val="00315093"/>
    <w:rsid w:val="00315FD1"/>
    <w:rsid w:val="00316DC9"/>
    <w:rsid w:val="00316EED"/>
    <w:rsid w:val="00320761"/>
    <w:rsid w:val="003207E3"/>
    <w:rsid w:val="00320B02"/>
    <w:rsid w:val="00321C18"/>
    <w:rsid w:val="00323479"/>
    <w:rsid w:val="003236DD"/>
    <w:rsid w:val="00323A4D"/>
    <w:rsid w:val="00325860"/>
    <w:rsid w:val="00327474"/>
    <w:rsid w:val="00330C09"/>
    <w:rsid w:val="003312DA"/>
    <w:rsid w:val="003314CD"/>
    <w:rsid w:val="00333112"/>
    <w:rsid w:val="003335B7"/>
    <w:rsid w:val="00333ECD"/>
    <w:rsid w:val="0033417A"/>
    <w:rsid w:val="003351AF"/>
    <w:rsid w:val="003354D2"/>
    <w:rsid w:val="0033750E"/>
    <w:rsid w:val="0034014A"/>
    <w:rsid w:val="003408AD"/>
    <w:rsid w:val="00341343"/>
    <w:rsid w:val="00341486"/>
    <w:rsid w:val="00342DA9"/>
    <w:rsid w:val="003449AB"/>
    <w:rsid w:val="00347D06"/>
    <w:rsid w:val="003524C2"/>
    <w:rsid w:val="003525AA"/>
    <w:rsid w:val="00352D84"/>
    <w:rsid w:val="00353136"/>
    <w:rsid w:val="003537BF"/>
    <w:rsid w:val="0035407F"/>
    <w:rsid w:val="003551CE"/>
    <w:rsid w:val="003555E3"/>
    <w:rsid w:val="00356D71"/>
    <w:rsid w:val="003610B3"/>
    <w:rsid w:val="0036129B"/>
    <w:rsid w:val="00362440"/>
    <w:rsid w:val="00363EA6"/>
    <w:rsid w:val="003647BC"/>
    <w:rsid w:val="0036525E"/>
    <w:rsid w:val="003663AB"/>
    <w:rsid w:val="003669E7"/>
    <w:rsid w:val="00370301"/>
    <w:rsid w:val="00370691"/>
    <w:rsid w:val="00371532"/>
    <w:rsid w:val="00373D41"/>
    <w:rsid w:val="003755F9"/>
    <w:rsid w:val="003761BE"/>
    <w:rsid w:val="003763AC"/>
    <w:rsid w:val="00380406"/>
    <w:rsid w:val="00380DB7"/>
    <w:rsid w:val="00384764"/>
    <w:rsid w:val="00384D84"/>
    <w:rsid w:val="00384FD8"/>
    <w:rsid w:val="003864D2"/>
    <w:rsid w:val="0038734D"/>
    <w:rsid w:val="00387458"/>
    <w:rsid w:val="003914D4"/>
    <w:rsid w:val="0039157B"/>
    <w:rsid w:val="0039195E"/>
    <w:rsid w:val="00392C3E"/>
    <w:rsid w:val="00392CEF"/>
    <w:rsid w:val="00392E48"/>
    <w:rsid w:val="003941AA"/>
    <w:rsid w:val="003943CF"/>
    <w:rsid w:val="003949EA"/>
    <w:rsid w:val="003953B7"/>
    <w:rsid w:val="00395DCA"/>
    <w:rsid w:val="00397D64"/>
    <w:rsid w:val="003A00E1"/>
    <w:rsid w:val="003A0D8B"/>
    <w:rsid w:val="003A0E57"/>
    <w:rsid w:val="003A41D4"/>
    <w:rsid w:val="003A55A4"/>
    <w:rsid w:val="003A7D2B"/>
    <w:rsid w:val="003A7DFC"/>
    <w:rsid w:val="003B0061"/>
    <w:rsid w:val="003B0B31"/>
    <w:rsid w:val="003B0C75"/>
    <w:rsid w:val="003B1BCE"/>
    <w:rsid w:val="003B3D09"/>
    <w:rsid w:val="003B55E3"/>
    <w:rsid w:val="003B5ECB"/>
    <w:rsid w:val="003B7B46"/>
    <w:rsid w:val="003B7EE3"/>
    <w:rsid w:val="003C0336"/>
    <w:rsid w:val="003C039F"/>
    <w:rsid w:val="003C16D7"/>
    <w:rsid w:val="003C193E"/>
    <w:rsid w:val="003C3590"/>
    <w:rsid w:val="003C5056"/>
    <w:rsid w:val="003D0604"/>
    <w:rsid w:val="003D079D"/>
    <w:rsid w:val="003D1011"/>
    <w:rsid w:val="003D161D"/>
    <w:rsid w:val="003D2FEC"/>
    <w:rsid w:val="003D3825"/>
    <w:rsid w:val="003D437C"/>
    <w:rsid w:val="003D44FE"/>
    <w:rsid w:val="003D5D69"/>
    <w:rsid w:val="003D6294"/>
    <w:rsid w:val="003D7032"/>
    <w:rsid w:val="003D7BB2"/>
    <w:rsid w:val="003E067D"/>
    <w:rsid w:val="003E1ACB"/>
    <w:rsid w:val="003E3756"/>
    <w:rsid w:val="003E3918"/>
    <w:rsid w:val="003E4540"/>
    <w:rsid w:val="003E4B6C"/>
    <w:rsid w:val="003E65C3"/>
    <w:rsid w:val="003E7DDF"/>
    <w:rsid w:val="003F20DB"/>
    <w:rsid w:val="003F22EB"/>
    <w:rsid w:val="003F377B"/>
    <w:rsid w:val="003F4524"/>
    <w:rsid w:val="003F72C6"/>
    <w:rsid w:val="003F72DA"/>
    <w:rsid w:val="00403B52"/>
    <w:rsid w:val="00406292"/>
    <w:rsid w:val="00407F76"/>
    <w:rsid w:val="00410388"/>
    <w:rsid w:val="0041166A"/>
    <w:rsid w:val="00414828"/>
    <w:rsid w:val="00415303"/>
    <w:rsid w:val="00415A7B"/>
    <w:rsid w:val="00415DF7"/>
    <w:rsid w:val="00416D36"/>
    <w:rsid w:val="004200DE"/>
    <w:rsid w:val="00420FEC"/>
    <w:rsid w:val="00423239"/>
    <w:rsid w:val="00424154"/>
    <w:rsid w:val="00424C0F"/>
    <w:rsid w:val="0042526C"/>
    <w:rsid w:val="004264B2"/>
    <w:rsid w:val="004265E9"/>
    <w:rsid w:val="00426D35"/>
    <w:rsid w:val="00426ECD"/>
    <w:rsid w:val="00427242"/>
    <w:rsid w:val="0042771B"/>
    <w:rsid w:val="004279A8"/>
    <w:rsid w:val="00430044"/>
    <w:rsid w:val="0043021C"/>
    <w:rsid w:val="00431795"/>
    <w:rsid w:val="00431998"/>
    <w:rsid w:val="004321D5"/>
    <w:rsid w:val="00432367"/>
    <w:rsid w:val="00432A45"/>
    <w:rsid w:val="00433481"/>
    <w:rsid w:val="00433F39"/>
    <w:rsid w:val="00434338"/>
    <w:rsid w:val="00435873"/>
    <w:rsid w:val="00435D20"/>
    <w:rsid w:val="00436082"/>
    <w:rsid w:val="00437420"/>
    <w:rsid w:val="00437E7A"/>
    <w:rsid w:val="004417AD"/>
    <w:rsid w:val="004417EE"/>
    <w:rsid w:val="00442697"/>
    <w:rsid w:val="00442E32"/>
    <w:rsid w:val="004430EF"/>
    <w:rsid w:val="00443414"/>
    <w:rsid w:val="00443713"/>
    <w:rsid w:val="00443E42"/>
    <w:rsid w:val="00444091"/>
    <w:rsid w:val="00445EC3"/>
    <w:rsid w:val="00446AD5"/>
    <w:rsid w:val="00446BB9"/>
    <w:rsid w:val="00447A3C"/>
    <w:rsid w:val="00451DE6"/>
    <w:rsid w:val="00452251"/>
    <w:rsid w:val="004526F2"/>
    <w:rsid w:val="00452E6D"/>
    <w:rsid w:val="00453197"/>
    <w:rsid w:val="00453456"/>
    <w:rsid w:val="00453759"/>
    <w:rsid w:val="004551F5"/>
    <w:rsid w:val="004561F9"/>
    <w:rsid w:val="004609D7"/>
    <w:rsid w:val="004611B4"/>
    <w:rsid w:val="00461ABD"/>
    <w:rsid w:val="00461F3F"/>
    <w:rsid w:val="00462017"/>
    <w:rsid w:val="004621F4"/>
    <w:rsid w:val="004629D3"/>
    <w:rsid w:val="0046414A"/>
    <w:rsid w:val="00464BD6"/>
    <w:rsid w:val="00464F6C"/>
    <w:rsid w:val="00465DEB"/>
    <w:rsid w:val="004664A3"/>
    <w:rsid w:val="00466624"/>
    <w:rsid w:val="00467AD7"/>
    <w:rsid w:val="00467AFD"/>
    <w:rsid w:val="00472846"/>
    <w:rsid w:val="0047285C"/>
    <w:rsid w:val="00472B74"/>
    <w:rsid w:val="004731F9"/>
    <w:rsid w:val="00473A4D"/>
    <w:rsid w:val="00474700"/>
    <w:rsid w:val="0047482A"/>
    <w:rsid w:val="0047592B"/>
    <w:rsid w:val="00475CD1"/>
    <w:rsid w:val="00476511"/>
    <w:rsid w:val="00477278"/>
    <w:rsid w:val="0047792C"/>
    <w:rsid w:val="004807FB"/>
    <w:rsid w:val="00481F9C"/>
    <w:rsid w:val="0048274D"/>
    <w:rsid w:val="0048294D"/>
    <w:rsid w:val="00482B94"/>
    <w:rsid w:val="00482ED7"/>
    <w:rsid w:val="00483CB4"/>
    <w:rsid w:val="00484263"/>
    <w:rsid w:val="00484DEB"/>
    <w:rsid w:val="0048508A"/>
    <w:rsid w:val="00485128"/>
    <w:rsid w:val="00485352"/>
    <w:rsid w:val="004865CB"/>
    <w:rsid w:val="00486DA1"/>
    <w:rsid w:val="00487800"/>
    <w:rsid w:val="0049070C"/>
    <w:rsid w:val="004913D3"/>
    <w:rsid w:val="00492136"/>
    <w:rsid w:val="0049353F"/>
    <w:rsid w:val="004939D2"/>
    <w:rsid w:val="00493C1C"/>
    <w:rsid w:val="00493F90"/>
    <w:rsid w:val="00495314"/>
    <w:rsid w:val="004A11CB"/>
    <w:rsid w:val="004A3838"/>
    <w:rsid w:val="004A3D1E"/>
    <w:rsid w:val="004A4279"/>
    <w:rsid w:val="004A52AE"/>
    <w:rsid w:val="004A5D51"/>
    <w:rsid w:val="004A6D04"/>
    <w:rsid w:val="004B1BE8"/>
    <w:rsid w:val="004B1D0A"/>
    <w:rsid w:val="004B28C3"/>
    <w:rsid w:val="004B2CD0"/>
    <w:rsid w:val="004B4F22"/>
    <w:rsid w:val="004B5848"/>
    <w:rsid w:val="004B5C6A"/>
    <w:rsid w:val="004B5E15"/>
    <w:rsid w:val="004B6A81"/>
    <w:rsid w:val="004B7DB3"/>
    <w:rsid w:val="004C0486"/>
    <w:rsid w:val="004C048A"/>
    <w:rsid w:val="004C0D2E"/>
    <w:rsid w:val="004C0FCB"/>
    <w:rsid w:val="004C13BB"/>
    <w:rsid w:val="004C1D85"/>
    <w:rsid w:val="004C239F"/>
    <w:rsid w:val="004C2ED7"/>
    <w:rsid w:val="004C3416"/>
    <w:rsid w:val="004C3528"/>
    <w:rsid w:val="004C3A8E"/>
    <w:rsid w:val="004C3B41"/>
    <w:rsid w:val="004C4205"/>
    <w:rsid w:val="004C4DC0"/>
    <w:rsid w:val="004C52E2"/>
    <w:rsid w:val="004C53BD"/>
    <w:rsid w:val="004C6104"/>
    <w:rsid w:val="004C6ABF"/>
    <w:rsid w:val="004D097A"/>
    <w:rsid w:val="004D10C9"/>
    <w:rsid w:val="004D1FD9"/>
    <w:rsid w:val="004D21D6"/>
    <w:rsid w:val="004D4929"/>
    <w:rsid w:val="004D5456"/>
    <w:rsid w:val="004D68F7"/>
    <w:rsid w:val="004D70B3"/>
    <w:rsid w:val="004E0143"/>
    <w:rsid w:val="004E03B6"/>
    <w:rsid w:val="004E0B3E"/>
    <w:rsid w:val="004E0ECB"/>
    <w:rsid w:val="004E4D45"/>
    <w:rsid w:val="004E6856"/>
    <w:rsid w:val="004E7631"/>
    <w:rsid w:val="004F0160"/>
    <w:rsid w:val="004F065A"/>
    <w:rsid w:val="004F326E"/>
    <w:rsid w:val="004F36AA"/>
    <w:rsid w:val="004F5682"/>
    <w:rsid w:val="004F74EA"/>
    <w:rsid w:val="004F7D5C"/>
    <w:rsid w:val="0050017C"/>
    <w:rsid w:val="00501794"/>
    <w:rsid w:val="00503015"/>
    <w:rsid w:val="0050320A"/>
    <w:rsid w:val="005037BA"/>
    <w:rsid w:val="00504D11"/>
    <w:rsid w:val="00505D1A"/>
    <w:rsid w:val="0051011C"/>
    <w:rsid w:val="0051065C"/>
    <w:rsid w:val="0051142E"/>
    <w:rsid w:val="00511A62"/>
    <w:rsid w:val="00511D4F"/>
    <w:rsid w:val="005122CF"/>
    <w:rsid w:val="00515492"/>
    <w:rsid w:val="005209CB"/>
    <w:rsid w:val="00520D70"/>
    <w:rsid w:val="00521135"/>
    <w:rsid w:val="00521FEE"/>
    <w:rsid w:val="00522640"/>
    <w:rsid w:val="00523008"/>
    <w:rsid w:val="00523E7D"/>
    <w:rsid w:val="00524D04"/>
    <w:rsid w:val="005254A7"/>
    <w:rsid w:val="00526004"/>
    <w:rsid w:val="005267A9"/>
    <w:rsid w:val="00526967"/>
    <w:rsid w:val="00531591"/>
    <w:rsid w:val="005334A3"/>
    <w:rsid w:val="00534BFE"/>
    <w:rsid w:val="00535CFF"/>
    <w:rsid w:val="00535D34"/>
    <w:rsid w:val="00537DAE"/>
    <w:rsid w:val="00537E6C"/>
    <w:rsid w:val="00540B55"/>
    <w:rsid w:val="00541030"/>
    <w:rsid w:val="005420F0"/>
    <w:rsid w:val="005425C5"/>
    <w:rsid w:val="00542A57"/>
    <w:rsid w:val="00542B60"/>
    <w:rsid w:val="0054340A"/>
    <w:rsid w:val="00544A3F"/>
    <w:rsid w:val="00544F9F"/>
    <w:rsid w:val="00545EC1"/>
    <w:rsid w:val="00546B0F"/>
    <w:rsid w:val="00547052"/>
    <w:rsid w:val="00551037"/>
    <w:rsid w:val="00551134"/>
    <w:rsid w:val="00551762"/>
    <w:rsid w:val="00554770"/>
    <w:rsid w:val="00554A20"/>
    <w:rsid w:val="005563A6"/>
    <w:rsid w:val="00556B41"/>
    <w:rsid w:val="00557424"/>
    <w:rsid w:val="00557E7D"/>
    <w:rsid w:val="00560341"/>
    <w:rsid w:val="0056207D"/>
    <w:rsid w:val="00562BB9"/>
    <w:rsid w:val="0056328E"/>
    <w:rsid w:val="00563620"/>
    <w:rsid w:val="00563828"/>
    <w:rsid w:val="00564D6D"/>
    <w:rsid w:val="005674FD"/>
    <w:rsid w:val="00567E49"/>
    <w:rsid w:val="005717E0"/>
    <w:rsid w:val="005755B9"/>
    <w:rsid w:val="005756ED"/>
    <w:rsid w:val="00576FCB"/>
    <w:rsid w:val="00577F84"/>
    <w:rsid w:val="0058076A"/>
    <w:rsid w:val="00580E69"/>
    <w:rsid w:val="00582A49"/>
    <w:rsid w:val="00584109"/>
    <w:rsid w:val="0058427F"/>
    <w:rsid w:val="00584B53"/>
    <w:rsid w:val="00584DBE"/>
    <w:rsid w:val="0058512D"/>
    <w:rsid w:val="00585A79"/>
    <w:rsid w:val="00586212"/>
    <w:rsid w:val="0058652E"/>
    <w:rsid w:val="005902F1"/>
    <w:rsid w:val="00593ACD"/>
    <w:rsid w:val="00594A78"/>
    <w:rsid w:val="00595E65"/>
    <w:rsid w:val="00596706"/>
    <w:rsid w:val="0059707B"/>
    <w:rsid w:val="005A0ABE"/>
    <w:rsid w:val="005A2C96"/>
    <w:rsid w:val="005A2D56"/>
    <w:rsid w:val="005A3040"/>
    <w:rsid w:val="005A59F9"/>
    <w:rsid w:val="005A5AD0"/>
    <w:rsid w:val="005A5E73"/>
    <w:rsid w:val="005A6333"/>
    <w:rsid w:val="005A7C4D"/>
    <w:rsid w:val="005B1357"/>
    <w:rsid w:val="005B3721"/>
    <w:rsid w:val="005B628A"/>
    <w:rsid w:val="005B66C3"/>
    <w:rsid w:val="005C2131"/>
    <w:rsid w:val="005C3376"/>
    <w:rsid w:val="005C41C3"/>
    <w:rsid w:val="005C448A"/>
    <w:rsid w:val="005C4BE5"/>
    <w:rsid w:val="005C4E00"/>
    <w:rsid w:val="005C4F1E"/>
    <w:rsid w:val="005C544E"/>
    <w:rsid w:val="005D0E24"/>
    <w:rsid w:val="005D1C36"/>
    <w:rsid w:val="005D1E5B"/>
    <w:rsid w:val="005D27F5"/>
    <w:rsid w:val="005D3351"/>
    <w:rsid w:val="005D4D93"/>
    <w:rsid w:val="005D578C"/>
    <w:rsid w:val="005D5F7E"/>
    <w:rsid w:val="005D5FD4"/>
    <w:rsid w:val="005D621B"/>
    <w:rsid w:val="005D746F"/>
    <w:rsid w:val="005E12C7"/>
    <w:rsid w:val="005E2574"/>
    <w:rsid w:val="005E306E"/>
    <w:rsid w:val="005E5799"/>
    <w:rsid w:val="005E584C"/>
    <w:rsid w:val="005F014C"/>
    <w:rsid w:val="005F0BD1"/>
    <w:rsid w:val="005F2BF1"/>
    <w:rsid w:val="005F3982"/>
    <w:rsid w:val="005F51F6"/>
    <w:rsid w:val="005F6E67"/>
    <w:rsid w:val="006002C1"/>
    <w:rsid w:val="00600D2D"/>
    <w:rsid w:val="006017B5"/>
    <w:rsid w:val="00603627"/>
    <w:rsid w:val="00604725"/>
    <w:rsid w:val="006048DD"/>
    <w:rsid w:val="00607D8D"/>
    <w:rsid w:val="00607E0D"/>
    <w:rsid w:val="00610191"/>
    <w:rsid w:val="0061044C"/>
    <w:rsid w:val="0061069D"/>
    <w:rsid w:val="006107C3"/>
    <w:rsid w:val="006110C5"/>
    <w:rsid w:val="00611FC5"/>
    <w:rsid w:val="00612272"/>
    <w:rsid w:val="00612D84"/>
    <w:rsid w:val="006134D3"/>
    <w:rsid w:val="0061428D"/>
    <w:rsid w:val="00614BE6"/>
    <w:rsid w:val="00614DC1"/>
    <w:rsid w:val="006155ED"/>
    <w:rsid w:val="006171E7"/>
    <w:rsid w:val="006172D6"/>
    <w:rsid w:val="00617560"/>
    <w:rsid w:val="0061784B"/>
    <w:rsid w:val="00620B50"/>
    <w:rsid w:val="00621670"/>
    <w:rsid w:val="00622C79"/>
    <w:rsid w:val="00623C96"/>
    <w:rsid w:val="00624391"/>
    <w:rsid w:val="00624908"/>
    <w:rsid w:val="006254F2"/>
    <w:rsid w:val="00626259"/>
    <w:rsid w:val="006262CC"/>
    <w:rsid w:val="00626D7B"/>
    <w:rsid w:val="006273C7"/>
    <w:rsid w:val="006277CA"/>
    <w:rsid w:val="0063002F"/>
    <w:rsid w:val="00630A03"/>
    <w:rsid w:val="00630D8A"/>
    <w:rsid w:val="00631D09"/>
    <w:rsid w:val="00631FEB"/>
    <w:rsid w:val="00632276"/>
    <w:rsid w:val="00632F0C"/>
    <w:rsid w:val="00635390"/>
    <w:rsid w:val="006366F8"/>
    <w:rsid w:val="00636F93"/>
    <w:rsid w:val="0063774D"/>
    <w:rsid w:val="00641647"/>
    <w:rsid w:val="00641F41"/>
    <w:rsid w:val="0064290E"/>
    <w:rsid w:val="00642C55"/>
    <w:rsid w:val="00642E5A"/>
    <w:rsid w:val="00643D3C"/>
    <w:rsid w:val="006446A7"/>
    <w:rsid w:val="00645B3B"/>
    <w:rsid w:val="0064771E"/>
    <w:rsid w:val="006503D0"/>
    <w:rsid w:val="00653F3B"/>
    <w:rsid w:val="006542D4"/>
    <w:rsid w:val="00661269"/>
    <w:rsid w:val="00661692"/>
    <w:rsid w:val="006624F0"/>
    <w:rsid w:val="00662DA9"/>
    <w:rsid w:val="006630FB"/>
    <w:rsid w:val="00663CE4"/>
    <w:rsid w:val="0066481B"/>
    <w:rsid w:val="0066536A"/>
    <w:rsid w:val="00665C64"/>
    <w:rsid w:val="006661D9"/>
    <w:rsid w:val="00666468"/>
    <w:rsid w:val="00666624"/>
    <w:rsid w:val="00666B04"/>
    <w:rsid w:val="0066739D"/>
    <w:rsid w:val="00670D9D"/>
    <w:rsid w:val="00671593"/>
    <w:rsid w:val="00672165"/>
    <w:rsid w:val="00672F97"/>
    <w:rsid w:val="00673080"/>
    <w:rsid w:val="00673423"/>
    <w:rsid w:val="006739E4"/>
    <w:rsid w:val="00673DDE"/>
    <w:rsid w:val="00674806"/>
    <w:rsid w:val="00680087"/>
    <w:rsid w:val="00680094"/>
    <w:rsid w:val="006834C1"/>
    <w:rsid w:val="00684137"/>
    <w:rsid w:val="0068504D"/>
    <w:rsid w:val="00686D1B"/>
    <w:rsid w:val="006905D7"/>
    <w:rsid w:val="00690D78"/>
    <w:rsid w:val="00693206"/>
    <w:rsid w:val="006941D4"/>
    <w:rsid w:val="00694F3E"/>
    <w:rsid w:val="00695166"/>
    <w:rsid w:val="0069556D"/>
    <w:rsid w:val="00695724"/>
    <w:rsid w:val="00695986"/>
    <w:rsid w:val="00697E7B"/>
    <w:rsid w:val="006A36ED"/>
    <w:rsid w:val="006A397A"/>
    <w:rsid w:val="006A3B99"/>
    <w:rsid w:val="006A418F"/>
    <w:rsid w:val="006A47B7"/>
    <w:rsid w:val="006A4FA0"/>
    <w:rsid w:val="006A5CD8"/>
    <w:rsid w:val="006A65CF"/>
    <w:rsid w:val="006A6B5A"/>
    <w:rsid w:val="006A6D5B"/>
    <w:rsid w:val="006A6EB5"/>
    <w:rsid w:val="006A73EA"/>
    <w:rsid w:val="006B0439"/>
    <w:rsid w:val="006B16D5"/>
    <w:rsid w:val="006B4033"/>
    <w:rsid w:val="006B43A4"/>
    <w:rsid w:val="006B4460"/>
    <w:rsid w:val="006B466F"/>
    <w:rsid w:val="006B6E9C"/>
    <w:rsid w:val="006B733E"/>
    <w:rsid w:val="006C09AA"/>
    <w:rsid w:val="006C0E73"/>
    <w:rsid w:val="006C34B5"/>
    <w:rsid w:val="006C6DEE"/>
    <w:rsid w:val="006C712D"/>
    <w:rsid w:val="006C725C"/>
    <w:rsid w:val="006C7A72"/>
    <w:rsid w:val="006D0ADC"/>
    <w:rsid w:val="006D0DBF"/>
    <w:rsid w:val="006D1931"/>
    <w:rsid w:val="006D2686"/>
    <w:rsid w:val="006D28DA"/>
    <w:rsid w:val="006D3E0F"/>
    <w:rsid w:val="006D4761"/>
    <w:rsid w:val="006D48E5"/>
    <w:rsid w:val="006D571A"/>
    <w:rsid w:val="006D6FCE"/>
    <w:rsid w:val="006E0078"/>
    <w:rsid w:val="006E106D"/>
    <w:rsid w:val="006E1541"/>
    <w:rsid w:val="006E18D7"/>
    <w:rsid w:val="006E233C"/>
    <w:rsid w:val="006E28D9"/>
    <w:rsid w:val="006E2E13"/>
    <w:rsid w:val="006E3676"/>
    <w:rsid w:val="006E4528"/>
    <w:rsid w:val="006E47EE"/>
    <w:rsid w:val="006E4C49"/>
    <w:rsid w:val="006E56E9"/>
    <w:rsid w:val="006E620A"/>
    <w:rsid w:val="006E64F2"/>
    <w:rsid w:val="006E6DF7"/>
    <w:rsid w:val="006E7119"/>
    <w:rsid w:val="006F10D7"/>
    <w:rsid w:val="006F1337"/>
    <w:rsid w:val="006F1CF3"/>
    <w:rsid w:val="006F266D"/>
    <w:rsid w:val="006F7B71"/>
    <w:rsid w:val="006F7EDF"/>
    <w:rsid w:val="00701518"/>
    <w:rsid w:val="00702289"/>
    <w:rsid w:val="00704BD9"/>
    <w:rsid w:val="007052B9"/>
    <w:rsid w:val="00705545"/>
    <w:rsid w:val="007059CE"/>
    <w:rsid w:val="007063F1"/>
    <w:rsid w:val="00707CB9"/>
    <w:rsid w:val="00711010"/>
    <w:rsid w:val="00713039"/>
    <w:rsid w:val="00713F82"/>
    <w:rsid w:val="00714ABE"/>
    <w:rsid w:val="00716B1F"/>
    <w:rsid w:val="00717146"/>
    <w:rsid w:val="00717D5E"/>
    <w:rsid w:val="00721BF8"/>
    <w:rsid w:val="007235A4"/>
    <w:rsid w:val="007238E6"/>
    <w:rsid w:val="00723C71"/>
    <w:rsid w:val="00724AAA"/>
    <w:rsid w:val="0072532A"/>
    <w:rsid w:val="007260F8"/>
    <w:rsid w:val="00732461"/>
    <w:rsid w:val="00733913"/>
    <w:rsid w:val="00734634"/>
    <w:rsid w:val="00734658"/>
    <w:rsid w:val="007356A1"/>
    <w:rsid w:val="00740267"/>
    <w:rsid w:val="00742C1C"/>
    <w:rsid w:val="0074345F"/>
    <w:rsid w:val="00743A61"/>
    <w:rsid w:val="00743EE0"/>
    <w:rsid w:val="007441D5"/>
    <w:rsid w:val="007443C9"/>
    <w:rsid w:val="00744942"/>
    <w:rsid w:val="0074571A"/>
    <w:rsid w:val="0074680B"/>
    <w:rsid w:val="00747062"/>
    <w:rsid w:val="0075010A"/>
    <w:rsid w:val="00750421"/>
    <w:rsid w:val="00750568"/>
    <w:rsid w:val="007507F1"/>
    <w:rsid w:val="007511B5"/>
    <w:rsid w:val="00751C65"/>
    <w:rsid w:val="00752CB6"/>
    <w:rsid w:val="00753672"/>
    <w:rsid w:val="00753D4C"/>
    <w:rsid w:val="00754512"/>
    <w:rsid w:val="007555B4"/>
    <w:rsid w:val="00756465"/>
    <w:rsid w:val="00756A96"/>
    <w:rsid w:val="00756B8D"/>
    <w:rsid w:val="007571BB"/>
    <w:rsid w:val="007616EB"/>
    <w:rsid w:val="0076180B"/>
    <w:rsid w:val="00763F35"/>
    <w:rsid w:val="00767313"/>
    <w:rsid w:val="00767AF3"/>
    <w:rsid w:val="00767E54"/>
    <w:rsid w:val="00767FD6"/>
    <w:rsid w:val="007702D1"/>
    <w:rsid w:val="0077068F"/>
    <w:rsid w:val="00770D5F"/>
    <w:rsid w:val="00771625"/>
    <w:rsid w:val="00771F4B"/>
    <w:rsid w:val="00772CD1"/>
    <w:rsid w:val="007738DC"/>
    <w:rsid w:val="00773CC9"/>
    <w:rsid w:val="00774930"/>
    <w:rsid w:val="00775CEB"/>
    <w:rsid w:val="007775FC"/>
    <w:rsid w:val="00777FD3"/>
    <w:rsid w:val="007817DD"/>
    <w:rsid w:val="00782916"/>
    <w:rsid w:val="00783773"/>
    <w:rsid w:val="007838B1"/>
    <w:rsid w:val="007850E5"/>
    <w:rsid w:val="007865C3"/>
    <w:rsid w:val="00787223"/>
    <w:rsid w:val="00787A62"/>
    <w:rsid w:val="00791049"/>
    <w:rsid w:val="00791A90"/>
    <w:rsid w:val="00793045"/>
    <w:rsid w:val="00793443"/>
    <w:rsid w:val="0079551E"/>
    <w:rsid w:val="00795B7D"/>
    <w:rsid w:val="00796B4D"/>
    <w:rsid w:val="007972F3"/>
    <w:rsid w:val="00797434"/>
    <w:rsid w:val="0079794B"/>
    <w:rsid w:val="007A0588"/>
    <w:rsid w:val="007A11C7"/>
    <w:rsid w:val="007A2BCB"/>
    <w:rsid w:val="007A33E1"/>
    <w:rsid w:val="007A34C9"/>
    <w:rsid w:val="007A41FC"/>
    <w:rsid w:val="007A4B5F"/>
    <w:rsid w:val="007A4C7B"/>
    <w:rsid w:val="007A54F3"/>
    <w:rsid w:val="007A63C6"/>
    <w:rsid w:val="007B0CF7"/>
    <w:rsid w:val="007B2187"/>
    <w:rsid w:val="007B3B51"/>
    <w:rsid w:val="007B43F7"/>
    <w:rsid w:val="007B57C6"/>
    <w:rsid w:val="007B5DF7"/>
    <w:rsid w:val="007B705B"/>
    <w:rsid w:val="007B7410"/>
    <w:rsid w:val="007C0456"/>
    <w:rsid w:val="007C17ED"/>
    <w:rsid w:val="007C1AE3"/>
    <w:rsid w:val="007C2C95"/>
    <w:rsid w:val="007C36EE"/>
    <w:rsid w:val="007C54F3"/>
    <w:rsid w:val="007C57D1"/>
    <w:rsid w:val="007C5AA1"/>
    <w:rsid w:val="007C6048"/>
    <w:rsid w:val="007C7894"/>
    <w:rsid w:val="007C7FC9"/>
    <w:rsid w:val="007D01D4"/>
    <w:rsid w:val="007D0221"/>
    <w:rsid w:val="007D2965"/>
    <w:rsid w:val="007D3744"/>
    <w:rsid w:val="007D40C9"/>
    <w:rsid w:val="007D4A72"/>
    <w:rsid w:val="007D4B89"/>
    <w:rsid w:val="007D5342"/>
    <w:rsid w:val="007D60C6"/>
    <w:rsid w:val="007D657D"/>
    <w:rsid w:val="007D729E"/>
    <w:rsid w:val="007D72FF"/>
    <w:rsid w:val="007E128B"/>
    <w:rsid w:val="007E1C8C"/>
    <w:rsid w:val="007E3614"/>
    <w:rsid w:val="007E3841"/>
    <w:rsid w:val="007E47B7"/>
    <w:rsid w:val="007E5516"/>
    <w:rsid w:val="007E6152"/>
    <w:rsid w:val="007E7F52"/>
    <w:rsid w:val="007F0789"/>
    <w:rsid w:val="007F0C0D"/>
    <w:rsid w:val="007F0F96"/>
    <w:rsid w:val="007F1701"/>
    <w:rsid w:val="007F1A7C"/>
    <w:rsid w:val="007F2D39"/>
    <w:rsid w:val="007F3C15"/>
    <w:rsid w:val="007F7D21"/>
    <w:rsid w:val="0080021A"/>
    <w:rsid w:val="00800BEC"/>
    <w:rsid w:val="00800C09"/>
    <w:rsid w:val="0080133B"/>
    <w:rsid w:val="0080164E"/>
    <w:rsid w:val="00801F0F"/>
    <w:rsid w:val="00803156"/>
    <w:rsid w:val="0080318C"/>
    <w:rsid w:val="008049DE"/>
    <w:rsid w:val="00804DFB"/>
    <w:rsid w:val="008054EF"/>
    <w:rsid w:val="00805CBF"/>
    <w:rsid w:val="008124A2"/>
    <w:rsid w:val="00813BEE"/>
    <w:rsid w:val="00814017"/>
    <w:rsid w:val="008146AA"/>
    <w:rsid w:val="0081499C"/>
    <w:rsid w:val="00815007"/>
    <w:rsid w:val="00815021"/>
    <w:rsid w:val="0081530B"/>
    <w:rsid w:val="0081572E"/>
    <w:rsid w:val="00815B7F"/>
    <w:rsid w:val="00820024"/>
    <w:rsid w:val="00820A9B"/>
    <w:rsid w:val="00821445"/>
    <w:rsid w:val="0082509C"/>
    <w:rsid w:val="00826FB0"/>
    <w:rsid w:val="0083005E"/>
    <w:rsid w:val="008316A9"/>
    <w:rsid w:val="00832762"/>
    <w:rsid w:val="008359DE"/>
    <w:rsid w:val="008360F7"/>
    <w:rsid w:val="00836454"/>
    <w:rsid w:val="0083655F"/>
    <w:rsid w:val="00836F5F"/>
    <w:rsid w:val="00837116"/>
    <w:rsid w:val="008371CE"/>
    <w:rsid w:val="00840C81"/>
    <w:rsid w:val="0084284E"/>
    <w:rsid w:val="00842B9A"/>
    <w:rsid w:val="0084375D"/>
    <w:rsid w:val="00845073"/>
    <w:rsid w:val="00846B05"/>
    <w:rsid w:val="00846DC7"/>
    <w:rsid w:val="00846E8E"/>
    <w:rsid w:val="00846FF3"/>
    <w:rsid w:val="00847D12"/>
    <w:rsid w:val="0085069F"/>
    <w:rsid w:val="00851C67"/>
    <w:rsid w:val="00851FCA"/>
    <w:rsid w:val="008522CD"/>
    <w:rsid w:val="00853CD3"/>
    <w:rsid w:val="008542C4"/>
    <w:rsid w:val="00854AF3"/>
    <w:rsid w:val="00854D0D"/>
    <w:rsid w:val="00854DDB"/>
    <w:rsid w:val="0085640C"/>
    <w:rsid w:val="00857664"/>
    <w:rsid w:val="00857BC4"/>
    <w:rsid w:val="00865809"/>
    <w:rsid w:val="00865C65"/>
    <w:rsid w:val="00865E91"/>
    <w:rsid w:val="008663A6"/>
    <w:rsid w:val="00866F50"/>
    <w:rsid w:val="00867151"/>
    <w:rsid w:val="00867266"/>
    <w:rsid w:val="00867270"/>
    <w:rsid w:val="00867728"/>
    <w:rsid w:val="00867B5D"/>
    <w:rsid w:val="00867D83"/>
    <w:rsid w:val="00867FB2"/>
    <w:rsid w:val="008701A6"/>
    <w:rsid w:val="00871309"/>
    <w:rsid w:val="00871B99"/>
    <w:rsid w:val="00872537"/>
    <w:rsid w:val="00873110"/>
    <w:rsid w:val="008752CB"/>
    <w:rsid w:val="008763B4"/>
    <w:rsid w:val="00876975"/>
    <w:rsid w:val="008776BB"/>
    <w:rsid w:val="008802F5"/>
    <w:rsid w:val="008820F0"/>
    <w:rsid w:val="00883F4E"/>
    <w:rsid w:val="00885842"/>
    <w:rsid w:val="00885D8F"/>
    <w:rsid w:val="00886EB1"/>
    <w:rsid w:val="00887589"/>
    <w:rsid w:val="00890910"/>
    <w:rsid w:val="00890E72"/>
    <w:rsid w:val="00892A05"/>
    <w:rsid w:val="00894749"/>
    <w:rsid w:val="0089475C"/>
    <w:rsid w:val="00895B5F"/>
    <w:rsid w:val="00895E8C"/>
    <w:rsid w:val="00896318"/>
    <w:rsid w:val="00896617"/>
    <w:rsid w:val="00897259"/>
    <w:rsid w:val="008A03F8"/>
    <w:rsid w:val="008A0930"/>
    <w:rsid w:val="008A125C"/>
    <w:rsid w:val="008A3352"/>
    <w:rsid w:val="008A4304"/>
    <w:rsid w:val="008A4BBE"/>
    <w:rsid w:val="008A53F8"/>
    <w:rsid w:val="008A6927"/>
    <w:rsid w:val="008A771E"/>
    <w:rsid w:val="008B0D89"/>
    <w:rsid w:val="008B25CF"/>
    <w:rsid w:val="008B2DDB"/>
    <w:rsid w:val="008B4175"/>
    <w:rsid w:val="008B418C"/>
    <w:rsid w:val="008B41BD"/>
    <w:rsid w:val="008B46C1"/>
    <w:rsid w:val="008B6C71"/>
    <w:rsid w:val="008B7178"/>
    <w:rsid w:val="008B71F6"/>
    <w:rsid w:val="008B775E"/>
    <w:rsid w:val="008B7D3D"/>
    <w:rsid w:val="008C2C74"/>
    <w:rsid w:val="008C303C"/>
    <w:rsid w:val="008C5460"/>
    <w:rsid w:val="008C5E97"/>
    <w:rsid w:val="008C6B23"/>
    <w:rsid w:val="008D0126"/>
    <w:rsid w:val="008D1D5E"/>
    <w:rsid w:val="008D1D85"/>
    <w:rsid w:val="008D2D39"/>
    <w:rsid w:val="008D332E"/>
    <w:rsid w:val="008D496B"/>
    <w:rsid w:val="008D4B79"/>
    <w:rsid w:val="008D4FD7"/>
    <w:rsid w:val="008D5A41"/>
    <w:rsid w:val="008D6003"/>
    <w:rsid w:val="008D60DA"/>
    <w:rsid w:val="008D614F"/>
    <w:rsid w:val="008D74F7"/>
    <w:rsid w:val="008D7FF8"/>
    <w:rsid w:val="008E0173"/>
    <w:rsid w:val="008E2189"/>
    <w:rsid w:val="008E2D21"/>
    <w:rsid w:val="008E337C"/>
    <w:rsid w:val="008E3635"/>
    <w:rsid w:val="008E3CD1"/>
    <w:rsid w:val="008E6F00"/>
    <w:rsid w:val="008E7542"/>
    <w:rsid w:val="008E7929"/>
    <w:rsid w:val="008F02DF"/>
    <w:rsid w:val="008F0CE9"/>
    <w:rsid w:val="008F1530"/>
    <w:rsid w:val="008F1ABC"/>
    <w:rsid w:val="008F1DC2"/>
    <w:rsid w:val="008F33B5"/>
    <w:rsid w:val="008F4227"/>
    <w:rsid w:val="008F5094"/>
    <w:rsid w:val="008F50BD"/>
    <w:rsid w:val="008F5A46"/>
    <w:rsid w:val="008F688C"/>
    <w:rsid w:val="008F69DF"/>
    <w:rsid w:val="008F6A1B"/>
    <w:rsid w:val="00901D50"/>
    <w:rsid w:val="00903AFF"/>
    <w:rsid w:val="00904AE6"/>
    <w:rsid w:val="00904C41"/>
    <w:rsid w:val="00905760"/>
    <w:rsid w:val="00910EA1"/>
    <w:rsid w:val="009112CA"/>
    <w:rsid w:val="009116DC"/>
    <w:rsid w:val="00912621"/>
    <w:rsid w:val="009126AF"/>
    <w:rsid w:val="009128D5"/>
    <w:rsid w:val="00912F3F"/>
    <w:rsid w:val="00914094"/>
    <w:rsid w:val="00914AD1"/>
    <w:rsid w:val="00914C4D"/>
    <w:rsid w:val="00914FCC"/>
    <w:rsid w:val="00915B97"/>
    <w:rsid w:val="009163F3"/>
    <w:rsid w:val="00916E16"/>
    <w:rsid w:val="0091785D"/>
    <w:rsid w:val="009242C4"/>
    <w:rsid w:val="009260CC"/>
    <w:rsid w:val="0092698F"/>
    <w:rsid w:val="00927208"/>
    <w:rsid w:val="00927F78"/>
    <w:rsid w:val="009300CA"/>
    <w:rsid w:val="00932BB0"/>
    <w:rsid w:val="00933D39"/>
    <w:rsid w:val="00933F31"/>
    <w:rsid w:val="00934611"/>
    <w:rsid w:val="00934FCE"/>
    <w:rsid w:val="00935EF9"/>
    <w:rsid w:val="00936287"/>
    <w:rsid w:val="00941249"/>
    <w:rsid w:val="009416ED"/>
    <w:rsid w:val="00942CEE"/>
    <w:rsid w:val="009434B8"/>
    <w:rsid w:val="009447F2"/>
    <w:rsid w:val="00944F1F"/>
    <w:rsid w:val="009451CE"/>
    <w:rsid w:val="009455AA"/>
    <w:rsid w:val="00945D0C"/>
    <w:rsid w:val="00947A9A"/>
    <w:rsid w:val="00947C3A"/>
    <w:rsid w:val="00951327"/>
    <w:rsid w:val="00951BF4"/>
    <w:rsid w:val="00951CAA"/>
    <w:rsid w:val="0095222C"/>
    <w:rsid w:val="009528CB"/>
    <w:rsid w:val="00952BDB"/>
    <w:rsid w:val="00952C77"/>
    <w:rsid w:val="00954654"/>
    <w:rsid w:val="009547DC"/>
    <w:rsid w:val="00954DD5"/>
    <w:rsid w:val="0095505B"/>
    <w:rsid w:val="0095627B"/>
    <w:rsid w:val="0095666A"/>
    <w:rsid w:val="00957F4B"/>
    <w:rsid w:val="009604B7"/>
    <w:rsid w:val="009606A0"/>
    <w:rsid w:val="00960FA1"/>
    <w:rsid w:val="00961A32"/>
    <w:rsid w:val="00962AF4"/>
    <w:rsid w:val="00962B36"/>
    <w:rsid w:val="00963404"/>
    <w:rsid w:val="00963D7A"/>
    <w:rsid w:val="00966DE6"/>
    <w:rsid w:val="00967B8A"/>
    <w:rsid w:val="009714EE"/>
    <w:rsid w:val="00971DC2"/>
    <w:rsid w:val="009720DD"/>
    <w:rsid w:val="009722AE"/>
    <w:rsid w:val="00973275"/>
    <w:rsid w:val="00973687"/>
    <w:rsid w:val="00973723"/>
    <w:rsid w:val="009754EE"/>
    <w:rsid w:val="00975B21"/>
    <w:rsid w:val="00976293"/>
    <w:rsid w:val="00976505"/>
    <w:rsid w:val="00977976"/>
    <w:rsid w:val="009865AE"/>
    <w:rsid w:val="00986A70"/>
    <w:rsid w:val="009879CC"/>
    <w:rsid w:val="00987AE8"/>
    <w:rsid w:val="009907F0"/>
    <w:rsid w:val="00990935"/>
    <w:rsid w:val="00990BC0"/>
    <w:rsid w:val="00991661"/>
    <w:rsid w:val="00992D95"/>
    <w:rsid w:val="009957FF"/>
    <w:rsid w:val="00997556"/>
    <w:rsid w:val="009975BC"/>
    <w:rsid w:val="009A0080"/>
    <w:rsid w:val="009A174C"/>
    <w:rsid w:val="009A1C44"/>
    <w:rsid w:val="009A2573"/>
    <w:rsid w:val="009A3550"/>
    <w:rsid w:val="009A4232"/>
    <w:rsid w:val="009A4A90"/>
    <w:rsid w:val="009A4CE2"/>
    <w:rsid w:val="009A69E3"/>
    <w:rsid w:val="009B017B"/>
    <w:rsid w:val="009B20CB"/>
    <w:rsid w:val="009B2F01"/>
    <w:rsid w:val="009B4600"/>
    <w:rsid w:val="009B46F4"/>
    <w:rsid w:val="009B5328"/>
    <w:rsid w:val="009B53A4"/>
    <w:rsid w:val="009B65DD"/>
    <w:rsid w:val="009B7284"/>
    <w:rsid w:val="009B73AF"/>
    <w:rsid w:val="009C1184"/>
    <w:rsid w:val="009C1A7C"/>
    <w:rsid w:val="009C24D8"/>
    <w:rsid w:val="009C3E3E"/>
    <w:rsid w:val="009C5067"/>
    <w:rsid w:val="009C54C1"/>
    <w:rsid w:val="009C5949"/>
    <w:rsid w:val="009C5F3F"/>
    <w:rsid w:val="009D09AA"/>
    <w:rsid w:val="009D0B07"/>
    <w:rsid w:val="009D140F"/>
    <w:rsid w:val="009D155A"/>
    <w:rsid w:val="009D18C5"/>
    <w:rsid w:val="009D21D5"/>
    <w:rsid w:val="009D22C5"/>
    <w:rsid w:val="009D26AA"/>
    <w:rsid w:val="009D3C18"/>
    <w:rsid w:val="009D52D5"/>
    <w:rsid w:val="009D556C"/>
    <w:rsid w:val="009D715D"/>
    <w:rsid w:val="009D7AD0"/>
    <w:rsid w:val="009E030D"/>
    <w:rsid w:val="009E03AC"/>
    <w:rsid w:val="009E20C6"/>
    <w:rsid w:val="009E2681"/>
    <w:rsid w:val="009E41A3"/>
    <w:rsid w:val="009E46C2"/>
    <w:rsid w:val="009E49A2"/>
    <w:rsid w:val="009E5569"/>
    <w:rsid w:val="009E69FC"/>
    <w:rsid w:val="009E74C4"/>
    <w:rsid w:val="009E79AC"/>
    <w:rsid w:val="009F0C8B"/>
    <w:rsid w:val="009F2812"/>
    <w:rsid w:val="009F5778"/>
    <w:rsid w:val="009F65D0"/>
    <w:rsid w:val="009F7C60"/>
    <w:rsid w:val="00A002EB"/>
    <w:rsid w:val="00A008B1"/>
    <w:rsid w:val="00A00972"/>
    <w:rsid w:val="00A00EC3"/>
    <w:rsid w:val="00A017FF"/>
    <w:rsid w:val="00A01AB1"/>
    <w:rsid w:val="00A01C4F"/>
    <w:rsid w:val="00A026B8"/>
    <w:rsid w:val="00A02C8D"/>
    <w:rsid w:val="00A04700"/>
    <w:rsid w:val="00A04845"/>
    <w:rsid w:val="00A04D1C"/>
    <w:rsid w:val="00A04FF4"/>
    <w:rsid w:val="00A05387"/>
    <w:rsid w:val="00A059B5"/>
    <w:rsid w:val="00A05FD3"/>
    <w:rsid w:val="00A0649E"/>
    <w:rsid w:val="00A06992"/>
    <w:rsid w:val="00A07C77"/>
    <w:rsid w:val="00A07EE2"/>
    <w:rsid w:val="00A130DA"/>
    <w:rsid w:val="00A131AD"/>
    <w:rsid w:val="00A13509"/>
    <w:rsid w:val="00A14099"/>
    <w:rsid w:val="00A1729D"/>
    <w:rsid w:val="00A17F99"/>
    <w:rsid w:val="00A215BA"/>
    <w:rsid w:val="00A237D0"/>
    <w:rsid w:val="00A23D97"/>
    <w:rsid w:val="00A2457F"/>
    <w:rsid w:val="00A2465D"/>
    <w:rsid w:val="00A25304"/>
    <w:rsid w:val="00A2585C"/>
    <w:rsid w:val="00A2682F"/>
    <w:rsid w:val="00A30985"/>
    <w:rsid w:val="00A30E40"/>
    <w:rsid w:val="00A32469"/>
    <w:rsid w:val="00A32C40"/>
    <w:rsid w:val="00A3461F"/>
    <w:rsid w:val="00A348D6"/>
    <w:rsid w:val="00A34ECE"/>
    <w:rsid w:val="00A35103"/>
    <w:rsid w:val="00A3700D"/>
    <w:rsid w:val="00A40B81"/>
    <w:rsid w:val="00A427B4"/>
    <w:rsid w:val="00A4477C"/>
    <w:rsid w:val="00A4608E"/>
    <w:rsid w:val="00A464E2"/>
    <w:rsid w:val="00A4706E"/>
    <w:rsid w:val="00A47709"/>
    <w:rsid w:val="00A47797"/>
    <w:rsid w:val="00A50961"/>
    <w:rsid w:val="00A50E4C"/>
    <w:rsid w:val="00A50EA5"/>
    <w:rsid w:val="00A51386"/>
    <w:rsid w:val="00A51743"/>
    <w:rsid w:val="00A533A2"/>
    <w:rsid w:val="00A5345B"/>
    <w:rsid w:val="00A53837"/>
    <w:rsid w:val="00A54229"/>
    <w:rsid w:val="00A562E4"/>
    <w:rsid w:val="00A57751"/>
    <w:rsid w:val="00A578CC"/>
    <w:rsid w:val="00A60176"/>
    <w:rsid w:val="00A6135D"/>
    <w:rsid w:val="00A6246F"/>
    <w:rsid w:val="00A62D31"/>
    <w:rsid w:val="00A63338"/>
    <w:rsid w:val="00A63C5B"/>
    <w:rsid w:val="00A64517"/>
    <w:rsid w:val="00A6494C"/>
    <w:rsid w:val="00A64ED8"/>
    <w:rsid w:val="00A65301"/>
    <w:rsid w:val="00A674A0"/>
    <w:rsid w:val="00A67F57"/>
    <w:rsid w:val="00A7002E"/>
    <w:rsid w:val="00A70625"/>
    <w:rsid w:val="00A708F9"/>
    <w:rsid w:val="00A70A90"/>
    <w:rsid w:val="00A724E2"/>
    <w:rsid w:val="00A726CD"/>
    <w:rsid w:val="00A72CEF"/>
    <w:rsid w:val="00A72FA2"/>
    <w:rsid w:val="00A7557C"/>
    <w:rsid w:val="00A76741"/>
    <w:rsid w:val="00A76CBF"/>
    <w:rsid w:val="00A77376"/>
    <w:rsid w:val="00A77B5F"/>
    <w:rsid w:val="00A77FBA"/>
    <w:rsid w:val="00A806E9"/>
    <w:rsid w:val="00A81156"/>
    <w:rsid w:val="00A81415"/>
    <w:rsid w:val="00A81798"/>
    <w:rsid w:val="00A84016"/>
    <w:rsid w:val="00A844BA"/>
    <w:rsid w:val="00A87997"/>
    <w:rsid w:val="00A9006D"/>
    <w:rsid w:val="00A90171"/>
    <w:rsid w:val="00A90902"/>
    <w:rsid w:val="00A90ED3"/>
    <w:rsid w:val="00A93FA4"/>
    <w:rsid w:val="00A943CB"/>
    <w:rsid w:val="00A94485"/>
    <w:rsid w:val="00A95C76"/>
    <w:rsid w:val="00A96A79"/>
    <w:rsid w:val="00A96DCB"/>
    <w:rsid w:val="00AA0803"/>
    <w:rsid w:val="00AA0874"/>
    <w:rsid w:val="00AA1F3B"/>
    <w:rsid w:val="00AA241F"/>
    <w:rsid w:val="00AA2ECC"/>
    <w:rsid w:val="00AA31A4"/>
    <w:rsid w:val="00AA33C2"/>
    <w:rsid w:val="00AA4A0B"/>
    <w:rsid w:val="00AA4C0A"/>
    <w:rsid w:val="00AA50C7"/>
    <w:rsid w:val="00AA598B"/>
    <w:rsid w:val="00AA5CBE"/>
    <w:rsid w:val="00AA62A5"/>
    <w:rsid w:val="00AA7710"/>
    <w:rsid w:val="00AB0598"/>
    <w:rsid w:val="00AB059D"/>
    <w:rsid w:val="00AB0D86"/>
    <w:rsid w:val="00AB1C87"/>
    <w:rsid w:val="00AB21C2"/>
    <w:rsid w:val="00AB3466"/>
    <w:rsid w:val="00AB34AE"/>
    <w:rsid w:val="00AB3B0C"/>
    <w:rsid w:val="00AB478B"/>
    <w:rsid w:val="00AB536A"/>
    <w:rsid w:val="00AB6849"/>
    <w:rsid w:val="00AB6EE4"/>
    <w:rsid w:val="00AC2072"/>
    <w:rsid w:val="00AC2E30"/>
    <w:rsid w:val="00AC364B"/>
    <w:rsid w:val="00AC3B02"/>
    <w:rsid w:val="00AC3ED3"/>
    <w:rsid w:val="00AC4227"/>
    <w:rsid w:val="00AC5BF6"/>
    <w:rsid w:val="00AC6AB1"/>
    <w:rsid w:val="00AC6B21"/>
    <w:rsid w:val="00AC74E9"/>
    <w:rsid w:val="00AD034E"/>
    <w:rsid w:val="00AD0510"/>
    <w:rsid w:val="00AD0D69"/>
    <w:rsid w:val="00AD32B7"/>
    <w:rsid w:val="00AD3A6E"/>
    <w:rsid w:val="00AD3C94"/>
    <w:rsid w:val="00AD3D9D"/>
    <w:rsid w:val="00AD4FC9"/>
    <w:rsid w:val="00AE159D"/>
    <w:rsid w:val="00AE17DF"/>
    <w:rsid w:val="00AE1FAD"/>
    <w:rsid w:val="00AE30F5"/>
    <w:rsid w:val="00AE4710"/>
    <w:rsid w:val="00AE5257"/>
    <w:rsid w:val="00AE56DB"/>
    <w:rsid w:val="00AE581D"/>
    <w:rsid w:val="00AE6479"/>
    <w:rsid w:val="00AE7E17"/>
    <w:rsid w:val="00AF092E"/>
    <w:rsid w:val="00AF1E66"/>
    <w:rsid w:val="00AF24B7"/>
    <w:rsid w:val="00AF4363"/>
    <w:rsid w:val="00B01550"/>
    <w:rsid w:val="00B025A5"/>
    <w:rsid w:val="00B02C7F"/>
    <w:rsid w:val="00B0342C"/>
    <w:rsid w:val="00B05934"/>
    <w:rsid w:val="00B0636C"/>
    <w:rsid w:val="00B06A3E"/>
    <w:rsid w:val="00B06ABC"/>
    <w:rsid w:val="00B102AB"/>
    <w:rsid w:val="00B1069A"/>
    <w:rsid w:val="00B1195C"/>
    <w:rsid w:val="00B134FF"/>
    <w:rsid w:val="00B13B13"/>
    <w:rsid w:val="00B1518D"/>
    <w:rsid w:val="00B15C54"/>
    <w:rsid w:val="00B15F1E"/>
    <w:rsid w:val="00B16CDB"/>
    <w:rsid w:val="00B2075C"/>
    <w:rsid w:val="00B22BDB"/>
    <w:rsid w:val="00B23B21"/>
    <w:rsid w:val="00B24203"/>
    <w:rsid w:val="00B2480A"/>
    <w:rsid w:val="00B256B2"/>
    <w:rsid w:val="00B30744"/>
    <w:rsid w:val="00B31058"/>
    <w:rsid w:val="00B312D0"/>
    <w:rsid w:val="00B31AEF"/>
    <w:rsid w:val="00B31D46"/>
    <w:rsid w:val="00B327E0"/>
    <w:rsid w:val="00B34A2A"/>
    <w:rsid w:val="00B35388"/>
    <w:rsid w:val="00B353FE"/>
    <w:rsid w:val="00B36002"/>
    <w:rsid w:val="00B379D1"/>
    <w:rsid w:val="00B40216"/>
    <w:rsid w:val="00B40849"/>
    <w:rsid w:val="00B40D3C"/>
    <w:rsid w:val="00B41731"/>
    <w:rsid w:val="00B41A5A"/>
    <w:rsid w:val="00B42359"/>
    <w:rsid w:val="00B44BDA"/>
    <w:rsid w:val="00B44D5B"/>
    <w:rsid w:val="00B469F5"/>
    <w:rsid w:val="00B479C3"/>
    <w:rsid w:val="00B52195"/>
    <w:rsid w:val="00B55AF6"/>
    <w:rsid w:val="00B57CD4"/>
    <w:rsid w:val="00B6070A"/>
    <w:rsid w:val="00B60FDA"/>
    <w:rsid w:val="00B6258E"/>
    <w:rsid w:val="00B62B2A"/>
    <w:rsid w:val="00B639AB"/>
    <w:rsid w:val="00B64386"/>
    <w:rsid w:val="00B651EF"/>
    <w:rsid w:val="00B6556F"/>
    <w:rsid w:val="00B65ABD"/>
    <w:rsid w:val="00B6605C"/>
    <w:rsid w:val="00B67794"/>
    <w:rsid w:val="00B70017"/>
    <w:rsid w:val="00B70766"/>
    <w:rsid w:val="00B70CAE"/>
    <w:rsid w:val="00B71D80"/>
    <w:rsid w:val="00B71F35"/>
    <w:rsid w:val="00B72617"/>
    <w:rsid w:val="00B73617"/>
    <w:rsid w:val="00B75570"/>
    <w:rsid w:val="00B756A6"/>
    <w:rsid w:val="00B759B3"/>
    <w:rsid w:val="00B75E1C"/>
    <w:rsid w:val="00B75E70"/>
    <w:rsid w:val="00B7607D"/>
    <w:rsid w:val="00B76098"/>
    <w:rsid w:val="00B764CC"/>
    <w:rsid w:val="00B80B82"/>
    <w:rsid w:val="00B833EF"/>
    <w:rsid w:val="00B83EB5"/>
    <w:rsid w:val="00B840BF"/>
    <w:rsid w:val="00B85436"/>
    <w:rsid w:val="00B862A5"/>
    <w:rsid w:val="00B87B11"/>
    <w:rsid w:val="00B90159"/>
    <w:rsid w:val="00B902EB"/>
    <w:rsid w:val="00B915CD"/>
    <w:rsid w:val="00B9269C"/>
    <w:rsid w:val="00B94277"/>
    <w:rsid w:val="00B9460B"/>
    <w:rsid w:val="00B94C3E"/>
    <w:rsid w:val="00B94C4A"/>
    <w:rsid w:val="00B953A1"/>
    <w:rsid w:val="00B969DA"/>
    <w:rsid w:val="00B96A0D"/>
    <w:rsid w:val="00B9716C"/>
    <w:rsid w:val="00B97F6B"/>
    <w:rsid w:val="00BA1635"/>
    <w:rsid w:val="00BA1CFC"/>
    <w:rsid w:val="00BA29D2"/>
    <w:rsid w:val="00BA2D1A"/>
    <w:rsid w:val="00BA3DC2"/>
    <w:rsid w:val="00BA4E9B"/>
    <w:rsid w:val="00BA5F06"/>
    <w:rsid w:val="00BA5F5A"/>
    <w:rsid w:val="00BB20F9"/>
    <w:rsid w:val="00BB24F4"/>
    <w:rsid w:val="00BB3C95"/>
    <w:rsid w:val="00BB4585"/>
    <w:rsid w:val="00BB4ACC"/>
    <w:rsid w:val="00BB4DFB"/>
    <w:rsid w:val="00BB5A3B"/>
    <w:rsid w:val="00BB66EA"/>
    <w:rsid w:val="00BB6908"/>
    <w:rsid w:val="00BB6CFF"/>
    <w:rsid w:val="00BB7056"/>
    <w:rsid w:val="00BC1AD0"/>
    <w:rsid w:val="00BC1D54"/>
    <w:rsid w:val="00BC1F08"/>
    <w:rsid w:val="00BC2192"/>
    <w:rsid w:val="00BC36E6"/>
    <w:rsid w:val="00BC4036"/>
    <w:rsid w:val="00BC68E2"/>
    <w:rsid w:val="00BD0659"/>
    <w:rsid w:val="00BD1F1A"/>
    <w:rsid w:val="00BD24A3"/>
    <w:rsid w:val="00BD6AF6"/>
    <w:rsid w:val="00BD78E8"/>
    <w:rsid w:val="00BD796D"/>
    <w:rsid w:val="00BE08DE"/>
    <w:rsid w:val="00BE0DEF"/>
    <w:rsid w:val="00BE22C7"/>
    <w:rsid w:val="00BE2A7F"/>
    <w:rsid w:val="00BE2B69"/>
    <w:rsid w:val="00BE378D"/>
    <w:rsid w:val="00BE3AF4"/>
    <w:rsid w:val="00BE4573"/>
    <w:rsid w:val="00BE46AC"/>
    <w:rsid w:val="00BE4C05"/>
    <w:rsid w:val="00BE4EE6"/>
    <w:rsid w:val="00BE6558"/>
    <w:rsid w:val="00BE7A18"/>
    <w:rsid w:val="00BF128E"/>
    <w:rsid w:val="00BF1FD8"/>
    <w:rsid w:val="00BF21C1"/>
    <w:rsid w:val="00BF2C2B"/>
    <w:rsid w:val="00BF6208"/>
    <w:rsid w:val="00BF75E4"/>
    <w:rsid w:val="00C00306"/>
    <w:rsid w:val="00C008AC"/>
    <w:rsid w:val="00C01101"/>
    <w:rsid w:val="00C0174A"/>
    <w:rsid w:val="00C0306D"/>
    <w:rsid w:val="00C04230"/>
    <w:rsid w:val="00C04834"/>
    <w:rsid w:val="00C0610E"/>
    <w:rsid w:val="00C0719C"/>
    <w:rsid w:val="00C13DF1"/>
    <w:rsid w:val="00C14895"/>
    <w:rsid w:val="00C1629E"/>
    <w:rsid w:val="00C163EB"/>
    <w:rsid w:val="00C16E44"/>
    <w:rsid w:val="00C20939"/>
    <w:rsid w:val="00C20B2E"/>
    <w:rsid w:val="00C2180C"/>
    <w:rsid w:val="00C22EF5"/>
    <w:rsid w:val="00C23591"/>
    <w:rsid w:val="00C23CFB"/>
    <w:rsid w:val="00C23DE1"/>
    <w:rsid w:val="00C25107"/>
    <w:rsid w:val="00C262C8"/>
    <w:rsid w:val="00C2636F"/>
    <w:rsid w:val="00C277CA"/>
    <w:rsid w:val="00C30964"/>
    <w:rsid w:val="00C31BF5"/>
    <w:rsid w:val="00C32394"/>
    <w:rsid w:val="00C32446"/>
    <w:rsid w:val="00C3404C"/>
    <w:rsid w:val="00C34684"/>
    <w:rsid w:val="00C358AE"/>
    <w:rsid w:val="00C36A9F"/>
    <w:rsid w:val="00C374BD"/>
    <w:rsid w:val="00C40FDA"/>
    <w:rsid w:val="00C41B0E"/>
    <w:rsid w:val="00C4518D"/>
    <w:rsid w:val="00C4686E"/>
    <w:rsid w:val="00C4789B"/>
    <w:rsid w:val="00C47A10"/>
    <w:rsid w:val="00C50369"/>
    <w:rsid w:val="00C50E2D"/>
    <w:rsid w:val="00C50F3D"/>
    <w:rsid w:val="00C51868"/>
    <w:rsid w:val="00C51BF7"/>
    <w:rsid w:val="00C51DFD"/>
    <w:rsid w:val="00C521EC"/>
    <w:rsid w:val="00C530FB"/>
    <w:rsid w:val="00C540E9"/>
    <w:rsid w:val="00C541F1"/>
    <w:rsid w:val="00C545CC"/>
    <w:rsid w:val="00C5471D"/>
    <w:rsid w:val="00C54BDD"/>
    <w:rsid w:val="00C55128"/>
    <w:rsid w:val="00C561A1"/>
    <w:rsid w:val="00C56CF3"/>
    <w:rsid w:val="00C570F5"/>
    <w:rsid w:val="00C57777"/>
    <w:rsid w:val="00C615D7"/>
    <w:rsid w:val="00C62D63"/>
    <w:rsid w:val="00C62F15"/>
    <w:rsid w:val="00C63718"/>
    <w:rsid w:val="00C64366"/>
    <w:rsid w:val="00C6449A"/>
    <w:rsid w:val="00C64944"/>
    <w:rsid w:val="00C64C5C"/>
    <w:rsid w:val="00C65EC1"/>
    <w:rsid w:val="00C667E5"/>
    <w:rsid w:val="00C672E4"/>
    <w:rsid w:val="00C677D4"/>
    <w:rsid w:val="00C67ECD"/>
    <w:rsid w:val="00C71CAA"/>
    <w:rsid w:val="00C71DBB"/>
    <w:rsid w:val="00C76159"/>
    <w:rsid w:val="00C7713D"/>
    <w:rsid w:val="00C77E75"/>
    <w:rsid w:val="00C80DBD"/>
    <w:rsid w:val="00C8160E"/>
    <w:rsid w:val="00C82CB7"/>
    <w:rsid w:val="00C83BD1"/>
    <w:rsid w:val="00C83FE5"/>
    <w:rsid w:val="00C8409C"/>
    <w:rsid w:val="00C846F4"/>
    <w:rsid w:val="00C869E7"/>
    <w:rsid w:val="00C873A2"/>
    <w:rsid w:val="00C90ED8"/>
    <w:rsid w:val="00C91F21"/>
    <w:rsid w:val="00C93EFD"/>
    <w:rsid w:val="00C94585"/>
    <w:rsid w:val="00C94DA4"/>
    <w:rsid w:val="00C9540F"/>
    <w:rsid w:val="00C95AE0"/>
    <w:rsid w:val="00C95B6A"/>
    <w:rsid w:val="00C95F23"/>
    <w:rsid w:val="00CA0BE7"/>
    <w:rsid w:val="00CA21F4"/>
    <w:rsid w:val="00CA334D"/>
    <w:rsid w:val="00CA4B4A"/>
    <w:rsid w:val="00CA53C8"/>
    <w:rsid w:val="00CA58D7"/>
    <w:rsid w:val="00CA7138"/>
    <w:rsid w:val="00CA7207"/>
    <w:rsid w:val="00CA72A7"/>
    <w:rsid w:val="00CB09DB"/>
    <w:rsid w:val="00CB0F98"/>
    <w:rsid w:val="00CB1784"/>
    <w:rsid w:val="00CB1FA9"/>
    <w:rsid w:val="00CB2A4E"/>
    <w:rsid w:val="00CB33E6"/>
    <w:rsid w:val="00CB3CCB"/>
    <w:rsid w:val="00CB616A"/>
    <w:rsid w:val="00CB7485"/>
    <w:rsid w:val="00CC1DEA"/>
    <w:rsid w:val="00CC20AE"/>
    <w:rsid w:val="00CC3536"/>
    <w:rsid w:val="00CC3FFC"/>
    <w:rsid w:val="00CC5330"/>
    <w:rsid w:val="00CC5711"/>
    <w:rsid w:val="00CC58CE"/>
    <w:rsid w:val="00CC628A"/>
    <w:rsid w:val="00CC70B2"/>
    <w:rsid w:val="00CC76F7"/>
    <w:rsid w:val="00CD035B"/>
    <w:rsid w:val="00CD09AE"/>
    <w:rsid w:val="00CD09B6"/>
    <w:rsid w:val="00CD0BEE"/>
    <w:rsid w:val="00CD18C7"/>
    <w:rsid w:val="00CD3B44"/>
    <w:rsid w:val="00CD4C83"/>
    <w:rsid w:val="00CD54A9"/>
    <w:rsid w:val="00CD67DE"/>
    <w:rsid w:val="00CD692F"/>
    <w:rsid w:val="00CD6A55"/>
    <w:rsid w:val="00CD7543"/>
    <w:rsid w:val="00CD7C7F"/>
    <w:rsid w:val="00CE054F"/>
    <w:rsid w:val="00CE10E2"/>
    <w:rsid w:val="00CE2569"/>
    <w:rsid w:val="00CE2614"/>
    <w:rsid w:val="00CE29AB"/>
    <w:rsid w:val="00CE39B9"/>
    <w:rsid w:val="00CE4B1E"/>
    <w:rsid w:val="00CE4E48"/>
    <w:rsid w:val="00CE7BEE"/>
    <w:rsid w:val="00CE7C98"/>
    <w:rsid w:val="00CF0B31"/>
    <w:rsid w:val="00CF0DA8"/>
    <w:rsid w:val="00CF3158"/>
    <w:rsid w:val="00CF4BE7"/>
    <w:rsid w:val="00CF52F9"/>
    <w:rsid w:val="00CF6819"/>
    <w:rsid w:val="00CF6E6B"/>
    <w:rsid w:val="00CF6F87"/>
    <w:rsid w:val="00D00276"/>
    <w:rsid w:val="00D00E04"/>
    <w:rsid w:val="00D063E5"/>
    <w:rsid w:val="00D066E2"/>
    <w:rsid w:val="00D1006C"/>
    <w:rsid w:val="00D11A76"/>
    <w:rsid w:val="00D12466"/>
    <w:rsid w:val="00D12C21"/>
    <w:rsid w:val="00D1414E"/>
    <w:rsid w:val="00D149B2"/>
    <w:rsid w:val="00D15BE6"/>
    <w:rsid w:val="00D16369"/>
    <w:rsid w:val="00D22118"/>
    <w:rsid w:val="00D228AF"/>
    <w:rsid w:val="00D23034"/>
    <w:rsid w:val="00D23B29"/>
    <w:rsid w:val="00D24396"/>
    <w:rsid w:val="00D268C0"/>
    <w:rsid w:val="00D272D3"/>
    <w:rsid w:val="00D274FB"/>
    <w:rsid w:val="00D27AA6"/>
    <w:rsid w:val="00D31086"/>
    <w:rsid w:val="00D336EA"/>
    <w:rsid w:val="00D34EED"/>
    <w:rsid w:val="00D3646A"/>
    <w:rsid w:val="00D36A86"/>
    <w:rsid w:val="00D3715B"/>
    <w:rsid w:val="00D37ED8"/>
    <w:rsid w:val="00D40994"/>
    <w:rsid w:val="00D41A98"/>
    <w:rsid w:val="00D44179"/>
    <w:rsid w:val="00D45678"/>
    <w:rsid w:val="00D46BF8"/>
    <w:rsid w:val="00D4723C"/>
    <w:rsid w:val="00D47CFB"/>
    <w:rsid w:val="00D50122"/>
    <w:rsid w:val="00D50726"/>
    <w:rsid w:val="00D51974"/>
    <w:rsid w:val="00D52450"/>
    <w:rsid w:val="00D52C04"/>
    <w:rsid w:val="00D53318"/>
    <w:rsid w:val="00D53CDE"/>
    <w:rsid w:val="00D56CA8"/>
    <w:rsid w:val="00D6020A"/>
    <w:rsid w:val="00D60A1A"/>
    <w:rsid w:val="00D61363"/>
    <w:rsid w:val="00D618B0"/>
    <w:rsid w:val="00D61BB0"/>
    <w:rsid w:val="00D62DE5"/>
    <w:rsid w:val="00D63828"/>
    <w:rsid w:val="00D63ABF"/>
    <w:rsid w:val="00D66B9C"/>
    <w:rsid w:val="00D66C3B"/>
    <w:rsid w:val="00D679B5"/>
    <w:rsid w:val="00D679BD"/>
    <w:rsid w:val="00D7025C"/>
    <w:rsid w:val="00D72408"/>
    <w:rsid w:val="00D7260D"/>
    <w:rsid w:val="00D72B53"/>
    <w:rsid w:val="00D73A80"/>
    <w:rsid w:val="00D75727"/>
    <w:rsid w:val="00D759CB"/>
    <w:rsid w:val="00D75DBD"/>
    <w:rsid w:val="00D75EEB"/>
    <w:rsid w:val="00D75F06"/>
    <w:rsid w:val="00D77664"/>
    <w:rsid w:val="00D77CDA"/>
    <w:rsid w:val="00D80CCD"/>
    <w:rsid w:val="00D828F9"/>
    <w:rsid w:val="00D82BC3"/>
    <w:rsid w:val="00D863DC"/>
    <w:rsid w:val="00D86457"/>
    <w:rsid w:val="00D906CB"/>
    <w:rsid w:val="00D906DB"/>
    <w:rsid w:val="00D9305E"/>
    <w:rsid w:val="00D932A5"/>
    <w:rsid w:val="00D93732"/>
    <w:rsid w:val="00D9392B"/>
    <w:rsid w:val="00D9679F"/>
    <w:rsid w:val="00D97085"/>
    <w:rsid w:val="00D97978"/>
    <w:rsid w:val="00D97FE3"/>
    <w:rsid w:val="00DA00E7"/>
    <w:rsid w:val="00DA083F"/>
    <w:rsid w:val="00DA2E3C"/>
    <w:rsid w:val="00DA3290"/>
    <w:rsid w:val="00DA3557"/>
    <w:rsid w:val="00DA3BC8"/>
    <w:rsid w:val="00DA4B5E"/>
    <w:rsid w:val="00DA534D"/>
    <w:rsid w:val="00DA550B"/>
    <w:rsid w:val="00DA645F"/>
    <w:rsid w:val="00DA64F3"/>
    <w:rsid w:val="00DA6A4B"/>
    <w:rsid w:val="00DA6AD7"/>
    <w:rsid w:val="00DA6D9B"/>
    <w:rsid w:val="00DA779C"/>
    <w:rsid w:val="00DA7E44"/>
    <w:rsid w:val="00DB11D7"/>
    <w:rsid w:val="00DB20F4"/>
    <w:rsid w:val="00DB394B"/>
    <w:rsid w:val="00DB4117"/>
    <w:rsid w:val="00DB4818"/>
    <w:rsid w:val="00DB511A"/>
    <w:rsid w:val="00DB596E"/>
    <w:rsid w:val="00DB5C35"/>
    <w:rsid w:val="00DB6857"/>
    <w:rsid w:val="00DB7440"/>
    <w:rsid w:val="00DB7602"/>
    <w:rsid w:val="00DC222B"/>
    <w:rsid w:val="00DC2C6E"/>
    <w:rsid w:val="00DC33A8"/>
    <w:rsid w:val="00DC390B"/>
    <w:rsid w:val="00DC4F4E"/>
    <w:rsid w:val="00DC5071"/>
    <w:rsid w:val="00DC6380"/>
    <w:rsid w:val="00DC74A4"/>
    <w:rsid w:val="00DC7FB2"/>
    <w:rsid w:val="00DD04F7"/>
    <w:rsid w:val="00DD04FB"/>
    <w:rsid w:val="00DD23CF"/>
    <w:rsid w:val="00DD27AC"/>
    <w:rsid w:val="00DD313B"/>
    <w:rsid w:val="00DD35F9"/>
    <w:rsid w:val="00DD477F"/>
    <w:rsid w:val="00DD532C"/>
    <w:rsid w:val="00DD57F5"/>
    <w:rsid w:val="00DD5F35"/>
    <w:rsid w:val="00DD6504"/>
    <w:rsid w:val="00DD692A"/>
    <w:rsid w:val="00DD6FA4"/>
    <w:rsid w:val="00DD727A"/>
    <w:rsid w:val="00DD747D"/>
    <w:rsid w:val="00DD76EF"/>
    <w:rsid w:val="00DD7EE4"/>
    <w:rsid w:val="00DD7F15"/>
    <w:rsid w:val="00DE02CA"/>
    <w:rsid w:val="00DE0DFD"/>
    <w:rsid w:val="00DE1126"/>
    <w:rsid w:val="00DE2583"/>
    <w:rsid w:val="00DE3710"/>
    <w:rsid w:val="00DE3A08"/>
    <w:rsid w:val="00DE3D4E"/>
    <w:rsid w:val="00DE47D2"/>
    <w:rsid w:val="00DE4CB7"/>
    <w:rsid w:val="00DE4E0D"/>
    <w:rsid w:val="00DE5FBD"/>
    <w:rsid w:val="00DE60A7"/>
    <w:rsid w:val="00DE6F86"/>
    <w:rsid w:val="00DF0E8A"/>
    <w:rsid w:val="00DF14FC"/>
    <w:rsid w:val="00DF201B"/>
    <w:rsid w:val="00DF2606"/>
    <w:rsid w:val="00DF314B"/>
    <w:rsid w:val="00DF37AE"/>
    <w:rsid w:val="00DF38B7"/>
    <w:rsid w:val="00DF3CDE"/>
    <w:rsid w:val="00DF7C13"/>
    <w:rsid w:val="00E005D5"/>
    <w:rsid w:val="00E02180"/>
    <w:rsid w:val="00E0228C"/>
    <w:rsid w:val="00E027C4"/>
    <w:rsid w:val="00E0287C"/>
    <w:rsid w:val="00E028A3"/>
    <w:rsid w:val="00E02C30"/>
    <w:rsid w:val="00E033D9"/>
    <w:rsid w:val="00E035D3"/>
    <w:rsid w:val="00E04611"/>
    <w:rsid w:val="00E047D1"/>
    <w:rsid w:val="00E05750"/>
    <w:rsid w:val="00E05AE1"/>
    <w:rsid w:val="00E077A2"/>
    <w:rsid w:val="00E07824"/>
    <w:rsid w:val="00E10EB6"/>
    <w:rsid w:val="00E114C2"/>
    <w:rsid w:val="00E11B61"/>
    <w:rsid w:val="00E11F82"/>
    <w:rsid w:val="00E13392"/>
    <w:rsid w:val="00E13A29"/>
    <w:rsid w:val="00E13BB7"/>
    <w:rsid w:val="00E1487B"/>
    <w:rsid w:val="00E15C00"/>
    <w:rsid w:val="00E1608C"/>
    <w:rsid w:val="00E1680A"/>
    <w:rsid w:val="00E200AF"/>
    <w:rsid w:val="00E20176"/>
    <w:rsid w:val="00E20947"/>
    <w:rsid w:val="00E20F20"/>
    <w:rsid w:val="00E21FE1"/>
    <w:rsid w:val="00E224CD"/>
    <w:rsid w:val="00E235A7"/>
    <w:rsid w:val="00E24F2E"/>
    <w:rsid w:val="00E250EF"/>
    <w:rsid w:val="00E25207"/>
    <w:rsid w:val="00E2668E"/>
    <w:rsid w:val="00E26A40"/>
    <w:rsid w:val="00E27047"/>
    <w:rsid w:val="00E27B1F"/>
    <w:rsid w:val="00E30524"/>
    <w:rsid w:val="00E30790"/>
    <w:rsid w:val="00E330D7"/>
    <w:rsid w:val="00E4177D"/>
    <w:rsid w:val="00E42087"/>
    <w:rsid w:val="00E42350"/>
    <w:rsid w:val="00E428D5"/>
    <w:rsid w:val="00E42D58"/>
    <w:rsid w:val="00E42EB1"/>
    <w:rsid w:val="00E44A7F"/>
    <w:rsid w:val="00E45246"/>
    <w:rsid w:val="00E45282"/>
    <w:rsid w:val="00E4533D"/>
    <w:rsid w:val="00E45926"/>
    <w:rsid w:val="00E45B43"/>
    <w:rsid w:val="00E45C98"/>
    <w:rsid w:val="00E46132"/>
    <w:rsid w:val="00E461DD"/>
    <w:rsid w:val="00E471A5"/>
    <w:rsid w:val="00E526E1"/>
    <w:rsid w:val="00E530CA"/>
    <w:rsid w:val="00E536D0"/>
    <w:rsid w:val="00E538DA"/>
    <w:rsid w:val="00E53BD5"/>
    <w:rsid w:val="00E53CA0"/>
    <w:rsid w:val="00E53D94"/>
    <w:rsid w:val="00E53E51"/>
    <w:rsid w:val="00E568FC"/>
    <w:rsid w:val="00E575B4"/>
    <w:rsid w:val="00E57901"/>
    <w:rsid w:val="00E57E1E"/>
    <w:rsid w:val="00E608AF"/>
    <w:rsid w:val="00E6206E"/>
    <w:rsid w:val="00E62C4E"/>
    <w:rsid w:val="00E635A0"/>
    <w:rsid w:val="00E6411F"/>
    <w:rsid w:val="00E65104"/>
    <w:rsid w:val="00E6568E"/>
    <w:rsid w:val="00E65C46"/>
    <w:rsid w:val="00E660DF"/>
    <w:rsid w:val="00E6691D"/>
    <w:rsid w:val="00E66E57"/>
    <w:rsid w:val="00E66EA5"/>
    <w:rsid w:val="00E678D7"/>
    <w:rsid w:val="00E70073"/>
    <w:rsid w:val="00E70186"/>
    <w:rsid w:val="00E7282F"/>
    <w:rsid w:val="00E73BEE"/>
    <w:rsid w:val="00E7406B"/>
    <w:rsid w:val="00E7455E"/>
    <w:rsid w:val="00E746D9"/>
    <w:rsid w:val="00E74B04"/>
    <w:rsid w:val="00E7548C"/>
    <w:rsid w:val="00E75A97"/>
    <w:rsid w:val="00E76449"/>
    <w:rsid w:val="00E76A6B"/>
    <w:rsid w:val="00E77C51"/>
    <w:rsid w:val="00E800DC"/>
    <w:rsid w:val="00E80A4B"/>
    <w:rsid w:val="00E81076"/>
    <w:rsid w:val="00E810D4"/>
    <w:rsid w:val="00E818F8"/>
    <w:rsid w:val="00E81C99"/>
    <w:rsid w:val="00E824CA"/>
    <w:rsid w:val="00E82C4F"/>
    <w:rsid w:val="00E82F6E"/>
    <w:rsid w:val="00E8361D"/>
    <w:rsid w:val="00E8431F"/>
    <w:rsid w:val="00E84F08"/>
    <w:rsid w:val="00E85195"/>
    <w:rsid w:val="00E85F88"/>
    <w:rsid w:val="00E86C89"/>
    <w:rsid w:val="00E8797F"/>
    <w:rsid w:val="00E9133D"/>
    <w:rsid w:val="00E91ADA"/>
    <w:rsid w:val="00E91EC5"/>
    <w:rsid w:val="00E92CA9"/>
    <w:rsid w:val="00E92D7F"/>
    <w:rsid w:val="00E93429"/>
    <w:rsid w:val="00E93F4A"/>
    <w:rsid w:val="00E940A6"/>
    <w:rsid w:val="00E9475F"/>
    <w:rsid w:val="00E94C30"/>
    <w:rsid w:val="00E9544B"/>
    <w:rsid w:val="00E9577F"/>
    <w:rsid w:val="00E96D0D"/>
    <w:rsid w:val="00E9704F"/>
    <w:rsid w:val="00EA0E79"/>
    <w:rsid w:val="00EA12BD"/>
    <w:rsid w:val="00EA1C8C"/>
    <w:rsid w:val="00EA23D9"/>
    <w:rsid w:val="00EA29AA"/>
    <w:rsid w:val="00EA2F86"/>
    <w:rsid w:val="00EA3292"/>
    <w:rsid w:val="00EA3AA8"/>
    <w:rsid w:val="00EA3AF8"/>
    <w:rsid w:val="00EA4CF2"/>
    <w:rsid w:val="00EA52A9"/>
    <w:rsid w:val="00EA630E"/>
    <w:rsid w:val="00EA77BC"/>
    <w:rsid w:val="00EA7BDE"/>
    <w:rsid w:val="00EB012E"/>
    <w:rsid w:val="00EB0B01"/>
    <w:rsid w:val="00EB19E3"/>
    <w:rsid w:val="00EB20D7"/>
    <w:rsid w:val="00EB241E"/>
    <w:rsid w:val="00EB3EFA"/>
    <w:rsid w:val="00EB4B82"/>
    <w:rsid w:val="00EB4F14"/>
    <w:rsid w:val="00EB5660"/>
    <w:rsid w:val="00EB59C5"/>
    <w:rsid w:val="00EB5C9C"/>
    <w:rsid w:val="00EB664E"/>
    <w:rsid w:val="00EC0DBB"/>
    <w:rsid w:val="00EC1158"/>
    <w:rsid w:val="00EC3394"/>
    <w:rsid w:val="00EC474D"/>
    <w:rsid w:val="00EC48C7"/>
    <w:rsid w:val="00EC4939"/>
    <w:rsid w:val="00EC512A"/>
    <w:rsid w:val="00EC5EE8"/>
    <w:rsid w:val="00EC6B23"/>
    <w:rsid w:val="00EC702E"/>
    <w:rsid w:val="00EC7C00"/>
    <w:rsid w:val="00ED0F67"/>
    <w:rsid w:val="00ED1128"/>
    <w:rsid w:val="00ED18C5"/>
    <w:rsid w:val="00ED19C3"/>
    <w:rsid w:val="00ED36CB"/>
    <w:rsid w:val="00ED44D8"/>
    <w:rsid w:val="00ED4D9E"/>
    <w:rsid w:val="00ED4EEB"/>
    <w:rsid w:val="00ED6739"/>
    <w:rsid w:val="00EE0083"/>
    <w:rsid w:val="00EE02BF"/>
    <w:rsid w:val="00EE1ADB"/>
    <w:rsid w:val="00EE1B3F"/>
    <w:rsid w:val="00EE1E4C"/>
    <w:rsid w:val="00EE4093"/>
    <w:rsid w:val="00EE47BB"/>
    <w:rsid w:val="00EE5838"/>
    <w:rsid w:val="00EE5EC9"/>
    <w:rsid w:val="00EE70D2"/>
    <w:rsid w:val="00EE7891"/>
    <w:rsid w:val="00EE7FA7"/>
    <w:rsid w:val="00EF05D7"/>
    <w:rsid w:val="00EF2155"/>
    <w:rsid w:val="00EF2D81"/>
    <w:rsid w:val="00EF4D82"/>
    <w:rsid w:val="00EF50A6"/>
    <w:rsid w:val="00EF516C"/>
    <w:rsid w:val="00EF5580"/>
    <w:rsid w:val="00EF747F"/>
    <w:rsid w:val="00EF7A4E"/>
    <w:rsid w:val="00EF7CD2"/>
    <w:rsid w:val="00F00C2D"/>
    <w:rsid w:val="00F012DA"/>
    <w:rsid w:val="00F02081"/>
    <w:rsid w:val="00F027F0"/>
    <w:rsid w:val="00F02D5F"/>
    <w:rsid w:val="00F03805"/>
    <w:rsid w:val="00F03AA1"/>
    <w:rsid w:val="00F03C6A"/>
    <w:rsid w:val="00F04117"/>
    <w:rsid w:val="00F05B45"/>
    <w:rsid w:val="00F0641D"/>
    <w:rsid w:val="00F06C62"/>
    <w:rsid w:val="00F06F54"/>
    <w:rsid w:val="00F07099"/>
    <w:rsid w:val="00F10540"/>
    <w:rsid w:val="00F105C1"/>
    <w:rsid w:val="00F11519"/>
    <w:rsid w:val="00F118F9"/>
    <w:rsid w:val="00F11E46"/>
    <w:rsid w:val="00F13719"/>
    <w:rsid w:val="00F14290"/>
    <w:rsid w:val="00F14783"/>
    <w:rsid w:val="00F15396"/>
    <w:rsid w:val="00F15D22"/>
    <w:rsid w:val="00F15ECC"/>
    <w:rsid w:val="00F15FEE"/>
    <w:rsid w:val="00F16E54"/>
    <w:rsid w:val="00F16E58"/>
    <w:rsid w:val="00F177BD"/>
    <w:rsid w:val="00F20EC4"/>
    <w:rsid w:val="00F226DA"/>
    <w:rsid w:val="00F23119"/>
    <w:rsid w:val="00F238CD"/>
    <w:rsid w:val="00F2462B"/>
    <w:rsid w:val="00F2507A"/>
    <w:rsid w:val="00F25F6B"/>
    <w:rsid w:val="00F25FAC"/>
    <w:rsid w:val="00F262E9"/>
    <w:rsid w:val="00F26E57"/>
    <w:rsid w:val="00F2764D"/>
    <w:rsid w:val="00F27828"/>
    <w:rsid w:val="00F27DD7"/>
    <w:rsid w:val="00F30500"/>
    <w:rsid w:val="00F32232"/>
    <w:rsid w:val="00F33A87"/>
    <w:rsid w:val="00F3494D"/>
    <w:rsid w:val="00F34E32"/>
    <w:rsid w:val="00F34F65"/>
    <w:rsid w:val="00F355DE"/>
    <w:rsid w:val="00F358F7"/>
    <w:rsid w:val="00F36502"/>
    <w:rsid w:val="00F36AC8"/>
    <w:rsid w:val="00F37C8A"/>
    <w:rsid w:val="00F40BE2"/>
    <w:rsid w:val="00F43111"/>
    <w:rsid w:val="00F4385B"/>
    <w:rsid w:val="00F4417E"/>
    <w:rsid w:val="00F4588B"/>
    <w:rsid w:val="00F45C03"/>
    <w:rsid w:val="00F47098"/>
    <w:rsid w:val="00F5101D"/>
    <w:rsid w:val="00F51651"/>
    <w:rsid w:val="00F519F1"/>
    <w:rsid w:val="00F5264E"/>
    <w:rsid w:val="00F529CA"/>
    <w:rsid w:val="00F52FFE"/>
    <w:rsid w:val="00F54099"/>
    <w:rsid w:val="00F54AC3"/>
    <w:rsid w:val="00F54C9D"/>
    <w:rsid w:val="00F563CE"/>
    <w:rsid w:val="00F56E19"/>
    <w:rsid w:val="00F577B0"/>
    <w:rsid w:val="00F57AAE"/>
    <w:rsid w:val="00F62490"/>
    <w:rsid w:val="00F62BFC"/>
    <w:rsid w:val="00F634B2"/>
    <w:rsid w:val="00F63F37"/>
    <w:rsid w:val="00F64190"/>
    <w:rsid w:val="00F6539B"/>
    <w:rsid w:val="00F677B7"/>
    <w:rsid w:val="00F70624"/>
    <w:rsid w:val="00F70CE8"/>
    <w:rsid w:val="00F7107D"/>
    <w:rsid w:val="00F71724"/>
    <w:rsid w:val="00F75452"/>
    <w:rsid w:val="00F75651"/>
    <w:rsid w:val="00F75B41"/>
    <w:rsid w:val="00F76678"/>
    <w:rsid w:val="00F77FC2"/>
    <w:rsid w:val="00F80133"/>
    <w:rsid w:val="00F8144D"/>
    <w:rsid w:val="00F81AD2"/>
    <w:rsid w:val="00F824F9"/>
    <w:rsid w:val="00F83009"/>
    <w:rsid w:val="00F84316"/>
    <w:rsid w:val="00F866CA"/>
    <w:rsid w:val="00F8739E"/>
    <w:rsid w:val="00F87557"/>
    <w:rsid w:val="00F87C86"/>
    <w:rsid w:val="00F90049"/>
    <w:rsid w:val="00F900FF"/>
    <w:rsid w:val="00F906A8"/>
    <w:rsid w:val="00F911C3"/>
    <w:rsid w:val="00F918E6"/>
    <w:rsid w:val="00F929CA"/>
    <w:rsid w:val="00F93A99"/>
    <w:rsid w:val="00F93DFC"/>
    <w:rsid w:val="00F9455D"/>
    <w:rsid w:val="00F94729"/>
    <w:rsid w:val="00F95E74"/>
    <w:rsid w:val="00F96012"/>
    <w:rsid w:val="00F968B7"/>
    <w:rsid w:val="00FA1AF1"/>
    <w:rsid w:val="00FA412B"/>
    <w:rsid w:val="00FA5A0C"/>
    <w:rsid w:val="00FA5FA3"/>
    <w:rsid w:val="00FA7B26"/>
    <w:rsid w:val="00FB0E6C"/>
    <w:rsid w:val="00FB1696"/>
    <w:rsid w:val="00FB1FEF"/>
    <w:rsid w:val="00FB23C4"/>
    <w:rsid w:val="00FB2B4D"/>
    <w:rsid w:val="00FB2C61"/>
    <w:rsid w:val="00FB4725"/>
    <w:rsid w:val="00FB5C65"/>
    <w:rsid w:val="00FB5FEC"/>
    <w:rsid w:val="00FB61E7"/>
    <w:rsid w:val="00FB76CA"/>
    <w:rsid w:val="00FB7ED1"/>
    <w:rsid w:val="00FC1B88"/>
    <w:rsid w:val="00FC2D19"/>
    <w:rsid w:val="00FC2E74"/>
    <w:rsid w:val="00FC3059"/>
    <w:rsid w:val="00FC33F8"/>
    <w:rsid w:val="00FC3857"/>
    <w:rsid w:val="00FC3E40"/>
    <w:rsid w:val="00FC40B2"/>
    <w:rsid w:val="00FC5379"/>
    <w:rsid w:val="00FC6A3D"/>
    <w:rsid w:val="00FC7375"/>
    <w:rsid w:val="00FD0674"/>
    <w:rsid w:val="00FD08A5"/>
    <w:rsid w:val="00FD1374"/>
    <w:rsid w:val="00FD530E"/>
    <w:rsid w:val="00FD564F"/>
    <w:rsid w:val="00FD59E0"/>
    <w:rsid w:val="00FD5AD6"/>
    <w:rsid w:val="00FD6288"/>
    <w:rsid w:val="00FD78CB"/>
    <w:rsid w:val="00FE0BF3"/>
    <w:rsid w:val="00FE1093"/>
    <w:rsid w:val="00FE29C7"/>
    <w:rsid w:val="00FE4F65"/>
    <w:rsid w:val="00FE5659"/>
    <w:rsid w:val="00FE5918"/>
    <w:rsid w:val="00FE5993"/>
    <w:rsid w:val="00FE6821"/>
    <w:rsid w:val="00FF0872"/>
    <w:rsid w:val="00FF1AF5"/>
    <w:rsid w:val="00FF2017"/>
    <w:rsid w:val="00FF4AAC"/>
    <w:rsid w:val="00FF5277"/>
    <w:rsid w:val="00FF5915"/>
    <w:rsid w:val="00FF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E6A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link w:val="BodyTextChar"/>
    <w:pPr>
      <w:shd w:val="pct10" w:color="auto" w:fill="auto"/>
    </w:pPr>
    <w:rPr>
      <w:rFonts w:ascii="Courier New" w:hAnsi="Courier New" w:cs="Courier New"/>
      <w:sz w:val="14"/>
    </w:rPr>
  </w:style>
  <w:style w:type="paragraph" w:styleId="TOC4">
    <w:name w:val="toc 4"/>
    <w:basedOn w:val="Normal"/>
    <w:autoRedefine/>
    <w:uiPriority w:val="39"/>
    <w:rsid w:val="002E3973"/>
    <w:pPr>
      <w:tabs>
        <w:tab w:val="left" w:pos="1620"/>
        <w:tab w:val="right" w:leader="dot" w:pos="9360"/>
      </w:tabs>
      <w:ind w:left="900"/>
    </w:pPr>
    <w:rPr>
      <w:sz w:val="18"/>
      <w:szCs w:val="18"/>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 w:type="character" w:customStyle="1" w:styleId="BodyTextChar">
    <w:name w:val="Body Text Char"/>
    <w:link w:val="BodyText"/>
    <w:rsid w:val="00EA12BD"/>
    <w:rPr>
      <w:rFonts w:ascii="Courier New" w:hAnsi="Courier New" w:cs="Courier New"/>
      <w:sz w:val="14"/>
      <w:szCs w:val="24"/>
      <w:shd w:val="pct10" w:color="auto" w:fill="auto"/>
    </w:rPr>
  </w:style>
  <w:style w:type="paragraph" w:customStyle="1" w:styleId="FieldList">
    <w:name w:val="FieldList"/>
    <w:basedOn w:val="BodyText"/>
    <w:rsid w:val="00EA12BD"/>
    <w:pPr>
      <w:numPr>
        <w:numId w:val="79"/>
      </w:numPr>
      <w:shd w:val="clear" w:color="auto" w:fill="auto"/>
      <w:spacing w:before="120" w:after="120"/>
    </w:pPr>
    <w:rPr>
      <w:rFonts w:ascii="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link w:val="BodyTextChar"/>
    <w:pPr>
      <w:shd w:val="pct10" w:color="auto" w:fill="auto"/>
    </w:pPr>
    <w:rPr>
      <w:rFonts w:ascii="Courier New" w:hAnsi="Courier New" w:cs="Courier New"/>
      <w:sz w:val="14"/>
    </w:rPr>
  </w:style>
  <w:style w:type="paragraph" w:styleId="TOC4">
    <w:name w:val="toc 4"/>
    <w:basedOn w:val="Normal"/>
    <w:autoRedefine/>
    <w:uiPriority w:val="39"/>
    <w:rsid w:val="002E3973"/>
    <w:pPr>
      <w:tabs>
        <w:tab w:val="left" w:pos="1620"/>
        <w:tab w:val="right" w:leader="dot" w:pos="9360"/>
      </w:tabs>
      <w:ind w:left="900"/>
    </w:pPr>
    <w:rPr>
      <w:sz w:val="18"/>
      <w:szCs w:val="18"/>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character" w:customStyle="1" w:styleId="NoSpacingChar">
    <w:name w:val="No Spacing Char"/>
    <w:link w:val="NoSpacing"/>
    <w:uiPriority w:val="1"/>
    <w:rsid w:val="00E8431F"/>
    <w:rPr>
      <w:sz w:val="24"/>
      <w:szCs w:val="24"/>
      <w:lang w:bidi="ar-SA"/>
    </w:rPr>
  </w:style>
  <w:style w:type="character" w:customStyle="1" w:styleId="CommentTextChar">
    <w:name w:val="Comment Text Char"/>
    <w:link w:val="CommentText"/>
    <w:semiHidden/>
    <w:rsid w:val="007E128B"/>
  </w:style>
  <w:style w:type="character" w:customStyle="1" w:styleId="BodyTextChar">
    <w:name w:val="Body Text Char"/>
    <w:link w:val="BodyText"/>
    <w:rsid w:val="00EA12BD"/>
    <w:rPr>
      <w:rFonts w:ascii="Courier New" w:hAnsi="Courier New" w:cs="Courier New"/>
      <w:sz w:val="14"/>
      <w:szCs w:val="24"/>
      <w:shd w:val="pct10" w:color="auto" w:fill="auto"/>
    </w:rPr>
  </w:style>
  <w:style w:type="paragraph" w:customStyle="1" w:styleId="FieldList">
    <w:name w:val="FieldList"/>
    <w:basedOn w:val="BodyText"/>
    <w:rsid w:val="00EA12BD"/>
    <w:pPr>
      <w:numPr>
        <w:numId w:val="79"/>
      </w:numPr>
      <w:shd w:val="clear" w:color="auto" w:fill="auto"/>
      <w:spacing w:before="120" w:after="120"/>
    </w:pPr>
    <w:rPr>
      <w:rFonts w:ascii="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90172">
      <w:bodyDiv w:val="1"/>
      <w:marLeft w:val="0"/>
      <w:marRight w:val="0"/>
      <w:marTop w:val="0"/>
      <w:marBottom w:val="0"/>
      <w:divBdr>
        <w:top w:val="none" w:sz="0" w:space="0" w:color="auto"/>
        <w:left w:val="none" w:sz="0" w:space="0" w:color="auto"/>
        <w:bottom w:val="none" w:sz="0" w:space="0" w:color="auto"/>
        <w:right w:val="none" w:sz="0" w:space="0" w:color="auto"/>
      </w:divBdr>
    </w:div>
    <w:div w:id="120928811">
      <w:bodyDiv w:val="1"/>
      <w:marLeft w:val="0"/>
      <w:marRight w:val="0"/>
      <w:marTop w:val="0"/>
      <w:marBottom w:val="0"/>
      <w:divBdr>
        <w:top w:val="none" w:sz="0" w:space="0" w:color="auto"/>
        <w:left w:val="none" w:sz="0" w:space="0" w:color="auto"/>
        <w:bottom w:val="none" w:sz="0" w:space="0" w:color="auto"/>
        <w:right w:val="none" w:sz="0" w:space="0" w:color="auto"/>
      </w:divBdr>
    </w:div>
    <w:div w:id="130943029">
      <w:bodyDiv w:val="1"/>
      <w:marLeft w:val="0"/>
      <w:marRight w:val="0"/>
      <w:marTop w:val="0"/>
      <w:marBottom w:val="0"/>
      <w:divBdr>
        <w:top w:val="none" w:sz="0" w:space="0" w:color="auto"/>
        <w:left w:val="none" w:sz="0" w:space="0" w:color="auto"/>
        <w:bottom w:val="none" w:sz="0" w:space="0" w:color="auto"/>
        <w:right w:val="none" w:sz="0" w:space="0" w:color="auto"/>
      </w:divBdr>
    </w:div>
    <w:div w:id="176699618">
      <w:bodyDiv w:val="1"/>
      <w:marLeft w:val="0"/>
      <w:marRight w:val="0"/>
      <w:marTop w:val="0"/>
      <w:marBottom w:val="0"/>
      <w:divBdr>
        <w:top w:val="none" w:sz="0" w:space="0" w:color="auto"/>
        <w:left w:val="none" w:sz="0" w:space="0" w:color="auto"/>
        <w:bottom w:val="none" w:sz="0" w:space="0" w:color="auto"/>
        <w:right w:val="none" w:sz="0" w:space="0" w:color="auto"/>
      </w:divBdr>
    </w:div>
    <w:div w:id="216093300">
      <w:bodyDiv w:val="1"/>
      <w:marLeft w:val="0"/>
      <w:marRight w:val="0"/>
      <w:marTop w:val="0"/>
      <w:marBottom w:val="0"/>
      <w:divBdr>
        <w:top w:val="none" w:sz="0" w:space="0" w:color="auto"/>
        <w:left w:val="none" w:sz="0" w:space="0" w:color="auto"/>
        <w:bottom w:val="none" w:sz="0" w:space="0" w:color="auto"/>
        <w:right w:val="none" w:sz="0" w:space="0" w:color="auto"/>
      </w:divBdr>
    </w:div>
    <w:div w:id="497234417">
      <w:bodyDiv w:val="1"/>
      <w:marLeft w:val="0"/>
      <w:marRight w:val="0"/>
      <w:marTop w:val="0"/>
      <w:marBottom w:val="0"/>
      <w:divBdr>
        <w:top w:val="none" w:sz="0" w:space="0" w:color="auto"/>
        <w:left w:val="none" w:sz="0" w:space="0" w:color="auto"/>
        <w:bottom w:val="none" w:sz="0" w:space="0" w:color="auto"/>
        <w:right w:val="none" w:sz="0" w:space="0" w:color="auto"/>
      </w:divBdr>
    </w:div>
    <w:div w:id="545146539">
      <w:bodyDiv w:val="1"/>
      <w:marLeft w:val="0"/>
      <w:marRight w:val="0"/>
      <w:marTop w:val="0"/>
      <w:marBottom w:val="0"/>
      <w:divBdr>
        <w:top w:val="none" w:sz="0" w:space="0" w:color="auto"/>
        <w:left w:val="none" w:sz="0" w:space="0" w:color="auto"/>
        <w:bottom w:val="none" w:sz="0" w:space="0" w:color="auto"/>
        <w:right w:val="none" w:sz="0" w:space="0" w:color="auto"/>
      </w:divBdr>
    </w:div>
    <w:div w:id="633213155">
      <w:bodyDiv w:val="1"/>
      <w:marLeft w:val="0"/>
      <w:marRight w:val="0"/>
      <w:marTop w:val="0"/>
      <w:marBottom w:val="0"/>
      <w:divBdr>
        <w:top w:val="none" w:sz="0" w:space="0" w:color="auto"/>
        <w:left w:val="none" w:sz="0" w:space="0" w:color="auto"/>
        <w:bottom w:val="none" w:sz="0" w:space="0" w:color="auto"/>
        <w:right w:val="none" w:sz="0" w:space="0" w:color="auto"/>
      </w:divBdr>
    </w:div>
    <w:div w:id="647779772">
      <w:bodyDiv w:val="1"/>
      <w:marLeft w:val="0"/>
      <w:marRight w:val="0"/>
      <w:marTop w:val="0"/>
      <w:marBottom w:val="0"/>
      <w:divBdr>
        <w:top w:val="none" w:sz="0" w:space="0" w:color="auto"/>
        <w:left w:val="none" w:sz="0" w:space="0" w:color="auto"/>
        <w:bottom w:val="none" w:sz="0" w:space="0" w:color="auto"/>
        <w:right w:val="none" w:sz="0" w:space="0" w:color="auto"/>
      </w:divBdr>
    </w:div>
    <w:div w:id="710613114">
      <w:bodyDiv w:val="1"/>
      <w:marLeft w:val="0"/>
      <w:marRight w:val="0"/>
      <w:marTop w:val="0"/>
      <w:marBottom w:val="0"/>
      <w:divBdr>
        <w:top w:val="none" w:sz="0" w:space="0" w:color="auto"/>
        <w:left w:val="none" w:sz="0" w:space="0" w:color="auto"/>
        <w:bottom w:val="none" w:sz="0" w:space="0" w:color="auto"/>
        <w:right w:val="none" w:sz="0" w:space="0" w:color="auto"/>
      </w:divBdr>
    </w:div>
    <w:div w:id="711081193">
      <w:bodyDiv w:val="1"/>
      <w:marLeft w:val="0"/>
      <w:marRight w:val="0"/>
      <w:marTop w:val="0"/>
      <w:marBottom w:val="0"/>
      <w:divBdr>
        <w:top w:val="none" w:sz="0" w:space="0" w:color="auto"/>
        <w:left w:val="none" w:sz="0" w:space="0" w:color="auto"/>
        <w:bottom w:val="none" w:sz="0" w:space="0" w:color="auto"/>
        <w:right w:val="none" w:sz="0" w:space="0" w:color="auto"/>
      </w:divBdr>
    </w:div>
    <w:div w:id="763769770">
      <w:bodyDiv w:val="1"/>
      <w:marLeft w:val="0"/>
      <w:marRight w:val="0"/>
      <w:marTop w:val="0"/>
      <w:marBottom w:val="0"/>
      <w:divBdr>
        <w:top w:val="none" w:sz="0" w:space="0" w:color="auto"/>
        <w:left w:val="none" w:sz="0" w:space="0" w:color="auto"/>
        <w:bottom w:val="none" w:sz="0" w:space="0" w:color="auto"/>
        <w:right w:val="none" w:sz="0" w:space="0" w:color="auto"/>
      </w:divBdr>
    </w:div>
    <w:div w:id="819201266">
      <w:bodyDiv w:val="1"/>
      <w:marLeft w:val="0"/>
      <w:marRight w:val="0"/>
      <w:marTop w:val="0"/>
      <w:marBottom w:val="0"/>
      <w:divBdr>
        <w:top w:val="none" w:sz="0" w:space="0" w:color="auto"/>
        <w:left w:val="none" w:sz="0" w:space="0" w:color="auto"/>
        <w:bottom w:val="none" w:sz="0" w:space="0" w:color="auto"/>
        <w:right w:val="none" w:sz="0" w:space="0" w:color="auto"/>
      </w:divBdr>
    </w:div>
    <w:div w:id="974480581">
      <w:bodyDiv w:val="1"/>
      <w:marLeft w:val="0"/>
      <w:marRight w:val="0"/>
      <w:marTop w:val="0"/>
      <w:marBottom w:val="0"/>
      <w:divBdr>
        <w:top w:val="none" w:sz="0" w:space="0" w:color="auto"/>
        <w:left w:val="none" w:sz="0" w:space="0" w:color="auto"/>
        <w:bottom w:val="none" w:sz="0" w:space="0" w:color="auto"/>
        <w:right w:val="none" w:sz="0" w:space="0" w:color="auto"/>
      </w:divBdr>
    </w:div>
    <w:div w:id="1000700362">
      <w:bodyDiv w:val="1"/>
      <w:marLeft w:val="0"/>
      <w:marRight w:val="0"/>
      <w:marTop w:val="0"/>
      <w:marBottom w:val="0"/>
      <w:divBdr>
        <w:top w:val="none" w:sz="0" w:space="0" w:color="auto"/>
        <w:left w:val="none" w:sz="0" w:space="0" w:color="auto"/>
        <w:bottom w:val="none" w:sz="0" w:space="0" w:color="auto"/>
        <w:right w:val="none" w:sz="0" w:space="0" w:color="auto"/>
      </w:divBdr>
    </w:div>
    <w:div w:id="1001199685">
      <w:bodyDiv w:val="1"/>
      <w:marLeft w:val="0"/>
      <w:marRight w:val="0"/>
      <w:marTop w:val="0"/>
      <w:marBottom w:val="0"/>
      <w:divBdr>
        <w:top w:val="none" w:sz="0" w:space="0" w:color="auto"/>
        <w:left w:val="none" w:sz="0" w:space="0" w:color="auto"/>
        <w:bottom w:val="none" w:sz="0" w:space="0" w:color="auto"/>
        <w:right w:val="none" w:sz="0" w:space="0" w:color="auto"/>
      </w:divBdr>
    </w:div>
    <w:div w:id="1038973261">
      <w:bodyDiv w:val="1"/>
      <w:marLeft w:val="0"/>
      <w:marRight w:val="0"/>
      <w:marTop w:val="0"/>
      <w:marBottom w:val="0"/>
      <w:divBdr>
        <w:top w:val="none" w:sz="0" w:space="0" w:color="auto"/>
        <w:left w:val="none" w:sz="0" w:space="0" w:color="auto"/>
        <w:bottom w:val="none" w:sz="0" w:space="0" w:color="auto"/>
        <w:right w:val="none" w:sz="0" w:space="0" w:color="auto"/>
      </w:divBdr>
    </w:div>
    <w:div w:id="1125466554">
      <w:bodyDiv w:val="1"/>
      <w:marLeft w:val="0"/>
      <w:marRight w:val="0"/>
      <w:marTop w:val="0"/>
      <w:marBottom w:val="0"/>
      <w:divBdr>
        <w:top w:val="none" w:sz="0" w:space="0" w:color="auto"/>
        <w:left w:val="none" w:sz="0" w:space="0" w:color="auto"/>
        <w:bottom w:val="none" w:sz="0" w:space="0" w:color="auto"/>
        <w:right w:val="none" w:sz="0" w:space="0" w:color="auto"/>
      </w:divBdr>
    </w:div>
    <w:div w:id="1270118420">
      <w:bodyDiv w:val="1"/>
      <w:marLeft w:val="0"/>
      <w:marRight w:val="0"/>
      <w:marTop w:val="0"/>
      <w:marBottom w:val="0"/>
      <w:divBdr>
        <w:top w:val="none" w:sz="0" w:space="0" w:color="auto"/>
        <w:left w:val="none" w:sz="0" w:space="0" w:color="auto"/>
        <w:bottom w:val="none" w:sz="0" w:space="0" w:color="auto"/>
        <w:right w:val="none" w:sz="0" w:space="0" w:color="auto"/>
      </w:divBdr>
    </w:div>
    <w:div w:id="1285190903">
      <w:bodyDiv w:val="1"/>
      <w:marLeft w:val="0"/>
      <w:marRight w:val="0"/>
      <w:marTop w:val="0"/>
      <w:marBottom w:val="0"/>
      <w:divBdr>
        <w:top w:val="none" w:sz="0" w:space="0" w:color="auto"/>
        <w:left w:val="none" w:sz="0" w:space="0" w:color="auto"/>
        <w:bottom w:val="none" w:sz="0" w:space="0" w:color="auto"/>
        <w:right w:val="none" w:sz="0" w:space="0" w:color="auto"/>
      </w:divBdr>
    </w:div>
    <w:div w:id="1299534846">
      <w:bodyDiv w:val="1"/>
      <w:marLeft w:val="0"/>
      <w:marRight w:val="0"/>
      <w:marTop w:val="0"/>
      <w:marBottom w:val="0"/>
      <w:divBdr>
        <w:top w:val="none" w:sz="0" w:space="0" w:color="auto"/>
        <w:left w:val="none" w:sz="0" w:space="0" w:color="auto"/>
        <w:bottom w:val="none" w:sz="0" w:space="0" w:color="auto"/>
        <w:right w:val="none" w:sz="0" w:space="0" w:color="auto"/>
      </w:divBdr>
    </w:div>
    <w:div w:id="1314869959">
      <w:bodyDiv w:val="1"/>
      <w:marLeft w:val="0"/>
      <w:marRight w:val="0"/>
      <w:marTop w:val="0"/>
      <w:marBottom w:val="0"/>
      <w:divBdr>
        <w:top w:val="none" w:sz="0" w:space="0" w:color="auto"/>
        <w:left w:val="none" w:sz="0" w:space="0" w:color="auto"/>
        <w:bottom w:val="none" w:sz="0" w:space="0" w:color="auto"/>
        <w:right w:val="none" w:sz="0" w:space="0" w:color="auto"/>
      </w:divBdr>
    </w:div>
    <w:div w:id="1344286103">
      <w:bodyDiv w:val="1"/>
      <w:marLeft w:val="0"/>
      <w:marRight w:val="0"/>
      <w:marTop w:val="0"/>
      <w:marBottom w:val="0"/>
      <w:divBdr>
        <w:top w:val="none" w:sz="0" w:space="0" w:color="auto"/>
        <w:left w:val="none" w:sz="0" w:space="0" w:color="auto"/>
        <w:bottom w:val="none" w:sz="0" w:space="0" w:color="auto"/>
        <w:right w:val="none" w:sz="0" w:space="0" w:color="auto"/>
      </w:divBdr>
    </w:div>
    <w:div w:id="1354962717">
      <w:bodyDiv w:val="1"/>
      <w:marLeft w:val="0"/>
      <w:marRight w:val="0"/>
      <w:marTop w:val="0"/>
      <w:marBottom w:val="0"/>
      <w:divBdr>
        <w:top w:val="none" w:sz="0" w:space="0" w:color="auto"/>
        <w:left w:val="none" w:sz="0" w:space="0" w:color="auto"/>
        <w:bottom w:val="none" w:sz="0" w:space="0" w:color="auto"/>
        <w:right w:val="none" w:sz="0" w:space="0" w:color="auto"/>
      </w:divBdr>
    </w:div>
    <w:div w:id="1467814677">
      <w:bodyDiv w:val="1"/>
      <w:marLeft w:val="0"/>
      <w:marRight w:val="0"/>
      <w:marTop w:val="0"/>
      <w:marBottom w:val="0"/>
      <w:divBdr>
        <w:top w:val="none" w:sz="0" w:space="0" w:color="auto"/>
        <w:left w:val="none" w:sz="0" w:space="0" w:color="auto"/>
        <w:bottom w:val="none" w:sz="0" w:space="0" w:color="auto"/>
        <w:right w:val="none" w:sz="0" w:space="0" w:color="auto"/>
      </w:divBdr>
    </w:div>
    <w:div w:id="1473599474">
      <w:bodyDiv w:val="1"/>
      <w:marLeft w:val="0"/>
      <w:marRight w:val="0"/>
      <w:marTop w:val="0"/>
      <w:marBottom w:val="0"/>
      <w:divBdr>
        <w:top w:val="none" w:sz="0" w:space="0" w:color="auto"/>
        <w:left w:val="none" w:sz="0" w:space="0" w:color="auto"/>
        <w:bottom w:val="none" w:sz="0" w:space="0" w:color="auto"/>
        <w:right w:val="none" w:sz="0" w:space="0" w:color="auto"/>
      </w:divBdr>
    </w:div>
    <w:div w:id="1611935891">
      <w:bodyDiv w:val="1"/>
      <w:marLeft w:val="0"/>
      <w:marRight w:val="0"/>
      <w:marTop w:val="0"/>
      <w:marBottom w:val="0"/>
      <w:divBdr>
        <w:top w:val="none" w:sz="0" w:space="0" w:color="auto"/>
        <w:left w:val="none" w:sz="0" w:space="0" w:color="auto"/>
        <w:bottom w:val="none" w:sz="0" w:space="0" w:color="auto"/>
        <w:right w:val="none" w:sz="0" w:space="0" w:color="auto"/>
      </w:divBdr>
    </w:div>
    <w:div w:id="1700348407">
      <w:bodyDiv w:val="1"/>
      <w:marLeft w:val="0"/>
      <w:marRight w:val="0"/>
      <w:marTop w:val="0"/>
      <w:marBottom w:val="0"/>
      <w:divBdr>
        <w:top w:val="none" w:sz="0" w:space="0" w:color="auto"/>
        <w:left w:val="none" w:sz="0" w:space="0" w:color="auto"/>
        <w:bottom w:val="none" w:sz="0" w:space="0" w:color="auto"/>
        <w:right w:val="none" w:sz="0" w:space="0" w:color="auto"/>
      </w:divBdr>
    </w:div>
    <w:div w:id="1735082730">
      <w:bodyDiv w:val="1"/>
      <w:marLeft w:val="0"/>
      <w:marRight w:val="0"/>
      <w:marTop w:val="0"/>
      <w:marBottom w:val="0"/>
      <w:divBdr>
        <w:top w:val="none" w:sz="0" w:space="0" w:color="auto"/>
        <w:left w:val="none" w:sz="0" w:space="0" w:color="auto"/>
        <w:bottom w:val="none" w:sz="0" w:space="0" w:color="auto"/>
        <w:right w:val="none" w:sz="0" w:space="0" w:color="auto"/>
      </w:divBdr>
    </w:div>
    <w:div w:id="1838880501">
      <w:bodyDiv w:val="1"/>
      <w:marLeft w:val="0"/>
      <w:marRight w:val="0"/>
      <w:marTop w:val="0"/>
      <w:marBottom w:val="0"/>
      <w:divBdr>
        <w:top w:val="none" w:sz="0" w:space="0" w:color="auto"/>
        <w:left w:val="none" w:sz="0" w:space="0" w:color="auto"/>
        <w:bottom w:val="none" w:sz="0" w:space="0" w:color="auto"/>
        <w:right w:val="none" w:sz="0" w:space="0" w:color="auto"/>
      </w:divBdr>
    </w:div>
    <w:div w:id="1945457627">
      <w:bodyDiv w:val="1"/>
      <w:marLeft w:val="0"/>
      <w:marRight w:val="0"/>
      <w:marTop w:val="0"/>
      <w:marBottom w:val="0"/>
      <w:divBdr>
        <w:top w:val="none" w:sz="0" w:space="0" w:color="auto"/>
        <w:left w:val="none" w:sz="0" w:space="0" w:color="auto"/>
        <w:bottom w:val="none" w:sz="0" w:space="0" w:color="auto"/>
        <w:right w:val="none" w:sz="0" w:space="0" w:color="auto"/>
      </w:divBdr>
    </w:div>
    <w:div w:id="1988123770">
      <w:bodyDiv w:val="1"/>
      <w:marLeft w:val="0"/>
      <w:marRight w:val="0"/>
      <w:marTop w:val="0"/>
      <w:marBottom w:val="0"/>
      <w:divBdr>
        <w:top w:val="none" w:sz="0" w:space="0" w:color="auto"/>
        <w:left w:val="none" w:sz="0" w:space="0" w:color="auto"/>
        <w:bottom w:val="none" w:sz="0" w:space="0" w:color="auto"/>
        <w:right w:val="none" w:sz="0" w:space="0" w:color="auto"/>
      </w:divBdr>
    </w:div>
    <w:div w:id="20824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wmf"/><Relationship Id="rId117" Type="http://schemas.openxmlformats.org/officeDocument/2006/relationships/footer" Target="footer18.xml"/><Relationship Id="rId21" Type="http://schemas.openxmlformats.org/officeDocument/2006/relationships/footer" Target="footer3.xml"/><Relationship Id="rId42" Type="http://schemas.openxmlformats.org/officeDocument/2006/relationships/image" Target="media/image15.png"/><Relationship Id="rId47" Type="http://schemas.openxmlformats.org/officeDocument/2006/relationships/oleObject" Target="embeddings/oleObject1.bin"/><Relationship Id="rId63" Type="http://schemas.openxmlformats.org/officeDocument/2006/relationships/oleObject" Target="embeddings/oleObject9.bin"/><Relationship Id="rId68" Type="http://schemas.openxmlformats.org/officeDocument/2006/relationships/footer" Target="footer6.xml"/><Relationship Id="rId84" Type="http://schemas.openxmlformats.org/officeDocument/2006/relationships/oleObject" Target="embeddings/oleObject15.bin"/><Relationship Id="rId89" Type="http://schemas.openxmlformats.org/officeDocument/2006/relationships/image" Target="media/image34.wmf"/><Relationship Id="rId112" Type="http://schemas.openxmlformats.org/officeDocument/2006/relationships/header" Target="header13.xml"/><Relationship Id="rId133" Type="http://schemas.openxmlformats.org/officeDocument/2006/relationships/header" Target="header24.xml"/><Relationship Id="rId138" Type="http://schemas.openxmlformats.org/officeDocument/2006/relationships/header" Target="header26.xml"/><Relationship Id="rId16" Type="http://schemas.openxmlformats.org/officeDocument/2006/relationships/header" Target="header1.xml"/><Relationship Id="rId107" Type="http://schemas.openxmlformats.org/officeDocument/2006/relationships/footer" Target="footer13.xml"/><Relationship Id="rId11" Type="http://schemas.openxmlformats.org/officeDocument/2006/relationships/webSettings" Target="webSettings.xml"/><Relationship Id="rId32" Type="http://schemas.openxmlformats.org/officeDocument/2006/relationships/image" Target="media/image6.png"/><Relationship Id="rId37" Type="http://schemas.openxmlformats.org/officeDocument/2006/relationships/image" Target="media/image10.png"/><Relationship Id="rId53" Type="http://schemas.openxmlformats.org/officeDocument/2006/relationships/oleObject" Target="embeddings/oleObject4.bin"/><Relationship Id="rId58" Type="http://schemas.openxmlformats.org/officeDocument/2006/relationships/image" Target="media/image25.wmf"/><Relationship Id="rId74" Type="http://schemas.openxmlformats.org/officeDocument/2006/relationships/image" Target="media/image31.wmf"/><Relationship Id="rId79" Type="http://schemas.openxmlformats.org/officeDocument/2006/relationships/footer" Target="footer9.xml"/><Relationship Id="rId102" Type="http://schemas.openxmlformats.org/officeDocument/2006/relationships/image" Target="media/image38.emf"/><Relationship Id="rId123" Type="http://schemas.openxmlformats.org/officeDocument/2006/relationships/footer" Target="footer21.xml"/><Relationship Id="rId128" Type="http://schemas.openxmlformats.org/officeDocument/2006/relationships/footer" Target="footer23.xml"/><Relationship Id="rId5" Type="http://schemas.openxmlformats.org/officeDocument/2006/relationships/customXml" Target="../customXml/item5.xml"/><Relationship Id="rId90" Type="http://schemas.openxmlformats.org/officeDocument/2006/relationships/oleObject" Target="embeddings/oleObject20.bin"/><Relationship Id="rId95" Type="http://schemas.openxmlformats.org/officeDocument/2006/relationships/oleObject" Target="embeddings/oleObject24.bin"/><Relationship Id="rId22" Type="http://schemas.openxmlformats.org/officeDocument/2006/relationships/header" Target="header4.xml"/><Relationship Id="rId27" Type="http://schemas.openxmlformats.org/officeDocument/2006/relationships/image" Target="media/image3.wmf"/><Relationship Id="rId43" Type="http://schemas.openxmlformats.org/officeDocument/2006/relationships/image" Target="media/image16.png"/><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footer" Target="footer7.xml"/><Relationship Id="rId113" Type="http://schemas.openxmlformats.org/officeDocument/2006/relationships/footer" Target="footer16.xml"/><Relationship Id="rId118" Type="http://schemas.openxmlformats.org/officeDocument/2006/relationships/header" Target="header16.xml"/><Relationship Id="rId134" Type="http://schemas.openxmlformats.org/officeDocument/2006/relationships/footer" Target="footer26.xml"/><Relationship Id="rId139" Type="http://schemas.openxmlformats.org/officeDocument/2006/relationships/header" Target="header27.xml"/><Relationship Id="rId8" Type="http://schemas.openxmlformats.org/officeDocument/2006/relationships/styles" Target="styles.xml"/><Relationship Id="rId51" Type="http://schemas.openxmlformats.org/officeDocument/2006/relationships/oleObject" Target="embeddings/oleObject3.bin"/><Relationship Id="rId72" Type="http://schemas.openxmlformats.org/officeDocument/2006/relationships/image" Target="media/image30.wmf"/><Relationship Id="rId80" Type="http://schemas.openxmlformats.org/officeDocument/2006/relationships/header" Target="header10.xml"/><Relationship Id="rId85" Type="http://schemas.openxmlformats.org/officeDocument/2006/relationships/oleObject" Target="embeddings/oleObject16.bin"/><Relationship Id="rId93" Type="http://schemas.openxmlformats.org/officeDocument/2006/relationships/oleObject" Target="embeddings/oleObject22.bin"/><Relationship Id="rId98" Type="http://schemas.openxmlformats.org/officeDocument/2006/relationships/image" Target="media/image36.wmf"/><Relationship Id="rId121" Type="http://schemas.openxmlformats.org/officeDocument/2006/relationships/header" Target="header18.xml"/><Relationship Id="rId14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wmf"/><Relationship Id="rId59" Type="http://schemas.openxmlformats.org/officeDocument/2006/relationships/oleObject" Target="embeddings/oleObject7.bin"/><Relationship Id="rId67" Type="http://schemas.openxmlformats.org/officeDocument/2006/relationships/header" Target="header7.xml"/><Relationship Id="rId103" Type="http://schemas.openxmlformats.org/officeDocument/2006/relationships/oleObject" Target="embeddings/Microsoft_Word_97_-_2003_Document3.doc"/><Relationship Id="rId108" Type="http://schemas.openxmlformats.org/officeDocument/2006/relationships/header" Target="header11.xml"/><Relationship Id="rId116" Type="http://schemas.openxmlformats.org/officeDocument/2006/relationships/footer" Target="footer17.xml"/><Relationship Id="rId124" Type="http://schemas.openxmlformats.org/officeDocument/2006/relationships/header" Target="header19.xml"/><Relationship Id="rId129" Type="http://schemas.openxmlformats.org/officeDocument/2006/relationships/footer" Target="footer24.xml"/><Relationship Id="rId137" Type="http://schemas.openxmlformats.org/officeDocument/2006/relationships/footer" Target="footer28.xml"/><Relationship Id="rId20" Type="http://schemas.openxmlformats.org/officeDocument/2006/relationships/header" Target="header3.xml"/><Relationship Id="rId41" Type="http://schemas.openxmlformats.org/officeDocument/2006/relationships/image" Target="media/image14.png"/><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29.wmf"/><Relationship Id="rId75" Type="http://schemas.openxmlformats.org/officeDocument/2006/relationships/oleObject" Target="embeddings/oleObject13.bin"/><Relationship Id="rId83" Type="http://schemas.openxmlformats.org/officeDocument/2006/relationships/image" Target="media/image33.wmf"/><Relationship Id="rId88" Type="http://schemas.openxmlformats.org/officeDocument/2006/relationships/oleObject" Target="embeddings/oleObject19.bin"/><Relationship Id="rId91" Type="http://schemas.openxmlformats.org/officeDocument/2006/relationships/oleObject" Target="embeddings/oleObject21.bin"/><Relationship Id="rId96" Type="http://schemas.openxmlformats.org/officeDocument/2006/relationships/oleObject" Target="embeddings/oleObject25.bin"/><Relationship Id="rId111" Type="http://schemas.openxmlformats.org/officeDocument/2006/relationships/footer" Target="footer15.xml"/><Relationship Id="rId132" Type="http://schemas.openxmlformats.org/officeDocument/2006/relationships/header" Target="header23.xml"/><Relationship Id="rId140" Type="http://schemas.openxmlformats.org/officeDocument/2006/relationships/footer" Target="footer29.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cid:image004.jpg@01D1CD58.4DF5DE30" TargetMode="External"/><Relationship Id="rId23" Type="http://schemas.openxmlformats.org/officeDocument/2006/relationships/header" Target="header5.xm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oleObject" Target="embeddings/oleObject2.bin"/><Relationship Id="rId57" Type="http://schemas.openxmlformats.org/officeDocument/2006/relationships/oleObject" Target="embeddings/oleObject6.bin"/><Relationship Id="rId106" Type="http://schemas.openxmlformats.org/officeDocument/2006/relationships/footer" Target="footer12.xml"/><Relationship Id="rId114" Type="http://schemas.openxmlformats.org/officeDocument/2006/relationships/header" Target="header14.xml"/><Relationship Id="rId119" Type="http://schemas.openxmlformats.org/officeDocument/2006/relationships/footer" Target="footer19.xml"/><Relationship Id="rId127" Type="http://schemas.openxmlformats.org/officeDocument/2006/relationships/header" Target="header21.xml"/><Relationship Id="rId10" Type="http://schemas.openxmlformats.org/officeDocument/2006/relationships/settings" Target="settings.xml"/><Relationship Id="rId31" Type="http://schemas.openxmlformats.org/officeDocument/2006/relationships/image" Target="media/image5.jpeg"/><Relationship Id="rId44" Type="http://schemas.openxmlformats.org/officeDocument/2006/relationships/image" Target="media/image17.png"/><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10.bin"/><Relationship Id="rId73" Type="http://schemas.openxmlformats.org/officeDocument/2006/relationships/oleObject" Target="embeddings/oleObject12.bin"/><Relationship Id="rId78" Type="http://schemas.openxmlformats.org/officeDocument/2006/relationships/footer" Target="footer8.xml"/><Relationship Id="rId81" Type="http://schemas.openxmlformats.org/officeDocument/2006/relationships/image" Target="media/image32.wmf"/><Relationship Id="rId86" Type="http://schemas.openxmlformats.org/officeDocument/2006/relationships/oleObject" Target="embeddings/oleObject17.bin"/><Relationship Id="rId94" Type="http://schemas.openxmlformats.org/officeDocument/2006/relationships/oleObject" Target="embeddings/oleObject23.bin"/><Relationship Id="rId99" Type="http://schemas.openxmlformats.org/officeDocument/2006/relationships/oleObject" Target="embeddings/Microsoft_Word_97_-_2003_Document1.doc"/><Relationship Id="rId101" Type="http://schemas.openxmlformats.org/officeDocument/2006/relationships/oleObject" Target="embeddings/Microsoft_Word_97_-_2003_Document2.doc"/><Relationship Id="rId122" Type="http://schemas.openxmlformats.org/officeDocument/2006/relationships/footer" Target="footer20.xml"/><Relationship Id="rId130" Type="http://schemas.openxmlformats.org/officeDocument/2006/relationships/header" Target="header22.xml"/><Relationship Id="rId135" Type="http://schemas.openxmlformats.org/officeDocument/2006/relationships/footer" Target="footer27.xml"/><Relationship Id="rId143"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footer" Target="footer1.xml"/><Relationship Id="rId39" Type="http://schemas.openxmlformats.org/officeDocument/2006/relationships/image" Target="media/image12.png"/><Relationship Id="rId109" Type="http://schemas.openxmlformats.org/officeDocument/2006/relationships/header" Target="header12.xml"/><Relationship Id="rId34" Type="http://schemas.openxmlformats.org/officeDocument/2006/relationships/hyperlink" Target="http://vista.med.va.gov/vdl" TargetMode="External"/><Relationship Id="rId50" Type="http://schemas.openxmlformats.org/officeDocument/2006/relationships/image" Target="media/image21.wmf"/><Relationship Id="rId55" Type="http://schemas.openxmlformats.org/officeDocument/2006/relationships/oleObject" Target="embeddings/oleObject5.bin"/><Relationship Id="rId76" Type="http://schemas.openxmlformats.org/officeDocument/2006/relationships/header" Target="header8.xml"/><Relationship Id="rId97" Type="http://schemas.openxmlformats.org/officeDocument/2006/relationships/oleObject" Target="embeddings/oleObject26.bin"/><Relationship Id="rId104" Type="http://schemas.openxmlformats.org/officeDocument/2006/relationships/footer" Target="footer10.xml"/><Relationship Id="rId120" Type="http://schemas.openxmlformats.org/officeDocument/2006/relationships/header" Target="header17.xml"/><Relationship Id="rId125" Type="http://schemas.openxmlformats.org/officeDocument/2006/relationships/footer" Target="footer22.xml"/><Relationship Id="rId141" Type="http://schemas.openxmlformats.org/officeDocument/2006/relationships/footer" Target="footer30.xml"/><Relationship Id="rId7" Type="http://schemas.openxmlformats.org/officeDocument/2006/relationships/numbering" Target="numbering.xml"/><Relationship Id="rId71" Type="http://schemas.openxmlformats.org/officeDocument/2006/relationships/oleObject" Target="embeddings/oleObject11.bin"/><Relationship Id="rId92" Type="http://schemas.openxmlformats.org/officeDocument/2006/relationships/image" Target="media/image35.wmf"/><Relationship Id="rId2" Type="http://schemas.openxmlformats.org/officeDocument/2006/relationships/customXml" Target="../customXml/item2.xml"/><Relationship Id="rId29" Type="http://schemas.openxmlformats.org/officeDocument/2006/relationships/image" Target="cid:image002.png@01CD32AA.ED598AF0" TargetMode="External"/><Relationship Id="rId24" Type="http://schemas.openxmlformats.org/officeDocument/2006/relationships/footer" Target="footer4.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eader" Target="header6.xml"/><Relationship Id="rId87" Type="http://schemas.openxmlformats.org/officeDocument/2006/relationships/oleObject" Target="embeddings/oleObject18.bin"/><Relationship Id="rId110" Type="http://schemas.openxmlformats.org/officeDocument/2006/relationships/footer" Target="footer14.xml"/><Relationship Id="rId115" Type="http://schemas.openxmlformats.org/officeDocument/2006/relationships/header" Target="header15.xml"/><Relationship Id="rId131" Type="http://schemas.openxmlformats.org/officeDocument/2006/relationships/footer" Target="footer25.xml"/><Relationship Id="rId136" Type="http://schemas.openxmlformats.org/officeDocument/2006/relationships/header" Target="header25.xml"/><Relationship Id="rId61" Type="http://schemas.openxmlformats.org/officeDocument/2006/relationships/oleObject" Target="embeddings/oleObject8.bin"/><Relationship Id="rId82" Type="http://schemas.openxmlformats.org/officeDocument/2006/relationships/oleObject" Target="embeddings/oleObject14.bin"/><Relationship Id="rId19" Type="http://schemas.openxmlformats.org/officeDocument/2006/relationships/footer" Target="footer2.xml"/><Relationship Id="rId14" Type="http://schemas.openxmlformats.org/officeDocument/2006/relationships/image" Target="media/image1.jpeg"/><Relationship Id="rId30" Type="http://schemas.openxmlformats.org/officeDocument/2006/relationships/hyperlink" Target="mailto:VAOITVHITPSDOSEUNITREQ@VA.GOV" TargetMode="External"/><Relationship Id="rId35" Type="http://schemas.openxmlformats.org/officeDocument/2006/relationships/image" Target="media/image8.png"/><Relationship Id="rId56" Type="http://schemas.openxmlformats.org/officeDocument/2006/relationships/image" Target="media/image24.wmf"/><Relationship Id="rId77" Type="http://schemas.openxmlformats.org/officeDocument/2006/relationships/header" Target="header9.xml"/><Relationship Id="rId100" Type="http://schemas.openxmlformats.org/officeDocument/2006/relationships/image" Target="media/image37.wmf"/><Relationship Id="rId105" Type="http://schemas.openxmlformats.org/officeDocument/2006/relationships/footer" Target="footer11.xml"/><Relationship Id="rId126"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hheires\AppData\Roaming\Microsoft\Templates\user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0" ma:contentTypeDescription="Create a new document." ma:contentTypeScope="" ma:versionID="b268fb629492b0dccb3453a49c6ee51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44LzE2LzIwMTggNzoyNzowOCBQTTwvRGF0ZVRpbWU+PExhYmVsU3RyaW5nPlVucmVzdHJpY3RlZDwvTGFiZWxTdHJpbmc+PC9pdGVtPjwvbGFiZWxIaXN0b3J5Pg==</Value>
</WrappedLabelHistory>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B78D65-DC88-48A2-A2C6-06E1E1A6076D}">
  <ds:schemaRefs>
    <ds:schemaRef ds:uri="http://schemas.microsoft.com/sharepoint/v3/contenttype/forms"/>
  </ds:schemaRefs>
</ds:datastoreItem>
</file>

<file path=customXml/itemProps2.xml><?xml version="1.0" encoding="utf-8"?>
<ds:datastoreItem xmlns:ds="http://schemas.openxmlformats.org/officeDocument/2006/customXml" ds:itemID="{B3612145-8083-4CE5-968E-9574B144DB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26A882F-2313-4470-8078-F1398FAAEF3C}">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8F1E31A2-07FB-48F3-9D92-5B9A2CC7F70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22F6079-60A2-4C7B-934E-345353AE85ED}">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BAD58C0D-F8A4-49A4-97B9-729A46BC4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user_documentation_template.dotx</Template>
  <TotalTime>21</TotalTime>
  <Pages>37</Pages>
  <Words>81458</Words>
  <Characters>464317</Characters>
  <Application>Microsoft Office Word</Application>
  <DocSecurity>0</DocSecurity>
  <Lines>3869</Lines>
  <Paragraphs>1089</Paragraphs>
  <ScaleCrop>false</ScaleCrop>
  <HeadingPairs>
    <vt:vector size="2" baseType="variant">
      <vt:variant>
        <vt:lpstr>Title</vt:lpstr>
      </vt:variant>
      <vt:variant>
        <vt:i4>1</vt:i4>
      </vt:variant>
    </vt:vector>
  </HeadingPairs>
  <TitlesOfParts>
    <vt:vector size="1" baseType="lpstr">
      <vt:lpstr>Department of Veterans Affairs Pharmacy Data Management User Manual</vt:lpstr>
    </vt:vector>
  </TitlesOfParts>
  <Company>VA</Company>
  <LinksUpToDate>false</LinksUpToDate>
  <CharactersWithSpaces>544686</CharactersWithSpaces>
  <SharedDoc>false</SharedDoc>
  <HLinks>
    <vt:vector size="912" baseType="variant">
      <vt:variant>
        <vt:i4>3801207</vt:i4>
      </vt:variant>
      <vt:variant>
        <vt:i4>760</vt:i4>
      </vt:variant>
      <vt:variant>
        <vt:i4>0</vt:i4>
      </vt:variant>
      <vt:variant>
        <vt:i4>5</vt:i4>
      </vt:variant>
      <vt:variant>
        <vt:lpwstr>http://vista.med.va.gov/vdl</vt:lpwstr>
      </vt:variant>
      <vt:variant>
        <vt:lpwstr/>
      </vt:variant>
      <vt:variant>
        <vt:i4>2424850</vt:i4>
      </vt:variant>
      <vt:variant>
        <vt:i4>750</vt:i4>
      </vt:variant>
      <vt:variant>
        <vt:i4>0</vt:i4>
      </vt:variant>
      <vt:variant>
        <vt:i4>5</vt:i4>
      </vt:variant>
      <vt:variant>
        <vt:lpwstr>mailto:VAOITVHITPSDOSEUNITREQ@VA.GOV</vt:lpwstr>
      </vt:variant>
      <vt:variant>
        <vt:lpwstr/>
      </vt:variant>
      <vt:variant>
        <vt:i4>1179709</vt:i4>
      </vt:variant>
      <vt:variant>
        <vt:i4>737</vt:i4>
      </vt:variant>
      <vt:variant>
        <vt:i4>0</vt:i4>
      </vt:variant>
      <vt:variant>
        <vt:i4>5</vt:i4>
      </vt:variant>
      <vt:variant>
        <vt:lpwstr/>
      </vt:variant>
      <vt:variant>
        <vt:lpwstr>_Toc507393659</vt:lpwstr>
      </vt:variant>
      <vt:variant>
        <vt:i4>1179709</vt:i4>
      </vt:variant>
      <vt:variant>
        <vt:i4>731</vt:i4>
      </vt:variant>
      <vt:variant>
        <vt:i4>0</vt:i4>
      </vt:variant>
      <vt:variant>
        <vt:i4>5</vt:i4>
      </vt:variant>
      <vt:variant>
        <vt:lpwstr/>
      </vt:variant>
      <vt:variant>
        <vt:lpwstr>_Toc507393658</vt:lpwstr>
      </vt:variant>
      <vt:variant>
        <vt:i4>1179709</vt:i4>
      </vt:variant>
      <vt:variant>
        <vt:i4>725</vt:i4>
      </vt:variant>
      <vt:variant>
        <vt:i4>0</vt:i4>
      </vt:variant>
      <vt:variant>
        <vt:i4>5</vt:i4>
      </vt:variant>
      <vt:variant>
        <vt:lpwstr/>
      </vt:variant>
      <vt:variant>
        <vt:lpwstr>_Toc507393657</vt:lpwstr>
      </vt:variant>
      <vt:variant>
        <vt:i4>1179709</vt:i4>
      </vt:variant>
      <vt:variant>
        <vt:i4>719</vt:i4>
      </vt:variant>
      <vt:variant>
        <vt:i4>0</vt:i4>
      </vt:variant>
      <vt:variant>
        <vt:i4>5</vt:i4>
      </vt:variant>
      <vt:variant>
        <vt:lpwstr/>
      </vt:variant>
      <vt:variant>
        <vt:lpwstr>_Toc507393656</vt:lpwstr>
      </vt:variant>
      <vt:variant>
        <vt:i4>1179709</vt:i4>
      </vt:variant>
      <vt:variant>
        <vt:i4>713</vt:i4>
      </vt:variant>
      <vt:variant>
        <vt:i4>0</vt:i4>
      </vt:variant>
      <vt:variant>
        <vt:i4>5</vt:i4>
      </vt:variant>
      <vt:variant>
        <vt:lpwstr/>
      </vt:variant>
      <vt:variant>
        <vt:lpwstr>_Toc507393655</vt:lpwstr>
      </vt:variant>
      <vt:variant>
        <vt:i4>1179709</vt:i4>
      </vt:variant>
      <vt:variant>
        <vt:i4>707</vt:i4>
      </vt:variant>
      <vt:variant>
        <vt:i4>0</vt:i4>
      </vt:variant>
      <vt:variant>
        <vt:i4>5</vt:i4>
      </vt:variant>
      <vt:variant>
        <vt:lpwstr/>
      </vt:variant>
      <vt:variant>
        <vt:lpwstr>_Toc507393654</vt:lpwstr>
      </vt:variant>
      <vt:variant>
        <vt:i4>1179709</vt:i4>
      </vt:variant>
      <vt:variant>
        <vt:i4>701</vt:i4>
      </vt:variant>
      <vt:variant>
        <vt:i4>0</vt:i4>
      </vt:variant>
      <vt:variant>
        <vt:i4>5</vt:i4>
      </vt:variant>
      <vt:variant>
        <vt:lpwstr/>
      </vt:variant>
      <vt:variant>
        <vt:lpwstr>_Toc507393653</vt:lpwstr>
      </vt:variant>
      <vt:variant>
        <vt:i4>1179709</vt:i4>
      </vt:variant>
      <vt:variant>
        <vt:i4>695</vt:i4>
      </vt:variant>
      <vt:variant>
        <vt:i4>0</vt:i4>
      </vt:variant>
      <vt:variant>
        <vt:i4>5</vt:i4>
      </vt:variant>
      <vt:variant>
        <vt:lpwstr/>
      </vt:variant>
      <vt:variant>
        <vt:lpwstr>_Toc507393652</vt:lpwstr>
      </vt:variant>
      <vt:variant>
        <vt:i4>1179709</vt:i4>
      </vt:variant>
      <vt:variant>
        <vt:i4>689</vt:i4>
      </vt:variant>
      <vt:variant>
        <vt:i4>0</vt:i4>
      </vt:variant>
      <vt:variant>
        <vt:i4>5</vt:i4>
      </vt:variant>
      <vt:variant>
        <vt:lpwstr/>
      </vt:variant>
      <vt:variant>
        <vt:lpwstr>_Toc507393651</vt:lpwstr>
      </vt:variant>
      <vt:variant>
        <vt:i4>1179709</vt:i4>
      </vt:variant>
      <vt:variant>
        <vt:i4>683</vt:i4>
      </vt:variant>
      <vt:variant>
        <vt:i4>0</vt:i4>
      </vt:variant>
      <vt:variant>
        <vt:i4>5</vt:i4>
      </vt:variant>
      <vt:variant>
        <vt:lpwstr/>
      </vt:variant>
      <vt:variant>
        <vt:lpwstr>_Toc507393650</vt:lpwstr>
      </vt:variant>
      <vt:variant>
        <vt:i4>1245245</vt:i4>
      </vt:variant>
      <vt:variant>
        <vt:i4>677</vt:i4>
      </vt:variant>
      <vt:variant>
        <vt:i4>0</vt:i4>
      </vt:variant>
      <vt:variant>
        <vt:i4>5</vt:i4>
      </vt:variant>
      <vt:variant>
        <vt:lpwstr/>
      </vt:variant>
      <vt:variant>
        <vt:lpwstr>_Toc507393649</vt:lpwstr>
      </vt:variant>
      <vt:variant>
        <vt:i4>1245245</vt:i4>
      </vt:variant>
      <vt:variant>
        <vt:i4>671</vt:i4>
      </vt:variant>
      <vt:variant>
        <vt:i4>0</vt:i4>
      </vt:variant>
      <vt:variant>
        <vt:i4>5</vt:i4>
      </vt:variant>
      <vt:variant>
        <vt:lpwstr/>
      </vt:variant>
      <vt:variant>
        <vt:lpwstr>_Toc507393648</vt:lpwstr>
      </vt:variant>
      <vt:variant>
        <vt:i4>1245245</vt:i4>
      </vt:variant>
      <vt:variant>
        <vt:i4>665</vt:i4>
      </vt:variant>
      <vt:variant>
        <vt:i4>0</vt:i4>
      </vt:variant>
      <vt:variant>
        <vt:i4>5</vt:i4>
      </vt:variant>
      <vt:variant>
        <vt:lpwstr/>
      </vt:variant>
      <vt:variant>
        <vt:lpwstr>_Toc507393647</vt:lpwstr>
      </vt:variant>
      <vt:variant>
        <vt:i4>1245245</vt:i4>
      </vt:variant>
      <vt:variant>
        <vt:i4>659</vt:i4>
      </vt:variant>
      <vt:variant>
        <vt:i4>0</vt:i4>
      </vt:variant>
      <vt:variant>
        <vt:i4>5</vt:i4>
      </vt:variant>
      <vt:variant>
        <vt:lpwstr/>
      </vt:variant>
      <vt:variant>
        <vt:lpwstr>_Toc507393646</vt:lpwstr>
      </vt:variant>
      <vt:variant>
        <vt:i4>1245245</vt:i4>
      </vt:variant>
      <vt:variant>
        <vt:i4>653</vt:i4>
      </vt:variant>
      <vt:variant>
        <vt:i4>0</vt:i4>
      </vt:variant>
      <vt:variant>
        <vt:i4>5</vt:i4>
      </vt:variant>
      <vt:variant>
        <vt:lpwstr/>
      </vt:variant>
      <vt:variant>
        <vt:lpwstr>_Toc507393645</vt:lpwstr>
      </vt:variant>
      <vt:variant>
        <vt:i4>1245245</vt:i4>
      </vt:variant>
      <vt:variant>
        <vt:i4>647</vt:i4>
      </vt:variant>
      <vt:variant>
        <vt:i4>0</vt:i4>
      </vt:variant>
      <vt:variant>
        <vt:i4>5</vt:i4>
      </vt:variant>
      <vt:variant>
        <vt:lpwstr/>
      </vt:variant>
      <vt:variant>
        <vt:lpwstr>_Toc507393644</vt:lpwstr>
      </vt:variant>
      <vt:variant>
        <vt:i4>1245245</vt:i4>
      </vt:variant>
      <vt:variant>
        <vt:i4>641</vt:i4>
      </vt:variant>
      <vt:variant>
        <vt:i4>0</vt:i4>
      </vt:variant>
      <vt:variant>
        <vt:i4>5</vt:i4>
      </vt:variant>
      <vt:variant>
        <vt:lpwstr/>
      </vt:variant>
      <vt:variant>
        <vt:lpwstr>_Toc507393643</vt:lpwstr>
      </vt:variant>
      <vt:variant>
        <vt:i4>1245245</vt:i4>
      </vt:variant>
      <vt:variant>
        <vt:i4>635</vt:i4>
      </vt:variant>
      <vt:variant>
        <vt:i4>0</vt:i4>
      </vt:variant>
      <vt:variant>
        <vt:i4>5</vt:i4>
      </vt:variant>
      <vt:variant>
        <vt:lpwstr/>
      </vt:variant>
      <vt:variant>
        <vt:lpwstr>_Toc507393642</vt:lpwstr>
      </vt:variant>
      <vt:variant>
        <vt:i4>1245245</vt:i4>
      </vt:variant>
      <vt:variant>
        <vt:i4>629</vt:i4>
      </vt:variant>
      <vt:variant>
        <vt:i4>0</vt:i4>
      </vt:variant>
      <vt:variant>
        <vt:i4>5</vt:i4>
      </vt:variant>
      <vt:variant>
        <vt:lpwstr/>
      </vt:variant>
      <vt:variant>
        <vt:lpwstr>_Toc507393641</vt:lpwstr>
      </vt:variant>
      <vt:variant>
        <vt:i4>1245245</vt:i4>
      </vt:variant>
      <vt:variant>
        <vt:i4>623</vt:i4>
      </vt:variant>
      <vt:variant>
        <vt:i4>0</vt:i4>
      </vt:variant>
      <vt:variant>
        <vt:i4>5</vt:i4>
      </vt:variant>
      <vt:variant>
        <vt:lpwstr/>
      </vt:variant>
      <vt:variant>
        <vt:lpwstr>_Toc507393640</vt:lpwstr>
      </vt:variant>
      <vt:variant>
        <vt:i4>1310781</vt:i4>
      </vt:variant>
      <vt:variant>
        <vt:i4>617</vt:i4>
      </vt:variant>
      <vt:variant>
        <vt:i4>0</vt:i4>
      </vt:variant>
      <vt:variant>
        <vt:i4>5</vt:i4>
      </vt:variant>
      <vt:variant>
        <vt:lpwstr/>
      </vt:variant>
      <vt:variant>
        <vt:lpwstr>_Toc507393639</vt:lpwstr>
      </vt:variant>
      <vt:variant>
        <vt:i4>1310781</vt:i4>
      </vt:variant>
      <vt:variant>
        <vt:i4>611</vt:i4>
      </vt:variant>
      <vt:variant>
        <vt:i4>0</vt:i4>
      </vt:variant>
      <vt:variant>
        <vt:i4>5</vt:i4>
      </vt:variant>
      <vt:variant>
        <vt:lpwstr/>
      </vt:variant>
      <vt:variant>
        <vt:lpwstr>_Toc507393638</vt:lpwstr>
      </vt:variant>
      <vt:variant>
        <vt:i4>1310781</vt:i4>
      </vt:variant>
      <vt:variant>
        <vt:i4>605</vt:i4>
      </vt:variant>
      <vt:variant>
        <vt:i4>0</vt:i4>
      </vt:variant>
      <vt:variant>
        <vt:i4>5</vt:i4>
      </vt:variant>
      <vt:variant>
        <vt:lpwstr/>
      </vt:variant>
      <vt:variant>
        <vt:lpwstr>_Toc507393637</vt:lpwstr>
      </vt:variant>
      <vt:variant>
        <vt:i4>1310781</vt:i4>
      </vt:variant>
      <vt:variant>
        <vt:i4>599</vt:i4>
      </vt:variant>
      <vt:variant>
        <vt:i4>0</vt:i4>
      </vt:variant>
      <vt:variant>
        <vt:i4>5</vt:i4>
      </vt:variant>
      <vt:variant>
        <vt:lpwstr/>
      </vt:variant>
      <vt:variant>
        <vt:lpwstr>_Toc507393636</vt:lpwstr>
      </vt:variant>
      <vt:variant>
        <vt:i4>1310781</vt:i4>
      </vt:variant>
      <vt:variant>
        <vt:i4>593</vt:i4>
      </vt:variant>
      <vt:variant>
        <vt:i4>0</vt:i4>
      </vt:variant>
      <vt:variant>
        <vt:i4>5</vt:i4>
      </vt:variant>
      <vt:variant>
        <vt:lpwstr/>
      </vt:variant>
      <vt:variant>
        <vt:lpwstr>_Toc507393635</vt:lpwstr>
      </vt:variant>
      <vt:variant>
        <vt:i4>1310781</vt:i4>
      </vt:variant>
      <vt:variant>
        <vt:i4>587</vt:i4>
      </vt:variant>
      <vt:variant>
        <vt:i4>0</vt:i4>
      </vt:variant>
      <vt:variant>
        <vt:i4>5</vt:i4>
      </vt:variant>
      <vt:variant>
        <vt:lpwstr/>
      </vt:variant>
      <vt:variant>
        <vt:lpwstr>_Toc507393634</vt:lpwstr>
      </vt:variant>
      <vt:variant>
        <vt:i4>1310781</vt:i4>
      </vt:variant>
      <vt:variant>
        <vt:i4>581</vt:i4>
      </vt:variant>
      <vt:variant>
        <vt:i4>0</vt:i4>
      </vt:variant>
      <vt:variant>
        <vt:i4>5</vt:i4>
      </vt:variant>
      <vt:variant>
        <vt:lpwstr/>
      </vt:variant>
      <vt:variant>
        <vt:lpwstr>_Toc507393633</vt:lpwstr>
      </vt:variant>
      <vt:variant>
        <vt:i4>1310781</vt:i4>
      </vt:variant>
      <vt:variant>
        <vt:i4>575</vt:i4>
      </vt:variant>
      <vt:variant>
        <vt:i4>0</vt:i4>
      </vt:variant>
      <vt:variant>
        <vt:i4>5</vt:i4>
      </vt:variant>
      <vt:variant>
        <vt:lpwstr/>
      </vt:variant>
      <vt:variant>
        <vt:lpwstr>_Toc507393632</vt:lpwstr>
      </vt:variant>
      <vt:variant>
        <vt:i4>1310781</vt:i4>
      </vt:variant>
      <vt:variant>
        <vt:i4>569</vt:i4>
      </vt:variant>
      <vt:variant>
        <vt:i4>0</vt:i4>
      </vt:variant>
      <vt:variant>
        <vt:i4>5</vt:i4>
      </vt:variant>
      <vt:variant>
        <vt:lpwstr/>
      </vt:variant>
      <vt:variant>
        <vt:lpwstr>_Toc507393631</vt:lpwstr>
      </vt:variant>
      <vt:variant>
        <vt:i4>1310781</vt:i4>
      </vt:variant>
      <vt:variant>
        <vt:i4>563</vt:i4>
      </vt:variant>
      <vt:variant>
        <vt:i4>0</vt:i4>
      </vt:variant>
      <vt:variant>
        <vt:i4>5</vt:i4>
      </vt:variant>
      <vt:variant>
        <vt:lpwstr/>
      </vt:variant>
      <vt:variant>
        <vt:lpwstr>_Toc507393630</vt:lpwstr>
      </vt:variant>
      <vt:variant>
        <vt:i4>1376317</vt:i4>
      </vt:variant>
      <vt:variant>
        <vt:i4>557</vt:i4>
      </vt:variant>
      <vt:variant>
        <vt:i4>0</vt:i4>
      </vt:variant>
      <vt:variant>
        <vt:i4>5</vt:i4>
      </vt:variant>
      <vt:variant>
        <vt:lpwstr/>
      </vt:variant>
      <vt:variant>
        <vt:lpwstr>_Toc507393629</vt:lpwstr>
      </vt:variant>
      <vt:variant>
        <vt:i4>1376317</vt:i4>
      </vt:variant>
      <vt:variant>
        <vt:i4>551</vt:i4>
      </vt:variant>
      <vt:variant>
        <vt:i4>0</vt:i4>
      </vt:variant>
      <vt:variant>
        <vt:i4>5</vt:i4>
      </vt:variant>
      <vt:variant>
        <vt:lpwstr/>
      </vt:variant>
      <vt:variant>
        <vt:lpwstr>_Toc507393628</vt:lpwstr>
      </vt:variant>
      <vt:variant>
        <vt:i4>1376317</vt:i4>
      </vt:variant>
      <vt:variant>
        <vt:i4>545</vt:i4>
      </vt:variant>
      <vt:variant>
        <vt:i4>0</vt:i4>
      </vt:variant>
      <vt:variant>
        <vt:i4>5</vt:i4>
      </vt:variant>
      <vt:variant>
        <vt:lpwstr/>
      </vt:variant>
      <vt:variant>
        <vt:lpwstr>_Toc507393627</vt:lpwstr>
      </vt:variant>
      <vt:variant>
        <vt:i4>1376317</vt:i4>
      </vt:variant>
      <vt:variant>
        <vt:i4>539</vt:i4>
      </vt:variant>
      <vt:variant>
        <vt:i4>0</vt:i4>
      </vt:variant>
      <vt:variant>
        <vt:i4>5</vt:i4>
      </vt:variant>
      <vt:variant>
        <vt:lpwstr/>
      </vt:variant>
      <vt:variant>
        <vt:lpwstr>_Toc507393626</vt:lpwstr>
      </vt:variant>
      <vt:variant>
        <vt:i4>1376317</vt:i4>
      </vt:variant>
      <vt:variant>
        <vt:i4>533</vt:i4>
      </vt:variant>
      <vt:variant>
        <vt:i4>0</vt:i4>
      </vt:variant>
      <vt:variant>
        <vt:i4>5</vt:i4>
      </vt:variant>
      <vt:variant>
        <vt:lpwstr/>
      </vt:variant>
      <vt:variant>
        <vt:lpwstr>_Toc507393625</vt:lpwstr>
      </vt:variant>
      <vt:variant>
        <vt:i4>1376317</vt:i4>
      </vt:variant>
      <vt:variant>
        <vt:i4>527</vt:i4>
      </vt:variant>
      <vt:variant>
        <vt:i4>0</vt:i4>
      </vt:variant>
      <vt:variant>
        <vt:i4>5</vt:i4>
      </vt:variant>
      <vt:variant>
        <vt:lpwstr/>
      </vt:variant>
      <vt:variant>
        <vt:lpwstr>_Toc507393624</vt:lpwstr>
      </vt:variant>
      <vt:variant>
        <vt:i4>1376317</vt:i4>
      </vt:variant>
      <vt:variant>
        <vt:i4>521</vt:i4>
      </vt:variant>
      <vt:variant>
        <vt:i4>0</vt:i4>
      </vt:variant>
      <vt:variant>
        <vt:i4>5</vt:i4>
      </vt:variant>
      <vt:variant>
        <vt:lpwstr/>
      </vt:variant>
      <vt:variant>
        <vt:lpwstr>_Toc507393623</vt:lpwstr>
      </vt:variant>
      <vt:variant>
        <vt:i4>1376317</vt:i4>
      </vt:variant>
      <vt:variant>
        <vt:i4>515</vt:i4>
      </vt:variant>
      <vt:variant>
        <vt:i4>0</vt:i4>
      </vt:variant>
      <vt:variant>
        <vt:i4>5</vt:i4>
      </vt:variant>
      <vt:variant>
        <vt:lpwstr/>
      </vt:variant>
      <vt:variant>
        <vt:lpwstr>_Toc507393622</vt:lpwstr>
      </vt:variant>
      <vt:variant>
        <vt:i4>1376317</vt:i4>
      </vt:variant>
      <vt:variant>
        <vt:i4>509</vt:i4>
      </vt:variant>
      <vt:variant>
        <vt:i4>0</vt:i4>
      </vt:variant>
      <vt:variant>
        <vt:i4>5</vt:i4>
      </vt:variant>
      <vt:variant>
        <vt:lpwstr/>
      </vt:variant>
      <vt:variant>
        <vt:lpwstr>_Toc507393621</vt:lpwstr>
      </vt:variant>
      <vt:variant>
        <vt:i4>1376317</vt:i4>
      </vt:variant>
      <vt:variant>
        <vt:i4>503</vt:i4>
      </vt:variant>
      <vt:variant>
        <vt:i4>0</vt:i4>
      </vt:variant>
      <vt:variant>
        <vt:i4>5</vt:i4>
      </vt:variant>
      <vt:variant>
        <vt:lpwstr/>
      </vt:variant>
      <vt:variant>
        <vt:lpwstr>_Toc507393620</vt:lpwstr>
      </vt:variant>
      <vt:variant>
        <vt:i4>1441853</vt:i4>
      </vt:variant>
      <vt:variant>
        <vt:i4>497</vt:i4>
      </vt:variant>
      <vt:variant>
        <vt:i4>0</vt:i4>
      </vt:variant>
      <vt:variant>
        <vt:i4>5</vt:i4>
      </vt:variant>
      <vt:variant>
        <vt:lpwstr/>
      </vt:variant>
      <vt:variant>
        <vt:lpwstr>_Toc507393619</vt:lpwstr>
      </vt:variant>
      <vt:variant>
        <vt:i4>1441853</vt:i4>
      </vt:variant>
      <vt:variant>
        <vt:i4>491</vt:i4>
      </vt:variant>
      <vt:variant>
        <vt:i4>0</vt:i4>
      </vt:variant>
      <vt:variant>
        <vt:i4>5</vt:i4>
      </vt:variant>
      <vt:variant>
        <vt:lpwstr/>
      </vt:variant>
      <vt:variant>
        <vt:lpwstr>_Toc507393618</vt:lpwstr>
      </vt:variant>
      <vt:variant>
        <vt:i4>1441853</vt:i4>
      </vt:variant>
      <vt:variant>
        <vt:i4>485</vt:i4>
      </vt:variant>
      <vt:variant>
        <vt:i4>0</vt:i4>
      </vt:variant>
      <vt:variant>
        <vt:i4>5</vt:i4>
      </vt:variant>
      <vt:variant>
        <vt:lpwstr/>
      </vt:variant>
      <vt:variant>
        <vt:lpwstr>_Toc507393617</vt:lpwstr>
      </vt:variant>
      <vt:variant>
        <vt:i4>1441853</vt:i4>
      </vt:variant>
      <vt:variant>
        <vt:i4>479</vt:i4>
      </vt:variant>
      <vt:variant>
        <vt:i4>0</vt:i4>
      </vt:variant>
      <vt:variant>
        <vt:i4>5</vt:i4>
      </vt:variant>
      <vt:variant>
        <vt:lpwstr/>
      </vt:variant>
      <vt:variant>
        <vt:lpwstr>_Toc507393616</vt:lpwstr>
      </vt:variant>
      <vt:variant>
        <vt:i4>1441853</vt:i4>
      </vt:variant>
      <vt:variant>
        <vt:i4>473</vt:i4>
      </vt:variant>
      <vt:variant>
        <vt:i4>0</vt:i4>
      </vt:variant>
      <vt:variant>
        <vt:i4>5</vt:i4>
      </vt:variant>
      <vt:variant>
        <vt:lpwstr/>
      </vt:variant>
      <vt:variant>
        <vt:lpwstr>_Toc507393615</vt:lpwstr>
      </vt:variant>
      <vt:variant>
        <vt:i4>1441853</vt:i4>
      </vt:variant>
      <vt:variant>
        <vt:i4>467</vt:i4>
      </vt:variant>
      <vt:variant>
        <vt:i4>0</vt:i4>
      </vt:variant>
      <vt:variant>
        <vt:i4>5</vt:i4>
      </vt:variant>
      <vt:variant>
        <vt:lpwstr/>
      </vt:variant>
      <vt:variant>
        <vt:lpwstr>_Toc507393614</vt:lpwstr>
      </vt:variant>
      <vt:variant>
        <vt:i4>1441853</vt:i4>
      </vt:variant>
      <vt:variant>
        <vt:i4>461</vt:i4>
      </vt:variant>
      <vt:variant>
        <vt:i4>0</vt:i4>
      </vt:variant>
      <vt:variant>
        <vt:i4>5</vt:i4>
      </vt:variant>
      <vt:variant>
        <vt:lpwstr/>
      </vt:variant>
      <vt:variant>
        <vt:lpwstr>_Toc507393613</vt:lpwstr>
      </vt:variant>
      <vt:variant>
        <vt:i4>1441853</vt:i4>
      </vt:variant>
      <vt:variant>
        <vt:i4>455</vt:i4>
      </vt:variant>
      <vt:variant>
        <vt:i4>0</vt:i4>
      </vt:variant>
      <vt:variant>
        <vt:i4>5</vt:i4>
      </vt:variant>
      <vt:variant>
        <vt:lpwstr/>
      </vt:variant>
      <vt:variant>
        <vt:lpwstr>_Toc507393612</vt:lpwstr>
      </vt:variant>
      <vt:variant>
        <vt:i4>1441853</vt:i4>
      </vt:variant>
      <vt:variant>
        <vt:i4>449</vt:i4>
      </vt:variant>
      <vt:variant>
        <vt:i4>0</vt:i4>
      </vt:variant>
      <vt:variant>
        <vt:i4>5</vt:i4>
      </vt:variant>
      <vt:variant>
        <vt:lpwstr/>
      </vt:variant>
      <vt:variant>
        <vt:lpwstr>_Toc507393611</vt:lpwstr>
      </vt:variant>
      <vt:variant>
        <vt:i4>1441853</vt:i4>
      </vt:variant>
      <vt:variant>
        <vt:i4>443</vt:i4>
      </vt:variant>
      <vt:variant>
        <vt:i4>0</vt:i4>
      </vt:variant>
      <vt:variant>
        <vt:i4>5</vt:i4>
      </vt:variant>
      <vt:variant>
        <vt:lpwstr/>
      </vt:variant>
      <vt:variant>
        <vt:lpwstr>_Toc507393610</vt:lpwstr>
      </vt:variant>
      <vt:variant>
        <vt:i4>1507389</vt:i4>
      </vt:variant>
      <vt:variant>
        <vt:i4>437</vt:i4>
      </vt:variant>
      <vt:variant>
        <vt:i4>0</vt:i4>
      </vt:variant>
      <vt:variant>
        <vt:i4>5</vt:i4>
      </vt:variant>
      <vt:variant>
        <vt:lpwstr/>
      </vt:variant>
      <vt:variant>
        <vt:lpwstr>_Toc507393609</vt:lpwstr>
      </vt:variant>
      <vt:variant>
        <vt:i4>1507389</vt:i4>
      </vt:variant>
      <vt:variant>
        <vt:i4>431</vt:i4>
      </vt:variant>
      <vt:variant>
        <vt:i4>0</vt:i4>
      </vt:variant>
      <vt:variant>
        <vt:i4>5</vt:i4>
      </vt:variant>
      <vt:variant>
        <vt:lpwstr/>
      </vt:variant>
      <vt:variant>
        <vt:lpwstr>_Toc507393608</vt:lpwstr>
      </vt:variant>
      <vt:variant>
        <vt:i4>1507389</vt:i4>
      </vt:variant>
      <vt:variant>
        <vt:i4>425</vt:i4>
      </vt:variant>
      <vt:variant>
        <vt:i4>0</vt:i4>
      </vt:variant>
      <vt:variant>
        <vt:i4>5</vt:i4>
      </vt:variant>
      <vt:variant>
        <vt:lpwstr/>
      </vt:variant>
      <vt:variant>
        <vt:lpwstr>_Toc507393607</vt:lpwstr>
      </vt:variant>
      <vt:variant>
        <vt:i4>1507389</vt:i4>
      </vt:variant>
      <vt:variant>
        <vt:i4>419</vt:i4>
      </vt:variant>
      <vt:variant>
        <vt:i4>0</vt:i4>
      </vt:variant>
      <vt:variant>
        <vt:i4>5</vt:i4>
      </vt:variant>
      <vt:variant>
        <vt:lpwstr/>
      </vt:variant>
      <vt:variant>
        <vt:lpwstr>_Toc507393606</vt:lpwstr>
      </vt:variant>
      <vt:variant>
        <vt:i4>1507389</vt:i4>
      </vt:variant>
      <vt:variant>
        <vt:i4>413</vt:i4>
      </vt:variant>
      <vt:variant>
        <vt:i4>0</vt:i4>
      </vt:variant>
      <vt:variant>
        <vt:i4>5</vt:i4>
      </vt:variant>
      <vt:variant>
        <vt:lpwstr/>
      </vt:variant>
      <vt:variant>
        <vt:lpwstr>_Toc507393605</vt:lpwstr>
      </vt:variant>
      <vt:variant>
        <vt:i4>1507389</vt:i4>
      </vt:variant>
      <vt:variant>
        <vt:i4>407</vt:i4>
      </vt:variant>
      <vt:variant>
        <vt:i4>0</vt:i4>
      </vt:variant>
      <vt:variant>
        <vt:i4>5</vt:i4>
      </vt:variant>
      <vt:variant>
        <vt:lpwstr/>
      </vt:variant>
      <vt:variant>
        <vt:lpwstr>_Toc507393604</vt:lpwstr>
      </vt:variant>
      <vt:variant>
        <vt:i4>1507389</vt:i4>
      </vt:variant>
      <vt:variant>
        <vt:i4>401</vt:i4>
      </vt:variant>
      <vt:variant>
        <vt:i4>0</vt:i4>
      </vt:variant>
      <vt:variant>
        <vt:i4>5</vt:i4>
      </vt:variant>
      <vt:variant>
        <vt:lpwstr/>
      </vt:variant>
      <vt:variant>
        <vt:lpwstr>_Toc507393603</vt:lpwstr>
      </vt:variant>
      <vt:variant>
        <vt:i4>1507389</vt:i4>
      </vt:variant>
      <vt:variant>
        <vt:i4>395</vt:i4>
      </vt:variant>
      <vt:variant>
        <vt:i4>0</vt:i4>
      </vt:variant>
      <vt:variant>
        <vt:i4>5</vt:i4>
      </vt:variant>
      <vt:variant>
        <vt:lpwstr/>
      </vt:variant>
      <vt:variant>
        <vt:lpwstr>_Toc507393602</vt:lpwstr>
      </vt:variant>
      <vt:variant>
        <vt:i4>1507389</vt:i4>
      </vt:variant>
      <vt:variant>
        <vt:i4>389</vt:i4>
      </vt:variant>
      <vt:variant>
        <vt:i4>0</vt:i4>
      </vt:variant>
      <vt:variant>
        <vt:i4>5</vt:i4>
      </vt:variant>
      <vt:variant>
        <vt:lpwstr/>
      </vt:variant>
      <vt:variant>
        <vt:lpwstr>_Toc507393601</vt:lpwstr>
      </vt:variant>
      <vt:variant>
        <vt:i4>1507389</vt:i4>
      </vt:variant>
      <vt:variant>
        <vt:i4>383</vt:i4>
      </vt:variant>
      <vt:variant>
        <vt:i4>0</vt:i4>
      </vt:variant>
      <vt:variant>
        <vt:i4>5</vt:i4>
      </vt:variant>
      <vt:variant>
        <vt:lpwstr/>
      </vt:variant>
      <vt:variant>
        <vt:lpwstr>_Toc507393600</vt:lpwstr>
      </vt:variant>
      <vt:variant>
        <vt:i4>1966142</vt:i4>
      </vt:variant>
      <vt:variant>
        <vt:i4>377</vt:i4>
      </vt:variant>
      <vt:variant>
        <vt:i4>0</vt:i4>
      </vt:variant>
      <vt:variant>
        <vt:i4>5</vt:i4>
      </vt:variant>
      <vt:variant>
        <vt:lpwstr/>
      </vt:variant>
      <vt:variant>
        <vt:lpwstr>_Toc507393599</vt:lpwstr>
      </vt:variant>
      <vt:variant>
        <vt:i4>1966142</vt:i4>
      </vt:variant>
      <vt:variant>
        <vt:i4>371</vt:i4>
      </vt:variant>
      <vt:variant>
        <vt:i4>0</vt:i4>
      </vt:variant>
      <vt:variant>
        <vt:i4>5</vt:i4>
      </vt:variant>
      <vt:variant>
        <vt:lpwstr/>
      </vt:variant>
      <vt:variant>
        <vt:lpwstr>_Toc507393598</vt:lpwstr>
      </vt:variant>
      <vt:variant>
        <vt:i4>1966142</vt:i4>
      </vt:variant>
      <vt:variant>
        <vt:i4>365</vt:i4>
      </vt:variant>
      <vt:variant>
        <vt:i4>0</vt:i4>
      </vt:variant>
      <vt:variant>
        <vt:i4>5</vt:i4>
      </vt:variant>
      <vt:variant>
        <vt:lpwstr/>
      </vt:variant>
      <vt:variant>
        <vt:lpwstr>_Toc507393597</vt:lpwstr>
      </vt:variant>
      <vt:variant>
        <vt:i4>1966142</vt:i4>
      </vt:variant>
      <vt:variant>
        <vt:i4>359</vt:i4>
      </vt:variant>
      <vt:variant>
        <vt:i4>0</vt:i4>
      </vt:variant>
      <vt:variant>
        <vt:i4>5</vt:i4>
      </vt:variant>
      <vt:variant>
        <vt:lpwstr/>
      </vt:variant>
      <vt:variant>
        <vt:lpwstr>_Toc507393596</vt:lpwstr>
      </vt:variant>
      <vt:variant>
        <vt:i4>1966142</vt:i4>
      </vt:variant>
      <vt:variant>
        <vt:i4>353</vt:i4>
      </vt:variant>
      <vt:variant>
        <vt:i4>0</vt:i4>
      </vt:variant>
      <vt:variant>
        <vt:i4>5</vt:i4>
      </vt:variant>
      <vt:variant>
        <vt:lpwstr/>
      </vt:variant>
      <vt:variant>
        <vt:lpwstr>_Toc507393595</vt:lpwstr>
      </vt:variant>
      <vt:variant>
        <vt:i4>1966142</vt:i4>
      </vt:variant>
      <vt:variant>
        <vt:i4>347</vt:i4>
      </vt:variant>
      <vt:variant>
        <vt:i4>0</vt:i4>
      </vt:variant>
      <vt:variant>
        <vt:i4>5</vt:i4>
      </vt:variant>
      <vt:variant>
        <vt:lpwstr/>
      </vt:variant>
      <vt:variant>
        <vt:lpwstr>_Toc507393594</vt:lpwstr>
      </vt:variant>
      <vt:variant>
        <vt:i4>1966142</vt:i4>
      </vt:variant>
      <vt:variant>
        <vt:i4>341</vt:i4>
      </vt:variant>
      <vt:variant>
        <vt:i4>0</vt:i4>
      </vt:variant>
      <vt:variant>
        <vt:i4>5</vt:i4>
      </vt:variant>
      <vt:variant>
        <vt:lpwstr/>
      </vt:variant>
      <vt:variant>
        <vt:lpwstr>_Toc507393593</vt:lpwstr>
      </vt:variant>
      <vt:variant>
        <vt:i4>1966142</vt:i4>
      </vt:variant>
      <vt:variant>
        <vt:i4>335</vt:i4>
      </vt:variant>
      <vt:variant>
        <vt:i4>0</vt:i4>
      </vt:variant>
      <vt:variant>
        <vt:i4>5</vt:i4>
      </vt:variant>
      <vt:variant>
        <vt:lpwstr/>
      </vt:variant>
      <vt:variant>
        <vt:lpwstr>_Toc507393592</vt:lpwstr>
      </vt:variant>
      <vt:variant>
        <vt:i4>1966142</vt:i4>
      </vt:variant>
      <vt:variant>
        <vt:i4>329</vt:i4>
      </vt:variant>
      <vt:variant>
        <vt:i4>0</vt:i4>
      </vt:variant>
      <vt:variant>
        <vt:i4>5</vt:i4>
      </vt:variant>
      <vt:variant>
        <vt:lpwstr/>
      </vt:variant>
      <vt:variant>
        <vt:lpwstr>_Toc507393591</vt:lpwstr>
      </vt:variant>
      <vt:variant>
        <vt:i4>1966142</vt:i4>
      </vt:variant>
      <vt:variant>
        <vt:i4>323</vt:i4>
      </vt:variant>
      <vt:variant>
        <vt:i4>0</vt:i4>
      </vt:variant>
      <vt:variant>
        <vt:i4>5</vt:i4>
      </vt:variant>
      <vt:variant>
        <vt:lpwstr/>
      </vt:variant>
      <vt:variant>
        <vt:lpwstr>_Toc507393590</vt:lpwstr>
      </vt:variant>
      <vt:variant>
        <vt:i4>2031678</vt:i4>
      </vt:variant>
      <vt:variant>
        <vt:i4>317</vt:i4>
      </vt:variant>
      <vt:variant>
        <vt:i4>0</vt:i4>
      </vt:variant>
      <vt:variant>
        <vt:i4>5</vt:i4>
      </vt:variant>
      <vt:variant>
        <vt:lpwstr/>
      </vt:variant>
      <vt:variant>
        <vt:lpwstr>_Toc507393589</vt:lpwstr>
      </vt:variant>
      <vt:variant>
        <vt:i4>2031678</vt:i4>
      </vt:variant>
      <vt:variant>
        <vt:i4>311</vt:i4>
      </vt:variant>
      <vt:variant>
        <vt:i4>0</vt:i4>
      </vt:variant>
      <vt:variant>
        <vt:i4>5</vt:i4>
      </vt:variant>
      <vt:variant>
        <vt:lpwstr/>
      </vt:variant>
      <vt:variant>
        <vt:lpwstr>_Toc507393588</vt:lpwstr>
      </vt:variant>
      <vt:variant>
        <vt:i4>2031678</vt:i4>
      </vt:variant>
      <vt:variant>
        <vt:i4>305</vt:i4>
      </vt:variant>
      <vt:variant>
        <vt:i4>0</vt:i4>
      </vt:variant>
      <vt:variant>
        <vt:i4>5</vt:i4>
      </vt:variant>
      <vt:variant>
        <vt:lpwstr/>
      </vt:variant>
      <vt:variant>
        <vt:lpwstr>_Toc507393587</vt:lpwstr>
      </vt:variant>
      <vt:variant>
        <vt:i4>2031678</vt:i4>
      </vt:variant>
      <vt:variant>
        <vt:i4>299</vt:i4>
      </vt:variant>
      <vt:variant>
        <vt:i4>0</vt:i4>
      </vt:variant>
      <vt:variant>
        <vt:i4>5</vt:i4>
      </vt:variant>
      <vt:variant>
        <vt:lpwstr/>
      </vt:variant>
      <vt:variant>
        <vt:lpwstr>_Toc507393586</vt:lpwstr>
      </vt:variant>
      <vt:variant>
        <vt:i4>2031678</vt:i4>
      </vt:variant>
      <vt:variant>
        <vt:i4>293</vt:i4>
      </vt:variant>
      <vt:variant>
        <vt:i4>0</vt:i4>
      </vt:variant>
      <vt:variant>
        <vt:i4>5</vt:i4>
      </vt:variant>
      <vt:variant>
        <vt:lpwstr/>
      </vt:variant>
      <vt:variant>
        <vt:lpwstr>_Toc507393585</vt:lpwstr>
      </vt:variant>
      <vt:variant>
        <vt:i4>2031678</vt:i4>
      </vt:variant>
      <vt:variant>
        <vt:i4>287</vt:i4>
      </vt:variant>
      <vt:variant>
        <vt:i4>0</vt:i4>
      </vt:variant>
      <vt:variant>
        <vt:i4>5</vt:i4>
      </vt:variant>
      <vt:variant>
        <vt:lpwstr/>
      </vt:variant>
      <vt:variant>
        <vt:lpwstr>_Toc507393584</vt:lpwstr>
      </vt:variant>
      <vt:variant>
        <vt:i4>2031678</vt:i4>
      </vt:variant>
      <vt:variant>
        <vt:i4>281</vt:i4>
      </vt:variant>
      <vt:variant>
        <vt:i4>0</vt:i4>
      </vt:variant>
      <vt:variant>
        <vt:i4>5</vt:i4>
      </vt:variant>
      <vt:variant>
        <vt:lpwstr/>
      </vt:variant>
      <vt:variant>
        <vt:lpwstr>_Toc507393583</vt:lpwstr>
      </vt:variant>
      <vt:variant>
        <vt:i4>2031678</vt:i4>
      </vt:variant>
      <vt:variant>
        <vt:i4>275</vt:i4>
      </vt:variant>
      <vt:variant>
        <vt:i4>0</vt:i4>
      </vt:variant>
      <vt:variant>
        <vt:i4>5</vt:i4>
      </vt:variant>
      <vt:variant>
        <vt:lpwstr/>
      </vt:variant>
      <vt:variant>
        <vt:lpwstr>_Toc507393582</vt:lpwstr>
      </vt:variant>
      <vt:variant>
        <vt:i4>2031678</vt:i4>
      </vt:variant>
      <vt:variant>
        <vt:i4>269</vt:i4>
      </vt:variant>
      <vt:variant>
        <vt:i4>0</vt:i4>
      </vt:variant>
      <vt:variant>
        <vt:i4>5</vt:i4>
      </vt:variant>
      <vt:variant>
        <vt:lpwstr/>
      </vt:variant>
      <vt:variant>
        <vt:lpwstr>_Toc507393581</vt:lpwstr>
      </vt:variant>
      <vt:variant>
        <vt:i4>2031678</vt:i4>
      </vt:variant>
      <vt:variant>
        <vt:i4>263</vt:i4>
      </vt:variant>
      <vt:variant>
        <vt:i4>0</vt:i4>
      </vt:variant>
      <vt:variant>
        <vt:i4>5</vt:i4>
      </vt:variant>
      <vt:variant>
        <vt:lpwstr/>
      </vt:variant>
      <vt:variant>
        <vt:lpwstr>_Toc507393580</vt:lpwstr>
      </vt:variant>
      <vt:variant>
        <vt:i4>1048638</vt:i4>
      </vt:variant>
      <vt:variant>
        <vt:i4>257</vt:i4>
      </vt:variant>
      <vt:variant>
        <vt:i4>0</vt:i4>
      </vt:variant>
      <vt:variant>
        <vt:i4>5</vt:i4>
      </vt:variant>
      <vt:variant>
        <vt:lpwstr/>
      </vt:variant>
      <vt:variant>
        <vt:lpwstr>_Toc507393579</vt:lpwstr>
      </vt:variant>
      <vt:variant>
        <vt:i4>1048638</vt:i4>
      </vt:variant>
      <vt:variant>
        <vt:i4>251</vt:i4>
      </vt:variant>
      <vt:variant>
        <vt:i4>0</vt:i4>
      </vt:variant>
      <vt:variant>
        <vt:i4>5</vt:i4>
      </vt:variant>
      <vt:variant>
        <vt:lpwstr/>
      </vt:variant>
      <vt:variant>
        <vt:lpwstr>_Toc507393578</vt:lpwstr>
      </vt:variant>
      <vt:variant>
        <vt:i4>1048638</vt:i4>
      </vt:variant>
      <vt:variant>
        <vt:i4>245</vt:i4>
      </vt:variant>
      <vt:variant>
        <vt:i4>0</vt:i4>
      </vt:variant>
      <vt:variant>
        <vt:i4>5</vt:i4>
      </vt:variant>
      <vt:variant>
        <vt:lpwstr/>
      </vt:variant>
      <vt:variant>
        <vt:lpwstr>_Toc507393577</vt:lpwstr>
      </vt:variant>
      <vt:variant>
        <vt:i4>1048638</vt:i4>
      </vt:variant>
      <vt:variant>
        <vt:i4>239</vt:i4>
      </vt:variant>
      <vt:variant>
        <vt:i4>0</vt:i4>
      </vt:variant>
      <vt:variant>
        <vt:i4>5</vt:i4>
      </vt:variant>
      <vt:variant>
        <vt:lpwstr/>
      </vt:variant>
      <vt:variant>
        <vt:lpwstr>_Toc507393576</vt:lpwstr>
      </vt:variant>
      <vt:variant>
        <vt:i4>1048638</vt:i4>
      </vt:variant>
      <vt:variant>
        <vt:i4>233</vt:i4>
      </vt:variant>
      <vt:variant>
        <vt:i4>0</vt:i4>
      </vt:variant>
      <vt:variant>
        <vt:i4>5</vt:i4>
      </vt:variant>
      <vt:variant>
        <vt:lpwstr/>
      </vt:variant>
      <vt:variant>
        <vt:lpwstr>_Toc507393575</vt:lpwstr>
      </vt:variant>
      <vt:variant>
        <vt:i4>1048638</vt:i4>
      </vt:variant>
      <vt:variant>
        <vt:i4>227</vt:i4>
      </vt:variant>
      <vt:variant>
        <vt:i4>0</vt:i4>
      </vt:variant>
      <vt:variant>
        <vt:i4>5</vt:i4>
      </vt:variant>
      <vt:variant>
        <vt:lpwstr/>
      </vt:variant>
      <vt:variant>
        <vt:lpwstr>_Toc507393574</vt:lpwstr>
      </vt:variant>
      <vt:variant>
        <vt:i4>1048638</vt:i4>
      </vt:variant>
      <vt:variant>
        <vt:i4>221</vt:i4>
      </vt:variant>
      <vt:variant>
        <vt:i4>0</vt:i4>
      </vt:variant>
      <vt:variant>
        <vt:i4>5</vt:i4>
      </vt:variant>
      <vt:variant>
        <vt:lpwstr/>
      </vt:variant>
      <vt:variant>
        <vt:lpwstr>_Toc507393573</vt:lpwstr>
      </vt:variant>
      <vt:variant>
        <vt:i4>1048638</vt:i4>
      </vt:variant>
      <vt:variant>
        <vt:i4>215</vt:i4>
      </vt:variant>
      <vt:variant>
        <vt:i4>0</vt:i4>
      </vt:variant>
      <vt:variant>
        <vt:i4>5</vt:i4>
      </vt:variant>
      <vt:variant>
        <vt:lpwstr/>
      </vt:variant>
      <vt:variant>
        <vt:lpwstr>_Toc507393572</vt:lpwstr>
      </vt:variant>
      <vt:variant>
        <vt:i4>1048638</vt:i4>
      </vt:variant>
      <vt:variant>
        <vt:i4>209</vt:i4>
      </vt:variant>
      <vt:variant>
        <vt:i4>0</vt:i4>
      </vt:variant>
      <vt:variant>
        <vt:i4>5</vt:i4>
      </vt:variant>
      <vt:variant>
        <vt:lpwstr/>
      </vt:variant>
      <vt:variant>
        <vt:lpwstr>_Toc507393571</vt:lpwstr>
      </vt:variant>
      <vt:variant>
        <vt:i4>1048638</vt:i4>
      </vt:variant>
      <vt:variant>
        <vt:i4>203</vt:i4>
      </vt:variant>
      <vt:variant>
        <vt:i4>0</vt:i4>
      </vt:variant>
      <vt:variant>
        <vt:i4>5</vt:i4>
      </vt:variant>
      <vt:variant>
        <vt:lpwstr/>
      </vt:variant>
      <vt:variant>
        <vt:lpwstr>_Toc507393570</vt:lpwstr>
      </vt:variant>
      <vt:variant>
        <vt:i4>1114174</vt:i4>
      </vt:variant>
      <vt:variant>
        <vt:i4>197</vt:i4>
      </vt:variant>
      <vt:variant>
        <vt:i4>0</vt:i4>
      </vt:variant>
      <vt:variant>
        <vt:i4>5</vt:i4>
      </vt:variant>
      <vt:variant>
        <vt:lpwstr/>
      </vt:variant>
      <vt:variant>
        <vt:lpwstr>_Toc507393569</vt:lpwstr>
      </vt:variant>
      <vt:variant>
        <vt:i4>1114174</vt:i4>
      </vt:variant>
      <vt:variant>
        <vt:i4>191</vt:i4>
      </vt:variant>
      <vt:variant>
        <vt:i4>0</vt:i4>
      </vt:variant>
      <vt:variant>
        <vt:i4>5</vt:i4>
      </vt:variant>
      <vt:variant>
        <vt:lpwstr/>
      </vt:variant>
      <vt:variant>
        <vt:lpwstr>_Toc507393568</vt:lpwstr>
      </vt:variant>
      <vt:variant>
        <vt:i4>1114174</vt:i4>
      </vt:variant>
      <vt:variant>
        <vt:i4>185</vt:i4>
      </vt:variant>
      <vt:variant>
        <vt:i4>0</vt:i4>
      </vt:variant>
      <vt:variant>
        <vt:i4>5</vt:i4>
      </vt:variant>
      <vt:variant>
        <vt:lpwstr/>
      </vt:variant>
      <vt:variant>
        <vt:lpwstr>_Toc507393567</vt:lpwstr>
      </vt:variant>
      <vt:variant>
        <vt:i4>1114174</vt:i4>
      </vt:variant>
      <vt:variant>
        <vt:i4>179</vt:i4>
      </vt:variant>
      <vt:variant>
        <vt:i4>0</vt:i4>
      </vt:variant>
      <vt:variant>
        <vt:i4>5</vt:i4>
      </vt:variant>
      <vt:variant>
        <vt:lpwstr/>
      </vt:variant>
      <vt:variant>
        <vt:lpwstr>_Toc507393566</vt:lpwstr>
      </vt:variant>
      <vt:variant>
        <vt:i4>6881392</vt:i4>
      </vt:variant>
      <vt:variant>
        <vt:i4>174</vt:i4>
      </vt:variant>
      <vt:variant>
        <vt:i4>0</vt:i4>
      </vt:variant>
      <vt:variant>
        <vt:i4>5</vt:i4>
      </vt:variant>
      <vt:variant>
        <vt:lpwstr/>
      </vt:variant>
      <vt:variant>
        <vt:lpwstr>Pi</vt:lpwstr>
      </vt:variant>
      <vt:variant>
        <vt:i4>262271</vt:i4>
      </vt:variant>
      <vt:variant>
        <vt:i4>153</vt:i4>
      </vt:variant>
      <vt:variant>
        <vt:i4>0</vt:i4>
      </vt:variant>
      <vt:variant>
        <vt:i4>5</vt:i4>
      </vt:variant>
      <vt:variant>
        <vt:lpwstr/>
      </vt:variant>
      <vt:variant>
        <vt:lpwstr>Page_171</vt:lpwstr>
      </vt:variant>
      <vt:variant>
        <vt:i4>786558</vt:i4>
      </vt:variant>
      <vt:variant>
        <vt:i4>150</vt:i4>
      </vt:variant>
      <vt:variant>
        <vt:i4>0</vt:i4>
      </vt:variant>
      <vt:variant>
        <vt:i4>5</vt:i4>
      </vt:variant>
      <vt:variant>
        <vt:lpwstr/>
      </vt:variant>
      <vt:variant>
        <vt:lpwstr>Page_169</vt:lpwstr>
      </vt:variant>
      <vt:variant>
        <vt:i4>65662</vt:i4>
      </vt:variant>
      <vt:variant>
        <vt:i4>147</vt:i4>
      </vt:variant>
      <vt:variant>
        <vt:i4>0</vt:i4>
      </vt:variant>
      <vt:variant>
        <vt:i4>5</vt:i4>
      </vt:variant>
      <vt:variant>
        <vt:lpwstr/>
      </vt:variant>
      <vt:variant>
        <vt:lpwstr>Page_164</vt:lpwstr>
      </vt:variant>
      <vt:variant>
        <vt:i4>262270</vt:i4>
      </vt:variant>
      <vt:variant>
        <vt:i4>144</vt:i4>
      </vt:variant>
      <vt:variant>
        <vt:i4>0</vt:i4>
      </vt:variant>
      <vt:variant>
        <vt:i4>5</vt:i4>
      </vt:variant>
      <vt:variant>
        <vt:lpwstr/>
      </vt:variant>
      <vt:variant>
        <vt:lpwstr>Page_161</vt:lpwstr>
      </vt:variant>
      <vt:variant>
        <vt:i4>786557</vt:i4>
      </vt:variant>
      <vt:variant>
        <vt:i4>141</vt:i4>
      </vt:variant>
      <vt:variant>
        <vt:i4>0</vt:i4>
      </vt:variant>
      <vt:variant>
        <vt:i4>5</vt:i4>
      </vt:variant>
      <vt:variant>
        <vt:lpwstr/>
      </vt:variant>
      <vt:variant>
        <vt:lpwstr>Page_159</vt:lpwstr>
      </vt:variant>
      <vt:variant>
        <vt:i4>65661</vt:i4>
      </vt:variant>
      <vt:variant>
        <vt:i4>138</vt:i4>
      </vt:variant>
      <vt:variant>
        <vt:i4>0</vt:i4>
      </vt:variant>
      <vt:variant>
        <vt:i4>5</vt:i4>
      </vt:variant>
      <vt:variant>
        <vt:lpwstr/>
      </vt:variant>
      <vt:variant>
        <vt:lpwstr>Page_154</vt:lpwstr>
      </vt:variant>
      <vt:variant>
        <vt:i4>327805</vt:i4>
      </vt:variant>
      <vt:variant>
        <vt:i4>135</vt:i4>
      </vt:variant>
      <vt:variant>
        <vt:i4>0</vt:i4>
      </vt:variant>
      <vt:variant>
        <vt:i4>5</vt:i4>
      </vt:variant>
      <vt:variant>
        <vt:lpwstr/>
      </vt:variant>
      <vt:variant>
        <vt:lpwstr>Page_150</vt:lpwstr>
      </vt:variant>
      <vt:variant>
        <vt:i4>393340</vt:i4>
      </vt:variant>
      <vt:variant>
        <vt:i4>132</vt:i4>
      </vt:variant>
      <vt:variant>
        <vt:i4>0</vt:i4>
      </vt:variant>
      <vt:variant>
        <vt:i4>5</vt:i4>
      </vt:variant>
      <vt:variant>
        <vt:lpwstr/>
      </vt:variant>
      <vt:variant>
        <vt:lpwstr>Page_143</vt:lpwstr>
      </vt:variant>
      <vt:variant>
        <vt:i4>852091</vt:i4>
      </vt:variant>
      <vt:variant>
        <vt:i4>129</vt:i4>
      </vt:variant>
      <vt:variant>
        <vt:i4>0</vt:i4>
      </vt:variant>
      <vt:variant>
        <vt:i4>5</vt:i4>
      </vt:variant>
      <vt:variant>
        <vt:lpwstr/>
      </vt:variant>
      <vt:variant>
        <vt:lpwstr>Page_138</vt:lpwstr>
      </vt:variant>
      <vt:variant>
        <vt:i4>196731</vt:i4>
      </vt:variant>
      <vt:variant>
        <vt:i4>126</vt:i4>
      </vt:variant>
      <vt:variant>
        <vt:i4>0</vt:i4>
      </vt:variant>
      <vt:variant>
        <vt:i4>5</vt:i4>
      </vt:variant>
      <vt:variant>
        <vt:lpwstr/>
      </vt:variant>
      <vt:variant>
        <vt:lpwstr>Page_136</vt:lpwstr>
      </vt:variant>
      <vt:variant>
        <vt:i4>131194</vt:i4>
      </vt:variant>
      <vt:variant>
        <vt:i4>123</vt:i4>
      </vt:variant>
      <vt:variant>
        <vt:i4>0</vt:i4>
      </vt:variant>
      <vt:variant>
        <vt:i4>5</vt:i4>
      </vt:variant>
      <vt:variant>
        <vt:lpwstr/>
      </vt:variant>
      <vt:variant>
        <vt:lpwstr>Page_127</vt:lpwstr>
      </vt:variant>
      <vt:variant>
        <vt:i4>196730</vt:i4>
      </vt:variant>
      <vt:variant>
        <vt:i4>120</vt:i4>
      </vt:variant>
      <vt:variant>
        <vt:i4>0</vt:i4>
      </vt:variant>
      <vt:variant>
        <vt:i4>5</vt:i4>
      </vt:variant>
      <vt:variant>
        <vt:lpwstr/>
      </vt:variant>
      <vt:variant>
        <vt:lpwstr>Page_126</vt:lpwstr>
      </vt:variant>
      <vt:variant>
        <vt:i4>65658</vt:i4>
      </vt:variant>
      <vt:variant>
        <vt:i4>117</vt:i4>
      </vt:variant>
      <vt:variant>
        <vt:i4>0</vt:i4>
      </vt:variant>
      <vt:variant>
        <vt:i4>5</vt:i4>
      </vt:variant>
      <vt:variant>
        <vt:lpwstr/>
      </vt:variant>
      <vt:variant>
        <vt:lpwstr>Page_124</vt:lpwstr>
      </vt:variant>
      <vt:variant>
        <vt:i4>852089</vt:i4>
      </vt:variant>
      <vt:variant>
        <vt:i4>114</vt:i4>
      </vt:variant>
      <vt:variant>
        <vt:i4>0</vt:i4>
      </vt:variant>
      <vt:variant>
        <vt:i4>5</vt:i4>
      </vt:variant>
      <vt:variant>
        <vt:lpwstr/>
      </vt:variant>
      <vt:variant>
        <vt:lpwstr>Page_118</vt:lpwstr>
      </vt:variant>
      <vt:variant>
        <vt:i4>121</vt:i4>
      </vt:variant>
      <vt:variant>
        <vt:i4>111</vt:i4>
      </vt:variant>
      <vt:variant>
        <vt:i4>0</vt:i4>
      </vt:variant>
      <vt:variant>
        <vt:i4>5</vt:i4>
      </vt:variant>
      <vt:variant>
        <vt:lpwstr/>
      </vt:variant>
      <vt:variant>
        <vt:lpwstr>Page_115</vt:lpwstr>
      </vt:variant>
      <vt:variant>
        <vt:i4>65657</vt:i4>
      </vt:variant>
      <vt:variant>
        <vt:i4>108</vt:i4>
      </vt:variant>
      <vt:variant>
        <vt:i4>0</vt:i4>
      </vt:variant>
      <vt:variant>
        <vt:i4>5</vt:i4>
      </vt:variant>
      <vt:variant>
        <vt:lpwstr/>
      </vt:variant>
      <vt:variant>
        <vt:lpwstr>Page_114</vt:lpwstr>
      </vt:variant>
      <vt:variant>
        <vt:i4>327801</vt:i4>
      </vt:variant>
      <vt:variant>
        <vt:i4>105</vt:i4>
      </vt:variant>
      <vt:variant>
        <vt:i4>0</vt:i4>
      </vt:variant>
      <vt:variant>
        <vt:i4>5</vt:i4>
      </vt:variant>
      <vt:variant>
        <vt:lpwstr/>
      </vt:variant>
      <vt:variant>
        <vt:lpwstr>Page_110</vt:lpwstr>
      </vt:variant>
      <vt:variant>
        <vt:i4>852088</vt:i4>
      </vt:variant>
      <vt:variant>
        <vt:i4>102</vt:i4>
      </vt:variant>
      <vt:variant>
        <vt:i4>0</vt:i4>
      </vt:variant>
      <vt:variant>
        <vt:i4>5</vt:i4>
      </vt:variant>
      <vt:variant>
        <vt:lpwstr/>
      </vt:variant>
      <vt:variant>
        <vt:lpwstr>Page_108</vt:lpwstr>
      </vt:variant>
      <vt:variant>
        <vt:i4>131192</vt:i4>
      </vt:variant>
      <vt:variant>
        <vt:i4>99</vt:i4>
      </vt:variant>
      <vt:variant>
        <vt:i4>0</vt:i4>
      </vt:variant>
      <vt:variant>
        <vt:i4>5</vt:i4>
      </vt:variant>
      <vt:variant>
        <vt:lpwstr/>
      </vt:variant>
      <vt:variant>
        <vt:lpwstr>Page_107</vt:lpwstr>
      </vt:variant>
      <vt:variant>
        <vt:i4>458872</vt:i4>
      </vt:variant>
      <vt:variant>
        <vt:i4>96</vt:i4>
      </vt:variant>
      <vt:variant>
        <vt:i4>0</vt:i4>
      </vt:variant>
      <vt:variant>
        <vt:i4>5</vt:i4>
      </vt:variant>
      <vt:variant>
        <vt:lpwstr/>
      </vt:variant>
      <vt:variant>
        <vt:lpwstr>Page_102</vt:lpwstr>
      </vt:variant>
      <vt:variant>
        <vt:i4>3997768</vt:i4>
      </vt:variant>
      <vt:variant>
        <vt:i4>93</vt:i4>
      </vt:variant>
      <vt:variant>
        <vt:i4>0</vt:i4>
      </vt:variant>
      <vt:variant>
        <vt:i4>5</vt:i4>
      </vt:variant>
      <vt:variant>
        <vt:lpwstr/>
      </vt:variant>
      <vt:variant>
        <vt:lpwstr>Page_96</vt:lpwstr>
      </vt:variant>
      <vt:variant>
        <vt:i4>3997768</vt:i4>
      </vt:variant>
      <vt:variant>
        <vt:i4>90</vt:i4>
      </vt:variant>
      <vt:variant>
        <vt:i4>0</vt:i4>
      </vt:variant>
      <vt:variant>
        <vt:i4>5</vt:i4>
      </vt:variant>
      <vt:variant>
        <vt:lpwstr/>
      </vt:variant>
      <vt:variant>
        <vt:lpwstr>Page_90</vt:lpwstr>
      </vt:variant>
      <vt:variant>
        <vt:i4>3932232</vt:i4>
      </vt:variant>
      <vt:variant>
        <vt:i4>87</vt:i4>
      </vt:variant>
      <vt:variant>
        <vt:i4>0</vt:i4>
      </vt:variant>
      <vt:variant>
        <vt:i4>5</vt:i4>
      </vt:variant>
      <vt:variant>
        <vt:lpwstr/>
      </vt:variant>
      <vt:variant>
        <vt:lpwstr>Page_88</vt:lpwstr>
      </vt:variant>
      <vt:variant>
        <vt:i4>3932232</vt:i4>
      </vt:variant>
      <vt:variant>
        <vt:i4>84</vt:i4>
      </vt:variant>
      <vt:variant>
        <vt:i4>0</vt:i4>
      </vt:variant>
      <vt:variant>
        <vt:i4>5</vt:i4>
      </vt:variant>
      <vt:variant>
        <vt:lpwstr/>
      </vt:variant>
      <vt:variant>
        <vt:lpwstr>Page_85</vt:lpwstr>
      </vt:variant>
      <vt:variant>
        <vt:i4>3342408</vt:i4>
      </vt:variant>
      <vt:variant>
        <vt:i4>81</vt:i4>
      </vt:variant>
      <vt:variant>
        <vt:i4>0</vt:i4>
      </vt:variant>
      <vt:variant>
        <vt:i4>5</vt:i4>
      </vt:variant>
      <vt:variant>
        <vt:lpwstr/>
      </vt:variant>
      <vt:variant>
        <vt:lpwstr>Page_77</vt:lpwstr>
      </vt:variant>
      <vt:variant>
        <vt:i4>3342408</vt:i4>
      </vt:variant>
      <vt:variant>
        <vt:i4>78</vt:i4>
      </vt:variant>
      <vt:variant>
        <vt:i4>0</vt:i4>
      </vt:variant>
      <vt:variant>
        <vt:i4>5</vt:i4>
      </vt:variant>
      <vt:variant>
        <vt:lpwstr/>
      </vt:variant>
      <vt:variant>
        <vt:lpwstr>Page_76</vt:lpwstr>
      </vt:variant>
      <vt:variant>
        <vt:i4>3342408</vt:i4>
      </vt:variant>
      <vt:variant>
        <vt:i4>75</vt:i4>
      </vt:variant>
      <vt:variant>
        <vt:i4>0</vt:i4>
      </vt:variant>
      <vt:variant>
        <vt:i4>5</vt:i4>
      </vt:variant>
      <vt:variant>
        <vt:lpwstr/>
      </vt:variant>
      <vt:variant>
        <vt:lpwstr>Page_72</vt:lpwstr>
      </vt:variant>
      <vt:variant>
        <vt:i4>3276872</vt:i4>
      </vt:variant>
      <vt:variant>
        <vt:i4>72</vt:i4>
      </vt:variant>
      <vt:variant>
        <vt:i4>0</vt:i4>
      </vt:variant>
      <vt:variant>
        <vt:i4>5</vt:i4>
      </vt:variant>
      <vt:variant>
        <vt:lpwstr/>
      </vt:variant>
      <vt:variant>
        <vt:lpwstr>Page_67</vt:lpwstr>
      </vt:variant>
      <vt:variant>
        <vt:i4>3276872</vt:i4>
      </vt:variant>
      <vt:variant>
        <vt:i4>69</vt:i4>
      </vt:variant>
      <vt:variant>
        <vt:i4>0</vt:i4>
      </vt:variant>
      <vt:variant>
        <vt:i4>5</vt:i4>
      </vt:variant>
      <vt:variant>
        <vt:lpwstr/>
      </vt:variant>
      <vt:variant>
        <vt:lpwstr>Page_65</vt:lpwstr>
      </vt:variant>
      <vt:variant>
        <vt:i4>3276872</vt:i4>
      </vt:variant>
      <vt:variant>
        <vt:i4>66</vt:i4>
      </vt:variant>
      <vt:variant>
        <vt:i4>0</vt:i4>
      </vt:variant>
      <vt:variant>
        <vt:i4>5</vt:i4>
      </vt:variant>
      <vt:variant>
        <vt:lpwstr/>
      </vt:variant>
      <vt:variant>
        <vt:lpwstr>Page_63</vt:lpwstr>
      </vt:variant>
      <vt:variant>
        <vt:i4>3211336</vt:i4>
      </vt:variant>
      <vt:variant>
        <vt:i4>63</vt:i4>
      </vt:variant>
      <vt:variant>
        <vt:i4>0</vt:i4>
      </vt:variant>
      <vt:variant>
        <vt:i4>5</vt:i4>
      </vt:variant>
      <vt:variant>
        <vt:lpwstr/>
      </vt:variant>
      <vt:variant>
        <vt:lpwstr>Page_59</vt:lpwstr>
      </vt:variant>
      <vt:variant>
        <vt:i4>3145800</vt:i4>
      </vt:variant>
      <vt:variant>
        <vt:i4>60</vt:i4>
      </vt:variant>
      <vt:variant>
        <vt:i4>0</vt:i4>
      </vt:variant>
      <vt:variant>
        <vt:i4>5</vt:i4>
      </vt:variant>
      <vt:variant>
        <vt:lpwstr/>
      </vt:variant>
      <vt:variant>
        <vt:lpwstr>Page_46</vt:lpwstr>
      </vt:variant>
      <vt:variant>
        <vt:i4>3145800</vt:i4>
      </vt:variant>
      <vt:variant>
        <vt:i4>57</vt:i4>
      </vt:variant>
      <vt:variant>
        <vt:i4>0</vt:i4>
      </vt:variant>
      <vt:variant>
        <vt:i4>5</vt:i4>
      </vt:variant>
      <vt:variant>
        <vt:lpwstr/>
      </vt:variant>
      <vt:variant>
        <vt:lpwstr>Page_41</vt:lpwstr>
      </vt:variant>
      <vt:variant>
        <vt:i4>3145800</vt:i4>
      </vt:variant>
      <vt:variant>
        <vt:i4>54</vt:i4>
      </vt:variant>
      <vt:variant>
        <vt:i4>0</vt:i4>
      </vt:variant>
      <vt:variant>
        <vt:i4>5</vt:i4>
      </vt:variant>
      <vt:variant>
        <vt:lpwstr/>
      </vt:variant>
      <vt:variant>
        <vt:lpwstr>Page_40</vt:lpwstr>
      </vt:variant>
      <vt:variant>
        <vt:i4>3604552</vt:i4>
      </vt:variant>
      <vt:variant>
        <vt:i4>51</vt:i4>
      </vt:variant>
      <vt:variant>
        <vt:i4>0</vt:i4>
      </vt:variant>
      <vt:variant>
        <vt:i4>5</vt:i4>
      </vt:variant>
      <vt:variant>
        <vt:lpwstr/>
      </vt:variant>
      <vt:variant>
        <vt:lpwstr>Page_37</vt:lpwstr>
      </vt:variant>
      <vt:variant>
        <vt:i4>3604552</vt:i4>
      </vt:variant>
      <vt:variant>
        <vt:i4>48</vt:i4>
      </vt:variant>
      <vt:variant>
        <vt:i4>0</vt:i4>
      </vt:variant>
      <vt:variant>
        <vt:i4>5</vt:i4>
      </vt:variant>
      <vt:variant>
        <vt:lpwstr/>
      </vt:variant>
      <vt:variant>
        <vt:lpwstr>Page_35</vt:lpwstr>
      </vt:variant>
      <vt:variant>
        <vt:i4>3604552</vt:i4>
      </vt:variant>
      <vt:variant>
        <vt:i4>45</vt:i4>
      </vt:variant>
      <vt:variant>
        <vt:i4>0</vt:i4>
      </vt:variant>
      <vt:variant>
        <vt:i4>5</vt:i4>
      </vt:variant>
      <vt:variant>
        <vt:lpwstr/>
      </vt:variant>
      <vt:variant>
        <vt:lpwstr>Page_34</vt:lpwstr>
      </vt:variant>
      <vt:variant>
        <vt:i4>3342408</vt:i4>
      </vt:variant>
      <vt:variant>
        <vt:i4>42</vt:i4>
      </vt:variant>
      <vt:variant>
        <vt:i4>0</vt:i4>
      </vt:variant>
      <vt:variant>
        <vt:i4>5</vt:i4>
      </vt:variant>
      <vt:variant>
        <vt:lpwstr/>
      </vt:variant>
      <vt:variant>
        <vt:lpwstr>Page_7</vt:lpwstr>
      </vt:variant>
      <vt:variant>
        <vt:i4>327801</vt:i4>
      </vt:variant>
      <vt:variant>
        <vt:i4>39</vt:i4>
      </vt:variant>
      <vt:variant>
        <vt:i4>0</vt:i4>
      </vt:variant>
      <vt:variant>
        <vt:i4>5</vt:i4>
      </vt:variant>
      <vt:variant>
        <vt:lpwstr/>
      </vt:variant>
      <vt:variant>
        <vt:lpwstr>Page_110</vt:lpwstr>
      </vt:variant>
      <vt:variant>
        <vt:i4>131192</vt:i4>
      </vt:variant>
      <vt:variant>
        <vt:i4>36</vt:i4>
      </vt:variant>
      <vt:variant>
        <vt:i4>0</vt:i4>
      </vt:variant>
      <vt:variant>
        <vt:i4>5</vt:i4>
      </vt:variant>
      <vt:variant>
        <vt:lpwstr/>
      </vt:variant>
      <vt:variant>
        <vt:lpwstr>Page_107</vt:lpwstr>
      </vt:variant>
      <vt:variant>
        <vt:i4>120</vt:i4>
      </vt:variant>
      <vt:variant>
        <vt:i4>33</vt:i4>
      </vt:variant>
      <vt:variant>
        <vt:i4>0</vt:i4>
      </vt:variant>
      <vt:variant>
        <vt:i4>5</vt:i4>
      </vt:variant>
      <vt:variant>
        <vt:lpwstr/>
      </vt:variant>
      <vt:variant>
        <vt:lpwstr>Page_105</vt:lpwstr>
      </vt:variant>
      <vt:variant>
        <vt:i4>393336</vt:i4>
      </vt:variant>
      <vt:variant>
        <vt:i4>30</vt:i4>
      </vt:variant>
      <vt:variant>
        <vt:i4>0</vt:i4>
      </vt:variant>
      <vt:variant>
        <vt:i4>5</vt:i4>
      </vt:variant>
      <vt:variant>
        <vt:lpwstr/>
      </vt:variant>
      <vt:variant>
        <vt:lpwstr>Page_103</vt:lpwstr>
      </vt:variant>
      <vt:variant>
        <vt:i4>327800</vt:i4>
      </vt:variant>
      <vt:variant>
        <vt:i4>27</vt:i4>
      </vt:variant>
      <vt:variant>
        <vt:i4>0</vt:i4>
      </vt:variant>
      <vt:variant>
        <vt:i4>5</vt:i4>
      </vt:variant>
      <vt:variant>
        <vt:lpwstr/>
      </vt:variant>
      <vt:variant>
        <vt:lpwstr>Page_100</vt:lpwstr>
      </vt:variant>
      <vt:variant>
        <vt:i4>3997768</vt:i4>
      </vt:variant>
      <vt:variant>
        <vt:i4>24</vt:i4>
      </vt:variant>
      <vt:variant>
        <vt:i4>0</vt:i4>
      </vt:variant>
      <vt:variant>
        <vt:i4>5</vt:i4>
      </vt:variant>
      <vt:variant>
        <vt:lpwstr/>
      </vt:variant>
      <vt:variant>
        <vt:lpwstr>Page_99</vt:lpwstr>
      </vt:variant>
      <vt:variant>
        <vt:i4>3145800</vt:i4>
      </vt:variant>
      <vt:variant>
        <vt:i4>21</vt:i4>
      </vt:variant>
      <vt:variant>
        <vt:i4>0</vt:i4>
      </vt:variant>
      <vt:variant>
        <vt:i4>5</vt:i4>
      </vt:variant>
      <vt:variant>
        <vt:lpwstr/>
      </vt:variant>
      <vt:variant>
        <vt:lpwstr>Page_45</vt:lpwstr>
      </vt:variant>
      <vt:variant>
        <vt:i4>7274612</vt:i4>
      </vt:variant>
      <vt:variant>
        <vt:i4>18</vt:i4>
      </vt:variant>
      <vt:variant>
        <vt:i4>0</vt:i4>
      </vt:variant>
      <vt:variant>
        <vt:i4>5</vt:i4>
      </vt:variant>
      <vt:variant>
        <vt:lpwstr/>
      </vt:variant>
      <vt:variant>
        <vt:lpwstr>TOC</vt:lpwstr>
      </vt:variant>
      <vt:variant>
        <vt:i4>1507378</vt:i4>
      </vt:variant>
      <vt:variant>
        <vt:i4>15</vt:i4>
      </vt:variant>
      <vt:variant>
        <vt:i4>0</vt:i4>
      </vt:variant>
      <vt:variant>
        <vt:i4>5</vt:i4>
      </vt:variant>
      <vt:variant>
        <vt:lpwstr/>
      </vt:variant>
      <vt:variant>
        <vt:lpwstr>revhis_i</vt:lpwstr>
      </vt:variant>
      <vt:variant>
        <vt:i4>2752610</vt:i4>
      </vt:variant>
      <vt:variant>
        <vt:i4>12</vt:i4>
      </vt:variant>
      <vt:variant>
        <vt:i4>0</vt:i4>
      </vt:variant>
      <vt:variant>
        <vt:i4>5</vt:i4>
      </vt:variant>
      <vt:variant>
        <vt:lpwstr/>
      </vt:variant>
      <vt:variant>
        <vt:lpwstr>TitlePage_2_18</vt:lpwstr>
      </vt:variant>
      <vt:variant>
        <vt:i4>3539016</vt:i4>
      </vt:variant>
      <vt:variant>
        <vt:i4>9</vt:i4>
      </vt:variant>
      <vt:variant>
        <vt:i4>0</vt:i4>
      </vt:variant>
      <vt:variant>
        <vt:i4>5</vt:i4>
      </vt:variant>
      <vt:variant>
        <vt:lpwstr/>
      </vt:variant>
      <vt:variant>
        <vt:lpwstr>Page_21</vt:lpwstr>
      </vt:variant>
      <vt:variant>
        <vt:i4>3539016</vt:i4>
      </vt:variant>
      <vt:variant>
        <vt:i4>6</vt:i4>
      </vt:variant>
      <vt:variant>
        <vt:i4>0</vt:i4>
      </vt:variant>
      <vt:variant>
        <vt:i4>5</vt:i4>
      </vt:variant>
      <vt:variant>
        <vt:lpwstr/>
      </vt:variant>
      <vt:variant>
        <vt:lpwstr>Page_20</vt:lpwstr>
      </vt:variant>
      <vt:variant>
        <vt:i4>67</vt:i4>
      </vt:variant>
      <vt:variant>
        <vt:i4>3</vt:i4>
      </vt:variant>
      <vt:variant>
        <vt:i4>0</vt:i4>
      </vt:variant>
      <vt:variant>
        <vt:i4>5</vt:i4>
      </vt:variant>
      <vt:variant>
        <vt:lpwstr/>
      </vt:variant>
      <vt:variant>
        <vt:lpwstr>p030</vt:lpwstr>
      </vt:variant>
      <vt:variant>
        <vt:i4>7864349</vt:i4>
      </vt:variant>
      <vt:variant>
        <vt:i4>2167</vt:i4>
      </vt:variant>
      <vt:variant>
        <vt:i4>1025</vt:i4>
      </vt:variant>
      <vt:variant>
        <vt:i4>1</vt:i4>
      </vt:variant>
      <vt:variant>
        <vt:lpwstr>cid:image004.jpg@01D1CD58.4DF5DE30</vt:lpwstr>
      </vt:variant>
      <vt:variant>
        <vt:lpwstr/>
      </vt:variant>
      <vt:variant>
        <vt:i4>7274578</vt:i4>
      </vt:variant>
      <vt:variant>
        <vt:i4>35049</vt:i4>
      </vt:variant>
      <vt:variant>
        <vt:i4>1029</vt:i4>
      </vt:variant>
      <vt:variant>
        <vt:i4>1</vt:i4>
      </vt:variant>
      <vt:variant>
        <vt:lpwstr>cid:image002.png@01CD32AA.ED598AF0</vt:lpwstr>
      </vt:variant>
      <vt:variant>
        <vt:lpwstr/>
      </vt:variant>
      <vt:variant>
        <vt:i4>7274578</vt:i4>
      </vt:variant>
      <vt:variant>
        <vt:i4>35925</vt:i4>
      </vt:variant>
      <vt:variant>
        <vt:i4>1030</vt:i4>
      </vt:variant>
      <vt:variant>
        <vt:i4>1</vt:i4>
      </vt:variant>
      <vt:variant>
        <vt:lpwstr>cid:image002.png@01CD32AA.ED598AF0</vt:lpwstr>
      </vt:variant>
      <vt:variant>
        <vt:lpwstr/>
      </vt:variant>
      <vt:variant>
        <vt:i4>7274578</vt:i4>
      </vt:variant>
      <vt:variant>
        <vt:i4>432992</vt:i4>
      </vt:variant>
      <vt:variant>
        <vt:i4>1055</vt:i4>
      </vt:variant>
      <vt:variant>
        <vt:i4>1</vt:i4>
      </vt:variant>
      <vt:variant>
        <vt:lpwstr>cid:image002.png@01CD32AA.ED598AF0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Pharmacy Data Management User Manual</dc:title>
  <dc:subject>Unrestricted</dc:subject>
  <dc:creator>Department of Veterans Affairs</dc:creator>
  <cp:keywords>Pharmacy Data Management, User Manual</cp:keywords>
  <cp:lastModifiedBy>Department of Veterans Affairs</cp:lastModifiedBy>
  <cp:revision>11</cp:revision>
  <cp:lastPrinted>2018-10-24T16:34:00Z</cp:lastPrinted>
  <dcterms:created xsi:type="dcterms:W3CDTF">2018-10-23T23:05:00Z</dcterms:created>
  <dcterms:modified xsi:type="dcterms:W3CDTF">2018-10-24T16:35:00Z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Language">
    <vt:lpwstr>en</vt:lpwstr>
  </property>
  <property fmtid="{D5CDD505-2E9C-101B-9397-08002B2CF9AE}" pid="4" name="Creator">
    <vt:lpwstr>Department of Veterans Affairs; Veterans Health Administration; Office of Information; Health Systems Design and Development</vt:lpwstr>
  </property>
  <property fmtid="{D5CDD505-2E9C-101B-9397-08002B2CF9AE}" pid="5" name="DateCreated">
    <vt:lpwstr>19970901</vt:lpwstr>
  </property>
  <property fmtid="{D5CDD505-2E9C-101B-9397-08002B2CF9AE}" pid="6" name="DateReviewed">
    <vt:lpwstr>20120601</vt:lpwstr>
  </property>
  <property fmtid="{D5CDD505-2E9C-101B-9397-08002B2CF9AE}" pid="7" name="Type">
    <vt:lpwstr>Change Pages</vt:lpwstr>
  </property>
  <property fmtid="{D5CDD505-2E9C-101B-9397-08002B2CF9AE}" pid="8" name="Version">
    <vt:lpwstr>Version 1.0</vt:lpwstr>
  </property>
  <property fmtid="{D5CDD505-2E9C-101B-9397-08002B2CF9AE}" pid="9" name="ContentType">
    <vt:lpwstr>Document</vt:lpwstr>
  </property>
  <property fmtid="{D5CDD505-2E9C-101B-9397-08002B2CF9AE}" pid="10" name="ContentTypeId">
    <vt:lpwstr>0x0101003CDB0DEA2A44E04AB342E24FC6CB1EB2</vt:lpwstr>
  </property>
  <property fmtid="{D5CDD505-2E9C-101B-9397-08002B2CF9AE}" pid="11" name="docIndexRef">
    <vt:lpwstr>88e40e8e-1802-4c1a-8130-f080a4fac978</vt:lpwstr>
  </property>
  <property fmtid="{D5CDD505-2E9C-101B-9397-08002B2CF9AE}" pid="12" name="bjSaver">
    <vt:lpwstr>Nt5yThBtSOIlQwMxYGVv641lUJCqRV5i</vt:lpwstr>
  </property>
  <property fmtid="{D5CDD505-2E9C-101B-9397-08002B2CF9AE}" pid="13"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4" name="bjDocumentLabelXML-0">
    <vt:lpwstr>ames.com/2008/01/sie/internal/label"&gt;&lt;element uid="42834bfb-1ec1-4beb-bd64-eb83fb3cb3f3" value="" /&gt;&lt;/sisl&gt;</vt:lpwstr>
  </property>
  <property fmtid="{D5CDD505-2E9C-101B-9397-08002B2CF9AE}" pid="15" name="bjDocumentSecurityLabel">
    <vt:lpwstr>Unrestricted</vt:lpwstr>
  </property>
  <property fmtid="{D5CDD505-2E9C-101B-9397-08002B2CF9AE}" pid="16" name="bjLabelHistoryID">
    <vt:lpwstr>{726A882F-2313-4470-8078-F1398FAAEF3C}</vt:lpwstr>
  </property>
</Properties>
</file>