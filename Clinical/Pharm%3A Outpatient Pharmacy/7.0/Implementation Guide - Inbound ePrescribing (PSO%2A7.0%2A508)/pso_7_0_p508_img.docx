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214A9" w14:textId="47800E79" w:rsidR="00F212B8" w:rsidRPr="00F212B8" w:rsidRDefault="00F212B8" w:rsidP="00F212B8">
      <w:pPr>
        <w:pStyle w:val="Title"/>
        <w:spacing w:before="120" w:after="120"/>
        <w:rPr>
          <w:rFonts w:cs="Times New Roman"/>
          <w:color w:val="auto"/>
        </w:rPr>
      </w:pPr>
      <w:bookmarkStart w:id="0" w:name="_Toc205632711"/>
      <w:r w:rsidRPr="00F212B8">
        <w:rPr>
          <w:rFonts w:cs="Times New Roman"/>
          <w:color w:val="auto"/>
        </w:rPr>
        <w:t>Pharmacy Reengineering (PRE)</w:t>
      </w:r>
    </w:p>
    <w:p w14:paraId="581F7D25" w14:textId="7ADC1B4C" w:rsidR="00F212B8" w:rsidRPr="004F4E02" w:rsidRDefault="004F4E02" w:rsidP="00F212B8">
      <w:pPr>
        <w:pStyle w:val="Title"/>
        <w:spacing w:before="120" w:after="120"/>
        <w:rPr>
          <w:rFonts w:cs="Times New Roman"/>
          <w:color w:val="auto"/>
        </w:rPr>
      </w:pPr>
      <w:r>
        <w:rPr>
          <w:rFonts w:cs="Times New Roman"/>
          <w:color w:val="auto"/>
        </w:rPr>
        <w:t>Inbound ePrescribing (IEP)</w:t>
      </w:r>
      <w:r w:rsidR="00296526">
        <w:rPr>
          <w:rFonts w:cs="Times New Roman"/>
          <w:color w:val="auto"/>
        </w:rPr>
        <w:t xml:space="preserve"> 3.0</w:t>
      </w:r>
    </w:p>
    <w:p w14:paraId="4B10E7E8" w14:textId="6ED75F95" w:rsidR="00F212B8" w:rsidRPr="00F212B8" w:rsidRDefault="00F212B8" w:rsidP="00F212B8">
      <w:pPr>
        <w:pStyle w:val="Title"/>
        <w:spacing w:before="120" w:after="120"/>
        <w:rPr>
          <w:rFonts w:cs="Times New Roman"/>
          <w:color w:val="auto"/>
        </w:rPr>
      </w:pPr>
      <w:r w:rsidRPr="00F212B8">
        <w:rPr>
          <w:rFonts w:cs="Times New Roman"/>
          <w:color w:val="auto"/>
        </w:rPr>
        <w:t>VistA Patch # PSO*7.0*</w:t>
      </w:r>
      <w:r w:rsidR="007D6B4B">
        <w:rPr>
          <w:rFonts w:cs="Times New Roman"/>
          <w:color w:val="auto"/>
        </w:rPr>
        <w:t>508</w:t>
      </w:r>
    </w:p>
    <w:p w14:paraId="629D8599" w14:textId="77777777" w:rsidR="00F212B8" w:rsidRPr="00F212B8" w:rsidRDefault="00F212B8" w:rsidP="0021738C">
      <w:pPr>
        <w:pStyle w:val="Title"/>
        <w:spacing w:before="120" w:after="120"/>
        <w:rPr>
          <w:rFonts w:cs="Times New Roman"/>
          <w:color w:val="auto"/>
        </w:rPr>
      </w:pPr>
      <w:r>
        <w:rPr>
          <w:rFonts w:cs="Times New Roman"/>
          <w:color w:val="auto"/>
        </w:rPr>
        <w:t>Implementation</w:t>
      </w:r>
      <w:r w:rsidRPr="00F212B8">
        <w:rPr>
          <w:rFonts w:cs="Times New Roman"/>
          <w:color w:val="auto"/>
        </w:rPr>
        <w:t xml:space="preserve"> Guide</w:t>
      </w:r>
    </w:p>
    <w:p w14:paraId="3BF4A85A" w14:textId="77777777" w:rsidR="00F212B8" w:rsidRPr="00E108D4" w:rsidRDefault="00F212B8" w:rsidP="00B43810">
      <w:pPr>
        <w:pStyle w:val="ImageFormat"/>
        <w:tabs>
          <w:tab w:val="clear" w:pos="720"/>
          <w:tab w:val="clear" w:pos="9270"/>
        </w:tabs>
        <w:spacing w:before="960" w:after="960"/>
        <w:rPr>
          <w:b/>
        </w:rPr>
      </w:pPr>
      <w:r w:rsidRPr="00B43810">
        <w:rPr>
          <w:sz w:val="36"/>
          <w:szCs w:val="36"/>
        </w:rPr>
        <w:drawing>
          <wp:inline distT="0" distB="0" distL="0" distR="0" wp14:anchorId="416301B1" wp14:editId="15C6D22A">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8F52FA9" w14:textId="664F1FC7" w:rsidR="00F212B8" w:rsidRPr="008E4F49" w:rsidRDefault="008E7136" w:rsidP="0021738C">
      <w:pPr>
        <w:pStyle w:val="Title2"/>
      </w:pPr>
      <w:ins w:id="1" w:author="Author">
        <w:del w:id="2" w:author="Author">
          <w:r w:rsidDel="002B67FA">
            <w:delText>Novem</w:delText>
          </w:r>
        </w:del>
      </w:ins>
      <w:del w:id="3" w:author="Author">
        <w:r w:rsidR="00F32979" w:rsidDel="002B67FA">
          <w:delText>Octo</w:delText>
        </w:r>
        <w:r w:rsidR="007D6B4B" w:rsidDel="002B67FA">
          <w:delText>ber</w:delText>
        </w:r>
      </w:del>
      <w:ins w:id="4" w:author="Author">
        <w:r w:rsidR="002B67FA">
          <w:t>May</w:t>
        </w:r>
      </w:ins>
      <w:r w:rsidR="004F4E02">
        <w:t xml:space="preserve"> </w:t>
      </w:r>
      <w:r w:rsidR="006B7ADD">
        <w:t>201</w:t>
      </w:r>
      <w:ins w:id="5" w:author="Author">
        <w:r w:rsidR="002B67FA">
          <w:t>9</w:t>
        </w:r>
      </w:ins>
      <w:del w:id="6" w:author="Author">
        <w:r w:rsidR="006B7ADD" w:rsidDel="002B67FA">
          <w:delText>8</w:delText>
        </w:r>
      </w:del>
    </w:p>
    <w:p w14:paraId="2132621A" w14:textId="229CA4AD" w:rsidR="00F212B8" w:rsidRPr="00080B36" w:rsidRDefault="00F212B8" w:rsidP="00F212B8">
      <w:pPr>
        <w:pStyle w:val="Title2"/>
        <w:rPr>
          <w:color w:val="auto"/>
        </w:rPr>
      </w:pPr>
      <w:r w:rsidRPr="00080B36">
        <w:rPr>
          <w:color w:val="auto"/>
        </w:rPr>
        <w:t xml:space="preserve">Version </w:t>
      </w:r>
      <w:r w:rsidR="00F32979">
        <w:rPr>
          <w:color w:val="auto"/>
        </w:rPr>
        <w:t>3.</w:t>
      </w:r>
      <w:ins w:id="7" w:author="Author">
        <w:r w:rsidR="002B67FA">
          <w:rPr>
            <w:color w:val="auto"/>
          </w:rPr>
          <w:t>4</w:t>
        </w:r>
        <w:del w:id="8" w:author="Author">
          <w:r w:rsidR="005C1290" w:rsidDel="002B67FA">
            <w:rPr>
              <w:color w:val="auto"/>
            </w:rPr>
            <w:delText>3</w:delText>
          </w:r>
          <w:r w:rsidR="008E7136" w:rsidDel="005C1290">
            <w:rPr>
              <w:color w:val="auto"/>
            </w:rPr>
            <w:delText>2</w:delText>
          </w:r>
        </w:del>
      </w:ins>
      <w:del w:id="9" w:author="Author">
        <w:r w:rsidR="00F32979" w:rsidDel="008E7136">
          <w:rPr>
            <w:color w:val="auto"/>
          </w:rPr>
          <w:delText>1</w:delText>
        </w:r>
      </w:del>
    </w:p>
    <w:p w14:paraId="24EA5504" w14:textId="77777777" w:rsidR="00F212B8" w:rsidRPr="008E4F49" w:rsidRDefault="00F212B8" w:rsidP="00F212B8">
      <w:pPr>
        <w:pStyle w:val="Title2"/>
      </w:pPr>
      <w:r w:rsidRPr="008E4F49">
        <w:t>Department of Veterans Affairs</w:t>
      </w:r>
    </w:p>
    <w:p w14:paraId="4CCC3E90" w14:textId="16071140" w:rsidR="00F212B8" w:rsidRPr="008E4F49" w:rsidRDefault="00F212B8" w:rsidP="00F212B8">
      <w:pPr>
        <w:pStyle w:val="Title2"/>
      </w:pPr>
      <w:r w:rsidRPr="008E4F49">
        <w:t>Office of Information and Technology (</w:t>
      </w:r>
      <w:r w:rsidR="00A572D7" w:rsidRPr="00A572D7">
        <w:t>OI</w:t>
      </w:r>
      <w:r w:rsidRPr="00A572D7">
        <w:t>T</w:t>
      </w:r>
      <w:r w:rsidRPr="008E4F49">
        <w:t>)</w:t>
      </w:r>
    </w:p>
    <w:p w14:paraId="5288F86C" w14:textId="77777777" w:rsidR="00E63F6E" w:rsidRPr="00AF52E2" w:rsidRDefault="00E63F6E" w:rsidP="00E63F6E">
      <w:pPr>
        <w:pStyle w:val="Title-Version"/>
        <w:sectPr w:rsidR="00E63F6E" w:rsidRPr="00AF52E2" w:rsidSect="009C0E6E">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720" w:footer="720" w:gutter="0"/>
          <w:pgNumType w:fmt="lowerRoman" w:start="0"/>
          <w:cols w:space="720"/>
          <w:docGrid w:linePitch="360"/>
        </w:sectPr>
      </w:pPr>
    </w:p>
    <w:p w14:paraId="6BAF2677" w14:textId="77777777" w:rsidR="00AF52E2" w:rsidRDefault="00AF52E2" w:rsidP="00AF52E2">
      <w:pPr>
        <w:pStyle w:val="Title"/>
      </w:pPr>
      <w:r>
        <w:lastRenderedPageBreak/>
        <w:t>Revision History</w:t>
      </w:r>
    </w:p>
    <w:tbl>
      <w:tblPr>
        <w:tblStyle w:val="TableGrid"/>
        <w:tblW w:w="4887" w:type="pct"/>
        <w:tblInd w:w="108" w:type="dxa"/>
        <w:tblLook w:val="04A0" w:firstRow="1" w:lastRow="0" w:firstColumn="1" w:lastColumn="0" w:noHBand="0" w:noVBand="1"/>
        <w:tblDescription w:val="Revision History table displays date, version, description and author details."/>
      </w:tblPr>
      <w:tblGrid>
        <w:gridCol w:w="1605"/>
        <w:gridCol w:w="1094"/>
        <w:gridCol w:w="4411"/>
        <w:gridCol w:w="2250"/>
      </w:tblGrid>
      <w:tr w:rsidR="00A476C1" w:rsidRPr="001D619C" w14:paraId="71CA9F3A" w14:textId="77777777" w:rsidTr="00A476C1">
        <w:trPr>
          <w:tblHeader/>
        </w:trPr>
        <w:tc>
          <w:tcPr>
            <w:tcW w:w="857" w:type="pct"/>
            <w:shd w:val="clear" w:color="auto" w:fill="F2F2F2" w:themeFill="background1" w:themeFillShade="F2"/>
          </w:tcPr>
          <w:p w14:paraId="31F07769" w14:textId="77777777" w:rsidR="00EE5748" w:rsidRPr="001D619C" w:rsidRDefault="00EE5748" w:rsidP="002A1EDD">
            <w:pPr>
              <w:pStyle w:val="TableHeading"/>
            </w:pPr>
            <w:bookmarkStart w:id="10" w:name="ColumnTitle_01"/>
            <w:bookmarkEnd w:id="10"/>
            <w:r w:rsidRPr="001D619C">
              <w:t>Date</w:t>
            </w:r>
          </w:p>
        </w:tc>
        <w:tc>
          <w:tcPr>
            <w:tcW w:w="584" w:type="pct"/>
            <w:shd w:val="clear" w:color="auto" w:fill="F2F2F2" w:themeFill="background1" w:themeFillShade="F2"/>
          </w:tcPr>
          <w:p w14:paraId="7121CAB0" w14:textId="77777777" w:rsidR="00EE5748" w:rsidRPr="001D619C" w:rsidRDefault="00EE5748" w:rsidP="002A1EDD">
            <w:pPr>
              <w:pStyle w:val="TableHeading"/>
            </w:pPr>
            <w:r w:rsidRPr="001D619C">
              <w:t>Version</w:t>
            </w:r>
          </w:p>
        </w:tc>
        <w:tc>
          <w:tcPr>
            <w:tcW w:w="2356" w:type="pct"/>
            <w:shd w:val="clear" w:color="auto" w:fill="F2F2F2" w:themeFill="background1" w:themeFillShade="F2"/>
          </w:tcPr>
          <w:p w14:paraId="3869B015" w14:textId="77777777" w:rsidR="00EE5748" w:rsidRPr="001D619C" w:rsidRDefault="00EE5748" w:rsidP="002A1EDD">
            <w:pPr>
              <w:pStyle w:val="TableHeading"/>
            </w:pPr>
            <w:r w:rsidRPr="001D619C">
              <w:t>Description</w:t>
            </w:r>
          </w:p>
        </w:tc>
        <w:tc>
          <w:tcPr>
            <w:tcW w:w="1202" w:type="pct"/>
            <w:shd w:val="clear" w:color="auto" w:fill="F2F2F2" w:themeFill="background1" w:themeFillShade="F2"/>
          </w:tcPr>
          <w:p w14:paraId="4994F011" w14:textId="77777777" w:rsidR="00EE5748" w:rsidRPr="001D619C" w:rsidRDefault="00EE5748" w:rsidP="002A1EDD">
            <w:pPr>
              <w:pStyle w:val="TableHeading"/>
            </w:pPr>
            <w:r w:rsidRPr="001D619C">
              <w:t>Author</w:t>
            </w:r>
          </w:p>
        </w:tc>
      </w:tr>
      <w:tr w:rsidR="002B67FA" w:rsidRPr="001D619C" w14:paraId="1A7D0FA7" w14:textId="77777777" w:rsidTr="00A476C1">
        <w:trPr>
          <w:ins w:id="11" w:author="Author"/>
        </w:trPr>
        <w:tc>
          <w:tcPr>
            <w:tcW w:w="857" w:type="pct"/>
          </w:tcPr>
          <w:p w14:paraId="61BA2FF8" w14:textId="395C5538" w:rsidR="002B67FA" w:rsidRDefault="002B67FA" w:rsidP="005C1290">
            <w:pPr>
              <w:pStyle w:val="TableText"/>
              <w:rPr>
                <w:ins w:id="12" w:author="Author"/>
                <w:rFonts w:ascii="Arial" w:hAnsi="Arial"/>
              </w:rPr>
            </w:pPr>
            <w:ins w:id="13" w:author="Author">
              <w:r>
                <w:rPr>
                  <w:rFonts w:ascii="Arial" w:hAnsi="Arial"/>
                </w:rPr>
                <w:t>0</w:t>
              </w:r>
              <w:bookmarkStart w:id="14" w:name="_GoBack"/>
              <w:bookmarkEnd w:id="14"/>
              <w:r>
                <w:rPr>
                  <w:rFonts w:ascii="Arial" w:hAnsi="Arial"/>
                </w:rPr>
                <w:t>5/2019</w:t>
              </w:r>
            </w:ins>
          </w:p>
        </w:tc>
        <w:tc>
          <w:tcPr>
            <w:tcW w:w="584" w:type="pct"/>
          </w:tcPr>
          <w:p w14:paraId="3ECF2C23" w14:textId="084D66B6" w:rsidR="002B67FA" w:rsidRDefault="002B67FA" w:rsidP="005C1290">
            <w:pPr>
              <w:pStyle w:val="TableText"/>
              <w:rPr>
                <w:ins w:id="15" w:author="Author"/>
                <w:rFonts w:ascii="Arial" w:hAnsi="Arial"/>
              </w:rPr>
            </w:pPr>
            <w:ins w:id="16" w:author="Author">
              <w:r>
                <w:rPr>
                  <w:rFonts w:ascii="Arial" w:hAnsi="Arial"/>
                </w:rPr>
                <w:t>3.4</w:t>
              </w:r>
            </w:ins>
          </w:p>
        </w:tc>
        <w:tc>
          <w:tcPr>
            <w:tcW w:w="2356" w:type="pct"/>
          </w:tcPr>
          <w:p w14:paraId="2CDD1BE6" w14:textId="5DEF1CAB" w:rsidR="002B67FA" w:rsidRDefault="002B67FA" w:rsidP="005C1290">
            <w:pPr>
              <w:pStyle w:val="TableText"/>
              <w:rPr>
                <w:ins w:id="17" w:author="Author"/>
                <w:rFonts w:ascii="Arial" w:hAnsi="Arial"/>
              </w:rPr>
            </w:pPr>
            <w:ins w:id="18" w:author="Author">
              <w:r>
                <w:rPr>
                  <w:rFonts w:ascii="Arial" w:hAnsi="Arial"/>
                </w:rPr>
                <w:t>Updated link under Training section.</w:t>
              </w:r>
            </w:ins>
          </w:p>
        </w:tc>
        <w:tc>
          <w:tcPr>
            <w:tcW w:w="1202" w:type="pct"/>
          </w:tcPr>
          <w:p w14:paraId="39841096" w14:textId="2A6D2CCC" w:rsidR="002B67FA" w:rsidRPr="008E7136" w:rsidRDefault="002B67FA" w:rsidP="005C1290">
            <w:pPr>
              <w:pStyle w:val="TableText"/>
              <w:rPr>
                <w:ins w:id="19" w:author="Author"/>
                <w:rFonts w:ascii="Arial" w:hAnsi="Arial"/>
              </w:rPr>
            </w:pPr>
            <w:ins w:id="20" w:author="Author">
              <w:r>
                <w:rPr>
                  <w:rFonts w:ascii="Arial" w:hAnsi="Arial"/>
                </w:rPr>
                <w:t>Technatomy</w:t>
              </w:r>
            </w:ins>
          </w:p>
        </w:tc>
      </w:tr>
      <w:tr w:rsidR="005C1290" w:rsidRPr="001D619C" w14:paraId="0487C875" w14:textId="77777777" w:rsidTr="00A476C1">
        <w:trPr>
          <w:ins w:id="21" w:author="Author"/>
        </w:trPr>
        <w:tc>
          <w:tcPr>
            <w:tcW w:w="857" w:type="pct"/>
          </w:tcPr>
          <w:p w14:paraId="18EDA008" w14:textId="45E11B13" w:rsidR="005C1290" w:rsidRDefault="005C1290" w:rsidP="005C1290">
            <w:pPr>
              <w:pStyle w:val="TableText"/>
              <w:rPr>
                <w:ins w:id="22" w:author="Author"/>
                <w:rFonts w:ascii="Arial" w:hAnsi="Arial"/>
              </w:rPr>
            </w:pPr>
            <w:ins w:id="23" w:author="Author">
              <w:r>
                <w:rPr>
                  <w:rFonts w:ascii="Arial" w:hAnsi="Arial"/>
                </w:rPr>
                <w:t>1</w:t>
              </w:r>
              <w:r w:rsidR="00BB1D37">
                <w:rPr>
                  <w:rFonts w:ascii="Arial" w:hAnsi="Arial"/>
                </w:rPr>
                <w:t>1</w:t>
              </w:r>
              <w:del w:id="24" w:author="Author">
                <w:r w:rsidDel="00BB1D37">
                  <w:rPr>
                    <w:rFonts w:ascii="Arial" w:hAnsi="Arial"/>
                  </w:rPr>
                  <w:delText>0</w:delText>
                </w:r>
              </w:del>
              <w:r>
                <w:rPr>
                  <w:rFonts w:ascii="Arial" w:hAnsi="Arial"/>
                </w:rPr>
                <w:t>/2018</w:t>
              </w:r>
            </w:ins>
          </w:p>
        </w:tc>
        <w:tc>
          <w:tcPr>
            <w:tcW w:w="584" w:type="pct"/>
          </w:tcPr>
          <w:p w14:paraId="6F21112B" w14:textId="24470DEE" w:rsidR="005C1290" w:rsidRDefault="005C1290" w:rsidP="005C1290">
            <w:pPr>
              <w:pStyle w:val="TableText"/>
              <w:rPr>
                <w:ins w:id="25" w:author="Author"/>
                <w:rFonts w:ascii="Arial" w:hAnsi="Arial"/>
              </w:rPr>
            </w:pPr>
            <w:ins w:id="26" w:author="Author">
              <w:r>
                <w:rPr>
                  <w:rFonts w:ascii="Arial" w:hAnsi="Arial"/>
                </w:rPr>
                <w:t>3.3</w:t>
              </w:r>
            </w:ins>
          </w:p>
        </w:tc>
        <w:tc>
          <w:tcPr>
            <w:tcW w:w="2356" w:type="pct"/>
          </w:tcPr>
          <w:p w14:paraId="629C9CA6" w14:textId="45C786CE" w:rsidR="005C1290" w:rsidRDefault="00F37EBD" w:rsidP="005C1290">
            <w:pPr>
              <w:pStyle w:val="TableText"/>
              <w:rPr>
                <w:ins w:id="27" w:author="Author"/>
                <w:rFonts w:ascii="Arial" w:hAnsi="Arial"/>
              </w:rPr>
            </w:pPr>
            <w:ins w:id="28" w:author="Author">
              <w:r>
                <w:rPr>
                  <w:rFonts w:ascii="Arial" w:hAnsi="Arial"/>
                </w:rPr>
                <w:t>Added</w:t>
              </w:r>
              <w:r w:rsidRPr="00F37EBD">
                <w:rPr>
                  <w:rFonts w:ascii="Arial" w:hAnsi="Arial"/>
                </w:rPr>
                <w:t xml:space="preserve"> Pre-Installation instruction for sites configured and running PSO*7.0*527</w:t>
              </w:r>
              <w:r w:rsidR="00154899">
                <w:rPr>
                  <w:rFonts w:ascii="Arial" w:hAnsi="Arial"/>
                </w:rPr>
                <w:t>.  . Pg 1.</w:t>
              </w:r>
              <w:del w:id="29" w:author="Author">
                <w:r w:rsidR="005C1290" w:rsidDel="00F37EBD">
                  <w:rPr>
                    <w:rFonts w:ascii="Arial" w:hAnsi="Arial"/>
                  </w:rPr>
                  <w:delText>Upadate cover page to month of November</w:delText>
                </w:r>
              </w:del>
            </w:ins>
          </w:p>
        </w:tc>
        <w:tc>
          <w:tcPr>
            <w:tcW w:w="1202" w:type="pct"/>
          </w:tcPr>
          <w:p w14:paraId="2D327A3A" w14:textId="04D044EB" w:rsidR="005C1290" w:rsidRPr="008E7136" w:rsidRDefault="005C1290" w:rsidP="005C1290">
            <w:pPr>
              <w:pStyle w:val="TableText"/>
              <w:rPr>
                <w:ins w:id="30" w:author="Author"/>
                <w:rFonts w:ascii="Arial" w:hAnsi="Arial"/>
              </w:rPr>
            </w:pPr>
            <w:ins w:id="31" w:author="Author">
              <w:r w:rsidRPr="008E7136">
                <w:rPr>
                  <w:rFonts w:ascii="Arial" w:hAnsi="Arial"/>
                </w:rPr>
                <w:t>Technatomy</w:t>
              </w:r>
            </w:ins>
          </w:p>
        </w:tc>
      </w:tr>
      <w:tr w:rsidR="008E7136" w:rsidRPr="001D619C" w14:paraId="1A81E5A3" w14:textId="77777777" w:rsidTr="00A476C1">
        <w:trPr>
          <w:ins w:id="32" w:author="Author"/>
        </w:trPr>
        <w:tc>
          <w:tcPr>
            <w:tcW w:w="857" w:type="pct"/>
          </w:tcPr>
          <w:p w14:paraId="7E6D948C" w14:textId="3CB506DB" w:rsidR="008E7136" w:rsidRDefault="008E7136" w:rsidP="00F32979">
            <w:pPr>
              <w:pStyle w:val="TableText"/>
              <w:rPr>
                <w:ins w:id="33" w:author="Author"/>
                <w:rFonts w:ascii="Arial" w:hAnsi="Arial"/>
              </w:rPr>
            </w:pPr>
            <w:ins w:id="34" w:author="Author">
              <w:r>
                <w:rPr>
                  <w:rFonts w:ascii="Arial" w:hAnsi="Arial"/>
                </w:rPr>
                <w:t>10/2018</w:t>
              </w:r>
            </w:ins>
          </w:p>
        </w:tc>
        <w:tc>
          <w:tcPr>
            <w:tcW w:w="584" w:type="pct"/>
          </w:tcPr>
          <w:p w14:paraId="4CE8B505" w14:textId="30C7F129" w:rsidR="008E7136" w:rsidRDefault="008E7136" w:rsidP="00F32979">
            <w:pPr>
              <w:pStyle w:val="TableText"/>
              <w:rPr>
                <w:ins w:id="35" w:author="Author"/>
                <w:rFonts w:ascii="Arial" w:hAnsi="Arial"/>
              </w:rPr>
            </w:pPr>
            <w:ins w:id="36" w:author="Author">
              <w:r>
                <w:rPr>
                  <w:rFonts w:ascii="Arial" w:hAnsi="Arial"/>
                </w:rPr>
                <w:t>3.2</w:t>
              </w:r>
            </w:ins>
          </w:p>
        </w:tc>
        <w:tc>
          <w:tcPr>
            <w:tcW w:w="2356" w:type="pct"/>
          </w:tcPr>
          <w:p w14:paraId="16756BE4" w14:textId="7649601D" w:rsidR="008E7136" w:rsidRDefault="008E7136" w:rsidP="00F32979">
            <w:pPr>
              <w:pStyle w:val="TableText"/>
              <w:rPr>
                <w:ins w:id="37" w:author="Author"/>
                <w:rFonts w:ascii="Arial" w:hAnsi="Arial"/>
              </w:rPr>
            </w:pPr>
            <w:ins w:id="38" w:author="Author">
              <w:r>
                <w:rPr>
                  <w:rFonts w:ascii="Arial" w:hAnsi="Arial"/>
                </w:rPr>
                <w:t>Upadate cover page to month of November</w:t>
              </w:r>
            </w:ins>
          </w:p>
        </w:tc>
        <w:tc>
          <w:tcPr>
            <w:tcW w:w="1202" w:type="pct"/>
          </w:tcPr>
          <w:p w14:paraId="31B8D2F6" w14:textId="36BC6231" w:rsidR="008E7136" w:rsidRPr="001D619C" w:rsidRDefault="008E7136" w:rsidP="00F32979">
            <w:pPr>
              <w:pStyle w:val="TableText"/>
              <w:rPr>
                <w:ins w:id="39" w:author="Author"/>
                <w:rFonts w:ascii="Arial" w:hAnsi="Arial"/>
              </w:rPr>
            </w:pPr>
            <w:ins w:id="40" w:author="Author">
              <w:r w:rsidRPr="008E7136">
                <w:rPr>
                  <w:rFonts w:ascii="Arial" w:hAnsi="Arial"/>
                </w:rPr>
                <w:t>Technatomy</w:t>
              </w:r>
            </w:ins>
          </w:p>
        </w:tc>
      </w:tr>
      <w:tr w:rsidR="00F32979" w:rsidRPr="001D619C" w14:paraId="6105DF80" w14:textId="77777777" w:rsidTr="00A476C1">
        <w:tc>
          <w:tcPr>
            <w:tcW w:w="857" w:type="pct"/>
          </w:tcPr>
          <w:p w14:paraId="46A93554" w14:textId="6912FC27" w:rsidR="00F32979" w:rsidRDefault="00F32979" w:rsidP="00F32979">
            <w:pPr>
              <w:pStyle w:val="TableText"/>
              <w:rPr>
                <w:rFonts w:ascii="Arial" w:hAnsi="Arial"/>
              </w:rPr>
            </w:pPr>
            <w:r>
              <w:rPr>
                <w:rFonts w:ascii="Arial" w:hAnsi="Arial"/>
              </w:rPr>
              <w:t>10/2018</w:t>
            </w:r>
          </w:p>
        </w:tc>
        <w:tc>
          <w:tcPr>
            <w:tcW w:w="584" w:type="pct"/>
          </w:tcPr>
          <w:p w14:paraId="646FC4FC" w14:textId="432FE31C" w:rsidR="00F32979" w:rsidRDefault="00F32979" w:rsidP="00F32979">
            <w:pPr>
              <w:pStyle w:val="TableText"/>
              <w:rPr>
                <w:rFonts w:ascii="Arial" w:hAnsi="Arial"/>
              </w:rPr>
            </w:pPr>
            <w:r>
              <w:rPr>
                <w:rFonts w:ascii="Arial" w:hAnsi="Arial"/>
              </w:rPr>
              <w:t>3.1</w:t>
            </w:r>
          </w:p>
        </w:tc>
        <w:tc>
          <w:tcPr>
            <w:tcW w:w="2356" w:type="pct"/>
          </w:tcPr>
          <w:p w14:paraId="2EE4DFD9" w14:textId="78900B70" w:rsidR="00F32979" w:rsidRDefault="00F32979" w:rsidP="00F32979">
            <w:pPr>
              <w:pStyle w:val="TableText"/>
              <w:rPr>
                <w:rFonts w:ascii="Arial" w:hAnsi="Arial"/>
              </w:rPr>
            </w:pPr>
            <w:r>
              <w:rPr>
                <w:rFonts w:ascii="Arial" w:hAnsi="Arial"/>
              </w:rPr>
              <w:t>Update per HPS Review</w:t>
            </w:r>
            <w:ins w:id="41" w:author="Author">
              <w:r w:rsidR="00AF21E7">
                <w:rPr>
                  <w:rFonts w:ascii="Arial" w:hAnsi="Arial"/>
                </w:rPr>
                <w:t>, pg</w:t>
              </w:r>
              <w:r w:rsidR="00546DE0">
                <w:rPr>
                  <w:rFonts w:ascii="Arial" w:hAnsi="Arial"/>
                </w:rPr>
                <w:t xml:space="preserve"> 1, 8,</w:t>
              </w:r>
              <w:r w:rsidR="004C4833">
                <w:rPr>
                  <w:rFonts w:ascii="Arial" w:hAnsi="Arial"/>
                </w:rPr>
                <w:t xml:space="preserve">15, </w:t>
              </w:r>
              <w:del w:id="42" w:author="Author">
                <w:r w:rsidR="00AF21E7" w:rsidDel="004C4833">
                  <w:rPr>
                    <w:rFonts w:ascii="Arial" w:hAnsi="Arial"/>
                  </w:rPr>
                  <w:delText xml:space="preserve"> </w:delText>
                </w:r>
              </w:del>
              <w:r w:rsidR="00AF21E7">
                <w:rPr>
                  <w:rFonts w:ascii="Arial" w:hAnsi="Arial"/>
                </w:rPr>
                <w:t>21</w:t>
              </w:r>
              <w:r w:rsidR="004E0330">
                <w:rPr>
                  <w:rFonts w:ascii="Arial" w:hAnsi="Arial"/>
                </w:rPr>
                <w:t>, 25</w:t>
              </w:r>
            </w:ins>
          </w:p>
        </w:tc>
        <w:tc>
          <w:tcPr>
            <w:tcW w:w="1202" w:type="pct"/>
          </w:tcPr>
          <w:p w14:paraId="1D6C5BAE" w14:textId="2161B380" w:rsidR="00F32979" w:rsidRPr="001D619C" w:rsidRDefault="00F32979" w:rsidP="00F32979">
            <w:pPr>
              <w:pStyle w:val="TableText"/>
              <w:rPr>
                <w:rFonts w:ascii="Arial" w:hAnsi="Arial"/>
              </w:rPr>
            </w:pPr>
            <w:r w:rsidRPr="001D619C">
              <w:rPr>
                <w:rFonts w:ascii="Arial" w:hAnsi="Arial"/>
              </w:rPr>
              <w:t>Technatomy</w:t>
            </w:r>
          </w:p>
        </w:tc>
      </w:tr>
      <w:tr w:rsidR="00F32979" w:rsidRPr="001D619C" w14:paraId="4C115FE9" w14:textId="77777777" w:rsidTr="00A476C1">
        <w:tc>
          <w:tcPr>
            <w:tcW w:w="857" w:type="pct"/>
          </w:tcPr>
          <w:p w14:paraId="6A793172" w14:textId="74FBA17D" w:rsidR="00F32979" w:rsidRDefault="00F32979" w:rsidP="00F32979">
            <w:pPr>
              <w:pStyle w:val="TableText"/>
              <w:rPr>
                <w:rFonts w:ascii="Arial" w:hAnsi="Arial"/>
              </w:rPr>
            </w:pPr>
            <w:r>
              <w:rPr>
                <w:rFonts w:ascii="Arial" w:hAnsi="Arial"/>
              </w:rPr>
              <w:t>09/2018</w:t>
            </w:r>
          </w:p>
        </w:tc>
        <w:tc>
          <w:tcPr>
            <w:tcW w:w="584" w:type="pct"/>
          </w:tcPr>
          <w:p w14:paraId="466ACDA3" w14:textId="746F1DA3" w:rsidR="00F32979" w:rsidRDefault="00F32979" w:rsidP="00F32979">
            <w:pPr>
              <w:pStyle w:val="TableText"/>
              <w:rPr>
                <w:rFonts w:ascii="Arial" w:hAnsi="Arial"/>
              </w:rPr>
            </w:pPr>
            <w:r>
              <w:rPr>
                <w:rFonts w:ascii="Arial" w:hAnsi="Arial"/>
              </w:rPr>
              <w:t>3</w:t>
            </w:r>
            <w:r w:rsidRPr="001D619C">
              <w:rPr>
                <w:rFonts w:ascii="Arial" w:hAnsi="Arial"/>
              </w:rPr>
              <w:t>.0</w:t>
            </w:r>
          </w:p>
        </w:tc>
        <w:tc>
          <w:tcPr>
            <w:tcW w:w="2356" w:type="pct"/>
          </w:tcPr>
          <w:p w14:paraId="0A5FBD49" w14:textId="1C109223" w:rsidR="00F32979" w:rsidRDefault="00F32979" w:rsidP="00F32979">
            <w:pPr>
              <w:pStyle w:val="TableText"/>
              <w:rPr>
                <w:rFonts w:ascii="Arial" w:hAnsi="Arial"/>
              </w:rPr>
            </w:pPr>
            <w:r>
              <w:rPr>
                <w:rFonts w:ascii="Arial" w:hAnsi="Arial"/>
              </w:rPr>
              <w:t>New Document, B</w:t>
            </w:r>
            <w:r w:rsidRPr="001D619C">
              <w:rPr>
                <w:rFonts w:ascii="Arial" w:hAnsi="Arial"/>
              </w:rPr>
              <w:t>aseline release</w:t>
            </w:r>
            <w:r>
              <w:rPr>
                <w:rFonts w:ascii="Arial" w:hAnsi="Arial"/>
              </w:rPr>
              <w:br/>
            </w:r>
            <w:r w:rsidRPr="00DF7886">
              <w:rPr>
                <w:rFonts w:ascii="Arial" w:hAnsi="Arial"/>
              </w:rPr>
              <w:t>Technical Writer Review, 508 accessibility checks, document is compliant.</w:t>
            </w:r>
          </w:p>
        </w:tc>
        <w:tc>
          <w:tcPr>
            <w:tcW w:w="1202" w:type="pct"/>
          </w:tcPr>
          <w:p w14:paraId="15ED4F8C" w14:textId="1914E074" w:rsidR="00F32979" w:rsidRPr="00086993" w:rsidRDefault="00F32979" w:rsidP="00F32979">
            <w:pPr>
              <w:pStyle w:val="TableText"/>
              <w:rPr>
                <w:rFonts w:ascii="Arial" w:hAnsi="Arial"/>
              </w:rPr>
            </w:pPr>
            <w:r w:rsidRPr="001D619C">
              <w:rPr>
                <w:rFonts w:ascii="Arial" w:hAnsi="Arial"/>
              </w:rPr>
              <w:t>Technatomy</w:t>
            </w:r>
          </w:p>
        </w:tc>
      </w:tr>
    </w:tbl>
    <w:p w14:paraId="2A364575" w14:textId="39EEE8D0" w:rsidR="00745088" w:rsidRPr="00745088" w:rsidRDefault="00745088" w:rsidP="00745088">
      <w:pPr>
        <w:spacing w:before="120" w:after="120"/>
        <w:ind w:firstLine="360"/>
      </w:pPr>
      <w:r w:rsidRPr="00745088">
        <w:rPr>
          <w:rFonts w:ascii="Calibri" w:hAnsi="Calibri" w:cs="Calibri"/>
        </w:rPr>
        <w:br w:type="page"/>
      </w:r>
    </w:p>
    <w:bookmarkEnd w:id="0"/>
    <w:p w14:paraId="27256260" w14:textId="77777777" w:rsidR="00833631" w:rsidRPr="00833631" w:rsidRDefault="00833631" w:rsidP="00833631">
      <w:pPr>
        <w:spacing w:before="120" w:after="120"/>
        <w:jc w:val="center"/>
        <w:rPr>
          <w:rFonts w:ascii="Arial" w:hAnsi="Arial" w:cs="Arial"/>
          <w:b/>
          <w:bCs/>
          <w:color w:val="000000" w:themeColor="text1"/>
          <w:sz w:val="28"/>
          <w:szCs w:val="32"/>
        </w:rPr>
      </w:pPr>
      <w:r w:rsidRPr="00833631">
        <w:rPr>
          <w:rFonts w:ascii="Arial" w:hAnsi="Arial" w:cs="Arial"/>
          <w:b/>
          <w:bCs/>
          <w:color w:val="000000" w:themeColor="text1"/>
          <w:sz w:val="28"/>
          <w:szCs w:val="32"/>
        </w:rPr>
        <w:lastRenderedPageBreak/>
        <w:t>Table of Contents</w:t>
      </w:r>
    </w:p>
    <w:p w14:paraId="50DFEDA3" w14:textId="265FF1DE" w:rsidR="005951A0" w:rsidRDefault="00833631">
      <w:pPr>
        <w:pStyle w:val="TOC1"/>
        <w:rPr>
          <w:ins w:id="43" w:author="Author"/>
          <w:rFonts w:asciiTheme="minorHAnsi" w:eastAsiaTheme="minorEastAsia" w:hAnsiTheme="minorHAnsi" w:cstheme="minorBidi"/>
          <w:b w:val="0"/>
          <w:noProof/>
          <w:sz w:val="22"/>
          <w:szCs w:val="22"/>
        </w:rPr>
      </w:pPr>
      <w:r w:rsidRPr="00833631">
        <w:rPr>
          <w:noProof/>
        </w:rPr>
        <w:fldChar w:fldCharType="begin"/>
      </w:r>
      <w:r w:rsidRPr="00833631">
        <w:rPr>
          <w:noProof/>
        </w:rPr>
        <w:instrText xml:space="preserve"> TOC \o \h \z \t "Appendix 1,1" </w:instrText>
      </w:r>
      <w:r w:rsidRPr="00833631">
        <w:rPr>
          <w:noProof/>
        </w:rPr>
        <w:fldChar w:fldCharType="separate"/>
      </w:r>
      <w:ins w:id="44" w:author="Author">
        <w:r w:rsidR="005951A0" w:rsidRPr="007212FB">
          <w:rPr>
            <w:rStyle w:val="Hyperlink"/>
            <w:noProof/>
          </w:rPr>
          <w:fldChar w:fldCharType="begin"/>
        </w:r>
        <w:r w:rsidR="005951A0" w:rsidRPr="007212FB">
          <w:rPr>
            <w:rStyle w:val="Hyperlink"/>
            <w:noProof/>
          </w:rPr>
          <w:instrText xml:space="preserve"> </w:instrText>
        </w:r>
        <w:r w:rsidR="005951A0">
          <w:rPr>
            <w:noProof/>
          </w:rPr>
          <w:instrText>HYPERLINK \l "_Toc528228335"</w:instrText>
        </w:r>
        <w:r w:rsidR="005951A0" w:rsidRPr="007212FB">
          <w:rPr>
            <w:rStyle w:val="Hyperlink"/>
            <w:noProof/>
          </w:rPr>
          <w:instrText xml:space="preserve"> </w:instrText>
        </w:r>
        <w:r w:rsidR="005951A0" w:rsidRPr="007212FB">
          <w:rPr>
            <w:rStyle w:val="Hyperlink"/>
            <w:noProof/>
          </w:rPr>
          <w:fldChar w:fldCharType="separate"/>
        </w:r>
        <w:r w:rsidR="005951A0" w:rsidRPr="007212FB">
          <w:rPr>
            <w:rStyle w:val="Hyperlink"/>
            <w:noProof/>
          </w:rPr>
          <w:t>1.</w:t>
        </w:r>
        <w:r w:rsidR="005951A0">
          <w:rPr>
            <w:rFonts w:asciiTheme="minorHAnsi" w:eastAsiaTheme="minorEastAsia" w:hAnsiTheme="minorHAnsi" w:cstheme="minorBidi"/>
            <w:b w:val="0"/>
            <w:noProof/>
            <w:sz w:val="22"/>
            <w:szCs w:val="22"/>
          </w:rPr>
          <w:tab/>
        </w:r>
        <w:r w:rsidR="005951A0" w:rsidRPr="007212FB">
          <w:rPr>
            <w:rStyle w:val="Hyperlink"/>
            <w:noProof/>
          </w:rPr>
          <w:t>Implementation</w:t>
        </w:r>
        <w:r w:rsidR="005951A0">
          <w:rPr>
            <w:noProof/>
            <w:webHidden/>
          </w:rPr>
          <w:tab/>
        </w:r>
        <w:r w:rsidR="005951A0">
          <w:rPr>
            <w:noProof/>
            <w:webHidden/>
          </w:rPr>
          <w:fldChar w:fldCharType="begin"/>
        </w:r>
        <w:r w:rsidR="005951A0">
          <w:rPr>
            <w:noProof/>
            <w:webHidden/>
          </w:rPr>
          <w:instrText xml:space="preserve"> PAGEREF _Toc528228335 \h </w:instrText>
        </w:r>
      </w:ins>
      <w:r w:rsidR="005951A0">
        <w:rPr>
          <w:noProof/>
          <w:webHidden/>
        </w:rPr>
      </w:r>
      <w:r w:rsidR="005951A0">
        <w:rPr>
          <w:noProof/>
          <w:webHidden/>
        </w:rPr>
        <w:fldChar w:fldCharType="separate"/>
      </w:r>
      <w:ins w:id="45" w:author="Author">
        <w:r w:rsidR="00231B65">
          <w:rPr>
            <w:noProof/>
            <w:webHidden/>
          </w:rPr>
          <w:t>1</w:t>
        </w:r>
        <w:r w:rsidR="005951A0">
          <w:rPr>
            <w:noProof/>
            <w:webHidden/>
          </w:rPr>
          <w:fldChar w:fldCharType="end"/>
        </w:r>
        <w:r w:rsidR="005951A0" w:rsidRPr="007212FB">
          <w:rPr>
            <w:rStyle w:val="Hyperlink"/>
            <w:noProof/>
          </w:rPr>
          <w:fldChar w:fldCharType="end"/>
        </w:r>
      </w:ins>
    </w:p>
    <w:p w14:paraId="39AC5A5C" w14:textId="315238BE" w:rsidR="005951A0" w:rsidRDefault="005951A0">
      <w:pPr>
        <w:pStyle w:val="TOC2"/>
        <w:rPr>
          <w:ins w:id="46" w:author="Author"/>
          <w:rFonts w:asciiTheme="minorHAnsi" w:eastAsiaTheme="minorEastAsia" w:hAnsiTheme="minorHAnsi" w:cstheme="minorBidi"/>
          <w:noProof/>
          <w:sz w:val="22"/>
          <w:szCs w:val="22"/>
        </w:rPr>
      </w:pPr>
      <w:ins w:id="47" w:author="Author">
        <w:r w:rsidRPr="007212FB">
          <w:rPr>
            <w:rStyle w:val="Hyperlink"/>
            <w:noProof/>
          </w:rPr>
          <w:fldChar w:fldCharType="begin"/>
        </w:r>
        <w:r w:rsidRPr="007212FB">
          <w:rPr>
            <w:rStyle w:val="Hyperlink"/>
            <w:noProof/>
          </w:rPr>
          <w:instrText xml:space="preserve"> </w:instrText>
        </w:r>
        <w:r>
          <w:rPr>
            <w:noProof/>
          </w:rPr>
          <w:instrText>HYPERLINK \l "_Toc528228336"</w:instrText>
        </w:r>
        <w:r w:rsidRPr="007212FB">
          <w:rPr>
            <w:rStyle w:val="Hyperlink"/>
            <w:noProof/>
          </w:rPr>
          <w:instrText xml:space="preserve"> </w:instrText>
        </w:r>
        <w:r w:rsidRPr="007212FB">
          <w:rPr>
            <w:rStyle w:val="Hyperlink"/>
            <w:noProof/>
          </w:rPr>
          <w:fldChar w:fldCharType="separate"/>
        </w:r>
        <w:r w:rsidRPr="007212FB">
          <w:rPr>
            <w:rStyle w:val="Hyperlink"/>
            <w:noProof/>
          </w:rPr>
          <w:t>1.1</w:t>
        </w:r>
        <w:r>
          <w:rPr>
            <w:rFonts w:asciiTheme="minorHAnsi" w:eastAsiaTheme="minorEastAsia" w:hAnsiTheme="minorHAnsi" w:cstheme="minorBidi"/>
            <w:noProof/>
            <w:sz w:val="22"/>
            <w:szCs w:val="22"/>
          </w:rPr>
          <w:tab/>
        </w:r>
        <w:r w:rsidRPr="007212FB">
          <w:rPr>
            <w:rStyle w:val="Hyperlink"/>
            <w:noProof/>
          </w:rPr>
          <w:t>VistA PSO*7.0*508 Patch</w:t>
        </w:r>
        <w:r>
          <w:rPr>
            <w:noProof/>
            <w:webHidden/>
          </w:rPr>
          <w:tab/>
        </w:r>
        <w:r>
          <w:rPr>
            <w:noProof/>
            <w:webHidden/>
          </w:rPr>
          <w:fldChar w:fldCharType="begin"/>
        </w:r>
        <w:r>
          <w:rPr>
            <w:noProof/>
            <w:webHidden/>
          </w:rPr>
          <w:instrText xml:space="preserve"> PAGEREF _Toc528228336 \h </w:instrText>
        </w:r>
      </w:ins>
      <w:r>
        <w:rPr>
          <w:noProof/>
          <w:webHidden/>
        </w:rPr>
      </w:r>
      <w:r>
        <w:rPr>
          <w:noProof/>
          <w:webHidden/>
        </w:rPr>
        <w:fldChar w:fldCharType="separate"/>
      </w:r>
      <w:ins w:id="48" w:author="Author">
        <w:r w:rsidR="00231B65">
          <w:rPr>
            <w:noProof/>
            <w:webHidden/>
          </w:rPr>
          <w:t>1</w:t>
        </w:r>
        <w:r>
          <w:rPr>
            <w:noProof/>
            <w:webHidden/>
          </w:rPr>
          <w:fldChar w:fldCharType="end"/>
        </w:r>
        <w:r w:rsidRPr="007212FB">
          <w:rPr>
            <w:rStyle w:val="Hyperlink"/>
            <w:noProof/>
          </w:rPr>
          <w:fldChar w:fldCharType="end"/>
        </w:r>
      </w:ins>
    </w:p>
    <w:p w14:paraId="24135497" w14:textId="513FA693" w:rsidR="005951A0" w:rsidRDefault="005951A0">
      <w:pPr>
        <w:pStyle w:val="TOC3"/>
        <w:rPr>
          <w:ins w:id="49" w:author="Author"/>
          <w:rFonts w:asciiTheme="minorHAnsi" w:eastAsiaTheme="minorEastAsia" w:hAnsiTheme="minorHAnsi" w:cstheme="minorBidi"/>
          <w:noProof/>
          <w:sz w:val="22"/>
          <w:szCs w:val="22"/>
        </w:rPr>
      </w:pPr>
      <w:ins w:id="50" w:author="Author">
        <w:r w:rsidRPr="007212FB">
          <w:rPr>
            <w:rStyle w:val="Hyperlink"/>
            <w:noProof/>
          </w:rPr>
          <w:fldChar w:fldCharType="begin"/>
        </w:r>
        <w:r w:rsidRPr="007212FB">
          <w:rPr>
            <w:rStyle w:val="Hyperlink"/>
            <w:noProof/>
          </w:rPr>
          <w:instrText xml:space="preserve"> </w:instrText>
        </w:r>
        <w:r>
          <w:rPr>
            <w:noProof/>
          </w:rPr>
          <w:instrText>HYPERLINK \l "_Toc528228337"</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7212FB">
          <w:rPr>
            <w:rStyle w:val="Hyperlink"/>
            <w:noProof/>
          </w:rPr>
          <w:t>Install VistA Patch</w:t>
        </w:r>
        <w:r>
          <w:rPr>
            <w:noProof/>
            <w:webHidden/>
          </w:rPr>
          <w:tab/>
        </w:r>
        <w:r>
          <w:rPr>
            <w:noProof/>
            <w:webHidden/>
          </w:rPr>
          <w:fldChar w:fldCharType="begin"/>
        </w:r>
        <w:r>
          <w:rPr>
            <w:noProof/>
            <w:webHidden/>
          </w:rPr>
          <w:instrText xml:space="preserve"> PAGEREF _Toc528228337 \h </w:instrText>
        </w:r>
      </w:ins>
      <w:r>
        <w:rPr>
          <w:noProof/>
          <w:webHidden/>
        </w:rPr>
      </w:r>
      <w:r>
        <w:rPr>
          <w:noProof/>
          <w:webHidden/>
        </w:rPr>
        <w:fldChar w:fldCharType="separate"/>
      </w:r>
      <w:ins w:id="51" w:author="Author">
        <w:r w:rsidR="00231B65">
          <w:rPr>
            <w:noProof/>
            <w:webHidden/>
          </w:rPr>
          <w:t>1</w:t>
        </w:r>
        <w:r>
          <w:rPr>
            <w:noProof/>
            <w:webHidden/>
          </w:rPr>
          <w:fldChar w:fldCharType="end"/>
        </w:r>
        <w:r w:rsidRPr="007212FB">
          <w:rPr>
            <w:rStyle w:val="Hyperlink"/>
            <w:noProof/>
          </w:rPr>
          <w:fldChar w:fldCharType="end"/>
        </w:r>
      </w:ins>
    </w:p>
    <w:p w14:paraId="14A0DE2E" w14:textId="49C2CBC2" w:rsidR="005951A0" w:rsidRDefault="005951A0">
      <w:pPr>
        <w:pStyle w:val="TOC3"/>
        <w:rPr>
          <w:ins w:id="52" w:author="Author"/>
          <w:rFonts w:asciiTheme="minorHAnsi" w:eastAsiaTheme="minorEastAsia" w:hAnsiTheme="minorHAnsi" w:cstheme="minorBidi"/>
          <w:noProof/>
          <w:sz w:val="22"/>
          <w:szCs w:val="22"/>
        </w:rPr>
      </w:pPr>
      <w:ins w:id="53" w:author="Author">
        <w:r w:rsidRPr="007212FB">
          <w:rPr>
            <w:rStyle w:val="Hyperlink"/>
            <w:noProof/>
          </w:rPr>
          <w:fldChar w:fldCharType="begin"/>
        </w:r>
        <w:r w:rsidRPr="007212FB">
          <w:rPr>
            <w:rStyle w:val="Hyperlink"/>
            <w:noProof/>
          </w:rPr>
          <w:instrText xml:space="preserve"> </w:instrText>
        </w:r>
        <w:r>
          <w:rPr>
            <w:noProof/>
          </w:rPr>
          <w:instrText>HYPERLINK \l "_Toc528228338"</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7212FB">
          <w:rPr>
            <w:rStyle w:val="Hyperlink"/>
            <w:noProof/>
          </w:rPr>
          <w:t>Training</w:t>
        </w:r>
        <w:r>
          <w:rPr>
            <w:noProof/>
            <w:webHidden/>
          </w:rPr>
          <w:tab/>
        </w:r>
        <w:r>
          <w:rPr>
            <w:noProof/>
            <w:webHidden/>
          </w:rPr>
          <w:fldChar w:fldCharType="begin"/>
        </w:r>
        <w:r>
          <w:rPr>
            <w:noProof/>
            <w:webHidden/>
          </w:rPr>
          <w:instrText xml:space="preserve"> PAGEREF _Toc528228338 \h </w:instrText>
        </w:r>
      </w:ins>
      <w:r>
        <w:rPr>
          <w:noProof/>
          <w:webHidden/>
        </w:rPr>
      </w:r>
      <w:r>
        <w:rPr>
          <w:noProof/>
          <w:webHidden/>
        </w:rPr>
        <w:fldChar w:fldCharType="separate"/>
      </w:r>
      <w:ins w:id="54" w:author="Author">
        <w:r w:rsidR="00231B65">
          <w:rPr>
            <w:noProof/>
            <w:webHidden/>
          </w:rPr>
          <w:t>1</w:t>
        </w:r>
        <w:r>
          <w:rPr>
            <w:noProof/>
            <w:webHidden/>
          </w:rPr>
          <w:fldChar w:fldCharType="end"/>
        </w:r>
        <w:r w:rsidRPr="007212FB">
          <w:rPr>
            <w:rStyle w:val="Hyperlink"/>
            <w:noProof/>
          </w:rPr>
          <w:fldChar w:fldCharType="end"/>
        </w:r>
      </w:ins>
    </w:p>
    <w:p w14:paraId="7A783C76" w14:textId="645C6F5E" w:rsidR="005951A0" w:rsidRDefault="005951A0">
      <w:pPr>
        <w:pStyle w:val="TOC3"/>
        <w:rPr>
          <w:ins w:id="55" w:author="Author"/>
          <w:rFonts w:asciiTheme="minorHAnsi" w:eastAsiaTheme="minorEastAsia" w:hAnsiTheme="minorHAnsi" w:cstheme="minorBidi"/>
          <w:noProof/>
          <w:sz w:val="22"/>
          <w:szCs w:val="22"/>
        </w:rPr>
      </w:pPr>
      <w:ins w:id="56" w:author="Author">
        <w:r w:rsidRPr="007212FB">
          <w:rPr>
            <w:rStyle w:val="Hyperlink"/>
            <w:noProof/>
          </w:rPr>
          <w:fldChar w:fldCharType="begin"/>
        </w:r>
        <w:r w:rsidRPr="007212FB">
          <w:rPr>
            <w:rStyle w:val="Hyperlink"/>
            <w:noProof/>
          </w:rPr>
          <w:instrText xml:space="preserve"> </w:instrText>
        </w:r>
        <w:r>
          <w:rPr>
            <w:noProof/>
          </w:rPr>
          <w:instrText>HYPERLINK \l "_Toc528228339"</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sz w:val="22"/>
            <w:szCs w:val="22"/>
          </w:rPr>
          <w:tab/>
        </w:r>
        <w:r w:rsidRPr="007212FB">
          <w:rPr>
            <w:rStyle w:val="Hyperlink"/>
            <w:noProof/>
          </w:rPr>
          <w:t>Assign Security Keys in VistA to eR</w:t>
        </w:r>
        <w:r w:rsidRPr="007212FB">
          <w:rPr>
            <w:rStyle w:val="Hyperlink"/>
            <w:noProof/>
            <w:vertAlign w:val="subscript"/>
          </w:rPr>
          <w:t>x</w:t>
        </w:r>
        <w:r w:rsidRPr="007212FB">
          <w:rPr>
            <w:rStyle w:val="Hyperlink"/>
            <w:noProof/>
          </w:rPr>
          <w:t xml:space="preserve"> Holding Queue Users</w:t>
        </w:r>
        <w:r>
          <w:rPr>
            <w:noProof/>
            <w:webHidden/>
          </w:rPr>
          <w:tab/>
        </w:r>
        <w:r>
          <w:rPr>
            <w:noProof/>
            <w:webHidden/>
          </w:rPr>
          <w:fldChar w:fldCharType="begin"/>
        </w:r>
        <w:r>
          <w:rPr>
            <w:noProof/>
            <w:webHidden/>
          </w:rPr>
          <w:instrText xml:space="preserve"> PAGEREF _Toc528228339 \h </w:instrText>
        </w:r>
      </w:ins>
      <w:r>
        <w:rPr>
          <w:noProof/>
          <w:webHidden/>
        </w:rPr>
      </w:r>
      <w:r>
        <w:rPr>
          <w:noProof/>
          <w:webHidden/>
        </w:rPr>
        <w:fldChar w:fldCharType="separate"/>
      </w:r>
      <w:ins w:id="57" w:author="Author">
        <w:r w:rsidR="00231B65">
          <w:rPr>
            <w:noProof/>
            <w:webHidden/>
          </w:rPr>
          <w:t>1</w:t>
        </w:r>
        <w:r>
          <w:rPr>
            <w:noProof/>
            <w:webHidden/>
          </w:rPr>
          <w:fldChar w:fldCharType="end"/>
        </w:r>
        <w:r w:rsidRPr="007212FB">
          <w:rPr>
            <w:rStyle w:val="Hyperlink"/>
            <w:noProof/>
          </w:rPr>
          <w:fldChar w:fldCharType="end"/>
        </w:r>
      </w:ins>
    </w:p>
    <w:p w14:paraId="71B46C15" w14:textId="4929556B" w:rsidR="005951A0" w:rsidRDefault="005951A0">
      <w:pPr>
        <w:pStyle w:val="TOC4"/>
        <w:tabs>
          <w:tab w:val="left" w:pos="1760"/>
          <w:tab w:val="right" w:leader="dot" w:pos="9350"/>
        </w:tabs>
        <w:rPr>
          <w:ins w:id="58" w:author="Author"/>
          <w:rFonts w:asciiTheme="minorHAnsi" w:eastAsiaTheme="minorEastAsia" w:hAnsiTheme="minorHAnsi" w:cstheme="minorBidi"/>
          <w:noProof/>
          <w:sz w:val="22"/>
          <w:szCs w:val="22"/>
        </w:rPr>
      </w:pPr>
      <w:ins w:id="59" w:author="Author">
        <w:r w:rsidRPr="007212FB">
          <w:rPr>
            <w:rStyle w:val="Hyperlink"/>
            <w:noProof/>
          </w:rPr>
          <w:fldChar w:fldCharType="begin"/>
        </w:r>
        <w:r w:rsidRPr="007212FB">
          <w:rPr>
            <w:rStyle w:val="Hyperlink"/>
            <w:noProof/>
          </w:rPr>
          <w:instrText xml:space="preserve"> </w:instrText>
        </w:r>
        <w:r>
          <w:rPr>
            <w:noProof/>
          </w:rPr>
          <w:instrText>HYPERLINK \l "_Toc528228340"</w:instrText>
        </w:r>
        <w:r w:rsidRPr="007212FB">
          <w:rPr>
            <w:rStyle w:val="Hyperlink"/>
            <w:noProof/>
          </w:rPr>
          <w:instrText xml:space="preserve"> </w:instrText>
        </w:r>
        <w:r w:rsidRPr="007212FB">
          <w:rPr>
            <w:rStyle w:val="Hyperlink"/>
            <w:noProof/>
          </w:rPr>
          <w:fldChar w:fldCharType="separate"/>
        </w:r>
        <w:r w:rsidRPr="007212FB">
          <w:rPr>
            <w:rStyle w:val="Hyperlink"/>
            <w:noProof/>
          </w:rPr>
          <w:t>1.1.3.1</w:t>
        </w:r>
        <w:r>
          <w:rPr>
            <w:rFonts w:asciiTheme="minorHAnsi" w:eastAsiaTheme="minorEastAsia" w:hAnsiTheme="minorHAnsi" w:cstheme="minorBidi"/>
            <w:noProof/>
            <w:sz w:val="22"/>
            <w:szCs w:val="22"/>
          </w:rPr>
          <w:tab/>
        </w:r>
        <w:r w:rsidRPr="007212FB">
          <w:rPr>
            <w:rStyle w:val="Hyperlink"/>
            <w:noProof/>
          </w:rPr>
          <w:t>VistA Security Keys for accessing eR</w:t>
        </w:r>
        <w:r w:rsidRPr="007212FB">
          <w:rPr>
            <w:rStyle w:val="Hyperlink"/>
            <w:noProof/>
            <w:vertAlign w:val="subscript"/>
          </w:rPr>
          <w:t>x</w:t>
        </w:r>
        <w:r w:rsidRPr="007212FB">
          <w:rPr>
            <w:rStyle w:val="Hyperlink"/>
            <w:noProof/>
          </w:rPr>
          <w:t xml:space="preserve"> Holding Queue</w:t>
        </w:r>
        <w:r>
          <w:rPr>
            <w:noProof/>
            <w:webHidden/>
          </w:rPr>
          <w:tab/>
        </w:r>
        <w:r>
          <w:rPr>
            <w:noProof/>
            <w:webHidden/>
          </w:rPr>
          <w:fldChar w:fldCharType="begin"/>
        </w:r>
        <w:r>
          <w:rPr>
            <w:noProof/>
            <w:webHidden/>
          </w:rPr>
          <w:instrText xml:space="preserve"> PAGEREF _Toc528228340 \h </w:instrText>
        </w:r>
      </w:ins>
      <w:r>
        <w:rPr>
          <w:noProof/>
          <w:webHidden/>
        </w:rPr>
      </w:r>
      <w:r>
        <w:rPr>
          <w:noProof/>
          <w:webHidden/>
        </w:rPr>
        <w:fldChar w:fldCharType="separate"/>
      </w:r>
      <w:ins w:id="60" w:author="Author">
        <w:r w:rsidR="00231B65">
          <w:rPr>
            <w:noProof/>
            <w:webHidden/>
          </w:rPr>
          <w:t>2</w:t>
        </w:r>
        <w:del w:id="61" w:author="Author">
          <w:r w:rsidDel="00231B65">
            <w:rPr>
              <w:noProof/>
              <w:webHidden/>
            </w:rPr>
            <w:delText>1</w:delText>
          </w:r>
        </w:del>
        <w:r>
          <w:rPr>
            <w:noProof/>
            <w:webHidden/>
          </w:rPr>
          <w:fldChar w:fldCharType="end"/>
        </w:r>
        <w:r w:rsidRPr="007212FB">
          <w:rPr>
            <w:rStyle w:val="Hyperlink"/>
            <w:noProof/>
          </w:rPr>
          <w:fldChar w:fldCharType="end"/>
        </w:r>
      </w:ins>
    </w:p>
    <w:p w14:paraId="31A34D27" w14:textId="211BAFA0" w:rsidR="005951A0" w:rsidRDefault="005951A0">
      <w:pPr>
        <w:pStyle w:val="TOC4"/>
        <w:tabs>
          <w:tab w:val="left" w:pos="1760"/>
          <w:tab w:val="right" w:leader="dot" w:pos="9350"/>
        </w:tabs>
        <w:rPr>
          <w:ins w:id="62" w:author="Author"/>
          <w:rFonts w:asciiTheme="minorHAnsi" w:eastAsiaTheme="minorEastAsia" w:hAnsiTheme="minorHAnsi" w:cstheme="minorBidi"/>
          <w:noProof/>
          <w:sz w:val="22"/>
          <w:szCs w:val="22"/>
        </w:rPr>
      </w:pPr>
      <w:ins w:id="63" w:author="Author">
        <w:r w:rsidRPr="007212FB">
          <w:rPr>
            <w:rStyle w:val="Hyperlink"/>
            <w:noProof/>
          </w:rPr>
          <w:fldChar w:fldCharType="begin"/>
        </w:r>
        <w:r w:rsidRPr="007212FB">
          <w:rPr>
            <w:rStyle w:val="Hyperlink"/>
            <w:noProof/>
          </w:rPr>
          <w:instrText xml:space="preserve"> </w:instrText>
        </w:r>
        <w:r>
          <w:rPr>
            <w:noProof/>
          </w:rPr>
          <w:instrText>HYPERLINK \l "_Toc528228341"</w:instrText>
        </w:r>
        <w:r w:rsidRPr="007212FB">
          <w:rPr>
            <w:rStyle w:val="Hyperlink"/>
            <w:noProof/>
          </w:rPr>
          <w:instrText xml:space="preserve"> </w:instrText>
        </w:r>
        <w:r w:rsidRPr="007212FB">
          <w:rPr>
            <w:rStyle w:val="Hyperlink"/>
            <w:noProof/>
          </w:rPr>
          <w:fldChar w:fldCharType="separate"/>
        </w:r>
        <w:r w:rsidRPr="007212FB">
          <w:rPr>
            <w:rStyle w:val="Hyperlink"/>
            <w:noProof/>
          </w:rPr>
          <w:t>1.1.3.2</w:t>
        </w:r>
        <w:r>
          <w:rPr>
            <w:rFonts w:asciiTheme="minorHAnsi" w:eastAsiaTheme="minorEastAsia" w:hAnsiTheme="minorHAnsi" w:cstheme="minorBidi"/>
            <w:noProof/>
            <w:sz w:val="22"/>
            <w:szCs w:val="22"/>
          </w:rPr>
          <w:tab/>
        </w:r>
        <w:r w:rsidRPr="007212FB">
          <w:rPr>
            <w:rStyle w:val="Hyperlink"/>
            <w:noProof/>
          </w:rPr>
          <w:t>Steps to assign Security Keys in VistA</w:t>
        </w:r>
        <w:r>
          <w:rPr>
            <w:noProof/>
            <w:webHidden/>
          </w:rPr>
          <w:tab/>
        </w:r>
        <w:r>
          <w:rPr>
            <w:noProof/>
            <w:webHidden/>
          </w:rPr>
          <w:fldChar w:fldCharType="begin"/>
        </w:r>
        <w:r>
          <w:rPr>
            <w:noProof/>
            <w:webHidden/>
          </w:rPr>
          <w:instrText xml:space="preserve"> PAGEREF _Toc528228341 \h </w:instrText>
        </w:r>
      </w:ins>
      <w:r>
        <w:rPr>
          <w:noProof/>
          <w:webHidden/>
        </w:rPr>
      </w:r>
      <w:r>
        <w:rPr>
          <w:noProof/>
          <w:webHidden/>
        </w:rPr>
        <w:fldChar w:fldCharType="separate"/>
      </w:r>
      <w:ins w:id="64" w:author="Author">
        <w:r w:rsidR="00231B65">
          <w:rPr>
            <w:noProof/>
            <w:webHidden/>
          </w:rPr>
          <w:t>3</w:t>
        </w:r>
        <w:r>
          <w:rPr>
            <w:noProof/>
            <w:webHidden/>
          </w:rPr>
          <w:fldChar w:fldCharType="end"/>
        </w:r>
        <w:r w:rsidRPr="007212FB">
          <w:rPr>
            <w:rStyle w:val="Hyperlink"/>
            <w:noProof/>
          </w:rPr>
          <w:fldChar w:fldCharType="end"/>
        </w:r>
      </w:ins>
    </w:p>
    <w:p w14:paraId="60D39DD1" w14:textId="69A6BF05" w:rsidR="005951A0" w:rsidRDefault="005951A0">
      <w:pPr>
        <w:pStyle w:val="TOC3"/>
        <w:rPr>
          <w:ins w:id="65" w:author="Author"/>
          <w:rFonts w:asciiTheme="minorHAnsi" w:eastAsiaTheme="minorEastAsia" w:hAnsiTheme="minorHAnsi" w:cstheme="minorBidi"/>
          <w:noProof/>
          <w:sz w:val="22"/>
          <w:szCs w:val="22"/>
        </w:rPr>
      </w:pPr>
      <w:ins w:id="66" w:author="Author">
        <w:r w:rsidRPr="007212FB">
          <w:rPr>
            <w:rStyle w:val="Hyperlink"/>
            <w:noProof/>
          </w:rPr>
          <w:fldChar w:fldCharType="begin"/>
        </w:r>
        <w:r w:rsidRPr="007212FB">
          <w:rPr>
            <w:rStyle w:val="Hyperlink"/>
            <w:noProof/>
          </w:rPr>
          <w:instrText xml:space="preserve"> </w:instrText>
        </w:r>
        <w:r>
          <w:rPr>
            <w:noProof/>
          </w:rPr>
          <w:instrText>HYPERLINK \l "_Toc528228342"</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sz w:val="22"/>
            <w:szCs w:val="22"/>
          </w:rPr>
          <w:tab/>
        </w:r>
        <w:r w:rsidRPr="007212FB">
          <w:rPr>
            <w:rStyle w:val="Hyperlink"/>
            <w:noProof/>
          </w:rPr>
          <w:t>Configuration</w:t>
        </w:r>
        <w:r>
          <w:rPr>
            <w:noProof/>
            <w:webHidden/>
          </w:rPr>
          <w:tab/>
        </w:r>
        <w:r>
          <w:rPr>
            <w:noProof/>
            <w:webHidden/>
          </w:rPr>
          <w:fldChar w:fldCharType="begin"/>
        </w:r>
        <w:r>
          <w:rPr>
            <w:noProof/>
            <w:webHidden/>
          </w:rPr>
          <w:instrText xml:space="preserve"> PAGEREF _Toc528228342 \h </w:instrText>
        </w:r>
      </w:ins>
      <w:r>
        <w:rPr>
          <w:noProof/>
          <w:webHidden/>
        </w:rPr>
      </w:r>
      <w:r>
        <w:rPr>
          <w:noProof/>
          <w:webHidden/>
        </w:rPr>
        <w:fldChar w:fldCharType="separate"/>
      </w:r>
      <w:ins w:id="67" w:author="Author">
        <w:r w:rsidR="00231B65">
          <w:rPr>
            <w:noProof/>
            <w:webHidden/>
          </w:rPr>
          <w:t>3</w:t>
        </w:r>
        <w:r>
          <w:rPr>
            <w:noProof/>
            <w:webHidden/>
          </w:rPr>
          <w:fldChar w:fldCharType="end"/>
        </w:r>
        <w:r w:rsidRPr="007212FB">
          <w:rPr>
            <w:rStyle w:val="Hyperlink"/>
            <w:noProof/>
          </w:rPr>
          <w:fldChar w:fldCharType="end"/>
        </w:r>
      </w:ins>
    </w:p>
    <w:p w14:paraId="315A5429" w14:textId="3CFB1036" w:rsidR="005951A0" w:rsidRDefault="005951A0">
      <w:pPr>
        <w:pStyle w:val="TOC3"/>
        <w:rPr>
          <w:ins w:id="68" w:author="Author"/>
          <w:rFonts w:asciiTheme="minorHAnsi" w:eastAsiaTheme="minorEastAsia" w:hAnsiTheme="minorHAnsi" w:cstheme="minorBidi"/>
          <w:noProof/>
          <w:sz w:val="22"/>
          <w:szCs w:val="22"/>
        </w:rPr>
      </w:pPr>
      <w:ins w:id="69" w:author="Author">
        <w:r w:rsidRPr="007212FB">
          <w:rPr>
            <w:rStyle w:val="Hyperlink"/>
            <w:noProof/>
          </w:rPr>
          <w:fldChar w:fldCharType="begin"/>
        </w:r>
        <w:r w:rsidRPr="007212FB">
          <w:rPr>
            <w:rStyle w:val="Hyperlink"/>
            <w:noProof/>
          </w:rPr>
          <w:instrText xml:space="preserve"> </w:instrText>
        </w:r>
        <w:r>
          <w:rPr>
            <w:noProof/>
          </w:rPr>
          <w:instrText>HYPERLINK \l "_Toc528228343"</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noProof/>
            <w:sz w:val="22"/>
            <w:szCs w:val="22"/>
          </w:rPr>
          <w:tab/>
        </w:r>
        <w:r w:rsidRPr="007212FB">
          <w:rPr>
            <w:rStyle w:val="Hyperlink"/>
            <w:noProof/>
          </w:rPr>
          <w:t>Verify NCPDP NUMBER used by ePharmacy</w:t>
        </w:r>
        <w:r>
          <w:rPr>
            <w:noProof/>
            <w:webHidden/>
          </w:rPr>
          <w:tab/>
        </w:r>
        <w:r>
          <w:rPr>
            <w:noProof/>
            <w:webHidden/>
          </w:rPr>
          <w:fldChar w:fldCharType="begin"/>
        </w:r>
        <w:r>
          <w:rPr>
            <w:noProof/>
            <w:webHidden/>
          </w:rPr>
          <w:instrText xml:space="preserve"> PAGEREF _Toc528228343 \h </w:instrText>
        </w:r>
      </w:ins>
      <w:r>
        <w:rPr>
          <w:noProof/>
          <w:webHidden/>
        </w:rPr>
      </w:r>
      <w:r>
        <w:rPr>
          <w:noProof/>
          <w:webHidden/>
        </w:rPr>
        <w:fldChar w:fldCharType="separate"/>
      </w:r>
      <w:ins w:id="70" w:author="Author">
        <w:r w:rsidR="00231B65">
          <w:rPr>
            <w:noProof/>
            <w:webHidden/>
          </w:rPr>
          <w:t>4</w:t>
        </w:r>
        <w:del w:id="71" w:author="Author">
          <w:r w:rsidDel="00231B65">
            <w:rPr>
              <w:noProof/>
              <w:webHidden/>
            </w:rPr>
            <w:delText>3</w:delText>
          </w:r>
        </w:del>
        <w:r>
          <w:rPr>
            <w:noProof/>
            <w:webHidden/>
          </w:rPr>
          <w:fldChar w:fldCharType="end"/>
        </w:r>
        <w:r w:rsidRPr="007212FB">
          <w:rPr>
            <w:rStyle w:val="Hyperlink"/>
            <w:noProof/>
          </w:rPr>
          <w:fldChar w:fldCharType="end"/>
        </w:r>
      </w:ins>
    </w:p>
    <w:p w14:paraId="715B7EAF" w14:textId="3A8EEA3E" w:rsidR="005951A0" w:rsidRDefault="005951A0">
      <w:pPr>
        <w:pStyle w:val="TOC3"/>
        <w:rPr>
          <w:ins w:id="72" w:author="Author"/>
          <w:rFonts w:asciiTheme="minorHAnsi" w:eastAsiaTheme="minorEastAsia" w:hAnsiTheme="minorHAnsi" w:cstheme="minorBidi"/>
          <w:noProof/>
          <w:sz w:val="22"/>
          <w:szCs w:val="22"/>
        </w:rPr>
      </w:pPr>
      <w:ins w:id="73" w:author="Author">
        <w:r w:rsidRPr="007212FB">
          <w:rPr>
            <w:rStyle w:val="Hyperlink"/>
            <w:noProof/>
          </w:rPr>
          <w:fldChar w:fldCharType="begin"/>
        </w:r>
        <w:r w:rsidRPr="007212FB">
          <w:rPr>
            <w:rStyle w:val="Hyperlink"/>
            <w:noProof/>
          </w:rPr>
          <w:instrText xml:space="preserve"> </w:instrText>
        </w:r>
        <w:r>
          <w:rPr>
            <w:noProof/>
          </w:rPr>
          <w:instrText>HYPERLINK \l "_Toc528228344"</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1.1.6</w:t>
        </w:r>
        <w:r>
          <w:rPr>
            <w:rFonts w:asciiTheme="minorHAnsi" w:eastAsiaTheme="minorEastAsia" w:hAnsiTheme="minorHAnsi" w:cstheme="minorBidi"/>
            <w:noProof/>
            <w:sz w:val="22"/>
            <w:szCs w:val="22"/>
          </w:rPr>
          <w:tab/>
        </w:r>
        <w:r w:rsidRPr="007212FB">
          <w:rPr>
            <w:rStyle w:val="Hyperlink"/>
            <w:noProof/>
          </w:rPr>
          <w:t>OUTPATIENT SITE file (#59)</w:t>
        </w:r>
        <w:r>
          <w:rPr>
            <w:noProof/>
            <w:webHidden/>
          </w:rPr>
          <w:tab/>
        </w:r>
        <w:r>
          <w:rPr>
            <w:noProof/>
            <w:webHidden/>
          </w:rPr>
          <w:fldChar w:fldCharType="begin"/>
        </w:r>
        <w:r>
          <w:rPr>
            <w:noProof/>
            <w:webHidden/>
          </w:rPr>
          <w:instrText xml:space="preserve"> PAGEREF _Toc528228344 \h </w:instrText>
        </w:r>
      </w:ins>
      <w:r>
        <w:rPr>
          <w:noProof/>
          <w:webHidden/>
        </w:rPr>
      </w:r>
      <w:r>
        <w:rPr>
          <w:noProof/>
          <w:webHidden/>
        </w:rPr>
        <w:fldChar w:fldCharType="separate"/>
      </w:r>
      <w:ins w:id="74" w:author="Author">
        <w:r w:rsidR="00231B65">
          <w:rPr>
            <w:noProof/>
            <w:webHidden/>
          </w:rPr>
          <w:t>4</w:t>
        </w:r>
        <w:r>
          <w:rPr>
            <w:noProof/>
            <w:webHidden/>
          </w:rPr>
          <w:fldChar w:fldCharType="end"/>
        </w:r>
        <w:r w:rsidRPr="007212FB">
          <w:rPr>
            <w:rStyle w:val="Hyperlink"/>
            <w:noProof/>
          </w:rPr>
          <w:fldChar w:fldCharType="end"/>
        </w:r>
      </w:ins>
    </w:p>
    <w:p w14:paraId="5E17FEF3" w14:textId="4FDFBF29" w:rsidR="005951A0" w:rsidRDefault="005951A0">
      <w:pPr>
        <w:pStyle w:val="TOC3"/>
        <w:rPr>
          <w:ins w:id="75" w:author="Author"/>
          <w:rFonts w:asciiTheme="minorHAnsi" w:eastAsiaTheme="minorEastAsia" w:hAnsiTheme="minorHAnsi" w:cstheme="minorBidi"/>
          <w:noProof/>
          <w:sz w:val="22"/>
          <w:szCs w:val="22"/>
        </w:rPr>
      </w:pPr>
      <w:ins w:id="76" w:author="Author">
        <w:r w:rsidRPr="007212FB">
          <w:rPr>
            <w:rStyle w:val="Hyperlink"/>
            <w:noProof/>
          </w:rPr>
          <w:fldChar w:fldCharType="begin"/>
        </w:r>
        <w:r w:rsidRPr="007212FB">
          <w:rPr>
            <w:rStyle w:val="Hyperlink"/>
            <w:noProof/>
          </w:rPr>
          <w:instrText xml:space="preserve"> </w:instrText>
        </w:r>
        <w:r>
          <w:rPr>
            <w:noProof/>
          </w:rPr>
          <w:instrText>HYPERLINK \l "_Toc528228345"</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1.1.7</w:t>
        </w:r>
        <w:r>
          <w:rPr>
            <w:rFonts w:asciiTheme="minorHAnsi" w:eastAsiaTheme="minorEastAsia" w:hAnsiTheme="minorHAnsi" w:cstheme="minorBidi"/>
            <w:noProof/>
            <w:sz w:val="22"/>
            <w:szCs w:val="22"/>
          </w:rPr>
          <w:tab/>
        </w:r>
        <w:r w:rsidRPr="007212FB">
          <w:rPr>
            <w:rStyle w:val="Hyperlink"/>
            <w:noProof/>
          </w:rPr>
          <w:t>When to contact ePharmacy Implementation Team:</w:t>
        </w:r>
        <w:r>
          <w:rPr>
            <w:noProof/>
            <w:webHidden/>
          </w:rPr>
          <w:tab/>
        </w:r>
        <w:r>
          <w:rPr>
            <w:noProof/>
            <w:webHidden/>
          </w:rPr>
          <w:fldChar w:fldCharType="begin"/>
        </w:r>
        <w:r>
          <w:rPr>
            <w:noProof/>
            <w:webHidden/>
          </w:rPr>
          <w:instrText xml:space="preserve"> PAGEREF _Toc528228345 \h </w:instrText>
        </w:r>
      </w:ins>
      <w:r>
        <w:rPr>
          <w:noProof/>
          <w:webHidden/>
        </w:rPr>
      </w:r>
      <w:r>
        <w:rPr>
          <w:noProof/>
          <w:webHidden/>
        </w:rPr>
        <w:fldChar w:fldCharType="separate"/>
      </w:r>
      <w:ins w:id="77" w:author="Author">
        <w:r w:rsidR="00231B65">
          <w:rPr>
            <w:noProof/>
            <w:webHidden/>
          </w:rPr>
          <w:t>5</w:t>
        </w:r>
        <w:r>
          <w:rPr>
            <w:noProof/>
            <w:webHidden/>
          </w:rPr>
          <w:fldChar w:fldCharType="end"/>
        </w:r>
        <w:r w:rsidRPr="007212FB">
          <w:rPr>
            <w:rStyle w:val="Hyperlink"/>
            <w:noProof/>
          </w:rPr>
          <w:fldChar w:fldCharType="end"/>
        </w:r>
      </w:ins>
    </w:p>
    <w:p w14:paraId="599CA863" w14:textId="2D0E1CF7" w:rsidR="005951A0" w:rsidRDefault="005951A0">
      <w:pPr>
        <w:pStyle w:val="TOC3"/>
        <w:rPr>
          <w:ins w:id="78" w:author="Author"/>
          <w:rFonts w:asciiTheme="minorHAnsi" w:eastAsiaTheme="minorEastAsia" w:hAnsiTheme="minorHAnsi" w:cstheme="minorBidi"/>
          <w:noProof/>
          <w:sz w:val="22"/>
          <w:szCs w:val="22"/>
        </w:rPr>
      </w:pPr>
      <w:ins w:id="79" w:author="Author">
        <w:r w:rsidRPr="007212FB">
          <w:rPr>
            <w:rStyle w:val="Hyperlink"/>
            <w:noProof/>
          </w:rPr>
          <w:fldChar w:fldCharType="begin"/>
        </w:r>
        <w:r w:rsidRPr="007212FB">
          <w:rPr>
            <w:rStyle w:val="Hyperlink"/>
            <w:noProof/>
          </w:rPr>
          <w:instrText xml:space="preserve"> </w:instrText>
        </w:r>
        <w:r>
          <w:rPr>
            <w:noProof/>
          </w:rPr>
          <w:instrText>HYPERLINK \l "_Toc528228346"</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1.1.8</w:t>
        </w:r>
        <w:r>
          <w:rPr>
            <w:rFonts w:asciiTheme="minorHAnsi" w:eastAsiaTheme="minorEastAsia" w:hAnsiTheme="minorHAnsi" w:cstheme="minorBidi"/>
            <w:noProof/>
            <w:sz w:val="22"/>
            <w:szCs w:val="22"/>
          </w:rPr>
          <w:tab/>
        </w:r>
        <w:r w:rsidRPr="007212FB">
          <w:rPr>
            <w:rStyle w:val="Hyperlink"/>
            <w:noProof/>
          </w:rPr>
          <w:t>Configure Default eR</w:t>
        </w:r>
        <w:r w:rsidRPr="007212FB">
          <w:rPr>
            <w:rStyle w:val="Hyperlink"/>
            <w:noProof/>
            <w:vertAlign w:val="subscript"/>
          </w:rPr>
          <w:t>x</w:t>
        </w:r>
        <w:r w:rsidRPr="007212FB">
          <w:rPr>
            <w:rStyle w:val="Hyperlink"/>
            <w:noProof/>
          </w:rPr>
          <w:t xml:space="preserve"> Clinic (OPTIONAL)</w:t>
        </w:r>
        <w:r>
          <w:rPr>
            <w:noProof/>
            <w:webHidden/>
          </w:rPr>
          <w:tab/>
        </w:r>
        <w:r>
          <w:rPr>
            <w:noProof/>
            <w:webHidden/>
          </w:rPr>
          <w:fldChar w:fldCharType="begin"/>
        </w:r>
        <w:r>
          <w:rPr>
            <w:noProof/>
            <w:webHidden/>
          </w:rPr>
          <w:instrText xml:space="preserve"> PAGEREF _Toc528228346 \h </w:instrText>
        </w:r>
      </w:ins>
      <w:r>
        <w:rPr>
          <w:noProof/>
          <w:webHidden/>
        </w:rPr>
      </w:r>
      <w:r>
        <w:rPr>
          <w:noProof/>
          <w:webHidden/>
        </w:rPr>
        <w:fldChar w:fldCharType="separate"/>
      </w:r>
      <w:ins w:id="80" w:author="Author">
        <w:r w:rsidR="00231B65">
          <w:rPr>
            <w:noProof/>
            <w:webHidden/>
          </w:rPr>
          <w:t>5</w:t>
        </w:r>
        <w:r>
          <w:rPr>
            <w:noProof/>
            <w:webHidden/>
          </w:rPr>
          <w:fldChar w:fldCharType="end"/>
        </w:r>
        <w:r w:rsidRPr="007212FB">
          <w:rPr>
            <w:rStyle w:val="Hyperlink"/>
            <w:noProof/>
          </w:rPr>
          <w:fldChar w:fldCharType="end"/>
        </w:r>
      </w:ins>
    </w:p>
    <w:p w14:paraId="69F4BE52" w14:textId="122FB351" w:rsidR="005951A0" w:rsidRDefault="005951A0">
      <w:pPr>
        <w:pStyle w:val="TOC3"/>
        <w:rPr>
          <w:ins w:id="81" w:author="Author"/>
          <w:rFonts w:asciiTheme="minorHAnsi" w:eastAsiaTheme="minorEastAsia" w:hAnsiTheme="minorHAnsi" w:cstheme="minorBidi"/>
          <w:noProof/>
          <w:sz w:val="22"/>
          <w:szCs w:val="22"/>
        </w:rPr>
      </w:pPr>
      <w:ins w:id="82" w:author="Author">
        <w:r w:rsidRPr="007212FB">
          <w:rPr>
            <w:rStyle w:val="Hyperlink"/>
            <w:noProof/>
          </w:rPr>
          <w:fldChar w:fldCharType="begin"/>
        </w:r>
        <w:r w:rsidRPr="007212FB">
          <w:rPr>
            <w:rStyle w:val="Hyperlink"/>
            <w:noProof/>
          </w:rPr>
          <w:instrText xml:space="preserve"> </w:instrText>
        </w:r>
        <w:r>
          <w:rPr>
            <w:noProof/>
          </w:rPr>
          <w:instrText>HYPERLINK \l "_Toc528228347"</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1.1.9</w:t>
        </w:r>
        <w:r>
          <w:rPr>
            <w:rFonts w:asciiTheme="minorHAnsi" w:eastAsiaTheme="minorEastAsia" w:hAnsiTheme="minorHAnsi" w:cstheme="minorBidi"/>
            <w:noProof/>
            <w:sz w:val="22"/>
            <w:szCs w:val="22"/>
          </w:rPr>
          <w:tab/>
        </w:r>
        <w:r w:rsidRPr="007212FB">
          <w:rPr>
            <w:rStyle w:val="Hyperlink"/>
            <w:noProof/>
          </w:rPr>
          <w:t>NPI Institution</w:t>
        </w:r>
        <w:r>
          <w:rPr>
            <w:noProof/>
            <w:webHidden/>
          </w:rPr>
          <w:tab/>
        </w:r>
        <w:r>
          <w:rPr>
            <w:noProof/>
            <w:webHidden/>
          </w:rPr>
          <w:fldChar w:fldCharType="begin"/>
        </w:r>
        <w:r>
          <w:rPr>
            <w:noProof/>
            <w:webHidden/>
          </w:rPr>
          <w:instrText xml:space="preserve"> PAGEREF _Toc528228347 \h </w:instrText>
        </w:r>
      </w:ins>
      <w:r>
        <w:rPr>
          <w:noProof/>
          <w:webHidden/>
        </w:rPr>
      </w:r>
      <w:r>
        <w:rPr>
          <w:noProof/>
          <w:webHidden/>
        </w:rPr>
        <w:fldChar w:fldCharType="separate"/>
      </w:r>
      <w:ins w:id="83" w:author="Author">
        <w:r w:rsidR="00231B65">
          <w:rPr>
            <w:noProof/>
            <w:webHidden/>
          </w:rPr>
          <w:t>7</w:t>
        </w:r>
        <w:r>
          <w:rPr>
            <w:noProof/>
            <w:webHidden/>
          </w:rPr>
          <w:fldChar w:fldCharType="end"/>
        </w:r>
        <w:r w:rsidRPr="007212FB">
          <w:rPr>
            <w:rStyle w:val="Hyperlink"/>
            <w:noProof/>
          </w:rPr>
          <w:fldChar w:fldCharType="end"/>
        </w:r>
      </w:ins>
    </w:p>
    <w:p w14:paraId="6D364041" w14:textId="30822259" w:rsidR="005951A0" w:rsidRDefault="005951A0">
      <w:pPr>
        <w:pStyle w:val="TOC3"/>
        <w:rPr>
          <w:ins w:id="84" w:author="Author"/>
          <w:rFonts w:asciiTheme="minorHAnsi" w:eastAsiaTheme="minorEastAsia" w:hAnsiTheme="minorHAnsi" w:cstheme="minorBidi"/>
          <w:noProof/>
          <w:sz w:val="22"/>
          <w:szCs w:val="22"/>
        </w:rPr>
      </w:pPr>
      <w:ins w:id="85" w:author="Author">
        <w:r w:rsidRPr="007212FB">
          <w:rPr>
            <w:rStyle w:val="Hyperlink"/>
            <w:noProof/>
          </w:rPr>
          <w:fldChar w:fldCharType="begin"/>
        </w:r>
        <w:r w:rsidRPr="007212FB">
          <w:rPr>
            <w:rStyle w:val="Hyperlink"/>
            <w:noProof/>
          </w:rPr>
          <w:instrText xml:space="preserve"> </w:instrText>
        </w:r>
        <w:r>
          <w:rPr>
            <w:noProof/>
          </w:rPr>
          <w:instrText>HYPERLINK \l "_Toc528228348"</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1.1.10</w:t>
        </w:r>
        <w:r>
          <w:rPr>
            <w:rFonts w:asciiTheme="minorHAnsi" w:eastAsiaTheme="minorEastAsia" w:hAnsiTheme="minorHAnsi" w:cstheme="minorBidi"/>
            <w:noProof/>
            <w:sz w:val="22"/>
            <w:szCs w:val="22"/>
          </w:rPr>
          <w:tab/>
        </w:r>
        <w:r w:rsidRPr="007212FB">
          <w:rPr>
            <w:rStyle w:val="Hyperlink"/>
            <w:noProof/>
          </w:rPr>
          <w:t>Configure ERX DEFAULT LOOKBACK DAYS (OPTIONAL)</w:t>
        </w:r>
        <w:r>
          <w:rPr>
            <w:noProof/>
            <w:webHidden/>
          </w:rPr>
          <w:tab/>
        </w:r>
        <w:r>
          <w:rPr>
            <w:noProof/>
            <w:webHidden/>
          </w:rPr>
          <w:fldChar w:fldCharType="begin"/>
        </w:r>
        <w:r>
          <w:rPr>
            <w:noProof/>
            <w:webHidden/>
          </w:rPr>
          <w:instrText xml:space="preserve"> PAGEREF _Toc528228348 \h </w:instrText>
        </w:r>
      </w:ins>
      <w:r>
        <w:rPr>
          <w:noProof/>
          <w:webHidden/>
        </w:rPr>
      </w:r>
      <w:r>
        <w:rPr>
          <w:noProof/>
          <w:webHidden/>
        </w:rPr>
        <w:fldChar w:fldCharType="separate"/>
      </w:r>
      <w:ins w:id="86" w:author="Author">
        <w:r w:rsidR="00231B65">
          <w:rPr>
            <w:noProof/>
            <w:webHidden/>
          </w:rPr>
          <w:t>8</w:t>
        </w:r>
        <w:r>
          <w:rPr>
            <w:noProof/>
            <w:webHidden/>
          </w:rPr>
          <w:fldChar w:fldCharType="end"/>
        </w:r>
        <w:r w:rsidRPr="007212FB">
          <w:rPr>
            <w:rStyle w:val="Hyperlink"/>
            <w:noProof/>
          </w:rPr>
          <w:fldChar w:fldCharType="end"/>
        </w:r>
      </w:ins>
    </w:p>
    <w:p w14:paraId="554BF01A" w14:textId="5B2EEBFD" w:rsidR="005951A0" w:rsidRDefault="005951A0">
      <w:pPr>
        <w:pStyle w:val="TOC3"/>
        <w:rPr>
          <w:ins w:id="87" w:author="Author"/>
          <w:rFonts w:asciiTheme="minorHAnsi" w:eastAsiaTheme="minorEastAsia" w:hAnsiTheme="minorHAnsi" w:cstheme="minorBidi"/>
          <w:noProof/>
          <w:sz w:val="22"/>
          <w:szCs w:val="22"/>
        </w:rPr>
      </w:pPr>
      <w:ins w:id="88" w:author="Author">
        <w:r w:rsidRPr="007212FB">
          <w:rPr>
            <w:rStyle w:val="Hyperlink"/>
            <w:noProof/>
          </w:rPr>
          <w:fldChar w:fldCharType="begin"/>
        </w:r>
        <w:r w:rsidRPr="007212FB">
          <w:rPr>
            <w:rStyle w:val="Hyperlink"/>
            <w:noProof/>
          </w:rPr>
          <w:instrText xml:space="preserve"> </w:instrText>
        </w:r>
        <w:r>
          <w:rPr>
            <w:noProof/>
          </w:rPr>
          <w:instrText>HYPERLINK \l "_Toc528228349"</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1.1.11</w:t>
        </w:r>
        <w:r>
          <w:rPr>
            <w:rFonts w:asciiTheme="minorHAnsi" w:eastAsiaTheme="minorEastAsia" w:hAnsiTheme="minorHAnsi" w:cstheme="minorBidi"/>
            <w:noProof/>
            <w:sz w:val="22"/>
            <w:szCs w:val="22"/>
          </w:rPr>
          <w:tab/>
        </w:r>
        <w:r w:rsidRPr="007212FB">
          <w:rPr>
            <w:rStyle w:val="Hyperlink"/>
            <w:noProof/>
          </w:rPr>
          <w:t>Ready to Go Live</w:t>
        </w:r>
        <w:r>
          <w:rPr>
            <w:noProof/>
            <w:webHidden/>
          </w:rPr>
          <w:tab/>
        </w:r>
        <w:r>
          <w:rPr>
            <w:noProof/>
            <w:webHidden/>
          </w:rPr>
          <w:fldChar w:fldCharType="begin"/>
        </w:r>
        <w:r>
          <w:rPr>
            <w:noProof/>
            <w:webHidden/>
          </w:rPr>
          <w:instrText xml:space="preserve"> PAGEREF _Toc528228349 \h </w:instrText>
        </w:r>
      </w:ins>
      <w:r>
        <w:rPr>
          <w:noProof/>
          <w:webHidden/>
        </w:rPr>
      </w:r>
      <w:r>
        <w:rPr>
          <w:noProof/>
          <w:webHidden/>
        </w:rPr>
        <w:fldChar w:fldCharType="separate"/>
      </w:r>
      <w:ins w:id="89" w:author="Author">
        <w:r w:rsidR="00231B65">
          <w:rPr>
            <w:noProof/>
            <w:webHidden/>
          </w:rPr>
          <w:t>9</w:t>
        </w:r>
        <w:r>
          <w:rPr>
            <w:noProof/>
            <w:webHidden/>
          </w:rPr>
          <w:fldChar w:fldCharType="end"/>
        </w:r>
        <w:r w:rsidRPr="007212FB">
          <w:rPr>
            <w:rStyle w:val="Hyperlink"/>
            <w:noProof/>
          </w:rPr>
          <w:fldChar w:fldCharType="end"/>
        </w:r>
      </w:ins>
    </w:p>
    <w:p w14:paraId="5D470443" w14:textId="14FBFBC5" w:rsidR="005951A0" w:rsidRDefault="005951A0">
      <w:pPr>
        <w:pStyle w:val="TOC3"/>
        <w:rPr>
          <w:ins w:id="90" w:author="Author"/>
          <w:rFonts w:asciiTheme="minorHAnsi" w:eastAsiaTheme="minorEastAsia" w:hAnsiTheme="minorHAnsi" w:cstheme="minorBidi"/>
          <w:noProof/>
          <w:sz w:val="22"/>
          <w:szCs w:val="22"/>
        </w:rPr>
      </w:pPr>
      <w:ins w:id="91" w:author="Author">
        <w:r w:rsidRPr="007212FB">
          <w:rPr>
            <w:rStyle w:val="Hyperlink"/>
            <w:noProof/>
          </w:rPr>
          <w:fldChar w:fldCharType="begin"/>
        </w:r>
        <w:r w:rsidRPr="007212FB">
          <w:rPr>
            <w:rStyle w:val="Hyperlink"/>
            <w:noProof/>
          </w:rPr>
          <w:instrText xml:space="preserve"> </w:instrText>
        </w:r>
        <w:r>
          <w:rPr>
            <w:noProof/>
          </w:rPr>
          <w:instrText>HYPERLINK \l "_Toc528228350"</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1.1.12</w:t>
        </w:r>
        <w:r>
          <w:rPr>
            <w:rFonts w:asciiTheme="minorHAnsi" w:eastAsiaTheme="minorEastAsia" w:hAnsiTheme="minorHAnsi" w:cstheme="minorBidi"/>
            <w:noProof/>
            <w:sz w:val="22"/>
            <w:szCs w:val="22"/>
          </w:rPr>
          <w:tab/>
        </w:r>
        <w:r w:rsidRPr="007212FB">
          <w:rPr>
            <w:rStyle w:val="Hyperlink"/>
            <w:noProof/>
          </w:rPr>
          <w:t>Help Desk</w:t>
        </w:r>
        <w:r>
          <w:rPr>
            <w:noProof/>
            <w:webHidden/>
          </w:rPr>
          <w:tab/>
        </w:r>
        <w:r>
          <w:rPr>
            <w:noProof/>
            <w:webHidden/>
          </w:rPr>
          <w:fldChar w:fldCharType="begin"/>
        </w:r>
        <w:r>
          <w:rPr>
            <w:noProof/>
            <w:webHidden/>
          </w:rPr>
          <w:instrText xml:space="preserve"> PAGEREF _Toc528228350 \h </w:instrText>
        </w:r>
      </w:ins>
      <w:r>
        <w:rPr>
          <w:noProof/>
          <w:webHidden/>
        </w:rPr>
      </w:r>
      <w:r>
        <w:rPr>
          <w:noProof/>
          <w:webHidden/>
        </w:rPr>
        <w:fldChar w:fldCharType="separate"/>
      </w:r>
      <w:ins w:id="92" w:author="Author">
        <w:r w:rsidR="00231B65">
          <w:rPr>
            <w:noProof/>
            <w:webHidden/>
          </w:rPr>
          <w:t>11</w:t>
        </w:r>
        <w:r>
          <w:rPr>
            <w:noProof/>
            <w:webHidden/>
          </w:rPr>
          <w:fldChar w:fldCharType="end"/>
        </w:r>
        <w:r w:rsidRPr="007212FB">
          <w:rPr>
            <w:rStyle w:val="Hyperlink"/>
            <w:noProof/>
          </w:rPr>
          <w:fldChar w:fldCharType="end"/>
        </w:r>
      </w:ins>
    </w:p>
    <w:p w14:paraId="087B70FC" w14:textId="085AD922" w:rsidR="005951A0" w:rsidRDefault="005951A0">
      <w:pPr>
        <w:pStyle w:val="TOC4"/>
        <w:tabs>
          <w:tab w:val="left" w:pos="1760"/>
          <w:tab w:val="right" w:leader="dot" w:pos="9350"/>
        </w:tabs>
        <w:rPr>
          <w:ins w:id="93" w:author="Author"/>
          <w:rFonts w:asciiTheme="minorHAnsi" w:eastAsiaTheme="minorEastAsia" w:hAnsiTheme="minorHAnsi" w:cstheme="minorBidi"/>
          <w:noProof/>
          <w:sz w:val="22"/>
          <w:szCs w:val="22"/>
        </w:rPr>
      </w:pPr>
      <w:ins w:id="94" w:author="Author">
        <w:r w:rsidRPr="007212FB">
          <w:rPr>
            <w:rStyle w:val="Hyperlink"/>
            <w:noProof/>
          </w:rPr>
          <w:fldChar w:fldCharType="begin"/>
        </w:r>
        <w:r w:rsidRPr="007212FB">
          <w:rPr>
            <w:rStyle w:val="Hyperlink"/>
            <w:noProof/>
          </w:rPr>
          <w:instrText xml:space="preserve"> </w:instrText>
        </w:r>
        <w:r>
          <w:rPr>
            <w:noProof/>
          </w:rPr>
          <w:instrText>HYPERLINK \l "_Toc528228351"</w:instrText>
        </w:r>
        <w:r w:rsidRPr="007212FB">
          <w:rPr>
            <w:rStyle w:val="Hyperlink"/>
            <w:noProof/>
          </w:rPr>
          <w:instrText xml:space="preserve"> </w:instrText>
        </w:r>
        <w:r w:rsidRPr="007212FB">
          <w:rPr>
            <w:rStyle w:val="Hyperlink"/>
            <w:noProof/>
          </w:rPr>
          <w:fldChar w:fldCharType="separate"/>
        </w:r>
        <w:r w:rsidRPr="007212FB">
          <w:rPr>
            <w:rStyle w:val="Hyperlink"/>
            <w:noProof/>
          </w:rPr>
          <w:t>1.1.12.1</w:t>
        </w:r>
        <w:r>
          <w:rPr>
            <w:rFonts w:asciiTheme="minorHAnsi" w:eastAsiaTheme="minorEastAsia" w:hAnsiTheme="minorHAnsi" w:cstheme="minorBidi"/>
            <w:noProof/>
            <w:sz w:val="22"/>
            <w:szCs w:val="22"/>
          </w:rPr>
          <w:tab/>
        </w:r>
        <w:r w:rsidRPr="007212FB">
          <w:rPr>
            <w:rStyle w:val="Hyperlink"/>
            <w:noProof/>
          </w:rPr>
          <w:t>Help Desk Ticket Instructions</w:t>
        </w:r>
        <w:r>
          <w:rPr>
            <w:noProof/>
            <w:webHidden/>
          </w:rPr>
          <w:tab/>
        </w:r>
        <w:r>
          <w:rPr>
            <w:noProof/>
            <w:webHidden/>
          </w:rPr>
          <w:fldChar w:fldCharType="begin"/>
        </w:r>
        <w:r>
          <w:rPr>
            <w:noProof/>
            <w:webHidden/>
          </w:rPr>
          <w:instrText xml:space="preserve"> PAGEREF _Toc528228351 \h </w:instrText>
        </w:r>
      </w:ins>
      <w:r>
        <w:rPr>
          <w:noProof/>
          <w:webHidden/>
        </w:rPr>
      </w:r>
      <w:r>
        <w:rPr>
          <w:noProof/>
          <w:webHidden/>
        </w:rPr>
        <w:fldChar w:fldCharType="separate"/>
      </w:r>
      <w:ins w:id="95" w:author="Author">
        <w:r w:rsidR="00231B65">
          <w:rPr>
            <w:noProof/>
            <w:webHidden/>
          </w:rPr>
          <w:t>11</w:t>
        </w:r>
        <w:r>
          <w:rPr>
            <w:noProof/>
            <w:webHidden/>
          </w:rPr>
          <w:fldChar w:fldCharType="end"/>
        </w:r>
        <w:r w:rsidRPr="007212FB">
          <w:rPr>
            <w:rStyle w:val="Hyperlink"/>
            <w:noProof/>
          </w:rPr>
          <w:fldChar w:fldCharType="end"/>
        </w:r>
      </w:ins>
    </w:p>
    <w:p w14:paraId="02AA2394" w14:textId="1D2C383E" w:rsidR="005951A0" w:rsidRDefault="005951A0">
      <w:pPr>
        <w:pStyle w:val="TOC2"/>
        <w:rPr>
          <w:ins w:id="96" w:author="Author"/>
          <w:rFonts w:asciiTheme="minorHAnsi" w:eastAsiaTheme="minorEastAsia" w:hAnsiTheme="minorHAnsi" w:cstheme="minorBidi"/>
          <w:noProof/>
          <w:sz w:val="22"/>
          <w:szCs w:val="22"/>
        </w:rPr>
      </w:pPr>
      <w:ins w:id="97" w:author="Author">
        <w:r w:rsidRPr="007212FB">
          <w:rPr>
            <w:rStyle w:val="Hyperlink"/>
            <w:noProof/>
          </w:rPr>
          <w:fldChar w:fldCharType="begin"/>
        </w:r>
        <w:r w:rsidRPr="007212FB">
          <w:rPr>
            <w:rStyle w:val="Hyperlink"/>
            <w:noProof/>
          </w:rPr>
          <w:instrText xml:space="preserve"> </w:instrText>
        </w:r>
        <w:r>
          <w:rPr>
            <w:noProof/>
          </w:rPr>
          <w:instrText>HYPERLINK \l "_Toc528228352"</w:instrText>
        </w:r>
        <w:r w:rsidRPr="007212FB">
          <w:rPr>
            <w:rStyle w:val="Hyperlink"/>
            <w:noProof/>
          </w:rPr>
          <w:instrText xml:space="preserve"> </w:instrText>
        </w:r>
        <w:r w:rsidRPr="007212FB">
          <w:rPr>
            <w:rStyle w:val="Hyperlink"/>
            <w:noProof/>
          </w:rPr>
          <w:fldChar w:fldCharType="separate"/>
        </w:r>
        <w:r w:rsidRPr="007212FB">
          <w:rPr>
            <w:rStyle w:val="Hyperlink"/>
            <w:noProof/>
          </w:rPr>
          <w:t>1.2</w:t>
        </w:r>
        <w:r>
          <w:rPr>
            <w:rFonts w:asciiTheme="minorHAnsi" w:eastAsiaTheme="minorEastAsia" w:hAnsiTheme="minorHAnsi" w:cstheme="minorBidi"/>
            <w:noProof/>
            <w:sz w:val="22"/>
            <w:szCs w:val="22"/>
          </w:rPr>
          <w:tab/>
        </w:r>
        <w:r w:rsidRPr="007212FB">
          <w:rPr>
            <w:rStyle w:val="Hyperlink"/>
            <w:noProof/>
          </w:rPr>
          <w:t>Inbound ePrescribing Web-based Application</w:t>
        </w:r>
        <w:r>
          <w:rPr>
            <w:noProof/>
            <w:webHidden/>
          </w:rPr>
          <w:tab/>
        </w:r>
        <w:r>
          <w:rPr>
            <w:noProof/>
            <w:webHidden/>
          </w:rPr>
          <w:fldChar w:fldCharType="begin"/>
        </w:r>
        <w:r>
          <w:rPr>
            <w:noProof/>
            <w:webHidden/>
          </w:rPr>
          <w:instrText xml:space="preserve"> PAGEREF _Toc528228352 \h </w:instrText>
        </w:r>
      </w:ins>
      <w:r>
        <w:rPr>
          <w:noProof/>
          <w:webHidden/>
        </w:rPr>
      </w:r>
      <w:r>
        <w:rPr>
          <w:noProof/>
          <w:webHidden/>
        </w:rPr>
        <w:fldChar w:fldCharType="separate"/>
      </w:r>
      <w:ins w:id="98" w:author="Author">
        <w:r w:rsidR="00231B65">
          <w:rPr>
            <w:noProof/>
            <w:webHidden/>
          </w:rPr>
          <w:t>13</w:t>
        </w:r>
        <w:r>
          <w:rPr>
            <w:noProof/>
            <w:webHidden/>
          </w:rPr>
          <w:fldChar w:fldCharType="end"/>
        </w:r>
        <w:r w:rsidRPr="007212FB">
          <w:rPr>
            <w:rStyle w:val="Hyperlink"/>
            <w:noProof/>
          </w:rPr>
          <w:fldChar w:fldCharType="end"/>
        </w:r>
      </w:ins>
    </w:p>
    <w:p w14:paraId="5423A8CD" w14:textId="0C663D50" w:rsidR="005951A0" w:rsidRDefault="005951A0">
      <w:pPr>
        <w:pStyle w:val="TOC3"/>
        <w:rPr>
          <w:ins w:id="99" w:author="Author"/>
          <w:rFonts w:asciiTheme="minorHAnsi" w:eastAsiaTheme="minorEastAsia" w:hAnsiTheme="minorHAnsi" w:cstheme="minorBidi"/>
          <w:noProof/>
          <w:sz w:val="22"/>
          <w:szCs w:val="22"/>
        </w:rPr>
      </w:pPr>
      <w:ins w:id="100" w:author="Author">
        <w:r w:rsidRPr="007212FB">
          <w:rPr>
            <w:rStyle w:val="Hyperlink"/>
            <w:noProof/>
          </w:rPr>
          <w:fldChar w:fldCharType="begin"/>
        </w:r>
        <w:r w:rsidRPr="007212FB">
          <w:rPr>
            <w:rStyle w:val="Hyperlink"/>
            <w:noProof/>
          </w:rPr>
          <w:instrText xml:space="preserve"> </w:instrText>
        </w:r>
        <w:r>
          <w:rPr>
            <w:noProof/>
          </w:rPr>
          <w:instrText>HYPERLINK \l "_Toc528228353"</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rPr>
          <w:tab/>
        </w:r>
        <w:r w:rsidRPr="007212FB">
          <w:rPr>
            <w:rStyle w:val="Hyperlink"/>
            <w:noProof/>
          </w:rPr>
          <w:t>Create Shortcut on Workstation (Desktop)</w:t>
        </w:r>
        <w:r>
          <w:rPr>
            <w:noProof/>
            <w:webHidden/>
          </w:rPr>
          <w:tab/>
        </w:r>
        <w:r>
          <w:rPr>
            <w:noProof/>
            <w:webHidden/>
          </w:rPr>
          <w:fldChar w:fldCharType="begin"/>
        </w:r>
        <w:r>
          <w:rPr>
            <w:noProof/>
            <w:webHidden/>
          </w:rPr>
          <w:instrText xml:space="preserve"> PAGEREF _Toc528228353 \h </w:instrText>
        </w:r>
      </w:ins>
      <w:r>
        <w:rPr>
          <w:noProof/>
          <w:webHidden/>
        </w:rPr>
      </w:r>
      <w:r>
        <w:rPr>
          <w:noProof/>
          <w:webHidden/>
        </w:rPr>
        <w:fldChar w:fldCharType="separate"/>
      </w:r>
      <w:ins w:id="101" w:author="Author">
        <w:r w:rsidR="00231B65">
          <w:rPr>
            <w:noProof/>
            <w:webHidden/>
          </w:rPr>
          <w:t>13</w:t>
        </w:r>
        <w:r>
          <w:rPr>
            <w:noProof/>
            <w:webHidden/>
          </w:rPr>
          <w:fldChar w:fldCharType="end"/>
        </w:r>
        <w:r w:rsidRPr="007212FB">
          <w:rPr>
            <w:rStyle w:val="Hyperlink"/>
            <w:noProof/>
          </w:rPr>
          <w:fldChar w:fldCharType="end"/>
        </w:r>
      </w:ins>
    </w:p>
    <w:p w14:paraId="770F979D" w14:textId="56016664" w:rsidR="005951A0" w:rsidRDefault="005951A0">
      <w:pPr>
        <w:pStyle w:val="TOC3"/>
        <w:rPr>
          <w:ins w:id="102" w:author="Author"/>
          <w:rFonts w:asciiTheme="minorHAnsi" w:eastAsiaTheme="minorEastAsia" w:hAnsiTheme="minorHAnsi" w:cstheme="minorBidi"/>
          <w:noProof/>
          <w:sz w:val="22"/>
          <w:szCs w:val="22"/>
        </w:rPr>
      </w:pPr>
      <w:ins w:id="103" w:author="Author">
        <w:r w:rsidRPr="007212FB">
          <w:rPr>
            <w:rStyle w:val="Hyperlink"/>
            <w:noProof/>
          </w:rPr>
          <w:fldChar w:fldCharType="begin"/>
        </w:r>
        <w:r w:rsidRPr="007212FB">
          <w:rPr>
            <w:rStyle w:val="Hyperlink"/>
            <w:noProof/>
          </w:rPr>
          <w:instrText xml:space="preserve"> </w:instrText>
        </w:r>
        <w:r>
          <w:rPr>
            <w:noProof/>
          </w:rPr>
          <w:instrText>HYPERLINK \l "_Toc528228354"</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rPr>
          <w:tab/>
        </w:r>
        <w:r w:rsidRPr="007212FB">
          <w:rPr>
            <w:rStyle w:val="Hyperlink"/>
            <w:noProof/>
          </w:rPr>
          <w:t>Turn off Compatibility Setting</w:t>
        </w:r>
        <w:r>
          <w:rPr>
            <w:noProof/>
            <w:webHidden/>
          </w:rPr>
          <w:tab/>
        </w:r>
        <w:r>
          <w:rPr>
            <w:noProof/>
            <w:webHidden/>
          </w:rPr>
          <w:fldChar w:fldCharType="begin"/>
        </w:r>
        <w:r>
          <w:rPr>
            <w:noProof/>
            <w:webHidden/>
          </w:rPr>
          <w:instrText xml:space="preserve"> PAGEREF _Toc528228354 \h </w:instrText>
        </w:r>
      </w:ins>
      <w:r>
        <w:rPr>
          <w:noProof/>
          <w:webHidden/>
        </w:rPr>
      </w:r>
      <w:r>
        <w:rPr>
          <w:noProof/>
          <w:webHidden/>
        </w:rPr>
        <w:fldChar w:fldCharType="separate"/>
      </w:r>
      <w:ins w:id="104" w:author="Author">
        <w:r w:rsidR="00231B65">
          <w:rPr>
            <w:noProof/>
            <w:webHidden/>
          </w:rPr>
          <w:t>14</w:t>
        </w:r>
        <w:r>
          <w:rPr>
            <w:noProof/>
            <w:webHidden/>
          </w:rPr>
          <w:fldChar w:fldCharType="end"/>
        </w:r>
        <w:r w:rsidRPr="007212FB">
          <w:rPr>
            <w:rStyle w:val="Hyperlink"/>
            <w:noProof/>
          </w:rPr>
          <w:fldChar w:fldCharType="end"/>
        </w:r>
      </w:ins>
    </w:p>
    <w:p w14:paraId="2C385C65" w14:textId="42CAAFB8" w:rsidR="005951A0" w:rsidRDefault="005951A0">
      <w:pPr>
        <w:pStyle w:val="TOC3"/>
        <w:rPr>
          <w:ins w:id="105" w:author="Author"/>
          <w:rFonts w:asciiTheme="minorHAnsi" w:eastAsiaTheme="minorEastAsia" w:hAnsiTheme="minorHAnsi" w:cstheme="minorBidi"/>
          <w:noProof/>
          <w:sz w:val="22"/>
          <w:szCs w:val="22"/>
        </w:rPr>
      </w:pPr>
      <w:ins w:id="106" w:author="Author">
        <w:r w:rsidRPr="007212FB">
          <w:rPr>
            <w:rStyle w:val="Hyperlink"/>
            <w:noProof/>
          </w:rPr>
          <w:fldChar w:fldCharType="begin"/>
        </w:r>
        <w:r w:rsidRPr="007212FB">
          <w:rPr>
            <w:rStyle w:val="Hyperlink"/>
            <w:noProof/>
          </w:rPr>
          <w:instrText xml:space="preserve"> </w:instrText>
        </w:r>
        <w:r>
          <w:rPr>
            <w:noProof/>
          </w:rPr>
          <w:instrText>HYPERLINK \l "_Toc528228355"</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sz w:val="22"/>
            <w:szCs w:val="22"/>
          </w:rPr>
          <w:tab/>
        </w:r>
        <w:r w:rsidRPr="007212FB">
          <w:rPr>
            <w:rStyle w:val="Hyperlink"/>
            <w:noProof/>
          </w:rPr>
          <w:t>Assign Roles in IEP Web-based Application</w:t>
        </w:r>
        <w:r>
          <w:rPr>
            <w:noProof/>
            <w:webHidden/>
          </w:rPr>
          <w:tab/>
        </w:r>
        <w:r>
          <w:rPr>
            <w:noProof/>
            <w:webHidden/>
          </w:rPr>
          <w:fldChar w:fldCharType="begin"/>
        </w:r>
        <w:r>
          <w:rPr>
            <w:noProof/>
            <w:webHidden/>
          </w:rPr>
          <w:instrText xml:space="preserve"> PAGEREF _Toc528228355 \h </w:instrText>
        </w:r>
      </w:ins>
      <w:r>
        <w:rPr>
          <w:noProof/>
          <w:webHidden/>
        </w:rPr>
      </w:r>
      <w:r>
        <w:rPr>
          <w:noProof/>
          <w:webHidden/>
        </w:rPr>
        <w:fldChar w:fldCharType="separate"/>
      </w:r>
      <w:ins w:id="107" w:author="Author">
        <w:r w:rsidR="00231B65">
          <w:rPr>
            <w:noProof/>
            <w:webHidden/>
          </w:rPr>
          <w:t>15</w:t>
        </w:r>
        <w:r>
          <w:rPr>
            <w:noProof/>
            <w:webHidden/>
          </w:rPr>
          <w:fldChar w:fldCharType="end"/>
        </w:r>
        <w:r w:rsidRPr="007212FB">
          <w:rPr>
            <w:rStyle w:val="Hyperlink"/>
            <w:noProof/>
          </w:rPr>
          <w:fldChar w:fldCharType="end"/>
        </w:r>
      </w:ins>
    </w:p>
    <w:p w14:paraId="093D59FF" w14:textId="1EE1267D" w:rsidR="005951A0" w:rsidRDefault="005951A0">
      <w:pPr>
        <w:pStyle w:val="TOC4"/>
        <w:tabs>
          <w:tab w:val="left" w:pos="1760"/>
          <w:tab w:val="right" w:leader="dot" w:pos="9350"/>
        </w:tabs>
        <w:rPr>
          <w:ins w:id="108" w:author="Author"/>
          <w:rFonts w:asciiTheme="minorHAnsi" w:eastAsiaTheme="minorEastAsia" w:hAnsiTheme="minorHAnsi" w:cstheme="minorBidi"/>
          <w:noProof/>
          <w:sz w:val="22"/>
          <w:szCs w:val="22"/>
        </w:rPr>
      </w:pPr>
      <w:ins w:id="109" w:author="Author">
        <w:r w:rsidRPr="007212FB">
          <w:rPr>
            <w:rStyle w:val="Hyperlink"/>
            <w:noProof/>
          </w:rPr>
          <w:fldChar w:fldCharType="begin"/>
        </w:r>
        <w:r w:rsidRPr="007212FB">
          <w:rPr>
            <w:rStyle w:val="Hyperlink"/>
            <w:noProof/>
          </w:rPr>
          <w:instrText xml:space="preserve"> </w:instrText>
        </w:r>
        <w:r>
          <w:rPr>
            <w:noProof/>
          </w:rPr>
          <w:instrText>HYPERLINK \l "_Toc528228356"</w:instrText>
        </w:r>
        <w:r w:rsidRPr="007212FB">
          <w:rPr>
            <w:rStyle w:val="Hyperlink"/>
            <w:noProof/>
          </w:rPr>
          <w:instrText xml:space="preserve"> </w:instrText>
        </w:r>
        <w:r w:rsidRPr="007212FB">
          <w:rPr>
            <w:rStyle w:val="Hyperlink"/>
            <w:noProof/>
          </w:rPr>
          <w:fldChar w:fldCharType="separate"/>
        </w:r>
        <w:r w:rsidRPr="007212FB">
          <w:rPr>
            <w:rStyle w:val="Hyperlink"/>
            <w:noProof/>
          </w:rPr>
          <w:t>1.2.3.1</w:t>
        </w:r>
        <w:r>
          <w:rPr>
            <w:rFonts w:asciiTheme="minorHAnsi" w:eastAsiaTheme="minorEastAsia" w:hAnsiTheme="minorHAnsi" w:cstheme="minorBidi"/>
            <w:noProof/>
            <w:sz w:val="22"/>
            <w:szCs w:val="22"/>
          </w:rPr>
          <w:tab/>
        </w:r>
        <w:r w:rsidRPr="007212FB">
          <w:rPr>
            <w:rStyle w:val="Hyperlink"/>
            <w:noProof/>
          </w:rPr>
          <w:t>Add New User</w:t>
        </w:r>
        <w:r>
          <w:rPr>
            <w:noProof/>
            <w:webHidden/>
          </w:rPr>
          <w:tab/>
        </w:r>
        <w:r>
          <w:rPr>
            <w:noProof/>
            <w:webHidden/>
          </w:rPr>
          <w:fldChar w:fldCharType="begin"/>
        </w:r>
        <w:r>
          <w:rPr>
            <w:noProof/>
            <w:webHidden/>
          </w:rPr>
          <w:instrText xml:space="preserve"> PAGEREF _Toc528228356 \h </w:instrText>
        </w:r>
      </w:ins>
      <w:r>
        <w:rPr>
          <w:noProof/>
          <w:webHidden/>
        </w:rPr>
      </w:r>
      <w:r>
        <w:rPr>
          <w:noProof/>
          <w:webHidden/>
        </w:rPr>
        <w:fldChar w:fldCharType="separate"/>
      </w:r>
      <w:ins w:id="110" w:author="Author">
        <w:r w:rsidR="00231B65">
          <w:rPr>
            <w:noProof/>
            <w:webHidden/>
          </w:rPr>
          <w:t>16</w:t>
        </w:r>
        <w:r>
          <w:rPr>
            <w:noProof/>
            <w:webHidden/>
          </w:rPr>
          <w:fldChar w:fldCharType="end"/>
        </w:r>
        <w:r w:rsidRPr="007212FB">
          <w:rPr>
            <w:rStyle w:val="Hyperlink"/>
            <w:noProof/>
          </w:rPr>
          <w:fldChar w:fldCharType="end"/>
        </w:r>
      </w:ins>
    </w:p>
    <w:p w14:paraId="11B2542C" w14:textId="74E77DEC" w:rsidR="005951A0" w:rsidRDefault="005951A0">
      <w:pPr>
        <w:pStyle w:val="TOC4"/>
        <w:tabs>
          <w:tab w:val="left" w:pos="1760"/>
          <w:tab w:val="right" w:leader="dot" w:pos="9350"/>
        </w:tabs>
        <w:rPr>
          <w:ins w:id="111" w:author="Author"/>
          <w:rFonts w:asciiTheme="minorHAnsi" w:eastAsiaTheme="minorEastAsia" w:hAnsiTheme="minorHAnsi" w:cstheme="minorBidi"/>
          <w:noProof/>
          <w:sz w:val="22"/>
          <w:szCs w:val="22"/>
        </w:rPr>
      </w:pPr>
      <w:ins w:id="112" w:author="Author">
        <w:r w:rsidRPr="007212FB">
          <w:rPr>
            <w:rStyle w:val="Hyperlink"/>
            <w:noProof/>
          </w:rPr>
          <w:fldChar w:fldCharType="begin"/>
        </w:r>
        <w:r w:rsidRPr="007212FB">
          <w:rPr>
            <w:rStyle w:val="Hyperlink"/>
            <w:noProof/>
          </w:rPr>
          <w:instrText xml:space="preserve"> </w:instrText>
        </w:r>
        <w:r>
          <w:rPr>
            <w:noProof/>
          </w:rPr>
          <w:instrText>HYPERLINK \l "_Toc528228357"</w:instrText>
        </w:r>
        <w:r w:rsidRPr="007212FB">
          <w:rPr>
            <w:rStyle w:val="Hyperlink"/>
            <w:noProof/>
          </w:rPr>
          <w:instrText xml:space="preserve"> </w:instrText>
        </w:r>
        <w:r w:rsidRPr="007212FB">
          <w:rPr>
            <w:rStyle w:val="Hyperlink"/>
            <w:noProof/>
          </w:rPr>
          <w:fldChar w:fldCharType="separate"/>
        </w:r>
        <w:r w:rsidRPr="007212FB">
          <w:rPr>
            <w:rStyle w:val="Hyperlink"/>
            <w:noProof/>
          </w:rPr>
          <w:t>1.2.3.2</w:t>
        </w:r>
        <w:r>
          <w:rPr>
            <w:rFonts w:asciiTheme="minorHAnsi" w:eastAsiaTheme="minorEastAsia" w:hAnsiTheme="minorHAnsi" w:cstheme="minorBidi"/>
            <w:noProof/>
            <w:sz w:val="22"/>
            <w:szCs w:val="22"/>
          </w:rPr>
          <w:tab/>
        </w:r>
        <w:r w:rsidRPr="007212FB">
          <w:rPr>
            <w:rStyle w:val="Hyperlink"/>
            <w:noProof/>
          </w:rPr>
          <w:t>Modify User Role</w:t>
        </w:r>
        <w:r>
          <w:rPr>
            <w:noProof/>
            <w:webHidden/>
          </w:rPr>
          <w:tab/>
        </w:r>
        <w:r>
          <w:rPr>
            <w:noProof/>
            <w:webHidden/>
          </w:rPr>
          <w:fldChar w:fldCharType="begin"/>
        </w:r>
        <w:r>
          <w:rPr>
            <w:noProof/>
            <w:webHidden/>
          </w:rPr>
          <w:instrText xml:space="preserve"> PAGEREF _Toc528228357 \h </w:instrText>
        </w:r>
      </w:ins>
      <w:r>
        <w:rPr>
          <w:noProof/>
          <w:webHidden/>
        </w:rPr>
      </w:r>
      <w:r>
        <w:rPr>
          <w:noProof/>
          <w:webHidden/>
        </w:rPr>
        <w:fldChar w:fldCharType="separate"/>
      </w:r>
      <w:ins w:id="113" w:author="Author">
        <w:r w:rsidR="00231B65">
          <w:rPr>
            <w:noProof/>
            <w:webHidden/>
          </w:rPr>
          <w:t>18</w:t>
        </w:r>
        <w:r>
          <w:rPr>
            <w:noProof/>
            <w:webHidden/>
          </w:rPr>
          <w:fldChar w:fldCharType="end"/>
        </w:r>
        <w:r w:rsidRPr="007212FB">
          <w:rPr>
            <w:rStyle w:val="Hyperlink"/>
            <w:noProof/>
          </w:rPr>
          <w:fldChar w:fldCharType="end"/>
        </w:r>
      </w:ins>
    </w:p>
    <w:p w14:paraId="0153C8DF" w14:textId="1D167CE3" w:rsidR="005951A0" w:rsidRDefault="005951A0">
      <w:pPr>
        <w:pStyle w:val="TOC4"/>
        <w:tabs>
          <w:tab w:val="left" w:pos="1760"/>
          <w:tab w:val="right" w:leader="dot" w:pos="9350"/>
        </w:tabs>
        <w:rPr>
          <w:ins w:id="114" w:author="Author"/>
          <w:rFonts w:asciiTheme="minorHAnsi" w:eastAsiaTheme="minorEastAsia" w:hAnsiTheme="minorHAnsi" w:cstheme="minorBidi"/>
          <w:noProof/>
          <w:sz w:val="22"/>
          <w:szCs w:val="22"/>
        </w:rPr>
      </w:pPr>
      <w:ins w:id="115" w:author="Author">
        <w:r w:rsidRPr="007212FB">
          <w:rPr>
            <w:rStyle w:val="Hyperlink"/>
            <w:noProof/>
          </w:rPr>
          <w:fldChar w:fldCharType="begin"/>
        </w:r>
        <w:r w:rsidRPr="007212FB">
          <w:rPr>
            <w:rStyle w:val="Hyperlink"/>
            <w:noProof/>
          </w:rPr>
          <w:instrText xml:space="preserve"> </w:instrText>
        </w:r>
        <w:r>
          <w:rPr>
            <w:noProof/>
          </w:rPr>
          <w:instrText>HYPERLINK \l "_Toc528228358"</w:instrText>
        </w:r>
        <w:r w:rsidRPr="007212FB">
          <w:rPr>
            <w:rStyle w:val="Hyperlink"/>
            <w:noProof/>
          </w:rPr>
          <w:instrText xml:space="preserve"> </w:instrText>
        </w:r>
        <w:r w:rsidRPr="007212FB">
          <w:rPr>
            <w:rStyle w:val="Hyperlink"/>
            <w:noProof/>
          </w:rPr>
          <w:fldChar w:fldCharType="separate"/>
        </w:r>
        <w:r w:rsidRPr="007212FB">
          <w:rPr>
            <w:rStyle w:val="Hyperlink"/>
            <w:noProof/>
          </w:rPr>
          <w:t>1.2.3.3</w:t>
        </w:r>
        <w:r>
          <w:rPr>
            <w:rFonts w:asciiTheme="minorHAnsi" w:eastAsiaTheme="minorEastAsia" w:hAnsiTheme="minorHAnsi" w:cstheme="minorBidi"/>
            <w:noProof/>
            <w:sz w:val="22"/>
            <w:szCs w:val="22"/>
          </w:rPr>
          <w:tab/>
        </w:r>
        <w:r w:rsidRPr="007212FB">
          <w:rPr>
            <w:rStyle w:val="Hyperlink"/>
            <w:noProof/>
          </w:rPr>
          <w:t>Enable/Disable Users</w:t>
        </w:r>
        <w:r>
          <w:rPr>
            <w:noProof/>
            <w:webHidden/>
          </w:rPr>
          <w:tab/>
        </w:r>
        <w:r>
          <w:rPr>
            <w:noProof/>
            <w:webHidden/>
          </w:rPr>
          <w:fldChar w:fldCharType="begin"/>
        </w:r>
        <w:r>
          <w:rPr>
            <w:noProof/>
            <w:webHidden/>
          </w:rPr>
          <w:instrText xml:space="preserve"> PAGEREF _Toc528228358 \h </w:instrText>
        </w:r>
      </w:ins>
      <w:r>
        <w:rPr>
          <w:noProof/>
          <w:webHidden/>
        </w:rPr>
      </w:r>
      <w:r>
        <w:rPr>
          <w:noProof/>
          <w:webHidden/>
        </w:rPr>
        <w:fldChar w:fldCharType="separate"/>
      </w:r>
      <w:ins w:id="116" w:author="Author">
        <w:r w:rsidR="00231B65">
          <w:rPr>
            <w:noProof/>
            <w:webHidden/>
          </w:rPr>
          <w:t>19</w:t>
        </w:r>
        <w:r>
          <w:rPr>
            <w:noProof/>
            <w:webHidden/>
          </w:rPr>
          <w:fldChar w:fldCharType="end"/>
        </w:r>
        <w:r w:rsidRPr="007212FB">
          <w:rPr>
            <w:rStyle w:val="Hyperlink"/>
            <w:noProof/>
          </w:rPr>
          <w:fldChar w:fldCharType="end"/>
        </w:r>
      </w:ins>
    </w:p>
    <w:p w14:paraId="064DBEEC" w14:textId="5F2D7EB8" w:rsidR="005951A0" w:rsidRDefault="005951A0">
      <w:pPr>
        <w:pStyle w:val="TOC3"/>
        <w:rPr>
          <w:ins w:id="117" w:author="Author"/>
          <w:rFonts w:asciiTheme="minorHAnsi" w:eastAsiaTheme="minorEastAsia" w:hAnsiTheme="minorHAnsi" w:cstheme="minorBidi"/>
          <w:noProof/>
          <w:sz w:val="22"/>
          <w:szCs w:val="22"/>
        </w:rPr>
      </w:pPr>
      <w:ins w:id="118" w:author="Author">
        <w:r w:rsidRPr="007212FB">
          <w:rPr>
            <w:rStyle w:val="Hyperlink"/>
            <w:noProof/>
          </w:rPr>
          <w:fldChar w:fldCharType="begin"/>
        </w:r>
        <w:r w:rsidRPr="007212FB">
          <w:rPr>
            <w:rStyle w:val="Hyperlink"/>
            <w:noProof/>
          </w:rPr>
          <w:instrText xml:space="preserve"> </w:instrText>
        </w:r>
        <w:r>
          <w:rPr>
            <w:noProof/>
          </w:rPr>
          <w:instrText>HYPERLINK \l "_Toc528228359"</w:instrText>
        </w:r>
        <w:r w:rsidRPr="007212FB">
          <w:rPr>
            <w:rStyle w:val="Hyperlink"/>
            <w:noProof/>
          </w:rPr>
          <w:instrText xml:space="preserve"> </w:instrText>
        </w:r>
        <w:r w:rsidRPr="007212FB">
          <w:rPr>
            <w:rStyle w:val="Hyperlink"/>
            <w:noProof/>
          </w:rPr>
          <w:fldChar w:fldCharType="separate"/>
        </w:r>
        <w:r w:rsidRPr="007212FB">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sz w:val="22"/>
            <w:szCs w:val="22"/>
          </w:rPr>
          <w:tab/>
        </w:r>
        <w:r w:rsidRPr="007212FB">
          <w:rPr>
            <w:rStyle w:val="Hyperlink"/>
            <w:noProof/>
          </w:rPr>
          <w:t>Pharmacy Management</w:t>
        </w:r>
        <w:r>
          <w:rPr>
            <w:noProof/>
            <w:webHidden/>
          </w:rPr>
          <w:tab/>
        </w:r>
        <w:r>
          <w:rPr>
            <w:noProof/>
            <w:webHidden/>
          </w:rPr>
          <w:fldChar w:fldCharType="begin"/>
        </w:r>
        <w:r>
          <w:rPr>
            <w:noProof/>
            <w:webHidden/>
          </w:rPr>
          <w:instrText xml:space="preserve"> PAGEREF _Toc528228359 \h </w:instrText>
        </w:r>
      </w:ins>
      <w:r>
        <w:rPr>
          <w:noProof/>
          <w:webHidden/>
        </w:rPr>
      </w:r>
      <w:r>
        <w:rPr>
          <w:noProof/>
          <w:webHidden/>
        </w:rPr>
        <w:fldChar w:fldCharType="separate"/>
      </w:r>
      <w:ins w:id="119" w:author="Author">
        <w:r w:rsidR="00231B65">
          <w:rPr>
            <w:noProof/>
            <w:webHidden/>
          </w:rPr>
          <w:t>20</w:t>
        </w:r>
        <w:r>
          <w:rPr>
            <w:noProof/>
            <w:webHidden/>
          </w:rPr>
          <w:fldChar w:fldCharType="end"/>
        </w:r>
        <w:r w:rsidRPr="007212FB">
          <w:rPr>
            <w:rStyle w:val="Hyperlink"/>
            <w:noProof/>
          </w:rPr>
          <w:fldChar w:fldCharType="end"/>
        </w:r>
      </w:ins>
    </w:p>
    <w:p w14:paraId="6FA22824" w14:textId="4FF79A12" w:rsidR="005951A0" w:rsidRDefault="005951A0">
      <w:pPr>
        <w:pStyle w:val="TOC4"/>
        <w:tabs>
          <w:tab w:val="left" w:pos="1760"/>
          <w:tab w:val="right" w:leader="dot" w:pos="9350"/>
        </w:tabs>
        <w:rPr>
          <w:ins w:id="120" w:author="Author"/>
          <w:rFonts w:asciiTheme="minorHAnsi" w:eastAsiaTheme="minorEastAsia" w:hAnsiTheme="minorHAnsi" w:cstheme="minorBidi"/>
          <w:noProof/>
          <w:sz w:val="22"/>
          <w:szCs w:val="22"/>
        </w:rPr>
      </w:pPr>
      <w:ins w:id="121" w:author="Author">
        <w:r w:rsidRPr="007212FB">
          <w:rPr>
            <w:rStyle w:val="Hyperlink"/>
            <w:noProof/>
          </w:rPr>
          <w:fldChar w:fldCharType="begin"/>
        </w:r>
        <w:r w:rsidRPr="007212FB">
          <w:rPr>
            <w:rStyle w:val="Hyperlink"/>
            <w:noProof/>
          </w:rPr>
          <w:instrText xml:space="preserve"> </w:instrText>
        </w:r>
        <w:r>
          <w:rPr>
            <w:noProof/>
          </w:rPr>
          <w:instrText>HYPERLINK \l "_Toc528228360"</w:instrText>
        </w:r>
        <w:r w:rsidRPr="007212FB">
          <w:rPr>
            <w:rStyle w:val="Hyperlink"/>
            <w:noProof/>
          </w:rPr>
          <w:instrText xml:space="preserve"> </w:instrText>
        </w:r>
        <w:r w:rsidRPr="007212FB">
          <w:rPr>
            <w:rStyle w:val="Hyperlink"/>
            <w:noProof/>
          </w:rPr>
          <w:fldChar w:fldCharType="separate"/>
        </w:r>
        <w:r w:rsidRPr="007212FB">
          <w:rPr>
            <w:rStyle w:val="Hyperlink"/>
            <w:noProof/>
          </w:rPr>
          <w:t>1.2.4.1</w:t>
        </w:r>
        <w:r>
          <w:rPr>
            <w:rFonts w:asciiTheme="minorHAnsi" w:eastAsiaTheme="minorEastAsia" w:hAnsiTheme="minorHAnsi" w:cstheme="minorBidi"/>
            <w:noProof/>
            <w:sz w:val="22"/>
            <w:szCs w:val="22"/>
          </w:rPr>
          <w:tab/>
        </w:r>
        <w:r w:rsidRPr="007212FB">
          <w:rPr>
            <w:rStyle w:val="Hyperlink"/>
            <w:noProof/>
          </w:rPr>
          <w:t>Search Pharmacy</w:t>
        </w:r>
        <w:r>
          <w:rPr>
            <w:noProof/>
            <w:webHidden/>
          </w:rPr>
          <w:tab/>
        </w:r>
        <w:r>
          <w:rPr>
            <w:noProof/>
            <w:webHidden/>
          </w:rPr>
          <w:fldChar w:fldCharType="begin"/>
        </w:r>
        <w:r>
          <w:rPr>
            <w:noProof/>
            <w:webHidden/>
          </w:rPr>
          <w:instrText xml:space="preserve"> PAGEREF _Toc528228360 \h </w:instrText>
        </w:r>
      </w:ins>
      <w:r>
        <w:rPr>
          <w:noProof/>
          <w:webHidden/>
        </w:rPr>
      </w:r>
      <w:r>
        <w:rPr>
          <w:noProof/>
          <w:webHidden/>
        </w:rPr>
        <w:fldChar w:fldCharType="separate"/>
      </w:r>
      <w:ins w:id="122" w:author="Author">
        <w:r w:rsidR="00231B65">
          <w:rPr>
            <w:noProof/>
            <w:webHidden/>
          </w:rPr>
          <w:t>20</w:t>
        </w:r>
        <w:r>
          <w:rPr>
            <w:noProof/>
            <w:webHidden/>
          </w:rPr>
          <w:fldChar w:fldCharType="end"/>
        </w:r>
        <w:r w:rsidRPr="007212FB">
          <w:rPr>
            <w:rStyle w:val="Hyperlink"/>
            <w:noProof/>
          </w:rPr>
          <w:fldChar w:fldCharType="end"/>
        </w:r>
      </w:ins>
    </w:p>
    <w:p w14:paraId="3AEAF28F" w14:textId="3B105BFF" w:rsidR="005951A0" w:rsidRDefault="005951A0">
      <w:pPr>
        <w:pStyle w:val="TOC4"/>
        <w:tabs>
          <w:tab w:val="left" w:pos="1760"/>
          <w:tab w:val="right" w:leader="dot" w:pos="9350"/>
        </w:tabs>
        <w:rPr>
          <w:ins w:id="123" w:author="Author"/>
          <w:rFonts w:asciiTheme="minorHAnsi" w:eastAsiaTheme="minorEastAsia" w:hAnsiTheme="minorHAnsi" w:cstheme="minorBidi"/>
          <w:noProof/>
          <w:sz w:val="22"/>
          <w:szCs w:val="22"/>
        </w:rPr>
      </w:pPr>
      <w:ins w:id="124" w:author="Author">
        <w:r w:rsidRPr="007212FB">
          <w:rPr>
            <w:rStyle w:val="Hyperlink"/>
            <w:noProof/>
          </w:rPr>
          <w:fldChar w:fldCharType="begin"/>
        </w:r>
        <w:r w:rsidRPr="007212FB">
          <w:rPr>
            <w:rStyle w:val="Hyperlink"/>
            <w:noProof/>
          </w:rPr>
          <w:instrText xml:space="preserve"> </w:instrText>
        </w:r>
        <w:r>
          <w:rPr>
            <w:noProof/>
          </w:rPr>
          <w:instrText>HYPERLINK \l "_Toc528228361"</w:instrText>
        </w:r>
        <w:r w:rsidRPr="007212FB">
          <w:rPr>
            <w:rStyle w:val="Hyperlink"/>
            <w:noProof/>
          </w:rPr>
          <w:instrText xml:space="preserve"> </w:instrText>
        </w:r>
        <w:r w:rsidRPr="007212FB">
          <w:rPr>
            <w:rStyle w:val="Hyperlink"/>
            <w:noProof/>
          </w:rPr>
          <w:fldChar w:fldCharType="separate"/>
        </w:r>
        <w:r w:rsidRPr="007212FB">
          <w:rPr>
            <w:rStyle w:val="Hyperlink"/>
            <w:noProof/>
          </w:rPr>
          <w:t>1.2.4.2</w:t>
        </w:r>
        <w:r>
          <w:rPr>
            <w:rFonts w:asciiTheme="minorHAnsi" w:eastAsiaTheme="minorEastAsia" w:hAnsiTheme="minorHAnsi" w:cstheme="minorBidi"/>
            <w:noProof/>
            <w:sz w:val="22"/>
            <w:szCs w:val="22"/>
          </w:rPr>
          <w:tab/>
        </w:r>
        <w:r w:rsidRPr="007212FB">
          <w:rPr>
            <w:rStyle w:val="Hyperlink"/>
            <w:noProof/>
          </w:rPr>
          <w:t>Add Pharmacy</w:t>
        </w:r>
        <w:r>
          <w:rPr>
            <w:noProof/>
            <w:webHidden/>
          </w:rPr>
          <w:tab/>
        </w:r>
        <w:r>
          <w:rPr>
            <w:noProof/>
            <w:webHidden/>
          </w:rPr>
          <w:fldChar w:fldCharType="begin"/>
        </w:r>
        <w:r>
          <w:rPr>
            <w:noProof/>
            <w:webHidden/>
          </w:rPr>
          <w:instrText xml:space="preserve"> PAGEREF _Toc528228361 \h </w:instrText>
        </w:r>
      </w:ins>
      <w:r>
        <w:rPr>
          <w:noProof/>
          <w:webHidden/>
        </w:rPr>
      </w:r>
      <w:r>
        <w:rPr>
          <w:noProof/>
          <w:webHidden/>
        </w:rPr>
        <w:fldChar w:fldCharType="separate"/>
      </w:r>
      <w:ins w:id="125" w:author="Author">
        <w:r w:rsidR="00231B65">
          <w:rPr>
            <w:noProof/>
            <w:webHidden/>
          </w:rPr>
          <w:t>21</w:t>
        </w:r>
        <w:r>
          <w:rPr>
            <w:noProof/>
            <w:webHidden/>
          </w:rPr>
          <w:fldChar w:fldCharType="end"/>
        </w:r>
        <w:r w:rsidRPr="007212FB">
          <w:rPr>
            <w:rStyle w:val="Hyperlink"/>
            <w:noProof/>
          </w:rPr>
          <w:fldChar w:fldCharType="end"/>
        </w:r>
      </w:ins>
    </w:p>
    <w:p w14:paraId="62682DBE" w14:textId="68886333" w:rsidR="005951A0" w:rsidRDefault="005951A0">
      <w:pPr>
        <w:pStyle w:val="TOC5"/>
        <w:tabs>
          <w:tab w:val="left" w:pos="1800"/>
          <w:tab w:val="right" w:leader="dot" w:pos="9350"/>
        </w:tabs>
        <w:rPr>
          <w:ins w:id="126" w:author="Author"/>
          <w:rFonts w:asciiTheme="minorHAnsi" w:eastAsiaTheme="minorEastAsia" w:hAnsiTheme="minorHAnsi" w:cstheme="minorBidi"/>
          <w:noProof/>
          <w:sz w:val="22"/>
          <w:szCs w:val="22"/>
        </w:rPr>
      </w:pPr>
      <w:ins w:id="127" w:author="Author">
        <w:r w:rsidRPr="007212FB">
          <w:rPr>
            <w:rStyle w:val="Hyperlink"/>
            <w:noProof/>
          </w:rPr>
          <w:fldChar w:fldCharType="begin"/>
        </w:r>
        <w:r w:rsidRPr="007212FB">
          <w:rPr>
            <w:rStyle w:val="Hyperlink"/>
            <w:noProof/>
          </w:rPr>
          <w:instrText xml:space="preserve"> </w:instrText>
        </w:r>
        <w:r>
          <w:rPr>
            <w:noProof/>
          </w:rPr>
          <w:instrText>HYPERLINK \l "_Toc528228362"</w:instrText>
        </w:r>
        <w:r w:rsidRPr="007212FB">
          <w:rPr>
            <w:rStyle w:val="Hyperlink"/>
            <w:noProof/>
          </w:rPr>
          <w:instrText xml:space="preserve"> </w:instrText>
        </w:r>
        <w:r w:rsidRPr="007212FB">
          <w:rPr>
            <w:rStyle w:val="Hyperlink"/>
            <w:noProof/>
          </w:rPr>
          <w:fldChar w:fldCharType="separate"/>
        </w:r>
        <w:r w:rsidRPr="007212FB">
          <w:rPr>
            <w:rStyle w:val="Hyperlink"/>
            <w:noProof/>
          </w:rPr>
          <w:t>1.2.4.2.1</w:t>
        </w:r>
        <w:r>
          <w:rPr>
            <w:rFonts w:asciiTheme="minorHAnsi" w:eastAsiaTheme="minorEastAsia" w:hAnsiTheme="minorHAnsi" w:cstheme="minorBidi"/>
            <w:noProof/>
            <w:sz w:val="22"/>
            <w:szCs w:val="22"/>
          </w:rPr>
          <w:tab/>
        </w:r>
        <w:r w:rsidRPr="007212FB">
          <w:rPr>
            <w:rStyle w:val="Hyperlink"/>
            <w:noProof/>
          </w:rPr>
          <w:t>Enable Pharmacy</w:t>
        </w:r>
        <w:r>
          <w:rPr>
            <w:noProof/>
            <w:webHidden/>
          </w:rPr>
          <w:tab/>
        </w:r>
        <w:r>
          <w:rPr>
            <w:noProof/>
            <w:webHidden/>
          </w:rPr>
          <w:fldChar w:fldCharType="begin"/>
        </w:r>
        <w:r>
          <w:rPr>
            <w:noProof/>
            <w:webHidden/>
          </w:rPr>
          <w:instrText xml:space="preserve"> PAGEREF _Toc528228362 \h </w:instrText>
        </w:r>
      </w:ins>
      <w:r>
        <w:rPr>
          <w:noProof/>
          <w:webHidden/>
        </w:rPr>
      </w:r>
      <w:r>
        <w:rPr>
          <w:noProof/>
          <w:webHidden/>
        </w:rPr>
        <w:fldChar w:fldCharType="separate"/>
      </w:r>
      <w:ins w:id="128" w:author="Author">
        <w:r w:rsidR="00231B65">
          <w:rPr>
            <w:noProof/>
            <w:webHidden/>
          </w:rPr>
          <w:t>21</w:t>
        </w:r>
        <w:r>
          <w:rPr>
            <w:noProof/>
            <w:webHidden/>
          </w:rPr>
          <w:fldChar w:fldCharType="end"/>
        </w:r>
        <w:r w:rsidRPr="007212FB">
          <w:rPr>
            <w:rStyle w:val="Hyperlink"/>
            <w:noProof/>
          </w:rPr>
          <w:fldChar w:fldCharType="end"/>
        </w:r>
      </w:ins>
    </w:p>
    <w:p w14:paraId="51AFAB0A" w14:textId="1E47DEFE" w:rsidR="005951A0" w:rsidRDefault="005951A0">
      <w:pPr>
        <w:pStyle w:val="TOC6"/>
        <w:tabs>
          <w:tab w:val="left" w:pos="2170"/>
          <w:tab w:val="right" w:leader="dot" w:pos="9350"/>
        </w:tabs>
        <w:rPr>
          <w:ins w:id="129" w:author="Author"/>
          <w:rFonts w:asciiTheme="minorHAnsi" w:eastAsiaTheme="minorEastAsia" w:hAnsiTheme="minorHAnsi" w:cstheme="minorBidi"/>
          <w:noProof/>
          <w:sz w:val="22"/>
          <w:szCs w:val="22"/>
        </w:rPr>
      </w:pPr>
      <w:ins w:id="130" w:author="Author">
        <w:r w:rsidRPr="007212FB">
          <w:rPr>
            <w:rStyle w:val="Hyperlink"/>
            <w:noProof/>
          </w:rPr>
          <w:fldChar w:fldCharType="begin"/>
        </w:r>
        <w:r w:rsidRPr="007212FB">
          <w:rPr>
            <w:rStyle w:val="Hyperlink"/>
            <w:noProof/>
          </w:rPr>
          <w:instrText xml:space="preserve"> </w:instrText>
        </w:r>
        <w:r>
          <w:rPr>
            <w:noProof/>
          </w:rPr>
          <w:instrText>HYPERLINK \l "_Toc528228363"</w:instrText>
        </w:r>
        <w:r w:rsidRPr="007212FB">
          <w:rPr>
            <w:rStyle w:val="Hyperlink"/>
            <w:noProof/>
          </w:rPr>
          <w:instrText xml:space="preserve"> </w:instrText>
        </w:r>
        <w:r w:rsidRPr="007212FB">
          <w:rPr>
            <w:rStyle w:val="Hyperlink"/>
            <w:noProof/>
          </w:rPr>
          <w:fldChar w:fldCharType="separate"/>
        </w:r>
        <w:r w:rsidRPr="007212FB">
          <w:rPr>
            <w:rStyle w:val="Hyperlink"/>
            <w:noProof/>
          </w:rPr>
          <w:t>1.2.4.2.1.1</w:t>
        </w:r>
        <w:r>
          <w:rPr>
            <w:rFonts w:asciiTheme="minorHAnsi" w:eastAsiaTheme="minorEastAsia" w:hAnsiTheme="minorHAnsi" w:cstheme="minorBidi"/>
            <w:noProof/>
            <w:sz w:val="22"/>
            <w:szCs w:val="22"/>
          </w:rPr>
          <w:tab/>
        </w:r>
        <w:r w:rsidRPr="007212FB">
          <w:rPr>
            <w:rStyle w:val="Hyperlink"/>
            <w:noProof/>
          </w:rPr>
          <w:t>Enrollment and Eligibility Check</w:t>
        </w:r>
        <w:r>
          <w:rPr>
            <w:noProof/>
            <w:webHidden/>
          </w:rPr>
          <w:tab/>
        </w:r>
        <w:r>
          <w:rPr>
            <w:noProof/>
            <w:webHidden/>
          </w:rPr>
          <w:fldChar w:fldCharType="begin"/>
        </w:r>
        <w:r>
          <w:rPr>
            <w:noProof/>
            <w:webHidden/>
          </w:rPr>
          <w:instrText xml:space="preserve"> PAGEREF _Toc528228363 \h </w:instrText>
        </w:r>
      </w:ins>
      <w:r>
        <w:rPr>
          <w:noProof/>
          <w:webHidden/>
        </w:rPr>
      </w:r>
      <w:r>
        <w:rPr>
          <w:noProof/>
          <w:webHidden/>
        </w:rPr>
        <w:fldChar w:fldCharType="separate"/>
      </w:r>
      <w:ins w:id="131" w:author="Author">
        <w:r w:rsidR="00231B65">
          <w:rPr>
            <w:noProof/>
            <w:webHidden/>
          </w:rPr>
          <w:t>21</w:t>
        </w:r>
        <w:r>
          <w:rPr>
            <w:noProof/>
            <w:webHidden/>
          </w:rPr>
          <w:fldChar w:fldCharType="end"/>
        </w:r>
        <w:r w:rsidRPr="007212FB">
          <w:rPr>
            <w:rStyle w:val="Hyperlink"/>
            <w:noProof/>
          </w:rPr>
          <w:fldChar w:fldCharType="end"/>
        </w:r>
      </w:ins>
    </w:p>
    <w:p w14:paraId="5B417061" w14:textId="019CC5DA" w:rsidR="005951A0" w:rsidRDefault="005951A0">
      <w:pPr>
        <w:pStyle w:val="TOC5"/>
        <w:tabs>
          <w:tab w:val="left" w:pos="1800"/>
          <w:tab w:val="right" w:leader="dot" w:pos="9350"/>
        </w:tabs>
        <w:rPr>
          <w:ins w:id="132" w:author="Author"/>
          <w:rFonts w:asciiTheme="minorHAnsi" w:eastAsiaTheme="minorEastAsia" w:hAnsiTheme="minorHAnsi" w:cstheme="minorBidi"/>
          <w:noProof/>
          <w:sz w:val="22"/>
          <w:szCs w:val="22"/>
        </w:rPr>
      </w:pPr>
      <w:ins w:id="133" w:author="Author">
        <w:r w:rsidRPr="007212FB">
          <w:rPr>
            <w:rStyle w:val="Hyperlink"/>
            <w:noProof/>
          </w:rPr>
          <w:fldChar w:fldCharType="begin"/>
        </w:r>
        <w:r w:rsidRPr="007212FB">
          <w:rPr>
            <w:rStyle w:val="Hyperlink"/>
            <w:noProof/>
          </w:rPr>
          <w:instrText xml:space="preserve"> </w:instrText>
        </w:r>
        <w:r>
          <w:rPr>
            <w:noProof/>
          </w:rPr>
          <w:instrText>HYPERLINK \l "_Toc528228364"</w:instrText>
        </w:r>
        <w:r w:rsidRPr="007212FB">
          <w:rPr>
            <w:rStyle w:val="Hyperlink"/>
            <w:noProof/>
          </w:rPr>
          <w:instrText xml:space="preserve"> </w:instrText>
        </w:r>
        <w:r w:rsidRPr="007212FB">
          <w:rPr>
            <w:rStyle w:val="Hyperlink"/>
            <w:noProof/>
          </w:rPr>
          <w:fldChar w:fldCharType="separate"/>
        </w:r>
        <w:r w:rsidRPr="007212FB">
          <w:rPr>
            <w:rStyle w:val="Hyperlink"/>
            <w:noProof/>
          </w:rPr>
          <w:t>1.2.4.2.2</w:t>
        </w:r>
        <w:r>
          <w:rPr>
            <w:rFonts w:asciiTheme="minorHAnsi" w:eastAsiaTheme="minorEastAsia" w:hAnsiTheme="minorHAnsi" w:cstheme="minorBidi"/>
            <w:noProof/>
            <w:sz w:val="22"/>
            <w:szCs w:val="22"/>
          </w:rPr>
          <w:tab/>
        </w:r>
        <w:r w:rsidRPr="007212FB">
          <w:rPr>
            <w:rStyle w:val="Hyperlink"/>
            <w:noProof/>
          </w:rPr>
          <w:t>Temporarily Disable Pharmacy</w:t>
        </w:r>
        <w:r>
          <w:rPr>
            <w:noProof/>
            <w:webHidden/>
          </w:rPr>
          <w:tab/>
        </w:r>
        <w:r>
          <w:rPr>
            <w:noProof/>
            <w:webHidden/>
          </w:rPr>
          <w:fldChar w:fldCharType="begin"/>
        </w:r>
        <w:r>
          <w:rPr>
            <w:noProof/>
            <w:webHidden/>
          </w:rPr>
          <w:instrText xml:space="preserve"> PAGEREF _Toc528228364 \h </w:instrText>
        </w:r>
      </w:ins>
      <w:r>
        <w:rPr>
          <w:noProof/>
          <w:webHidden/>
        </w:rPr>
      </w:r>
      <w:r>
        <w:rPr>
          <w:noProof/>
          <w:webHidden/>
        </w:rPr>
        <w:fldChar w:fldCharType="separate"/>
      </w:r>
      <w:ins w:id="134" w:author="Author">
        <w:r w:rsidR="00231B65">
          <w:rPr>
            <w:noProof/>
            <w:webHidden/>
          </w:rPr>
          <w:t>22</w:t>
        </w:r>
        <w:r>
          <w:rPr>
            <w:noProof/>
            <w:webHidden/>
          </w:rPr>
          <w:fldChar w:fldCharType="end"/>
        </w:r>
        <w:r w:rsidRPr="007212FB">
          <w:rPr>
            <w:rStyle w:val="Hyperlink"/>
            <w:noProof/>
          </w:rPr>
          <w:fldChar w:fldCharType="end"/>
        </w:r>
      </w:ins>
    </w:p>
    <w:p w14:paraId="78811998" w14:textId="312381EC" w:rsidR="005951A0" w:rsidRDefault="005951A0">
      <w:pPr>
        <w:pStyle w:val="TOC5"/>
        <w:tabs>
          <w:tab w:val="left" w:pos="1800"/>
          <w:tab w:val="right" w:leader="dot" w:pos="9350"/>
        </w:tabs>
        <w:rPr>
          <w:ins w:id="135" w:author="Author"/>
          <w:rFonts w:asciiTheme="minorHAnsi" w:eastAsiaTheme="minorEastAsia" w:hAnsiTheme="minorHAnsi" w:cstheme="minorBidi"/>
          <w:noProof/>
          <w:sz w:val="22"/>
          <w:szCs w:val="22"/>
        </w:rPr>
      </w:pPr>
      <w:ins w:id="136" w:author="Author">
        <w:r w:rsidRPr="007212FB">
          <w:rPr>
            <w:rStyle w:val="Hyperlink"/>
            <w:noProof/>
          </w:rPr>
          <w:fldChar w:fldCharType="begin"/>
        </w:r>
        <w:r w:rsidRPr="007212FB">
          <w:rPr>
            <w:rStyle w:val="Hyperlink"/>
            <w:noProof/>
          </w:rPr>
          <w:instrText xml:space="preserve"> </w:instrText>
        </w:r>
        <w:r>
          <w:rPr>
            <w:noProof/>
          </w:rPr>
          <w:instrText>HYPERLINK \l "_Toc528228365"</w:instrText>
        </w:r>
        <w:r w:rsidRPr="007212FB">
          <w:rPr>
            <w:rStyle w:val="Hyperlink"/>
            <w:noProof/>
          </w:rPr>
          <w:instrText xml:space="preserve"> </w:instrText>
        </w:r>
        <w:r w:rsidRPr="007212FB">
          <w:rPr>
            <w:rStyle w:val="Hyperlink"/>
            <w:noProof/>
          </w:rPr>
          <w:fldChar w:fldCharType="separate"/>
        </w:r>
        <w:r w:rsidRPr="007212FB">
          <w:rPr>
            <w:rStyle w:val="Hyperlink"/>
            <w:noProof/>
          </w:rPr>
          <w:t>1.2.4.2.3</w:t>
        </w:r>
        <w:r>
          <w:rPr>
            <w:rFonts w:asciiTheme="minorHAnsi" w:eastAsiaTheme="minorEastAsia" w:hAnsiTheme="minorHAnsi" w:cstheme="minorBidi"/>
            <w:noProof/>
            <w:sz w:val="22"/>
            <w:szCs w:val="22"/>
          </w:rPr>
          <w:tab/>
        </w:r>
        <w:r w:rsidRPr="007212FB">
          <w:rPr>
            <w:rStyle w:val="Hyperlink"/>
            <w:noProof/>
          </w:rPr>
          <w:t>Disable Pharmacy</w:t>
        </w:r>
        <w:r>
          <w:rPr>
            <w:noProof/>
            <w:webHidden/>
          </w:rPr>
          <w:tab/>
        </w:r>
        <w:r>
          <w:rPr>
            <w:noProof/>
            <w:webHidden/>
          </w:rPr>
          <w:fldChar w:fldCharType="begin"/>
        </w:r>
        <w:r>
          <w:rPr>
            <w:noProof/>
            <w:webHidden/>
          </w:rPr>
          <w:instrText xml:space="preserve"> PAGEREF _Toc528228365 \h </w:instrText>
        </w:r>
      </w:ins>
      <w:r>
        <w:rPr>
          <w:noProof/>
          <w:webHidden/>
        </w:rPr>
      </w:r>
      <w:r>
        <w:rPr>
          <w:noProof/>
          <w:webHidden/>
        </w:rPr>
        <w:fldChar w:fldCharType="separate"/>
      </w:r>
      <w:ins w:id="137" w:author="Author">
        <w:r w:rsidR="00231B65">
          <w:rPr>
            <w:noProof/>
            <w:webHidden/>
          </w:rPr>
          <w:t>24</w:t>
        </w:r>
        <w:r>
          <w:rPr>
            <w:noProof/>
            <w:webHidden/>
          </w:rPr>
          <w:fldChar w:fldCharType="end"/>
        </w:r>
        <w:r w:rsidRPr="007212FB">
          <w:rPr>
            <w:rStyle w:val="Hyperlink"/>
            <w:noProof/>
          </w:rPr>
          <w:fldChar w:fldCharType="end"/>
        </w:r>
      </w:ins>
    </w:p>
    <w:p w14:paraId="0BBFCCB1" w14:textId="294DD25C" w:rsidR="005951A0" w:rsidRDefault="005951A0">
      <w:pPr>
        <w:pStyle w:val="TOC1"/>
        <w:rPr>
          <w:ins w:id="138" w:author="Author"/>
          <w:rFonts w:asciiTheme="minorHAnsi" w:eastAsiaTheme="minorEastAsia" w:hAnsiTheme="minorHAnsi" w:cstheme="minorBidi"/>
          <w:b w:val="0"/>
          <w:noProof/>
          <w:sz w:val="22"/>
          <w:szCs w:val="22"/>
        </w:rPr>
      </w:pPr>
      <w:ins w:id="139" w:author="Author">
        <w:r w:rsidRPr="007212FB">
          <w:rPr>
            <w:rStyle w:val="Hyperlink"/>
            <w:noProof/>
          </w:rPr>
          <w:fldChar w:fldCharType="begin"/>
        </w:r>
        <w:r w:rsidRPr="007212FB">
          <w:rPr>
            <w:rStyle w:val="Hyperlink"/>
            <w:noProof/>
          </w:rPr>
          <w:instrText xml:space="preserve"> </w:instrText>
        </w:r>
        <w:r>
          <w:rPr>
            <w:noProof/>
          </w:rPr>
          <w:instrText>HYPERLINK \l "_Toc528228366"</w:instrText>
        </w:r>
        <w:r w:rsidRPr="007212FB">
          <w:rPr>
            <w:rStyle w:val="Hyperlink"/>
            <w:noProof/>
          </w:rPr>
          <w:instrText xml:space="preserve"> </w:instrText>
        </w:r>
        <w:r w:rsidRPr="007212FB">
          <w:rPr>
            <w:rStyle w:val="Hyperlink"/>
            <w:noProof/>
          </w:rPr>
          <w:fldChar w:fldCharType="separate"/>
        </w:r>
        <w:r w:rsidRPr="007212FB">
          <w:rPr>
            <w:rStyle w:val="Hyperlink"/>
            <w:noProof/>
          </w:rPr>
          <w:t>2.</w:t>
        </w:r>
        <w:r>
          <w:rPr>
            <w:rFonts w:asciiTheme="minorHAnsi" w:eastAsiaTheme="minorEastAsia" w:hAnsiTheme="minorHAnsi" w:cstheme="minorBidi"/>
            <w:b w:val="0"/>
            <w:noProof/>
            <w:sz w:val="22"/>
            <w:szCs w:val="22"/>
          </w:rPr>
          <w:tab/>
        </w:r>
        <w:r w:rsidRPr="007212FB">
          <w:rPr>
            <w:rStyle w:val="Hyperlink"/>
            <w:noProof/>
          </w:rPr>
          <w:t>Post Implementation Reporting Problems</w:t>
        </w:r>
        <w:r>
          <w:rPr>
            <w:noProof/>
            <w:webHidden/>
          </w:rPr>
          <w:tab/>
        </w:r>
        <w:r>
          <w:rPr>
            <w:noProof/>
            <w:webHidden/>
          </w:rPr>
          <w:fldChar w:fldCharType="begin"/>
        </w:r>
        <w:r>
          <w:rPr>
            <w:noProof/>
            <w:webHidden/>
          </w:rPr>
          <w:instrText xml:space="preserve"> PAGEREF _Toc528228366 \h </w:instrText>
        </w:r>
      </w:ins>
      <w:r>
        <w:rPr>
          <w:noProof/>
          <w:webHidden/>
        </w:rPr>
      </w:r>
      <w:r>
        <w:rPr>
          <w:noProof/>
          <w:webHidden/>
        </w:rPr>
        <w:fldChar w:fldCharType="separate"/>
      </w:r>
      <w:ins w:id="140" w:author="Author">
        <w:r w:rsidR="00231B65">
          <w:rPr>
            <w:noProof/>
            <w:webHidden/>
          </w:rPr>
          <w:t>25</w:t>
        </w:r>
        <w:r>
          <w:rPr>
            <w:noProof/>
            <w:webHidden/>
          </w:rPr>
          <w:fldChar w:fldCharType="end"/>
        </w:r>
        <w:r w:rsidRPr="007212FB">
          <w:rPr>
            <w:rStyle w:val="Hyperlink"/>
            <w:noProof/>
          </w:rPr>
          <w:fldChar w:fldCharType="end"/>
        </w:r>
      </w:ins>
    </w:p>
    <w:p w14:paraId="581C4823" w14:textId="73C466EE" w:rsidR="005951A0" w:rsidRDefault="005951A0">
      <w:pPr>
        <w:pStyle w:val="TOC1"/>
        <w:rPr>
          <w:ins w:id="141" w:author="Author"/>
          <w:rFonts w:asciiTheme="minorHAnsi" w:eastAsiaTheme="minorEastAsia" w:hAnsiTheme="minorHAnsi" w:cstheme="minorBidi"/>
          <w:b w:val="0"/>
          <w:noProof/>
          <w:sz w:val="22"/>
          <w:szCs w:val="22"/>
        </w:rPr>
      </w:pPr>
      <w:ins w:id="142" w:author="Author">
        <w:r w:rsidRPr="007212FB">
          <w:rPr>
            <w:rStyle w:val="Hyperlink"/>
            <w:noProof/>
          </w:rPr>
          <w:fldChar w:fldCharType="begin"/>
        </w:r>
        <w:r w:rsidRPr="007212FB">
          <w:rPr>
            <w:rStyle w:val="Hyperlink"/>
            <w:noProof/>
          </w:rPr>
          <w:instrText xml:space="preserve"> </w:instrText>
        </w:r>
        <w:r>
          <w:rPr>
            <w:noProof/>
          </w:rPr>
          <w:instrText>HYPERLINK \l "_Toc528228367"</w:instrText>
        </w:r>
        <w:r w:rsidRPr="007212FB">
          <w:rPr>
            <w:rStyle w:val="Hyperlink"/>
            <w:noProof/>
          </w:rPr>
          <w:instrText xml:space="preserve"> </w:instrText>
        </w:r>
        <w:r w:rsidRPr="007212FB">
          <w:rPr>
            <w:rStyle w:val="Hyperlink"/>
            <w:noProof/>
          </w:rPr>
          <w:fldChar w:fldCharType="separate"/>
        </w:r>
        <w:r w:rsidRPr="007212FB">
          <w:rPr>
            <w:rStyle w:val="Hyperlink"/>
            <w:noProof/>
          </w:rPr>
          <w:t>3.</w:t>
        </w:r>
        <w:r>
          <w:rPr>
            <w:rFonts w:asciiTheme="minorHAnsi" w:eastAsiaTheme="minorEastAsia" w:hAnsiTheme="minorHAnsi" w:cstheme="minorBidi"/>
            <w:b w:val="0"/>
            <w:noProof/>
            <w:sz w:val="22"/>
            <w:szCs w:val="22"/>
          </w:rPr>
          <w:tab/>
        </w:r>
        <w:r w:rsidRPr="007212FB">
          <w:rPr>
            <w:rStyle w:val="Hyperlink"/>
            <w:noProof/>
          </w:rPr>
          <w:t>Release Documentation</w:t>
        </w:r>
        <w:r>
          <w:rPr>
            <w:noProof/>
            <w:webHidden/>
          </w:rPr>
          <w:tab/>
        </w:r>
        <w:r>
          <w:rPr>
            <w:noProof/>
            <w:webHidden/>
          </w:rPr>
          <w:fldChar w:fldCharType="begin"/>
        </w:r>
        <w:r>
          <w:rPr>
            <w:noProof/>
            <w:webHidden/>
          </w:rPr>
          <w:instrText xml:space="preserve"> PAGEREF _Toc528228367 \h </w:instrText>
        </w:r>
      </w:ins>
      <w:r>
        <w:rPr>
          <w:noProof/>
          <w:webHidden/>
        </w:rPr>
      </w:r>
      <w:r>
        <w:rPr>
          <w:noProof/>
          <w:webHidden/>
        </w:rPr>
        <w:fldChar w:fldCharType="separate"/>
      </w:r>
      <w:ins w:id="143" w:author="Author">
        <w:r w:rsidR="00231B65">
          <w:rPr>
            <w:noProof/>
            <w:webHidden/>
          </w:rPr>
          <w:t>26</w:t>
        </w:r>
        <w:r>
          <w:rPr>
            <w:noProof/>
            <w:webHidden/>
          </w:rPr>
          <w:fldChar w:fldCharType="end"/>
        </w:r>
        <w:r w:rsidRPr="007212FB">
          <w:rPr>
            <w:rStyle w:val="Hyperlink"/>
            <w:noProof/>
          </w:rPr>
          <w:fldChar w:fldCharType="end"/>
        </w:r>
      </w:ins>
    </w:p>
    <w:p w14:paraId="6C944267" w14:textId="4DCD1D0A" w:rsidR="00E348B4" w:rsidDel="005951A0" w:rsidRDefault="00E348B4">
      <w:pPr>
        <w:pStyle w:val="TOC1"/>
        <w:rPr>
          <w:ins w:id="144" w:author="Author"/>
          <w:del w:id="145" w:author="Author"/>
          <w:rFonts w:asciiTheme="minorHAnsi" w:eastAsiaTheme="minorEastAsia" w:hAnsiTheme="minorHAnsi" w:cstheme="minorBidi"/>
          <w:b w:val="0"/>
          <w:noProof/>
          <w:sz w:val="22"/>
          <w:szCs w:val="22"/>
        </w:rPr>
      </w:pPr>
      <w:ins w:id="146" w:author="Author">
        <w:del w:id="147" w:author="Author">
          <w:r w:rsidRPr="005951A0" w:rsidDel="005951A0">
            <w:rPr>
              <w:rStyle w:val="Hyperlink"/>
              <w:noProof/>
            </w:rPr>
            <w:delText>1.</w:delText>
          </w:r>
          <w:r w:rsidDel="005951A0">
            <w:rPr>
              <w:rFonts w:asciiTheme="minorHAnsi" w:eastAsiaTheme="minorEastAsia" w:hAnsiTheme="minorHAnsi" w:cstheme="minorBidi"/>
              <w:b w:val="0"/>
              <w:noProof/>
              <w:sz w:val="22"/>
              <w:szCs w:val="22"/>
            </w:rPr>
            <w:tab/>
          </w:r>
          <w:r w:rsidRPr="005951A0" w:rsidDel="005951A0">
            <w:rPr>
              <w:rStyle w:val="Hyperlink"/>
              <w:noProof/>
            </w:rPr>
            <w:delText>Implementation</w:delText>
          </w:r>
          <w:r w:rsidDel="005951A0">
            <w:rPr>
              <w:noProof/>
              <w:webHidden/>
            </w:rPr>
            <w:tab/>
            <w:delText>1</w:delText>
          </w:r>
        </w:del>
      </w:ins>
    </w:p>
    <w:p w14:paraId="0EC451F2" w14:textId="01C669F2" w:rsidR="00E348B4" w:rsidDel="005951A0" w:rsidRDefault="00E348B4">
      <w:pPr>
        <w:pStyle w:val="TOC2"/>
        <w:rPr>
          <w:ins w:id="148" w:author="Author"/>
          <w:del w:id="149" w:author="Author"/>
          <w:rFonts w:asciiTheme="minorHAnsi" w:eastAsiaTheme="minorEastAsia" w:hAnsiTheme="minorHAnsi" w:cstheme="minorBidi"/>
          <w:noProof/>
          <w:sz w:val="22"/>
          <w:szCs w:val="22"/>
        </w:rPr>
      </w:pPr>
      <w:ins w:id="150" w:author="Author">
        <w:del w:id="151" w:author="Author">
          <w:r w:rsidRPr="005951A0" w:rsidDel="005951A0">
            <w:rPr>
              <w:rStyle w:val="Hyperlink"/>
              <w:noProof/>
            </w:rPr>
            <w:delText>1.1</w:delText>
          </w:r>
          <w:r w:rsidDel="005951A0">
            <w:rPr>
              <w:rFonts w:asciiTheme="minorHAnsi" w:eastAsiaTheme="minorEastAsia" w:hAnsiTheme="minorHAnsi" w:cstheme="minorBidi"/>
              <w:noProof/>
              <w:sz w:val="22"/>
              <w:szCs w:val="22"/>
            </w:rPr>
            <w:tab/>
          </w:r>
          <w:r w:rsidRPr="005951A0" w:rsidDel="005951A0">
            <w:rPr>
              <w:rStyle w:val="Hyperlink"/>
              <w:noProof/>
            </w:rPr>
            <w:delText>VistA PSO*7.0*508 Patch</w:delText>
          </w:r>
          <w:r w:rsidDel="005951A0">
            <w:rPr>
              <w:noProof/>
              <w:webHidden/>
            </w:rPr>
            <w:tab/>
            <w:delText>1</w:delText>
          </w:r>
        </w:del>
      </w:ins>
    </w:p>
    <w:p w14:paraId="1C887361" w14:textId="6F2F6BEF" w:rsidR="00E348B4" w:rsidDel="005951A0" w:rsidRDefault="00E348B4">
      <w:pPr>
        <w:pStyle w:val="TOC3"/>
        <w:rPr>
          <w:ins w:id="152" w:author="Author"/>
          <w:del w:id="153" w:author="Author"/>
          <w:rFonts w:asciiTheme="minorHAnsi" w:eastAsiaTheme="minorEastAsia" w:hAnsiTheme="minorHAnsi" w:cstheme="minorBidi"/>
          <w:noProof/>
          <w:sz w:val="22"/>
          <w:szCs w:val="22"/>
        </w:rPr>
      </w:pPr>
      <w:ins w:id="154" w:author="Author">
        <w:del w:id="155" w:author="Author">
          <w:r w:rsidRPr="005951A0" w:rsidDel="005951A0">
            <w:rPr>
              <w:rStyle w:val="Hyperlink"/>
              <w:noProof/>
              <w14:scene3d>
                <w14:camera w14:prst="orthographicFront"/>
                <w14:lightRig w14:rig="threePt" w14:dir="t">
                  <w14:rot w14:lat="0" w14:lon="0" w14:rev="0"/>
                </w14:lightRig>
              </w14:scene3d>
            </w:rPr>
            <w:delText>1.1.1</w:delText>
          </w:r>
          <w:r w:rsidDel="005951A0">
            <w:rPr>
              <w:rFonts w:asciiTheme="minorHAnsi" w:eastAsiaTheme="minorEastAsia" w:hAnsiTheme="minorHAnsi" w:cstheme="minorBidi"/>
              <w:noProof/>
              <w:sz w:val="22"/>
              <w:szCs w:val="22"/>
            </w:rPr>
            <w:tab/>
          </w:r>
          <w:r w:rsidRPr="005951A0" w:rsidDel="005951A0">
            <w:rPr>
              <w:rStyle w:val="Hyperlink"/>
              <w:noProof/>
            </w:rPr>
            <w:delText>Install VistA Patch</w:delText>
          </w:r>
          <w:r w:rsidDel="005951A0">
            <w:rPr>
              <w:noProof/>
              <w:webHidden/>
            </w:rPr>
            <w:tab/>
            <w:delText>1</w:delText>
          </w:r>
        </w:del>
      </w:ins>
    </w:p>
    <w:p w14:paraId="39BF0823" w14:textId="516C749A" w:rsidR="00E348B4" w:rsidDel="005951A0" w:rsidRDefault="00E348B4">
      <w:pPr>
        <w:pStyle w:val="TOC3"/>
        <w:rPr>
          <w:ins w:id="156" w:author="Author"/>
          <w:del w:id="157" w:author="Author"/>
          <w:rFonts w:asciiTheme="minorHAnsi" w:eastAsiaTheme="minorEastAsia" w:hAnsiTheme="minorHAnsi" w:cstheme="minorBidi"/>
          <w:noProof/>
          <w:sz w:val="22"/>
          <w:szCs w:val="22"/>
        </w:rPr>
      </w:pPr>
      <w:ins w:id="158" w:author="Author">
        <w:del w:id="159" w:author="Author">
          <w:r w:rsidRPr="005951A0" w:rsidDel="005951A0">
            <w:rPr>
              <w:rStyle w:val="Hyperlink"/>
              <w:noProof/>
              <w14:scene3d>
                <w14:camera w14:prst="orthographicFront"/>
                <w14:lightRig w14:rig="threePt" w14:dir="t">
                  <w14:rot w14:lat="0" w14:lon="0" w14:rev="0"/>
                </w14:lightRig>
              </w14:scene3d>
            </w:rPr>
            <w:delText>1.1.2</w:delText>
          </w:r>
          <w:r w:rsidDel="005951A0">
            <w:rPr>
              <w:rFonts w:asciiTheme="minorHAnsi" w:eastAsiaTheme="minorEastAsia" w:hAnsiTheme="minorHAnsi" w:cstheme="minorBidi"/>
              <w:noProof/>
              <w:sz w:val="22"/>
              <w:szCs w:val="22"/>
            </w:rPr>
            <w:tab/>
          </w:r>
          <w:r w:rsidRPr="005951A0" w:rsidDel="005951A0">
            <w:rPr>
              <w:rStyle w:val="Hyperlink"/>
              <w:noProof/>
            </w:rPr>
            <w:delText>Training</w:delText>
          </w:r>
          <w:r w:rsidDel="005951A0">
            <w:rPr>
              <w:noProof/>
              <w:webHidden/>
            </w:rPr>
            <w:tab/>
            <w:delText>1</w:delText>
          </w:r>
        </w:del>
      </w:ins>
    </w:p>
    <w:p w14:paraId="70A7ED85" w14:textId="285585CA" w:rsidR="00E348B4" w:rsidDel="005951A0" w:rsidRDefault="00E348B4">
      <w:pPr>
        <w:pStyle w:val="TOC3"/>
        <w:rPr>
          <w:ins w:id="160" w:author="Author"/>
          <w:del w:id="161" w:author="Author"/>
          <w:rFonts w:asciiTheme="minorHAnsi" w:eastAsiaTheme="minorEastAsia" w:hAnsiTheme="minorHAnsi" w:cstheme="minorBidi"/>
          <w:noProof/>
          <w:sz w:val="22"/>
          <w:szCs w:val="22"/>
        </w:rPr>
      </w:pPr>
      <w:ins w:id="162" w:author="Author">
        <w:del w:id="163" w:author="Author">
          <w:r w:rsidRPr="005951A0" w:rsidDel="005951A0">
            <w:rPr>
              <w:rStyle w:val="Hyperlink"/>
              <w:noProof/>
              <w14:scene3d>
                <w14:camera w14:prst="orthographicFront"/>
                <w14:lightRig w14:rig="threePt" w14:dir="t">
                  <w14:rot w14:lat="0" w14:lon="0" w14:rev="0"/>
                </w14:lightRig>
              </w14:scene3d>
            </w:rPr>
            <w:delText>1.1.3</w:delText>
          </w:r>
          <w:r w:rsidDel="005951A0">
            <w:rPr>
              <w:rFonts w:asciiTheme="minorHAnsi" w:eastAsiaTheme="minorEastAsia" w:hAnsiTheme="minorHAnsi" w:cstheme="minorBidi"/>
              <w:noProof/>
              <w:sz w:val="22"/>
              <w:szCs w:val="22"/>
            </w:rPr>
            <w:tab/>
          </w:r>
          <w:r w:rsidRPr="005951A0" w:rsidDel="005951A0">
            <w:rPr>
              <w:rStyle w:val="Hyperlink"/>
              <w:noProof/>
            </w:rPr>
            <w:delText>Assign Security Keys in VistA to eR</w:delText>
          </w:r>
          <w:r w:rsidRPr="005951A0" w:rsidDel="005951A0">
            <w:rPr>
              <w:rStyle w:val="Hyperlink"/>
              <w:noProof/>
              <w:vertAlign w:val="subscript"/>
            </w:rPr>
            <w:delText>x</w:delText>
          </w:r>
          <w:r w:rsidRPr="005951A0" w:rsidDel="005951A0">
            <w:rPr>
              <w:rStyle w:val="Hyperlink"/>
              <w:noProof/>
            </w:rPr>
            <w:delText xml:space="preserve"> Holding Queue Users</w:delText>
          </w:r>
          <w:r w:rsidDel="005951A0">
            <w:rPr>
              <w:noProof/>
              <w:webHidden/>
            </w:rPr>
            <w:tab/>
            <w:delText>1</w:delText>
          </w:r>
        </w:del>
      </w:ins>
    </w:p>
    <w:p w14:paraId="754FFA1B" w14:textId="29DC7313" w:rsidR="00E348B4" w:rsidDel="005951A0" w:rsidRDefault="00E348B4">
      <w:pPr>
        <w:pStyle w:val="TOC4"/>
        <w:tabs>
          <w:tab w:val="left" w:pos="1760"/>
          <w:tab w:val="right" w:leader="dot" w:pos="9350"/>
        </w:tabs>
        <w:rPr>
          <w:ins w:id="164" w:author="Author"/>
          <w:del w:id="165" w:author="Author"/>
          <w:rFonts w:asciiTheme="minorHAnsi" w:eastAsiaTheme="minorEastAsia" w:hAnsiTheme="minorHAnsi" w:cstheme="minorBidi"/>
          <w:noProof/>
          <w:sz w:val="22"/>
          <w:szCs w:val="22"/>
        </w:rPr>
      </w:pPr>
      <w:ins w:id="166" w:author="Author">
        <w:del w:id="167" w:author="Author">
          <w:r w:rsidRPr="005951A0" w:rsidDel="005951A0">
            <w:rPr>
              <w:rStyle w:val="Hyperlink"/>
              <w:noProof/>
            </w:rPr>
            <w:delText>1.1.3.1</w:delText>
          </w:r>
          <w:r w:rsidDel="005951A0">
            <w:rPr>
              <w:rFonts w:asciiTheme="minorHAnsi" w:eastAsiaTheme="minorEastAsia" w:hAnsiTheme="minorHAnsi" w:cstheme="minorBidi"/>
              <w:noProof/>
              <w:sz w:val="22"/>
              <w:szCs w:val="22"/>
            </w:rPr>
            <w:tab/>
          </w:r>
          <w:r w:rsidRPr="005951A0" w:rsidDel="005951A0">
            <w:rPr>
              <w:rStyle w:val="Hyperlink"/>
              <w:noProof/>
            </w:rPr>
            <w:delText>VistA Security Keys for accessing eR</w:delText>
          </w:r>
          <w:r w:rsidRPr="005951A0" w:rsidDel="005951A0">
            <w:rPr>
              <w:rStyle w:val="Hyperlink"/>
              <w:noProof/>
              <w:vertAlign w:val="subscript"/>
            </w:rPr>
            <w:delText>x</w:delText>
          </w:r>
          <w:r w:rsidRPr="005951A0" w:rsidDel="005951A0">
            <w:rPr>
              <w:rStyle w:val="Hyperlink"/>
              <w:noProof/>
            </w:rPr>
            <w:delText xml:space="preserve"> Holding Queue</w:delText>
          </w:r>
          <w:r w:rsidDel="005951A0">
            <w:rPr>
              <w:noProof/>
              <w:webHidden/>
            </w:rPr>
            <w:tab/>
            <w:delText>1</w:delText>
          </w:r>
        </w:del>
      </w:ins>
    </w:p>
    <w:p w14:paraId="183AC224" w14:textId="6467B328" w:rsidR="00E348B4" w:rsidDel="005951A0" w:rsidRDefault="00E348B4">
      <w:pPr>
        <w:pStyle w:val="TOC4"/>
        <w:tabs>
          <w:tab w:val="left" w:pos="1760"/>
          <w:tab w:val="right" w:leader="dot" w:pos="9350"/>
        </w:tabs>
        <w:rPr>
          <w:ins w:id="168" w:author="Author"/>
          <w:del w:id="169" w:author="Author"/>
          <w:rFonts w:asciiTheme="minorHAnsi" w:eastAsiaTheme="minorEastAsia" w:hAnsiTheme="minorHAnsi" w:cstheme="minorBidi"/>
          <w:noProof/>
          <w:sz w:val="22"/>
          <w:szCs w:val="22"/>
        </w:rPr>
      </w:pPr>
      <w:ins w:id="170" w:author="Author">
        <w:del w:id="171" w:author="Author">
          <w:r w:rsidRPr="005951A0" w:rsidDel="005951A0">
            <w:rPr>
              <w:rStyle w:val="Hyperlink"/>
              <w:noProof/>
            </w:rPr>
            <w:delText>1.1.3.2</w:delText>
          </w:r>
          <w:r w:rsidDel="005951A0">
            <w:rPr>
              <w:rFonts w:asciiTheme="minorHAnsi" w:eastAsiaTheme="minorEastAsia" w:hAnsiTheme="minorHAnsi" w:cstheme="minorBidi"/>
              <w:noProof/>
              <w:sz w:val="22"/>
              <w:szCs w:val="22"/>
            </w:rPr>
            <w:tab/>
          </w:r>
          <w:r w:rsidRPr="005951A0" w:rsidDel="005951A0">
            <w:rPr>
              <w:rStyle w:val="Hyperlink"/>
              <w:noProof/>
            </w:rPr>
            <w:delText>Steps to assign Security Keys in VistA</w:delText>
          </w:r>
          <w:r w:rsidDel="005951A0">
            <w:rPr>
              <w:noProof/>
              <w:webHidden/>
            </w:rPr>
            <w:tab/>
            <w:delText>3</w:delText>
          </w:r>
        </w:del>
      </w:ins>
    </w:p>
    <w:p w14:paraId="21369AF3" w14:textId="1C130F82" w:rsidR="00E348B4" w:rsidDel="005951A0" w:rsidRDefault="00E348B4">
      <w:pPr>
        <w:pStyle w:val="TOC3"/>
        <w:rPr>
          <w:ins w:id="172" w:author="Author"/>
          <w:del w:id="173" w:author="Author"/>
          <w:rFonts w:asciiTheme="minorHAnsi" w:eastAsiaTheme="minorEastAsia" w:hAnsiTheme="minorHAnsi" w:cstheme="minorBidi"/>
          <w:noProof/>
          <w:sz w:val="22"/>
          <w:szCs w:val="22"/>
        </w:rPr>
      </w:pPr>
      <w:ins w:id="174" w:author="Author">
        <w:del w:id="175" w:author="Author">
          <w:r w:rsidRPr="005951A0" w:rsidDel="005951A0">
            <w:rPr>
              <w:rStyle w:val="Hyperlink"/>
              <w:noProof/>
              <w14:scene3d>
                <w14:camera w14:prst="orthographicFront"/>
                <w14:lightRig w14:rig="threePt" w14:dir="t">
                  <w14:rot w14:lat="0" w14:lon="0" w14:rev="0"/>
                </w14:lightRig>
              </w14:scene3d>
            </w:rPr>
            <w:delText>1.1.4</w:delText>
          </w:r>
          <w:r w:rsidDel="005951A0">
            <w:rPr>
              <w:rFonts w:asciiTheme="minorHAnsi" w:eastAsiaTheme="minorEastAsia" w:hAnsiTheme="minorHAnsi" w:cstheme="minorBidi"/>
              <w:noProof/>
              <w:sz w:val="22"/>
              <w:szCs w:val="22"/>
            </w:rPr>
            <w:tab/>
          </w:r>
          <w:r w:rsidRPr="005951A0" w:rsidDel="005951A0">
            <w:rPr>
              <w:rStyle w:val="Hyperlink"/>
              <w:noProof/>
            </w:rPr>
            <w:delText>Configuration</w:delText>
          </w:r>
          <w:r w:rsidDel="005951A0">
            <w:rPr>
              <w:noProof/>
              <w:webHidden/>
            </w:rPr>
            <w:tab/>
            <w:delText>3</w:delText>
          </w:r>
        </w:del>
      </w:ins>
    </w:p>
    <w:p w14:paraId="46E314C6" w14:textId="5841490E" w:rsidR="00E348B4" w:rsidDel="005951A0" w:rsidRDefault="00E348B4">
      <w:pPr>
        <w:pStyle w:val="TOC3"/>
        <w:rPr>
          <w:ins w:id="176" w:author="Author"/>
          <w:del w:id="177" w:author="Author"/>
          <w:rFonts w:asciiTheme="minorHAnsi" w:eastAsiaTheme="minorEastAsia" w:hAnsiTheme="minorHAnsi" w:cstheme="minorBidi"/>
          <w:noProof/>
          <w:sz w:val="22"/>
          <w:szCs w:val="22"/>
        </w:rPr>
      </w:pPr>
      <w:ins w:id="178" w:author="Author">
        <w:del w:id="179" w:author="Author">
          <w:r w:rsidRPr="005951A0" w:rsidDel="005951A0">
            <w:rPr>
              <w:rStyle w:val="Hyperlink"/>
              <w:noProof/>
              <w14:scene3d>
                <w14:camera w14:prst="orthographicFront"/>
                <w14:lightRig w14:rig="threePt" w14:dir="t">
                  <w14:rot w14:lat="0" w14:lon="0" w14:rev="0"/>
                </w14:lightRig>
              </w14:scene3d>
            </w:rPr>
            <w:delText>1.1.5</w:delText>
          </w:r>
          <w:r w:rsidDel="005951A0">
            <w:rPr>
              <w:rFonts w:asciiTheme="minorHAnsi" w:eastAsiaTheme="minorEastAsia" w:hAnsiTheme="minorHAnsi" w:cstheme="minorBidi"/>
              <w:noProof/>
              <w:sz w:val="22"/>
              <w:szCs w:val="22"/>
            </w:rPr>
            <w:tab/>
          </w:r>
          <w:r w:rsidRPr="005951A0" w:rsidDel="005951A0">
            <w:rPr>
              <w:rStyle w:val="Hyperlink"/>
              <w:noProof/>
            </w:rPr>
            <w:delText>Verify NCPDP NUMBER used by ePharmacy</w:delText>
          </w:r>
          <w:r w:rsidDel="005951A0">
            <w:rPr>
              <w:noProof/>
              <w:webHidden/>
            </w:rPr>
            <w:tab/>
            <w:delText>3</w:delText>
          </w:r>
        </w:del>
      </w:ins>
    </w:p>
    <w:p w14:paraId="10A0C820" w14:textId="58338D74" w:rsidR="00E348B4" w:rsidDel="005951A0" w:rsidRDefault="00E348B4">
      <w:pPr>
        <w:pStyle w:val="TOC3"/>
        <w:rPr>
          <w:ins w:id="180" w:author="Author"/>
          <w:del w:id="181" w:author="Author"/>
          <w:rFonts w:asciiTheme="minorHAnsi" w:eastAsiaTheme="minorEastAsia" w:hAnsiTheme="minorHAnsi" w:cstheme="minorBidi"/>
          <w:noProof/>
          <w:sz w:val="22"/>
          <w:szCs w:val="22"/>
        </w:rPr>
      </w:pPr>
      <w:ins w:id="182" w:author="Author">
        <w:del w:id="183" w:author="Author">
          <w:r w:rsidRPr="005951A0" w:rsidDel="005951A0">
            <w:rPr>
              <w:rStyle w:val="Hyperlink"/>
              <w:noProof/>
              <w14:scene3d>
                <w14:camera w14:prst="orthographicFront"/>
                <w14:lightRig w14:rig="threePt" w14:dir="t">
                  <w14:rot w14:lat="0" w14:lon="0" w14:rev="0"/>
                </w14:lightRig>
              </w14:scene3d>
            </w:rPr>
            <w:delText>1.1.6</w:delText>
          </w:r>
          <w:r w:rsidDel="005951A0">
            <w:rPr>
              <w:rFonts w:asciiTheme="minorHAnsi" w:eastAsiaTheme="minorEastAsia" w:hAnsiTheme="minorHAnsi" w:cstheme="minorBidi"/>
              <w:noProof/>
              <w:sz w:val="22"/>
              <w:szCs w:val="22"/>
            </w:rPr>
            <w:tab/>
          </w:r>
          <w:r w:rsidRPr="005951A0" w:rsidDel="005951A0">
            <w:rPr>
              <w:rStyle w:val="Hyperlink"/>
              <w:noProof/>
            </w:rPr>
            <w:delText>OUTPATIENT SITE file (#59)</w:delText>
          </w:r>
          <w:r w:rsidDel="005951A0">
            <w:rPr>
              <w:noProof/>
              <w:webHidden/>
            </w:rPr>
            <w:tab/>
            <w:delText>4</w:delText>
          </w:r>
        </w:del>
      </w:ins>
    </w:p>
    <w:p w14:paraId="032A1F16" w14:textId="062E2A96" w:rsidR="00E348B4" w:rsidDel="005951A0" w:rsidRDefault="00E348B4">
      <w:pPr>
        <w:pStyle w:val="TOC3"/>
        <w:rPr>
          <w:ins w:id="184" w:author="Author"/>
          <w:del w:id="185" w:author="Author"/>
          <w:rFonts w:asciiTheme="minorHAnsi" w:eastAsiaTheme="minorEastAsia" w:hAnsiTheme="minorHAnsi" w:cstheme="minorBidi"/>
          <w:noProof/>
          <w:sz w:val="22"/>
          <w:szCs w:val="22"/>
        </w:rPr>
      </w:pPr>
      <w:ins w:id="186" w:author="Author">
        <w:del w:id="187" w:author="Author">
          <w:r w:rsidRPr="005951A0" w:rsidDel="005951A0">
            <w:rPr>
              <w:rStyle w:val="Hyperlink"/>
              <w:noProof/>
              <w14:scene3d>
                <w14:camera w14:prst="orthographicFront"/>
                <w14:lightRig w14:rig="threePt" w14:dir="t">
                  <w14:rot w14:lat="0" w14:lon="0" w14:rev="0"/>
                </w14:lightRig>
              </w14:scene3d>
            </w:rPr>
            <w:delText>1.1.7</w:delText>
          </w:r>
          <w:r w:rsidDel="005951A0">
            <w:rPr>
              <w:rFonts w:asciiTheme="minorHAnsi" w:eastAsiaTheme="minorEastAsia" w:hAnsiTheme="minorHAnsi" w:cstheme="minorBidi"/>
              <w:noProof/>
              <w:sz w:val="22"/>
              <w:szCs w:val="22"/>
            </w:rPr>
            <w:tab/>
          </w:r>
          <w:r w:rsidRPr="005951A0" w:rsidDel="005951A0">
            <w:rPr>
              <w:rStyle w:val="Hyperlink"/>
              <w:noProof/>
            </w:rPr>
            <w:delText>When to contact ePharmacy Implementation Team:</w:delText>
          </w:r>
          <w:r w:rsidDel="005951A0">
            <w:rPr>
              <w:noProof/>
              <w:webHidden/>
            </w:rPr>
            <w:tab/>
            <w:delText>5</w:delText>
          </w:r>
        </w:del>
      </w:ins>
    </w:p>
    <w:p w14:paraId="01F74FF6" w14:textId="0D2658A8" w:rsidR="00E348B4" w:rsidDel="005951A0" w:rsidRDefault="00E348B4">
      <w:pPr>
        <w:pStyle w:val="TOC3"/>
        <w:rPr>
          <w:ins w:id="188" w:author="Author"/>
          <w:del w:id="189" w:author="Author"/>
          <w:rFonts w:asciiTheme="minorHAnsi" w:eastAsiaTheme="minorEastAsia" w:hAnsiTheme="minorHAnsi" w:cstheme="minorBidi"/>
          <w:noProof/>
          <w:sz w:val="22"/>
          <w:szCs w:val="22"/>
        </w:rPr>
      </w:pPr>
      <w:ins w:id="190" w:author="Author">
        <w:del w:id="191" w:author="Author">
          <w:r w:rsidRPr="005951A0" w:rsidDel="005951A0">
            <w:rPr>
              <w:rStyle w:val="Hyperlink"/>
              <w:noProof/>
              <w14:scene3d>
                <w14:camera w14:prst="orthographicFront"/>
                <w14:lightRig w14:rig="threePt" w14:dir="t">
                  <w14:rot w14:lat="0" w14:lon="0" w14:rev="0"/>
                </w14:lightRig>
              </w14:scene3d>
            </w:rPr>
            <w:delText>1.1.8</w:delText>
          </w:r>
          <w:r w:rsidDel="005951A0">
            <w:rPr>
              <w:rFonts w:asciiTheme="minorHAnsi" w:eastAsiaTheme="minorEastAsia" w:hAnsiTheme="minorHAnsi" w:cstheme="minorBidi"/>
              <w:noProof/>
              <w:sz w:val="22"/>
              <w:szCs w:val="22"/>
            </w:rPr>
            <w:tab/>
          </w:r>
          <w:r w:rsidRPr="005951A0" w:rsidDel="005951A0">
            <w:rPr>
              <w:rStyle w:val="Hyperlink"/>
              <w:noProof/>
            </w:rPr>
            <w:delText>Configure Default eR</w:delText>
          </w:r>
          <w:r w:rsidRPr="005951A0" w:rsidDel="005951A0">
            <w:rPr>
              <w:rStyle w:val="Hyperlink"/>
              <w:noProof/>
              <w:vertAlign w:val="subscript"/>
            </w:rPr>
            <w:delText>x</w:delText>
          </w:r>
          <w:r w:rsidRPr="005951A0" w:rsidDel="005951A0">
            <w:rPr>
              <w:rStyle w:val="Hyperlink"/>
              <w:noProof/>
            </w:rPr>
            <w:delText xml:space="preserve"> Clinic (OPTIONAL)</w:delText>
          </w:r>
          <w:r w:rsidDel="005951A0">
            <w:rPr>
              <w:noProof/>
              <w:webHidden/>
            </w:rPr>
            <w:tab/>
            <w:delText>5</w:delText>
          </w:r>
        </w:del>
      </w:ins>
    </w:p>
    <w:p w14:paraId="07C32FFE" w14:textId="784CFF10" w:rsidR="00E348B4" w:rsidDel="005951A0" w:rsidRDefault="00E348B4">
      <w:pPr>
        <w:pStyle w:val="TOC3"/>
        <w:rPr>
          <w:ins w:id="192" w:author="Author"/>
          <w:del w:id="193" w:author="Author"/>
          <w:rFonts w:asciiTheme="minorHAnsi" w:eastAsiaTheme="minorEastAsia" w:hAnsiTheme="minorHAnsi" w:cstheme="minorBidi"/>
          <w:noProof/>
          <w:sz w:val="22"/>
          <w:szCs w:val="22"/>
        </w:rPr>
      </w:pPr>
      <w:ins w:id="194" w:author="Author">
        <w:del w:id="195" w:author="Author">
          <w:r w:rsidRPr="005951A0" w:rsidDel="005951A0">
            <w:rPr>
              <w:rStyle w:val="Hyperlink"/>
              <w:noProof/>
              <w14:scene3d>
                <w14:camera w14:prst="orthographicFront"/>
                <w14:lightRig w14:rig="threePt" w14:dir="t">
                  <w14:rot w14:lat="0" w14:lon="0" w14:rev="0"/>
                </w14:lightRig>
              </w14:scene3d>
            </w:rPr>
            <w:delText>1.1.9</w:delText>
          </w:r>
          <w:r w:rsidDel="005951A0">
            <w:rPr>
              <w:rFonts w:asciiTheme="minorHAnsi" w:eastAsiaTheme="minorEastAsia" w:hAnsiTheme="minorHAnsi" w:cstheme="minorBidi"/>
              <w:noProof/>
              <w:sz w:val="22"/>
              <w:szCs w:val="22"/>
            </w:rPr>
            <w:tab/>
          </w:r>
          <w:r w:rsidRPr="005951A0" w:rsidDel="005951A0">
            <w:rPr>
              <w:rStyle w:val="Hyperlink"/>
              <w:noProof/>
            </w:rPr>
            <w:delText>NPI Institution</w:delText>
          </w:r>
          <w:r w:rsidDel="005951A0">
            <w:rPr>
              <w:noProof/>
              <w:webHidden/>
            </w:rPr>
            <w:tab/>
            <w:delText>7</w:delText>
          </w:r>
        </w:del>
      </w:ins>
    </w:p>
    <w:p w14:paraId="6614E069" w14:textId="156E6497" w:rsidR="00E348B4" w:rsidDel="005951A0" w:rsidRDefault="00E348B4">
      <w:pPr>
        <w:pStyle w:val="TOC3"/>
        <w:rPr>
          <w:ins w:id="196" w:author="Author"/>
          <w:del w:id="197" w:author="Author"/>
          <w:rFonts w:asciiTheme="minorHAnsi" w:eastAsiaTheme="minorEastAsia" w:hAnsiTheme="minorHAnsi" w:cstheme="minorBidi"/>
          <w:noProof/>
          <w:sz w:val="22"/>
          <w:szCs w:val="22"/>
        </w:rPr>
      </w:pPr>
      <w:ins w:id="198" w:author="Author">
        <w:del w:id="199" w:author="Author">
          <w:r w:rsidRPr="005951A0" w:rsidDel="005951A0">
            <w:rPr>
              <w:rStyle w:val="Hyperlink"/>
              <w:noProof/>
              <w14:scene3d>
                <w14:camera w14:prst="orthographicFront"/>
                <w14:lightRig w14:rig="threePt" w14:dir="t">
                  <w14:rot w14:lat="0" w14:lon="0" w14:rev="0"/>
                </w14:lightRig>
              </w14:scene3d>
            </w:rPr>
            <w:delText>1.1.10</w:delText>
          </w:r>
          <w:r w:rsidDel="005951A0">
            <w:rPr>
              <w:rFonts w:asciiTheme="minorHAnsi" w:eastAsiaTheme="minorEastAsia" w:hAnsiTheme="minorHAnsi" w:cstheme="minorBidi"/>
              <w:noProof/>
              <w:sz w:val="22"/>
              <w:szCs w:val="22"/>
            </w:rPr>
            <w:tab/>
          </w:r>
          <w:r w:rsidRPr="005951A0" w:rsidDel="005951A0">
            <w:rPr>
              <w:rStyle w:val="Hyperlink"/>
              <w:noProof/>
            </w:rPr>
            <w:delText>Configure ERX DEFAULT LOOKBACK DAYS (OPTIONAL)</w:delText>
          </w:r>
          <w:r w:rsidDel="005951A0">
            <w:rPr>
              <w:noProof/>
              <w:webHidden/>
            </w:rPr>
            <w:tab/>
            <w:delText>8</w:delText>
          </w:r>
        </w:del>
      </w:ins>
    </w:p>
    <w:p w14:paraId="49F1F6C0" w14:textId="74EAB4B8" w:rsidR="00E348B4" w:rsidDel="005951A0" w:rsidRDefault="00E348B4">
      <w:pPr>
        <w:pStyle w:val="TOC3"/>
        <w:rPr>
          <w:ins w:id="200" w:author="Author"/>
          <w:del w:id="201" w:author="Author"/>
          <w:rFonts w:asciiTheme="minorHAnsi" w:eastAsiaTheme="minorEastAsia" w:hAnsiTheme="minorHAnsi" w:cstheme="minorBidi"/>
          <w:noProof/>
          <w:sz w:val="22"/>
          <w:szCs w:val="22"/>
        </w:rPr>
      </w:pPr>
      <w:ins w:id="202" w:author="Author">
        <w:del w:id="203" w:author="Author">
          <w:r w:rsidRPr="005951A0" w:rsidDel="005951A0">
            <w:rPr>
              <w:rStyle w:val="Hyperlink"/>
              <w:noProof/>
              <w14:scene3d>
                <w14:camera w14:prst="orthographicFront"/>
                <w14:lightRig w14:rig="threePt" w14:dir="t">
                  <w14:rot w14:lat="0" w14:lon="0" w14:rev="0"/>
                </w14:lightRig>
              </w14:scene3d>
            </w:rPr>
            <w:delText>1.1.11</w:delText>
          </w:r>
          <w:r w:rsidDel="005951A0">
            <w:rPr>
              <w:rFonts w:asciiTheme="minorHAnsi" w:eastAsiaTheme="minorEastAsia" w:hAnsiTheme="minorHAnsi" w:cstheme="minorBidi"/>
              <w:noProof/>
              <w:sz w:val="22"/>
              <w:szCs w:val="22"/>
            </w:rPr>
            <w:tab/>
          </w:r>
          <w:r w:rsidRPr="005951A0" w:rsidDel="005951A0">
            <w:rPr>
              <w:rStyle w:val="Hyperlink"/>
              <w:noProof/>
            </w:rPr>
            <w:delText>Ready to Go Live</w:delText>
          </w:r>
          <w:r w:rsidDel="005951A0">
            <w:rPr>
              <w:noProof/>
              <w:webHidden/>
            </w:rPr>
            <w:tab/>
            <w:delText>9</w:delText>
          </w:r>
        </w:del>
      </w:ins>
    </w:p>
    <w:p w14:paraId="62940CDF" w14:textId="328FD016" w:rsidR="00E348B4" w:rsidDel="005951A0" w:rsidRDefault="00E348B4">
      <w:pPr>
        <w:pStyle w:val="TOC3"/>
        <w:rPr>
          <w:ins w:id="204" w:author="Author"/>
          <w:del w:id="205" w:author="Author"/>
          <w:rFonts w:asciiTheme="minorHAnsi" w:eastAsiaTheme="minorEastAsia" w:hAnsiTheme="minorHAnsi" w:cstheme="minorBidi"/>
          <w:noProof/>
          <w:sz w:val="22"/>
          <w:szCs w:val="22"/>
        </w:rPr>
      </w:pPr>
      <w:ins w:id="206" w:author="Author">
        <w:del w:id="207" w:author="Author">
          <w:r w:rsidRPr="005951A0" w:rsidDel="005951A0">
            <w:rPr>
              <w:rStyle w:val="Hyperlink"/>
              <w:noProof/>
              <w14:scene3d>
                <w14:camera w14:prst="orthographicFront"/>
                <w14:lightRig w14:rig="threePt" w14:dir="t">
                  <w14:rot w14:lat="0" w14:lon="0" w14:rev="0"/>
                </w14:lightRig>
              </w14:scene3d>
            </w:rPr>
            <w:delText>1.1.12</w:delText>
          </w:r>
          <w:r w:rsidDel="005951A0">
            <w:rPr>
              <w:rFonts w:asciiTheme="minorHAnsi" w:eastAsiaTheme="minorEastAsia" w:hAnsiTheme="minorHAnsi" w:cstheme="minorBidi"/>
              <w:noProof/>
              <w:sz w:val="22"/>
              <w:szCs w:val="22"/>
            </w:rPr>
            <w:tab/>
          </w:r>
          <w:r w:rsidRPr="005951A0" w:rsidDel="005951A0">
            <w:rPr>
              <w:rStyle w:val="Hyperlink"/>
              <w:noProof/>
            </w:rPr>
            <w:delText>Help Desk</w:delText>
          </w:r>
          <w:r w:rsidDel="005951A0">
            <w:rPr>
              <w:noProof/>
              <w:webHidden/>
            </w:rPr>
            <w:tab/>
            <w:delText>10</w:delText>
          </w:r>
        </w:del>
      </w:ins>
    </w:p>
    <w:p w14:paraId="64BEC125" w14:textId="7C5DF26A" w:rsidR="00E348B4" w:rsidDel="005951A0" w:rsidRDefault="00E348B4">
      <w:pPr>
        <w:pStyle w:val="TOC4"/>
        <w:tabs>
          <w:tab w:val="left" w:pos="1760"/>
          <w:tab w:val="right" w:leader="dot" w:pos="9350"/>
        </w:tabs>
        <w:rPr>
          <w:ins w:id="208" w:author="Author"/>
          <w:del w:id="209" w:author="Author"/>
          <w:rFonts w:asciiTheme="minorHAnsi" w:eastAsiaTheme="minorEastAsia" w:hAnsiTheme="minorHAnsi" w:cstheme="minorBidi"/>
          <w:noProof/>
          <w:sz w:val="22"/>
          <w:szCs w:val="22"/>
        </w:rPr>
      </w:pPr>
      <w:ins w:id="210" w:author="Author">
        <w:del w:id="211" w:author="Author">
          <w:r w:rsidRPr="005951A0" w:rsidDel="005951A0">
            <w:rPr>
              <w:rStyle w:val="Hyperlink"/>
              <w:noProof/>
            </w:rPr>
            <w:delText>1.1.12.1</w:delText>
          </w:r>
          <w:r w:rsidDel="005951A0">
            <w:rPr>
              <w:rFonts w:asciiTheme="minorHAnsi" w:eastAsiaTheme="minorEastAsia" w:hAnsiTheme="minorHAnsi" w:cstheme="minorBidi"/>
              <w:noProof/>
              <w:sz w:val="22"/>
              <w:szCs w:val="22"/>
            </w:rPr>
            <w:tab/>
          </w:r>
          <w:r w:rsidRPr="005951A0" w:rsidDel="005951A0">
            <w:rPr>
              <w:rStyle w:val="Hyperlink"/>
              <w:noProof/>
            </w:rPr>
            <w:delText>Help Desk Ticket Instructions</w:delText>
          </w:r>
          <w:r w:rsidDel="005951A0">
            <w:rPr>
              <w:noProof/>
              <w:webHidden/>
            </w:rPr>
            <w:tab/>
            <w:delText>10</w:delText>
          </w:r>
        </w:del>
      </w:ins>
    </w:p>
    <w:p w14:paraId="05048522" w14:textId="041D2847" w:rsidR="00E348B4" w:rsidDel="005951A0" w:rsidRDefault="00E348B4">
      <w:pPr>
        <w:pStyle w:val="TOC2"/>
        <w:rPr>
          <w:ins w:id="212" w:author="Author"/>
          <w:del w:id="213" w:author="Author"/>
          <w:rFonts w:asciiTheme="minorHAnsi" w:eastAsiaTheme="minorEastAsia" w:hAnsiTheme="minorHAnsi" w:cstheme="minorBidi"/>
          <w:noProof/>
          <w:sz w:val="22"/>
          <w:szCs w:val="22"/>
        </w:rPr>
      </w:pPr>
      <w:ins w:id="214" w:author="Author">
        <w:del w:id="215" w:author="Author">
          <w:r w:rsidRPr="005951A0" w:rsidDel="005951A0">
            <w:rPr>
              <w:rStyle w:val="Hyperlink"/>
              <w:noProof/>
            </w:rPr>
            <w:delText>1.2</w:delText>
          </w:r>
          <w:r w:rsidDel="005951A0">
            <w:rPr>
              <w:rFonts w:asciiTheme="minorHAnsi" w:eastAsiaTheme="minorEastAsia" w:hAnsiTheme="minorHAnsi" w:cstheme="minorBidi"/>
              <w:noProof/>
              <w:sz w:val="22"/>
              <w:szCs w:val="22"/>
            </w:rPr>
            <w:tab/>
          </w:r>
          <w:r w:rsidRPr="005951A0" w:rsidDel="005951A0">
            <w:rPr>
              <w:rStyle w:val="Hyperlink"/>
              <w:noProof/>
            </w:rPr>
            <w:delText>Inbound ePrescribing Web-based Application</w:delText>
          </w:r>
          <w:r w:rsidDel="005951A0">
            <w:rPr>
              <w:noProof/>
              <w:webHidden/>
            </w:rPr>
            <w:tab/>
            <w:delText>13</w:delText>
          </w:r>
        </w:del>
      </w:ins>
    </w:p>
    <w:p w14:paraId="197410EB" w14:textId="3A166A7B" w:rsidR="00E348B4" w:rsidDel="005951A0" w:rsidRDefault="00E348B4">
      <w:pPr>
        <w:pStyle w:val="TOC3"/>
        <w:rPr>
          <w:ins w:id="216" w:author="Author"/>
          <w:del w:id="217" w:author="Author"/>
          <w:rFonts w:asciiTheme="minorHAnsi" w:eastAsiaTheme="minorEastAsia" w:hAnsiTheme="minorHAnsi" w:cstheme="minorBidi"/>
          <w:noProof/>
          <w:sz w:val="22"/>
          <w:szCs w:val="22"/>
        </w:rPr>
      </w:pPr>
      <w:ins w:id="218" w:author="Author">
        <w:del w:id="219" w:author="Author">
          <w:r w:rsidRPr="005951A0" w:rsidDel="005951A0">
            <w:rPr>
              <w:rStyle w:val="Hyperlink"/>
              <w:noProof/>
              <w14:scene3d>
                <w14:camera w14:prst="orthographicFront"/>
                <w14:lightRig w14:rig="threePt" w14:dir="t">
                  <w14:rot w14:lat="0" w14:lon="0" w14:rev="0"/>
                </w14:lightRig>
              </w14:scene3d>
            </w:rPr>
            <w:delText>1.2.1</w:delText>
          </w:r>
          <w:r w:rsidDel="005951A0">
            <w:rPr>
              <w:rFonts w:asciiTheme="minorHAnsi" w:eastAsiaTheme="minorEastAsia" w:hAnsiTheme="minorHAnsi" w:cstheme="minorBidi"/>
              <w:noProof/>
              <w:sz w:val="22"/>
              <w:szCs w:val="22"/>
            </w:rPr>
            <w:tab/>
          </w:r>
          <w:r w:rsidRPr="005951A0" w:rsidDel="005951A0">
            <w:rPr>
              <w:rStyle w:val="Hyperlink"/>
              <w:noProof/>
            </w:rPr>
            <w:delText>Create Shortcut on Workstation (Desktop)</w:delText>
          </w:r>
          <w:r w:rsidDel="005951A0">
            <w:rPr>
              <w:noProof/>
              <w:webHidden/>
            </w:rPr>
            <w:tab/>
            <w:delText>13</w:delText>
          </w:r>
        </w:del>
      </w:ins>
    </w:p>
    <w:p w14:paraId="14B9B741" w14:textId="6055647E" w:rsidR="00E348B4" w:rsidDel="005951A0" w:rsidRDefault="00E348B4">
      <w:pPr>
        <w:pStyle w:val="TOC3"/>
        <w:rPr>
          <w:ins w:id="220" w:author="Author"/>
          <w:del w:id="221" w:author="Author"/>
          <w:rFonts w:asciiTheme="minorHAnsi" w:eastAsiaTheme="minorEastAsia" w:hAnsiTheme="minorHAnsi" w:cstheme="minorBidi"/>
          <w:noProof/>
          <w:sz w:val="22"/>
          <w:szCs w:val="22"/>
        </w:rPr>
      </w:pPr>
      <w:ins w:id="222" w:author="Author">
        <w:del w:id="223" w:author="Author">
          <w:r w:rsidRPr="005951A0" w:rsidDel="005951A0">
            <w:rPr>
              <w:rStyle w:val="Hyperlink"/>
              <w:noProof/>
              <w14:scene3d>
                <w14:camera w14:prst="orthographicFront"/>
                <w14:lightRig w14:rig="threePt" w14:dir="t">
                  <w14:rot w14:lat="0" w14:lon="0" w14:rev="0"/>
                </w14:lightRig>
              </w14:scene3d>
            </w:rPr>
            <w:delText>1.2.2</w:delText>
          </w:r>
          <w:r w:rsidDel="005951A0">
            <w:rPr>
              <w:rFonts w:asciiTheme="minorHAnsi" w:eastAsiaTheme="minorEastAsia" w:hAnsiTheme="minorHAnsi" w:cstheme="minorBidi"/>
              <w:noProof/>
              <w:sz w:val="22"/>
              <w:szCs w:val="22"/>
            </w:rPr>
            <w:tab/>
          </w:r>
          <w:r w:rsidRPr="005951A0" w:rsidDel="005951A0">
            <w:rPr>
              <w:rStyle w:val="Hyperlink"/>
              <w:noProof/>
            </w:rPr>
            <w:delText>Turn off Compatibility Setting</w:delText>
          </w:r>
          <w:r w:rsidDel="005951A0">
            <w:rPr>
              <w:noProof/>
              <w:webHidden/>
            </w:rPr>
            <w:tab/>
            <w:delText>14</w:delText>
          </w:r>
        </w:del>
      </w:ins>
    </w:p>
    <w:p w14:paraId="33B7EEB6" w14:textId="4296E40A" w:rsidR="00E348B4" w:rsidDel="005951A0" w:rsidRDefault="00E348B4">
      <w:pPr>
        <w:pStyle w:val="TOC3"/>
        <w:rPr>
          <w:ins w:id="224" w:author="Author"/>
          <w:del w:id="225" w:author="Author"/>
          <w:rFonts w:asciiTheme="minorHAnsi" w:eastAsiaTheme="minorEastAsia" w:hAnsiTheme="minorHAnsi" w:cstheme="minorBidi"/>
          <w:noProof/>
          <w:sz w:val="22"/>
          <w:szCs w:val="22"/>
        </w:rPr>
      </w:pPr>
      <w:ins w:id="226" w:author="Author">
        <w:del w:id="227" w:author="Author">
          <w:r w:rsidRPr="005951A0" w:rsidDel="005951A0">
            <w:rPr>
              <w:rStyle w:val="Hyperlink"/>
              <w:noProof/>
              <w14:scene3d>
                <w14:camera w14:prst="orthographicFront"/>
                <w14:lightRig w14:rig="threePt" w14:dir="t">
                  <w14:rot w14:lat="0" w14:lon="0" w14:rev="0"/>
                </w14:lightRig>
              </w14:scene3d>
            </w:rPr>
            <w:delText>1.2.3</w:delText>
          </w:r>
          <w:r w:rsidDel="005951A0">
            <w:rPr>
              <w:rFonts w:asciiTheme="minorHAnsi" w:eastAsiaTheme="minorEastAsia" w:hAnsiTheme="minorHAnsi" w:cstheme="minorBidi"/>
              <w:noProof/>
              <w:sz w:val="22"/>
              <w:szCs w:val="22"/>
            </w:rPr>
            <w:tab/>
          </w:r>
          <w:r w:rsidRPr="005951A0" w:rsidDel="005951A0">
            <w:rPr>
              <w:rStyle w:val="Hyperlink"/>
              <w:noProof/>
            </w:rPr>
            <w:delText>Assign Roles in IEP Web-based Application</w:delText>
          </w:r>
          <w:r w:rsidDel="005951A0">
            <w:rPr>
              <w:noProof/>
              <w:webHidden/>
            </w:rPr>
            <w:tab/>
            <w:delText>14</w:delText>
          </w:r>
        </w:del>
      </w:ins>
    </w:p>
    <w:p w14:paraId="324D9B81" w14:textId="7A282811" w:rsidR="00E348B4" w:rsidDel="005951A0" w:rsidRDefault="00E348B4">
      <w:pPr>
        <w:pStyle w:val="TOC4"/>
        <w:tabs>
          <w:tab w:val="left" w:pos="1760"/>
          <w:tab w:val="right" w:leader="dot" w:pos="9350"/>
        </w:tabs>
        <w:rPr>
          <w:ins w:id="228" w:author="Author"/>
          <w:del w:id="229" w:author="Author"/>
          <w:rFonts w:asciiTheme="minorHAnsi" w:eastAsiaTheme="minorEastAsia" w:hAnsiTheme="minorHAnsi" w:cstheme="minorBidi"/>
          <w:noProof/>
          <w:sz w:val="22"/>
          <w:szCs w:val="22"/>
        </w:rPr>
      </w:pPr>
      <w:ins w:id="230" w:author="Author">
        <w:del w:id="231" w:author="Author">
          <w:r w:rsidRPr="005951A0" w:rsidDel="005951A0">
            <w:rPr>
              <w:rStyle w:val="Hyperlink"/>
              <w:noProof/>
            </w:rPr>
            <w:delText>1.2.3.1</w:delText>
          </w:r>
          <w:r w:rsidDel="005951A0">
            <w:rPr>
              <w:rFonts w:asciiTheme="minorHAnsi" w:eastAsiaTheme="minorEastAsia" w:hAnsiTheme="minorHAnsi" w:cstheme="minorBidi"/>
              <w:noProof/>
              <w:sz w:val="22"/>
              <w:szCs w:val="22"/>
            </w:rPr>
            <w:tab/>
          </w:r>
          <w:r w:rsidRPr="005951A0" w:rsidDel="005951A0">
            <w:rPr>
              <w:rStyle w:val="Hyperlink"/>
              <w:noProof/>
            </w:rPr>
            <w:delText>Add New User</w:delText>
          </w:r>
          <w:r w:rsidDel="005951A0">
            <w:rPr>
              <w:noProof/>
              <w:webHidden/>
            </w:rPr>
            <w:tab/>
            <w:delText>15</w:delText>
          </w:r>
        </w:del>
      </w:ins>
    </w:p>
    <w:p w14:paraId="6653601B" w14:textId="175B07EF" w:rsidR="00E348B4" w:rsidDel="005951A0" w:rsidRDefault="00E348B4">
      <w:pPr>
        <w:pStyle w:val="TOC4"/>
        <w:tabs>
          <w:tab w:val="left" w:pos="1760"/>
          <w:tab w:val="right" w:leader="dot" w:pos="9350"/>
        </w:tabs>
        <w:rPr>
          <w:ins w:id="232" w:author="Author"/>
          <w:del w:id="233" w:author="Author"/>
          <w:rFonts w:asciiTheme="minorHAnsi" w:eastAsiaTheme="minorEastAsia" w:hAnsiTheme="minorHAnsi" w:cstheme="minorBidi"/>
          <w:noProof/>
          <w:sz w:val="22"/>
          <w:szCs w:val="22"/>
        </w:rPr>
      </w:pPr>
      <w:ins w:id="234" w:author="Author">
        <w:del w:id="235" w:author="Author">
          <w:r w:rsidRPr="005951A0" w:rsidDel="005951A0">
            <w:rPr>
              <w:rStyle w:val="Hyperlink"/>
              <w:noProof/>
            </w:rPr>
            <w:delText>1.2.3.2</w:delText>
          </w:r>
          <w:r w:rsidDel="005951A0">
            <w:rPr>
              <w:rFonts w:asciiTheme="minorHAnsi" w:eastAsiaTheme="minorEastAsia" w:hAnsiTheme="minorHAnsi" w:cstheme="minorBidi"/>
              <w:noProof/>
              <w:sz w:val="22"/>
              <w:szCs w:val="22"/>
            </w:rPr>
            <w:tab/>
          </w:r>
          <w:r w:rsidRPr="005951A0" w:rsidDel="005951A0">
            <w:rPr>
              <w:rStyle w:val="Hyperlink"/>
              <w:noProof/>
            </w:rPr>
            <w:delText>Modify User Role</w:delText>
          </w:r>
          <w:r w:rsidDel="005951A0">
            <w:rPr>
              <w:noProof/>
              <w:webHidden/>
            </w:rPr>
            <w:tab/>
            <w:delText>18</w:delText>
          </w:r>
        </w:del>
      </w:ins>
    </w:p>
    <w:p w14:paraId="279AC726" w14:textId="2BFC0253" w:rsidR="00E348B4" w:rsidDel="005951A0" w:rsidRDefault="00E348B4">
      <w:pPr>
        <w:pStyle w:val="TOC4"/>
        <w:tabs>
          <w:tab w:val="left" w:pos="1760"/>
          <w:tab w:val="right" w:leader="dot" w:pos="9350"/>
        </w:tabs>
        <w:rPr>
          <w:ins w:id="236" w:author="Author"/>
          <w:del w:id="237" w:author="Author"/>
          <w:rFonts w:asciiTheme="minorHAnsi" w:eastAsiaTheme="minorEastAsia" w:hAnsiTheme="minorHAnsi" w:cstheme="minorBidi"/>
          <w:noProof/>
          <w:sz w:val="22"/>
          <w:szCs w:val="22"/>
        </w:rPr>
      </w:pPr>
      <w:ins w:id="238" w:author="Author">
        <w:del w:id="239" w:author="Author">
          <w:r w:rsidRPr="005951A0" w:rsidDel="005951A0">
            <w:rPr>
              <w:rStyle w:val="Hyperlink"/>
              <w:noProof/>
            </w:rPr>
            <w:delText>1.2.3.3</w:delText>
          </w:r>
          <w:r w:rsidDel="005951A0">
            <w:rPr>
              <w:rFonts w:asciiTheme="minorHAnsi" w:eastAsiaTheme="minorEastAsia" w:hAnsiTheme="minorHAnsi" w:cstheme="minorBidi"/>
              <w:noProof/>
              <w:sz w:val="22"/>
              <w:szCs w:val="22"/>
            </w:rPr>
            <w:tab/>
          </w:r>
          <w:r w:rsidRPr="005951A0" w:rsidDel="005951A0">
            <w:rPr>
              <w:rStyle w:val="Hyperlink"/>
              <w:noProof/>
            </w:rPr>
            <w:delText>Enable/Disable Users</w:delText>
          </w:r>
          <w:r w:rsidDel="005951A0">
            <w:rPr>
              <w:noProof/>
              <w:webHidden/>
            </w:rPr>
            <w:tab/>
            <w:delText>19</w:delText>
          </w:r>
        </w:del>
      </w:ins>
    </w:p>
    <w:p w14:paraId="77D6C063" w14:textId="4019F718" w:rsidR="00E348B4" w:rsidDel="005951A0" w:rsidRDefault="00E348B4">
      <w:pPr>
        <w:pStyle w:val="TOC3"/>
        <w:rPr>
          <w:ins w:id="240" w:author="Author"/>
          <w:del w:id="241" w:author="Author"/>
          <w:rFonts w:asciiTheme="minorHAnsi" w:eastAsiaTheme="minorEastAsia" w:hAnsiTheme="minorHAnsi" w:cstheme="minorBidi"/>
          <w:noProof/>
          <w:sz w:val="22"/>
          <w:szCs w:val="22"/>
        </w:rPr>
      </w:pPr>
      <w:ins w:id="242" w:author="Author">
        <w:del w:id="243" w:author="Author">
          <w:r w:rsidRPr="005951A0" w:rsidDel="005951A0">
            <w:rPr>
              <w:rStyle w:val="Hyperlink"/>
              <w:noProof/>
              <w14:scene3d>
                <w14:camera w14:prst="orthographicFront"/>
                <w14:lightRig w14:rig="threePt" w14:dir="t">
                  <w14:rot w14:lat="0" w14:lon="0" w14:rev="0"/>
                </w14:lightRig>
              </w14:scene3d>
            </w:rPr>
            <w:delText>1.2.4</w:delText>
          </w:r>
          <w:r w:rsidDel="005951A0">
            <w:rPr>
              <w:rFonts w:asciiTheme="minorHAnsi" w:eastAsiaTheme="minorEastAsia" w:hAnsiTheme="minorHAnsi" w:cstheme="minorBidi"/>
              <w:noProof/>
              <w:sz w:val="22"/>
              <w:szCs w:val="22"/>
            </w:rPr>
            <w:tab/>
          </w:r>
          <w:r w:rsidRPr="005951A0" w:rsidDel="005951A0">
            <w:rPr>
              <w:rStyle w:val="Hyperlink"/>
              <w:noProof/>
            </w:rPr>
            <w:delText>Pharmacy Management</w:delText>
          </w:r>
          <w:r w:rsidDel="005951A0">
            <w:rPr>
              <w:noProof/>
              <w:webHidden/>
            </w:rPr>
            <w:tab/>
            <w:delText>20</w:delText>
          </w:r>
        </w:del>
      </w:ins>
    </w:p>
    <w:p w14:paraId="049F9007" w14:textId="4D9D39B4" w:rsidR="00E348B4" w:rsidDel="005951A0" w:rsidRDefault="00E348B4">
      <w:pPr>
        <w:pStyle w:val="TOC4"/>
        <w:tabs>
          <w:tab w:val="left" w:pos="1760"/>
          <w:tab w:val="right" w:leader="dot" w:pos="9350"/>
        </w:tabs>
        <w:rPr>
          <w:ins w:id="244" w:author="Author"/>
          <w:del w:id="245" w:author="Author"/>
          <w:rFonts w:asciiTheme="minorHAnsi" w:eastAsiaTheme="minorEastAsia" w:hAnsiTheme="minorHAnsi" w:cstheme="minorBidi"/>
          <w:noProof/>
          <w:sz w:val="22"/>
          <w:szCs w:val="22"/>
        </w:rPr>
      </w:pPr>
      <w:ins w:id="246" w:author="Author">
        <w:del w:id="247" w:author="Author">
          <w:r w:rsidRPr="005951A0" w:rsidDel="005951A0">
            <w:rPr>
              <w:rStyle w:val="Hyperlink"/>
              <w:noProof/>
            </w:rPr>
            <w:delText>1.2.4.1</w:delText>
          </w:r>
          <w:r w:rsidDel="005951A0">
            <w:rPr>
              <w:rFonts w:asciiTheme="minorHAnsi" w:eastAsiaTheme="minorEastAsia" w:hAnsiTheme="minorHAnsi" w:cstheme="minorBidi"/>
              <w:noProof/>
              <w:sz w:val="22"/>
              <w:szCs w:val="22"/>
            </w:rPr>
            <w:tab/>
          </w:r>
          <w:r w:rsidRPr="005951A0" w:rsidDel="005951A0">
            <w:rPr>
              <w:rStyle w:val="Hyperlink"/>
              <w:noProof/>
            </w:rPr>
            <w:delText>Search Pharmacy</w:delText>
          </w:r>
          <w:r w:rsidDel="005951A0">
            <w:rPr>
              <w:noProof/>
              <w:webHidden/>
            </w:rPr>
            <w:tab/>
            <w:delText>20</w:delText>
          </w:r>
        </w:del>
      </w:ins>
    </w:p>
    <w:p w14:paraId="78650BF8" w14:textId="07DCB2BC" w:rsidR="00E348B4" w:rsidDel="005951A0" w:rsidRDefault="00E348B4">
      <w:pPr>
        <w:pStyle w:val="TOC4"/>
        <w:tabs>
          <w:tab w:val="left" w:pos="1760"/>
          <w:tab w:val="right" w:leader="dot" w:pos="9350"/>
        </w:tabs>
        <w:rPr>
          <w:ins w:id="248" w:author="Author"/>
          <w:del w:id="249" w:author="Author"/>
          <w:rFonts w:asciiTheme="minorHAnsi" w:eastAsiaTheme="minorEastAsia" w:hAnsiTheme="minorHAnsi" w:cstheme="minorBidi"/>
          <w:noProof/>
          <w:sz w:val="22"/>
          <w:szCs w:val="22"/>
        </w:rPr>
      </w:pPr>
      <w:ins w:id="250" w:author="Author">
        <w:del w:id="251" w:author="Author">
          <w:r w:rsidRPr="005951A0" w:rsidDel="005951A0">
            <w:rPr>
              <w:rStyle w:val="Hyperlink"/>
              <w:noProof/>
            </w:rPr>
            <w:delText>1.2.4.2</w:delText>
          </w:r>
          <w:r w:rsidDel="005951A0">
            <w:rPr>
              <w:rFonts w:asciiTheme="minorHAnsi" w:eastAsiaTheme="minorEastAsia" w:hAnsiTheme="minorHAnsi" w:cstheme="minorBidi"/>
              <w:noProof/>
              <w:sz w:val="22"/>
              <w:szCs w:val="22"/>
            </w:rPr>
            <w:tab/>
          </w:r>
          <w:r w:rsidRPr="005951A0" w:rsidDel="005951A0">
            <w:rPr>
              <w:rStyle w:val="Hyperlink"/>
              <w:noProof/>
            </w:rPr>
            <w:delText>Add Pharmacy</w:delText>
          </w:r>
          <w:r w:rsidDel="005951A0">
            <w:rPr>
              <w:noProof/>
              <w:webHidden/>
            </w:rPr>
            <w:tab/>
            <w:delText>20</w:delText>
          </w:r>
        </w:del>
      </w:ins>
    </w:p>
    <w:p w14:paraId="57892879" w14:textId="26B04926" w:rsidR="00E348B4" w:rsidDel="005951A0" w:rsidRDefault="00E348B4">
      <w:pPr>
        <w:pStyle w:val="TOC5"/>
        <w:tabs>
          <w:tab w:val="left" w:pos="1800"/>
          <w:tab w:val="right" w:leader="dot" w:pos="9350"/>
        </w:tabs>
        <w:rPr>
          <w:ins w:id="252" w:author="Author"/>
          <w:del w:id="253" w:author="Author"/>
          <w:rFonts w:asciiTheme="minorHAnsi" w:eastAsiaTheme="minorEastAsia" w:hAnsiTheme="minorHAnsi" w:cstheme="minorBidi"/>
          <w:noProof/>
          <w:sz w:val="22"/>
          <w:szCs w:val="22"/>
        </w:rPr>
      </w:pPr>
      <w:ins w:id="254" w:author="Author">
        <w:del w:id="255" w:author="Author">
          <w:r w:rsidRPr="005951A0" w:rsidDel="005951A0">
            <w:rPr>
              <w:rStyle w:val="Hyperlink"/>
              <w:noProof/>
            </w:rPr>
            <w:delText>1.2.4.2.1</w:delText>
          </w:r>
          <w:r w:rsidDel="005951A0">
            <w:rPr>
              <w:rFonts w:asciiTheme="minorHAnsi" w:eastAsiaTheme="minorEastAsia" w:hAnsiTheme="minorHAnsi" w:cstheme="minorBidi"/>
              <w:noProof/>
              <w:sz w:val="22"/>
              <w:szCs w:val="22"/>
            </w:rPr>
            <w:tab/>
          </w:r>
          <w:r w:rsidRPr="005951A0" w:rsidDel="005951A0">
            <w:rPr>
              <w:rStyle w:val="Hyperlink"/>
              <w:noProof/>
            </w:rPr>
            <w:delText>Enable Pharmacy</w:delText>
          </w:r>
          <w:r w:rsidDel="005951A0">
            <w:rPr>
              <w:noProof/>
              <w:webHidden/>
            </w:rPr>
            <w:tab/>
            <w:delText>20</w:delText>
          </w:r>
        </w:del>
      </w:ins>
    </w:p>
    <w:p w14:paraId="43E27BB4" w14:textId="2BB5DE9F" w:rsidR="00E348B4" w:rsidDel="005951A0" w:rsidRDefault="00E348B4">
      <w:pPr>
        <w:pStyle w:val="TOC6"/>
        <w:tabs>
          <w:tab w:val="left" w:pos="2170"/>
          <w:tab w:val="right" w:leader="dot" w:pos="9350"/>
        </w:tabs>
        <w:rPr>
          <w:ins w:id="256" w:author="Author"/>
          <w:del w:id="257" w:author="Author"/>
          <w:rFonts w:asciiTheme="minorHAnsi" w:eastAsiaTheme="minorEastAsia" w:hAnsiTheme="minorHAnsi" w:cstheme="minorBidi"/>
          <w:noProof/>
          <w:sz w:val="22"/>
          <w:szCs w:val="22"/>
        </w:rPr>
      </w:pPr>
      <w:ins w:id="258" w:author="Author">
        <w:del w:id="259" w:author="Author">
          <w:r w:rsidRPr="005951A0" w:rsidDel="005951A0">
            <w:rPr>
              <w:rStyle w:val="Hyperlink"/>
              <w:noProof/>
            </w:rPr>
            <w:delText>1.2.4.2.1.1</w:delText>
          </w:r>
          <w:r w:rsidDel="005951A0">
            <w:rPr>
              <w:rFonts w:asciiTheme="minorHAnsi" w:eastAsiaTheme="minorEastAsia" w:hAnsiTheme="minorHAnsi" w:cstheme="minorBidi"/>
              <w:noProof/>
              <w:sz w:val="22"/>
              <w:szCs w:val="22"/>
            </w:rPr>
            <w:tab/>
          </w:r>
          <w:r w:rsidRPr="005951A0" w:rsidDel="005951A0">
            <w:rPr>
              <w:rStyle w:val="Hyperlink"/>
              <w:noProof/>
            </w:rPr>
            <w:delText>Enrollment and Eligibility Check</w:delText>
          </w:r>
          <w:r w:rsidDel="005951A0">
            <w:rPr>
              <w:noProof/>
              <w:webHidden/>
            </w:rPr>
            <w:tab/>
            <w:delText>21</w:delText>
          </w:r>
        </w:del>
      </w:ins>
    </w:p>
    <w:p w14:paraId="62B088BF" w14:textId="3DCCC685" w:rsidR="00E348B4" w:rsidDel="005951A0" w:rsidRDefault="00E348B4">
      <w:pPr>
        <w:pStyle w:val="TOC5"/>
        <w:tabs>
          <w:tab w:val="left" w:pos="1800"/>
          <w:tab w:val="right" w:leader="dot" w:pos="9350"/>
        </w:tabs>
        <w:rPr>
          <w:ins w:id="260" w:author="Author"/>
          <w:del w:id="261" w:author="Author"/>
          <w:rFonts w:asciiTheme="minorHAnsi" w:eastAsiaTheme="minorEastAsia" w:hAnsiTheme="minorHAnsi" w:cstheme="minorBidi"/>
          <w:noProof/>
          <w:sz w:val="22"/>
          <w:szCs w:val="22"/>
        </w:rPr>
      </w:pPr>
      <w:ins w:id="262" w:author="Author">
        <w:del w:id="263" w:author="Author">
          <w:r w:rsidRPr="005951A0" w:rsidDel="005951A0">
            <w:rPr>
              <w:rStyle w:val="Hyperlink"/>
              <w:noProof/>
            </w:rPr>
            <w:delText>1.2.4.2.2</w:delText>
          </w:r>
          <w:r w:rsidDel="005951A0">
            <w:rPr>
              <w:rFonts w:asciiTheme="minorHAnsi" w:eastAsiaTheme="minorEastAsia" w:hAnsiTheme="minorHAnsi" w:cstheme="minorBidi"/>
              <w:noProof/>
              <w:sz w:val="22"/>
              <w:szCs w:val="22"/>
            </w:rPr>
            <w:tab/>
          </w:r>
          <w:r w:rsidRPr="005951A0" w:rsidDel="005951A0">
            <w:rPr>
              <w:rStyle w:val="Hyperlink"/>
              <w:noProof/>
            </w:rPr>
            <w:delText>Temporarily Disable Pharmacy</w:delText>
          </w:r>
          <w:r w:rsidDel="005951A0">
            <w:rPr>
              <w:noProof/>
              <w:webHidden/>
            </w:rPr>
            <w:tab/>
            <w:delText>21</w:delText>
          </w:r>
        </w:del>
      </w:ins>
    </w:p>
    <w:p w14:paraId="297AF7DB" w14:textId="4F2EB3D5" w:rsidR="00E348B4" w:rsidDel="005951A0" w:rsidRDefault="00E348B4">
      <w:pPr>
        <w:pStyle w:val="TOC5"/>
        <w:tabs>
          <w:tab w:val="left" w:pos="1800"/>
          <w:tab w:val="right" w:leader="dot" w:pos="9350"/>
        </w:tabs>
        <w:rPr>
          <w:ins w:id="264" w:author="Author"/>
          <w:del w:id="265" w:author="Author"/>
          <w:rFonts w:asciiTheme="minorHAnsi" w:eastAsiaTheme="minorEastAsia" w:hAnsiTheme="minorHAnsi" w:cstheme="minorBidi"/>
          <w:noProof/>
          <w:sz w:val="22"/>
          <w:szCs w:val="22"/>
        </w:rPr>
      </w:pPr>
      <w:ins w:id="266" w:author="Author">
        <w:del w:id="267" w:author="Author">
          <w:r w:rsidRPr="005951A0" w:rsidDel="005951A0">
            <w:rPr>
              <w:rStyle w:val="Hyperlink"/>
              <w:noProof/>
            </w:rPr>
            <w:delText>1.2.4.2.3</w:delText>
          </w:r>
          <w:r w:rsidDel="005951A0">
            <w:rPr>
              <w:rFonts w:asciiTheme="minorHAnsi" w:eastAsiaTheme="minorEastAsia" w:hAnsiTheme="minorHAnsi" w:cstheme="minorBidi"/>
              <w:noProof/>
              <w:sz w:val="22"/>
              <w:szCs w:val="22"/>
            </w:rPr>
            <w:tab/>
          </w:r>
          <w:r w:rsidRPr="005951A0" w:rsidDel="005951A0">
            <w:rPr>
              <w:rStyle w:val="Hyperlink"/>
              <w:noProof/>
            </w:rPr>
            <w:delText>Disable Pharmacy</w:delText>
          </w:r>
          <w:r w:rsidDel="005951A0">
            <w:rPr>
              <w:noProof/>
              <w:webHidden/>
            </w:rPr>
            <w:tab/>
            <w:delText>23</w:delText>
          </w:r>
        </w:del>
      </w:ins>
    </w:p>
    <w:p w14:paraId="6D8358AF" w14:textId="2902C586" w:rsidR="00E348B4" w:rsidDel="005951A0" w:rsidRDefault="00E348B4">
      <w:pPr>
        <w:pStyle w:val="TOC1"/>
        <w:rPr>
          <w:ins w:id="268" w:author="Author"/>
          <w:del w:id="269" w:author="Author"/>
          <w:rFonts w:asciiTheme="minorHAnsi" w:eastAsiaTheme="minorEastAsia" w:hAnsiTheme="minorHAnsi" w:cstheme="minorBidi"/>
          <w:b w:val="0"/>
          <w:noProof/>
          <w:sz w:val="22"/>
          <w:szCs w:val="22"/>
        </w:rPr>
      </w:pPr>
      <w:ins w:id="270" w:author="Author">
        <w:del w:id="271" w:author="Author">
          <w:r w:rsidRPr="005951A0" w:rsidDel="005951A0">
            <w:rPr>
              <w:rStyle w:val="Hyperlink"/>
              <w:noProof/>
            </w:rPr>
            <w:delText>2.</w:delText>
          </w:r>
          <w:r w:rsidDel="005951A0">
            <w:rPr>
              <w:rFonts w:asciiTheme="minorHAnsi" w:eastAsiaTheme="minorEastAsia" w:hAnsiTheme="minorHAnsi" w:cstheme="minorBidi"/>
              <w:b w:val="0"/>
              <w:noProof/>
              <w:sz w:val="22"/>
              <w:szCs w:val="22"/>
            </w:rPr>
            <w:tab/>
          </w:r>
          <w:r w:rsidRPr="005951A0" w:rsidDel="005951A0">
            <w:rPr>
              <w:rStyle w:val="Hyperlink"/>
              <w:noProof/>
            </w:rPr>
            <w:delText>Post Implementation Reporting Problems</w:delText>
          </w:r>
          <w:r w:rsidDel="005951A0">
            <w:rPr>
              <w:noProof/>
              <w:webHidden/>
            </w:rPr>
            <w:tab/>
            <w:delText>24</w:delText>
          </w:r>
        </w:del>
      </w:ins>
    </w:p>
    <w:p w14:paraId="62EE2064" w14:textId="7FDAC9C8" w:rsidR="00E348B4" w:rsidDel="005951A0" w:rsidRDefault="00E348B4">
      <w:pPr>
        <w:pStyle w:val="TOC1"/>
        <w:rPr>
          <w:ins w:id="272" w:author="Author"/>
          <w:del w:id="273" w:author="Author"/>
          <w:rFonts w:asciiTheme="minorHAnsi" w:eastAsiaTheme="minorEastAsia" w:hAnsiTheme="minorHAnsi" w:cstheme="minorBidi"/>
          <w:b w:val="0"/>
          <w:noProof/>
          <w:sz w:val="22"/>
          <w:szCs w:val="22"/>
        </w:rPr>
      </w:pPr>
      <w:ins w:id="274" w:author="Author">
        <w:del w:id="275" w:author="Author">
          <w:r w:rsidRPr="005951A0" w:rsidDel="005951A0">
            <w:rPr>
              <w:rStyle w:val="Hyperlink"/>
              <w:noProof/>
            </w:rPr>
            <w:delText>3.</w:delText>
          </w:r>
          <w:r w:rsidDel="005951A0">
            <w:rPr>
              <w:rFonts w:asciiTheme="minorHAnsi" w:eastAsiaTheme="minorEastAsia" w:hAnsiTheme="minorHAnsi" w:cstheme="minorBidi"/>
              <w:b w:val="0"/>
              <w:noProof/>
              <w:sz w:val="22"/>
              <w:szCs w:val="22"/>
            </w:rPr>
            <w:tab/>
          </w:r>
          <w:r w:rsidRPr="005951A0" w:rsidDel="005951A0">
            <w:rPr>
              <w:rStyle w:val="Hyperlink"/>
              <w:noProof/>
            </w:rPr>
            <w:delText>Release Documentation</w:delText>
          </w:r>
          <w:r w:rsidDel="005951A0">
            <w:rPr>
              <w:noProof/>
              <w:webHidden/>
            </w:rPr>
            <w:tab/>
            <w:delText>25</w:delText>
          </w:r>
        </w:del>
      </w:ins>
    </w:p>
    <w:p w14:paraId="3FCBC3D8" w14:textId="67636E88" w:rsidR="00E75EF8" w:rsidDel="005951A0" w:rsidRDefault="00E75EF8">
      <w:pPr>
        <w:pStyle w:val="TOC1"/>
        <w:rPr>
          <w:del w:id="276" w:author="Author"/>
          <w:rFonts w:asciiTheme="minorHAnsi" w:eastAsiaTheme="minorEastAsia" w:hAnsiTheme="minorHAnsi" w:cstheme="minorBidi"/>
          <w:b w:val="0"/>
          <w:noProof/>
          <w:sz w:val="22"/>
          <w:szCs w:val="22"/>
        </w:rPr>
      </w:pPr>
      <w:del w:id="277" w:author="Author">
        <w:r w:rsidRPr="00E348B4" w:rsidDel="005951A0">
          <w:rPr>
            <w:noProof/>
            <w:sz w:val="20"/>
          </w:rPr>
          <w:delText>1.</w:delText>
        </w:r>
        <w:r w:rsidDel="005951A0">
          <w:rPr>
            <w:rFonts w:asciiTheme="minorHAnsi" w:eastAsiaTheme="minorEastAsia" w:hAnsiTheme="minorHAnsi" w:cstheme="minorBidi"/>
            <w:b w:val="0"/>
            <w:noProof/>
            <w:sz w:val="22"/>
            <w:szCs w:val="22"/>
          </w:rPr>
          <w:tab/>
        </w:r>
        <w:r w:rsidRPr="00E348B4" w:rsidDel="005951A0">
          <w:rPr>
            <w:noProof/>
            <w:sz w:val="20"/>
          </w:rPr>
          <w:delText>Implementation</w:delText>
        </w:r>
        <w:r w:rsidDel="005951A0">
          <w:rPr>
            <w:noProof/>
            <w:webHidden/>
          </w:rPr>
          <w:tab/>
          <w:delText>1</w:delText>
        </w:r>
      </w:del>
    </w:p>
    <w:p w14:paraId="0724FB15" w14:textId="0F482B6C" w:rsidR="00E75EF8" w:rsidDel="005951A0" w:rsidRDefault="00E75EF8">
      <w:pPr>
        <w:pStyle w:val="TOC2"/>
        <w:rPr>
          <w:del w:id="278" w:author="Author"/>
          <w:rFonts w:asciiTheme="minorHAnsi" w:eastAsiaTheme="minorEastAsia" w:hAnsiTheme="minorHAnsi" w:cstheme="minorBidi"/>
          <w:noProof/>
          <w:sz w:val="22"/>
          <w:szCs w:val="22"/>
        </w:rPr>
      </w:pPr>
      <w:del w:id="279" w:author="Author">
        <w:r w:rsidRPr="00E348B4" w:rsidDel="005951A0">
          <w:rPr>
            <w:noProof/>
          </w:rPr>
          <w:delText>1.1</w:delText>
        </w:r>
        <w:r w:rsidDel="005951A0">
          <w:rPr>
            <w:rFonts w:asciiTheme="minorHAnsi" w:eastAsiaTheme="minorEastAsia" w:hAnsiTheme="minorHAnsi" w:cstheme="minorBidi"/>
            <w:noProof/>
            <w:sz w:val="22"/>
            <w:szCs w:val="22"/>
          </w:rPr>
          <w:tab/>
        </w:r>
        <w:r w:rsidRPr="00E348B4" w:rsidDel="005951A0">
          <w:rPr>
            <w:noProof/>
          </w:rPr>
          <w:delText>VistA PSO*7.0*508 Patch</w:delText>
        </w:r>
        <w:r w:rsidDel="005951A0">
          <w:rPr>
            <w:noProof/>
            <w:webHidden/>
          </w:rPr>
          <w:tab/>
          <w:delText>1</w:delText>
        </w:r>
      </w:del>
    </w:p>
    <w:p w14:paraId="30C0FE4A" w14:textId="6B1F22D4" w:rsidR="00E75EF8" w:rsidDel="005951A0" w:rsidRDefault="00E75EF8">
      <w:pPr>
        <w:pStyle w:val="TOC3"/>
        <w:rPr>
          <w:del w:id="280" w:author="Author"/>
          <w:rFonts w:asciiTheme="minorHAnsi" w:eastAsiaTheme="minorEastAsia" w:hAnsiTheme="minorHAnsi" w:cstheme="minorBidi"/>
          <w:noProof/>
          <w:sz w:val="22"/>
          <w:szCs w:val="22"/>
        </w:rPr>
      </w:pPr>
      <w:del w:id="281" w:author="Author">
        <w:r w:rsidRPr="00E348B4" w:rsidDel="005951A0">
          <w:rPr>
            <w:noProof/>
            <w14:scene3d>
              <w14:camera w14:prst="orthographicFront"/>
              <w14:lightRig w14:rig="threePt" w14:dir="t">
                <w14:rot w14:lat="0" w14:lon="0" w14:rev="0"/>
              </w14:lightRig>
            </w14:scene3d>
          </w:rPr>
          <w:delText>1.1.1</w:delText>
        </w:r>
        <w:r w:rsidDel="005951A0">
          <w:rPr>
            <w:rFonts w:asciiTheme="minorHAnsi" w:eastAsiaTheme="minorEastAsia" w:hAnsiTheme="minorHAnsi" w:cstheme="minorBidi"/>
            <w:noProof/>
            <w:sz w:val="22"/>
            <w:szCs w:val="22"/>
          </w:rPr>
          <w:tab/>
        </w:r>
        <w:r w:rsidRPr="00E348B4" w:rsidDel="005951A0">
          <w:rPr>
            <w:noProof/>
          </w:rPr>
          <w:delText>Install VistA Patch</w:delText>
        </w:r>
        <w:r w:rsidDel="005951A0">
          <w:rPr>
            <w:noProof/>
            <w:webHidden/>
          </w:rPr>
          <w:tab/>
          <w:delText>1</w:delText>
        </w:r>
      </w:del>
    </w:p>
    <w:p w14:paraId="76E8366B" w14:textId="6F131553" w:rsidR="00E75EF8" w:rsidDel="005951A0" w:rsidRDefault="00E75EF8">
      <w:pPr>
        <w:pStyle w:val="TOC3"/>
        <w:rPr>
          <w:del w:id="282" w:author="Author"/>
          <w:rFonts w:asciiTheme="minorHAnsi" w:eastAsiaTheme="minorEastAsia" w:hAnsiTheme="minorHAnsi" w:cstheme="minorBidi"/>
          <w:noProof/>
          <w:sz w:val="22"/>
          <w:szCs w:val="22"/>
        </w:rPr>
      </w:pPr>
      <w:del w:id="283" w:author="Author">
        <w:r w:rsidRPr="00E348B4" w:rsidDel="005951A0">
          <w:rPr>
            <w:noProof/>
            <w14:scene3d>
              <w14:camera w14:prst="orthographicFront"/>
              <w14:lightRig w14:rig="threePt" w14:dir="t">
                <w14:rot w14:lat="0" w14:lon="0" w14:rev="0"/>
              </w14:lightRig>
            </w14:scene3d>
          </w:rPr>
          <w:delText>1.1.2</w:delText>
        </w:r>
        <w:r w:rsidDel="005951A0">
          <w:rPr>
            <w:rFonts w:asciiTheme="minorHAnsi" w:eastAsiaTheme="minorEastAsia" w:hAnsiTheme="minorHAnsi" w:cstheme="minorBidi"/>
            <w:noProof/>
            <w:sz w:val="22"/>
            <w:szCs w:val="22"/>
          </w:rPr>
          <w:tab/>
        </w:r>
        <w:r w:rsidRPr="00E348B4" w:rsidDel="005951A0">
          <w:rPr>
            <w:noProof/>
          </w:rPr>
          <w:delText>Training</w:delText>
        </w:r>
        <w:r w:rsidDel="005951A0">
          <w:rPr>
            <w:noProof/>
            <w:webHidden/>
          </w:rPr>
          <w:tab/>
          <w:delText>1</w:delText>
        </w:r>
      </w:del>
    </w:p>
    <w:p w14:paraId="457CA965" w14:textId="59F21A03" w:rsidR="00E75EF8" w:rsidDel="005951A0" w:rsidRDefault="00E75EF8">
      <w:pPr>
        <w:pStyle w:val="TOC3"/>
        <w:rPr>
          <w:del w:id="284" w:author="Author"/>
          <w:rFonts w:asciiTheme="minorHAnsi" w:eastAsiaTheme="minorEastAsia" w:hAnsiTheme="minorHAnsi" w:cstheme="minorBidi"/>
          <w:noProof/>
          <w:sz w:val="22"/>
          <w:szCs w:val="22"/>
        </w:rPr>
      </w:pPr>
      <w:del w:id="285" w:author="Author">
        <w:r w:rsidRPr="00E348B4" w:rsidDel="005951A0">
          <w:rPr>
            <w:noProof/>
            <w14:scene3d>
              <w14:camera w14:prst="orthographicFront"/>
              <w14:lightRig w14:rig="threePt" w14:dir="t">
                <w14:rot w14:lat="0" w14:lon="0" w14:rev="0"/>
              </w14:lightRig>
            </w14:scene3d>
          </w:rPr>
          <w:delText>1.1.3</w:delText>
        </w:r>
        <w:r w:rsidDel="005951A0">
          <w:rPr>
            <w:rFonts w:asciiTheme="minorHAnsi" w:eastAsiaTheme="minorEastAsia" w:hAnsiTheme="minorHAnsi" w:cstheme="minorBidi"/>
            <w:noProof/>
            <w:sz w:val="22"/>
            <w:szCs w:val="22"/>
          </w:rPr>
          <w:tab/>
        </w:r>
        <w:r w:rsidRPr="00E348B4" w:rsidDel="005951A0">
          <w:rPr>
            <w:noProof/>
          </w:rPr>
          <w:delText>Assign Security Keys in VistA to eR</w:delText>
        </w:r>
        <w:r w:rsidRPr="00E348B4" w:rsidDel="005951A0">
          <w:rPr>
            <w:noProof/>
            <w:vertAlign w:val="subscript"/>
          </w:rPr>
          <w:delText>x</w:delText>
        </w:r>
        <w:r w:rsidRPr="00E348B4" w:rsidDel="005951A0">
          <w:rPr>
            <w:noProof/>
          </w:rPr>
          <w:delText xml:space="preserve"> Holding Queue Users</w:delText>
        </w:r>
        <w:r w:rsidDel="005951A0">
          <w:rPr>
            <w:noProof/>
            <w:webHidden/>
          </w:rPr>
          <w:tab/>
          <w:delText>1</w:delText>
        </w:r>
      </w:del>
    </w:p>
    <w:p w14:paraId="5A7B71B7" w14:textId="5B1B73FE" w:rsidR="00E75EF8" w:rsidDel="005951A0" w:rsidRDefault="00E75EF8">
      <w:pPr>
        <w:pStyle w:val="TOC4"/>
        <w:tabs>
          <w:tab w:val="left" w:pos="1760"/>
          <w:tab w:val="right" w:leader="dot" w:pos="9350"/>
        </w:tabs>
        <w:rPr>
          <w:del w:id="286" w:author="Author"/>
          <w:rFonts w:asciiTheme="minorHAnsi" w:eastAsiaTheme="minorEastAsia" w:hAnsiTheme="minorHAnsi" w:cstheme="minorBidi"/>
          <w:noProof/>
          <w:sz w:val="22"/>
          <w:szCs w:val="22"/>
        </w:rPr>
      </w:pPr>
      <w:del w:id="287" w:author="Author">
        <w:r w:rsidRPr="00E348B4" w:rsidDel="005951A0">
          <w:rPr>
            <w:bCs/>
            <w:iCs/>
            <w:noProof/>
          </w:rPr>
          <w:delText>1.1.3.1</w:delText>
        </w:r>
        <w:r w:rsidDel="005951A0">
          <w:rPr>
            <w:rFonts w:asciiTheme="minorHAnsi" w:eastAsiaTheme="minorEastAsia" w:hAnsiTheme="minorHAnsi" w:cstheme="minorBidi"/>
            <w:noProof/>
            <w:sz w:val="22"/>
            <w:szCs w:val="22"/>
          </w:rPr>
          <w:tab/>
        </w:r>
        <w:r w:rsidRPr="00E348B4" w:rsidDel="005951A0">
          <w:rPr>
            <w:noProof/>
          </w:rPr>
          <w:delText>VistA Security Keys for accessing eR</w:delText>
        </w:r>
        <w:r w:rsidRPr="00E348B4" w:rsidDel="005951A0">
          <w:rPr>
            <w:noProof/>
            <w:vertAlign w:val="subscript"/>
          </w:rPr>
          <w:delText>x</w:delText>
        </w:r>
        <w:r w:rsidRPr="00E348B4" w:rsidDel="005951A0">
          <w:rPr>
            <w:noProof/>
          </w:rPr>
          <w:delText xml:space="preserve"> Holding Queue</w:delText>
        </w:r>
        <w:r w:rsidDel="005951A0">
          <w:rPr>
            <w:noProof/>
            <w:webHidden/>
          </w:rPr>
          <w:tab/>
          <w:delText>1</w:delText>
        </w:r>
      </w:del>
    </w:p>
    <w:p w14:paraId="4CC65425" w14:textId="5498841D" w:rsidR="00E75EF8" w:rsidDel="005951A0" w:rsidRDefault="00E75EF8">
      <w:pPr>
        <w:pStyle w:val="TOC4"/>
        <w:tabs>
          <w:tab w:val="left" w:pos="1760"/>
          <w:tab w:val="right" w:leader="dot" w:pos="9350"/>
        </w:tabs>
        <w:rPr>
          <w:del w:id="288" w:author="Author"/>
          <w:rFonts w:asciiTheme="minorHAnsi" w:eastAsiaTheme="minorEastAsia" w:hAnsiTheme="minorHAnsi" w:cstheme="minorBidi"/>
          <w:noProof/>
          <w:sz w:val="22"/>
          <w:szCs w:val="22"/>
        </w:rPr>
      </w:pPr>
      <w:del w:id="289" w:author="Author">
        <w:r w:rsidRPr="00E348B4" w:rsidDel="005951A0">
          <w:rPr>
            <w:bCs/>
            <w:iCs/>
            <w:noProof/>
          </w:rPr>
          <w:delText>1.1.3.2</w:delText>
        </w:r>
        <w:r w:rsidDel="005951A0">
          <w:rPr>
            <w:rFonts w:asciiTheme="minorHAnsi" w:eastAsiaTheme="minorEastAsia" w:hAnsiTheme="minorHAnsi" w:cstheme="minorBidi"/>
            <w:noProof/>
            <w:sz w:val="22"/>
            <w:szCs w:val="22"/>
          </w:rPr>
          <w:tab/>
        </w:r>
        <w:r w:rsidRPr="00E348B4" w:rsidDel="005951A0">
          <w:rPr>
            <w:noProof/>
          </w:rPr>
          <w:delText>Steps to assign Security Keys in VistA</w:delText>
        </w:r>
        <w:r w:rsidDel="005951A0">
          <w:rPr>
            <w:noProof/>
            <w:webHidden/>
          </w:rPr>
          <w:tab/>
          <w:delText>3</w:delText>
        </w:r>
      </w:del>
    </w:p>
    <w:p w14:paraId="6F96E109" w14:textId="359E4687" w:rsidR="00E75EF8" w:rsidDel="005951A0" w:rsidRDefault="00E75EF8">
      <w:pPr>
        <w:pStyle w:val="TOC3"/>
        <w:rPr>
          <w:del w:id="290" w:author="Author"/>
          <w:rFonts w:asciiTheme="minorHAnsi" w:eastAsiaTheme="minorEastAsia" w:hAnsiTheme="minorHAnsi" w:cstheme="minorBidi"/>
          <w:noProof/>
          <w:sz w:val="22"/>
          <w:szCs w:val="22"/>
        </w:rPr>
      </w:pPr>
      <w:del w:id="291" w:author="Author">
        <w:r w:rsidRPr="00E348B4" w:rsidDel="005951A0">
          <w:rPr>
            <w:noProof/>
            <w14:scene3d>
              <w14:camera w14:prst="orthographicFront"/>
              <w14:lightRig w14:rig="threePt" w14:dir="t">
                <w14:rot w14:lat="0" w14:lon="0" w14:rev="0"/>
              </w14:lightRig>
            </w14:scene3d>
          </w:rPr>
          <w:delText>1.1.4</w:delText>
        </w:r>
        <w:r w:rsidDel="005951A0">
          <w:rPr>
            <w:rFonts w:asciiTheme="minorHAnsi" w:eastAsiaTheme="minorEastAsia" w:hAnsiTheme="minorHAnsi" w:cstheme="minorBidi"/>
            <w:noProof/>
            <w:sz w:val="22"/>
            <w:szCs w:val="22"/>
          </w:rPr>
          <w:tab/>
        </w:r>
        <w:r w:rsidRPr="00E348B4" w:rsidDel="005951A0">
          <w:rPr>
            <w:noProof/>
          </w:rPr>
          <w:delText>Configuration</w:delText>
        </w:r>
        <w:r w:rsidDel="005951A0">
          <w:rPr>
            <w:noProof/>
            <w:webHidden/>
          </w:rPr>
          <w:tab/>
          <w:delText>3</w:delText>
        </w:r>
      </w:del>
    </w:p>
    <w:p w14:paraId="0A440F0F" w14:textId="58B58349" w:rsidR="00E75EF8" w:rsidDel="005951A0" w:rsidRDefault="00E75EF8">
      <w:pPr>
        <w:pStyle w:val="TOC3"/>
        <w:rPr>
          <w:del w:id="292" w:author="Author"/>
          <w:rFonts w:asciiTheme="minorHAnsi" w:eastAsiaTheme="minorEastAsia" w:hAnsiTheme="minorHAnsi" w:cstheme="minorBidi"/>
          <w:noProof/>
          <w:sz w:val="22"/>
          <w:szCs w:val="22"/>
        </w:rPr>
      </w:pPr>
      <w:del w:id="293" w:author="Author">
        <w:r w:rsidRPr="00E348B4" w:rsidDel="005951A0">
          <w:rPr>
            <w:noProof/>
            <w14:scene3d>
              <w14:camera w14:prst="orthographicFront"/>
              <w14:lightRig w14:rig="threePt" w14:dir="t">
                <w14:rot w14:lat="0" w14:lon="0" w14:rev="0"/>
              </w14:lightRig>
            </w14:scene3d>
          </w:rPr>
          <w:delText>1.1.5</w:delText>
        </w:r>
        <w:r w:rsidDel="005951A0">
          <w:rPr>
            <w:rFonts w:asciiTheme="minorHAnsi" w:eastAsiaTheme="minorEastAsia" w:hAnsiTheme="minorHAnsi" w:cstheme="minorBidi"/>
            <w:noProof/>
            <w:sz w:val="22"/>
            <w:szCs w:val="22"/>
          </w:rPr>
          <w:tab/>
        </w:r>
        <w:r w:rsidRPr="00E348B4" w:rsidDel="005951A0">
          <w:rPr>
            <w:noProof/>
          </w:rPr>
          <w:delText>Verify NCPDP NUMBER used by ePharmacy</w:delText>
        </w:r>
        <w:r w:rsidDel="005951A0">
          <w:rPr>
            <w:noProof/>
            <w:webHidden/>
          </w:rPr>
          <w:tab/>
          <w:delText>3</w:delText>
        </w:r>
      </w:del>
    </w:p>
    <w:p w14:paraId="70025E6E" w14:textId="118866D5" w:rsidR="00E75EF8" w:rsidDel="005951A0" w:rsidRDefault="00E75EF8">
      <w:pPr>
        <w:pStyle w:val="TOC3"/>
        <w:rPr>
          <w:del w:id="294" w:author="Author"/>
          <w:rFonts w:asciiTheme="minorHAnsi" w:eastAsiaTheme="minorEastAsia" w:hAnsiTheme="minorHAnsi" w:cstheme="minorBidi"/>
          <w:noProof/>
          <w:sz w:val="22"/>
          <w:szCs w:val="22"/>
        </w:rPr>
      </w:pPr>
      <w:del w:id="295" w:author="Author">
        <w:r w:rsidRPr="00E348B4" w:rsidDel="005951A0">
          <w:rPr>
            <w:noProof/>
            <w14:scene3d>
              <w14:camera w14:prst="orthographicFront"/>
              <w14:lightRig w14:rig="threePt" w14:dir="t">
                <w14:rot w14:lat="0" w14:lon="0" w14:rev="0"/>
              </w14:lightRig>
            </w14:scene3d>
          </w:rPr>
          <w:delText>1.1.6</w:delText>
        </w:r>
        <w:r w:rsidDel="005951A0">
          <w:rPr>
            <w:rFonts w:asciiTheme="minorHAnsi" w:eastAsiaTheme="minorEastAsia" w:hAnsiTheme="minorHAnsi" w:cstheme="minorBidi"/>
            <w:noProof/>
            <w:sz w:val="22"/>
            <w:szCs w:val="22"/>
          </w:rPr>
          <w:tab/>
        </w:r>
        <w:r w:rsidRPr="00E348B4" w:rsidDel="005951A0">
          <w:rPr>
            <w:noProof/>
          </w:rPr>
          <w:delText>OUTPATIENT SITE file (#59)</w:delText>
        </w:r>
        <w:r w:rsidDel="005951A0">
          <w:rPr>
            <w:noProof/>
            <w:webHidden/>
          </w:rPr>
          <w:tab/>
          <w:delText>4</w:delText>
        </w:r>
      </w:del>
    </w:p>
    <w:p w14:paraId="25ED93B4" w14:textId="027B9B34" w:rsidR="00E75EF8" w:rsidDel="005951A0" w:rsidRDefault="00E75EF8">
      <w:pPr>
        <w:pStyle w:val="TOC3"/>
        <w:rPr>
          <w:del w:id="296" w:author="Author"/>
          <w:rFonts w:asciiTheme="minorHAnsi" w:eastAsiaTheme="minorEastAsia" w:hAnsiTheme="minorHAnsi" w:cstheme="minorBidi"/>
          <w:noProof/>
          <w:sz w:val="22"/>
          <w:szCs w:val="22"/>
        </w:rPr>
      </w:pPr>
      <w:del w:id="297" w:author="Author">
        <w:r w:rsidRPr="00E348B4" w:rsidDel="005951A0">
          <w:rPr>
            <w:noProof/>
            <w14:scene3d>
              <w14:camera w14:prst="orthographicFront"/>
              <w14:lightRig w14:rig="threePt" w14:dir="t">
                <w14:rot w14:lat="0" w14:lon="0" w14:rev="0"/>
              </w14:lightRig>
            </w14:scene3d>
          </w:rPr>
          <w:delText>1.1.7</w:delText>
        </w:r>
        <w:r w:rsidDel="005951A0">
          <w:rPr>
            <w:rFonts w:asciiTheme="minorHAnsi" w:eastAsiaTheme="minorEastAsia" w:hAnsiTheme="minorHAnsi" w:cstheme="minorBidi"/>
            <w:noProof/>
            <w:sz w:val="22"/>
            <w:szCs w:val="22"/>
          </w:rPr>
          <w:tab/>
        </w:r>
        <w:r w:rsidRPr="00E348B4" w:rsidDel="005951A0">
          <w:rPr>
            <w:noProof/>
          </w:rPr>
          <w:delText>When to contact ePharmacy Implementation Team:</w:delText>
        </w:r>
        <w:r w:rsidDel="005951A0">
          <w:rPr>
            <w:noProof/>
            <w:webHidden/>
          </w:rPr>
          <w:tab/>
          <w:delText>5</w:delText>
        </w:r>
      </w:del>
    </w:p>
    <w:p w14:paraId="2648300B" w14:textId="528F3B24" w:rsidR="00E75EF8" w:rsidDel="005951A0" w:rsidRDefault="00E75EF8">
      <w:pPr>
        <w:pStyle w:val="TOC3"/>
        <w:rPr>
          <w:del w:id="298" w:author="Author"/>
          <w:rFonts w:asciiTheme="minorHAnsi" w:eastAsiaTheme="minorEastAsia" w:hAnsiTheme="minorHAnsi" w:cstheme="minorBidi"/>
          <w:noProof/>
          <w:sz w:val="22"/>
          <w:szCs w:val="22"/>
        </w:rPr>
      </w:pPr>
      <w:del w:id="299" w:author="Author">
        <w:r w:rsidRPr="00E348B4" w:rsidDel="005951A0">
          <w:rPr>
            <w:noProof/>
            <w14:scene3d>
              <w14:camera w14:prst="orthographicFront"/>
              <w14:lightRig w14:rig="threePt" w14:dir="t">
                <w14:rot w14:lat="0" w14:lon="0" w14:rev="0"/>
              </w14:lightRig>
            </w14:scene3d>
          </w:rPr>
          <w:delText>1.1.8</w:delText>
        </w:r>
        <w:r w:rsidDel="005951A0">
          <w:rPr>
            <w:rFonts w:asciiTheme="minorHAnsi" w:eastAsiaTheme="minorEastAsia" w:hAnsiTheme="minorHAnsi" w:cstheme="minorBidi"/>
            <w:noProof/>
            <w:sz w:val="22"/>
            <w:szCs w:val="22"/>
          </w:rPr>
          <w:tab/>
        </w:r>
        <w:r w:rsidRPr="00E348B4" w:rsidDel="005951A0">
          <w:rPr>
            <w:noProof/>
          </w:rPr>
          <w:delText>Configure Default eR</w:delText>
        </w:r>
        <w:r w:rsidRPr="00E348B4" w:rsidDel="005951A0">
          <w:rPr>
            <w:noProof/>
            <w:vertAlign w:val="subscript"/>
          </w:rPr>
          <w:delText>x</w:delText>
        </w:r>
        <w:r w:rsidRPr="00E348B4" w:rsidDel="005951A0">
          <w:rPr>
            <w:noProof/>
          </w:rPr>
          <w:delText xml:space="preserve"> Clinic (OPTIONAL)</w:delText>
        </w:r>
        <w:r w:rsidDel="005951A0">
          <w:rPr>
            <w:noProof/>
            <w:webHidden/>
          </w:rPr>
          <w:tab/>
          <w:delText>5</w:delText>
        </w:r>
      </w:del>
    </w:p>
    <w:p w14:paraId="3A67CCB2" w14:textId="7F7AD216" w:rsidR="00E75EF8" w:rsidDel="005951A0" w:rsidRDefault="00E75EF8">
      <w:pPr>
        <w:pStyle w:val="TOC3"/>
        <w:rPr>
          <w:del w:id="300" w:author="Author"/>
          <w:rFonts w:asciiTheme="minorHAnsi" w:eastAsiaTheme="minorEastAsia" w:hAnsiTheme="minorHAnsi" w:cstheme="minorBidi"/>
          <w:noProof/>
          <w:sz w:val="22"/>
          <w:szCs w:val="22"/>
        </w:rPr>
      </w:pPr>
      <w:del w:id="301" w:author="Author">
        <w:r w:rsidRPr="00E348B4" w:rsidDel="005951A0">
          <w:rPr>
            <w:noProof/>
            <w14:scene3d>
              <w14:camera w14:prst="orthographicFront"/>
              <w14:lightRig w14:rig="threePt" w14:dir="t">
                <w14:rot w14:lat="0" w14:lon="0" w14:rev="0"/>
              </w14:lightRig>
            </w14:scene3d>
          </w:rPr>
          <w:delText>1.1.9</w:delText>
        </w:r>
        <w:r w:rsidDel="005951A0">
          <w:rPr>
            <w:rFonts w:asciiTheme="minorHAnsi" w:eastAsiaTheme="minorEastAsia" w:hAnsiTheme="minorHAnsi" w:cstheme="minorBidi"/>
            <w:noProof/>
            <w:sz w:val="22"/>
            <w:szCs w:val="22"/>
          </w:rPr>
          <w:tab/>
        </w:r>
        <w:r w:rsidRPr="00E348B4" w:rsidDel="005951A0">
          <w:rPr>
            <w:noProof/>
          </w:rPr>
          <w:delText>NPI Institution</w:delText>
        </w:r>
        <w:r w:rsidDel="005951A0">
          <w:rPr>
            <w:noProof/>
            <w:webHidden/>
          </w:rPr>
          <w:tab/>
          <w:delText>7</w:delText>
        </w:r>
      </w:del>
    </w:p>
    <w:p w14:paraId="3B249312" w14:textId="3DE430AF" w:rsidR="00E75EF8" w:rsidDel="005951A0" w:rsidRDefault="00E75EF8">
      <w:pPr>
        <w:pStyle w:val="TOC3"/>
        <w:rPr>
          <w:del w:id="302" w:author="Author"/>
          <w:rFonts w:asciiTheme="minorHAnsi" w:eastAsiaTheme="minorEastAsia" w:hAnsiTheme="minorHAnsi" w:cstheme="minorBidi"/>
          <w:noProof/>
          <w:sz w:val="22"/>
          <w:szCs w:val="22"/>
        </w:rPr>
      </w:pPr>
      <w:del w:id="303" w:author="Author">
        <w:r w:rsidRPr="00E348B4" w:rsidDel="005951A0">
          <w:rPr>
            <w:noProof/>
            <w14:scene3d>
              <w14:camera w14:prst="orthographicFront"/>
              <w14:lightRig w14:rig="threePt" w14:dir="t">
                <w14:rot w14:lat="0" w14:lon="0" w14:rev="0"/>
              </w14:lightRig>
            </w14:scene3d>
          </w:rPr>
          <w:delText>1.1.10</w:delText>
        </w:r>
        <w:r w:rsidDel="005951A0">
          <w:rPr>
            <w:rFonts w:asciiTheme="minorHAnsi" w:eastAsiaTheme="minorEastAsia" w:hAnsiTheme="minorHAnsi" w:cstheme="minorBidi"/>
            <w:noProof/>
            <w:sz w:val="22"/>
            <w:szCs w:val="22"/>
          </w:rPr>
          <w:tab/>
        </w:r>
        <w:r w:rsidRPr="00E348B4" w:rsidDel="005951A0">
          <w:rPr>
            <w:noProof/>
          </w:rPr>
          <w:delText>Configure ERX DEFAULT LOOKBACK DAYS (OPTIONAL)</w:delText>
        </w:r>
        <w:r w:rsidDel="005951A0">
          <w:rPr>
            <w:noProof/>
            <w:webHidden/>
          </w:rPr>
          <w:tab/>
          <w:delText>8</w:delText>
        </w:r>
      </w:del>
    </w:p>
    <w:p w14:paraId="052ADB2E" w14:textId="7520AC75" w:rsidR="00E75EF8" w:rsidDel="005951A0" w:rsidRDefault="00E75EF8">
      <w:pPr>
        <w:pStyle w:val="TOC3"/>
        <w:rPr>
          <w:del w:id="304" w:author="Author"/>
          <w:rFonts w:asciiTheme="minorHAnsi" w:eastAsiaTheme="minorEastAsia" w:hAnsiTheme="minorHAnsi" w:cstheme="minorBidi"/>
          <w:noProof/>
          <w:sz w:val="22"/>
          <w:szCs w:val="22"/>
        </w:rPr>
      </w:pPr>
      <w:del w:id="305" w:author="Author">
        <w:r w:rsidRPr="00E348B4" w:rsidDel="005951A0">
          <w:rPr>
            <w:noProof/>
            <w14:scene3d>
              <w14:camera w14:prst="orthographicFront"/>
              <w14:lightRig w14:rig="threePt" w14:dir="t">
                <w14:rot w14:lat="0" w14:lon="0" w14:rev="0"/>
              </w14:lightRig>
            </w14:scene3d>
          </w:rPr>
          <w:delText>1.1.11</w:delText>
        </w:r>
        <w:r w:rsidDel="005951A0">
          <w:rPr>
            <w:rFonts w:asciiTheme="minorHAnsi" w:eastAsiaTheme="minorEastAsia" w:hAnsiTheme="minorHAnsi" w:cstheme="minorBidi"/>
            <w:noProof/>
            <w:sz w:val="22"/>
            <w:szCs w:val="22"/>
          </w:rPr>
          <w:tab/>
        </w:r>
        <w:r w:rsidRPr="00E348B4" w:rsidDel="005951A0">
          <w:rPr>
            <w:noProof/>
          </w:rPr>
          <w:delText>Ready to Go Live</w:delText>
        </w:r>
        <w:r w:rsidDel="005951A0">
          <w:rPr>
            <w:noProof/>
            <w:webHidden/>
          </w:rPr>
          <w:tab/>
          <w:delText>9</w:delText>
        </w:r>
      </w:del>
    </w:p>
    <w:p w14:paraId="58272BAE" w14:textId="6810A201" w:rsidR="00E75EF8" w:rsidDel="005951A0" w:rsidRDefault="00E75EF8">
      <w:pPr>
        <w:pStyle w:val="TOC3"/>
        <w:rPr>
          <w:del w:id="306" w:author="Author"/>
          <w:rFonts w:asciiTheme="minorHAnsi" w:eastAsiaTheme="minorEastAsia" w:hAnsiTheme="minorHAnsi" w:cstheme="minorBidi"/>
          <w:noProof/>
          <w:sz w:val="22"/>
          <w:szCs w:val="22"/>
        </w:rPr>
      </w:pPr>
      <w:del w:id="307" w:author="Author">
        <w:r w:rsidRPr="00E348B4" w:rsidDel="005951A0">
          <w:rPr>
            <w:noProof/>
            <w14:scene3d>
              <w14:camera w14:prst="orthographicFront"/>
              <w14:lightRig w14:rig="threePt" w14:dir="t">
                <w14:rot w14:lat="0" w14:lon="0" w14:rev="0"/>
              </w14:lightRig>
            </w14:scene3d>
          </w:rPr>
          <w:delText>1.1.12</w:delText>
        </w:r>
        <w:r w:rsidDel="005951A0">
          <w:rPr>
            <w:rFonts w:asciiTheme="minorHAnsi" w:eastAsiaTheme="minorEastAsia" w:hAnsiTheme="minorHAnsi" w:cstheme="minorBidi"/>
            <w:noProof/>
            <w:sz w:val="22"/>
            <w:szCs w:val="22"/>
          </w:rPr>
          <w:tab/>
        </w:r>
        <w:r w:rsidRPr="00E348B4" w:rsidDel="005951A0">
          <w:rPr>
            <w:noProof/>
          </w:rPr>
          <w:delText>Help Desk</w:delText>
        </w:r>
        <w:r w:rsidDel="005951A0">
          <w:rPr>
            <w:noProof/>
            <w:webHidden/>
          </w:rPr>
          <w:tab/>
          <w:delText>10</w:delText>
        </w:r>
      </w:del>
    </w:p>
    <w:p w14:paraId="71C3A659" w14:textId="495BABBF" w:rsidR="00E75EF8" w:rsidDel="005951A0" w:rsidRDefault="00E75EF8">
      <w:pPr>
        <w:pStyle w:val="TOC4"/>
        <w:tabs>
          <w:tab w:val="left" w:pos="1760"/>
          <w:tab w:val="right" w:leader="dot" w:pos="9350"/>
        </w:tabs>
        <w:rPr>
          <w:del w:id="308" w:author="Author"/>
          <w:rFonts w:asciiTheme="minorHAnsi" w:eastAsiaTheme="minorEastAsia" w:hAnsiTheme="minorHAnsi" w:cstheme="minorBidi"/>
          <w:noProof/>
          <w:sz w:val="22"/>
          <w:szCs w:val="22"/>
        </w:rPr>
      </w:pPr>
      <w:del w:id="309" w:author="Author">
        <w:r w:rsidRPr="00E348B4" w:rsidDel="005951A0">
          <w:rPr>
            <w:noProof/>
          </w:rPr>
          <w:delText>1.1.12.1</w:delText>
        </w:r>
        <w:r w:rsidDel="005951A0">
          <w:rPr>
            <w:rFonts w:asciiTheme="minorHAnsi" w:eastAsiaTheme="minorEastAsia" w:hAnsiTheme="minorHAnsi" w:cstheme="minorBidi"/>
            <w:noProof/>
            <w:sz w:val="22"/>
            <w:szCs w:val="22"/>
          </w:rPr>
          <w:tab/>
        </w:r>
        <w:r w:rsidRPr="00E348B4" w:rsidDel="005951A0">
          <w:rPr>
            <w:noProof/>
          </w:rPr>
          <w:delText>Help Desk Ticket Instructions</w:delText>
        </w:r>
        <w:r w:rsidDel="005951A0">
          <w:rPr>
            <w:noProof/>
            <w:webHidden/>
          </w:rPr>
          <w:tab/>
          <w:delText>10</w:delText>
        </w:r>
      </w:del>
    </w:p>
    <w:p w14:paraId="79D192FF" w14:textId="43243CF8" w:rsidR="00E75EF8" w:rsidDel="005951A0" w:rsidRDefault="00E75EF8">
      <w:pPr>
        <w:pStyle w:val="TOC2"/>
        <w:rPr>
          <w:del w:id="310" w:author="Author"/>
          <w:rFonts w:asciiTheme="minorHAnsi" w:eastAsiaTheme="minorEastAsia" w:hAnsiTheme="minorHAnsi" w:cstheme="minorBidi"/>
          <w:noProof/>
          <w:sz w:val="22"/>
          <w:szCs w:val="22"/>
        </w:rPr>
      </w:pPr>
      <w:del w:id="311" w:author="Author">
        <w:r w:rsidRPr="00E348B4" w:rsidDel="005951A0">
          <w:rPr>
            <w:noProof/>
          </w:rPr>
          <w:delText>1.2</w:delText>
        </w:r>
        <w:r w:rsidDel="005951A0">
          <w:rPr>
            <w:rFonts w:asciiTheme="minorHAnsi" w:eastAsiaTheme="minorEastAsia" w:hAnsiTheme="minorHAnsi" w:cstheme="minorBidi"/>
            <w:noProof/>
            <w:sz w:val="22"/>
            <w:szCs w:val="22"/>
          </w:rPr>
          <w:tab/>
        </w:r>
        <w:r w:rsidRPr="00E348B4" w:rsidDel="005951A0">
          <w:rPr>
            <w:noProof/>
          </w:rPr>
          <w:delText>Inbound ePrescribing Web-based Application</w:delText>
        </w:r>
        <w:r w:rsidDel="005951A0">
          <w:rPr>
            <w:noProof/>
            <w:webHidden/>
          </w:rPr>
          <w:tab/>
          <w:delText>13</w:delText>
        </w:r>
      </w:del>
    </w:p>
    <w:p w14:paraId="78014BC7" w14:textId="42A262A6" w:rsidR="00E75EF8" w:rsidDel="005951A0" w:rsidRDefault="00E75EF8">
      <w:pPr>
        <w:pStyle w:val="TOC3"/>
        <w:rPr>
          <w:del w:id="312" w:author="Author"/>
          <w:rFonts w:asciiTheme="minorHAnsi" w:eastAsiaTheme="minorEastAsia" w:hAnsiTheme="minorHAnsi" w:cstheme="minorBidi"/>
          <w:noProof/>
          <w:sz w:val="22"/>
          <w:szCs w:val="22"/>
        </w:rPr>
      </w:pPr>
      <w:del w:id="313" w:author="Author">
        <w:r w:rsidRPr="00E348B4" w:rsidDel="005951A0">
          <w:rPr>
            <w:noProof/>
            <w14:scene3d>
              <w14:camera w14:prst="orthographicFront"/>
              <w14:lightRig w14:rig="threePt" w14:dir="t">
                <w14:rot w14:lat="0" w14:lon="0" w14:rev="0"/>
              </w14:lightRig>
            </w14:scene3d>
          </w:rPr>
          <w:delText>1.2.1</w:delText>
        </w:r>
        <w:r w:rsidDel="005951A0">
          <w:rPr>
            <w:rFonts w:asciiTheme="minorHAnsi" w:eastAsiaTheme="minorEastAsia" w:hAnsiTheme="minorHAnsi" w:cstheme="minorBidi"/>
            <w:noProof/>
            <w:sz w:val="22"/>
            <w:szCs w:val="22"/>
          </w:rPr>
          <w:tab/>
        </w:r>
        <w:r w:rsidRPr="00E348B4" w:rsidDel="005951A0">
          <w:rPr>
            <w:noProof/>
          </w:rPr>
          <w:delText>Create Shortcut on Workstation (Desktop)</w:delText>
        </w:r>
        <w:r w:rsidDel="005951A0">
          <w:rPr>
            <w:noProof/>
            <w:webHidden/>
          </w:rPr>
          <w:tab/>
          <w:delText>13</w:delText>
        </w:r>
      </w:del>
    </w:p>
    <w:p w14:paraId="64C4F6F8" w14:textId="345B88CF" w:rsidR="00E75EF8" w:rsidDel="005951A0" w:rsidRDefault="00E75EF8">
      <w:pPr>
        <w:pStyle w:val="TOC3"/>
        <w:rPr>
          <w:del w:id="314" w:author="Author"/>
          <w:rFonts w:asciiTheme="minorHAnsi" w:eastAsiaTheme="minorEastAsia" w:hAnsiTheme="minorHAnsi" w:cstheme="minorBidi"/>
          <w:noProof/>
          <w:sz w:val="22"/>
          <w:szCs w:val="22"/>
        </w:rPr>
      </w:pPr>
      <w:del w:id="315" w:author="Author">
        <w:r w:rsidRPr="00E348B4" w:rsidDel="005951A0">
          <w:rPr>
            <w:noProof/>
            <w14:scene3d>
              <w14:camera w14:prst="orthographicFront"/>
              <w14:lightRig w14:rig="threePt" w14:dir="t">
                <w14:rot w14:lat="0" w14:lon="0" w14:rev="0"/>
              </w14:lightRig>
            </w14:scene3d>
          </w:rPr>
          <w:delText>1.2.2</w:delText>
        </w:r>
        <w:r w:rsidDel="005951A0">
          <w:rPr>
            <w:rFonts w:asciiTheme="minorHAnsi" w:eastAsiaTheme="minorEastAsia" w:hAnsiTheme="minorHAnsi" w:cstheme="minorBidi"/>
            <w:noProof/>
            <w:sz w:val="22"/>
            <w:szCs w:val="22"/>
          </w:rPr>
          <w:tab/>
        </w:r>
        <w:r w:rsidRPr="00E348B4" w:rsidDel="005951A0">
          <w:rPr>
            <w:noProof/>
          </w:rPr>
          <w:delText>Turn off Compatibility Setting</w:delText>
        </w:r>
        <w:r w:rsidDel="005951A0">
          <w:rPr>
            <w:noProof/>
            <w:webHidden/>
          </w:rPr>
          <w:tab/>
          <w:delText>14</w:delText>
        </w:r>
      </w:del>
    </w:p>
    <w:p w14:paraId="734374A9" w14:textId="61922CD2" w:rsidR="00E75EF8" w:rsidDel="005951A0" w:rsidRDefault="00E75EF8">
      <w:pPr>
        <w:pStyle w:val="TOC3"/>
        <w:rPr>
          <w:del w:id="316" w:author="Author"/>
          <w:rFonts w:asciiTheme="minorHAnsi" w:eastAsiaTheme="minorEastAsia" w:hAnsiTheme="minorHAnsi" w:cstheme="minorBidi"/>
          <w:noProof/>
          <w:sz w:val="22"/>
          <w:szCs w:val="22"/>
        </w:rPr>
      </w:pPr>
      <w:del w:id="317" w:author="Author">
        <w:r w:rsidRPr="00E348B4" w:rsidDel="005951A0">
          <w:rPr>
            <w:noProof/>
            <w14:scene3d>
              <w14:camera w14:prst="orthographicFront"/>
              <w14:lightRig w14:rig="threePt" w14:dir="t">
                <w14:rot w14:lat="0" w14:lon="0" w14:rev="0"/>
              </w14:lightRig>
            </w14:scene3d>
          </w:rPr>
          <w:delText>1.2.3</w:delText>
        </w:r>
        <w:r w:rsidDel="005951A0">
          <w:rPr>
            <w:rFonts w:asciiTheme="minorHAnsi" w:eastAsiaTheme="minorEastAsia" w:hAnsiTheme="minorHAnsi" w:cstheme="minorBidi"/>
            <w:noProof/>
            <w:sz w:val="22"/>
            <w:szCs w:val="22"/>
          </w:rPr>
          <w:tab/>
        </w:r>
        <w:r w:rsidRPr="00E348B4" w:rsidDel="005951A0">
          <w:rPr>
            <w:noProof/>
          </w:rPr>
          <w:delText>Assign Roles in IEP Web-based Application</w:delText>
        </w:r>
        <w:r w:rsidDel="005951A0">
          <w:rPr>
            <w:noProof/>
            <w:webHidden/>
          </w:rPr>
          <w:tab/>
          <w:delText>14</w:delText>
        </w:r>
      </w:del>
    </w:p>
    <w:p w14:paraId="7DDF7F29" w14:textId="34460AAB" w:rsidR="00E75EF8" w:rsidDel="005951A0" w:rsidRDefault="00E75EF8">
      <w:pPr>
        <w:pStyle w:val="TOC4"/>
        <w:tabs>
          <w:tab w:val="left" w:pos="1760"/>
          <w:tab w:val="right" w:leader="dot" w:pos="9350"/>
        </w:tabs>
        <w:rPr>
          <w:del w:id="318" w:author="Author"/>
          <w:rFonts w:asciiTheme="minorHAnsi" w:eastAsiaTheme="minorEastAsia" w:hAnsiTheme="minorHAnsi" w:cstheme="minorBidi"/>
          <w:noProof/>
          <w:sz w:val="22"/>
          <w:szCs w:val="22"/>
        </w:rPr>
      </w:pPr>
      <w:del w:id="319" w:author="Author">
        <w:r w:rsidRPr="00E348B4" w:rsidDel="005951A0">
          <w:rPr>
            <w:bCs/>
            <w:iCs/>
            <w:noProof/>
          </w:rPr>
          <w:delText>1.2.3.1</w:delText>
        </w:r>
        <w:r w:rsidDel="005951A0">
          <w:rPr>
            <w:rFonts w:asciiTheme="minorHAnsi" w:eastAsiaTheme="minorEastAsia" w:hAnsiTheme="minorHAnsi" w:cstheme="minorBidi"/>
            <w:noProof/>
            <w:sz w:val="22"/>
            <w:szCs w:val="22"/>
          </w:rPr>
          <w:tab/>
        </w:r>
        <w:r w:rsidRPr="00E348B4" w:rsidDel="005951A0">
          <w:rPr>
            <w:noProof/>
          </w:rPr>
          <w:delText>Add New User</w:delText>
        </w:r>
        <w:r w:rsidDel="005951A0">
          <w:rPr>
            <w:noProof/>
            <w:webHidden/>
          </w:rPr>
          <w:tab/>
          <w:delText>15</w:delText>
        </w:r>
      </w:del>
    </w:p>
    <w:p w14:paraId="021E4D32" w14:textId="5D08CA2D" w:rsidR="00E75EF8" w:rsidDel="005951A0" w:rsidRDefault="00E75EF8">
      <w:pPr>
        <w:pStyle w:val="TOC4"/>
        <w:tabs>
          <w:tab w:val="left" w:pos="1760"/>
          <w:tab w:val="right" w:leader="dot" w:pos="9350"/>
        </w:tabs>
        <w:rPr>
          <w:del w:id="320" w:author="Author"/>
          <w:rFonts w:asciiTheme="minorHAnsi" w:eastAsiaTheme="minorEastAsia" w:hAnsiTheme="minorHAnsi" w:cstheme="minorBidi"/>
          <w:noProof/>
          <w:sz w:val="22"/>
          <w:szCs w:val="22"/>
        </w:rPr>
      </w:pPr>
      <w:del w:id="321" w:author="Author">
        <w:r w:rsidRPr="00E348B4" w:rsidDel="005951A0">
          <w:rPr>
            <w:bCs/>
            <w:iCs/>
            <w:noProof/>
          </w:rPr>
          <w:delText>1.2.3.2</w:delText>
        </w:r>
        <w:r w:rsidDel="005951A0">
          <w:rPr>
            <w:rFonts w:asciiTheme="minorHAnsi" w:eastAsiaTheme="minorEastAsia" w:hAnsiTheme="minorHAnsi" w:cstheme="minorBidi"/>
            <w:noProof/>
            <w:sz w:val="22"/>
            <w:szCs w:val="22"/>
          </w:rPr>
          <w:tab/>
        </w:r>
        <w:r w:rsidRPr="00E348B4" w:rsidDel="005951A0">
          <w:rPr>
            <w:noProof/>
          </w:rPr>
          <w:delText>Modify User Role</w:delText>
        </w:r>
        <w:r w:rsidDel="005951A0">
          <w:rPr>
            <w:noProof/>
            <w:webHidden/>
          </w:rPr>
          <w:tab/>
          <w:delText>18</w:delText>
        </w:r>
      </w:del>
    </w:p>
    <w:p w14:paraId="5F843008" w14:textId="7998096F" w:rsidR="00E75EF8" w:rsidDel="005951A0" w:rsidRDefault="00E75EF8">
      <w:pPr>
        <w:pStyle w:val="TOC4"/>
        <w:tabs>
          <w:tab w:val="left" w:pos="1760"/>
          <w:tab w:val="right" w:leader="dot" w:pos="9350"/>
        </w:tabs>
        <w:rPr>
          <w:del w:id="322" w:author="Author"/>
          <w:rFonts w:asciiTheme="minorHAnsi" w:eastAsiaTheme="minorEastAsia" w:hAnsiTheme="minorHAnsi" w:cstheme="minorBidi"/>
          <w:noProof/>
          <w:sz w:val="22"/>
          <w:szCs w:val="22"/>
        </w:rPr>
      </w:pPr>
      <w:del w:id="323" w:author="Author">
        <w:r w:rsidRPr="00E348B4" w:rsidDel="005951A0">
          <w:rPr>
            <w:bCs/>
            <w:iCs/>
            <w:noProof/>
          </w:rPr>
          <w:delText>1.2.3.3</w:delText>
        </w:r>
        <w:r w:rsidDel="005951A0">
          <w:rPr>
            <w:rFonts w:asciiTheme="minorHAnsi" w:eastAsiaTheme="minorEastAsia" w:hAnsiTheme="minorHAnsi" w:cstheme="minorBidi"/>
            <w:noProof/>
            <w:sz w:val="22"/>
            <w:szCs w:val="22"/>
          </w:rPr>
          <w:tab/>
        </w:r>
        <w:r w:rsidRPr="00E348B4" w:rsidDel="005951A0">
          <w:rPr>
            <w:noProof/>
          </w:rPr>
          <w:delText>Enable/Disable Users</w:delText>
        </w:r>
        <w:r w:rsidDel="005951A0">
          <w:rPr>
            <w:noProof/>
            <w:webHidden/>
          </w:rPr>
          <w:tab/>
          <w:delText>19</w:delText>
        </w:r>
      </w:del>
    </w:p>
    <w:p w14:paraId="6D339DF0" w14:textId="0A03BA33" w:rsidR="00E75EF8" w:rsidDel="005951A0" w:rsidRDefault="00E75EF8">
      <w:pPr>
        <w:pStyle w:val="TOC3"/>
        <w:rPr>
          <w:del w:id="324" w:author="Author"/>
          <w:rFonts w:asciiTheme="minorHAnsi" w:eastAsiaTheme="minorEastAsia" w:hAnsiTheme="minorHAnsi" w:cstheme="minorBidi"/>
          <w:noProof/>
          <w:sz w:val="22"/>
          <w:szCs w:val="22"/>
        </w:rPr>
      </w:pPr>
      <w:del w:id="325" w:author="Author">
        <w:r w:rsidRPr="00E348B4" w:rsidDel="005951A0">
          <w:rPr>
            <w:noProof/>
            <w14:scene3d>
              <w14:camera w14:prst="orthographicFront"/>
              <w14:lightRig w14:rig="threePt" w14:dir="t">
                <w14:rot w14:lat="0" w14:lon="0" w14:rev="0"/>
              </w14:lightRig>
            </w14:scene3d>
          </w:rPr>
          <w:delText>1.2.4</w:delText>
        </w:r>
        <w:r w:rsidDel="005951A0">
          <w:rPr>
            <w:rFonts w:asciiTheme="minorHAnsi" w:eastAsiaTheme="minorEastAsia" w:hAnsiTheme="minorHAnsi" w:cstheme="minorBidi"/>
            <w:noProof/>
            <w:sz w:val="22"/>
            <w:szCs w:val="22"/>
          </w:rPr>
          <w:tab/>
        </w:r>
        <w:r w:rsidRPr="00E348B4" w:rsidDel="005951A0">
          <w:rPr>
            <w:noProof/>
          </w:rPr>
          <w:delText>Pharmacy Management</w:delText>
        </w:r>
        <w:r w:rsidDel="005951A0">
          <w:rPr>
            <w:noProof/>
            <w:webHidden/>
          </w:rPr>
          <w:tab/>
          <w:delText>20</w:delText>
        </w:r>
      </w:del>
    </w:p>
    <w:p w14:paraId="703EFAC4" w14:textId="7C2B0E99" w:rsidR="00E75EF8" w:rsidDel="005951A0" w:rsidRDefault="00E75EF8">
      <w:pPr>
        <w:pStyle w:val="TOC4"/>
        <w:tabs>
          <w:tab w:val="left" w:pos="1760"/>
          <w:tab w:val="right" w:leader="dot" w:pos="9350"/>
        </w:tabs>
        <w:rPr>
          <w:del w:id="326" w:author="Author"/>
          <w:rFonts w:asciiTheme="minorHAnsi" w:eastAsiaTheme="minorEastAsia" w:hAnsiTheme="minorHAnsi" w:cstheme="minorBidi"/>
          <w:noProof/>
          <w:sz w:val="22"/>
          <w:szCs w:val="22"/>
        </w:rPr>
      </w:pPr>
      <w:del w:id="327" w:author="Author">
        <w:r w:rsidRPr="00E348B4" w:rsidDel="005951A0">
          <w:rPr>
            <w:bCs/>
            <w:iCs/>
            <w:noProof/>
          </w:rPr>
          <w:delText>1.2.4.1</w:delText>
        </w:r>
        <w:r w:rsidDel="005951A0">
          <w:rPr>
            <w:rFonts w:asciiTheme="minorHAnsi" w:eastAsiaTheme="minorEastAsia" w:hAnsiTheme="minorHAnsi" w:cstheme="minorBidi"/>
            <w:noProof/>
            <w:sz w:val="22"/>
            <w:szCs w:val="22"/>
          </w:rPr>
          <w:tab/>
        </w:r>
        <w:r w:rsidRPr="00E348B4" w:rsidDel="005951A0">
          <w:rPr>
            <w:noProof/>
          </w:rPr>
          <w:delText>Search Pharmacy</w:delText>
        </w:r>
        <w:r w:rsidDel="005951A0">
          <w:rPr>
            <w:noProof/>
            <w:webHidden/>
          </w:rPr>
          <w:tab/>
          <w:delText>20</w:delText>
        </w:r>
      </w:del>
    </w:p>
    <w:p w14:paraId="3B2737B3" w14:textId="6CC2C410" w:rsidR="00E75EF8" w:rsidDel="005951A0" w:rsidRDefault="00E75EF8">
      <w:pPr>
        <w:pStyle w:val="TOC4"/>
        <w:tabs>
          <w:tab w:val="left" w:pos="1760"/>
          <w:tab w:val="right" w:leader="dot" w:pos="9350"/>
        </w:tabs>
        <w:rPr>
          <w:del w:id="328" w:author="Author"/>
          <w:rFonts w:asciiTheme="minorHAnsi" w:eastAsiaTheme="minorEastAsia" w:hAnsiTheme="minorHAnsi" w:cstheme="minorBidi"/>
          <w:noProof/>
          <w:sz w:val="22"/>
          <w:szCs w:val="22"/>
        </w:rPr>
      </w:pPr>
      <w:del w:id="329" w:author="Author">
        <w:r w:rsidRPr="00E348B4" w:rsidDel="005951A0">
          <w:rPr>
            <w:bCs/>
            <w:iCs/>
            <w:noProof/>
          </w:rPr>
          <w:delText>1.2.4.2</w:delText>
        </w:r>
        <w:r w:rsidDel="005951A0">
          <w:rPr>
            <w:rFonts w:asciiTheme="minorHAnsi" w:eastAsiaTheme="minorEastAsia" w:hAnsiTheme="minorHAnsi" w:cstheme="minorBidi"/>
            <w:noProof/>
            <w:sz w:val="22"/>
            <w:szCs w:val="22"/>
          </w:rPr>
          <w:tab/>
        </w:r>
        <w:r w:rsidRPr="00E348B4" w:rsidDel="005951A0">
          <w:rPr>
            <w:noProof/>
          </w:rPr>
          <w:delText>Add Pharmacy</w:delText>
        </w:r>
        <w:r w:rsidDel="005951A0">
          <w:rPr>
            <w:noProof/>
            <w:webHidden/>
          </w:rPr>
          <w:tab/>
          <w:delText>20</w:delText>
        </w:r>
      </w:del>
    </w:p>
    <w:p w14:paraId="6A90A9AA" w14:textId="508FCD94" w:rsidR="00E75EF8" w:rsidDel="005951A0" w:rsidRDefault="00E75EF8">
      <w:pPr>
        <w:pStyle w:val="TOC5"/>
        <w:tabs>
          <w:tab w:val="left" w:pos="1800"/>
          <w:tab w:val="right" w:leader="dot" w:pos="9350"/>
        </w:tabs>
        <w:rPr>
          <w:del w:id="330" w:author="Author"/>
          <w:rFonts w:asciiTheme="minorHAnsi" w:eastAsiaTheme="minorEastAsia" w:hAnsiTheme="minorHAnsi" w:cstheme="minorBidi"/>
          <w:noProof/>
          <w:sz w:val="22"/>
          <w:szCs w:val="22"/>
        </w:rPr>
      </w:pPr>
      <w:del w:id="331" w:author="Author">
        <w:r w:rsidRPr="00E348B4" w:rsidDel="005951A0">
          <w:rPr>
            <w:rFonts w:ascii="Arial" w:hAnsi="Arial"/>
            <w:noProof/>
          </w:rPr>
          <w:delText>1.2.4.2.1</w:delText>
        </w:r>
        <w:r w:rsidDel="005951A0">
          <w:rPr>
            <w:rFonts w:asciiTheme="minorHAnsi" w:eastAsiaTheme="minorEastAsia" w:hAnsiTheme="minorHAnsi" w:cstheme="minorBidi"/>
            <w:noProof/>
            <w:sz w:val="22"/>
            <w:szCs w:val="22"/>
          </w:rPr>
          <w:tab/>
        </w:r>
        <w:r w:rsidRPr="00E348B4" w:rsidDel="005951A0">
          <w:rPr>
            <w:rFonts w:ascii="Arial" w:hAnsi="Arial"/>
            <w:noProof/>
          </w:rPr>
          <w:delText>Enable Pharmacy</w:delText>
        </w:r>
        <w:r w:rsidDel="005951A0">
          <w:rPr>
            <w:noProof/>
            <w:webHidden/>
          </w:rPr>
          <w:tab/>
          <w:delText>20</w:delText>
        </w:r>
      </w:del>
    </w:p>
    <w:p w14:paraId="4AC9BE37" w14:textId="454661AF" w:rsidR="00E75EF8" w:rsidDel="005951A0" w:rsidRDefault="00E75EF8">
      <w:pPr>
        <w:pStyle w:val="TOC6"/>
        <w:tabs>
          <w:tab w:val="left" w:pos="2170"/>
          <w:tab w:val="right" w:leader="dot" w:pos="9350"/>
        </w:tabs>
        <w:rPr>
          <w:del w:id="332" w:author="Author"/>
          <w:rFonts w:asciiTheme="minorHAnsi" w:eastAsiaTheme="minorEastAsia" w:hAnsiTheme="minorHAnsi" w:cstheme="minorBidi"/>
          <w:noProof/>
          <w:sz w:val="22"/>
          <w:szCs w:val="22"/>
        </w:rPr>
      </w:pPr>
      <w:del w:id="333" w:author="Author">
        <w:r w:rsidRPr="00E348B4" w:rsidDel="005951A0">
          <w:rPr>
            <w:rFonts w:ascii="Arial" w:hAnsi="Arial"/>
            <w:bCs/>
            <w:noProof/>
          </w:rPr>
          <w:delText>1.2.4.2.1.1</w:delText>
        </w:r>
        <w:r w:rsidDel="005951A0">
          <w:rPr>
            <w:rFonts w:asciiTheme="minorHAnsi" w:eastAsiaTheme="minorEastAsia" w:hAnsiTheme="minorHAnsi" w:cstheme="minorBidi"/>
            <w:noProof/>
            <w:sz w:val="22"/>
            <w:szCs w:val="22"/>
          </w:rPr>
          <w:tab/>
        </w:r>
        <w:r w:rsidRPr="00E348B4" w:rsidDel="005951A0">
          <w:rPr>
            <w:rFonts w:ascii="Arial" w:hAnsi="Arial"/>
            <w:noProof/>
          </w:rPr>
          <w:delText>Enrollment and Eligibility Check</w:delText>
        </w:r>
        <w:r w:rsidDel="005951A0">
          <w:rPr>
            <w:noProof/>
            <w:webHidden/>
          </w:rPr>
          <w:tab/>
          <w:delText>21</w:delText>
        </w:r>
      </w:del>
    </w:p>
    <w:p w14:paraId="38932D8E" w14:textId="1AE458CC" w:rsidR="00E75EF8" w:rsidDel="005951A0" w:rsidRDefault="00E75EF8">
      <w:pPr>
        <w:pStyle w:val="TOC5"/>
        <w:tabs>
          <w:tab w:val="left" w:pos="1800"/>
          <w:tab w:val="right" w:leader="dot" w:pos="9350"/>
        </w:tabs>
        <w:rPr>
          <w:del w:id="334" w:author="Author"/>
          <w:rFonts w:asciiTheme="minorHAnsi" w:eastAsiaTheme="minorEastAsia" w:hAnsiTheme="minorHAnsi" w:cstheme="minorBidi"/>
          <w:noProof/>
          <w:sz w:val="22"/>
          <w:szCs w:val="22"/>
        </w:rPr>
      </w:pPr>
      <w:del w:id="335" w:author="Author">
        <w:r w:rsidRPr="00E348B4" w:rsidDel="005951A0">
          <w:rPr>
            <w:rFonts w:ascii="Arial" w:hAnsi="Arial"/>
            <w:noProof/>
          </w:rPr>
          <w:delText>1.2.4.2.2</w:delText>
        </w:r>
        <w:r w:rsidDel="005951A0">
          <w:rPr>
            <w:rFonts w:asciiTheme="minorHAnsi" w:eastAsiaTheme="minorEastAsia" w:hAnsiTheme="minorHAnsi" w:cstheme="minorBidi"/>
            <w:noProof/>
            <w:sz w:val="22"/>
            <w:szCs w:val="22"/>
          </w:rPr>
          <w:tab/>
        </w:r>
        <w:r w:rsidRPr="00E348B4" w:rsidDel="005951A0">
          <w:rPr>
            <w:rFonts w:ascii="Arial" w:hAnsi="Arial"/>
            <w:noProof/>
          </w:rPr>
          <w:delText>Temporarily Disable Pharmacy</w:delText>
        </w:r>
        <w:r w:rsidDel="005951A0">
          <w:rPr>
            <w:noProof/>
            <w:webHidden/>
          </w:rPr>
          <w:tab/>
          <w:delText>21</w:delText>
        </w:r>
      </w:del>
    </w:p>
    <w:p w14:paraId="014777CE" w14:textId="311ADBF9" w:rsidR="00E75EF8" w:rsidDel="005951A0" w:rsidRDefault="00E75EF8">
      <w:pPr>
        <w:pStyle w:val="TOC5"/>
        <w:tabs>
          <w:tab w:val="left" w:pos="1800"/>
          <w:tab w:val="right" w:leader="dot" w:pos="9350"/>
        </w:tabs>
        <w:rPr>
          <w:del w:id="336" w:author="Author"/>
          <w:rFonts w:asciiTheme="minorHAnsi" w:eastAsiaTheme="minorEastAsia" w:hAnsiTheme="minorHAnsi" w:cstheme="minorBidi"/>
          <w:noProof/>
          <w:sz w:val="22"/>
          <w:szCs w:val="22"/>
        </w:rPr>
      </w:pPr>
      <w:del w:id="337" w:author="Author">
        <w:r w:rsidRPr="00E348B4" w:rsidDel="005951A0">
          <w:rPr>
            <w:rFonts w:ascii="Arial" w:hAnsi="Arial"/>
            <w:noProof/>
          </w:rPr>
          <w:delText>1.2.4.2.3</w:delText>
        </w:r>
        <w:r w:rsidDel="005951A0">
          <w:rPr>
            <w:rFonts w:asciiTheme="minorHAnsi" w:eastAsiaTheme="minorEastAsia" w:hAnsiTheme="minorHAnsi" w:cstheme="minorBidi"/>
            <w:noProof/>
            <w:sz w:val="22"/>
            <w:szCs w:val="22"/>
          </w:rPr>
          <w:tab/>
        </w:r>
        <w:r w:rsidRPr="00E348B4" w:rsidDel="005951A0">
          <w:rPr>
            <w:rFonts w:ascii="Arial" w:hAnsi="Arial"/>
            <w:noProof/>
          </w:rPr>
          <w:delText>Disable Pharmacy</w:delText>
        </w:r>
        <w:r w:rsidDel="005951A0">
          <w:rPr>
            <w:noProof/>
            <w:webHidden/>
          </w:rPr>
          <w:tab/>
          <w:delText>23</w:delText>
        </w:r>
      </w:del>
    </w:p>
    <w:p w14:paraId="2DCBDDCC" w14:textId="65C0CD2C" w:rsidR="00E75EF8" w:rsidDel="005951A0" w:rsidRDefault="00E75EF8">
      <w:pPr>
        <w:pStyle w:val="TOC1"/>
        <w:rPr>
          <w:del w:id="338" w:author="Author"/>
          <w:rFonts w:asciiTheme="minorHAnsi" w:eastAsiaTheme="minorEastAsia" w:hAnsiTheme="minorHAnsi" w:cstheme="minorBidi"/>
          <w:b w:val="0"/>
          <w:noProof/>
          <w:sz w:val="22"/>
          <w:szCs w:val="22"/>
        </w:rPr>
      </w:pPr>
      <w:del w:id="339" w:author="Author">
        <w:r w:rsidRPr="00E348B4" w:rsidDel="005951A0">
          <w:rPr>
            <w:noProof/>
            <w:sz w:val="20"/>
          </w:rPr>
          <w:delText>2.</w:delText>
        </w:r>
        <w:r w:rsidDel="005951A0">
          <w:rPr>
            <w:rFonts w:asciiTheme="minorHAnsi" w:eastAsiaTheme="minorEastAsia" w:hAnsiTheme="minorHAnsi" w:cstheme="minorBidi"/>
            <w:b w:val="0"/>
            <w:noProof/>
            <w:sz w:val="22"/>
            <w:szCs w:val="22"/>
          </w:rPr>
          <w:tab/>
        </w:r>
        <w:r w:rsidRPr="00E348B4" w:rsidDel="005951A0">
          <w:rPr>
            <w:noProof/>
            <w:sz w:val="20"/>
          </w:rPr>
          <w:delText>Post Implementation Reporting Problems</w:delText>
        </w:r>
        <w:r w:rsidDel="005951A0">
          <w:rPr>
            <w:noProof/>
            <w:webHidden/>
          </w:rPr>
          <w:tab/>
          <w:delText>24</w:delText>
        </w:r>
      </w:del>
    </w:p>
    <w:p w14:paraId="0108AB4A" w14:textId="33BE449C" w:rsidR="00E75EF8" w:rsidDel="005951A0" w:rsidRDefault="00E75EF8">
      <w:pPr>
        <w:pStyle w:val="TOC1"/>
        <w:rPr>
          <w:del w:id="340" w:author="Author"/>
          <w:rFonts w:asciiTheme="minorHAnsi" w:eastAsiaTheme="minorEastAsia" w:hAnsiTheme="minorHAnsi" w:cstheme="minorBidi"/>
          <w:b w:val="0"/>
          <w:noProof/>
          <w:sz w:val="22"/>
          <w:szCs w:val="22"/>
        </w:rPr>
      </w:pPr>
      <w:del w:id="341" w:author="Author">
        <w:r w:rsidRPr="00E348B4" w:rsidDel="005951A0">
          <w:rPr>
            <w:noProof/>
            <w:sz w:val="20"/>
          </w:rPr>
          <w:delText>3.</w:delText>
        </w:r>
        <w:r w:rsidDel="005951A0">
          <w:rPr>
            <w:rFonts w:asciiTheme="minorHAnsi" w:eastAsiaTheme="minorEastAsia" w:hAnsiTheme="minorHAnsi" w:cstheme="minorBidi"/>
            <w:b w:val="0"/>
            <w:noProof/>
            <w:sz w:val="22"/>
            <w:szCs w:val="22"/>
          </w:rPr>
          <w:tab/>
        </w:r>
        <w:r w:rsidRPr="00E348B4" w:rsidDel="005951A0">
          <w:rPr>
            <w:noProof/>
            <w:sz w:val="20"/>
          </w:rPr>
          <w:delText>Release Documentation</w:delText>
        </w:r>
        <w:r w:rsidDel="005951A0">
          <w:rPr>
            <w:noProof/>
            <w:webHidden/>
          </w:rPr>
          <w:tab/>
          <w:delText>25</w:delText>
        </w:r>
      </w:del>
    </w:p>
    <w:p w14:paraId="03761BE6" w14:textId="6DF0D611" w:rsidR="00833631" w:rsidRPr="00833631" w:rsidRDefault="00833631" w:rsidP="00833631">
      <w:pPr>
        <w:tabs>
          <w:tab w:val="left" w:pos="540"/>
          <w:tab w:val="right" w:leader="dot" w:pos="9350"/>
        </w:tabs>
        <w:spacing w:before="60"/>
        <w:rPr>
          <w:rFonts w:ascii="Arial" w:hAnsi="Arial"/>
          <w:b/>
          <w:noProof/>
          <w:sz w:val="28"/>
        </w:rPr>
      </w:pPr>
      <w:r w:rsidRPr="00833631">
        <w:rPr>
          <w:rFonts w:ascii="Arial" w:hAnsi="Arial"/>
          <w:b/>
          <w:noProof/>
          <w:sz w:val="28"/>
        </w:rPr>
        <w:fldChar w:fldCharType="end"/>
      </w:r>
      <w:bookmarkStart w:id="342" w:name="_Hlk524380130"/>
    </w:p>
    <w:bookmarkEnd w:id="342"/>
    <w:p w14:paraId="6518EB0B" w14:textId="77777777" w:rsidR="00833631" w:rsidRPr="00833631" w:rsidRDefault="00833631" w:rsidP="00833631">
      <w:pPr>
        <w:spacing w:before="120" w:after="120"/>
        <w:jc w:val="center"/>
        <w:rPr>
          <w:rFonts w:ascii="Arial" w:hAnsi="Arial" w:cs="Arial"/>
          <w:b/>
          <w:bCs/>
          <w:color w:val="000000" w:themeColor="text1"/>
          <w:sz w:val="28"/>
          <w:szCs w:val="32"/>
        </w:rPr>
      </w:pPr>
      <w:r w:rsidRPr="00833631">
        <w:rPr>
          <w:rFonts w:ascii="Arial" w:hAnsi="Arial" w:cs="Arial"/>
          <w:b/>
          <w:bCs/>
          <w:color w:val="000000" w:themeColor="text1"/>
          <w:sz w:val="28"/>
          <w:szCs w:val="32"/>
        </w:rPr>
        <w:t>List of Figures</w:t>
      </w:r>
    </w:p>
    <w:p w14:paraId="241026CB" w14:textId="26234BD3" w:rsidR="00525F8D" w:rsidRDefault="002365B2">
      <w:pPr>
        <w:pStyle w:val="TableofFigures"/>
        <w:tabs>
          <w:tab w:val="right" w:leader="dot" w:pos="9350"/>
        </w:tabs>
        <w:rPr>
          <w:rFonts w:asciiTheme="minorHAnsi" w:eastAsiaTheme="minorEastAsia" w:hAnsiTheme="minorHAnsi" w:cstheme="minorBidi"/>
          <w:noProof/>
          <w:sz w:val="22"/>
          <w:szCs w:val="22"/>
        </w:rPr>
      </w:pPr>
      <w:r w:rsidRPr="00833631">
        <w:rPr>
          <w:rFonts w:ascii="Arial" w:hAnsi="Arial"/>
          <w:noProof/>
          <w:color w:val="0000FF"/>
          <w:u w:val="single"/>
        </w:rPr>
        <w:fldChar w:fldCharType="begin"/>
      </w:r>
      <w:r w:rsidR="00833631" w:rsidRPr="00833631">
        <w:rPr>
          <w:rFonts w:ascii="Arial" w:hAnsi="Arial"/>
          <w:noProof/>
          <w:color w:val="0000FF"/>
          <w:u w:val="single"/>
        </w:rPr>
        <w:instrText xml:space="preserve"> TOC \h \z \c "Figure"  \* MERGEFORMAT </w:instrText>
      </w:r>
      <w:r w:rsidRPr="00833631">
        <w:rPr>
          <w:rFonts w:ascii="Arial" w:hAnsi="Arial"/>
          <w:noProof/>
          <w:color w:val="0000FF"/>
          <w:u w:val="single"/>
        </w:rPr>
        <w:fldChar w:fldCharType="separate"/>
      </w:r>
      <w:hyperlink w:anchor="_Toc524380562" w:history="1">
        <w:r w:rsidR="00525F8D" w:rsidRPr="00D64259">
          <w:rPr>
            <w:rStyle w:val="Hyperlink"/>
            <w:noProof/>
          </w:rPr>
          <w:t>Figure 1 – OUTPATIENT SITE file (#59) in Inquire Mode</w:t>
        </w:r>
        <w:r w:rsidR="00525F8D">
          <w:rPr>
            <w:noProof/>
            <w:webHidden/>
          </w:rPr>
          <w:tab/>
        </w:r>
        <w:r w:rsidR="00525F8D">
          <w:rPr>
            <w:noProof/>
            <w:webHidden/>
          </w:rPr>
          <w:fldChar w:fldCharType="begin"/>
        </w:r>
        <w:r w:rsidR="00525F8D">
          <w:rPr>
            <w:noProof/>
            <w:webHidden/>
          </w:rPr>
          <w:instrText xml:space="preserve"> PAGEREF _Toc524380562 \h </w:instrText>
        </w:r>
        <w:r w:rsidR="00525F8D">
          <w:rPr>
            <w:noProof/>
            <w:webHidden/>
          </w:rPr>
        </w:r>
        <w:r w:rsidR="00525F8D">
          <w:rPr>
            <w:noProof/>
            <w:webHidden/>
          </w:rPr>
          <w:fldChar w:fldCharType="separate"/>
        </w:r>
        <w:r w:rsidR="00231B65">
          <w:rPr>
            <w:noProof/>
            <w:webHidden/>
          </w:rPr>
          <w:t>5</w:t>
        </w:r>
        <w:r w:rsidR="00525F8D">
          <w:rPr>
            <w:noProof/>
            <w:webHidden/>
          </w:rPr>
          <w:fldChar w:fldCharType="end"/>
        </w:r>
      </w:hyperlink>
    </w:p>
    <w:p w14:paraId="1AAD07AD" w14:textId="0868C2BF"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63" w:history="1">
        <w:r w:rsidR="00525F8D" w:rsidRPr="00D64259">
          <w:rPr>
            <w:rStyle w:val="Hyperlink"/>
            <w:noProof/>
          </w:rPr>
          <w:t>Figure 2: INSTITUTION file (#4), OUTPATIENT SITE file (#59) and HOSPITAL LOCATION file (#44) Configuration</w:t>
        </w:r>
        <w:r w:rsidR="00525F8D">
          <w:rPr>
            <w:noProof/>
            <w:webHidden/>
          </w:rPr>
          <w:tab/>
        </w:r>
        <w:r w:rsidR="00525F8D">
          <w:rPr>
            <w:noProof/>
            <w:webHidden/>
          </w:rPr>
          <w:fldChar w:fldCharType="begin"/>
        </w:r>
        <w:r w:rsidR="00525F8D">
          <w:rPr>
            <w:noProof/>
            <w:webHidden/>
          </w:rPr>
          <w:instrText xml:space="preserve"> PAGEREF _Toc524380563 \h </w:instrText>
        </w:r>
        <w:r w:rsidR="00525F8D">
          <w:rPr>
            <w:noProof/>
            <w:webHidden/>
          </w:rPr>
        </w:r>
        <w:r w:rsidR="00525F8D">
          <w:rPr>
            <w:noProof/>
            <w:webHidden/>
          </w:rPr>
          <w:fldChar w:fldCharType="separate"/>
        </w:r>
        <w:r w:rsidR="00231B65">
          <w:rPr>
            <w:noProof/>
            <w:webHidden/>
          </w:rPr>
          <w:t>6</w:t>
        </w:r>
        <w:r w:rsidR="00525F8D">
          <w:rPr>
            <w:noProof/>
            <w:webHidden/>
          </w:rPr>
          <w:fldChar w:fldCharType="end"/>
        </w:r>
      </w:hyperlink>
    </w:p>
    <w:p w14:paraId="7B0C27B9" w14:textId="48F8717D"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64" w:history="1">
        <w:r w:rsidR="00525F8D" w:rsidRPr="00D64259">
          <w:rPr>
            <w:rStyle w:val="Hyperlink"/>
            <w:noProof/>
          </w:rPr>
          <w:t>Figure 3: HOSPITAL LOCATION file (#44) in Enter or Edit File Entries Mode</w:t>
        </w:r>
        <w:r w:rsidR="00525F8D">
          <w:rPr>
            <w:noProof/>
            <w:webHidden/>
          </w:rPr>
          <w:tab/>
        </w:r>
        <w:r w:rsidR="00525F8D">
          <w:rPr>
            <w:noProof/>
            <w:webHidden/>
          </w:rPr>
          <w:fldChar w:fldCharType="begin"/>
        </w:r>
        <w:r w:rsidR="00525F8D">
          <w:rPr>
            <w:noProof/>
            <w:webHidden/>
          </w:rPr>
          <w:instrText xml:space="preserve"> PAGEREF _Toc524380564 \h </w:instrText>
        </w:r>
        <w:r w:rsidR="00525F8D">
          <w:rPr>
            <w:noProof/>
            <w:webHidden/>
          </w:rPr>
        </w:r>
        <w:r w:rsidR="00525F8D">
          <w:rPr>
            <w:noProof/>
            <w:webHidden/>
          </w:rPr>
          <w:fldChar w:fldCharType="separate"/>
        </w:r>
        <w:r w:rsidR="00231B65">
          <w:rPr>
            <w:noProof/>
            <w:webHidden/>
          </w:rPr>
          <w:t>6</w:t>
        </w:r>
        <w:r w:rsidR="00525F8D">
          <w:rPr>
            <w:noProof/>
            <w:webHidden/>
          </w:rPr>
          <w:fldChar w:fldCharType="end"/>
        </w:r>
      </w:hyperlink>
    </w:p>
    <w:p w14:paraId="1C5CE709" w14:textId="2D504A39"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65" w:history="1">
        <w:r w:rsidR="00525F8D" w:rsidRPr="00D64259">
          <w:rPr>
            <w:rStyle w:val="Hyperlink"/>
            <w:noProof/>
          </w:rPr>
          <w:t>Figure 4: OUTPATIENT SITE file (#59) in Enter or Edit File Entries Mode</w:t>
        </w:r>
        <w:r w:rsidR="00525F8D">
          <w:rPr>
            <w:noProof/>
            <w:webHidden/>
          </w:rPr>
          <w:tab/>
        </w:r>
        <w:r w:rsidR="00525F8D">
          <w:rPr>
            <w:noProof/>
            <w:webHidden/>
          </w:rPr>
          <w:fldChar w:fldCharType="begin"/>
        </w:r>
        <w:r w:rsidR="00525F8D">
          <w:rPr>
            <w:noProof/>
            <w:webHidden/>
          </w:rPr>
          <w:instrText xml:space="preserve"> PAGEREF _Toc524380565 \h </w:instrText>
        </w:r>
        <w:r w:rsidR="00525F8D">
          <w:rPr>
            <w:noProof/>
            <w:webHidden/>
          </w:rPr>
        </w:r>
        <w:r w:rsidR="00525F8D">
          <w:rPr>
            <w:noProof/>
            <w:webHidden/>
          </w:rPr>
          <w:fldChar w:fldCharType="separate"/>
        </w:r>
        <w:r w:rsidR="00231B65">
          <w:rPr>
            <w:noProof/>
            <w:webHidden/>
          </w:rPr>
          <w:t>7</w:t>
        </w:r>
        <w:r w:rsidR="00525F8D">
          <w:rPr>
            <w:noProof/>
            <w:webHidden/>
          </w:rPr>
          <w:fldChar w:fldCharType="end"/>
        </w:r>
      </w:hyperlink>
    </w:p>
    <w:p w14:paraId="3317FD71" w14:textId="2C631D73"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66" w:history="1">
        <w:r w:rsidR="00525F8D" w:rsidRPr="00D64259">
          <w:rPr>
            <w:rStyle w:val="Hyperlink"/>
            <w:noProof/>
          </w:rPr>
          <w:t>Figure 5: INSTITUTION file (#4) in Inquire Mode</w:t>
        </w:r>
        <w:r w:rsidR="00525F8D">
          <w:rPr>
            <w:noProof/>
            <w:webHidden/>
          </w:rPr>
          <w:tab/>
        </w:r>
        <w:r w:rsidR="00525F8D">
          <w:rPr>
            <w:noProof/>
            <w:webHidden/>
          </w:rPr>
          <w:fldChar w:fldCharType="begin"/>
        </w:r>
        <w:r w:rsidR="00525F8D">
          <w:rPr>
            <w:noProof/>
            <w:webHidden/>
          </w:rPr>
          <w:instrText xml:space="preserve"> PAGEREF _Toc524380566 \h </w:instrText>
        </w:r>
        <w:r w:rsidR="00525F8D">
          <w:rPr>
            <w:noProof/>
            <w:webHidden/>
          </w:rPr>
        </w:r>
        <w:r w:rsidR="00525F8D">
          <w:rPr>
            <w:noProof/>
            <w:webHidden/>
          </w:rPr>
          <w:fldChar w:fldCharType="separate"/>
        </w:r>
        <w:r w:rsidR="00231B65">
          <w:rPr>
            <w:noProof/>
            <w:webHidden/>
          </w:rPr>
          <w:t>7</w:t>
        </w:r>
        <w:r w:rsidR="00525F8D">
          <w:rPr>
            <w:noProof/>
            <w:webHidden/>
          </w:rPr>
          <w:fldChar w:fldCharType="end"/>
        </w:r>
      </w:hyperlink>
    </w:p>
    <w:p w14:paraId="3A62A23B" w14:textId="155F6597"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67" w:history="1">
        <w:r w:rsidR="00525F8D" w:rsidRPr="00D64259">
          <w:rPr>
            <w:rStyle w:val="Hyperlink"/>
            <w:noProof/>
          </w:rPr>
          <w:t>Figure 6: OUTPATIENT SITE file (#59) in Inquire Mode</w:t>
        </w:r>
        <w:r w:rsidR="00525F8D">
          <w:rPr>
            <w:noProof/>
            <w:webHidden/>
          </w:rPr>
          <w:tab/>
        </w:r>
        <w:r w:rsidR="00525F8D">
          <w:rPr>
            <w:noProof/>
            <w:webHidden/>
          </w:rPr>
          <w:fldChar w:fldCharType="begin"/>
        </w:r>
        <w:r w:rsidR="00525F8D">
          <w:rPr>
            <w:noProof/>
            <w:webHidden/>
          </w:rPr>
          <w:instrText xml:space="preserve"> PAGEREF _Toc524380567 \h </w:instrText>
        </w:r>
        <w:r w:rsidR="00525F8D">
          <w:rPr>
            <w:noProof/>
            <w:webHidden/>
          </w:rPr>
        </w:r>
        <w:r w:rsidR="00525F8D">
          <w:rPr>
            <w:noProof/>
            <w:webHidden/>
          </w:rPr>
          <w:fldChar w:fldCharType="separate"/>
        </w:r>
        <w:r w:rsidR="00231B65">
          <w:rPr>
            <w:noProof/>
            <w:webHidden/>
          </w:rPr>
          <w:t>8</w:t>
        </w:r>
        <w:r w:rsidR="00525F8D">
          <w:rPr>
            <w:noProof/>
            <w:webHidden/>
          </w:rPr>
          <w:fldChar w:fldCharType="end"/>
        </w:r>
      </w:hyperlink>
    </w:p>
    <w:p w14:paraId="74F68487" w14:textId="484B439E"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68" w:history="1">
        <w:r w:rsidR="00525F8D" w:rsidRPr="00D64259">
          <w:rPr>
            <w:rStyle w:val="Hyperlink"/>
            <w:noProof/>
          </w:rPr>
          <w:t>Figure 7: OUTPATIENT SITE file (#59) ERX DEFAULT LOOKBACK DAYS Updated</w:t>
        </w:r>
        <w:r w:rsidR="00525F8D">
          <w:rPr>
            <w:noProof/>
            <w:webHidden/>
          </w:rPr>
          <w:tab/>
        </w:r>
        <w:r w:rsidR="00525F8D">
          <w:rPr>
            <w:noProof/>
            <w:webHidden/>
          </w:rPr>
          <w:fldChar w:fldCharType="begin"/>
        </w:r>
        <w:r w:rsidR="00525F8D">
          <w:rPr>
            <w:noProof/>
            <w:webHidden/>
          </w:rPr>
          <w:instrText xml:space="preserve"> PAGEREF _Toc524380568 \h </w:instrText>
        </w:r>
        <w:r w:rsidR="00525F8D">
          <w:rPr>
            <w:noProof/>
            <w:webHidden/>
          </w:rPr>
        </w:r>
        <w:r w:rsidR="00525F8D">
          <w:rPr>
            <w:noProof/>
            <w:webHidden/>
          </w:rPr>
          <w:fldChar w:fldCharType="separate"/>
        </w:r>
        <w:r w:rsidR="00231B65">
          <w:rPr>
            <w:noProof/>
            <w:webHidden/>
          </w:rPr>
          <w:t>9</w:t>
        </w:r>
        <w:r w:rsidR="00525F8D">
          <w:rPr>
            <w:noProof/>
            <w:webHidden/>
          </w:rPr>
          <w:fldChar w:fldCharType="end"/>
        </w:r>
      </w:hyperlink>
    </w:p>
    <w:p w14:paraId="304719BE" w14:textId="32B76A0F"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69" w:history="1">
        <w:r w:rsidR="00525F8D" w:rsidRPr="00D64259">
          <w:rPr>
            <w:rStyle w:val="Hyperlink"/>
            <w:noProof/>
          </w:rPr>
          <w:t>Figure 8: Your IT Desktop Icon</w:t>
        </w:r>
        <w:r w:rsidR="00525F8D">
          <w:rPr>
            <w:noProof/>
            <w:webHidden/>
          </w:rPr>
          <w:tab/>
        </w:r>
        <w:r w:rsidR="00525F8D">
          <w:rPr>
            <w:noProof/>
            <w:webHidden/>
          </w:rPr>
          <w:fldChar w:fldCharType="begin"/>
        </w:r>
        <w:r w:rsidR="00525F8D">
          <w:rPr>
            <w:noProof/>
            <w:webHidden/>
          </w:rPr>
          <w:instrText xml:space="preserve"> PAGEREF _Toc524380569 \h </w:instrText>
        </w:r>
        <w:r w:rsidR="00525F8D">
          <w:rPr>
            <w:noProof/>
            <w:webHidden/>
          </w:rPr>
        </w:r>
        <w:r w:rsidR="00525F8D">
          <w:rPr>
            <w:noProof/>
            <w:webHidden/>
          </w:rPr>
          <w:fldChar w:fldCharType="separate"/>
        </w:r>
        <w:r w:rsidR="00231B65">
          <w:rPr>
            <w:noProof/>
            <w:webHidden/>
          </w:rPr>
          <w:t>11</w:t>
        </w:r>
        <w:r w:rsidR="00525F8D">
          <w:rPr>
            <w:noProof/>
            <w:webHidden/>
          </w:rPr>
          <w:fldChar w:fldCharType="end"/>
        </w:r>
      </w:hyperlink>
    </w:p>
    <w:p w14:paraId="32B35AAD" w14:textId="416C93CC"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"_Toc524380570" </w:instrText>
      </w:r>
      <w:r>
        <w:rPr>
          <w:rStyle w:val="Hyperlink"/>
          <w:noProof/>
        </w:rPr>
        <w:fldChar w:fldCharType="separate"/>
      </w:r>
      <w:r w:rsidR="00525F8D" w:rsidRPr="00D64259">
        <w:rPr>
          <w:rStyle w:val="Hyperlink"/>
          <w:noProof/>
        </w:rPr>
        <w:t>Figure 9: Incident Section</w:t>
      </w:r>
      <w:r w:rsidR="00525F8D">
        <w:rPr>
          <w:noProof/>
          <w:webHidden/>
        </w:rPr>
        <w:tab/>
      </w:r>
      <w:r w:rsidR="00525F8D">
        <w:rPr>
          <w:noProof/>
          <w:webHidden/>
        </w:rPr>
        <w:fldChar w:fldCharType="begin"/>
      </w:r>
      <w:r w:rsidR="00525F8D">
        <w:rPr>
          <w:noProof/>
          <w:webHidden/>
        </w:rPr>
        <w:instrText xml:space="preserve"> PAGEREF _Toc524380570 \h </w:instrText>
      </w:r>
      <w:r w:rsidR="00525F8D">
        <w:rPr>
          <w:noProof/>
          <w:webHidden/>
        </w:rPr>
      </w:r>
      <w:r w:rsidR="00525F8D">
        <w:rPr>
          <w:noProof/>
          <w:webHidden/>
        </w:rPr>
        <w:fldChar w:fldCharType="separate"/>
      </w:r>
      <w:ins w:id="343" w:author="Author">
        <w:r w:rsidR="00231B65">
          <w:rPr>
            <w:noProof/>
            <w:webHidden/>
          </w:rPr>
          <w:t>12</w:t>
        </w:r>
      </w:ins>
      <w:del w:id="344" w:author="Author">
        <w:r w:rsidR="006335D4" w:rsidDel="00231B65">
          <w:rPr>
            <w:noProof/>
            <w:webHidden/>
          </w:rPr>
          <w:delText>11</w:delText>
        </w:r>
      </w:del>
      <w:r w:rsidR="00525F8D">
        <w:rPr>
          <w:noProof/>
          <w:webHidden/>
        </w:rPr>
        <w:fldChar w:fldCharType="end"/>
      </w:r>
      <w:r>
        <w:rPr>
          <w:noProof/>
        </w:rPr>
        <w:fldChar w:fldCharType="end"/>
      </w:r>
    </w:p>
    <w:p w14:paraId="25AA71B8" w14:textId="1D74BEE9"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71" w:history="1">
        <w:r w:rsidR="00525F8D" w:rsidRPr="00D64259">
          <w:rPr>
            <w:rStyle w:val="Hyperlink"/>
            <w:noProof/>
          </w:rPr>
          <w:t>Figure 10: Create New</w:t>
        </w:r>
        <w:r w:rsidR="00525F8D">
          <w:rPr>
            <w:noProof/>
            <w:webHidden/>
          </w:rPr>
          <w:tab/>
        </w:r>
        <w:r w:rsidR="00525F8D">
          <w:rPr>
            <w:noProof/>
            <w:webHidden/>
          </w:rPr>
          <w:fldChar w:fldCharType="begin"/>
        </w:r>
        <w:r w:rsidR="00525F8D">
          <w:rPr>
            <w:noProof/>
            <w:webHidden/>
          </w:rPr>
          <w:instrText xml:space="preserve"> PAGEREF _Toc524380571 \h </w:instrText>
        </w:r>
        <w:r w:rsidR="00525F8D">
          <w:rPr>
            <w:noProof/>
            <w:webHidden/>
          </w:rPr>
        </w:r>
        <w:r w:rsidR="00525F8D">
          <w:rPr>
            <w:noProof/>
            <w:webHidden/>
          </w:rPr>
          <w:fldChar w:fldCharType="separate"/>
        </w:r>
        <w:r w:rsidR="00231B65">
          <w:rPr>
            <w:noProof/>
            <w:webHidden/>
          </w:rPr>
          <w:t>12</w:t>
        </w:r>
        <w:r w:rsidR="00525F8D">
          <w:rPr>
            <w:noProof/>
            <w:webHidden/>
          </w:rPr>
          <w:fldChar w:fldCharType="end"/>
        </w:r>
      </w:hyperlink>
    </w:p>
    <w:p w14:paraId="16D975A4" w14:textId="22CCBFD9"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"_Toc524380572" </w:instrText>
      </w:r>
      <w:r>
        <w:rPr>
          <w:rStyle w:val="Hyperlink"/>
          <w:noProof/>
        </w:rPr>
        <w:fldChar w:fldCharType="separate"/>
      </w:r>
      <w:r w:rsidR="00525F8D" w:rsidRPr="00D64259">
        <w:rPr>
          <w:rStyle w:val="Hyperlink"/>
          <w:noProof/>
        </w:rPr>
        <w:t>Figure 11: New Incident</w:t>
      </w:r>
      <w:r w:rsidR="00525F8D">
        <w:rPr>
          <w:noProof/>
          <w:webHidden/>
        </w:rPr>
        <w:tab/>
      </w:r>
      <w:r w:rsidR="00525F8D">
        <w:rPr>
          <w:noProof/>
          <w:webHidden/>
        </w:rPr>
        <w:fldChar w:fldCharType="begin"/>
      </w:r>
      <w:r w:rsidR="00525F8D">
        <w:rPr>
          <w:noProof/>
          <w:webHidden/>
        </w:rPr>
        <w:instrText xml:space="preserve"> PAGEREF _Toc524380572 \h </w:instrText>
      </w:r>
      <w:r w:rsidR="00525F8D">
        <w:rPr>
          <w:noProof/>
          <w:webHidden/>
        </w:rPr>
      </w:r>
      <w:r w:rsidR="00525F8D">
        <w:rPr>
          <w:noProof/>
          <w:webHidden/>
        </w:rPr>
        <w:fldChar w:fldCharType="separate"/>
      </w:r>
      <w:ins w:id="345" w:author="Author">
        <w:r w:rsidR="00231B65">
          <w:rPr>
            <w:noProof/>
            <w:webHidden/>
          </w:rPr>
          <w:t>13</w:t>
        </w:r>
      </w:ins>
      <w:del w:id="346" w:author="Author">
        <w:r w:rsidR="006335D4" w:rsidDel="00231B65">
          <w:rPr>
            <w:noProof/>
            <w:webHidden/>
          </w:rPr>
          <w:delText>12</w:delText>
        </w:r>
      </w:del>
      <w:r w:rsidR="00525F8D">
        <w:rPr>
          <w:noProof/>
          <w:webHidden/>
        </w:rPr>
        <w:fldChar w:fldCharType="end"/>
      </w:r>
      <w:r>
        <w:rPr>
          <w:noProof/>
        </w:rPr>
        <w:fldChar w:fldCharType="end"/>
      </w:r>
    </w:p>
    <w:p w14:paraId="2F82C73B" w14:textId="23E89B16"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"_Toc524380573" </w:instrText>
      </w:r>
      <w:r>
        <w:rPr>
          <w:rStyle w:val="Hyperlink"/>
          <w:noProof/>
        </w:rPr>
        <w:fldChar w:fldCharType="separate"/>
      </w:r>
      <w:r w:rsidR="00525F8D" w:rsidRPr="00D64259">
        <w:rPr>
          <w:rStyle w:val="Hyperlink"/>
          <w:noProof/>
        </w:rPr>
        <w:t>Figure 12: Create Shortcut Dialog Box</w:t>
      </w:r>
      <w:r w:rsidR="00525F8D">
        <w:rPr>
          <w:noProof/>
          <w:webHidden/>
        </w:rPr>
        <w:tab/>
      </w:r>
      <w:r w:rsidR="00525F8D">
        <w:rPr>
          <w:noProof/>
          <w:webHidden/>
        </w:rPr>
        <w:fldChar w:fldCharType="begin"/>
      </w:r>
      <w:r w:rsidR="00525F8D">
        <w:rPr>
          <w:noProof/>
          <w:webHidden/>
        </w:rPr>
        <w:instrText xml:space="preserve"> PAGEREF _Toc524380573 \h </w:instrText>
      </w:r>
      <w:r w:rsidR="00525F8D">
        <w:rPr>
          <w:noProof/>
          <w:webHidden/>
        </w:rPr>
      </w:r>
      <w:r w:rsidR="00525F8D">
        <w:rPr>
          <w:noProof/>
          <w:webHidden/>
        </w:rPr>
        <w:fldChar w:fldCharType="separate"/>
      </w:r>
      <w:ins w:id="347" w:author="Author">
        <w:r w:rsidR="00231B65">
          <w:rPr>
            <w:noProof/>
            <w:webHidden/>
          </w:rPr>
          <w:t>14</w:t>
        </w:r>
      </w:ins>
      <w:del w:id="348" w:author="Author">
        <w:r w:rsidR="006335D4" w:rsidDel="00231B65">
          <w:rPr>
            <w:noProof/>
            <w:webHidden/>
          </w:rPr>
          <w:delText>13</w:delText>
        </w:r>
      </w:del>
      <w:r w:rsidR="00525F8D">
        <w:rPr>
          <w:noProof/>
          <w:webHidden/>
        </w:rPr>
        <w:fldChar w:fldCharType="end"/>
      </w:r>
      <w:r>
        <w:rPr>
          <w:noProof/>
        </w:rPr>
        <w:fldChar w:fldCharType="end"/>
      </w:r>
    </w:p>
    <w:p w14:paraId="4721F42E" w14:textId="623D933A"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74" w:history="1">
        <w:r w:rsidR="00525F8D" w:rsidRPr="00D64259">
          <w:rPr>
            <w:rStyle w:val="Hyperlink"/>
            <w:noProof/>
          </w:rPr>
          <w:t>Figure 13: Name Shortcut</w:t>
        </w:r>
        <w:r w:rsidR="00525F8D">
          <w:rPr>
            <w:noProof/>
            <w:webHidden/>
          </w:rPr>
          <w:tab/>
        </w:r>
        <w:r w:rsidR="00525F8D">
          <w:rPr>
            <w:noProof/>
            <w:webHidden/>
          </w:rPr>
          <w:fldChar w:fldCharType="begin"/>
        </w:r>
        <w:r w:rsidR="00525F8D">
          <w:rPr>
            <w:noProof/>
            <w:webHidden/>
          </w:rPr>
          <w:instrText xml:space="preserve"> PAGEREF _Toc524380574 \h </w:instrText>
        </w:r>
        <w:r w:rsidR="00525F8D">
          <w:rPr>
            <w:noProof/>
            <w:webHidden/>
          </w:rPr>
        </w:r>
        <w:r w:rsidR="00525F8D">
          <w:rPr>
            <w:noProof/>
            <w:webHidden/>
          </w:rPr>
          <w:fldChar w:fldCharType="separate"/>
        </w:r>
        <w:r w:rsidR="00231B65">
          <w:rPr>
            <w:noProof/>
            <w:webHidden/>
          </w:rPr>
          <w:t>14</w:t>
        </w:r>
        <w:r w:rsidR="00525F8D">
          <w:rPr>
            <w:noProof/>
            <w:webHidden/>
          </w:rPr>
          <w:fldChar w:fldCharType="end"/>
        </w:r>
      </w:hyperlink>
    </w:p>
    <w:p w14:paraId="7CA16911" w14:textId="6F460B88"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"_Toc524380575" </w:instrText>
      </w:r>
      <w:r>
        <w:rPr>
          <w:rStyle w:val="Hyperlink"/>
          <w:noProof/>
        </w:rPr>
        <w:fldChar w:fldCharType="separate"/>
      </w:r>
      <w:r w:rsidR="00525F8D" w:rsidRPr="00D64259">
        <w:rPr>
          <w:rStyle w:val="Hyperlink"/>
          <w:noProof/>
        </w:rPr>
        <w:t>Figure 14: Compatibility View Settings</w:t>
      </w:r>
      <w:r w:rsidR="00525F8D">
        <w:rPr>
          <w:noProof/>
          <w:webHidden/>
        </w:rPr>
        <w:tab/>
      </w:r>
      <w:r w:rsidR="00525F8D">
        <w:rPr>
          <w:noProof/>
          <w:webHidden/>
        </w:rPr>
        <w:fldChar w:fldCharType="begin"/>
      </w:r>
      <w:r w:rsidR="00525F8D">
        <w:rPr>
          <w:noProof/>
          <w:webHidden/>
        </w:rPr>
        <w:instrText xml:space="preserve"> PAGEREF _Toc524380575 \h </w:instrText>
      </w:r>
      <w:r w:rsidR="00525F8D">
        <w:rPr>
          <w:noProof/>
          <w:webHidden/>
        </w:rPr>
      </w:r>
      <w:r w:rsidR="00525F8D">
        <w:rPr>
          <w:noProof/>
          <w:webHidden/>
        </w:rPr>
        <w:fldChar w:fldCharType="separate"/>
      </w:r>
      <w:ins w:id="349" w:author="Author">
        <w:r w:rsidR="00231B65">
          <w:rPr>
            <w:noProof/>
            <w:webHidden/>
          </w:rPr>
          <w:t>15</w:t>
        </w:r>
      </w:ins>
      <w:del w:id="350" w:author="Author">
        <w:r w:rsidR="006335D4" w:rsidDel="00231B65">
          <w:rPr>
            <w:noProof/>
            <w:webHidden/>
          </w:rPr>
          <w:delText>14</w:delText>
        </w:r>
      </w:del>
      <w:r w:rsidR="00525F8D">
        <w:rPr>
          <w:noProof/>
          <w:webHidden/>
        </w:rPr>
        <w:fldChar w:fldCharType="end"/>
      </w:r>
      <w:r>
        <w:rPr>
          <w:noProof/>
        </w:rPr>
        <w:fldChar w:fldCharType="end"/>
      </w:r>
    </w:p>
    <w:p w14:paraId="5748A1A4" w14:textId="6D355D16"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"_Toc524380576" </w:instrText>
      </w:r>
      <w:r>
        <w:rPr>
          <w:rStyle w:val="Hyperlink"/>
          <w:noProof/>
        </w:rPr>
        <w:fldChar w:fldCharType="separate"/>
      </w:r>
      <w:r w:rsidR="00525F8D" w:rsidRPr="00D64259">
        <w:rPr>
          <w:rStyle w:val="Hyperlink"/>
          <w:noProof/>
        </w:rPr>
        <w:t>Figure 15: Add User - User ID, First Name, Last Name</w:t>
      </w:r>
      <w:r w:rsidR="00525F8D">
        <w:rPr>
          <w:noProof/>
          <w:webHidden/>
        </w:rPr>
        <w:tab/>
      </w:r>
      <w:r w:rsidR="00525F8D">
        <w:rPr>
          <w:noProof/>
          <w:webHidden/>
        </w:rPr>
        <w:fldChar w:fldCharType="begin"/>
      </w:r>
      <w:r w:rsidR="00525F8D">
        <w:rPr>
          <w:noProof/>
          <w:webHidden/>
        </w:rPr>
        <w:instrText xml:space="preserve"> PAGEREF _Toc524380576 \h </w:instrText>
      </w:r>
      <w:r w:rsidR="00525F8D">
        <w:rPr>
          <w:noProof/>
          <w:webHidden/>
        </w:rPr>
      </w:r>
      <w:r w:rsidR="00525F8D">
        <w:rPr>
          <w:noProof/>
          <w:webHidden/>
        </w:rPr>
        <w:fldChar w:fldCharType="separate"/>
      </w:r>
      <w:ins w:id="351" w:author="Author">
        <w:r w:rsidR="00231B65">
          <w:rPr>
            <w:noProof/>
            <w:webHidden/>
          </w:rPr>
          <w:t>16</w:t>
        </w:r>
      </w:ins>
      <w:del w:id="352" w:author="Author">
        <w:r w:rsidR="006335D4" w:rsidDel="00231B65">
          <w:rPr>
            <w:noProof/>
            <w:webHidden/>
          </w:rPr>
          <w:delText>15</w:delText>
        </w:r>
      </w:del>
      <w:r w:rsidR="00525F8D">
        <w:rPr>
          <w:noProof/>
          <w:webHidden/>
        </w:rPr>
        <w:fldChar w:fldCharType="end"/>
      </w:r>
      <w:r>
        <w:rPr>
          <w:noProof/>
        </w:rPr>
        <w:fldChar w:fldCharType="end"/>
      </w:r>
    </w:p>
    <w:p w14:paraId="186E0325" w14:textId="5E872292"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77" w:history="1">
        <w:r w:rsidR="00525F8D" w:rsidRPr="00D64259">
          <w:rPr>
            <w:rStyle w:val="Hyperlink"/>
            <w:noProof/>
          </w:rPr>
          <w:t>Figure 16: Add User - Select User Roles</w:t>
        </w:r>
        <w:r w:rsidR="00525F8D">
          <w:rPr>
            <w:noProof/>
            <w:webHidden/>
          </w:rPr>
          <w:tab/>
        </w:r>
        <w:r w:rsidR="00525F8D">
          <w:rPr>
            <w:noProof/>
            <w:webHidden/>
          </w:rPr>
          <w:fldChar w:fldCharType="begin"/>
        </w:r>
        <w:r w:rsidR="00525F8D">
          <w:rPr>
            <w:noProof/>
            <w:webHidden/>
          </w:rPr>
          <w:instrText xml:space="preserve"> PAGEREF _Toc524380577 \h </w:instrText>
        </w:r>
        <w:r w:rsidR="00525F8D">
          <w:rPr>
            <w:noProof/>
            <w:webHidden/>
          </w:rPr>
        </w:r>
        <w:r w:rsidR="00525F8D">
          <w:rPr>
            <w:noProof/>
            <w:webHidden/>
          </w:rPr>
          <w:fldChar w:fldCharType="separate"/>
        </w:r>
        <w:r w:rsidR="00231B65">
          <w:rPr>
            <w:noProof/>
            <w:webHidden/>
          </w:rPr>
          <w:t>16</w:t>
        </w:r>
        <w:r w:rsidR="00525F8D">
          <w:rPr>
            <w:noProof/>
            <w:webHidden/>
          </w:rPr>
          <w:fldChar w:fldCharType="end"/>
        </w:r>
      </w:hyperlink>
    </w:p>
    <w:p w14:paraId="4F7B71DD" w14:textId="014624FE"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"_Toc524380578" </w:instrText>
      </w:r>
      <w:r>
        <w:rPr>
          <w:rStyle w:val="Hyperlink"/>
          <w:noProof/>
        </w:rPr>
        <w:fldChar w:fldCharType="separate"/>
      </w:r>
      <w:r w:rsidR="00525F8D" w:rsidRPr="00D64259">
        <w:rPr>
          <w:rStyle w:val="Hyperlink"/>
          <w:noProof/>
        </w:rPr>
        <w:t>Figure 17: Add User – Select Station ID</w:t>
      </w:r>
      <w:r w:rsidR="00525F8D">
        <w:rPr>
          <w:noProof/>
          <w:webHidden/>
        </w:rPr>
        <w:tab/>
      </w:r>
      <w:r w:rsidR="00525F8D">
        <w:rPr>
          <w:noProof/>
          <w:webHidden/>
        </w:rPr>
        <w:fldChar w:fldCharType="begin"/>
      </w:r>
      <w:r w:rsidR="00525F8D">
        <w:rPr>
          <w:noProof/>
          <w:webHidden/>
        </w:rPr>
        <w:instrText xml:space="preserve"> PAGEREF _Toc524380578 \h </w:instrText>
      </w:r>
      <w:r w:rsidR="00525F8D">
        <w:rPr>
          <w:noProof/>
          <w:webHidden/>
        </w:rPr>
      </w:r>
      <w:r w:rsidR="00525F8D">
        <w:rPr>
          <w:noProof/>
          <w:webHidden/>
        </w:rPr>
        <w:fldChar w:fldCharType="separate"/>
      </w:r>
      <w:ins w:id="353" w:author="Author">
        <w:r w:rsidR="00231B65">
          <w:rPr>
            <w:noProof/>
            <w:webHidden/>
          </w:rPr>
          <w:t>17</w:t>
        </w:r>
      </w:ins>
      <w:del w:id="354" w:author="Author">
        <w:r w:rsidR="006335D4" w:rsidDel="00231B65">
          <w:rPr>
            <w:noProof/>
            <w:webHidden/>
          </w:rPr>
          <w:delText>16</w:delText>
        </w:r>
      </w:del>
      <w:r w:rsidR="00525F8D">
        <w:rPr>
          <w:noProof/>
          <w:webHidden/>
        </w:rPr>
        <w:fldChar w:fldCharType="end"/>
      </w:r>
      <w:r>
        <w:rPr>
          <w:noProof/>
        </w:rPr>
        <w:fldChar w:fldCharType="end"/>
      </w:r>
    </w:p>
    <w:p w14:paraId="4DCC19CE" w14:textId="2946FD08"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79" w:history="1">
        <w:r w:rsidR="00525F8D" w:rsidRPr="00D64259">
          <w:rPr>
            <w:rStyle w:val="Hyperlink"/>
            <w:noProof/>
          </w:rPr>
          <w:t>Figure 18: Add User – Add and Remove Station ID</w:t>
        </w:r>
        <w:r w:rsidR="00525F8D">
          <w:rPr>
            <w:noProof/>
            <w:webHidden/>
          </w:rPr>
          <w:tab/>
        </w:r>
        <w:r w:rsidR="00525F8D">
          <w:rPr>
            <w:noProof/>
            <w:webHidden/>
          </w:rPr>
          <w:fldChar w:fldCharType="begin"/>
        </w:r>
        <w:r w:rsidR="00525F8D">
          <w:rPr>
            <w:noProof/>
            <w:webHidden/>
          </w:rPr>
          <w:instrText xml:space="preserve"> PAGEREF _Toc524380579 \h </w:instrText>
        </w:r>
        <w:r w:rsidR="00525F8D">
          <w:rPr>
            <w:noProof/>
            <w:webHidden/>
          </w:rPr>
        </w:r>
        <w:r w:rsidR="00525F8D">
          <w:rPr>
            <w:noProof/>
            <w:webHidden/>
          </w:rPr>
          <w:fldChar w:fldCharType="separate"/>
        </w:r>
        <w:r w:rsidR="00231B65">
          <w:rPr>
            <w:noProof/>
            <w:webHidden/>
          </w:rPr>
          <w:t>17</w:t>
        </w:r>
        <w:r w:rsidR="00525F8D">
          <w:rPr>
            <w:noProof/>
            <w:webHidden/>
          </w:rPr>
          <w:fldChar w:fldCharType="end"/>
        </w:r>
      </w:hyperlink>
    </w:p>
    <w:p w14:paraId="2A06CA9B" w14:textId="2365D321"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"_Toc524380580" </w:instrText>
      </w:r>
      <w:r>
        <w:rPr>
          <w:rStyle w:val="Hyperlink"/>
          <w:noProof/>
        </w:rPr>
        <w:fldChar w:fldCharType="separate"/>
      </w:r>
      <w:r w:rsidR="00525F8D" w:rsidRPr="00D64259">
        <w:rPr>
          <w:rStyle w:val="Hyperlink"/>
          <w:noProof/>
        </w:rPr>
        <w:t>Figure 19: All Selection Error Message</w:t>
      </w:r>
      <w:r w:rsidR="00525F8D">
        <w:rPr>
          <w:noProof/>
          <w:webHidden/>
        </w:rPr>
        <w:tab/>
      </w:r>
      <w:r w:rsidR="00525F8D">
        <w:rPr>
          <w:noProof/>
          <w:webHidden/>
        </w:rPr>
        <w:fldChar w:fldCharType="begin"/>
      </w:r>
      <w:r w:rsidR="00525F8D">
        <w:rPr>
          <w:noProof/>
          <w:webHidden/>
        </w:rPr>
        <w:instrText xml:space="preserve"> PAGEREF _Toc524380580 \h </w:instrText>
      </w:r>
      <w:r w:rsidR="00525F8D">
        <w:rPr>
          <w:noProof/>
          <w:webHidden/>
        </w:rPr>
      </w:r>
      <w:r w:rsidR="00525F8D">
        <w:rPr>
          <w:noProof/>
          <w:webHidden/>
        </w:rPr>
        <w:fldChar w:fldCharType="separate"/>
      </w:r>
      <w:ins w:id="355" w:author="Author">
        <w:r w:rsidR="00231B65">
          <w:rPr>
            <w:noProof/>
            <w:webHidden/>
          </w:rPr>
          <w:t>18</w:t>
        </w:r>
      </w:ins>
      <w:del w:id="356" w:author="Author">
        <w:r w:rsidR="006335D4" w:rsidDel="00231B65">
          <w:rPr>
            <w:noProof/>
            <w:webHidden/>
          </w:rPr>
          <w:delText>17</w:delText>
        </w:r>
      </w:del>
      <w:r w:rsidR="00525F8D">
        <w:rPr>
          <w:noProof/>
          <w:webHidden/>
        </w:rPr>
        <w:fldChar w:fldCharType="end"/>
      </w:r>
      <w:r>
        <w:rPr>
          <w:noProof/>
        </w:rPr>
        <w:fldChar w:fldCharType="end"/>
      </w:r>
    </w:p>
    <w:p w14:paraId="61975CD2" w14:textId="78BE6959"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81" w:history="1">
        <w:r w:rsidR="00525F8D" w:rsidRPr="00D64259">
          <w:rPr>
            <w:rStyle w:val="Hyperlink"/>
            <w:noProof/>
          </w:rPr>
          <w:t>Figure 20: Add User - Save and Cancel</w:t>
        </w:r>
        <w:r w:rsidR="00525F8D">
          <w:rPr>
            <w:noProof/>
            <w:webHidden/>
          </w:rPr>
          <w:tab/>
        </w:r>
        <w:r w:rsidR="00525F8D">
          <w:rPr>
            <w:noProof/>
            <w:webHidden/>
          </w:rPr>
          <w:fldChar w:fldCharType="begin"/>
        </w:r>
        <w:r w:rsidR="00525F8D">
          <w:rPr>
            <w:noProof/>
            <w:webHidden/>
          </w:rPr>
          <w:instrText xml:space="preserve"> PAGEREF _Toc524380581 \h </w:instrText>
        </w:r>
        <w:r w:rsidR="00525F8D">
          <w:rPr>
            <w:noProof/>
            <w:webHidden/>
          </w:rPr>
        </w:r>
        <w:r w:rsidR="00525F8D">
          <w:rPr>
            <w:noProof/>
            <w:webHidden/>
          </w:rPr>
          <w:fldChar w:fldCharType="separate"/>
        </w:r>
        <w:r w:rsidR="00231B65">
          <w:rPr>
            <w:noProof/>
            <w:webHidden/>
          </w:rPr>
          <w:t>18</w:t>
        </w:r>
        <w:r w:rsidR="00525F8D">
          <w:rPr>
            <w:noProof/>
            <w:webHidden/>
          </w:rPr>
          <w:fldChar w:fldCharType="end"/>
        </w:r>
      </w:hyperlink>
    </w:p>
    <w:p w14:paraId="06D0CD31" w14:textId="3BDC82A7"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"_Toc524380582" </w:instrText>
      </w:r>
      <w:r>
        <w:rPr>
          <w:rStyle w:val="Hyperlink"/>
          <w:noProof/>
        </w:rPr>
        <w:fldChar w:fldCharType="separate"/>
      </w:r>
      <w:r w:rsidR="00525F8D" w:rsidRPr="00D64259">
        <w:rPr>
          <w:rStyle w:val="Hyperlink"/>
          <w:noProof/>
        </w:rPr>
        <w:t>Figure 21: Select User Roles</w:t>
      </w:r>
      <w:r w:rsidR="00525F8D">
        <w:rPr>
          <w:noProof/>
          <w:webHidden/>
        </w:rPr>
        <w:tab/>
      </w:r>
      <w:r w:rsidR="00525F8D">
        <w:rPr>
          <w:noProof/>
          <w:webHidden/>
        </w:rPr>
        <w:fldChar w:fldCharType="begin"/>
      </w:r>
      <w:r w:rsidR="00525F8D">
        <w:rPr>
          <w:noProof/>
          <w:webHidden/>
        </w:rPr>
        <w:instrText xml:space="preserve"> PAGEREF _Toc524380582 \h </w:instrText>
      </w:r>
      <w:r w:rsidR="00525F8D">
        <w:rPr>
          <w:noProof/>
          <w:webHidden/>
        </w:rPr>
      </w:r>
      <w:r w:rsidR="00525F8D">
        <w:rPr>
          <w:noProof/>
          <w:webHidden/>
        </w:rPr>
        <w:fldChar w:fldCharType="separate"/>
      </w:r>
      <w:ins w:id="357" w:author="Author">
        <w:r w:rsidR="00231B65">
          <w:rPr>
            <w:noProof/>
            <w:webHidden/>
          </w:rPr>
          <w:t>19</w:t>
        </w:r>
      </w:ins>
      <w:del w:id="358" w:author="Author">
        <w:r w:rsidR="006335D4" w:rsidDel="00231B65">
          <w:rPr>
            <w:noProof/>
            <w:webHidden/>
          </w:rPr>
          <w:delText>18</w:delText>
        </w:r>
      </w:del>
      <w:r w:rsidR="00525F8D">
        <w:rPr>
          <w:noProof/>
          <w:webHidden/>
        </w:rPr>
        <w:fldChar w:fldCharType="end"/>
      </w:r>
      <w:r>
        <w:rPr>
          <w:noProof/>
        </w:rPr>
        <w:fldChar w:fldCharType="end"/>
      </w:r>
    </w:p>
    <w:p w14:paraId="135C8FAB" w14:textId="6183BBCB"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83" w:history="1">
        <w:r w:rsidR="00525F8D" w:rsidRPr="00D64259">
          <w:rPr>
            <w:rStyle w:val="Hyperlink"/>
            <w:noProof/>
          </w:rPr>
          <w:t>Figure 22: User Management Table – Enable/Disable User</w:t>
        </w:r>
        <w:r w:rsidR="00525F8D">
          <w:rPr>
            <w:noProof/>
            <w:webHidden/>
          </w:rPr>
          <w:tab/>
        </w:r>
        <w:r w:rsidR="00525F8D">
          <w:rPr>
            <w:noProof/>
            <w:webHidden/>
          </w:rPr>
          <w:fldChar w:fldCharType="begin"/>
        </w:r>
        <w:r w:rsidR="00525F8D">
          <w:rPr>
            <w:noProof/>
            <w:webHidden/>
          </w:rPr>
          <w:instrText xml:space="preserve"> PAGEREF _Toc524380583 \h </w:instrText>
        </w:r>
        <w:r w:rsidR="00525F8D">
          <w:rPr>
            <w:noProof/>
            <w:webHidden/>
          </w:rPr>
        </w:r>
        <w:r w:rsidR="00525F8D">
          <w:rPr>
            <w:noProof/>
            <w:webHidden/>
          </w:rPr>
          <w:fldChar w:fldCharType="separate"/>
        </w:r>
        <w:r w:rsidR="00231B65">
          <w:rPr>
            <w:noProof/>
            <w:webHidden/>
          </w:rPr>
          <w:t>19</w:t>
        </w:r>
        <w:r w:rsidR="00525F8D">
          <w:rPr>
            <w:noProof/>
            <w:webHidden/>
          </w:rPr>
          <w:fldChar w:fldCharType="end"/>
        </w:r>
      </w:hyperlink>
    </w:p>
    <w:p w14:paraId="610055CE" w14:textId="15C84453"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"_Toc524380584" </w:instrText>
      </w:r>
      <w:r>
        <w:rPr>
          <w:rStyle w:val="Hyperlink"/>
          <w:noProof/>
        </w:rPr>
        <w:fldChar w:fldCharType="separate"/>
      </w:r>
      <w:r w:rsidR="00525F8D" w:rsidRPr="00D64259">
        <w:rPr>
          <w:rStyle w:val="Hyperlink"/>
          <w:noProof/>
        </w:rPr>
        <w:t>Figure 23: User Disabled</w:t>
      </w:r>
      <w:r w:rsidR="00525F8D">
        <w:rPr>
          <w:noProof/>
          <w:webHidden/>
        </w:rPr>
        <w:tab/>
      </w:r>
      <w:r w:rsidR="00525F8D">
        <w:rPr>
          <w:noProof/>
          <w:webHidden/>
        </w:rPr>
        <w:fldChar w:fldCharType="begin"/>
      </w:r>
      <w:r w:rsidR="00525F8D">
        <w:rPr>
          <w:noProof/>
          <w:webHidden/>
        </w:rPr>
        <w:instrText xml:space="preserve"> PAGEREF _Toc524380584 \h </w:instrText>
      </w:r>
      <w:r w:rsidR="00525F8D">
        <w:rPr>
          <w:noProof/>
          <w:webHidden/>
        </w:rPr>
      </w:r>
      <w:r w:rsidR="00525F8D">
        <w:rPr>
          <w:noProof/>
          <w:webHidden/>
        </w:rPr>
        <w:fldChar w:fldCharType="separate"/>
      </w:r>
      <w:ins w:id="359" w:author="Author">
        <w:r w:rsidR="00231B65">
          <w:rPr>
            <w:noProof/>
            <w:webHidden/>
          </w:rPr>
          <w:t>20</w:t>
        </w:r>
      </w:ins>
      <w:del w:id="360" w:author="Author">
        <w:r w:rsidR="006335D4" w:rsidDel="00231B65">
          <w:rPr>
            <w:noProof/>
            <w:webHidden/>
          </w:rPr>
          <w:delText>19</w:delText>
        </w:r>
      </w:del>
      <w:r w:rsidR="00525F8D">
        <w:rPr>
          <w:noProof/>
          <w:webHidden/>
        </w:rPr>
        <w:fldChar w:fldCharType="end"/>
      </w:r>
      <w:r>
        <w:rPr>
          <w:noProof/>
        </w:rPr>
        <w:fldChar w:fldCharType="end"/>
      </w:r>
    </w:p>
    <w:p w14:paraId="64E8B300" w14:textId="5E8571AF"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85" w:history="1">
        <w:r w:rsidR="00525F8D" w:rsidRPr="00D64259">
          <w:rPr>
            <w:rStyle w:val="Hyperlink"/>
            <w:noProof/>
          </w:rPr>
          <w:t>Figure 24: User Disabled Error Message</w:t>
        </w:r>
        <w:r w:rsidR="00525F8D">
          <w:rPr>
            <w:noProof/>
            <w:webHidden/>
          </w:rPr>
          <w:tab/>
        </w:r>
        <w:r w:rsidR="00525F8D">
          <w:rPr>
            <w:noProof/>
            <w:webHidden/>
          </w:rPr>
          <w:fldChar w:fldCharType="begin"/>
        </w:r>
        <w:r w:rsidR="00525F8D">
          <w:rPr>
            <w:noProof/>
            <w:webHidden/>
          </w:rPr>
          <w:instrText xml:space="preserve"> PAGEREF _Toc524380585 \h </w:instrText>
        </w:r>
        <w:r w:rsidR="00525F8D">
          <w:rPr>
            <w:noProof/>
            <w:webHidden/>
          </w:rPr>
        </w:r>
        <w:r w:rsidR="00525F8D">
          <w:rPr>
            <w:noProof/>
            <w:webHidden/>
          </w:rPr>
          <w:fldChar w:fldCharType="separate"/>
        </w:r>
        <w:r w:rsidR="00231B65">
          <w:rPr>
            <w:noProof/>
            <w:webHidden/>
          </w:rPr>
          <w:t>20</w:t>
        </w:r>
        <w:r w:rsidR="00525F8D">
          <w:rPr>
            <w:noProof/>
            <w:webHidden/>
          </w:rPr>
          <w:fldChar w:fldCharType="end"/>
        </w:r>
      </w:hyperlink>
    </w:p>
    <w:p w14:paraId="4E27E7CF" w14:textId="40673D1C"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"_Toc524380586" </w:instrText>
      </w:r>
      <w:r>
        <w:rPr>
          <w:rStyle w:val="Hyperlink"/>
          <w:noProof/>
        </w:rPr>
        <w:fldChar w:fldCharType="separate"/>
      </w:r>
      <w:r w:rsidR="00525F8D" w:rsidRPr="00D64259">
        <w:rPr>
          <w:rStyle w:val="Hyperlink"/>
          <w:noProof/>
        </w:rPr>
        <w:t>Figure 25: Narrow Search by VISN</w:t>
      </w:r>
      <w:r w:rsidR="00525F8D">
        <w:rPr>
          <w:noProof/>
          <w:webHidden/>
        </w:rPr>
        <w:tab/>
      </w:r>
      <w:r w:rsidR="00525F8D">
        <w:rPr>
          <w:noProof/>
          <w:webHidden/>
        </w:rPr>
        <w:fldChar w:fldCharType="begin"/>
      </w:r>
      <w:r w:rsidR="00525F8D">
        <w:rPr>
          <w:noProof/>
          <w:webHidden/>
        </w:rPr>
        <w:instrText xml:space="preserve"> PAGEREF _Toc524380586 \h </w:instrText>
      </w:r>
      <w:r w:rsidR="00525F8D">
        <w:rPr>
          <w:noProof/>
          <w:webHidden/>
        </w:rPr>
      </w:r>
      <w:r w:rsidR="00525F8D">
        <w:rPr>
          <w:noProof/>
          <w:webHidden/>
        </w:rPr>
        <w:fldChar w:fldCharType="separate"/>
      </w:r>
      <w:ins w:id="361" w:author="Author">
        <w:r w:rsidR="00231B65">
          <w:rPr>
            <w:noProof/>
            <w:webHidden/>
          </w:rPr>
          <w:t>21</w:t>
        </w:r>
      </w:ins>
      <w:del w:id="362" w:author="Author">
        <w:r w:rsidR="006335D4" w:rsidDel="00231B65">
          <w:rPr>
            <w:noProof/>
            <w:webHidden/>
          </w:rPr>
          <w:delText>20</w:delText>
        </w:r>
      </w:del>
      <w:r w:rsidR="00525F8D">
        <w:rPr>
          <w:noProof/>
          <w:webHidden/>
        </w:rPr>
        <w:fldChar w:fldCharType="end"/>
      </w:r>
      <w:r>
        <w:rPr>
          <w:noProof/>
        </w:rPr>
        <w:fldChar w:fldCharType="end"/>
      </w:r>
    </w:p>
    <w:p w14:paraId="6BF4BDBF" w14:textId="4629AE39"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87" w:history="1">
        <w:r w:rsidR="00525F8D" w:rsidRPr="00D64259">
          <w:rPr>
            <w:rStyle w:val="Hyperlink"/>
            <w:noProof/>
          </w:rPr>
          <w:t>Figure 26: Enable Pharmacy</w:t>
        </w:r>
        <w:r w:rsidR="00525F8D">
          <w:rPr>
            <w:noProof/>
            <w:webHidden/>
          </w:rPr>
          <w:tab/>
        </w:r>
        <w:r w:rsidR="00525F8D">
          <w:rPr>
            <w:noProof/>
            <w:webHidden/>
          </w:rPr>
          <w:fldChar w:fldCharType="begin"/>
        </w:r>
        <w:r w:rsidR="00525F8D">
          <w:rPr>
            <w:noProof/>
            <w:webHidden/>
          </w:rPr>
          <w:instrText xml:space="preserve"> PAGEREF _Toc524380587 \h </w:instrText>
        </w:r>
        <w:r w:rsidR="00525F8D">
          <w:rPr>
            <w:noProof/>
            <w:webHidden/>
          </w:rPr>
        </w:r>
        <w:r w:rsidR="00525F8D">
          <w:rPr>
            <w:noProof/>
            <w:webHidden/>
          </w:rPr>
          <w:fldChar w:fldCharType="separate"/>
        </w:r>
        <w:r w:rsidR="00231B65">
          <w:rPr>
            <w:noProof/>
            <w:webHidden/>
          </w:rPr>
          <w:t>21</w:t>
        </w:r>
        <w:r w:rsidR="00525F8D">
          <w:rPr>
            <w:noProof/>
            <w:webHidden/>
          </w:rPr>
          <w:fldChar w:fldCharType="end"/>
        </w:r>
      </w:hyperlink>
    </w:p>
    <w:p w14:paraId="27204884" w14:textId="480DAB54"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"_Toc524380588" </w:instrText>
      </w:r>
      <w:r>
        <w:rPr>
          <w:rStyle w:val="Hyperlink"/>
          <w:noProof/>
        </w:rPr>
        <w:fldChar w:fldCharType="separate"/>
      </w:r>
      <w:r w:rsidR="00525F8D" w:rsidRPr="00D64259">
        <w:rPr>
          <w:rStyle w:val="Hyperlink"/>
          <w:noProof/>
        </w:rPr>
        <w:t>Figure 27: Enrollment and Eligibility Check Enabled</w:t>
      </w:r>
      <w:r w:rsidR="00525F8D">
        <w:rPr>
          <w:noProof/>
          <w:webHidden/>
        </w:rPr>
        <w:tab/>
      </w:r>
      <w:r w:rsidR="00525F8D">
        <w:rPr>
          <w:noProof/>
          <w:webHidden/>
        </w:rPr>
        <w:fldChar w:fldCharType="begin"/>
      </w:r>
      <w:r w:rsidR="00525F8D">
        <w:rPr>
          <w:noProof/>
          <w:webHidden/>
        </w:rPr>
        <w:instrText xml:space="preserve"> PAGEREF _Toc524380588 \h </w:instrText>
      </w:r>
      <w:r w:rsidR="00525F8D">
        <w:rPr>
          <w:noProof/>
          <w:webHidden/>
        </w:rPr>
      </w:r>
      <w:r w:rsidR="00525F8D">
        <w:rPr>
          <w:noProof/>
          <w:webHidden/>
        </w:rPr>
        <w:fldChar w:fldCharType="separate"/>
      </w:r>
      <w:ins w:id="363" w:author="Author">
        <w:r w:rsidR="00231B65">
          <w:rPr>
            <w:noProof/>
            <w:webHidden/>
          </w:rPr>
          <w:t>22</w:t>
        </w:r>
      </w:ins>
      <w:del w:id="364" w:author="Author">
        <w:r w:rsidR="006335D4" w:rsidDel="00231B65">
          <w:rPr>
            <w:noProof/>
            <w:webHidden/>
          </w:rPr>
          <w:delText>21</w:delText>
        </w:r>
      </w:del>
      <w:r w:rsidR="00525F8D">
        <w:rPr>
          <w:noProof/>
          <w:webHidden/>
        </w:rPr>
        <w:fldChar w:fldCharType="end"/>
      </w:r>
      <w:r>
        <w:rPr>
          <w:noProof/>
        </w:rPr>
        <w:fldChar w:fldCharType="end"/>
      </w:r>
    </w:p>
    <w:p w14:paraId="1C8ABACF" w14:textId="4F72A190"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"_Toc524380589" </w:instrText>
      </w:r>
      <w:r>
        <w:rPr>
          <w:rStyle w:val="Hyperlink"/>
          <w:noProof/>
        </w:rPr>
        <w:fldChar w:fldCharType="separate"/>
      </w:r>
      <w:r w:rsidR="00525F8D" w:rsidRPr="00D64259">
        <w:rPr>
          <w:rStyle w:val="Hyperlink"/>
          <w:noProof/>
        </w:rPr>
        <w:t>Figure 28: Edit Pharmacy Screen</w:t>
      </w:r>
      <w:r w:rsidR="00525F8D">
        <w:rPr>
          <w:noProof/>
          <w:webHidden/>
        </w:rPr>
        <w:tab/>
      </w:r>
      <w:r w:rsidR="00525F8D">
        <w:rPr>
          <w:noProof/>
          <w:webHidden/>
        </w:rPr>
        <w:fldChar w:fldCharType="begin"/>
      </w:r>
      <w:r w:rsidR="00525F8D">
        <w:rPr>
          <w:noProof/>
          <w:webHidden/>
        </w:rPr>
        <w:instrText xml:space="preserve"> PAGEREF _Toc524380589 \h </w:instrText>
      </w:r>
      <w:r w:rsidR="00525F8D">
        <w:rPr>
          <w:noProof/>
          <w:webHidden/>
        </w:rPr>
      </w:r>
      <w:r w:rsidR="00525F8D">
        <w:rPr>
          <w:noProof/>
          <w:webHidden/>
        </w:rPr>
        <w:fldChar w:fldCharType="separate"/>
      </w:r>
      <w:ins w:id="365" w:author="Author">
        <w:r w:rsidR="00231B65">
          <w:rPr>
            <w:noProof/>
            <w:webHidden/>
          </w:rPr>
          <w:t>23</w:t>
        </w:r>
      </w:ins>
      <w:del w:id="366" w:author="Author">
        <w:r w:rsidR="006335D4" w:rsidDel="00231B65">
          <w:rPr>
            <w:noProof/>
            <w:webHidden/>
          </w:rPr>
          <w:delText>22</w:delText>
        </w:r>
      </w:del>
      <w:r w:rsidR="00525F8D">
        <w:rPr>
          <w:noProof/>
          <w:webHidden/>
        </w:rPr>
        <w:fldChar w:fldCharType="end"/>
      </w:r>
      <w:r>
        <w:rPr>
          <w:noProof/>
        </w:rPr>
        <w:fldChar w:fldCharType="end"/>
      </w:r>
    </w:p>
    <w:p w14:paraId="112D5C49" w14:textId="3358CDC1" w:rsidR="00525F8D" w:rsidRDefault="00312DA9">
      <w:pPr>
        <w:pStyle w:val="TableofFigures"/>
        <w:tabs>
          <w:tab w:val="right" w:leader="dot" w:pos="9350"/>
        </w:tabs>
        <w:rPr>
          <w:rFonts w:asciiTheme="minorHAnsi" w:eastAsiaTheme="minorEastAsia" w:hAnsiTheme="minorHAnsi" w:cstheme="minorBidi"/>
          <w:noProof/>
          <w:sz w:val="22"/>
          <w:szCs w:val="22"/>
        </w:rPr>
      </w:pPr>
      <w:hyperlink w:anchor="_Toc524380590" w:history="1">
        <w:r w:rsidR="00525F8D" w:rsidRPr="00D64259">
          <w:rPr>
            <w:rStyle w:val="Hyperlink"/>
            <w:noProof/>
          </w:rPr>
          <w:t>Figure 29: Inbound Erx Enabled Drop Down</w:t>
        </w:r>
        <w:r w:rsidR="00525F8D">
          <w:rPr>
            <w:noProof/>
            <w:webHidden/>
          </w:rPr>
          <w:tab/>
        </w:r>
        <w:r w:rsidR="00525F8D">
          <w:rPr>
            <w:noProof/>
            <w:webHidden/>
          </w:rPr>
          <w:fldChar w:fldCharType="begin"/>
        </w:r>
        <w:r w:rsidR="00525F8D">
          <w:rPr>
            <w:noProof/>
            <w:webHidden/>
          </w:rPr>
          <w:instrText xml:space="preserve"> PAGEREF _Toc524380590 \h </w:instrText>
        </w:r>
        <w:r w:rsidR="00525F8D">
          <w:rPr>
            <w:noProof/>
            <w:webHidden/>
          </w:rPr>
        </w:r>
        <w:r w:rsidR="00525F8D">
          <w:rPr>
            <w:noProof/>
            <w:webHidden/>
          </w:rPr>
          <w:fldChar w:fldCharType="separate"/>
        </w:r>
        <w:r w:rsidR="00231B65">
          <w:rPr>
            <w:noProof/>
            <w:webHidden/>
          </w:rPr>
          <w:t>23</w:t>
        </w:r>
        <w:r w:rsidR="00525F8D">
          <w:rPr>
            <w:noProof/>
            <w:webHidden/>
          </w:rPr>
          <w:fldChar w:fldCharType="end"/>
        </w:r>
      </w:hyperlink>
    </w:p>
    <w:p w14:paraId="143A2222" w14:textId="70DA41A6" w:rsidR="00525F8D" w:rsidRDefault="00312DA9">
      <w:pPr>
        <w:pStyle w:val="TableofFigures"/>
        <w:tabs>
          <w:tab w:val="right" w:leader="do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"_Toc524380591" </w:instrText>
      </w:r>
      <w:r>
        <w:rPr>
          <w:rStyle w:val="Hyperlink"/>
          <w:noProof/>
        </w:rPr>
        <w:fldChar w:fldCharType="separate"/>
      </w:r>
      <w:r w:rsidR="00525F8D" w:rsidRPr="00D64259">
        <w:rPr>
          <w:rStyle w:val="Hyperlink"/>
          <w:noProof/>
        </w:rPr>
        <w:t>Figure 30: Update Pharmacy Information</w:t>
      </w:r>
      <w:r w:rsidR="00525F8D">
        <w:rPr>
          <w:noProof/>
          <w:webHidden/>
        </w:rPr>
        <w:tab/>
      </w:r>
      <w:r w:rsidR="00525F8D">
        <w:rPr>
          <w:noProof/>
          <w:webHidden/>
        </w:rPr>
        <w:fldChar w:fldCharType="begin"/>
      </w:r>
      <w:r w:rsidR="00525F8D">
        <w:rPr>
          <w:noProof/>
          <w:webHidden/>
        </w:rPr>
        <w:instrText xml:space="preserve"> PAGEREF _Toc524380591 \h </w:instrText>
      </w:r>
      <w:r w:rsidR="00525F8D">
        <w:rPr>
          <w:noProof/>
          <w:webHidden/>
        </w:rPr>
      </w:r>
      <w:r w:rsidR="00525F8D">
        <w:rPr>
          <w:noProof/>
          <w:webHidden/>
        </w:rPr>
        <w:fldChar w:fldCharType="separate"/>
      </w:r>
      <w:ins w:id="367" w:author="Author">
        <w:r w:rsidR="00231B65">
          <w:rPr>
            <w:noProof/>
            <w:webHidden/>
          </w:rPr>
          <w:t>24</w:t>
        </w:r>
      </w:ins>
      <w:del w:id="368" w:author="Author">
        <w:r w:rsidR="006335D4" w:rsidDel="00231B65">
          <w:rPr>
            <w:noProof/>
            <w:webHidden/>
          </w:rPr>
          <w:delText>23</w:delText>
        </w:r>
      </w:del>
      <w:r w:rsidR="00525F8D">
        <w:rPr>
          <w:noProof/>
          <w:webHidden/>
        </w:rPr>
        <w:fldChar w:fldCharType="end"/>
      </w:r>
      <w:r>
        <w:rPr>
          <w:noProof/>
        </w:rPr>
        <w:fldChar w:fldCharType="end"/>
      </w:r>
    </w:p>
    <w:p w14:paraId="3D308338" w14:textId="59DA3AD7" w:rsidR="00EF4889" w:rsidRPr="00833631" w:rsidRDefault="002365B2" w:rsidP="00F43216">
      <w:pPr>
        <w:pStyle w:val="TOC1"/>
        <w:rPr>
          <w:noProof/>
        </w:rPr>
      </w:pPr>
      <w:r w:rsidRPr="00833631">
        <w:rPr>
          <w:noProof/>
          <w:color w:val="0000FF"/>
          <w:u w:val="single"/>
        </w:rPr>
        <w:fldChar w:fldCharType="end"/>
      </w:r>
    </w:p>
    <w:p w14:paraId="0926CF58" w14:textId="77777777" w:rsidR="00833631" w:rsidRPr="00833631" w:rsidRDefault="00833631" w:rsidP="00833631">
      <w:pPr>
        <w:spacing w:before="120" w:after="120"/>
        <w:jc w:val="center"/>
        <w:rPr>
          <w:rFonts w:ascii="Arial" w:hAnsi="Arial" w:cs="Arial"/>
          <w:b/>
          <w:bCs/>
          <w:color w:val="000000" w:themeColor="text1"/>
          <w:sz w:val="28"/>
          <w:szCs w:val="32"/>
        </w:rPr>
      </w:pPr>
      <w:r w:rsidRPr="00833631">
        <w:rPr>
          <w:rFonts w:ascii="Arial" w:hAnsi="Arial" w:cs="Arial"/>
          <w:b/>
          <w:bCs/>
          <w:color w:val="000000" w:themeColor="text1"/>
          <w:sz w:val="28"/>
          <w:szCs w:val="32"/>
        </w:rPr>
        <w:t>List of Tables</w:t>
      </w:r>
    </w:p>
    <w:p w14:paraId="498DB33A" w14:textId="4F9D02AA" w:rsidR="00525F8D" w:rsidRDefault="00833631">
      <w:pPr>
        <w:pStyle w:val="TableofFigures"/>
        <w:tabs>
          <w:tab w:val="right" w:pos="9350"/>
        </w:tabs>
        <w:rPr>
          <w:rFonts w:asciiTheme="minorHAnsi" w:eastAsiaTheme="minorEastAsia" w:hAnsiTheme="minorHAnsi" w:cstheme="minorBidi"/>
          <w:noProof/>
          <w:sz w:val="22"/>
          <w:szCs w:val="22"/>
        </w:rPr>
      </w:pPr>
      <w:r w:rsidRPr="00833631">
        <w:fldChar w:fldCharType="begin"/>
      </w:r>
      <w:r w:rsidRPr="00833631">
        <w:instrText xml:space="preserve"> TOC \h \z \c "Table" </w:instrText>
      </w:r>
      <w:r w:rsidRPr="00833631">
        <w:fldChar w:fldCharType="separate"/>
      </w:r>
      <w:hyperlink w:anchor="_Toc524380592" w:history="1">
        <w:r w:rsidR="00525F8D" w:rsidRPr="00F323FA">
          <w:rPr>
            <w:rStyle w:val="Hyperlink"/>
            <w:noProof/>
          </w:rPr>
          <w:t>Table 1: Inbound ePrescribing - VistA Security Keys Matrix</w:t>
        </w:r>
        <w:r w:rsidR="00525F8D">
          <w:rPr>
            <w:noProof/>
            <w:webHidden/>
          </w:rPr>
          <w:tab/>
        </w:r>
        <w:r w:rsidR="00525F8D">
          <w:rPr>
            <w:noProof/>
            <w:webHidden/>
          </w:rPr>
          <w:fldChar w:fldCharType="begin"/>
        </w:r>
        <w:r w:rsidR="00525F8D">
          <w:rPr>
            <w:noProof/>
            <w:webHidden/>
          </w:rPr>
          <w:instrText xml:space="preserve"> PAGEREF _Toc524380592 \h </w:instrText>
        </w:r>
        <w:r w:rsidR="00525F8D">
          <w:rPr>
            <w:noProof/>
            <w:webHidden/>
          </w:rPr>
        </w:r>
        <w:r w:rsidR="00525F8D">
          <w:rPr>
            <w:noProof/>
            <w:webHidden/>
          </w:rPr>
          <w:fldChar w:fldCharType="separate"/>
        </w:r>
        <w:r w:rsidR="00231B65">
          <w:rPr>
            <w:noProof/>
            <w:webHidden/>
          </w:rPr>
          <w:t>2</w:t>
        </w:r>
        <w:r w:rsidR="00525F8D">
          <w:rPr>
            <w:noProof/>
            <w:webHidden/>
          </w:rPr>
          <w:fldChar w:fldCharType="end"/>
        </w:r>
      </w:hyperlink>
    </w:p>
    <w:p w14:paraId="5C21A3BE" w14:textId="15810A9B" w:rsidR="00525F8D" w:rsidRDefault="00312DA9">
      <w:pPr>
        <w:pStyle w:val="TableofFigures"/>
        <w:tabs>
          <w:tab w:val="right" w:pos="9350"/>
        </w:tabs>
        <w:rPr>
          <w:rFonts w:asciiTheme="minorHAnsi" w:eastAsiaTheme="minorEastAsia" w:hAnsiTheme="minorHAnsi" w:cstheme="minorBidi"/>
          <w:noProof/>
          <w:sz w:val="22"/>
          <w:szCs w:val="22"/>
        </w:rPr>
      </w:pPr>
      <w:hyperlink w:anchor="_Toc524380593" w:history="1">
        <w:r w:rsidR="00525F8D" w:rsidRPr="00F323FA">
          <w:rPr>
            <w:rStyle w:val="Hyperlink"/>
            <w:noProof/>
          </w:rPr>
          <w:t>Table 2: Inbound ePrescribing Web-Based Application User Roles &amp; Capabilities</w:t>
        </w:r>
        <w:r w:rsidR="00525F8D">
          <w:rPr>
            <w:noProof/>
            <w:webHidden/>
          </w:rPr>
          <w:tab/>
        </w:r>
        <w:r w:rsidR="00525F8D">
          <w:rPr>
            <w:noProof/>
            <w:webHidden/>
          </w:rPr>
          <w:fldChar w:fldCharType="begin"/>
        </w:r>
        <w:r w:rsidR="00525F8D">
          <w:rPr>
            <w:noProof/>
            <w:webHidden/>
          </w:rPr>
          <w:instrText xml:space="preserve"> PAGEREF _Toc524380593 \h </w:instrText>
        </w:r>
        <w:r w:rsidR="00525F8D">
          <w:rPr>
            <w:noProof/>
            <w:webHidden/>
          </w:rPr>
        </w:r>
        <w:r w:rsidR="00525F8D">
          <w:rPr>
            <w:noProof/>
            <w:webHidden/>
          </w:rPr>
          <w:fldChar w:fldCharType="separate"/>
        </w:r>
        <w:r w:rsidR="00231B65">
          <w:rPr>
            <w:noProof/>
            <w:webHidden/>
          </w:rPr>
          <w:t>15</w:t>
        </w:r>
        <w:r w:rsidR="00525F8D">
          <w:rPr>
            <w:noProof/>
            <w:webHidden/>
          </w:rPr>
          <w:fldChar w:fldCharType="end"/>
        </w:r>
      </w:hyperlink>
    </w:p>
    <w:p w14:paraId="11938A8A" w14:textId="12809E66" w:rsidR="00525F8D" w:rsidRDefault="00312DA9">
      <w:pPr>
        <w:pStyle w:val="TableofFigures"/>
        <w:tabs>
          <w:tab w:val="righ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"_Toc524380594" </w:instrText>
      </w:r>
      <w:r>
        <w:rPr>
          <w:rStyle w:val="Hyperlink"/>
          <w:noProof/>
        </w:rPr>
        <w:fldChar w:fldCharType="separate"/>
      </w:r>
      <w:r w:rsidR="00525F8D" w:rsidRPr="00F323FA">
        <w:rPr>
          <w:rStyle w:val="Hyperlink"/>
          <w:noProof/>
        </w:rPr>
        <w:t>Table 3: Inbound ePrescribing Release Documents</w:t>
      </w:r>
      <w:r w:rsidR="00525F8D">
        <w:rPr>
          <w:noProof/>
          <w:webHidden/>
        </w:rPr>
        <w:tab/>
      </w:r>
      <w:r w:rsidR="00525F8D">
        <w:rPr>
          <w:noProof/>
          <w:webHidden/>
        </w:rPr>
        <w:fldChar w:fldCharType="begin"/>
      </w:r>
      <w:r w:rsidR="00525F8D">
        <w:rPr>
          <w:noProof/>
          <w:webHidden/>
        </w:rPr>
        <w:instrText xml:space="preserve"> PAGEREF _Toc524380594 \h </w:instrText>
      </w:r>
      <w:r w:rsidR="00525F8D">
        <w:rPr>
          <w:noProof/>
          <w:webHidden/>
        </w:rPr>
      </w:r>
      <w:r w:rsidR="00525F8D">
        <w:rPr>
          <w:noProof/>
          <w:webHidden/>
        </w:rPr>
        <w:fldChar w:fldCharType="separate"/>
      </w:r>
      <w:ins w:id="369" w:author="Author">
        <w:r w:rsidR="00231B65">
          <w:rPr>
            <w:noProof/>
            <w:webHidden/>
          </w:rPr>
          <w:t>26</w:t>
        </w:r>
      </w:ins>
      <w:del w:id="370" w:author="Author">
        <w:r w:rsidR="006335D4" w:rsidDel="00231B65">
          <w:rPr>
            <w:noProof/>
            <w:webHidden/>
          </w:rPr>
          <w:delText>25</w:delText>
        </w:r>
      </w:del>
      <w:r w:rsidR="00525F8D">
        <w:rPr>
          <w:noProof/>
          <w:webHidden/>
        </w:rPr>
        <w:fldChar w:fldCharType="end"/>
      </w:r>
      <w:r>
        <w:rPr>
          <w:noProof/>
        </w:rPr>
        <w:fldChar w:fldCharType="end"/>
      </w:r>
    </w:p>
    <w:p w14:paraId="643693CB" w14:textId="6B496A78" w:rsidR="00525F8D" w:rsidRDefault="00312DA9">
      <w:pPr>
        <w:pStyle w:val="TableofFigures"/>
        <w:tabs>
          <w:tab w:val="right" w:pos="935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"_Toc524380595" </w:instrText>
      </w:r>
      <w:r>
        <w:rPr>
          <w:rStyle w:val="Hyperlink"/>
          <w:noProof/>
        </w:rPr>
        <w:fldChar w:fldCharType="separate"/>
      </w:r>
      <w:r w:rsidR="00525F8D" w:rsidRPr="00F323FA">
        <w:rPr>
          <w:rStyle w:val="Hyperlink"/>
          <w:noProof/>
        </w:rPr>
        <w:t>Table 4: Software Directories</w:t>
      </w:r>
      <w:r w:rsidR="00525F8D">
        <w:rPr>
          <w:noProof/>
          <w:webHidden/>
        </w:rPr>
        <w:tab/>
      </w:r>
      <w:r w:rsidR="00525F8D">
        <w:rPr>
          <w:noProof/>
          <w:webHidden/>
        </w:rPr>
        <w:fldChar w:fldCharType="begin"/>
      </w:r>
      <w:r w:rsidR="00525F8D">
        <w:rPr>
          <w:noProof/>
          <w:webHidden/>
        </w:rPr>
        <w:instrText xml:space="preserve"> PAGEREF _Toc524380595 \h </w:instrText>
      </w:r>
      <w:r w:rsidR="00525F8D">
        <w:rPr>
          <w:noProof/>
          <w:webHidden/>
        </w:rPr>
      </w:r>
      <w:r w:rsidR="00525F8D">
        <w:rPr>
          <w:noProof/>
          <w:webHidden/>
        </w:rPr>
        <w:fldChar w:fldCharType="separate"/>
      </w:r>
      <w:ins w:id="371" w:author="Author">
        <w:r w:rsidR="00231B65">
          <w:rPr>
            <w:noProof/>
            <w:webHidden/>
          </w:rPr>
          <w:t>26</w:t>
        </w:r>
      </w:ins>
      <w:del w:id="372" w:author="Author">
        <w:r w:rsidR="006335D4" w:rsidDel="00231B65">
          <w:rPr>
            <w:noProof/>
            <w:webHidden/>
          </w:rPr>
          <w:delText>25</w:delText>
        </w:r>
      </w:del>
      <w:r w:rsidR="00525F8D">
        <w:rPr>
          <w:noProof/>
          <w:webHidden/>
        </w:rPr>
        <w:fldChar w:fldCharType="end"/>
      </w:r>
      <w:r>
        <w:rPr>
          <w:noProof/>
        </w:rPr>
        <w:fldChar w:fldCharType="end"/>
      </w:r>
    </w:p>
    <w:p w14:paraId="20A772D1" w14:textId="6CAD25BD" w:rsidR="00833631" w:rsidRPr="00833631" w:rsidRDefault="00833631" w:rsidP="00833631">
      <w:pPr>
        <w:spacing w:before="120" w:after="120"/>
        <w:rPr>
          <w:sz w:val="24"/>
        </w:rPr>
        <w:sectPr w:rsidR="00833631" w:rsidRPr="00833631" w:rsidSect="000F4F4F">
          <w:footerReference w:type="default" r:id="rId19"/>
          <w:pgSz w:w="12240" w:h="15840" w:code="1"/>
          <w:pgMar w:top="1440" w:right="1440" w:bottom="1440" w:left="1440" w:header="720" w:footer="720" w:gutter="0"/>
          <w:pgNumType w:fmt="lowerRoman" w:start="1"/>
          <w:cols w:space="720"/>
          <w:docGrid w:linePitch="360"/>
        </w:sectPr>
      </w:pPr>
      <w:r w:rsidRPr="00833631">
        <w:rPr>
          <w:sz w:val="24"/>
        </w:rPr>
        <w:fldChar w:fldCharType="end"/>
      </w:r>
    </w:p>
    <w:p w14:paraId="52EC7DC9" w14:textId="77777777" w:rsidR="00833631" w:rsidRPr="00833631" w:rsidRDefault="00833631" w:rsidP="00F8549E">
      <w:pPr>
        <w:pStyle w:val="Heading1"/>
        <w:spacing w:before="0"/>
        <w:ind w:hanging="720"/>
      </w:pPr>
      <w:bookmarkStart w:id="377" w:name="_Toc528228335"/>
      <w:r w:rsidRPr="00833631">
        <w:lastRenderedPageBreak/>
        <w:t>Implementation</w:t>
      </w:r>
      <w:bookmarkEnd w:id="377"/>
    </w:p>
    <w:p w14:paraId="3F418809" w14:textId="69021CE6" w:rsidR="009B0EFF" w:rsidRPr="00F84BD6" w:rsidRDefault="00AE5904" w:rsidP="001E197C">
      <w:pPr>
        <w:pStyle w:val="BodyText"/>
      </w:pPr>
      <w:r>
        <w:t>This document provides i</w:t>
      </w:r>
      <w:r w:rsidR="002A31DC">
        <w:t>mplementation</w:t>
      </w:r>
      <w:r>
        <w:t xml:space="preserve"> instructions for</w:t>
      </w:r>
      <w:r w:rsidR="000C4D76">
        <w:t xml:space="preserve"> </w:t>
      </w:r>
      <w:r w:rsidR="002A31DC">
        <w:t xml:space="preserve">the </w:t>
      </w:r>
      <w:r w:rsidR="00B12936" w:rsidRPr="00B12936">
        <w:t xml:space="preserve">Veterans Health Information Systems and Technology Architecture </w:t>
      </w:r>
      <w:r w:rsidR="00F637E5">
        <w:t>(</w:t>
      </w:r>
      <w:r w:rsidR="000D2702" w:rsidRPr="001D619C">
        <w:t>VistA</w:t>
      </w:r>
      <w:r w:rsidR="00F637E5">
        <w:t>)</w:t>
      </w:r>
      <w:r w:rsidR="000D2702" w:rsidRPr="001D619C">
        <w:t xml:space="preserve"> PSO*7.0*</w:t>
      </w:r>
      <w:r w:rsidR="00763596">
        <w:t>508</w:t>
      </w:r>
      <w:r w:rsidR="000D2702" w:rsidRPr="001D619C">
        <w:t xml:space="preserve"> patch </w:t>
      </w:r>
      <w:r w:rsidR="000D2702">
        <w:t>release /</w:t>
      </w:r>
      <w:r w:rsidR="002A31DC">
        <w:t>Inbound ePrescribing (IEP)</w:t>
      </w:r>
      <w:r w:rsidR="000D2702">
        <w:t>.</w:t>
      </w:r>
      <w:bookmarkStart w:id="378" w:name="_Toc403558707"/>
      <w:bookmarkStart w:id="379" w:name="_Ref426371274"/>
      <w:bookmarkStart w:id="380" w:name="_Ref426371439"/>
    </w:p>
    <w:p w14:paraId="500C8FCB" w14:textId="3DDD5A5B" w:rsidR="001D619C" w:rsidRDefault="00213945" w:rsidP="00485189">
      <w:pPr>
        <w:pStyle w:val="Heading2"/>
        <w:spacing w:before="120"/>
        <w:ind w:left="907" w:hanging="907"/>
        <w:rPr>
          <w:sz w:val="32"/>
          <w:szCs w:val="32"/>
        </w:rPr>
      </w:pPr>
      <w:bookmarkStart w:id="381" w:name="_Toc524379542"/>
      <w:bookmarkStart w:id="382" w:name="_Toc528228336"/>
      <w:r w:rsidRPr="00457F9F">
        <w:rPr>
          <w:sz w:val="32"/>
          <w:szCs w:val="32"/>
        </w:rPr>
        <w:t xml:space="preserve">VistA </w:t>
      </w:r>
      <w:r w:rsidR="001D619C" w:rsidRPr="00457F9F">
        <w:rPr>
          <w:sz w:val="32"/>
          <w:szCs w:val="32"/>
        </w:rPr>
        <w:t>PSO*7.0*</w:t>
      </w:r>
      <w:r w:rsidR="00FB6440">
        <w:rPr>
          <w:sz w:val="32"/>
          <w:szCs w:val="32"/>
        </w:rPr>
        <w:t>508</w:t>
      </w:r>
      <w:r w:rsidR="001D619C" w:rsidRPr="00457F9F">
        <w:rPr>
          <w:sz w:val="32"/>
          <w:szCs w:val="32"/>
        </w:rPr>
        <w:t xml:space="preserve"> Patch</w:t>
      </w:r>
      <w:bookmarkEnd w:id="378"/>
      <w:bookmarkEnd w:id="379"/>
      <w:bookmarkEnd w:id="380"/>
      <w:bookmarkEnd w:id="381"/>
      <w:bookmarkEnd w:id="382"/>
    </w:p>
    <w:p w14:paraId="7CBB1AD7" w14:textId="50E21F12" w:rsidR="0002198D" w:rsidRDefault="0002198D" w:rsidP="0002198D">
      <w:pPr>
        <w:pStyle w:val="BodyText"/>
      </w:pPr>
      <w:r>
        <w:t>The IEP VistA PSO*7.0*508 patch consists of data dictionaries, routines, and remote procedure calls (RPC) that facilitate the receipt and processing of an incoming electronic prescription (eR</w:t>
      </w:r>
      <w:r w:rsidRPr="00DF7886">
        <w:rPr>
          <w:vertAlign w:val="subscript"/>
        </w:rPr>
        <w:t>x</w:t>
      </w:r>
      <w:r>
        <w:t>) sent from the IEP Processing Hub down to VistA and into the eR</w:t>
      </w:r>
      <w:r w:rsidRPr="00DF7886">
        <w:rPr>
          <w:vertAlign w:val="subscript"/>
        </w:rPr>
        <w:t>x</w:t>
      </w:r>
      <w:r>
        <w:t xml:space="preserve"> Holding Queue. When the eR</w:t>
      </w:r>
      <w:r w:rsidRPr="00DF7886">
        <w:rPr>
          <w:vertAlign w:val="subscript"/>
        </w:rPr>
        <w:t>x</w:t>
      </w:r>
      <w:r>
        <w:t xml:space="preserve"> is sent from the Processing Hub down to VistA, the IEP system utilizes the NPI Institution in the OUTPATIENT SITE file (#59) to identify the correct Department of Veterans Affairs (VA) pharmacy. The VA pharmacy identified as the NPI Institution is a pointer to the INSTITUTION file (#4). The National Provider Identification (NPI) value for this NPI Institution in the INSTITUTION file (#4) is used to map the eR</w:t>
      </w:r>
      <w:r w:rsidRPr="00DF7886">
        <w:rPr>
          <w:vertAlign w:val="subscript"/>
        </w:rPr>
        <w:t>x</w:t>
      </w:r>
      <w:r>
        <w:t xml:space="preserve">. The </w:t>
      </w:r>
      <w:commentRangeStart w:id="383"/>
      <w:ins w:id="384" w:author="Author">
        <w:del w:id="385" w:author="Author">
          <w:r w:rsidR="00295135" w:rsidRPr="00295135" w:rsidDel="00554482">
            <w:delText>'</w:delText>
          </w:r>
        </w:del>
        <w:r w:rsidR="00295135" w:rsidRPr="00295135">
          <w:t>Site Parameter Enter/Edit [PSO SITE PARAMETERS]</w:t>
        </w:r>
        <w:del w:id="386" w:author="Author">
          <w:r w:rsidR="00295135" w:rsidRPr="00295135" w:rsidDel="00554482">
            <w:delText>'</w:delText>
          </w:r>
        </w:del>
        <w:r w:rsidR="00295135">
          <w:t xml:space="preserve"> </w:t>
        </w:r>
      </w:ins>
      <w:del w:id="387" w:author="Author">
        <w:r w:rsidDel="00295135">
          <w:delText xml:space="preserve">PSO SITE PARAMETERS </w:delText>
        </w:r>
      </w:del>
      <w:r>
        <w:t xml:space="preserve">option </w:t>
      </w:r>
      <w:commentRangeEnd w:id="383"/>
      <w:r w:rsidR="00295135">
        <w:rPr>
          <w:rStyle w:val="CommentReference"/>
        </w:rPr>
        <w:commentReference w:id="383"/>
      </w:r>
      <w:r>
        <w:t>allows update of the value for ERX DEFAULT LOOK BACK DAYS (field #10.2), in OUTPATIENT SITE file (#59), as required by the site.</w:t>
      </w:r>
    </w:p>
    <w:p w14:paraId="6FE02A19" w14:textId="3101B147" w:rsidR="0002198D" w:rsidRPr="0002198D" w:rsidRDefault="0002198D" w:rsidP="0002198D">
      <w:pPr>
        <w:pStyle w:val="BodyText"/>
      </w:pPr>
      <w:r>
        <w:t>The steps required for full implementation are listed. However, this document is limited to the technical changes required for implementation. Please refer to the Inbound ePrescribing User Guide in the VA Software Document Library (VDL) for more information on the VistA eR</w:t>
      </w:r>
      <w:r w:rsidRPr="00DF7886">
        <w:rPr>
          <w:vertAlign w:val="subscript"/>
        </w:rPr>
        <w:t>x</w:t>
      </w:r>
      <w:r>
        <w:t xml:space="preserve"> Holding Queue functionality and other eR</w:t>
      </w:r>
      <w:r w:rsidRPr="00DF7886">
        <w:rPr>
          <w:vertAlign w:val="subscript"/>
        </w:rPr>
        <w:t>x</w:t>
      </w:r>
      <w:r>
        <w:t xml:space="preserve"> user functions.</w:t>
      </w:r>
    </w:p>
    <w:p w14:paraId="2D917A53" w14:textId="3FE3F4E5" w:rsidR="0002198D" w:rsidRDefault="0002198D" w:rsidP="00522E06">
      <w:pPr>
        <w:pStyle w:val="Heading3"/>
      </w:pPr>
      <w:bookmarkStart w:id="388" w:name="_Toc524379543"/>
      <w:bookmarkStart w:id="389" w:name="_Toc528228337"/>
      <w:bookmarkStart w:id="390" w:name="_Hlk524376597"/>
      <w:bookmarkStart w:id="391" w:name="_Hlk524375785"/>
      <w:r>
        <w:t>Install VistA Patch</w:t>
      </w:r>
      <w:bookmarkEnd w:id="388"/>
      <w:bookmarkEnd w:id="389"/>
    </w:p>
    <w:bookmarkEnd w:id="390"/>
    <w:p w14:paraId="17DA4AB8" w14:textId="09E8E349" w:rsidR="00522E06" w:rsidRPr="0035609B" w:rsidRDefault="00522E06" w:rsidP="00522E06">
      <w:pPr>
        <w:pStyle w:val="BodyText"/>
        <w:rPr>
          <w:szCs w:val="24"/>
        </w:rPr>
      </w:pPr>
      <w:r>
        <w:t>Once</w:t>
      </w:r>
      <w:r w:rsidRPr="00522E06">
        <w:rPr>
          <w:szCs w:val="24"/>
        </w:rPr>
        <w:t xml:space="preserve"> </w:t>
      </w:r>
      <w:r w:rsidRPr="0035609B">
        <w:rPr>
          <w:szCs w:val="24"/>
        </w:rPr>
        <w:t xml:space="preserve">the patch is received </w:t>
      </w:r>
      <w:r>
        <w:rPr>
          <w:szCs w:val="24"/>
        </w:rPr>
        <w:t xml:space="preserve">from </w:t>
      </w:r>
      <w:r w:rsidRPr="0035609B">
        <w:rPr>
          <w:szCs w:val="24"/>
        </w:rPr>
        <w:t xml:space="preserve">Forum for National Deployment the </w:t>
      </w:r>
      <w:r>
        <w:rPr>
          <w:szCs w:val="24"/>
        </w:rPr>
        <w:t xml:space="preserve">local </w:t>
      </w:r>
      <w:r w:rsidRPr="0035609B">
        <w:rPr>
          <w:szCs w:val="24"/>
        </w:rPr>
        <w:t xml:space="preserve">Site IT </w:t>
      </w:r>
      <w:r>
        <w:rPr>
          <w:szCs w:val="24"/>
        </w:rPr>
        <w:t>A</w:t>
      </w:r>
      <w:r w:rsidRPr="0035609B">
        <w:rPr>
          <w:szCs w:val="24"/>
        </w:rPr>
        <w:t>dministrator for each Pharmacy site will need to install the PSO*7.0*</w:t>
      </w:r>
      <w:r>
        <w:rPr>
          <w:szCs w:val="24"/>
        </w:rPr>
        <w:t>508</w:t>
      </w:r>
      <w:r w:rsidRPr="0035609B">
        <w:rPr>
          <w:szCs w:val="24"/>
        </w:rPr>
        <w:t xml:space="preserve"> patch.</w:t>
      </w:r>
    </w:p>
    <w:p w14:paraId="2C713762" w14:textId="38AFE39F" w:rsidR="00522E06" w:rsidRDefault="00522E06" w:rsidP="00522E06">
      <w:pPr>
        <w:pStyle w:val="BodyTextNumbered1"/>
        <w:rPr>
          <w:ins w:id="392" w:author="Author"/>
        </w:rPr>
      </w:pPr>
      <w:r w:rsidRPr="0035609B">
        <w:t>Install VistA Patch PSO*7.0*</w:t>
      </w:r>
      <w:r>
        <w:t>508</w:t>
      </w:r>
      <w:r w:rsidRPr="0035609B">
        <w:t xml:space="preserve"> – For detailed instructions, refer to </w:t>
      </w:r>
      <w:r w:rsidRPr="00080B36">
        <w:t>Installation Guide - In</w:t>
      </w:r>
      <w:r>
        <w:t>bound ePrescribing (PSO*7*0*p508).</w:t>
      </w:r>
    </w:p>
    <w:p w14:paraId="4EBC26A0" w14:textId="59E9F80A" w:rsidR="00BD2816" w:rsidRDefault="00BD2816" w:rsidP="00522E06">
      <w:pPr>
        <w:pStyle w:val="BodyTextNumbered1"/>
      </w:pPr>
      <w:ins w:id="393" w:author="Author">
        <w:r>
          <w:t xml:space="preserve">See Pre-Installation Instructions for sites configured and </w:t>
        </w:r>
        <w:r w:rsidR="001E2678">
          <w:t xml:space="preserve">running </w:t>
        </w:r>
        <w:r>
          <w:t>PSO*7.0*508.</w:t>
        </w:r>
      </w:ins>
    </w:p>
    <w:p w14:paraId="0E666978" w14:textId="77777777" w:rsidR="00522E06" w:rsidRPr="00EB3C0E" w:rsidRDefault="00522E06" w:rsidP="00522E06">
      <w:pPr>
        <w:pStyle w:val="BodyTextNumbered1"/>
      </w:pPr>
      <w:r w:rsidRPr="00B51491">
        <w:rPr>
          <w:szCs w:val="24"/>
        </w:rPr>
        <w:t>Validate that the Inbound eR</w:t>
      </w:r>
      <w:r w:rsidRPr="00B51491">
        <w:rPr>
          <w:szCs w:val="24"/>
          <w:vertAlign w:val="subscript"/>
        </w:rPr>
        <w:t>x</w:t>
      </w:r>
      <w:r w:rsidRPr="00B51491">
        <w:rPr>
          <w:szCs w:val="24"/>
        </w:rPr>
        <w:t xml:space="preserve"> patch was installed successfully.</w:t>
      </w:r>
    </w:p>
    <w:p w14:paraId="54823108" w14:textId="7FAE6D41" w:rsidR="00522E06" w:rsidRDefault="00522E06" w:rsidP="00522E06">
      <w:pPr>
        <w:pStyle w:val="Heading3"/>
      </w:pPr>
      <w:bookmarkStart w:id="394" w:name="_Toc524379544"/>
      <w:bookmarkStart w:id="395" w:name="_Toc528228338"/>
      <w:bookmarkStart w:id="396" w:name="_Hlk9593131"/>
      <w:r>
        <w:t>Training</w:t>
      </w:r>
      <w:bookmarkEnd w:id="394"/>
      <w:bookmarkEnd w:id="395"/>
    </w:p>
    <w:p w14:paraId="0A1C50AF" w14:textId="77777777" w:rsidR="00522E06" w:rsidRDefault="00522E06" w:rsidP="00522E06">
      <w:pPr>
        <w:pStyle w:val="BodyText"/>
      </w:pPr>
      <w:r w:rsidRPr="00460AA0">
        <w:t>Once the Pharmacy Manager has decided that their site will be processing</w:t>
      </w:r>
      <w:r>
        <w:t xml:space="preserve"> live </w:t>
      </w:r>
      <w:r w:rsidRPr="00832139">
        <w:rPr>
          <w:szCs w:val="24"/>
        </w:rPr>
        <w:t>eR</w:t>
      </w:r>
      <w:r w:rsidRPr="00832139">
        <w:rPr>
          <w:szCs w:val="24"/>
          <w:vertAlign w:val="subscript"/>
        </w:rPr>
        <w:t>x</w:t>
      </w:r>
      <w:r w:rsidRPr="00832139">
        <w:rPr>
          <w:szCs w:val="24"/>
        </w:rPr>
        <w:t>s</w:t>
      </w:r>
      <w:r w:rsidRPr="00460AA0">
        <w:t xml:space="preserve"> they need to first ensure that their pharmacists/users have been trained on usin</w:t>
      </w:r>
      <w:r>
        <w:t>g the ePrescribing application.</w:t>
      </w:r>
    </w:p>
    <w:p w14:paraId="7B500F08" w14:textId="1C559AFF" w:rsidR="00522E06" w:rsidRPr="00682AB7" w:rsidRDefault="00522E06" w:rsidP="00522E06">
      <w:pPr>
        <w:spacing w:before="120" w:after="120"/>
        <w:rPr>
          <w:rStyle w:val="BodyTextChar"/>
        </w:rPr>
      </w:pPr>
      <w:r w:rsidRPr="00682AB7">
        <w:rPr>
          <w:rStyle w:val="BodyTextChar"/>
        </w:rPr>
        <w:t xml:space="preserve">To train the end users on using the application, refer to </w:t>
      </w:r>
      <w:r w:rsidRPr="00EC4BBA">
        <w:rPr>
          <w:rStyle w:val="BodyTextChar"/>
          <w:i/>
        </w:rPr>
        <w:t>Training Material</w:t>
      </w:r>
      <w:r w:rsidRPr="00682AB7">
        <w:rPr>
          <w:rStyle w:val="BodyTextChar"/>
        </w:rPr>
        <w:t xml:space="preserve"> at </w:t>
      </w:r>
      <w:r w:rsidR="00312DA9">
        <w:rPr>
          <w:rStyle w:val="Hyperlink"/>
          <w:rFonts w:ascii="Times New Roman" w:hAnsi="Times New Roman"/>
          <w:sz w:val="24"/>
          <w:szCs w:val="24"/>
        </w:rPr>
        <w:fldChar w:fldCharType="begin"/>
      </w:r>
      <w:ins w:id="397" w:author="Author">
        <w:r w:rsidR="00312DA9">
          <w:rPr>
            <w:rStyle w:val="Hyperlink"/>
            <w:rFonts w:ascii="Times New Roman" w:hAnsi="Times New Roman"/>
            <w:sz w:val="24"/>
            <w:szCs w:val="24"/>
          </w:rPr>
          <w:instrText>HYPERLINK "https://dvagov.sharepoint.com/sites/OITEPMOPRE/PRE_Inb_eRx/v3%20Shared%20Documents/Forms/AllItems.aspx?viewpath=%2Fsites%2FOITEPMOPRE%2FPRE%5FInb%5FeRx%2Fv3%20Shared%20Documents%2FForms%2FAllItems%2Easpx&amp;id=%2Fsites%2FOITEPMOPRE%2FPRE%5FInb%5FeRx%2Fv3%20Shared%20Documents%2FTraining%20Materials" \o "Inbound ePrescribing (IEP) Training Materials URL"</w:instrText>
        </w:r>
      </w:ins>
      <w:del w:id="398" w:author="Author">
        <w:r w:rsidR="00312DA9" w:rsidDel="00312DA9">
          <w:rPr>
            <w:rStyle w:val="Hyperlink"/>
            <w:rFonts w:ascii="Times New Roman" w:hAnsi="Times New Roman"/>
            <w:sz w:val="24"/>
            <w:szCs w:val="24"/>
          </w:rPr>
          <w:delInstrText xml:space="preserve"> HYPERLINK "https://vaww.oed.portal.va.gov/projects/pre/PRE_Inb_eRx/v3%20Shared%20Documents/Forms/AllItems.aspx?RootFolder=%2Fprojects%2Fpre%2FPRE%5FInb%5FeRx%2Fv3%20Shared%20Documents%2FTraining%20Materials&amp;FolderCTID=0x012000DEABCAB27B973441B430D325E94CE2E3&amp;View=%7BB4C7502D%2D86B3%2D4F81%2D9B12%2DC7BC8584DA54%7D" \o "Inbound ePrescribing (IEP) Training Materials URL" </w:delInstrText>
        </w:r>
      </w:del>
      <w:ins w:id="399" w:author="Author">
        <w:r w:rsidR="00312DA9">
          <w:rPr>
            <w:rStyle w:val="Hyperlink"/>
            <w:rFonts w:ascii="Times New Roman" w:hAnsi="Times New Roman"/>
            <w:sz w:val="24"/>
            <w:szCs w:val="24"/>
          </w:rPr>
        </w:r>
      </w:ins>
      <w:r w:rsidR="00312DA9">
        <w:rPr>
          <w:rStyle w:val="Hyperlink"/>
          <w:rFonts w:ascii="Times New Roman" w:hAnsi="Times New Roman"/>
          <w:sz w:val="24"/>
          <w:szCs w:val="24"/>
        </w:rPr>
        <w:fldChar w:fldCharType="separate"/>
      </w:r>
      <w:r>
        <w:rPr>
          <w:rStyle w:val="Hyperlink"/>
          <w:rFonts w:ascii="Times New Roman" w:hAnsi="Times New Roman"/>
          <w:sz w:val="24"/>
          <w:szCs w:val="24"/>
        </w:rPr>
        <w:t>Inbound ePrescribing (IEP) Training Materials</w:t>
      </w:r>
      <w:r w:rsidR="00312DA9">
        <w:rPr>
          <w:rStyle w:val="Hyperlink"/>
          <w:rFonts w:ascii="Times New Roman" w:hAnsi="Times New Roman"/>
          <w:sz w:val="24"/>
          <w:szCs w:val="24"/>
        </w:rPr>
        <w:fldChar w:fldCharType="end"/>
      </w:r>
      <w:r w:rsidRPr="00460AA0">
        <w:rPr>
          <w:szCs w:val="24"/>
        </w:rPr>
        <w:t>.</w:t>
      </w:r>
    </w:p>
    <w:p w14:paraId="15A76531" w14:textId="57799A44" w:rsidR="00522E06" w:rsidRDefault="00522E06" w:rsidP="00522E06">
      <w:pPr>
        <w:pStyle w:val="Heading3"/>
      </w:pPr>
      <w:bookmarkStart w:id="400" w:name="_Toc524379545"/>
      <w:bookmarkStart w:id="401" w:name="_Toc528228339"/>
      <w:bookmarkEnd w:id="396"/>
      <w:r>
        <w:t xml:space="preserve">Assign </w:t>
      </w:r>
      <w:r w:rsidRPr="00522E06">
        <w:t>Security Keys in VistA to eR</w:t>
      </w:r>
      <w:r w:rsidRPr="00DF7886">
        <w:rPr>
          <w:vertAlign w:val="subscript"/>
        </w:rPr>
        <w:t>x</w:t>
      </w:r>
      <w:r w:rsidRPr="00522E06">
        <w:t xml:space="preserve"> Holding Queue Users</w:t>
      </w:r>
      <w:bookmarkEnd w:id="400"/>
      <w:bookmarkEnd w:id="401"/>
    </w:p>
    <w:p w14:paraId="04736479" w14:textId="273E2E6A" w:rsidR="00114C18" w:rsidRDefault="00114C18" w:rsidP="00682AB7">
      <w:pPr>
        <w:pStyle w:val="BodyText"/>
      </w:pPr>
      <w:bookmarkStart w:id="402" w:name="_Toc403558708"/>
      <w:bookmarkStart w:id="403" w:name="_Ref426371400"/>
      <w:bookmarkStart w:id="404" w:name="_Ref426371464"/>
      <w:bookmarkStart w:id="405" w:name="_Ref426371475"/>
      <w:bookmarkEnd w:id="391"/>
      <w:r w:rsidRPr="00EC3E25">
        <w:t xml:space="preserve">Assign keys for users who need access </w:t>
      </w:r>
      <w:r w:rsidRPr="00C751B2">
        <w:t>to the VistA eR</w:t>
      </w:r>
      <w:r w:rsidRPr="00C751B2">
        <w:rPr>
          <w:vertAlign w:val="subscript"/>
        </w:rPr>
        <w:t>x</w:t>
      </w:r>
      <w:r w:rsidRPr="00C751B2">
        <w:t xml:space="preserve"> Holding </w:t>
      </w:r>
      <w:r>
        <w:t>Queue</w:t>
      </w:r>
      <w:r w:rsidR="00682AB7">
        <w:t>.</w:t>
      </w:r>
    </w:p>
    <w:p w14:paraId="085D1876" w14:textId="77777777" w:rsidR="00682AB7" w:rsidRPr="00682AB7" w:rsidRDefault="00682AB7" w:rsidP="00682AB7">
      <w:pPr>
        <w:pStyle w:val="Note"/>
        <w:spacing w:line="240" w:lineRule="auto"/>
        <w:rPr>
          <w:sz w:val="24"/>
          <w:szCs w:val="24"/>
        </w:rPr>
      </w:pPr>
      <w:r w:rsidRPr="00682AB7">
        <w:rPr>
          <w:b/>
          <w:sz w:val="24"/>
          <w:szCs w:val="24"/>
        </w:rPr>
        <w:t>NOTE:</w:t>
      </w:r>
      <w:r w:rsidRPr="00682AB7">
        <w:rPr>
          <w:sz w:val="24"/>
          <w:szCs w:val="24"/>
        </w:rPr>
        <w:t xml:space="preserve"> Only one (1) security key should be assigned to a user. Users will only be able to use options based on the lowest available key.</w:t>
      </w:r>
    </w:p>
    <w:p w14:paraId="54C99415" w14:textId="40E5EE13" w:rsidR="00114C18" w:rsidRPr="00863A44" w:rsidRDefault="00114C18" w:rsidP="00522E06">
      <w:pPr>
        <w:pStyle w:val="Heading4"/>
        <w:ind w:hanging="1080"/>
        <w:rPr>
          <w:bCs/>
          <w:iCs/>
        </w:rPr>
      </w:pPr>
      <w:bookmarkStart w:id="406" w:name="_Toc524379546"/>
      <w:bookmarkStart w:id="407" w:name="_Toc528228340"/>
      <w:bookmarkStart w:id="408" w:name="_Hlk524371706"/>
      <w:r w:rsidRPr="00862C58">
        <w:lastRenderedPageBreak/>
        <w:t>VistA Security Keys for accessing eR</w:t>
      </w:r>
      <w:r w:rsidRPr="00863A44">
        <w:rPr>
          <w:vertAlign w:val="subscript"/>
        </w:rPr>
        <w:t>x</w:t>
      </w:r>
      <w:r w:rsidRPr="00485189">
        <w:t xml:space="preserve"> Holding Queue</w:t>
      </w:r>
      <w:bookmarkEnd w:id="406"/>
      <w:bookmarkEnd w:id="407"/>
    </w:p>
    <w:bookmarkEnd w:id="408"/>
    <w:p w14:paraId="5442BFDF" w14:textId="77777777" w:rsidR="00114C18" w:rsidRDefault="00114C18" w:rsidP="00682AB7">
      <w:pPr>
        <w:pStyle w:val="BodyText"/>
      </w:pPr>
      <w:r w:rsidRPr="00EC3E25">
        <w:t>The following keys are available:</w:t>
      </w:r>
    </w:p>
    <w:p w14:paraId="1FC7AA7A" w14:textId="404D35F8" w:rsidR="00114C18" w:rsidRDefault="00114C18" w:rsidP="00DF7886">
      <w:pPr>
        <w:pStyle w:val="BodyTextBullet"/>
        <w:ind w:left="720"/>
      </w:pPr>
      <w:r>
        <w:rPr>
          <w:b/>
        </w:rPr>
        <w:t>PSD</w:t>
      </w:r>
      <w:r w:rsidRPr="00E605F3">
        <w:rPr>
          <w:b/>
        </w:rPr>
        <w:t>RPH</w:t>
      </w:r>
      <w:r w:rsidRPr="00512739">
        <w:rPr>
          <w:b/>
        </w:rPr>
        <w:t>:</w:t>
      </w:r>
      <w:r>
        <w:t xml:space="preserve"> Validate Patient </w:t>
      </w:r>
      <w:r w:rsidR="00483971">
        <w:t>(</w:t>
      </w:r>
      <w:r>
        <w:t>VP</w:t>
      </w:r>
      <w:r w:rsidR="00483971">
        <w:t>)</w:t>
      </w:r>
      <w:r>
        <w:t xml:space="preserve">, Validate Provider </w:t>
      </w:r>
      <w:r w:rsidR="00483971">
        <w:t>(</w:t>
      </w:r>
      <w:r>
        <w:t>VM</w:t>
      </w:r>
      <w:r w:rsidR="00483971">
        <w:t>)</w:t>
      </w:r>
      <w:r>
        <w:t xml:space="preserve">, Validate Drug/SIG </w:t>
      </w:r>
      <w:r w:rsidR="00B43810">
        <w:t>(</w:t>
      </w:r>
      <w:r>
        <w:t>VD</w:t>
      </w:r>
      <w:r w:rsidR="00B43810">
        <w:t>)</w:t>
      </w:r>
      <w:r>
        <w:t xml:space="preserve">, Accept Validation </w:t>
      </w:r>
      <w:r w:rsidR="00B43810">
        <w:t>(</w:t>
      </w:r>
      <w:r>
        <w:t>AV</w:t>
      </w:r>
      <w:r w:rsidR="00B43810">
        <w:t>)</w:t>
      </w:r>
      <w:r>
        <w:t>, Accept eR</w:t>
      </w:r>
      <w:r w:rsidRPr="001F42E3">
        <w:rPr>
          <w:vertAlign w:val="subscript"/>
        </w:rPr>
        <w:t>x</w:t>
      </w:r>
      <w:r w:rsidR="002C3296">
        <w:t xml:space="preserve"> </w:t>
      </w:r>
      <w:r w:rsidR="00B43810">
        <w:t>(</w:t>
      </w:r>
      <w:r w:rsidR="002C3296">
        <w:t>AC</w:t>
      </w:r>
      <w:r w:rsidR="00B43810">
        <w:t>)</w:t>
      </w:r>
      <w:r w:rsidR="002C3296">
        <w:t xml:space="preserve">, </w:t>
      </w:r>
      <w:r>
        <w:t xml:space="preserve">Reject </w:t>
      </w:r>
      <w:r w:rsidR="00B43810">
        <w:t>(</w:t>
      </w:r>
      <w:r>
        <w:t>RJ</w:t>
      </w:r>
      <w:r w:rsidR="00B43810">
        <w:t>)</w:t>
      </w:r>
      <w:r>
        <w:t xml:space="preserve">, Remove </w:t>
      </w:r>
      <w:r w:rsidR="00B43810">
        <w:t>(</w:t>
      </w:r>
      <w:r>
        <w:t>RM</w:t>
      </w:r>
      <w:r w:rsidR="00B43810">
        <w:t>)</w:t>
      </w:r>
      <w:r>
        <w:t xml:space="preserve">, Hold </w:t>
      </w:r>
      <w:r w:rsidR="00B43810">
        <w:t>(</w:t>
      </w:r>
      <w:r>
        <w:t>H</w:t>
      </w:r>
      <w:r w:rsidR="00B43810">
        <w:t>)</w:t>
      </w:r>
      <w:r>
        <w:t xml:space="preserve">, Un-Hold </w:t>
      </w:r>
      <w:r w:rsidR="00B43810">
        <w:t>(</w:t>
      </w:r>
      <w:r>
        <w:t>UH</w:t>
      </w:r>
      <w:r w:rsidR="00B43810">
        <w:t>)</w:t>
      </w:r>
      <w:r>
        <w:t xml:space="preserve">, Search/Sort, </w:t>
      </w:r>
      <w:r w:rsidRPr="00E605F3">
        <w:t>Print</w:t>
      </w:r>
      <w:r w:rsidR="00A91761">
        <w:t xml:space="preserve">, </w:t>
      </w:r>
      <w:r w:rsidR="00A91761" w:rsidRPr="00A91761">
        <w:t>Message View</w:t>
      </w:r>
      <w:r w:rsidR="00A91761">
        <w:t xml:space="preserve"> (MV), </w:t>
      </w:r>
      <w:r w:rsidR="00900242">
        <w:t>Acknowledge (ACK)</w:t>
      </w:r>
      <w:r w:rsidR="00A91761" w:rsidRPr="00A91761">
        <w:t xml:space="preserve"> – Refill Response</w:t>
      </w:r>
      <w:r w:rsidR="00A91761">
        <w:t xml:space="preserve">, </w:t>
      </w:r>
      <w:r w:rsidR="001858F5" w:rsidRPr="001858F5">
        <w:t>Refill Request (OP)</w:t>
      </w:r>
      <w:r w:rsidR="001858F5">
        <w:t xml:space="preserve">, </w:t>
      </w:r>
      <w:r w:rsidR="00900242">
        <w:t>Acknowledge (ACK)</w:t>
      </w:r>
      <w:r w:rsidR="001858F5" w:rsidRPr="001858F5">
        <w:t xml:space="preserve"> – Rx Cancel</w:t>
      </w:r>
      <w:r w:rsidR="001858F5">
        <w:t xml:space="preserve">, </w:t>
      </w:r>
      <w:r w:rsidR="007138E9" w:rsidRPr="007138E9">
        <w:t xml:space="preserve">Acknowledge </w:t>
      </w:r>
      <w:r w:rsidR="00C12681">
        <w:t>(ACK)</w:t>
      </w:r>
      <w:r w:rsidR="001858F5" w:rsidRPr="001858F5">
        <w:t xml:space="preserve"> – Inbound Refill Error</w:t>
      </w:r>
      <w:r w:rsidR="00C12681">
        <w:t>.</w:t>
      </w:r>
    </w:p>
    <w:p w14:paraId="3589E219" w14:textId="77777777" w:rsidR="00682AB7" w:rsidRPr="00862C58" w:rsidRDefault="00682AB7" w:rsidP="00862C58">
      <w:pPr>
        <w:pStyle w:val="Note"/>
        <w:spacing w:line="240" w:lineRule="auto"/>
        <w:rPr>
          <w:sz w:val="24"/>
          <w:szCs w:val="24"/>
        </w:rPr>
      </w:pPr>
      <w:r w:rsidRPr="00862C58">
        <w:rPr>
          <w:b/>
          <w:sz w:val="24"/>
          <w:szCs w:val="24"/>
        </w:rPr>
        <w:t>NOTE:</w:t>
      </w:r>
      <w:r w:rsidRPr="00862C58">
        <w:rPr>
          <w:sz w:val="24"/>
          <w:szCs w:val="24"/>
        </w:rPr>
        <w:t xml:space="preserve"> PSDRPH key is assigned to Pharmacists only. Most Pharmacists may already have been allocated this key, and therefore no additional action is required for these users.</w:t>
      </w:r>
    </w:p>
    <w:p w14:paraId="49E3C357" w14:textId="6042192D" w:rsidR="00114C18" w:rsidRPr="00E605F3" w:rsidRDefault="00114C18" w:rsidP="00DF7886">
      <w:pPr>
        <w:pStyle w:val="BodyTextBullet"/>
        <w:ind w:left="720"/>
      </w:pPr>
      <w:r w:rsidRPr="00E605F3">
        <w:rPr>
          <w:b/>
        </w:rPr>
        <w:t xml:space="preserve">PSO </w:t>
      </w:r>
      <w:r>
        <w:rPr>
          <w:b/>
        </w:rPr>
        <w:t>ERX</w:t>
      </w:r>
      <w:r w:rsidRPr="00E605F3">
        <w:rPr>
          <w:b/>
        </w:rPr>
        <w:t xml:space="preserve"> ADV TECH</w:t>
      </w:r>
      <w:r w:rsidRPr="00512739">
        <w:rPr>
          <w:b/>
        </w:rPr>
        <w:t>:</w:t>
      </w:r>
      <w:r>
        <w:t xml:space="preserve"> Validate Patient </w:t>
      </w:r>
      <w:r w:rsidR="009E7EE6">
        <w:t>(</w:t>
      </w:r>
      <w:r>
        <w:t>VP</w:t>
      </w:r>
      <w:r w:rsidR="009E7EE6">
        <w:t>)</w:t>
      </w:r>
      <w:r>
        <w:t xml:space="preserve">, Validate Provider </w:t>
      </w:r>
      <w:r w:rsidR="009E7EE6">
        <w:t>(</w:t>
      </w:r>
      <w:r>
        <w:t>VM</w:t>
      </w:r>
      <w:r w:rsidR="009E7EE6">
        <w:t>)</w:t>
      </w:r>
      <w:r>
        <w:t xml:space="preserve">, Validate Drug/SIG </w:t>
      </w:r>
      <w:r w:rsidR="009E7EE6">
        <w:t>(</w:t>
      </w:r>
      <w:r>
        <w:t>VD</w:t>
      </w:r>
      <w:r w:rsidR="009E7EE6">
        <w:t>)</w:t>
      </w:r>
      <w:r>
        <w:t xml:space="preserve">, Accept Validation </w:t>
      </w:r>
      <w:r w:rsidR="009E7EE6">
        <w:t>(</w:t>
      </w:r>
      <w:r>
        <w:t>AV</w:t>
      </w:r>
      <w:r w:rsidR="009E7EE6">
        <w:t>)</w:t>
      </w:r>
      <w:r>
        <w:t xml:space="preserve">, Reject </w:t>
      </w:r>
      <w:r w:rsidR="009E7EE6">
        <w:t>(</w:t>
      </w:r>
      <w:r>
        <w:t>RJ</w:t>
      </w:r>
      <w:r w:rsidR="009E7EE6">
        <w:t>)</w:t>
      </w:r>
      <w:r>
        <w:t xml:space="preserve">, Remove </w:t>
      </w:r>
      <w:r w:rsidR="009E7EE6">
        <w:t>(</w:t>
      </w:r>
      <w:r>
        <w:t>RM</w:t>
      </w:r>
      <w:r w:rsidR="009E7EE6">
        <w:t>)</w:t>
      </w:r>
      <w:r>
        <w:t xml:space="preserve">, Hold </w:t>
      </w:r>
      <w:r w:rsidR="009E7EE6">
        <w:t>(</w:t>
      </w:r>
      <w:r>
        <w:t>H</w:t>
      </w:r>
      <w:r w:rsidR="009E7EE6">
        <w:t>)</w:t>
      </w:r>
      <w:r>
        <w:t xml:space="preserve">, Un-Hold </w:t>
      </w:r>
      <w:r w:rsidR="009E7EE6">
        <w:t>(</w:t>
      </w:r>
      <w:r>
        <w:t>UH</w:t>
      </w:r>
      <w:r w:rsidR="009E7EE6">
        <w:t>)</w:t>
      </w:r>
      <w:r>
        <w:t xml:space="preserve">, Search/Sort, </w:t>
      </w:r>
      <w:r w:rsidRPr="00E605F3">
        <w:t>Print</w:t>
      </w:r>
      <w:r w:rsidR="001E50F6">
        <w:t xml:space="preserve">, </w:t>
      </w:r>
      <w:r w:rsidR="001E50F6" w:rsidRPr="001E50F6">
        <w:t xml:space="preserve">Message View (MV), Acknowledge (ACK) – Refill Response, Refill Request (OP), Acknowledge (ACK) – Rx Cancel, </w:t>
      </w:r>
      <w:r w:rsidR="008E4255">
        <w:t>Acknowledge (ACK)</w:t>
      </w:r>
      <w:r w:rsidR="001E50F6" w:rsidRPr="001E50F6">
        <w:t xml:space="preserve"> – Inbound Refill Error</w:t>
      </w:r>
    </w:p>
    <w:p w14:paraId="41C9C336" w14:textId="4D336469" w:rsidR="00114C18" w:rsidRPr="00E605F3" w:rsidRDefault="00114C18" w:rsidP="00DF7886">
      <w:pPr>
        <w:pStyle w:val="BodyTextBullet"/>
        <w:ind w:left="720"/>
      </w:pPr>
      <w:r w:rsidRPr="00E605F3">
        <w:rPr>
          <w:b/>
        </w:rPr>
        <w:t xml:space="preserve">PSO </w:t>
      </w:r>
      <w:r>
        <w:rPr>
          <w:b/>
        </w:rPr>
        <w:t>ERX</w:t>
      </w:r>
      <w:r w:rsidRPr="00E605F3">
        <w:rPr>
          <w:b/>
        </w:rPr>
        <w:t xml:space="preserve"> TECH</w:t>
      </w:r>
      <w:r w:rsidRPr="00512739">
        <w:rPr>
          <w:b/>
        </w:rPr>
        <w:t xml:space="preserve">: </w:t>
      </w:r>
      <w:r>
        <w:t xml:space="preserve">Validate Patient </w:t>
      </w:r>
      <w:r w:rsidR="00B43810">
        <w:t>(</w:t>
      </w:r>
      <w:r>
        <w:t>VP</w:t>
      </w:r>
      <w:r w:rsidR="00B43810">
        <w:t>)</w:t>
      </w:r>
      <w:r>
        <w:t xml:space="preserve">, Validate Provider </w:t>
      </w:r>
      <w:r w:rsidR="00B43810">
        <w:t>(</w:t>
      </w:r>
      <w:r>
        <w:t>VM</w:t>
      </w:r>
      <w:r w:rsidR="00B43810">
        <w:t>)</w:t>
      </w:r>
      <w:r>
        <w:t xml:space="preserve">, Validate Drug/SIG </w:t>
      </w:r>
      <w:r w:rsidR="00B43810">
        <w:t>(</w:t>
      </w:r>
      <w:r>
        <w:t>VD</w:t>
      </w:r>
      <w:r w:rsidR="00B43810">
        <w:t>)</w:t>
      </w:r>
      <w:r>
        <w:t xml:space="preserve">, Hold </w:t>
      </w:r>
      <w:r w:rsidR="00B43810">
        <w:t>(</w:t>
      </w:r>
      <w:r>
        <w:t>H</w:t>
      </w:r>
      <w:r w:rsidR="00B43810">
        <w:t>)</w:t>
      </w:r>
      <w:r>
        <w:t xml:space="preserve">, Un-Hold </w:t>
      </w:r>
      <w:r w:rsidR="00B43810">
        <w:t>(</w:t>
      </w:r>
      <w:r>
        <w:t>UH</w:t>
      </w:r>
      <w:r w:rsidR="00B43810">
        <w:t>)</w:t>
      </w:r>
      <w:r>
        <w:t xml:space="preserve">, Search/Sort, </w:t>
      </w:r>
      <w:r w:rsidRPr="00E605F3">
        <w:t>Print</w:t>
      </w:r>
      <w:r w:rsidR="008E4255">
        <w:t xml:space="preserve">, </w:t>
      </w:r>
      <w:r w:rsidR="008E4255" w:rsidRPr="008E4255">
        <w:t>Message View (MV), Acknowledge (ACK) – Refill Response, Refill Request (OP)</w:t>
      </w:r>
    </w:p>
    <w:p w14:paraId="7452C9F4" w14:textId="61B343BE" w:rsidR="00114C18" w:rsidRPr="00862C58" w:rsidRDefault="00114C18" w:rsidP="00DF7886">
      <w:pPr>
        <w:pStyle w:val="BodyTextBullet"/>
        <w:ind w:left="720"/>
      </w:pPr>
      <w:r w:rsidRPr="00862C58">
        <w:rPr>
          <w:b/>
        </w:rPr>
        <w:t>PSO ERX VIEW:</w:t>
      </w:r>
      <w:r w:rsidRPr="00862C58">
        <w:t xml:space="preserve"> Search/Sort, Print</w:t>
      </w:r>
      <w:r w:rsidR="003067F0">
        <w:t xml:space="preserve">, </w:t>
      </w:r>
      <w:r w:rsidR="003067F0" w:rsidRPr="003067F0">
        <w:rPr>
          <w:szCs w:val="24"/>
        </w:rPr>
        <w:t>Message View (MV)</w:t>
      </w:r>
    </w:p>
    <w:p w14:paraId="409B86B4" w14:textId="421375BD" w:rsidR="005931D4" w:rsidRPr="00862C58" w:rsidRDefault="005931D4" w:rsidP="00862C58">
      <w:pPr>
        <w:pStyle w:val="Note"/>
        <w:spacing w:line="240" w:lineRule="auto"/>
        <w:rPr>
          <w:sz w:val="24"/>
          <w:szCs w:val="24"/>
        </w:rPr>
      </w:pPr>
      <w:r w:rsidRPr="00862C58">
        <w:rPr>
          <w:b/>
          <w:sz w:val="24"/>
          <w:szCs w:val="24"/>
        </w:rPr>
        <w:t>NOTE:</w:t>
      </w:r>
      <w:r w:rsidRPr="00862C58">
        <w:rPr>
          <w:sz w:val="24"/>
          <w:szCs w:val="24"/>
        </w:rPr>
        <w:t xml:space="preserve"> </w:t>
      </w:r>
      <w:r w:rsidR="002C3296" w:rsidRPr="00862C58">
        <w:rPr>
          <w:sz w:val="24"/>
          <w:szCs w:val="24"/>
        </w:rPr>
        <w:t xml:space="preserve">Some </w:t>
      </w:r>
      <w:r w:rsidRPr="00862C58">
        <w:rPr>
          <w:sz w:val="24"/>
          <w:szCs w:val="24"/>
        </w:rPr>
        <w:t xml:space="preserve">test sites have stated that </w:t>
      </w:r>
      <w:r w:rsidR="009564C5" w:rsidRPr="00862C58">
        <w:rPr>
          <w:sz w:val="24"/>
          <w:szCs w:val="24"/>
        </w:rPr>
        <w:t xml:space="preserve">they </w:t>
      </w:r>
      <w:r w:rsidRPr="00862C58">
        <w:rPr>
          <w:sz w:val="24"/>
          <w:szCs w:val="24"/>
        </w:rPr>
        <w:t>don’t allow technicians to process prescriptions</w:t>
      </w:r>
      <w:r w:rsidR="00FA38B9" w:rsidRPr="00862C58">
        <w:rPr>
          <w:sz w:val="24"/>
          <w:szCs w:val="24"/>
        </w:rPr>
        <w:t>.</w:t>
      </w:r>
      <w:r w:rsidRPr="00862C58">
        <w:rPr>
          <w:sz w:val="24"/>
          <w:szCs w:val="24"/>
        </w:rPr>
        <w:t xml:space="preserve"> </w:t>
      </w:r>
      <w:r w:rsidR="00FA38B9" w:rsidRPr="00862C58">
        <w:rPr>
          <w:sz w:val="24"/>
          <w:szCs w:val="24"/>
        </w:rPr>
        <w:t>I</w:t>
      </w:r>
      <w:r w:rsidRPr="00862C58">
        <w:rPr>
          <w:sz w:val="24"/>
          <w:szCs w:val="24"/>
        </w:rPr>
        <w:t>f this is the case the PSO ERX VIEW key can be given to</w:t>
      </w:r>
      <w:r w:rsidR="003824C3" w:rsidRPr="00862C58">
        <w:rPr>
          <w:sz w:val="24"/>
          <w:szCs w:val="24"/>
        </w:rPr>
        <w:t xml:space="preserve"> the</w:t>
      </w:r>
      <w:r w:rsidRPr="00862C58">
        <w:rPr>
          <w:sz w:val="24"/>
          <w:szCs w:val="24"/>
        </w:rPr>
        <w:t xml:space="preserve"> </w:t>
      </w:r>
      <w:r w:rsidR="002C3296" w:rsidRPr="00862C58">
        <w:rPr>
          <w:sz w:val="24"/>
          <w:szCs w:val="24"/>
        </w:rPr>
        <w:t xml:space="preserve">technicians </w:t>
      </w:r>
      <w:r w:rsidRPr="00862C58">
        <w:rPr>
          <w:sz w:val="24"/>
          <w:szCs w:val="24"/>
        </w:rPr>
        <w:t xml:space="preserve">which allows </w:t>
      </w:r>
      <w:r w:rsidR="002C3296" w:rsidRPr="00862C58">
        <w:rPr>
          <w:sz w:val="24"/>
          <w:szCs w:val="24"/>
        </w:rPr>
        <w:t xml:space="preserve">them </w:t>
      </w:r>
      <w:r w:rsidR="00B83714" w:rsidRPr="00862C58">
        <w:rPr>
          <w:sz w:val="24"/>
          <w:szCs w:val="24"/>
        </w:rPr>
        <w:t>to look up data.</w:t>
      </w:r>
    </w:p>
    <w:p w14:paraId="5F5E110D" w14:textId="5098081A" w:rsidR="00114C18" w:rsidRDefault="00F904D6" w:rsidP="00D502AD">
      <w:pPr>
        <w:pStyle w:val="Caption"/>
        <w:spacing w:after="120"/>
      </w:pPr>
      <w:bookmarkStart w:id="409" w:name="_Toc524379604"/>
      <w:bookmarkStart w:id="410" w:name="_Toc524380592"/>
      <w:bookmarkStart w:id="411" w:name="_Hlk521595153"/>
      <w:r>
        <w:t xml:space="preserve">Table </w:t>
      </w:r>
      <w:fldSimple w:instr=" SEQ Table \* ARABIC ">
        <w:r w:rsidR="00231B65">
          <w:rPr>
            <w:noProof/>
          </w:rPr>
          <w:t>1</w:t>
        </w:r>
      </w:fldSimple>
      <w:r w:rsidRPr="00F70664">
        <w:t xml:space="preserve">: </w:t>
      </w:r>
      <w:r>
        <w:t>Inbound ePrescribing - VistA Security Keys Matrix</w:t>
      </w:r>
      <w:bookmarkEnd w:id="409"/>
      <w:bookmarkEnd w:id="410"/>
    </w:p>
    <w:tbl>
      <w:tblPr>
        <w:tblStyle w:val="TableGrid"/>
        <w:tblW w:w="3261" w:type="pct"/>
        <w:jc w:val="center"/>
        <w:tblLook w:val="04A0" w:firstRow="1" w:lastRow="0" w:firstColumn="1" w:lastColumn="0" w:noHBand="0" w:noVBand="1"/>
        <w:tblDescription w:val="This table displays the VistA OP Inbound eRx Holding Queue User Roles &amp; Capabilities listing the Security Key, PSDRPH, PSO ERX ADV TECH, and PSO ERX VIEW description details."/>
      </w:tblPr>
      <w:tblGrid>
        <w:gridCol w:w="2503"/>
        <w:gridCol w:w="1075"/>
        <w:gridCol w:w="954"/>
        <w:gridCol w:w="779"/>
        <w:gridCol w:w="934"/>
      </w:tblGrid>
      <w:tr w:rsidR="00A91761" w:rsidRPr="00A91761" w14:paraId="18056E3F" w14:textId="77777777" w:rsidTr="00A91761">
        <w:trPr>
          <w:trHeight w:val="1033"/>
          <w:tblHeader/>
          <w:jc w:val="center"/>
        </w:trPr>
        <w:tc>
          <w:tcPr>
            <w:tcW w:w="2003" w:type="pct"/>
            <w:tcBorders>
              <w:top w:val="single" w:sz="4" w:space="0" w:color="auto"/>
              <w:left w:val="single" w:sz="4" w:space="0" w:color="auto"/>
              <w:bottom w:val="single" w:sz="4" w:space="0" w:color="auto"/>
              <w:right w:val="single" w:sz="4" w:space="0" w:color="auto"/>
            </w:tcBorders>
            <w:shd w:val="clear" w:color="auto" w:fill="D9D9D9"/>
            <w:hideMark/>
          </w:tcPr>
          <w:p w14:paraId="08CB0E81" w14:textId="77777777" w:rsidR="00A91761" w:rsidRPr="00A91761" w:rsidRDefault="00A91761" w:rsidP="00A91761">
            <w:pPr>
              <w:keepLines/>
              <w:spacing w:before="60" w:after="60"/>
              <w:rPr>
                <w:rFonts w:ascii="Arial" w:hAnsi="Arial" w:cs="Arial"/>
                <w:b/>
              </w:rPr>
            </w:pPr>
            <w:r w:rsidRPr="00A91761">
              <w:rPr>
                <w:rFonts w:ascii="Arial" w:hAnsi="Arial" w:cs="Arial"/>
                <w:b/>
              </w:rPr>
              <w:t>VistA Security Key</w:t>
            </w:r>
          </w:p>
        </w:tc>
        <w:tc>
          <w:tcPr>
            <w:tcW w:w="861" w:type="pct"/>
            <w:tcBorders>
              <w:top w:val="single" w:sz="4" w:space="0" w:color="auto"/>
              <w:left w:val="single" w:sz="4" w:space="0" w:color="auto"/>
              <w:bottom w:val="single" w:sz="4" w:space="0" w:color="auto"/>
              <w:right w:val="single" w:sz="4" w:space="0" w:color="auto"/>
            </w:tcBorders>
            <w:shd w:val="clear" w:color="auto" w:fill="D9D9D9"/>
            <w:hideMark/>
          </w:tcPr>
          <w:p w14:paraId="70F81964" w14:textId="77777777" w:rsidR="00A91761" w:rsidRPr="00A91761" w:rsidRDefault="00A91761" w:rsidP="00A91761">
            <w:pPr>
              <w:keepLines/>
              <w:spacing w:before="60" w:after="60"/>
              <w:rPr>
                <w:rFonts w:ascii="Arial" w:hAnsi="Arial" w:cs="Arial"/>
                <w:b/>
              </w:rPr>
            </w:pPr>
            <w:r w:rsidRPr="00A91761">
              <w:rPr>
                <w:rFonts w:ascii="Arial" w:hAnsi="Arial" w:cs="Arial"/>
                <w:b/>
              </w:rPr>
              <w:t>PSD RPH</w:t>
            </w:r>
          </w:p>
        </w:tc>
        <w:tc>
          <w:tcPr>
            <w:tcW w:w="764" w:type="pct"/>
            <w:tcBorders>
              <w:top w:val="single" w:sz="4" w:space="0" w:color="auto"/>
              <w:left w:val="single" w:sz="4" w:space="0" w:color="auto"/>
              <w:bottom w:val="single" w:sz="4" w:space="0" w:color="auto"/>
              <w:right w:val="single" w:sz="4" w:space="0" w:color="auto"/>
            </w:tcBorders>
            <w:shd w:val="clear" w:color="auto" w:fill="D9D9D9"/>
            <w:hideMark/>
          </w:tcPr>
          <w:p w14:paraId="78F309CF" w14:textId="77777777" w:rsidR="00A91761" w:rsidRPr="00A91761" w:rsidRDefault="00A91761" w:rsidP="00A91761">
            <w:pPr>
              <w:keepLines/>
              <w:spacing w:before="60" w:after="60"/>
              <w:rPr>
                <w:rFonts w:ascii="Arial" w:hAnsi="Arial" w:cs="Arial"/>
                <w:b/>
              </w:rPr>
            </w:pPr>
            <w:r w:rsidRPr="00A91761">
              <w:rPr>
                <w:rFonts w:ascii="Arial" w:hAnsi="Arial" w:cs="Arial"/>
                <w:b/>
              </w:rPr>
              <w:t>PSO ERX ADV TECH</w:t>
            </w:r>
          </w:p>
        </w:tc>
        <w:tc>
          <w:tcPr>
            <w:tcW w:w="624" w:type="pct"/>
            <w:tcBorders>
              <w:top w:val="single" w:sz="4" w:space="0" w:color="auto"/>
              <w:left w:val="single" w:sz="4" w:space="0" w:color="auto"/>
              <w:bottom w:val="single" w:sz="4" w:space="0" w:color="auto"/>
              <w:right w:val="single" w:sz="4" w:space="0" w:color="auto"/>
            </w:tcBorders>
            <w:shd w:val="clear" w:color="auto" w:fill="D9D9D9"/>
            <w:hideMark/>
          </w:tcPr>
          <w:p w14:paraId="1ECC4D67" w14:textId="77777777" w:rsidR="00A91761" w:rsidRPr="00A91761" w:rsidRDefault="00A91761" w:rsidP="00A91761">
            <w:pPr>
              <w:keepLines/>
              <w:spacing w:before="60" w:after="60"/>
              <w:rPr>
                <w:rFonts w:ascii="Arial" w:hAnsi="Arial" w:cs="Arial"/>
                <w:b/>
              </w:rPr>
            </w:pPr>
            <w:r w:rsidRPr="00A91761">
              <w:rPr>
                <w:rFonts w:ascii="Arial" w:hAnsi="Arial" w:cs="Arial"/>
                <w:b/>
              </w:rPr>
              <w:t>PSO ERX TECH</w:t>
            </w:r>
          </w:p>
        </w:tc>
        <w:tc>
          <w:tcPr>
            <w:tcW w:w="748" w:type="pct"/>
            <w:tcBorders>
              <w:top w:val="single" w:sz="4" w:space="0" w:color="auto"/>
              <w:left w:val="single" w:sz="4" w:space="0" w:color="auto"/>
              <w:bottom w:val="single" w:sz="4" w:space="0" w:color="auto"/>
              <w:right w:val="single" w:sz="4" w:space="0" w:color="auto"/>
            </w:tcBorders>
            <w:shd w:val="clear" w:color="auto" w:fill="D9D9D9"/>
            <w:hideMark/>
          </w:tcPr>
          <w:p w14:paraId="1EC21DFE" w14:textId="77777777" w:rsidR="00A91761" w:rsidRPr="00A91761" w:rsidRDefault="00A91761" w:rsidP="00A91761">
            <w:pPr>
              <w:keepLines/>
              <w:spacing w:before="60" w:after="60"/>
              <w:rPr>
                <w:rFonts w:ascii="Arial" w:hAnsi="Arial" w:cs="Arial"/>
                <w:b/>
              </w:rPr>
            </w:pPr>
            <w:r w:rsidRPr="00A91761">
              <w:rPr>
                <w:rFonts w:ascii="Arial" w:hAnsi="Arial" w:cs="Arial"/>
                <w:b/>
              </w:rPr>
              <w:t>PSO ERX VIEW</w:t>
            </w:r>
          </w:p>
        </w:tc>
      </w:tr>
      <w:tr w:rsidR="00A91761" w:rsidRPr="00A91761" w14:paraId="1BB4CBC8"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2363199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Validate Patient</w:t>
            </w:r>
          </w:p>
        </w:tc>
        <w:tc>
          <w:tcPr>
            <w:tcW w:w="861" w:type="pct"/>
            <w:tcBorders>
              <w:top w:val="single" w:sz="4" w:space="0" w:color="auto"/>
              <w:left w:val="single" w:sz="4" w:space="0" w:color="auto"/>
              <w:bottom w:val="single" w:sz="4" w:space="0" w:color="auto"/>
              <w:right w:val="single" w:sz="4" w:space="0" w:color="auto"/>
            </w:tcBorders>
            <w:hideMark/>
          </w:tcPr>
          <w:p w14:paraId="2BDA74C0"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76BDC5FC"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69614563"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hideMark/>
          </w:tcPr>
          <w:p w14:paraId="53AFD615" w14:textId="77777777" w:rsidR="00A91761" w:rsidRPr="00A91761" w:rsidRDefault="00A91761" w:rsidP="00A91761">
            <w:pPr>
              <w:spacing w:before="120" w:after="120"/>
              <w:rPr>
                <w:sz w:val="24"/>
                <w:szCs w:val="24"/>
              </w:rPr>
            </w:pPr>
          </w:p>
        </w:tc>
      </w:tr>
      <w:tr w:rsidR="00A91761" w:rsidRPr="00A91761" w14:paraId="55CA724E"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01FA7D92"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Validate Provider</w:t>
            </w:r>
          </w:p>
        </w:tc>
        <w:tc>
          <w:tcPr>
            <w:tcW w:w="861" w:type="pct"/>
            <w:tcBorders>
              <w:top w:val="single" w:sz="4" w:space="0" w:color="auto"/>
              <w:left w:val="single" w:sz="4" w:space="0" w:color="auto"/>
              <w:bottom w:val="single" w:sz="4" w:space="0" w:color="auto"/>
              <w:right w:val="single" w:sz="4" w:space="0" w:color="auto"/>
            </w:tcBorders>
            <w:hideMark/>
          </w:tcPr>
          <w:p w14:paraId="01AFE937"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549285AC"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141F0C25"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0621B28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0AD7023F"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528FF9F2"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Validate Drug/SIG</w:t>
            </w:r>
          </w:p>
        </w:tc>
        <w:tc>
          <w:tcPr>
            <w:tcW w:w="861" w:type="pct"/>
            <w:tcBorders>
              <w:top w:val="single" w:sz="4" w:space="0" w:color="auto"/>
              <w:left w:val="single" w:sz="4" w:space="0" w:color="auto"/>
              <w:bottom w:val="single" w:sz="4" w:space="0" w:color="auto"/>
              <w:right w:val="single" w:sz="4" w:space="0" w:color="auto"/>
            </w:tcBorders>
            <w:hideMark/>
          </w:tcPr>
          <w:p w14:paraId="78748A0F"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29E156CA"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44CB483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459F4997"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6460DFF9"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757DDCF0"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Accept Validation</w:t>
            </w:r>
          </w:p>
        </w:tc>
        <w:tc>
          <w:tcPr>
            <w:tcW w:w="861" w:type="pct"/>
            <w:tcBorders>
              <w:top w:val="single" w:sz="4" w:space="0" w:color="auto"/>
              <w:left w:val="single" w:sz="4" w:space="0" w:color="auto"/>
              <w:bottom w:val="single" w:sz="4" w:space="0" w:color="auto"/>
              <w:right w:val="single" w:sz="4" w:space="0" w:color="auto"/>
            </w:tcBorders>
            <w:hideMark/>
          </w:tcPr>
          <w:p w14:paraId="7891C9E9"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0BFBF10D"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tcPr>
          <w:p w14:paraId="5B5B2782"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c>
          <w:tcPr>
            <w:tcW w:w="748" w:type="pct"/>
            <w:tcBorders>
              <w:top w:val="single" w:sz="4" w:space="0" w:color="auto"/>
              <w:left w:val="single" w:sz="4" w:space="0" w:color="auto"/>
              <w:bottom w:val="single" w:sz="4" w:space="0" w:color="auto"/>
              <w:right w:val="single" w:sz="4" w:space="0" w:color="auto"/>
            </w:tcBorders>
          </w:tcPr>
          <w:p w14:paraId="53079160"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7A044750"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737D33F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Accept eR</w:t>
            </w:r>
            <w:r w:rsidRPr="00A91761">
              <w:rPr>
                <w:rFonts w:ascii="Arial" w:hAnsi="Arial"/>
                <w:vertAlign w:val="subscript"/>
                <w:lang w:eastAsia="ar-SA"/>
              </w:rPr>
              <w:t>x</w:t>
            </w:r>
          </w:p>
        </w:tc>
        <w:tc>
          <w:tcPr>
            <w:tcW w:w="861" w:type="pct"/>
            <w:tcBorders>
              <w:top w:val="single" w:sz="4" w:space="0" w:color="auto"/>
              <w:left w:val="single" w:sz="4" w:space="0" w:color="auto"/>
              <w:bottom w:val="single" w:sz="4" w:space="0" w:color="auto"/>
              <w:right w:val="single" w:sz="4" w:space="0" w:color="auto"/>
            </w:tcBorders>
            <w:hideMark/>
          </w:tcPr>
          <w:p w14:paraId="253F62C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0BBD09E5"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tcPr>
          <w:p w14:paraId="6E314000"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c>
          <w:tcPr>
            <w:tcW w:w="748" w:type="pct"/>
            <w:tcBorders>
              <w:top w:val="single" w:sz="4" w:space="0" w:color="auto"/>
              <w:left w:val="single" w:sz="4" w:space="0" w:color="auto"/>
              <w:bottom w:val="single" w:sz="4" w:space="0" w:color="auto"/>
              <w:right w:val="single" w:sz="4" w:space="0" w:color="auto"/>
            </w:tcBorders>
          </w:tcPr>
          <w:p w14:paraId="72712779"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25F16FA1"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1130B9BB"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Reject</w:t>
            </w:r>
          </w:p>
        </w:tc>
        <w:tc>
          <w:tcPr>
            <w:tcW w:w="861" w:type="pct"/>
            <w:tcBorders>
              <w:top w:val="single" w:sz="4" w:space="0" w:color="auto"/>
              <w:left w:val="single" w:sz="4" w:space="0" w:color="auto"/>
              <w:bottom w:val="single" w:sz="4" w:space="0" w:color="auto"/>
              <w:right w:val="single" w:sz="4" w:space="0" w:color="auto"/>
            </w:tcBorders>
            <w:hideMark/>
          </w:tcPr>
          <w:p w14:paraId="1552038B"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065E9F5A"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7713E77B"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51A444D5"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229D4B19"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3A543B92"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Remove</w:t>
            </w:r>
          </w:p>
        </w:tc>
        <w:tc>
          <w:tcPr>
            <w:tcW w:w="861" w:type="pct"/>
            <w:tcBorders>
              <w:top w:val="single" w:sz="4" w:space="0" w:color="auto"/>
              <w:left w:val="single" w:sz="4" w:space="0" w:color="auto"/>
              <w:bottom w:val="single" w:sz="4" w:space="0" w:color="auto"/>
              <w:right w:val="single" w:sz="4" w:space="0" w:color="auto"/>
            </w:tcBorders>
            <w:hideMark/>
          </w:tcPr>
          <w:p w14:paraId="4C7E1FD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1D983FB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74D21E2F"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3BDCD9D3"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2403F49C"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0756B09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Hold</w:t>
            </w:r>
          </w:p>
        </w:tc>
        <w:tc>
          <w:tcPr>
            <w:tcW w:w="861" w:type="pct"/>
            <w:tcBorders>
              <w:top w:val="single" w:sz="4" w:space="0" w:color="auto"/>
              <w:left w:val="single" w:sz="4" w:space="0" w:color="auto"/>
              <w:bottom w:val="single" w:sz="4" w:space="0" w:color="auto"/>
              <w:right w:val="single" w:sz="4" w:space="0" w:color="auto"/>
            </w:tcBorders>
            <w:hideMark/>
          </w:tcPr>
          <w:p w14:paraId="23C12E4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451A2893"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179358C3"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0AC0DDA7"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4B44D743"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46CBCD34"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Un Hold</w:t>
            </w:r>
          </w:p>
        </w:tc>
        <w:tc>
          <w:tcPr>
            <w:tcW w:w="861" w:type="pct"/>
            <w:tcBorders>
              <w:top w:val="single" w:sz="4" w:space="0" w:color="auto"/>
              <w:left w:val="single" w:sz="4" w:space="0" w:color="auto"/>
              <w:bottom w:val="single" w:sz="4" w:space="0" w:color="auto"/>
              <w:right w:val="single" w:sz="4" w:space="0" w:color="auto"/>
            </w:tcBorders>
            <w:hideMark/>
          </w:tcPr>
          <w:p w14:paraId="138C1724"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00606BF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0E1B8D53"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52095669"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3E99E357"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2B02FE95"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Search/Sort</w:t>
            </w:r>
          </w:p>
        </w:tc>
        <w:tc>
          <w:tcPr>
            <w:tcW w:w="861" w:type="pct"/>
            <w:tcBorders>
              <w:top w:val="single" w:sz="4" w:space="0" w:color="auto"/>
              <w:left w:val="single" w:sz="4" w:space="0" w:color="auto"/>
              <w:bottom w:val="single" w:sz="4" w:space="0" w:color="auto"/>
              <w:right w:val="single" w:sz="4" w:space="0" w:color="auto"/>
            </w:tcBorders>
            <w:hideMark/>
          </w:tcPr>
          <w:p w14:paraId="2CED5A6B"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28B28ED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651FA5E0"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hideMark/>
          </w:tcPr>
          <w:p w14:paraId="0A2B6A4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r>
      <w:tr w:rsidR="00A91761" w:rsidRPr="00A91761" w14:paraId="1AF6B48A"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30B35281"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Print</w:t>
            </w:r>
          </w:p>
        </w:tc>
        <w:tc>
          <w:tcPr>
            <w:tcW w:w="861" w:type="pct"/>
            <w:tcBorders>
              <w:top w:val="single" w:sz="4" w:space="0" w:color="auto"/>
              <w:left w:val="single" w:sz="4" w:space="0" w:color="auto"/>
              <w:bottom w:val="single" w:sz="4" w:space="0" w:color="auto"/>
              <w:right w:val="single" w:sz="4" w:space="0" w:color="auto"/>
            </w:tcBorders>
            <w:hideMark/>
          </w:tcPr>
          <w:p w14:paraId="6A70E6CB"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0852E1FA"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6EB3DA55"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hideMark/>
          </w:tcPr>
          <w:p w14:paraId="04CBD6A9"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r>
      <w:tr w:rsidR="00A91761" w:rsidRPr="00A91761" w14:paraId="7A10D059"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0578CCE1"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Message View</w:t>
            </w:r>
          </w:p>
        </w:tc>
        <w:tc>
          <w:tcPr>
            <w:tcW w:w="861" w:type="pct"/>
            <w:tcBorders>
              <w:top w:val="single" w:sz="4" w:space="0" w:color="auto"/>
              <w:left w:val="single" w:sz="4" w:space="0" w:color="auto"/>
              <w:bottom w:val="single" w:sz="4" w:space="0" w:color="auto"/>
              <w:right w:val="single" w:sz="4" w:space="0" w:color="auto"/>
            </w:tcBorders>
            <w:hideMark/>
          </w:tcPr>
          <w:p w14:paraId="065896C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0F9DFFC1"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3B695B51"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hideMark/>
          </w:tcPr>
          <w:p w14:paraId="53E101D9"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r>
      <w:tr w:rsidR="00A91761" w:rsidRPr="00A91761" w14:paraId="033A45B1"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7215E37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lastRenderedPageBreak/>
              <w:t>Ack – Refill Response</w:t>
            </w:r>
          </w:p>
        </w:tc>
        <w:tc>
          <w:tcPr>
            <w:tcW w:w="861" w:type="pct"/>
            <w:tcBorders>
              <w:top w:val="single" w:sz="4" w:space="0" w:color="auto"/>
              <w:left w:val="single" w:sz="4" w:space="0" w:color="auto"/>
              <w:bottom w:val="single" w:sz="4" w:space="0" w:color="auto"/>
              <w:right w:val="single" w:sz="4" w:space="0" w:color="auto"/>
            </w:tcBorders>
            <w:hideMark/>
          </w:tcPr>
          <w:p w14:paraId="4CC40CE5"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182F7DB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70F79F9D"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66B32FB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6DA94242"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0B23FB6F"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Refill Request (OP)</w:t>
            </w:r>
          </w:p>
        </w:tc>
        <w:tc>
          <w:tcPr>
            <w:tcW w:w="861" w:type="pct"/>
            <w:tcBorders>
              <w:top w:val="single" w:sz="4" w:space="0" w:color="auto"/>
              <w:left w:val="single" w:sz="4" w:space="0" w:color="auto"/>
              <w:bottom w:val="single" w:sz="4" w:space="0" w:color="auto"/>
              <w:right w:val="single" w:sz="4" w:space="0" w:color="auto"/>
            </w:tcBorders>
            <w:hideMark/>
          </w:tcPr>
          <w:p w14:paraId="7E719821"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66E61CC7"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24EAE2A0"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6204CFEB"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60B90D80"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115FE0A8"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Ack – R</w:t>
            </w:r>
            <w:r w:rsidRPr="00DF7886">
              <w:rPr>
                <w:rFonts w:ascii="Arial" w:hAnsi="Arial"/>
                <w:vertAlign w:val="subscript"/>
                <w:lang w:eastAsia="ar-SA"/>
              </w:rPr>
              <w:t>x</w:t>
            </w:r>
            <w:r w:rsidRPr="00A91761">
              <w:rPr>
                <w:rFonts w:ascii="Arial" w:hAnsi="Arial"/>
                <w:lang w:eastAsia="ar-SA"/>
              </w:rPr>
              <w:t xml:space="preserve"> Cancel</w:t>
            </w:r>
          </w:p>
        </w:tc>
        <w:tc>
          <w:tcPr>
            <w:tcW w:w="861" w:type="pct"/>
            <w:tcBorders>
              <w:top w:val="single" w:sz="4" w:space="0" w:color="auto"/>
              <w:left w:val="single" w:sz="4" w:space="0" w:color="auto"/>
              <w:bottom w:val="single" w:sz="4" w:space="0" w:color="auto"/>
              <w:right w:val="single" w:sz="4" w:space="0" w:color="auto"/>
            </w:tcBorders>
            <w:hideMark/>
          </w:tcPr>
          <w:p w14:paraId="263A381E"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22879B63"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tcPr>
          <w:p w14:paraId="4760D931"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c>
          <w:tcPr>
            <w:tcW w:w="748" w:type="pct"/>
            <w:tcBorders>
              <w:top w:val="single" w:sz="4" w:space="0" w:color="auto"/>
              <w:left w:val="single" w:sz="4" w:space="0" w:color="auto"/>
              <w:bottom w:val="single" w:sz="4" w:space="0" w:color="auto"/>
              <w:right w:val="single" w:sz="4" w:space="0" w:color="auto"/>
            </w:tcBorders>
          </w:tcPr>
          <w:p w14:paraId="6978F76D"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r w:rsidR="00A91761" w:rsidRPr="00A91761" w14:paraId="6A7C3577" w14:textId="77777777" w:rsidTr="00A91761">
        <w:trPr>
          <w:jc w:val="center"/>
        </w:trPr>
        <w:tc>
          <w:tcPr>
            <w:tcW w:w="2003" w:type="pct"/>
            <w:tcBorders>
              <w:top w:val="single" w:sz="4" w:space="0" w:color="auto"/>
              <w:left w:val="single" w:sz="4" w:space="0" w:color="auto"/>
              <w:bottom w:val="single" w:sz="4" w:space="0" w:color="auto"/>
              <w:right w:val="single" w:sz="4" w:space="0" w:color="auto"/>
            </w:tcBorders>
            <w:hideMark/>
          </w:tcPr>
          <w:p w14:paraId="3647DFD6"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Ack – Inbound Refill Error</w:t>
            </w:r>
          </w:p>
        </w:tc>
        <w:tc>
          <w:tcPr>
            <w:tcW w:w="861" w:type="pct"/>
            <w:tcBorders>
              <w:top w:val="single" w:sz="4" w:space="0" w:color="auto"/>
              <w:left w:val="single" w:sz="4" w:space="0" w:color="auto"/>
              <w:bottom w:val="single" w:sz="4" w:space="0" w:color="auto"/>
              <w:right w:val="single" w:sz="4" w:space="0" w:color="auto"/>
            </w:tcBorders>
            <w:hideMark/>
          </w:tcPr>
          <w:p w14:paraId="7E62E3A3"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64" w:type="pct"/>
            <w:tcBorders>
              <w:top w:val="single" w:sz="4" w:space="0" w:color="auto"/>
              <w:left w:val="single" w:sz="4" w:space="0" w:color="auto"/>
              <w:bottom w:val="single" w:sz="4" w:space="0" w:color="auto"/>
              <w:right w:val="single" w:sz="4" w:space="0" w:color="auto"/>
            </w:tcBorders>
            <w:hideMark/>
          </w:tcPr>
          <w:p w14:paraId="32C3EEAF"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624" w:type="pct"/>
            <w:tcBorders>
              <w:top w:val="single" w:sz="4" w:space="0" w:color="auto"/>
              <w:left w:val="single" w:sz="4" w:space="0" w:color="auto"/>
              <w:bottom w:val="single" w:sz="4" w:space="0" w:color="auto"/>
              <w:right w:val="single" w:sz="4" w:space="0" w:color="auto"/>
            </w:tcBorders>
            <w:hideMark/>
          </w:tcPr>
          <w:p w14:paraId="21A87CD4"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r w:rsidRPr="00A91761">
              <w:rPr>
                <w:rFonts w:ascii="Arial" w:hAnsi="Arial"/>
                <w:lang w:eastAsia="ar-SA"/>
              </w:rPr>
              <w:t>X</w:t>
            </w:r>
          </w:p>
        </w:tc>
        <w:tc>
          <w:tcPr>
            <w:tcW w:w="748" w:type="pct"/>
            <w:tcBorders>
              <w:top w:val="single" w:sz="4" w:space="0" w:color="auto"/>
              <w:left w:val="single" w:sz="4" w:space="0" w:color="auto"/>
              <w:bottom w:val="single" w:sz="4" w:space="0" w:color="auto"/>
              <w:right w:val="single" w:sz="4" w:space="0" w:color="auto"/>
            </w:tcBorders>
          </w:tcPr>
          <w:p w14:paraId="57C98EE8" w14:textId="77777777" w:rsidR="00A91761" w:rsidRPr="00A91761" w:rsidRDefault="00A91761" w:rsidP="00A91761">
            <w:pPr>
              <w:keepLines/>
              <w:tabs>
                <w:tab w:val="left" w:pos="288"/>
                <w:tab w:val="left" w:pos="576"/>
                <w:tab w:val="left" w:pos="864"/>
                <w:tab w:val="left" w:pos="1152"/>
                <w:tab w:val="left" w:pos="1440"/>
              </w:tabs>
              <w:suppressAutoHyphens/>
              <w:spacing w:before="60" w:after="60"/>
              <w:rPr>
                <w:rFonts w:ascii="Arial" w:hAnsi="Arial"/>
                <w:lang w:eastAsia="ar-SA"/>
              </w:rPr>
            </w:pPr>
          </w:p>
        </w:tc>
      </w:tr>
    </w:tbl>
    <w:bookmarkEnd w:id="411"/>
    <w:p w14:paraId="36C1076D" w14:textId="53E8E312" w:rsidR="00114C18" w:rsidRPr="003D6C69" w:rsidRDefault="00114C18" w:rsidP="00D502AD">
      <w:pPr>
        <w:pStyle w:val="BodyText"/>
        <w:spacing w:before="240"/>
        <w:ind w:left="720"/>
      </w:pPr>
      <w:r w:rsidRPr="00862C58">
        <w:rPr>
          <w:b/>
        </w:rPr>
        <w:t>X</w:t>
      </w:r>
      <w:r w:rsidRPr="00862C58">
        <w:t xml:space="preserve"> </w:t>
      </w:r>
      <w:r w:rsidR="008B4E88" w:rsidRPr="00862C58">
        <w:t>–</w:t>
      </w:r>
      <w:r w:rsidRPr="00862C58">
        <w:t xml:space="preserve"> </w:t>
      </w:r>
      <w:r w:rsidR="008B4E88" w:rsidRPr="00862C58">
        <w:t>This m</w:t>
      </w:r>
      <w:r w:rsidRPr="00862C58">
        <w:t>eans have ability to use option</w:t>
      </w:r>
      <w:r w:rsidR="008B4E88" w:rsidRPr="00862C58">
        <w:t>.</w:t>
      </w:r>
    </w:p>
    <w:p w14:paraId="2646A310" w14:textId="2B77CB9C" w:rsidR="00114C18" w:rsidRPr="00863A44" w:rsidRDefault="00114C18" w:rsidP="00C96E46">
      <w:pPr>
        <w:pStyle w:val="Heading4"/>
        <w:ind w:hanging="1080"/>
        <w:rPr>
          <w:bCs/>
          <w:iCs/>
        </w:rPr>
      </w:pPr>
      <w:bookmarkStart w:id="412" w:name="_Toc524379547"/>
      <w:bookmarkStart w:id="413" w:name="_Toc528228341"/>
      <w:r>
        <w:t>Steps to assign Security Keys in VistA</w:t>
      </w:r>
      <w:bookmarkEnd w:id="412"/>
      <w:bookmarkEnd w:id="413"/>
    </w:p>
    <w:p w14:paraId="7EEA54B5" w14:textId="1A88C899" w:rsidR="00114C18" w:rsidRPr="00464CC5" w:rsidRDefault="00114C18" w:rsidP="008B4E88">
      <w:pPr>
        <w:pStyle w:val="BodyText"/>
        <w:rPr>
          <w:szCs w:val="24"/>
        </w:rPr>
      </w:pPr>
      <w:r w:rsidRPr="00B16019">
        <w:rPr>
          <w:szCs w:val="24"/>
        </w:rPr>
        <w:t xml:space="preserve">The following outlines the steps for assigning </w:t>
      </w:r>
      <w:r w:rsidRPr="00657C94">
        <w:rPr>
          <w:szCs w:val="24"/>
        </w:rPr>
        <w:t>keys</w:t>
      </w:r>
      <w:r w:rsidR="000A19B3" w:rsidRPr="00657C94">
        <w:rPr>
          <w:szCs w:val="24"/>
        </w:rPr>
        <w:t xml:space="preserve"> (may need to be done by local </w:t>
      </w:r>
      <w:r w:rsidR="00FB3D59">
        <w:rPr>
          <w:szCs w:val="24"/>
        </w:rPr>
        <w:t>S</w:t>
      </w:r>
      <w:r w:rsidR="00050C3D" w:rsidRPr="00657C94">
        <w:rPr>
          <w:szCs w:val="24"/>
        </w:rPr>
        <w:t xml:space="preserve">ite </w:t>
      </w:r>
      <w:r w:rsidR="000A19B3" w:rsidRPr="00657C94">
        <w:rPr>
          <w:szCs w:val="24"/>
        </w:rPr>
        <w:t>IT</w:t>
      </w:r>
      <w:r w:rsidR="00050C3D" w:rsidRPr="00657C94">
        <w:rPr>
          <w:szCs w:val="24"/>
        </w:rPr>
        <w:t xml:space="preserve"> Administrator</w:t>
      </w:r>
      <w:r w:rsidR="000A19B3" w:rsidRPr="00657C94">
        <w:rPr>
          <w:szCs w:val="24"/>
        </w:rPr>
        <w:t>)</w:t>
      </w:r>
      <w:r w:rsidRPr="00657C94">
        <w:rPr>
          <w:szCs w:val="24"/>
        </w:rPr>
        <w:t>:</w:t>
      </w:r>
    </w:p>
    <w:p w14:paraId="7EC090EC" w14:textId="62602977" w:rsidR="00114C18" w:rsidRDefault="00114C18" w:rsidP="00DF7886">
      <w:pPr>
        <w:pStyle w:val="BodyTextNumbered1"/>
        <w:numPr>
          <w:ilvl w:val="0"/>
          <w:numId w:val="20"/>
        </w:numPr>
      </w:pPr>
      <w:r w:rsidRPr="00464CC5">
        <w:t>Log in to VistA.</w:t>
      </w:r>
    </w:p>
    <w:p w14:paraId="3C84A09A" w14:textId="1CDC6FB9" w:rsidR="00114C18" w:rsidRPr="006D4510" w:rsidRDefault="00114C18" w:rsidP="00DF7886">
      <w:pPr>
        <w:pStyle w:val="BodyTextNumbered1"/>
        <w:numPr>
          <w:ilvl w:val="0"/>
          <w:numId w:val="20"/>
        </w:numPr>
      </w:pPr>
      <w:r w:rsidRPr="006D4510">
        <w:rPr>
          <w:szCs w:val="24"/>
        </w:rPr>
        <w:t xml:space="preserve">At the </w:t>
      </w:r>
      <w:r w:rsidRPr="006D4510">
        <w:rPr>
          <w:b/>
          <w:szCs w:val="24"/>
        </w:rPr>
        <w:t>Select OPTION NAME</w:t>
      </w:r>
      <w:r w:rsidRPr="006D4510">
        <w:rPr>
          <w:szCs w:val="24"/>
        </w:rPr>
        <w:t xml:space="preserve"> prompt, type </w:t>
      </w:r>
      <w:r w:rsidRPr="006D4510">
        <w:rPr>
          <w:i/>
          <w:szCs w:val="24"/>
        </w:rPr>
        <w:t xml:space="preserve">eve </w:t>
      </w:r>
      <w:r w:rsidRPr="006D4510">
        <w:rPr>
          <w:szCs w:val="24"/>
        </w:rPr>
        <w:t>and then press the &lt;</w:t>
      </w:r>
      <w:r w:rsidRPr="006D4510">
        <w:rPr>
          <w:b/>
          <w:szCs w:val="24"/>
        </w:rPr>
        <w:t>Enter</w:t>
      </w:r>
      <w:r w:rsidRPr="006D4510">
        <w:rPr>
          <w:szCs w:val="24"/>
        </w:rPr>
        <w:t>&gt; key.</w:t>
      </w:r>
    </w:p>
    <w:p w14:paraId="4711F8F4" w14:textId="509CA29C" w:rsidR="00114C18" w:rsidRPr="006D4510" w:rsidRDefault="00114C18" w:rsidP="00DF7886">
      <w:pPr>
        <w:pStyle w:val="BodyTextNumbered1"/>
        <w:numPr>
          <w:ilvl w:val="0"/>
          <w:numId w:val="20"/>
        </w:numPr>
      </w:pPr>
      <w:r w:rsidRPr="006D4510">
        <w:rPr>
          <w:szCs w:val="24"/>
        </w:rPr>
        <w:t xml:space="preserve">At the </w:t>
      </w:r>
      <w:r w:rsidRPr="006D4510">
        <w:rPr>
          <w:b/>
          <w:szCs w:val="24"/>
        </w:rPr>
        <w:t>Choose 1-5</w:t>
      </w:r>
      <w:r w:rsidRPr="006D4510">
        <w:rPr>
          <w:szCs w:val="24"/>
        </w:rPr>
        <w:t xml:space="preserve"> prompt, type the number </w:t>
      </w:r>
      <w:r w:rsidRPr="004E15CC">
        <w:rPr>
          <w:i/>
          <w:szCs w:val="24"/>
        </w:rPr>
        <w:t>1</w:t>
      </w:r>
      <w:r w:rsidRPr="006D4510">
        <w:rPr>
          <w:szCs w:val="24"/>
        </w:rPr>
        <w:t xml:space="preserve"> (for </w:t>
      </w:r>
      <w:r w:rsidRPr="006D4510">
        <w:rPr>
          <w:b/>
          <w:szCs w:val="24"/>
        </w:rPr>
        <w:t>EVE Systems Manager Menu</w:t>
      </w:r>
      <w:r w:rsidRPr="006D4510">
        <w:rPr>
          <w:szCs w:val="24"/>
        </w:rPr>
        <w:t>) and then press the &lt;</w:t>
      </w:r>
      <w:r w:rsidRPr="006D4510">
        <w:rPr>
          <w:b/>
          <w:szCs w:val="24"/>
        </w:rPr>
        <w:t>Enter</w:t>
      </w:r>
      <w:r w:rsidRPr="006D4510">
        <w:rPr>
          <w:szCs w:val="24"/>
        </w:rPr>
        <w:t>&gt; key.</w:t>
      </w:r>
    </w:p>
    <w:p w14:paraId="17888DA6" w14:textId="2077E4CB" w:rsidR="00114C18" w:rsidRPr="006D4510" w:rsidRDefault="00114C18" w:rsidP="00DF7886">
      <w:pPr>
        <w:pStyle w:val="BodyTextNumbered1"/>
        <w:numPr>
          <w:ilvl w:val="0"/>
          <w:numId w:val="20"/>
        </w:numPr>
      </w:pPr>
      <w:r w:rsidRPr="006D4510">
        <w:rPr>
          <w:szCs w:val="24"/>
        </w:rPr>
        <w:t xml:space="preserve">At the </w:t>
      </w:r>
      <w:r w:rsidRPr="006D4510">
        <w:rPr>
          <w:b/>
          <w:szCs w:val="24"/>
        </w:rPr>
        <w:t>Select Systems Manager Menu Option</w:t>
      </w:r>
      <w:r w:rsidRPr="006D4510">
        <w:rPr>
          <w:szCs w:val="24"/>
        </w:rPr>
        <w:t xml:space="preserve"> prompt, type </w:t>
      </w:r>
      <w:r w:rsidRPr="006D4510">
        <w:rPr>
          <w:i/>
          <w:szCs w:val="24"/>
        </w:rPr>
        <w:t xml:space="preserve">menu </w:t>
      </w:r>
      <w:r w:rsidRPr="006D4510">
        <w:rPr>
          <w:szCs w:val="24"/>
        </w:rPr>
        <w:t xml:space="preserve">(for </w:t>
      </w:r>
      <w:r w:rsidRPr="006D4510">
        <w:rPr>
          <w:b/>
          <w:szCs w:val="24"/>
        </w:rPr>
        <w:t>Menu Management</w:t>
      </w:r>
      <w:r w:rsidRPr="006D4510">
        <w:rPr>
          <w:szCs w:val="24"/>
        </w:rPr>
        <w:t>) and then press the &lt;</w:t>
      </w:r>
      <w:r w:rsidRPr="006D4510">
        <w:rPr>
          <w:b/>
          <w:szCs w:val="24"/>
        </w:rPr>
        <w:t>Enter</w:t>
      </w:r>
      <w:r w:rsidRPr="006D4510">
        <w:rPr>
          <w:szCs w:val="24"/>
        </w:rPr>
        <w:t>&gt; key.</w:t>
      </w:r>
    </w:p>
    <w:p w14:paraId="6CAEC715" w14:textId="04B5204A" w:rsidR="00114C18" w:rsidRPr="006D4510" w:rsidRDefault="00114C18" w:rsidP="00DF7886">
      <w:pPr>
        <w:pStyle w:val="BodyTextNumbered1"/>
        <w:numPr>
          <w:ilvl w:val="0"/>
          <w:numId w:val="20"/>
        </w:numPr>
      </w:pPr>
      <w:r w:rsidRPr="006D4510">
        <w:rPr>
          <w:szCs w:val="24"/>
        </w:rPr>
        <w:t xml:space="preserve">At the </w:t>
      </w:r>
      <w:r w:rsidRPr="006D4510">
        <w:rPr>
          <w:b/>
          <w:szCs w:val="24"/>
        </w:rPr>
        <w:t>Select Menu Management Option</w:t>
      </w:r>
      <w:r w:rsidRPr="006D4510">
        <w:rPr>
          <w:szCs w:val="24"/>
        </w:rPr>
        <w:t xml:space="preserve"> prompt, type the word </w:t>
      </w:r>
      <w:r w:rsidRPr="006D4510">
        <w:rPr>
          <w:i/>
          <w:szCs w:val="24"/>
        </w:rPr>
        <w:t>key</w:t>
      </w:r>
      <w:r w:rsidRPr="006D4510">
        <w:rPr>
          <w:szCs w:val="24"/>
        </w:rPr>
        <w:t xml:space="preserve"> (for </w:t>
      </w:r>
      <w:r w:rsidRPr="006D4510">
        <w:rPr>
          <w:b/>
          <w:szCs w:val="24"/>
        </w:rPr>
        <w:t>Key Management</w:t>
      </w:r>
      <w:r w:rsidRPr="006D4510">
        <w:rPr>
          <w:szCs w:val="24"/>
        </w:rPr>
        <w:t>) and then press the &lt;</w:t>
      </w:r>
      <w:r w:rsidRPr="006D4510">
        <w:rPr>
          <w:b/>
          <w:szCs w:val="24"/>
        </w:rPr>
        <w:t>Enter</w:t>
      </w:r>
      <w:r w:rsidRPr="006D4510">
        <w:rPr>
          <w:szCs w:val="24"/>
        </w:rPr>
        <w:t>&gt; key.</w:t>
      </w:r>
    </w:p>
    <w:p w14:paraId="08187029" w14:textId="1CF1B0BE" w:rsidR="00114C18" w:rsidRPr="006D4510" w:rsidRDefault="00114C18" w:rsidP="00DF7886">
      <w:pPr>
        <w:pStyle w:val="BodyTextNumbered1"/>
        <w:numPr>
          <w:ilvl w:val="0"/>
          <w:numId w:val="20"/>
        </w:numPr>
      </w:pPr>
      <w:r w:rsidRPr="006D4510">
        <w:rPr>
          <w:szCs w:val="24"/>
        </w:rPr>
        <w:t xml:space="preserve">At the </w:t>
      </w:r>
      <w:r w:rsidRPr="006D4510">
        <w:rPr>
          <w:b/>
          <w:szCs w:val="24"/>
        </w:rPr>
        <w:t>Select Key Management Option</w:t>
      </w:r>
      <w:r w:rsidRPr="006D4510">
        <w:rPr>
          <w:szCs w:val="24"/>
        </w:rPr>
        <w:t xml:space="preserve"> prompt, type the word </w:t>
      </w:r>
      <w:r w:rsidRPr="006D4510">
        <w:rPr>
          <w:i/>
          <w:szCs w:val="24"/>
        </w:rPr>
        <w:t>allocation</w:t>
      </w:r>
      <w:r w:rsidRPr="006D4510">
        <w:rPr>
          <w:szCs w:val="24"/>
        </w:rPr>
        <w:t xml:space="preserve"> (for </w:t>
      </w:r>
      <w:r w:rsidRPr="006D4510">
        <w:rPr>
          <w:b/>
          <w:szCs w:val="24"/>
        </w:rPr>
        <w:t>Allocation of Security Keys</w:t>
      </w:r>
      <w:r w:rsidR="004E15CC">
        <w:rPr>
          <w:szCs w:val="24"/>
        </w:rPr>
        <w:t>) and then p</w:t>
      </w:r>
      <w:r w:rsidRPr="006D4510">
        <w:rPr>
          <w:szCs w:val="24"/>
        </w:rPr>
        <w:t>ress the &lt;</w:t>
      </w:r>
      <w:r w:rsidRPr="006D4510">
        <w:rPr>
          <w:b/>
          <w:szCs w:val="24"/>
        </w:rPr>
        <w:t>Enter</w:t>
      </w:r>
      <w:r w:rsidRPr="006D4510">
        <w:rPr>
          <w:szCs w:val="24"/>
        </w:rPr>
        <w:t>&gt; key.</w:t>
      </w:r>
    </w:p>
    <w:p w14:paraId="2C938E5E" w14:textId="497CE964" w:rsidR="00114C18" w:rsidRPr="006D4510" w:rsidRDefault="00114C18" w:rsidP="00DF7886">
      <w:pPr>
        <w:pStyle w:val="BodyTextNumbered1"/>
        <w:numPr>
          <w:ilvl w:val="0"/>
          <w:numId w:val="20"/>
        </w:numPr>
      </w:pPr>
      <w:r w:rsidRPr="006D4510">
        <w:rPr>
          <w:szCs w:val="24"/>
        </w:rPr>
        <w:t xml:space="preserve">At the </w:t>
      </w:r>
      <w:r w:rsidRPr="006D4510">
        <w:rPr>
          <w:b/>
          <w:szCs w:val="24"/>
        </w:rPr>
        <w:t>Allocate key</w:t>
      </w:r>
      <w:r w:rsidRPr="006D4510">
        <w:rPr>
          <w:szCs w:val="24"/>
        </w:rPr>
        <w:t xml:space="preserve"> prompt, type the name of the security key you want to assign. Press the &lt;</w:t>
      </w:r>
      <w:r w:rsidRPr="006D4510">
        <w:rPr>
          <w:b/>
          <w:szCs w:val="24"/>
        </w:rPr>
        <w:t>Enter</w:t>
      </w:r>
      <w:r w:rsidRPr="006D4510">
        <w:rPr>
          <w:szCs w:val="24"/>
        </w:rPr>
        <w:t>&gt; key.</w:t>
      </w:r>
    </w:p>
    <w:p w14:paraId="33C96BD7" w14:textId="66F70F93" w:rsidR="00114C18" w:rsidRPr="006D4510" w:rsidRDefault="00114C18" w:rsidP="00DF7886">
      <w:pPr>
        <w:pStyle w:val="BodyTextNumbered1"/>
        <w:numPr>
          <w:ilvl w:val="0"/>
          <w:numId w:val="20"/>
        </w:numPr>
      </w:pPr>
      <w:r w:rsidRPr="006D4510">
        <w:rPr>
          <w:szCs w:val="24"/>
        </w:rPr>
        <w:t xml:space="preserve">At the </w:t>
      </w:r>
      <w:r w:rsidRPr="006D4510">
        <w:rPr>
          <w:b/>
          <w:szCs w:val="24"/>
        </w:rPr>
        <w:t>Holder of key</w:t>
      </w:r>
      <w:r w:rsidRPr="006D4510">
        <w:rPr>
          <w:szCs w:val="24"/>
        </w:rPr>
        <w:t xml:space="preserve"> prompt, type the name of the first user to whom you are assigning the key and then press the &lt;</w:t>
      </w:r>
      <w:r w:rsidRPr="006D4510">
        <w:rPr>
          <w:b/>
          <w:szCs w:val="24"/>
        </w:rPr>
        <w:t>Enter</w:t>
      </w:r>
      <w:r w:rsidRPr="006D4510">
        <w:rPr>
          <w:szCs w:val="24"/>
        </w:rPr>
        <w:t>&gt; key.</w:t>
      </w:r>
    </w:p>
    <w:p w14:paraId="513AD9B7" w14:textId="3F4B45DC" w:rsidR="00114C18" w:rsidRPr="006D4510" w:rsidRDefault="00114C18" w:rsidP="00DF7886">
      <w:pPr>
        <w:pStyle w:val="BodyTextNumbered1"/>
        <w:numPr>
          <w:ilvl w:val="0"/>
          <w:numId w:val="20"/>
        </w:numPr>
      </w:pPr>
      <w:r w:rsidRPr="006D4510">
        <w:rPr>
          <w:szCs w:val="24"/>
        </w:rPr>
        <w:t xml:space="preserve">At the </w:t>
      </w:r>
      <w:r w:rsidRPr="006D4510">
        <w:rPr>
          <w:b/>
          <w:szCs w:val="24"/>
        </w:rPr>
        <w:t>Another holder</w:t>
      </w:r>
      <w:r w:rsidRPr="006D4510">
        <w:rPr>
          <w:szCs w:val="24"/>
        </w:rPr>
        <w:t xml:space="preserve"> prompt, type the name of a second user to whom you are assigning the key and then press the &lt;</w:t>
      </w:r>
      <w:r w:rsidRPr="006D4510">
        <w:rPr>
          <w:b/>
          <w:szCs w:val="24"/>
        </w:rPr>
        <w:t>Enter</w:t>
      </w:r>
      <w:r w:rsidRPr="006D4510">
        <w:rPr>
          <w:szCs w:val="24"/>
        </w:rPr>
        <w:t>&gt; key. Repeat this step for all users to whom you are assigning the key.</w:t>
      </w:r>
    </w:p>
    <w:p w14:paraId="6851ACFB" w14:textId="7C4A6FE4" w:rsidR="00114C18" w:rsidRPr="00114C18" w:rsidRDefault="00114C18" w:rsidP="00DF7886">
      <w:pPr>
        <w:pStyle w:val="BodyTextNumbered1"/>
        <w:numPr>
          <w:ilvl w:val="0"/>
          <w:numId w:val="20"/>
        </w:numPr>
      </w:pPr>
      <w:r w:rsidRPr="006D4510">
        <w:rPr>
          <w:szCs w:val="24"/>
        </w:rPr>
        <w:t xml:space="preserve">At the </w:t>
      </w:r>
      <w:r w:rsidRPr="006D4510">
        <w:rPr>
          <w:b/>
          <w:szCs w:val="24"/>
        </w:rPr>
        <w:t>You are allocating keys. Do you wish to proceed? YES//</w:t>
      </w:r>
      <w:r w:rsidRPr="006D4510">
        <w:rPr>
          <w:szCs w:val="24"/>
        </w:rPr>
        <w:t xml:space="preserve"> prompt, press the &lt;</w:t>
      </w:r>
      <w:r w:rsidRPr="006D4510">
        <w:rPr>
          <w:b/>
          <w:szCs w:val="24"/>
        </w:rPr>
        <w:t>Enter</w:t>
      </w:r>
      <w:r w:rsidRPr="006D4510">
        <w:rPr>
          <w:szCs w:val="24"/>
        </w:rPr>
        <w:t>&gt; key to accept the default response.</w:t>
      </w:r>
    </w:p>
    <w:p w14:paraId="5CA64655" w14:textId="7FDB806C" w:rsidR="00007A7E" w:rsidRDefault="00007A7E" w:rsidP="00511813">
      <w:pPr>
        <w:pStyle w:val="Heading3"/>
      </w:pPr>
      <w:bookmarkStart w:id="414" w:name="_Toc524379548"/>
      <w:bookmarkStart w:id="415" w:name="_Toc528228342"/>
      <w:r>
        <w:t>Configuration</w:t>
      </w:r>
      <w:bookmarkEnd w:id="414"/>
      <w:bookmarkEnd w:id="415"/>
    </w:p>
    <w:p w14:paraId="34FF7DC4" w14:textId="489F7009" w:rsidR="00B00011" w:rsidRDefault="00153F92" w:rsidP="00153F92">
      <w:pPr>
        <w:pStyle w:val="BodyText"/>
      </w:pPr>
      <w:r>
        <w:t xml:space="preserve">The sites need to determine </w:t>
      </w:r>
      <w:r w:rsidR="00F012DE">
        <w:t>which outpatient</w:t>
      </w:r>
      <w:r w:rsidR="000A19B3">
        <w:t xml:space="preserve"> pharmacy</w:t>
      </w:r>
      <w:r>
        <w:t xml:space="preserve"> site is going live. A pharmacy site is considered a Division in outpatient pharmacy. All inbound eR</w:t>
      </w:r>
      <w:r w:rsidRPr="00CA5121">
        <w:rPr>
          <w:vertAlign w:val="subscript"/>
        </w:rPr>
        <w:t>x</w:t>
      </w:r>
      <w:r>
        <w:t xml:space="preserve"> sites </w:t>
      </w:r>
      <w:r w:rsidR="002126F7">
        <w:t xml:space="preserve">must be physical locations, </w:t>
      </w:r>
      <w:r>
        <w:t xml:space="preserve">already have an </w:t>
      </w:r>
      <w:r w:rsidR="00776DF0">
        <w:t>NCPDP NUMBER</w:t>
      </w:r>
      <w:r w:rsidR="002126F7">
        <w:t>,</w:t>
      </w:r>
      <w:r>
        <w:t xml:space="preserve"> and </w:t>
      </w:r>
      <w:r w:rsidR="00776DF0">
        <w:t>NPI NUMBER</w:t>
      </w:r>
      <w:r w:rsidR="00FB3D59">
        <w:t>.</w:t>
      </w:r>
    </w:p>
    <w:p w14:paraId="02765C7E" w14:textId="0A80708C" w:rsidR="002178AC" w:rsidRPr="00AE25A9" w:rsidRDefault="002178AC" w:rsidP="00AE25A9">
      <w:pPr>
        <w:pStyle w:val="Note"/>
        <w:spacing w:line="240" w:lineRule="auto"/>
        <w:rPr>
          <w:sz w:val="24"/>
          <w:szCs w:val="24"/>
        </w:rPr>
      </w:pPr>
      <w:r w:rsidRPr="00AE25A9">
        <w:rPr>
          <w:b/>
          <w:sz w:val="24"/>
          <w:szCs w:val="24"/>
        </w:rPr>
        <w:t>NOTE:</w:t>
      </w:r>
      <w:r w:rsidRPr="00AE25A9">
        <w:rPr>
          <w:sz w:val="24"/>
          <w:szCs w:val="24"/>
        </w:rPr>
        <w:t xml:space="preserve"> Sites should not create a new division to process inbound </w:t>
      </w:r>
      <w:r w:rsidR="00C751B2" w:rsidRPr="00C751B2">
        <w:rPr>
          <w:sz w:val="24"/>
          <w:szCs w:val="24"/>
        </w:rPr>
        <w:t>eR</w:t>
      </w:r>
      <w:r w:rsidR="00C751B2" w:rsidRPr="00C751B2">
        <w:rPr>
          <w:sz w:val="24"/>
          <w:szCs w:val="24"/>
          <w:vertAlign w:val="subscript"/>
        </w:rPr>
        <w:t>x</w:t>
      </w:r>
      <w:r w:rsidR="00C751B2" w:rsidRPr="00C751B2">
        <w:rPr>
          <w:sz w:val="24"/>
          <w:szCs w:val="24"/>
        </w:rPr>
        <w:t>s</w:t>
      </w:r>
      <w:r w:rsidRPr="00AE25A9">
        <w:rPr>
          <w:sz w:val="24"/>
          <w:szCs w:val="24"/>
        </w:rPr>
        <w:t>.</w:t>
      </w:r>
    </w:p>
    <w:p w14:paraId="20D41708" w14:textId="58AD5B6E" w:rsidR="006F462F" w:rsidRDefault="001C645C" w:rsidP="00511813">
      <w:pPr>
        <w:pStyle w:val="Heading3"/>
      </w:pPr>
      <w:bookmarkStart w:id="416" w:name="_Ref521743685"/>
      <w:bookmarkStart w:id="417" w:name="_Ref521743701"/>
      <w:bookmarkStart w:id="418" w:name="_Ref521743729"/>
      <w:bookmarkStart w:id="419" w:name="_Toc524379549"/>
      <w:bookmarkStart w:id="420" w:name="_Toc528228343"/>
      <w:r>
        <w:lastRenderedPageBreak/>
        <w:t xml:space="preserve">Verify </w:t>
      </w:r>
      <w:r w:rsidR="00776DF0">
        <w:t>NCPDP NUMBER</w:t>
      </w:r>
      <w:r w:rsidR="006F462F">
        <w:t xml:space="preserve"> used by ePharmacy</w:t>
      </w:r>
      <w:bookmarkEnd w:id="416"/>
      <w:bookmarkEnd w:id="417"/>
      <w:bookmarkEnd w:id="418"/>
      <w:bookmarkEnd w:id="419"/>
      <w:bookmarkEnd w:id="420"/>
    </w:p>
    <w:p w14:paraId="0AEC5062" w14:textId="77777777" w:rsidR="00D802D2" w:rsidRDefault="00DB2321" w:rsidP="00393EDD">
      <w:pPr>
        <w:pStyle w:val="BodyText"/>
      </w:pPr>
      <w:r w:rsidRPr="00DB2321">
        <w:t xml:space="preserve">Review the local pharmacy information at this </w:t>
      </w:r>
      <w:r>
        <w:t>l</w:t>
      </w:r>
      <w:r w:rsidRPr="00DB2321">
        <w:t>ink:</w:t>
      </w:r>
    </w:p>
    <w:p w14:paraId="07FD3A45" w14:textId="0412127E" w:rsidR="00DB2321" w:rsidRPr="0017442F" w:rsidRDefault="00312DA9" w:rsidP="0017442F">
      <w:pPr>
        <w:pStyle w:val="NormalWeb"/>
        <w:spacing w:before="120" w:beforeAutospacing="0" w:after="120" w:afterAutospacing="0"/>
        <w:rPr>
          <w:rStyle w:val="Hyperlink"/>
          <w:rFonts w:ascii="Times New Roman" w:hAnsi="Times New Roman"/>
          <w:sz w:val="24"/>
          <w:szCs w:val="24"/>
        </w:rPr>
      </w:pPr>
      <w:hyperlink r:id="rId23" w:tooltip="VA PBM SharePoint URL" w:history="1">
        <w:r w:rsidR="00CA43BF">
          <w:rPr>
            <w:rStyle w:val="Hyperlink"/>
            <w:rFonts w:ascii="Times New Roman" w:hAnsi="Times New Roman"/>
            <w:sz w:val="24"/>
            <w:szCs w:val="24"/>
          </w:rPr>
          <w:t>VA Pharmacy Benefits Management (PBM) SharePoint</w:t>
        </w:r>
      </w:hyperlink>
    </w:p>
    <w:p w14:paraId="4D63BD97" w14:textId="18B119C6" w:rsidR="00DB2321" w:rsidRPr="00DB2321" w:rsidRDefault="00DB2321" w:rsidP="00393EDD">
      <w:pPr>
        <w:pStyle w:val="BodyText"/>
      </w:pPr>
      <w:r w:rsidRPr="00DB2321">
        <w:t>For each dispensing pharmacy, provide/validate the data in the columns below:</w:t>
      </w:r>
    </w:p>
    <w:p w14:paraId="066D31A3" w14:textId="284C185D" w:rsidR="00DB2321" w:rsidRDefault="00DB2321" w:rsidP="00DF7886">
      <w:pPr>
        <w:pStyle w:val="BodyTextBullet"/>
        <w:ind w:left="720"/>
      </w:pPr>
      <w:r w:rsidRPr="00DB2321">
        <w:t>Physical Address (columns J-M)</w:t>
      </w:r>
    </w:p>
    <w:p w14:paraId="2615DD48" w14:textId="73AD2076" w:rsidR="00DB2321" w:rsidRPr="00393EDD" w:rsidRDefault="00DB2321" w:rsidP="00DF7886">
      <w:pPr>
        <w:pStyle w:val="BodyTextBullet"/>
        <w:ind w:left="720"/>
      </w:pPr>
      <w:r w:rsidRPr="00393EDD">
        <w:rPr>
          <w:color w:val="000000"/>
          <w:szCs w:val="24"/>
        </w:rPr>
        <w:t>Pharmacy Phone Number (column N)</w:t>
      </w:r>
    </w:p>
    <w:p w14:paraId="2FD6ED4C" w14:textId="1A0E80EC" w:rsidR="00DB2321" w:rsidRPr="00393EDD" w:rsidRDefault="00DB2321" w:rsidP="00DF7886">
      <w:pPr>
        <w:pStyle w:val="BodyTextBullet"/>
        <w:ind w:left="720"/>
      </w:pPr>
      <w:r w:rsidRPr="00393EDD">
        <w:rPr>
          <w:color w:val="000000"/>
          <w:szCs w:val="24"/>
        </w:rPr>
        <w:t>Pharmacy Fax Number (column O)</w:t>
      </w:r>
    </w:p>
    <w:p w14:paraId="635A43CA" w14:textId="5579B99E" w:rsidR="00DB2321" w:rsidRPr="00393EDD" w:rsidRDefault="00DB2321" w:rsidP="00DF7886">
      <w:pPr>
        <w:pStyle w:val="BodyTextBullet"/>
        <w:ind w:left="720"/>
      </w:pPr>
      <w:r w:rsidRPr="00393EDD">
        <w:rPr>
          <w:color w:val="000000"/>
          <w:szCs w:val="24"/>
        </w:rPr>
        <w:t>Pharmacy email address (column P)</w:t>
      </w:r>
    </w:p>
    <w:p w14:paraId="18E78BA7" w14:textId="7774DDC2" w:rsidR="00DB2321" w:rsidRPr="00393EDD" w:rsidRDefault="00DB2321" w:rsidP="00DF7886">
      <w:pPr>
        <w:pStyle w:val="BodyTextBullet"/>
        <w:ind w:left="720"/>
      </w:pPr>
      <w:r w:rsidRPr="00393EDD">
        <w:rPr>
          <w:color w:val="000000"/>
          <w:szCs w:val="24"/>
        </w:rPr>
        <w:t>Date Pharmacy Logistics Updated (column U)</w:t>
      </w:r>
    </w:p>
    <w:p w14:paraId="373E2629" w14:textId="547DE57C" w:rsidR="00136520" w:rsidRPr="00393EDD" w:rsidRDefault="00DB2321" w:rsidP="00DF7886">
      <w:pPr>
        <w:pStyle w:val="BodyTextBullet"/>
        <w:ind w:left="720"/>
      </w:pPr>
      <w:r w:rsidRPr="00393EDD">
        <w:rPr>
          <w:color w:val="000000"/>
          <w:szCs w:val="24"/>
        </w:rPr>
        <w:t>Updates Completed by (column V)</w:t>
      </w:r>
    </w:p>
    <w:p w14:paraId="09602241" w14:textId="7D757EB3" w:rsidR="00136520" w:rsidRPr="00DB2321" w:rsidRDefault="00DB2321" w:rsidP="00136520">
      <w:pPr>
        <w:pStyle w:val="BodyText"/>
        <w:rPr>
          <w:szCs w:val="24"/>
        </w:rPr>
      </w:pPr>
      <w:r w:rsidRPr="00DB2321">
        <w:rPr>
          <w:color w:val="000000"/>
          <w:szCs w:val="24"/>
        </w:rPr>
        <w:t xml:space="preserve">Make </w:t>
      </w:r>
      <w:r w:rsidR="00136520">
        <w:rPr>
          <w:color w:val="000000"/>
          <w:szCs w:val="24"/>
        </w:rPr>
        <w:t xml:space="preserve">the </w:t>
      </w:r>
      <w:r w:rsidRPr="00DB2321">
        <w:rPr>
          <w:color w:val="000000"/>
          <w:szCs w:val="24"/>
        </w:rPr>
        <w:t xml:space="preserve">changes on the spreadsheet. Once a pharmacy goes live with </w:t>
      </w:r>
      <w:r>
        <w:rPr>
          <w:color w:val="000000"/>
          <w:szCs w:val="24"/>
        </w:rPr>
        <w:t xml:space="preserve">Inbound </w:t>
      </w:r>
      <w:bookmarkStart w:id="421" w:name="_Hlk521658239"/>
      <w:r w:rsidRPr="00DB2321">
        <w:rPr>
          <w:color w:val="000000"/>
          <w:szCs w:val="24"/>
        </w:rPr>
        <w:t>eR</w:t>
      </w:r>
      <w:r w:rsidRPr="00483971">
        <w:rPr>
          <w:color w:val="000000"/>
          <w:szCs w:val="24"/>
          <w:vertAlign w:val="subscript"/>
        </w:rPr>
        <w:t>x</w:t>
      </w:r>
      <w:bookmarkEnd w:id="421"/>
      <w:r w:rsidR="008150DC">
        <w:rPr>
          <w:color w:val="000000"/>
          <w:szCs w:val="24"/>
        </w:rPr>
        <w:t>,</w:t>
      </w:r>
      <w:r w:rsidRPr="00DB2321">
        <w:rPr>
          <w:color w:val="000000"/>
          <w:szCs w:val="24"/>
        </w:rPr>
        <w:t xml:space="preserve"> the NCPDP information is published to providers and others</w:t>
      </w:r>
      <w:r w:rsidR="00393EDD">
        <w:rPr>
          <w:color w:val="000000"/>
          <w:szCs w:val="24"/>
        </w:rPr>
        <w:t>,</w:t>
      </w:r>
      <w:r w:rsidRPr="00DB2321">
        <w:rPr>
          <w:color w:val="000000"/>
          <w:szCs w:val="24"/>
        </w:rPr>
        <w:t xml:space="preserve"> therefore accuracy is essential. In addition</w:t>
      </w:r>
      <w:r w:rsidR="00420B74">
        <w:rPr>
          <w:color w:val="000000"/>
          <w:szCs w:val="24"/>
        </w:rPr>
        <w:t>,</w:t>
      </w:r>
      <w:r w:rsidRPr="00DB2321">
        <w:rPr>
          <w:color w:val="000000"/>
          <w:szCs w:val="24"/>
        </w:rPr>
        <w:t xml:space="preserve"> if the </w:t>
      </w:r>
      <w:r w:rsidR="00483971" w:rsidRPr="00DB2321">
        <w:rPr>
          <w:color w:val="000000"/>
          <w:szCs w:val="24"/>
        </w:rPr>
        <w:t>eR</w:t>
      </w:r>
      <w:r w:rsidR="00483971" w:rsidRPr="00483971">
        <w:rPr>
          <w:color w:val="000000"/>
          <w:szCs w:val="24"/>
          <w:vertAlign w:val="subscript"/>
        </w:rPr>
        <w:t>x</w:t>
      </w:r>
      <w:r w:rsidRPr="00DB2321">
        <w:rPr>
          <w:color w:val="000000"/>
          <w:szCs w:val="24"/>
        </w:rPr>
        <w:t xml:space="preserve"> fails</w:t>
      </w:r>
      <w:r w:rsidR="00136520">
        <w:rPr>
          <w:color w:val="000000"/>
          <w:szCs w:val="24"/>
        </w:rPr>
        <w:t>,</w:t>
      </w:r>
      <w:r w:rsidRPr="00DB2321">
        <w:rPr>
          <w:color w:val="000000"/>
          <w:szCs w:val="24"/>
        </w:rPr>
        <w:t xml:space="preserve"> </w:t>
      </w:r>
      <w:r>
        <w:rPr>
          <w:color w:val="000000"/>
          <w:szCs w:val="24"/>
        </w:rPr>
        <w:t xml:space="preserve">the </w:t>
      </w:r>
      <w:r w:rsidR="00D802D2">
        <w:rPr>
          <w:color w:val="000000"/>
          <w:szCs w:val="24"/>
        </w:rPr>
        <w:t>c</w:t>
      </w:r>
      <w:r w:rsidR="00CF1A57">
        <w:rPr>
          <w:color w:val="000000"/>
          <w:szCs w:val="24"/>
        </w:rPr>
        <w:t>lear</w:t>
      </w:r>
      <w:r>
        <w:rPr>
          <w:color w:val="000000"/>
          <w:szCs w:val="24"/>
        </w:rPr>
        <w:t>ing</w:t>
      </w:r>
      <w:r w:rsidR="00CF1A57">
        <w:rPr>
          <w:color w:val="000000"/>
          <w:szCs w:val="24"/>
        </w:rPr>
        <w:t xml:space="preserve"> </w:t>
      </w:r>
      <w:r w:rsidR="00D802D2">
        <w:rPr>
          <w:color w:val="000000"/>
          <w:szCs w:val="24"/>
        </w:rPr>
        <w:t>h</w:t>
      </w:r>
      <w:r>
        <w:rPr>
          <w:color w:val="000000"/>
          <w:szCs w:val="24"/>
        </w:rPr>
        <w:t>ouse</w:t>
      </w:r>
      <w:r w:rsidRPr="00DB2321">
        <w:rPr>
          <w:color w:val="000000"/>
          <w:szCs w:val="24"/>
        </w:rPr>
        <w:t xml:space="preserve"> will send an automated fax of the </w:t>
      </w:r>
      <w:r w:rsidR="00483971" w:rsidRPr="00DB2321">
        <w:rPr>
          <w:color w:val="000000"/>
          <w:szCs w:val="24"/>
        </w:rPr>
        <w:t>eR</w:t>
      </w:r>
      <w:r w:rsidR="00483971" w:rsidRPr="00483971">
        <w:rPr>
          <w:color w:val="000000"/>
          <w:szCs w:val="24"/>
          <w:vertAlign w:val="subscript"/>
        </w:rPr>
        <w:t>x</w:t>
      </w:r>
      <w:r>
        <w:rPr>
          <w:color w:val="000000"/>
          <w:szCs w:val="24"/>
        </w:rPr>
        <w:t xml:space="preserve"> to the pharmacy</w:t>
      </w:r>
      <w:r w:rsidRPr="00DB2321">
        <w:rPr>
          <w:color w:val="000000"/>
          <w:szCs w:val="24"/>
        </w:rPr>
        <w:t>. So</w:t>
      </w:r>
      <w:r w:rsidR="00420B74">
        <w:rPr>
          <w:color w:val="000000"/>
          <w:szCs w:val="24"/>
        </w:rPr>
        <w:t>,</w:t>
      </w:r>
      <w:r w:rsidRPr="00DB2321">
        <w:rPr>
          <w:color w:val="000000"/>
          <w:szCs w:val="24"/>
        </w:rPr>
        <w:t xml:space="preserve"> ensure that your pha</w:t>
      </w:r>
      <w:r w:rsidR="00393EDD">
        <w:rPr>
          <w:color w:val="000000"/>
          <w:szCs w:val="24"/>
        </w:rPr>
        <w:t xml:space="preserve">rmacy’s fax number is correct. </w:t>
      </w:r>
      <w:r w:rsidR="00136520">
        <w:rPr>
          <w:color w:val="000000"/>
          <w:szCs w:val="24"/>
        </w:rPr>
        <w:t>If changes were made they will be updated</w:t>
      </w:r>
      <w:r w:rsidR="00136520" w:rsidRPr="00DB2321">
        <w:rPr>
          <w:color w:val="000000"/>
          <w:szCs w:val="24"/>
        </w:rPr>
        <w:t xml:space="preserve"> at</w:t>
      </w:r>
      <w:r w:rsidR="00136520">
        <w:rPr>
          <w:color w:val="000000"/>
          <w:szCs w:val="24"/>
        </w:rPr>
        <w:t xml:space="preserve"> the NCPDP and the c</w:t>
      </w:r>
      <w:r w:rsidR="00136520" w:rsidRPr="00DB2321">
        <w:rPr>
          <w:color w:val="000000"/>
          <w:szCs w:val="24"/>
        </w:rPr>
        <w:t>learing</w:t>
      </w:r>
      <w:r w:rsidR="00136520">
        <w:rPr>
          <w:color w:val="000000"/>
          <w:szCs w:val="24"/>
        </w:rPr>
        <w:t>h</w:t>
      </w:r>
      <w:r w:rsidR="00393EDD">
        <w:rPr>
          <w:color w:val="000000"/>
          <w:szCs w:val="24"/>
        </w:rPr>
        <w:t xml:space="preserve">ouse. </w:t>
      </w:r>
      <w:r w:rsidR="00136520" w:rsidRPr="00DB2321">
        <w:rPr>
          <w:color w:val="000000"/>
          <w:szCs w:val="24"/>
        </w:rPr>
        <w:t xml:space="preserve">Updating NCPDP and the clearinghouse is a manual process and </w:t>
      </w:r>
      <w:r w:rsidR="00136520">
        <w:rPr>
          <w:color w:val="000000"/>
          <w:szCs w:val="24"/>
        </w:rPr>
        <w:t>will take</w:t>
      </w:r>
      <w:r w:rsidR="00393EDD">
        <w:rPr>
          <w:color w:val="000000"/>
          <w:szCs w:val="24"/>
        </w:rPr>
        <w:t xml:space="preserve"> time.</w:t>
      </w:r>
    </w:p>
    <w:p w14:paraId="2319B0DD" w14:textId="1449CF70" w:rsidR="00CF1538" w:rsidRPr="005718C5" w:rsidRDefault="00CF1538" w:rsidP="005718C5">
      <w:pPr>
        <w:pStyle w:val="Note"/>
        <w:spacing w:line="240" w:lineRule="auto"/>
        <w:rPr>
          <w:sz w:val="24"/>
          <w:szCs w:val="24"/>
        </w:rPr>
      </w:pPr>
      <w:r w:rsidRPr="005718C5">
        <w:rPr>
          <w:b/>
          <w:sz w:val="24"/>
          <w:szCs w:val="24"/>
        </w:rPr>
        <w:t>NOTE:</w:t>
      </w:r>
      <w:r w:rsidRPr="005718C5">
        <w:rPr>
          <w:sz w:val="24"/>
          <w:szCs w:val="24"/>
        </w:rPr>
        <w:t xml:space="preserve"> Sites should </w:t>
      </w:r>
      <w:r w:rsidRPr="005718C5">
        <w:rPr>
          <w:b/>
          <w:sz w:val="24"/>
          <w:szCs w:val="24"/>
          <w:u w:val="single"/>
        </w:rPr>
        <w:t>not</w:t>
      </w:r>
      <w:r w:rsidRPr="005718C5">
        <w:rPr>
          <w:sz w:val="24"/>
          <w:szCs w:val="24"/>
        </w:rPr>
        <w:t xml:space="preserve"> make any edits to the </w:t>
      </w:r>
      <w:r w:rsidR="00513338" w:rsidRPr="005718C5">
        <w:rPr>
          <w:sz w:val="24"/>
          <w:szCs w:val="24"/>
        </w:rPr>
        <w:t xml:space="preserve">VistA </w:t>
      </w:r>
      <w:r w:rsidRPr="00862C58">
        <w:rPr>
          <w:sz w:val="24"/>
          <w:szCs w:val="24"/>
        </w:rPr>
        <w:t>ECME</w:t>
      </w:r>
      <w:r w:rsidRPr="005718C5">
        <w:rPr>
          <w:sz w:val="24"/>
          <w:szCs w:val="24"/>
        </w:rPr>
        <w:t xml:space="preserve"> Setup during the Inboun</w:t>
      </w:r>
      <w:r w:rsidR="005718C5" w:rsidRPr="005718C5">
        <w:rPr>
          <w:sz w:val="24"/>
          <w:szCs w:val="24"/>
        </w:rPr>
        <w:t xml:space="preserve">d ePrescribing implementation. </w:t>
      </w:r>
      <w:r w:rsidRPr="005718C5">
        <w:rPr>
          <w:sz w:val="24"/>
          <w:szCs w:val="24"/>
        </w:rPr>
        <w:t>Updating the ECME Setup may negatively impact the ePharmacy process.</w:t>
      </w:r>
    </w:p>
    <w:p w14:paraId="372D45DF" w14:textId="192ADD58" w:rsidR="00276542" w:rsidRPr="007B024E" w:rsidRDefault="00424918" w:rsidP="006E2BAD">
      <w:pPr>
        <w:pStyle w:val="Heading3"/>
      </w:pPr>
      <w:bookmarkStart w:id="422" w:name="_1.1.6_OUTPATIENT_SITE"/>
      <w:bookmarkStart w:id="423" w:name="_Ref521742927"/>
      <w:bookmarkStart w:id="424" w:name="_Toc524379550"/>
      <w:bookmarkStart w:id="425" w:name="_Toc528228344"/>
      <w:bookmarkEnd w:id="422"/>
      <w:r w:rsidRPr="007B024E">
        <w:t>OUTPATIENT SITE f</w:t>
      </w:r>
      <w:r w:rsidR="006D23C9" w:rsidRPr="007B024E">
        <w:t xml:space="preserve">ile </w:t>
      </w:r>
      <w:r w:rsidRPr="007B024E">
        <w:t>(</w:t>
      </w:r>
      <w:r w:rsidR="006D23C9" w:rsidRPr="007B024E">
        <w:t>#59</w:t>
      </w:r>
      <w:r w:rsidRPr="007B024E">
        <w:t>)</w:t>
      </w:r>
      <w:bookmarkEnd w:id="423"/>
      <w:bookmarkEnd w:id="424"/>
      <w:bookmarkEnd w:id="425"/>
    </w:p>
    <w:p w14:paraId="693DB7DD" w14:textId="15EF5AB8" w:rsidR="006F462F" w:rsidRDefault="006F462F" w:rsidP="000412B3">
      <w:pPr>
        <w:pStyle w:val="BodyText"/>
      </w:pPr>
      <w:r w:rsidRPr="0046534C">
        <w:t>Using FileMan, inquire into the O</w:t>
      </w:r>
      <w:r w:rsidR="00483971">
        <w:t>UTPATIENT SITE</w:t>
      </w:r>
      <w:r w:rsidRPr="00860FD6">
        <w:t xml:space="preserve"> file (#59), check the </w:t>
      </w:r>
      <w:r w:rsidR="00776DF0">
        <w:t>NCPDP NUMBER</w:t>
      </w:r>
      <w:r w:rsidR="00863A44">
        <w:t xml:space="preserve"> file</w:t>
      </w:r>
      <w:r w:rsidR="000911F8">
        <w:t xml:space="preserve"> (#1008)</w:t>
      </w:r>
      <w:r w:rsidR="006D23C9">
        <w:t xml:space="preserve">, </w:t>
      </w:r>
      <w:r w:rsidRPr="003F2752">
        <w:t>NPI Institution field (#101) and CPR</w:t>
      </w:r>
      <w:r w:rsidR="005718C5" w:rsidRPr="003F2752">
        <w:t>S Order Institution field (#</w:t>
      </w:r>
      <w:r w:rsidR="005718C5">
        <w:t>8).</w:t>
      </w:r>
    </w:p>
    <w:p w14:paraId="41F4CE03" w14:textId="21D90281" w:rsidR="0059066E" w:rsidRPr="008D0A29" w:rsidRDefault="006F462F" w:rsidP="00DF7886">
      <w:pPr>
        <w:pStyle w:val="BodyTextLettered1"/>
        <w:spacing w:before="60" w:after="60"/>
        <w:rPr>
          <w:sz w:val="24"/>
          <w:szCs w:val="24"/>
        </w:rPr>
      </w:pPr>
      <w:r w:rsidRPr="002E7F0D">
        <w:rPr>
          <w:sz w:val="24"/>
          <w:szCs w:val="24"/>
        </w:rPr>
        <w:t xml:space="preserve">Ensure that </w:t>
      </w:r>
      <w:r w:rsidR="00AC2FF3" w:rsidRPr="002E7F0D">
        <w:rPr>
          <w:sz w:val="24"/>
          <w:szCs w:val="24"/>
        </w:rPr>
        <w:t xml:space="preserve">the </w:t>
      </w:r>
      <w:r w:rsidR="00776DF0" w:rsidRPr="002E7F0D">
        <w:rPr>
          <w:sz w:val="24"/>
          <w:szCs w:val="24"/>
        </w:rPr>
        <w:t>NCPDP NUMBER</w:t>
      </w:r>
      <w:r w:rsidR="00AC2FF3" w:rsidRPr="002E7F0D">
        <w:rPr>
          <w:sz w:val="24"/>
          <w:szCs w:val="24"/>
        </w:rPr>
        <w:t xml:space="preserve"> is the same as the one that is </w:t>
      </w:r>
      <w:r w:rsidR="00CF1538" w:rsidRPr="002E7F0D">
        <w:rPr>
          <w:sz w:val="24"/>
          <w:szCs w:val="24"/>
        </w:rPr>
        <w:t>listed in the EC</w:t>
      </w:r>
      <w:r w:rsidR="0059066E">
        <w:rPr>
          <w:sz w:val="24"/>
          <w:szCs w:val="24"/>
        </w:rPr>
        <w:t>ME Setup-Pharmacies Report (</w:t>
      </w:r>
      <w:r w:rsidR="0059066E" w:rsidRPr="008D0A29">
        <w:rPr>
          <w:sz w:val="24"/>
          <w:szCs w:val="24"/>
        </w:rPr>
        <w:t>see</w:t>
      </w:r>
      <w:r w:rsidR="008D0A29" w:rsidRPr="008D0A29">
        <w:rPr>
          <w:sz w:val="24"/>
          <w:szCs w:val="24"/>
        </w:rPr>
        <w:t xml:space="preserve"> </w:t>
      </w:r>
      <w:ins w:id="426" w:author="Author">
        <w:r w:rsidR="003C1639">
          <w:rPr>
            <w:sz w:val="24"/>
            <w:szCs w:val="24"/>
          </w:rPr>
          <w:t>S</w:t>
        </w:r>
      </w:ins>
      <w:del w:id="427" w:author="Author">
        <w:r w:rsidR="008D0A29" w:rsidRPr="008D0A29" w:rsidDel="003C1639">
          <w:rPr>
            <w:sz w:val="24"/>
            <w:szCs w:val="24"/>
          </w:rPr>
          <w:delText>s</w:delText>
        </w:r>
      </w:del>
      <w:r w:rsidR="008D0A29" w:rsidRPr="008D0A29">
        <w:rPr>
          <w:sz w:val="24"/>
          <w:szCs w:val="24"/>
        </w:rPr>
        <w:t>ection</w:t>
      </w:r>
      <w:bookmarkStart w:id="428" w:name="VerifyNCPDPNumber_1_1_5"/>
      <w:bookmarkEnd w:id="428"/>
      <w:r w:rsidR="00494830">
        <w:rPr>
          <w:sz w:val="24"/>
          <w:szCs w:val="24"/>
        </w:rPr>
        <w:t xml:space="preserve"> </w:t>
      </w:r>
      <w:hyperlink w:anchor="_1.1.5_Verify_NCPDP" w:tooltip="Refer to Section 1.1.5" w:history="1">
        <w:r w:rsidR="008D0A29" w:rsidRPr="00494830">
          <w:rPr>
            <w:rStyle w:val="Hyperlink"/>
            <w:rFonts w:ascii="Times New Roman" w:hAnsi="Times New Roman"/>
            <w:sz w:val="24"/>
            <w:szCs w:val="24"/>
          </w:rPr>
          <w:t>1.1.5</w:t>
        </w:r>
      </w:hyperlink>
      <w:r w:rsidR="0059066E" w:rsidRPr="008D0A29">
        <w:rPr>
          <w:sz w:val="24"/>
          <w:szCs w:val="24"/>
        </w:rPr>
        <w:t xml:space="preserve"> above</w:t>
      </w:r>
      <w:r w:rsidR="008D0A29" w:rsidRPr="008D0A29">
        <w:rPr>
          <w:sz w:val="24"/>
          <w:szCs w:val="24"/>
        </w:rPr>
        <w:t>)</w:t>
      </w:r>
      <w:r w:rsidR="0059066E" w:rsidRPr="008D0A29">
        <w:rPr>
          <w:sz w:val="24"/>
          <w:szCs w:val="24"/>
        </w:rPr>
        <w:t>.</w:t>
      </w:r>
    </w:p>
    <w:p w14:paraId="1ADFEA58" w14:textId="563677FA" w:rsidR="001D603F" w:rsidRPr="008D0A29" w:rsidRDefault="0037129F" w:rsidP="00DF7886">
      <w:pPr>
        <w:pStyle w:val="BodyTextLettered1"/>
        <w:spacing w:before="60" w:after="60"/>
        <w:rPr>
          <w:sz w:val="24"/>
          <w:szCs w:val="24"/>
        </w:rPr>
      </w:pPr>
      <w:r w:rsidRPr="008D0A29">
        <w:rPr>
          <w:color w:val="000000" w:themeColor="text1"/>
          <w:sz w:val="24"/>
          <w:szCs w:val="24"/>
        </w:rPr>
        <w:t>Make note of</w:t>
      </w:r>
      <w:r w:rsidR="001D603F" w:rsidRPr="008D0A29">
        <w:rPr>
          <w:color w:val="000000" w:themeColor="text1"/>
          <w:sz w:val="24"/>
          <w:szCs w:val="24"/>
        </w:rPr>
        <w:t xml:space="preserve"> the NPI Institution entry.</w:t>
      </w:r>
    </w:p>
    <w:p w14:paraId="67B76A94" w14:textId="5656F0CC" w:rsidR="00E05C17" w:rsidRPr="002E7F0D" w:rsidRDefault="00E05C17" w:rsidP="00DF7886">
      <w:pPr>
        <w:pStyle w:val="BodyTextLettered1"/>
        <w:spacing w:before="60" w:after="60"/>
        <w:rPr>
          <w:sz w:val="24"/>
          <w:szCs w:val="24"/>
        </w:rPr>
      </w:pPr>
      <w:r w:rsidRPr="002E7F0D">
        <w:rPr>
          <w:color w:val="000000" w:themeColor="text1"/>
          <w:sz w:val="24"/>
          <w:szCs w:val="24"/>
        </w:rPr>
        <w:t xml:space="preserve">Add the pharmacy (in the NPI Institution field) as a CPRS Ordering </w:t>
      </w:r>
      <w:r w:rsidR="00F012DE" w:rsidRPr="002E7F0D">
        <w:rPr>
          <w:color w:val="000000" w:themeColor="text1"/>
          <w:sz w:val="24"/>
          <w:szCs w:val="24"/>
        </w:rPr>
        <w:t>Institution</w:t>
      </w:r>
      <w:r w:rsidR="00483971">
        <w:rPr>
          <w:color w:val="000000" w:themeColor="text1"/>
          <w:sz w:val="24"/>
          <w:szCs w:val="24"/>
        </w:rPr>
        <w:t>,</w:t>
      </w:r>
      <w:r w:rsidR="00420B74" w:rsidRPr="002E7F0D">
        <w:rPr>
          <w:color w:val="000000" w:themeColor="text1"/>
          <w:sz w:val="24"/>
          <w:szCs w:val="24"/>
        </w:rPr>
        <w:t xml:space="preserve"> so the </w:t>
      </w:r>
      <w:r w:rsidR="00483971" w:rsidRPr="00DB2321">
        <w:rPr>
          <w:color w:val="000000"/>
          <w:szCs w:val="24"/>
        </w:rPr>
        <w:t>e</w:t>
      </w:r>
      <w:r w:rsidR="00D502AD">
        <w:rPr>
          <w:color w:val="000000"/>
          <w:szCs w:val="24"/>
        </w:rPr>
        <w:t>R</w:t>
      </w:r>
      <w:r w:rsidR="00D502AD" w:rsidRPr="00D502AD">
        <w:rPr>
          <w:color w:val="000000"/>
          <w:szCs w:val="24"/>
          <w:vertAlign w:val="subscript"/>
        </w:rPr>
        <w:t>x</w:t>
      </w:r>
      <w:r w:rsidR="00D502AD">
        <w:rPr>
          <w:color w:val="000000"/>
          <w:szCs w:val="24"/>
        </w:rPr>
        <w:t xml:space="preserve"> </w:t>
      </w:r>
      <w:r w:rsidRPr="002E7F0D">
        <w:rPr>
          <w:color w:val="000000" w:themeColor="text1"/>
          <w:sz w:val="24"/>
          <w:szCs w:val="24"/>
        </w:rPr>
        <w:t>orders can be pulled using Complete orders from OERR [PSO LMOE FINISH]</w:t>
      </w:r>
      <w:r w:rsidRPr="002E7F0D">
        <w:rPr>
          <w:sz w:val="24"/>
          <w:szCs w:val="24"/>
        </w:rPr>
        <w:t>.</w:t>
      </w:r>
    </w:p>
    <w:p w14:paraId="156FFD31" w14:textId="269B17D0" w:rsidR="00CF4A3E" w:rsidRPr="002E7F0D" w:rsidRDefault="00CF4A3E" w:rsidP="002E7F0D">
      <w:pPr>
        <w:pStyle w:val="Note"/>
        <w:spacing w:line="240" w:lineRule="auto"/>
        <w:rPr>
          <w:sz w:val="24"/>
          <w:szCs w:val="24"/>
        </w:rPr>
      </w:pPr>
      <w:r w:rsidRPr="002E7F0D">
        <w:rPr>
          <w:b/>
          <w:sz w:val="24"/>
          <w:szCs w:val="24"/>
        </w:rPr>
        <w:t>NOTE:</w:t>
      </w:r>
      <w:r w:rsidRPr="002E7F0D">
        <w:rPr>
          <w:sz w:val="24"/>
          <w:szCs w:val="24"/>
        </w:rPr>
        <w:t xml:space="preserve"> Add the CPRS Ordering Institution entry using the Site Parameter Enter/Edit [PSO SITE PARAMETERS] option. Keep the existing values in that list and </w:t>
      </w:r>
      <w:r w:rsidRPr="002E7F0D">
        <w:rPr>
          <w:b/>
          <w:sz w:val="24"/>
          <w:szCs w:val="24"/>
        </w:rPr>
        <w:t>do</w:t>
      </w:r>
      <w:r w:rsidRPr="002E7F0D">
        <w:rPr>
          <w:sz w:val="24"/>
          <w:szCs w:val="24"/>
        </w:rPr>
        <w:t xml:space="preserve"> </w:t>
      </w:r>
      <w:r w:rsidRPr="002E7F0D">
        <w:rPr>
          <w:b/>
          <w:sz w:val="24"/>
          <w:szCs w:val="24"/>
        </w:rPr>
        <w:t>not</w:t>
      </w:r>
      <w:r w:rsidRPr="002E7F0D">
        <w:rPr>
          <w:sz w:val="24"/>
          <w:szCs w:val="24"/>
        </w:rPr>
        <w:t xml:space="preserve"> </w:t>
      </w:r>
      <w:r w:rsidRPr="002E7F0D">
        <w:rPr>
          <w:b/>
          <w:sz w:val="24"/>
          <w:szCs w:val="24"/>
        </w:rPr>
        <w:t>remove</w:t>
      </w:r>
      <w:r w:rsidR="00FF5D47" w:rsidRPr="002E7F0D">
        <w:rPr>
          <w:b/>
          <w:sz w:val="24"/>
          <w:szCs w:val="24"/>
        </w:rPr>
        <w:t xml:space="preserve"> or modify</w:t>
      </w:r>
      <w:r w:rsidRPr="002E7F0D">
        <w:rPr>
          <w:sz w:val="24"/>
          <w:szCs w:val="24"/>
        </w:rPr>
        <w:t xml:space="preserve"> any existing entr</w:t>
      </w:r>
      <w:r w:rsidR="00FF5D47" w:rsidRPr="002E7F0D">
        <w:rPr>
          <w:sz w:val="24"/>
          <w:szCs w:val="24"/>
        </w:rPr>
        <w:t>ies</w:t>
      </w:r>
      <w:r w:rsidRPr="002E7F0D">
        <w:rPr>
          <w:sz w:val="24"/>
          <w:szCs w:val="24"/>
        </w:rPr>
        <w:t>.</w:t>
      </w:r>
    </w:p>
    <w:p w14:paraId="73E19C03" w14:textId="455C13EF" w:rsidR="00F3344D" w:rsidRDefault="00F3344D" w:rsidP="00F3344D">
      <w:pPr>
        <w:pStyle w:val="Caption"/>
      </w:pPr>
      <w:bookmarkStart w:id="429" w:name="_Toc524379574"/>
      <w:bookmarkStart w:id="430" w:name="_Toc524380562"/>
      <w:r w:rsidRPr="006C730F">
        <w:lastRenderedPageBreak/>
        <w:t xml:space="preserve">Figure </w:t>
      </w:r>
      <w:fldSimple w:instr=" SEQ Figure \* ARABIC ">
        <w:r w:rsidR="00231B65">
          <w:rPr>
            <w:noProof/>
          </w:rPr>
          <w:t>1</w:t>
        </w:r>
      </w:fldSimple>
      <w:r w:rsidRPr="006C730F">
        <w:t xml:space="preserve"> </w:t>
      </w:r>
      <w:r w:rsidR="00424918" w:rsidRPr="00424918">
        <w:t>–</w:t>
      </w:r>
      <w:r w:rsidRPr="00424918">
        <w:t xml:space="preserve"> </w:t>
      </w:r>
      <w:r w:rsidR="00424918" w:rsidRPr="00424918">
        <w:t>OUTPATIENT SITE f</w:t>
      </w:r>
      <w:r w:rsidRPr="00424918">
        <w:t>ile</w:t>
      </w:r>
      <w:r w:rsidR="00424918" w:rsidRPr="00424918">
        <w:t xml:space="preserve"> (</w:t>
      </w:r>
      <w:r w:rsidRPr="00424918">
        <w:t>#59</w:t>
      </w:r>
      <w:r w:rsidR="00424918" w:rsidRPr="00424918">
        <w:t>)</w:t>
      </w:r>
      <w:r w:rsidRPr="00424918">
        <w:t xml:space="preserve"> in Inquire</w:t>
      </w:r>
      <w:r w:rsidRPr="006C730F">
        <w:t xml:space="preserve"> Mode</w:t>
      </w:r>
      <w:bookmarkStart w:id="431" w:name="_Hlk521688239"/>
      <w:bookmarkEnd w:id="429"/>
      <w:bookmarkEnd w:id="430"/>
    </w:p>
    <w:p w14:paraId="178FB602"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VA FileMan 22.2</w:t>
      </w:r>
    </w:p>
    <w:p w14:paraId="7F462278"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Select O</w:t>
      </w:r>
      <w:r>
        <w:rPr>
          <w:rFonts w:ascii="Courier New" w:eastAsia="Batang" w:hAnsi="Courier New" w:cs="Courier New"/>
          <w:color w:val="000000"/>
          <w:sz w:val="18"/>
          <w:szCs w:val="24"/>
          <w:lang w:eastAsia="ko-KR"/>
        </w:rPr>
        <w:t>PTION: INQUIRE TO FILE ENTRIES</w:t>
      </w:r>
    </w:p>
    <w:p w14:paraId="40A55B3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2A83B8C"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Output from what File: OUTPATIENT SITE//   (6 entries)</w:t>
      </w:r>
    </w:p>
    <w:p w14:paraId="2B012E0C"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Select OUTPATIENT SITE NAME:    VAMC BEDFORD  518  </w:t>
      </w:r>
    </w:p>
    <w:p w14:paraId="67504113"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Another one: </w:t>
      </w:r>
    </w:p>
    <w:p w14:paraId="0CDD510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Standard Captioned Output? Yes// N  (No)</w:t>
      </w:r>
    </w:p>
    <w:p w14:paraId="2179DB80"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First Print FIELD: NPI INSTITUTION  </w:t>
      </w:r>
    </w:p>
    <w:p w14:paraId="5AE67732"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Then Print FIELD: NCPDP NUMBER  </w:t>
      </w:r>
    </w:p>
    <w:p w14:paraId="56778DC2"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Then Print FIELD: CPRS ORDERING INSTITUTION    (multiple)</w:t>
      </w:r>
    </w:p>
    <w:p w14:paraId="43862817"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Then Print CPRS ORDERING INSTITUTION SUB-FIELD: .01  CPRS ORDERING INSTITUTION</w:t>
      </w:r>
    </w:p>
    <w:p w14:paraId="0CBCC15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Then Print CPRS ORDERING INSTITUTION SUB-FIELD: </w:t>
      </w:r>
    </w:p>
    <w:p w14:paraId="4050F46D"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Then Print FIELD: </w:t>
      </w:r>
    </w:p>
    <w:p w14:paraId="7CBDD5AE"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Heading (S/C): OUTPATIENT SITE List  Replace </w:t>
      </w:r>
    </w:p>
    <w:p w14:paraId="19BB7D7B"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STORE PRINT LOGIC IN TEMPLATE: </w:t>
      </w:r>
    </w:p>
    <w:p w14:paraId="48C9A888"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DEVICE:   VIRTUAL TELNET    Right Margin: 80// </w:t>
      </w:r>
    </w:p>
    <w:p w14:paraId="7B5342DE"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OUTPATIENT SITE List                                 DEC 01, 2017@10:36   PAGE 1</w:t>
      </w:r>
    </w:p>
    <w:p w14:paraId="44393A3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w:t>
      </w:r>
      <w:r w:rsidRPr="00761FCA">
        <w:rPr>
          <w:rFonts w:ascii="Courier New" w:eastAsia="Batang" w:hAnsi="Courier New" w:cs="Courier New"/>
          <w:color w:val="000000"/>
          <w:sz w:val="18"/>
          <w:szCs w:val="24"/>
          <w:highlight w:val="yellow"/>
          <w:lang w:eastAsia="ko-KR"/>
        </w:rPr>
        <w:t>NCPDP</w:t>
      </w:r>
    </w:p>
    <w:p w14:paraId="627ACAF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CF1E61">
        <w:rPr>
          <w:rFonts w:ascii="Courier New" w:eastAsia="Batang" w:hAnsi="Courier New" w:cs="Courier New"/>
          <w:color w:val="000000"/>
          <w:sz w:val="18"/>
          <w:szCs w:val="24"/>
          <w:highlight w:val="yellow"/>
          <w:lang w:eastAsia="ko-KR"/>
        </w:rPr>
        <w:t>NPI INSTITUTION</w:t>
      </w:r>
      <w:r w:rsidRPr="00761FCA">
        <w:rPr>
          <w:rFonts w:ascii="Courier New" w:eastAsia="Batang" w:hAnsi="Courier New" w:cs="Courier New"/>
          <w:color w:val="000000"/>
          <w:sz w:val="18"/>
          <w:szCs w:val="24"/>
          <w:lang w:eastAsia="ko-KR"/>
        </w:rPr>
        <w:t xml:space="preserve">                 </w:t>
      </w:r>
      <w:r w:rsidRPr="00761FCA">
        <w:rPr>
          <w:rFonts w:ascii="Courier New" w:eastAsia="Batang" w:hAnsi="Courier New" w:cs="Courier New"/>
          <w:color w:val="000000"/>
          <w:sz w:val="18"/>
          <w:szCs w:val="24"/>
          <w:highlight w:val="yellow"/>
          <w:lang w:eastAsia="ko-KR"/>
        </w:rPr>
        <w:t>NUMBER</w:t>
      </w:r>
      <w:r w:rsidRPr="00761FCA">
        <w:rPr>
          <w:rFonts w:ascii="Courier New" w:eastAsia="Batang" w:hAnsi="Courier New" w:cs="Courier New"/>
          <w:color w:val="000000"/>
          <w:sz w:val="18"/>
          <w:szCs w:val="24"/>
          <w:lang w:eastAsia="ko-KR"/>
        </w:rPr>
        <w:t xml:space="preserve">   </w:t>
      </w:r>
      <w:r w:rsidRPr="00761FCA">
        <w:rPr>
          <w:rFonts w:ascii="Courier New" w:eastAsia="Batang" w:hAnsi="Courier New" w:cs="Courier New"/>
          <w:color w:val="000000"/>
          <w:sz w:val="18"/>
          <w:szCs w:val="24"/>
          <w:highlight w:val="yellow"/>
          <w:lang w:eastAsia="ko-KR"/>
        </w:rPr>
        <w:t>CPRS ORDERING INSTITUTION</w:t>
      </w:r>
    </w:p>
    <w:p w14:paraId="1BC912B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w:t>
      </w:r>
    </w:p>
    <w:p w14:paraId="0BDEC32E"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CF1E61">
        <w:rPr>
          <w:rFonts w:ascii="Courier New" w:eastAsia="Batang" w:hAnsi="Courier New" w:cs="Courier New"/>
          <w:color w:val="000000"/>
          <w:sz w:val="18"/>
          <w:szCs w:val="24"/>
          <w:highlight w:val="yellow"/>
          <w:lang w:eastAsia="ko-KR"/>
        </w:rPr>
        <w:t>BEDFORD PHARMACY</w:t>
      </w:r>
      <w:r w:rsidRPr="00761FCA">
        <w:rPr>
          <w:rFonts w:ascii="Courier New" w:eastAsia="Batang" w:hAnsi="Courier New" w:cs="Courier New"/>
          <w:color w:val="000000"/>
          <w:sz w:val="18"/>
          <w:szCs w:val="24"/>
          <w:lang w:eastAsia="ko-KR"/>
        </w:rPr>
        <w:t xml:space="preserve">                </w:t>
      </w:r>
      <w:r w:rsidRPr="00761FCA">
        <w:rPr>
          <w:rFonts w:ascii="Courier New" w:eastAsia="Batang" w:hAnsi="Courier New" w:cs="Courier New"/>
          <w:color w:val="000000"/>
          <w:sz w:val="18"/>
          <w:szCs w:val="24"/>
          <w:highlight w:val="yellow"/>
          <w:lang w:eastAsia="ko-KR"/>
        </w:rPr>
        <w:t>2233548</w:t>
      </w:r>
      <w:r w:rsidRPr="00761FCA">
        <w:rPr>
          <w:rFonts w:ascii="Courier New" w:eastAsia="Batang" w:hAnsi="Courier New" w:cs="Courier New"/>
          <w:color w:val="000000"/>
          <w:sz w:val="18"/>
          <w:szCs w:val="24"/>
          <w:lang w:eastAsia="ko-KR"/>
        </w:rPr>
        <w:t xml:space="preserve">  BEDFORD VAMC</w:t>
      </w:r>
    </w:p>
    <w:p w14:paraId="7BF27BFF"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LYNN CBOC</w:t>
      </w:r>
    </w:p>
    <w:p w14:paraId="208BDFFF"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HAVERHILL CBOC</w:t>
      </w:r>
    </w:p>
    <w:p w14:paraId="311D04F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BEDFORD-PRRTP</w:t>
      </w:r>
    </w:p>
    <w:p w14:paraId="41535A1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GLOUCESTER CBOC</w:t>
      </w:r>
    </w:p>
    <w:p w14:paraId="35B3AAE0"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w:t>
      </w:r>
      <w:r w:rsidRPr="00CF1E61">
        <w:rPr>
          <w:rFonts w:ascii="Courier New" w:eastAsia="Batang" w:hAnsi="Courier New" w:cs="Courier New"/>
          <w:color w:val="000000"/>
          <w:sz w:val="18"/>
          <w:szCs w:val="24"/>
          <w:highlight w:val="yellow"/>
          <w:lang w:eastAsia="ko-KR"/>
        </w:rPr>
        <w:t>BEDFORD PHARMACY</w:t>
      </w:r>
    </w:p>
    <w:p w14:paraId="48AF25A5" w14:textId="77777777" w:rsidR="00F3344D"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E6C60D3" w14:textId="573049DA" w:rsidR="0005378B" w:rsidRPr="004F4E02" w:rsidRDefault="0005378B" w:rsidP="00170696">
      <w:pPr>
        <w:pStyle w:val="Heading3"/>
      </w:pPr>
      <w:bookmarkStart w:id="432" w:name="_Toc524379551"/>
      <w:bookmarkStart w:id="433" w:name="_Toc528228345"/>
      <w:bookmarkEnd w:id="431"/>
      <w:r w:rsidRPr="004F4E02">
        <w:t>When to contact ePharmacy Implementation Team:</w:t>
      </w:r>
      <w:bookmarkEnd w:id="432"/>
      <w:bookmarkEnd w:id="433"/>
    </w:p>
    <w:p w14:paraId="049583A7" w14:textId="4103AB22" w:rsidR="00CF1538" w:rsidRPr="00052C16" w:rsidRDefault="00CF1538" w:rsidP="0046534C">
      <w:pPr>
        <w:pStyle w:val="BodyText"/>
        <w:rPr>
          <w:szCs w:val="24"/>
        </w:rPr>
      </w:pPr>
      <w:r w:rsidRPr="00052C16">
        <w:rPr>
          <w:szCs w:val="24"/>
        </w:rPr>
        <w:t xml:space="preserve">Sites should contact the ePharmacy Team prior to making any changes to the </w:t>
      </w:r>
      <w:r w:rsidR="00FE64C8" w:rsidRPr="00052C16">
        <w:rPr>
          <w:szCs w:val="24"/>
        </w:rPr>
        <w:t xml:space="preserve">VistA </w:t>
      </w:r>
      <w:r w:rsidR="00A56251" w:rsidRPr="00A56251">
        <w:rPr>
          <w:szCs w:val="24"/>
        </w:rPr>
        <w:t>Electronic Claims Management Engine Number (ECME</w:t>
      </w:r>
      <w:r w:rsidR="006C434B">
        <w:rPr>
          <w:szCs w:val="24"/>
        </w:rPr>
        <w:t>)</w:t>
      </w:r>
      <w:r w:rsidR="009E7EE6" w:rsidRPr="00052C16">
        <w:rPr>
          <w:szCs w:val="24"/>
        </w:rPr>
        <w:t xml:space="preserve"> Setup.</w:t>
      </w:r>
    </w:p>
    <w:p w14:paraId="0B318FF8" w14:textId="4D03C8B0" w:rsidR="001726F9" w:rsidRPr="00052C16" w:rsidRDefault="00CF1538" w:rsidP="00DF7886">
      <w:pPr>
        <w:pStyle w:val="BodyTextLettered1"/>
        <w:numPr>
          <w:ilvl w:val="0"/>
          <w:numId w:val="28"/>
        </w:numPr>
        <w:spacing w:before="60" w:after="60"/>
        <w:ind w:left="720"/>
        <w:rPr>
          <w:sz w:val="24"/>
          <w:szCs w:val="24"/>
        </w:rPr>
      </w:pPr>
      <w:r w:rsidRPr="00052C16">
        <w:rPr>
          <w:sz w:val="24"/>
          <w:szCs w:val="24"/>
        </w:rPr>
        <w:t xml:space="preserve">The ePharmacy Team should be notified of changes to the Physical Address, Telephone Number, Fax Number, when new pharmacies open and/or if a pharmacy </w:t>
      </w:r>
      <w:r w:rsidR="00C64418" w:rsidRPr="00052C16">
        <w:rPr>
          <w:sz w:val="24"/>
          <w:szCs w:val="24"/>
        </w:rPr>
        <w:t xml:space="preserve">closes. </w:t>
      </w:r>
      <w:r w:rsidR="00E8344C" w:rsidRPr="00052C16">
        <w:rPr>
          <w:sz w:val="24"/>
          <w:szCs w:val="24"/>
        </w:rPr>
        <w:t>The ePharmacy T</w:t>
      </w:r>
      <w:r w:rsidRPr="00052C16">
        <w:rPr>
          <w:sz w:val="24"/>
          <w:szCs w:val="24"/>
        </w:rPr>
        <w:t>eam will coordinate any needed changes with NCPDP, NPI Team and the clearinghouse</w:t>
      </w:r>
      <w:r w:rsidR="00C64418" w:rsidRPr="00052C16">
        <w:rPr>
          <w:sz w:val="24"/>
          <w:szCs w:val="24"/>
        </w:rPr>
        <w:t xml:space="preserve">. </w:t>
      </w:r>
      <w:r w:rsidR="00E8344C" w:rsidRPr="00052C16">
        <w:rPr>
          <w:sz w:val="24"/>
          <w:szCs w:val="24"/>
        </w:rPr>
        <w:t>Contact ePharmacy T</w:t>
      </w:r>
      <w:r w:rsidR="001726F9" w:rsidRPr="00052C16">
        <w:rPr>
          <w:sz w:val="24"/>
          <w:szCs w:val="24"/>
        </w:rPr>
        <w:t xml:space="preserve">eam by e-mail at </w:t>
      </w:r>
      <w:hyperlink r:id="rId24" w:tooltip="Email: VHAePharmacyImplementationTeam@va.gov" w:history="1">
        <w:r w:rsidR="00052C16" w:rsidRPr="00052C16">
          <w:rPr>
            <w:rStyle w:val="Hyperlink"/>
            <w:rFonts w:ascii="Times New Roman" w:hAnsi="Times New Roman"/>
            <w:sz w:val="24"/>
            <w:szCs w:val="24"/>
          </w:rPr>
          <w:t>VHA ePharmacy Implementation Team</w:t>
        </w:r>
      </w:hyperlink>
      <w:r w:rsidR="00052C16" w:rsidRPr="00052C16">
        <w:rPr>
          <w:sz w:val="24"/>
          <w:szCs w:val="24"/>
        </w:rPr>
        <w:t>.</w:t>
      </w:r>
    </w:p>
    <w:p w14:paraId="23E61C93" w14:textId="1035A7FA" w:rsidR="00BB71B0" w:rsidRDefault="00DC5DFD" w:rsidP="00170696">
      <w:pPr>
        <w:pStyle w:val="Heading3"/>
      </w:pPr>
      <w:bookmarkStart w:id="434" w:name="_Toc500328711"/>
      <w:bookmarkStart w:id="435" w:name="_Toc524379552"/>
      <w:bookmarkStart w:id="436" w:name="_Toc528228346"/>
      <w:bookmarkEnd w:id="434"/>
      <w:r>
        <w:t>Configure Default eR</w:t>
      </w:r>
      <w:r w:rsidRPr="000145F8">
        <w:rPr>
          <w:vertAlign w:val="subscript"/>
        </w:rPr>
        <w:t>x</w:t>
      </w:r>
      <w:r>
        <w:t xml:space="preserve"> Clinic (OPTIONAL)</w:t>
      </w:r>
      <w:bookmarkEnd w:id="435"/>
      <w:bookmarkEnd w:id="436"/>
    </w:p>
    <w:p w14:paraId="02AD7A1A" w14:textId="7A084DB5" w:rsidR="003B7182" w:rsidRDefault="0072428B" w:rsidP="0046534C">
      <w:pPr>
        <w:pStyle w:val="BodyText"/>
      </w:pPr>
      <w:r w:rsidRPr="0072428B">
        <w:t>The Defa</w:t>
      </w:r>
      <w:r w:rsidR="0046534C">
        <w:t>ult eR</w:t>
      </w:r>
      <w:r w:rsidR="0046534C" w:rsidRPr="00C64418">
        <w:rPr>
          <w:vertAlign w:val="subscript"/>
        </w:rPr>
        <w:t>x</w:t>
      </w:r>
      <w:r w:rsidR="0046534C">
        <w:t xml:space="preserve"> Clinic allows the local user to locate non-processed eR</w:t>
      </w:r>
      <w:r w:rsidR="0046534C" w:rsidRPr="00C64418">
        <w:rPr>
          <w:vertAlign w:val="subscript"/>
        </w:rPr>
        <w:t>x</w:t>
      </w:r>
      <w:r w:rsidR="0046534C">
        <w:t xml:space="preserve"> prescriptions by </w:t>
      </w:r>
      <w:r w:rsidRPr="0072428B">
        <w:t>clinic name,</w:t>
      </w:r>
      <w:r w:rsidR="0046534C">
        <w:t xml:space="preserve"> in the existing pending queue.</w:t>
      </w:r>
    </w:p>
    <w:p w14:paraId="17062A33" w14:textId="248E5AFB" w:rsidR="00276542" w:rsidRDefault="006853A1" w:rsidP="0046534C">
      <w:pPr>
        <w:pStyle w:val="BodyText"/>
      </w:pPr>
      <w:r>
        <w:t xml:space="preserve">Sites can </w:t>
      </w:r>
      <w:r w:rsidR="000F5894">
        <w:t xml:space="preserve">add a </w:t>
      </w:r>
      <w:r>
        <w:t>Default eR</w:t>
      </w:r>
      <w:r w:rsidRPr="00C64418">
        <w:rPr>
          <w:vertAlign w:val="subscript"/>
        </w:rPr>
        <w:t>x</w:t>
      </w:r>
      <w:r>
        <w:t xml:space="preserve"> Clinic in </w:t>
      </w:r>
      <w:r w:rsidRPr="00E8344C">
        <w:t>O</w:t>
      </w:r>
      <w:r w:rsidR="00C64418" w:rsidRPr="00E8344C">
        <w:t>UTPATIENT SITE f</w:t>
      </w:r>
      <w:r w:rsidRPr="00E8344C">
        <w:t xml:space="preserve">ile </w:t>
      </w:r>
      <w:r w:rsidR="00C64418" w:rsidRPr="00E8344C">
        <w:t>(</w:t>
      </w:r>
      <w:r w:rsidRPr="00E8344C">
        <w:t>#59</w:t>
      </w:r>
      <w:r w:rsidR="00C64418" w:rsidRPr="00E8344C">
        <w:t>)</w:t>
      </w:r>
      <w:r w:rsidRPr="00E8344C">
        <w:t>,</w:t>
      </w:r>
      <w:r>
        <w:t xml:space="preserve"> </w:t>
      </w:r>
      <w:r w:rsidR="00E8344C" w:rsidRPr="00E8344C">
        <w:t>DEFAULT ERX CLINIC field (#10)</w:t>
      </w:r>
      <w:r>
        <w:t>. A new Hospital Location entry with type as ‘Clinic’ needs to be created for the p</w:t>
      </w:r>
      <w:r w:rsidR="0046534C">
        <w:t>urpose of Inbound ePrescribing.</w:t>
      </w:r>
    </w:p>
    <w:p w14:paraId="606DB191" w14:textId="41002C56" w:rsidR="00C92883" w:rsidRPr="0046534C" w:rsidRDefault="00C92883" w:rsidP="0046534C">
      <w:pPr>
        <w:pStyle w:val="Note"/>
        <w:spacing w:line="240" w:lineRule="auto"/>
        <w:rPr>
          <w:sz w:val="24"/>
          <w:szCs w:val="24"/>
        </w:rPr>
      </w:pPr>
      <w:r w:rsidRPr="0046534C">
        <w:rPr>
          <w:b/>
          <w:sz w:val="24"/>
          <w:szCs w:val="24"/>
        </w:rPr>
        <w:t>NOTE:</w:t>
      </w:r>
      <w:r w:rsidR="00A85248" w:rsidRPr="0046534C">
        <w:rPr>
          <w:sz w:val="24"/>
          <w:szCs w:val="24"/>
        </w:rPr>
        <w:t xml:space="preserve"> Existing Hospital Location entries </w:t>
      </w:r>
      <w:r w:rsidR="00A85248" w:rsidRPr="0046534C">
        <w:rPr>
          <w:b/>
          <w:sz w:val="24"/>
          <w:szCs w:val="24"/>
        </w:rPr>
        <w:t>should</w:t>
      </w:r>
      <w:r w:rsidR="00A85248" w:rsidRPr="0046534C">
        <w:rPr>
          <w:sz w:val="24"/>
          <w:szCs w:val="24"/>
        </w:rPr>
        <w:t xml:space="preserve"> </w:t>
      </w:r>
      <w:r w:rsidR="00A85248" w:rsidRPr="0046534C">
        <w:rPr>
          <w:b/>
          <w:sz w:val="24"/>
          <w:szCs w:val="24"/>
        </w:rPr>
        <w:t xml:space="preserve">not </w:t>
      </w:r>
      <w:r w:rsidR="00A85248" w:rsidRPr="0046534C">
        <w:rPr>
          <w:sz w:val="24"/>
          <w:szCs w:val="24"/>
        </w:rPr>
        <w:t>be used as a Default eR</w:t>
      </w:r>
      <w:r w:rsidR="00A85248" w:rsidRPr="00CA5121">
        <w:rPr>
          <w:sz w:val="24"/>
          <w:szCs w:val="24"/>
          <w:vertAlign w:val="subscript"/>
        </w:rPr>
        <w:t>x</w:t>
      </w:r>
      <w:r w:rsidR="00A85248" w:rsidRPr="0046534C">
        <w:rPr>
          <w:sz w:val="24"/>
          <w:szCs w:val="24"/>
        </w:rPr>
        <w:t xml:space="preserve"> Clinic.</w:t>
      </w:r>
      <w:r w:rsidRPr="0046534C">
        <w:rPr>
          <w:sz w:val="24"/>
          <w:szCs w:val="24"/>
        </w:rPr>
        <w:t xml:space="preserve"> For creating a new clinic for Inbound ePrescribing use, additional assistance from Medical Administration may be required.</w:t>
      </w:r>
    </w:p>
    <w:p w14:paraId="35F4C847" w14:textId="48332DB3" w:rsidR="006853A1" w:rsidRPr="00544405" w:rsidRDefault="006853A1" w:rsidP="0046534C">
      <w:pPr>
        <w:pStyle w:val="BodyText"/>
      </w:pPr>
      <w:r>
        <w:t xml:space="preserve">The diagram below depicts the relationship between </w:t>
      </w:r>
      <w:r w:rsidR="00544405" w:rsidRPr="00544405">
        <w:t>O</w:t>
      </w:r>
      <w:r w:rsidR="00472152">
        <w:t>UTPATIENT SITE</w:t>
      </w:r>
      <w:r w:rsidR="00544405" w:rsidRPr="00544405">
        <w:t xml:space="preserve"> f</w:t>
      </w:r>
      <w:r w:rsidRPr="00544405">
        <w:t xml:space="preserve">ile </w:t>
      </w:r>
      <w:r w:rsidR="00544405" w:rsidRPr="00544405">
        <w:t>(</w:t>
      </w:r>
      <w:r w:rsidRPr="00544405">
        <w:t>#59</w:t>
      </w:r>
      <w:r w:rsidR="00544405" w:rsidRPr="00544405">
        <w:t>), HOSPITAL LOCATION file (#44) and I</w:t>
      </w:r>
      <w:r w:rsidR="00472152">
        <w:t>NSTITUTION</w:t>
      </w:r>
      <w:r w:rsidR="00544405" w:rsidRPr="00544405">
        <w:t xml:space="preserve"> f</w:t>
      </w:r>
      <w:r w:rsidRPr="00544405">
        <w:t xml:space="preserve">ile </w:t>
      </w:r>
      <w:r w:rsidR="00544405" w:rsidRPr="00544405">
        <w:t>(</w:t>
      </w:r>
      <w:r w:rsidRPr="00544405">
        <w:t>#4</w:t>
      </w:r>
      <w:r w:rsidR="00544405" w:rsidRPr="00544405">
        <w:t>)</w:t>
      </w:r>
      <w:r w:rsidRPr="00544405">
        <w:t>.</w:t>
      </w:r>
    </w:p>
    <w:p w14:paraId="4B068FCB" w14:textId="79AD7A97" w:rsidR="00E238E7" w:rsidRPr="00682743" w:rsidRDefault="00E238E7" w:rsidP="00682743">
      <w:pPr>
        <w:pStyle w:val="Caption"/>
      </w:pPr>
      <w:bookmarkStart w:id="437" w:name="_Toc524379575"/>
      <w:bookmarkStart w:id="438" w:name="_Toc524380563"/>
      <w:r w:rsidRPr="00AA52E1">
        <w:lastRenderedPageBreak/>
        <w:t xml:space="preserve">Figure </w:t>
      </w:r>
      <w:fldSimple w:instr=" SEQ Figure \* ARABIC ">
        <w:r w:rsidR="00231B65">
          <w:rPr>
            <w:noProof/>
          </w:rPr>
          <w:t>2</w:t>
        </w:r>
      </w:fldSimple>
      <w:r w:rsidRPr="00AA52E1">
        <w:t xml:space="preserve">: </w:t>
      </w:r>
      <w:r w:rsidR="00682743" w:rsidRPr="00AA52E1">
        <w:t>INSTITUTION</w:t>
      </w:r>
      <w:r w:rsidR="00682743">
        <w:t xml:space="preserve"> </w:t>
      </w:r>
      <w:r w:rsidR="00682743" w:rsidRPr="00682743">
        <w:t>f</w:t>
      </w:r>
      <w:r w:rsidRPr="00682743">
        <w:t xml:space="preserve">ile </w:t>
      </w:r>
      <w:r w:rsidR="00682743" w:rsidRPr="00682743">
        <w:t>(</w:t>
      </w:r>
      <w:r w:rsidRPr="00682743">
        <w:t>#4</w:t>
      </w:r>
      <w:r w:rsidR="00682743" w:rsidRPr="00682743">
        <w:t>)</w:t>
      </w:r>
      <w:r w:rsidRPr="00682743">
        <w:t xml:space="preserve">, </w:t>
      </w:r>
      <w:r w:rsidR="00682743" w:rsidRPr="00682743">
        <w:t>OUTPATIENT SITE f</w:t>
      </w:r>
      <w:r w:rsidRPr="00682743">
        <w:t xml:space="preserve">ile </w:t>
      </w:r>
      <w:r w:rsidR="00682743" w:rsidRPr="00682743">
        <w:t>(</w:t>
      </w:r>
      <w:r w:rsidRPr="00682743">
        <w:t>#59</w:t>
      </w:r>
      <w:r w:rsidR="00682743" w:rsidRPr="00682743">
        <w:t>)</w:t>
      </w:r>
      <w:r w:rsidRPr="00682743">
        <w:t xml:space="preserve"> and </w:t>
      </w:r>
      <w:r w:rsidR="00682743" w:rsidRPr="00682743">
        <w:t>HOSPITAL LOCATION fi</w:t>
      </w:r>
      <w:r w:rsidRPr="00682743">
        <w:t xml:space="preserve">le </w:t>
      </w:r>
      <w:r w:rsidR="00682743" w:rsidRPr="00682743">
        <w:t>(</w:t>
      </w:r>
      <w:r w:rsidRPr="00682743">
        <w:t>#44</w:t>
      </w:r>
      <w:r w:rsidR="00682743" w:rsidRPr="00682743">
        <w:t>)</w:t>
      </w:r>
      <w:r w:rsidRPr="00682743">
        <w:t xml:space="preserve"> Configuration</w:t>
      </w:r>
      <w:bookmarkEnd w:id="437"/>
      <w:bookmarkEnd w:id="438"/>
    </w:p>
    <w:p w14:paraId="1EC412D2" w14:textId="4EBBCED7" w:rsidR="00E8310E" w:rsidRDefault="00AA71C3" w:rsidP="00AA52E1">
      <w:pPr>
        <w:pStyle w:val="ImageFormat"/>
        <w:spacing w:before="240"/>
      </w:pPr>
      <w:r w:rsidRPr="00392EFE">
        <w:drawing>
          <wp:inline distT="0" distB="0" distL="0" distR="0" wp14:anchorId="15FAE3FA" wp14:editId="5A05A608">
            <wp:extent cx="5943600" cy="2245995"/>
            <wp:effectExtent l="19050" t="19050" r="19050" b="20955"/>
            <wp:docPr id="7" name="Picture 7" descr="The diagram depicts the 3 files in a configuration process format.  Each file is represented in a separate box shape object that explains their relationships between them.&#10;&#10;1st box (top centered position) is INSTITUTION file (#4). This box displays the fields associated which are: &#10;Name: (Bedford Pharmacy is the display's example)&#10;NPI: &lt;10-digit number&gt;&#10;&#10;2nd box (right-aligned bottom position) is OUTPATIENT SITE file (#59). This box displays the fields associated which are: &#10;NCPDP: &lt;7-digit number&gt;&#10;NPI INSTITUTION: Bedford Pharmacy&#10;CPRS ORDERING INSTITUTION: Beford Pharmacy&#10;DEFAULT ERX CLINIC (OPTIONAL): Example Clinic (New for eRx) Also, outside of box is bullet arrow pointing in left direction of file#44. &#10;&#10;3rd box (left-aligned bottom position) is HOSPITAL LOCATION file (#44). This box displays the fields associated which are: &#10;Clinic: Example Clinic (New for eRx)&#10;TYPE: Clinic &#10;INSTITUTION: Bedford Pharmacy&#10;&#10;Both 2nd and 3rd boxes have bullet arrows pointing towards 1st box (file #4) top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5995"/>
                    </a:xfrm>
                    <a:prstGeom prst="rect">
                      <a:avLst/>
                    </a:prstGeom>
                    <a:ln>
                      <a:solidFill>
                        <a:schemeClr val="accent1"/>
                      </a:solidFill>
                    </a:ln>
                  </pic:spPr>
                </pic:pic>
              </a:graphicData>
            </a:graphic>
          </wp:inline>
        </w:drawing>
      </w:r>
    </w:p>
    <w:p w14:paraId="3A7550E2" w14:textId="4234A7F0" w:rsidR="002C182B" w:rsidRPr="006310EC" w:rsidRDefault="002C182B" w:rsidP="00447391">
      <w:pPr>
        <w:pStyle w:val="BodyText"/>
        <w:rPr>
          <w:szCs w:val="24"/>
        </w:rPr>
      </w:pPr>
      <w:r w:rsidRPr="006310EC">
        <w:rPr>
          <w:szCs w:val="24"/>
        </w:rPr>
        <w:t xml:space="preserve">To </w:t>
      </w:r>
      <w:r w:rsidR="00B95999" w:rsidRPr="006310EC">
        <w:rPr>
          <w:szCs w:val="24"/>
        </w:rPr>
        <w:t xml:space="preserve">confirm setup of </w:t>
      </w:r>
      <w:r w:rsidRPr="006310EC">
        <w:rPr>
          <w:szCs w:val="24"/>
        </w:rPr>
        <w:t>Default eR</w:t>
      </w:r>
      <w:r w:rsidRPr="006310EC">
        <w:rPr>
          <w:szCs w:val="24"/>
          <w:vertAlign w:val="subscript"/>
        </w:rPr>
        <w:t>x</w:t>
      </w:r>
      <w:r w:rsidRPr="006310EC">
        <w:rPr>
          <w:szCs w:val="24"/>
        </w:rPr>
        <w:t xml:space="preserve"> Clinic, </w:t>
      </w:r>
      <w:r w:rsidRPr="006310EC">
        <w:rPr>
          <w:color w:val="000000" w:themeColor="text1"/>
          <w:szCs w:val="24"/>
        </w:rPr>
        <w:t xml:space="preserve">using FileMan </w:t>
      </w:r>
      <w:r w:rsidRPr="006310EC">
        <w:rPr>
          <w:i/>
          <w:color w:val="000000" w:themeColor="text1"/>
          <w:szCs w:val="24"/>
        </w:rPr>
        <w:t>Enter or Edit File Entries option</w:t>
      </w:r>
      <w:r w:rsidRPr="006310EC">
        <w:rPr>
          <w:color w:val="000000" w:themeColor="text1"/>
          <w:szCs w:val="24"/>
        </w:rPr>
        <w:t>, in the HOSPITAL LOCATION file (#44)</w:t>
      </w:r>
      <w:r w:rsidR="00FE64C8" w:rsidRPr="006310EC">
        <w:rPr>
          <w:color w:val="000000" w:themeColor="text1"/>
          <w:szCs w:val="24"/>
        </w:rPr>
        <w:t xml:space="preserve">. </w:t>
      </w:r>
      <w:r w:rsidR="00FE64C8" w:rsidRPr="006310EC">
        <w:rPr>
          <w:szCs w:val="24"/>
        </w:rPr>
        <w:t>This setup may require assistance from Medical Administration Team</w:t>
      </w:r>
      <w:r w:rsidR="00E8310E" w:rsidRPr="006310EC">
        <w:rPr>
          <w:color w:val="000000" w:themeColor="text1"/>
          <w:szCs w:val="24"/>
        </w:rPr>
        <w:t>:</w:t>
      </w:r>
    </w:p>
    <w:p w14:paraId="192C6081" w14:textId="23C4F07C" w:rsidR="002C182B" w:rsidRPr="008D0A29" w:rsidRDefault="002C182B" w:rsidP="00DF7886">
      <w:pPr>
        <w:pStyle w:val="BodyTextLettered1"/>
        <w:numPr>
          <w:ilvl w:val="0"/>
          <w:numId w:val="29"/>
        </w:numPr>
        <w:spacing w:before="60" w:after="60"/>
        <w:ind w:left="720"/>
        <w:rPr>
          <w:sz w:val="24"/>
          <w:szCs w:val="24"/>
        </w:rPr>
      </w:pPr>
      <w:r w:rsidRPr="006310EC">
        <w:rPr>
          <w:sz w:val="24"/>
          <w:szCs w:val="24"/>
        </w:rPr>
        <w:t xml:space="preserve">Check the </w:t>
      </w:r>
      <w:r w:rsidRPr="008D0A29">
        <w:rPr>
          <w:sz w:val="24"/>
          <w:szCs w:val="24"/>
        </w:rPr>
        <w:t>field: INSTITUTION field (#3).</w:t>
      </w:r>
    </w:p>
    <w:p w14:paraId="567F0676" w14:textId="617679D9" w:rsidR="002C182B" w:rsidRPr="006310EC" w:rsidRDefault="002C182B" w:rsidP="00DF7886">
      <w:pPr>
        <w:pStyle w:val="BodyTextLettered1"/>
        <w:numPr>
          <w:ilvl w:val="0"/>
          <w:numId w:val="29"/>
        </w:numPr>
        <w:spacing w:before="60" w:after="60"/>
        <w:ind w:left="720"/>
        <w:rPr>
          <w:sz w:val="24"/>
          <w:szCs w:val="24"/>
        </w:rPr>
      </w:pPr>
      <w:r w:rsidRPr="006310EC">
        <w:rPr>
          <w:color w:val="000000" w:themeColor="text1"/>
          <w:sz w:val="24"/>
          <w:szCs w:val="24"/>
        </w:rPr>
        <w:t xml:space="preserve">If it is blank, use the </w:t>
      </w:r>
      <w:r w:rsidR="00E8310E" w:rsidRPr="006310EC">
        <w:rPr>
          <w:color w:val="000000" w:themeColor="text1"/>
          <w:sz w:val="24"/>
          <w:szCs w:val="24"/>
        </w:rPr>
        <w:t xml:space="preserve">NPI </w:t>
      </w:r>
      <w:r w:rsidRPr="006310EC">
        <w:rPr>
          <w:color w:val="000000" w:themeColor="text1"/>
          <w:sz w:val="24"/>
          <w:szCs w:val="24"/>
        </w:rPr>
        <w:t xml:space="preserve">INSTITUTION identified in </w:t>
      </w:r>
      <w:r w:rsidR="00E8310E" w:rsidRPr="006310EC">
        <w:rPr>
          <w:color w:val="000000" w:themeColor="text1"/>
          <w:sz w:val="24"/>
          <w:szCs w:val="24"/>
        </w:rPr>
        <w:t>O</w:t>
      </w:r>
      <w:r w:rsidR="00E8344C" w:rsidRPr="006310EC">
        <w:rPr>
          <w:color w:val="000000" w:themeColor="text1"/>
          <w:sz w:val="24"/>
          <w:szCs w:val="24"/>
        </w:rPr>
        <w:t>UTPATIENT SITE f</w:t>
      </w:r>
      <w:r w:rsidR="00E8310E" w:rsidRPr="006310EC">
        <w:rPr>
          <w:color w:val="000000" w:themeColor="text1"/>
          <w:sz w:val="24"/>
          <w:szCs w:val="24"/>
        </w:rPr>
        <w:t xml:space="preserve">ile </w:t>
      </w:r>
      <w:r w:rsidR="00E8344C" w:rsidRPr="006310EC">
        <w:rPr>
          <w:color w:val="000000" w:themeColor="text1"/>
          <w:sz w:val="24"/>
          <w:szCs w:val="24"/>
        </w:rPr>
        <w:t>(</w:t>
      </w:r>
      <w:r w:rsidR="00E8310E" w:rsidRPr="006310EC">
        <w:rPr>
          <w:color w:val="000000" w:themeColor="text1"/>
          <w:sz w:val="24"/>
          <w:szCs w:val="24"/>
        </w:rPr>
        <w:t>#59</w:t>
      </w:r>
      <w:r w:rsidR="00E8344C" w:rsidRPr="006310EC">
        <w:rPr>
          <w:color w:val="000000" w:themeColor="text1"/>
          <w:sz w:val="24"/>
          <w:szCs w:val="24"/>
        </w:rPr>
        <w:t>)</w:t>
      </w:r>
      <w:r w:rsidR="00E8310E" w:rsidRPr="006310EC">
        <w:rPr>
          <w:color w:val="000000" w:themeColor="text1"/>
          <w:sz w:val="24"/>
          <w:szCs w:val="24"/>
        </w:rPr>
        <w:t>.</w:t>
      </w:r>
    </w:p>
    <w:p w14:paraId="2EF08B47" w14:textId="71AE6A8C" w:rsidR="00784649" w:rsidRPr="006310EC" w:rsidRDefault="002C182B" w:rsidP="00DF7886">
      <w:pPr>
        <w:pStyle w:val="BodyTextLettered1"/>
        <w:numPr>
          <w:ilvl w:val="0"/>
          <w:numId w:val="29"/>
        </w:numPr>
        <w:spacing w:before="60" w:after="60"/>
        <w:ind w:left="720"/>
        <w:rPr>
          <w:sz w:val="24"/>
          <w:szCs w:val="24"/>
        </w:rPr>
      </w:pPr>
      <w:r w:rsidRPr="006310EC">
        <w:rPr>
          <w:color w:val="000000" w:themeColor="text1"/>
          <w:sz w:val="24"/>
          <w:szCs w:val="24"/>
        </w:rPr>
        <w:t xml:space="preserve">If it is not blank ensure that the </w:t>
      </w:r>
      <w:r w:rsidR="003D6203" w:rsidRPr="006310EC">
        <w:rPr>
          <w:color w:val="000000" w:themeColor="text1"/>
          <w:sz w:val="24"/>
          <w:szCs w:val="24"/>
        </w:rPr>
        <w:t xml:space="preserve">NPI </w:t>
      </w:r>
      <w:r w:rsidRPr="006310EC">
        <w:rPr>
          <w:color w:val="000000" w:themeColor="text1"/>
          <w:sz w:val="24"/>
          <w:szCs w:val="24"/>
        </w:rPr>
        <w:t xml:space="preserve">INSTITUTION is same as the one identified in </w:t>
      </w:r>
      <w:r w:rsidR="00E8344C" w:rsidRPr="006310EC">
        <w:rPr>
          <w:color w:val="000000" w:themeColor="text1"/>
          <w:sz w:val="24"/>
          <w:szCs w:val="24"/>
        </w:rPr>
        <w:t>OUTPATIENT SITE file (</w:t>
      </w:r>
      <w:r w:rsidR="00E8310E" w:rsidRPr="006310EC">
        <w:rPr>
          <w:color w:val="000000" w:themeColor="text1"/>
          <w:sz w:val="24"/>
          <w:szCs w:val="24"/>
        </w:rPr>
        <w:t>#59</w:t>
      </w:r>
      <w:r w:rsidR="00E8344C" w:rsidRPr="006310EC">
        <w:rPr>
          <w:color w:val="000000" w:themeColor="text1"/>
          <w:sz w:val="24"/>
          <w:szCs w:val="24"/>
        </w:rPr>
        <w:t>)</w:t>
      </w:r>
      <w:r w:rsidR="00E8310E" w:rsidRPr="006310EC">
        <w:rPr>
          <w:color w:val="000000" w:themeColor="text1"/>
          <w:sz w:val="24"/>
          <w:szCs w:val="24"/>
        </w:rPr>
        <w:t>.</w:t>
      </w:r>
    </w:p>
    <w:p w14:paraId="285FCB51" w14:textId="03FDEDC8" w:rsidR="00544405" w:rsidRDefault="00B17CC8" w:rsidP="00667E73">
      <w:pPr>
        <w:pStyle w:val="Caption"/>
      </w:pPr>
      <w:bookmarkStart w:id="439" w:name="_Toc524379576"/>
      <w:bookmarkStart w:id="440" w:name="_Toc524380564"/>
      <w:r w:rsidRPr="00D5343D">
        <w:t xml:space="preserve">Figure </w:t>
      </w:r>
      <w:fldSimple w:instr=" SEQ Figure \* ARABIC ">
        <w:r w:rsidR="00231B65">
          <w:rPr>
            <w:noProof/>
          </w:rPr>
          <w:t>3</w:t>
        </w:r>
      </w:fldSimple>
      <w:r w:rsidRPr="00964EFB">
        <w:t xml:space="preserve">: </w:t>
      </w:r>
      <w:r w:rsidR="00964EFB" w:rsidRPr="00964EFB">
        <w:t>HOSPITAL LOCATION f</w:t>
      </w:r>
      <w:r w:rsidRPr="00964EFB">
        <w:t xml:space="preserve">ile </w:t>
      </w:r>
      <w:r w:rsidR="00964EFB" w:rsidRPr="00964EFB">
        <w:t>(</w:t>
      </w:r>
      <w:r w:rsidRPr="00964EFB">
        <w:t>#44</w:t>
      </w:r>
      <w:r w:rsidR="00964EFB" w:rsidRPr="00964EFB">
        <w:t>)</w:t>
      </w:r>
      <w:r w:rsidRPr="00964EFB">
        <w:t xml:space="preserve"> in</w:t>
      </w:r>
      <w:r w:rsidRPr="00D5343D">
        <w:t xml:space="preserve"> Enter or Edit File Entries Mode</w:t>
      </w:r>
      <w:bookmarkEnd w:id="439"/>
      <w:bookmarkEnd w:id="440"/>
    </w:p>
    <w:p w14:paraId="41E0D092"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VA FileMan 22.2</w:t>
      </w:r>
    </w:p>
    <w:p w14:paraId="68AE4F26"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21F440B" w14:textId="5581C69E"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Select OPTI</w:t>
      </w:r>
      <w:r>
        <w:rPr>
          <w:rFonts w:ascii="Courier New" w:eastAsia="Batang" w:hAnsi="Courier New" w:cs="Courier New"/>
          <w:color w:val="000000"/>
          <w:sz w:val="18"/>
          <w:szCs w:val="24"/>
          <w:lang w:eastAsia="ko-KR"/>
        </w:rPr>
        <w:t>ON: ENTER OR EDIT FILE ENTRIES</w:t>
      </w:r>
    </w:p>
    <w:p w14:paraId="0482084E"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B85558F"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Input to what File: HOSPITAL LOCATION//   (1448 entries)</w:t>
      </w:r>
    </w:p>
    <w:p w14:paraId="1530026B"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DD98548"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EDIT WHICH FIELD: ALL// TYPE</w:t>
      </w:r>
    </w:p>
    <w:p w14:paraId="4CDB203A"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 xml:space="preserve">     1   TYPE  </w:t>
      </w:r>
    </w:p>
    <w:p w14:paraId="0D7041B1"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 xml:space="preserve">     2   TYPE EXTENSION  </w:t>
      </w:r>
    </w:p>
    <w:p w14:paraId="2694D701"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CHOOSE 1-2: 1  TYPE</w:t>
      </w:r>
    </w:p>
    <w:p w14:paraId="37090194" w14:textId="38ED5E25"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Pr>
          <w:rFonts w:ascii="Courier New" w:eastAsia="Batang" w:hAnsi="Courier New" w:cs="Courier New"/>
          <w:color w:val="000000"/>
          <w:sz w:val="18"/>
          <w:szCs w:val="24"/>
          <w:lang w:eastAsia="ko-KR"/>
        </w:rPr>
        <w:t>THEN EDIT FIELD: INSTITUTION</w:t>
      </w:r>
    </w:p>
    <w:p w14:paraId="6F8E57CA" w14:textId="0C03FD4C"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THEN EDIT FIELD:</w:t>
      </w:r>
    </w:p>
    <w:p w14:paraId="42CAD618"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7A843E57"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3E5897D3"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 xml:space="preserve">Select </w:t>
      </w:r>
      <w:r w:rsidRPr="00667E73">
        <w:rPr>
          <w:rFonts w:ascii="Courier New" w:eastAsia="Batang" w:hAnsi="Courier New" w:cs="Courier New"/>
          <w:color w:val="000000"/>
          <w:sz w:val="18"/>
          <w:szCs w:val="24"/>
          <w:highlight w:val="yellow"/>
          <w:lang w:eastAsia="ko-KR"/>
        </w:rPr>
        <w:t>HOSPITAL LOCATION NAME:</w:t>
      </w:r>
      <w:r w:rsidRPr="00667E73">
        <w:rPr>
          <w:rFonts w:ascii="Courier New" w:eastAsia="Batang" w:hAnsi="Courier New" w:cs="Courier New"/>
          <w:color w:val="000000"/>
          <w:sz w:val="18"/>
          <w:szCs w:val="24"/>
          <w:lang w:eastAsia="ko-KR"/>
        </w:rPr>
        <w:t xml:space="preserve">    </w:t>
      </w:r>
      <w:r w:rsidRPr="00667E73">
        <w:rPr>
          <w:rFonts w:ascii="Courier New" w:eastAsia="Batang" w:hAnsi="Courier New" w:cs="Courier New"/>
          <w:color w:val="000000"/>
          <w:sz w:val="18"/>
          <w:szCs w:val="24"/>
          <w:highlight w:val="yellow"/>
          <w:lang w:eastAsia="ko-KR"/>
        </w:rPr>
        <w:t>EXAMPLE CLINIC</w:t>
      </w:r>
      <w:r w:rsidRPr="00667E73">
        <w:rPr>
          <w:rFonts w:ascii="Courier New" w:eastAsia="Batang" w:hAnsi="Courier New" w:cs="Courier New"/>
          <w:color w:val="000000"/>
          <w:sz w:val="18"/>
          <w:szCs w:val="24"/>
          <w:lang w:eastAsia="ko-KR"/>
        </w:rPr>
        <w:t xml:space="preserve">     </w:t>
      </w:r>
    </w:p>
    <w:p w14:paraId="67C55C2E"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highlight w:val="yellow"/>
          <w:lang w:eastAsia="ko-KR"/>
        </w:rPr>
        <w:t>TYPE: CLINIC//</w:t>
      </w:r>
      <w:r w:rsidRPr="00667E73">
        <w:rPr>
          <w:rFonts w:ascii="Courier New" w:eastAsia="Batang" w:hAnsi="Courier New" w:cs="Courier New"/>
          <w:color w:val="000000"/>
          <w:sz w:val="18"/>
          <w:szCs w:val="24"/>
          <w:lang w:eastAsia="ko-KR"/>
        </w:rPr>
        <w:t xml:space="preserve"> </w:t>
      </w:r>
    </w:p>
    <w:p w14:paraId="775805EB" w14:textId="196E4B72" w:rsid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highlight w:val="yellow"/>
          <w:lang w:eastAsia="ko-KR"/>
        </w:rPr>
        <w:t>INSTITUTION: BEDFORD PHARMACY//</w:t>
      </w:r>
    </w:p>
    <w:p w14:paraId="0AD0F41D" w14:textId="1C498DC3" w:rsidR="00667E73" w:rsidRDefault="00667E73" w:rsidP="00544405">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5335FD6" w14:textId="194B5295" w:rsidR="008D21FC" w:rsidRPr="006310EC" w:rsidRDefault="008D21FC" w:rsidP="00447391">
      <w:pPr>
        <w:pStyle w:val="BodyText"/>
        <w:rPr>
          <w:szCs w:val="24"/>
        </w:rPr>
      </w:pPr>
      <w:r w:rsidRPr="006310EC">
        <w:rPr>
          <w:szCs w:val="24"/>
        </w:rPr>
        <w:t xml:space="preserve">Then, using FileMan </w:t>
      </w:r>
      <w:r w:rsidRPr="006310EC">
        <w:rPr>
          <w:i/>
          <w:szCs w:val="24"/>
        </w:rPr>
        <w:t>Enter or Edit File Entries</w:t>
      </w:r>
      <w:r w:rsidRPr="006310EC">
        <w:rPr>
          <w:szCs w:val="24"/>
        </w:rPr>
        <w:t xml:space="preserve">, in the OUTPATIENT SITE file (#59), enter the </w:t>
      </w:r>
      <w:bookmarkStart w:id="441" w:name="_Hlk521661575"/>
      <w:r w:rsidR="00447391" w:rsidRPr="006310EC">
        <w:rPr>
          <w:szCs w:val="24"/>
        </w:rPr>
        <w:t>DEFAULT ERX CLINIC field (#10)</w:t>
      </w:r>
      <w:bookmarkEnd w:id="441"/>
      <w:r w:rsidR="00447391" w:rsidRPr="006310EC">
        <w:rPr>
          <w:szCs w:val="24"/>
        </w:rPr>
        <w:t>.</w:t>
      </w:r>
    </w:p>
    <w:p w14:paraId="4AC3454C" w14:textId="70674B0F" w:rsidR="008D21FC" w:rsidRPr="006310EC" w:rsidRDefault="008D21FC" w:rsidP="00DF7886">
      <w:pPr>
        <w:pStyle w:val="BodyTextLettered1"/>
        <w:numPr>
          <w:ilvl w:val="0"/>
          <w:numId w:val="30"/>
        </w:numPr>
        <w:spacing w:before="60" w:after="60"/>
        <w:ind w:left="720"/>
        <w:rPr>
          <w:sz w:val="24"/>
          <w:szCs w:val="24"/>
        </w:rPr>
      </w:pPr>
      <w:r w:rsidRPr="006310EC">
        <w:rPr>
          <w:sz w:val="24"/>
          <w:szCs w:val="24"/>
        </w:rPr>
        <w:t>If it is blank, then populate it with the Clinic created for the purpose of Inbound ePrescribing</w:t>
      </w:r>
      <w:r w:rsidR="00447391" w:rsidRPr="006310EC">
        <w:rPr>
          <w:sz w:val="24"/>
          <w:szCs w:val="24"/>
        </w:rPr>
        <w:t>.</w:t>
      </w:r>
    </w:p>
    <w:p w14:paraId="6D2B6F67" w14:textId="7A00A492" w:rsidR="008D21FC" w:rsidRPr="006310EC" w:rsidRDefault="008D21FC" w:rsidP="00DF7886">
      <w:pPr>
        <w:pStyle w:val="BodyTextLettered1"/>
        <w:numPr>
          <w:ilvl w:val="0"/>
          <w:numId w:val="30"/>
        </w:numPr>
        <w:spacing w:before="60" w:after="60"/>
        <w:ind w:left="720"/>
        <w:rPr>
          <w:sz w:val="24"/>
          <w:szCs w:val="24"/>
        </w:rPr>
      </w:pPr>
      <w:r w:rsidRPr="006310EC">
        <w:rPr>
          <w:color w:val="000000" w:themeColor="text1"/>
          <w:sz w:val="24"/>
          <w:szCs w:val="24"/>
        </w:rPr>
        <w:t>If it is not blank, ensure that the Clinic used is same as the one created for the p</w:t>
      </w:r>
      <w:r w:rsidR="00447391" w:rsidRPr="006310EC">
        <w:rPr>
          <w:color w:val="000000" w:themeColor="text1"/>
          <w:sz w:val="24"/>
          <w:szCs w:val="24"/>
        </w:rPr>
        <w:t>urpose of Inbound ePrescribing.</w:t>
      </w:r>
    </w:p>
    <w:p w14:paraId="4B76F8CF" w14:textId="1BF2D2B0" w:rsidR="00C038A5" w:rsidRDefault="00F35968" w:rsidP="00C038A5">
      <w:pPr>
        <w:pStyle w:val="Caption"/>
      </w:pPr>
      <w:bookmarkStart w:id="442" w:name="_Toc524379577"/>
      <w:bookmarkStart w:id="443" w:name="_Toc524380565"/>
      <w:r w:rsidRPr="00F80366">
        <w:lastRenderedPageBreak/>
        <w:t xml:space="preserve">Figure </w:t>
      </w:r>
      <w:fldSimple w:instr=" SEQ Figure \* ARABIC ">
        <w:r w:rsidR="00231B65">
          <w:rPr>
            <w:noProof/>
          </w:rPr>
          <w:t>4</w:t>
        </w:r>
      </w:fldSimple>
      <w:r w:rsidRPr="006C622C">
        <w:t xml:space="preserve">: </w:t>
      </w:r>
      <w:r w:rsidR="00964EFB" w:rsidRPr="006C622C">
        <w:t>OUTPATIENT SITE f</w:t>
      </w:r>
      <w:r w:rsidRPr="006C622C">
        <w:t xml:space="preserve">ile </w:t>
      </w:r>
      <w:r w:rsidR="00964EFB" w:rsidRPr="006C622C">
        <w:t>(</w:t>
      </w:r>
      <w:r w:rsidRPr="006C622C">
        <w:t>#59</w:t>
      </w:r>
      <w:r w:rsidR="00964EFB" w:rsidRPr="006C622C">
        <w:t>)</w:t>
      </w:r>
      <w:r w:rsidR="00D2612B" w:rsidRPr="006C622C">
        <w:t xml:space="preserve"> </w:t>
      </w:r>
      <w:r w:rsidRPr="006C622C">
        <w:t>in</w:t>
      </w:r>
      <w:r w:rsidRPr="00F80366">
        <w:t xml:space="preserve"> Enter or Edit File Entries Mode</w:t>
      </w:r>
      <w:bookmarkEnd w:id="442"/>
      <w:bookmarkEnd w:id="443"/>
    </w:p>
    <w:p w14:paraId="00A745D8"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VA FileMan 22.2</w:t>
      </w:r>
    </w:p>
    <w:p w14:paraId="2C2F0DE4"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434B3E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OPTION: ENTER OR EDIT FILE ENTRIES  </w:t>
      </w:r>
    </w:p>
    <w:p w14:paraId="14E7771C"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ED12D80"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Input to what File: HOSPITAL LOCATION// 59  OUTPATIENT SITE</w:t>
      </w:r>
    </w:p>
    <w:p w14:paraId="09CB4BCD"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                                          (6 entries)</w:t>
      </w:r>
    </w:p>
    <w:p w14:paraId="5727AD7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EDIT WHICH FIELD: ALL// DEFAULT ERX CLINIC  </w:t>
      </w:r>
    </w:p>
    <w:p w14:paraId="2836499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THEN EDIT FIELD: </w:t>
      </w:r>
    </w:p>
    <w:p w14:paraId="45B307F7"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045793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OUTPATIENT SITE NAME:    VAMC BEDFORD  518  </w:t>
      </w:r>
    </w:p>
    <w:p w14:paraId="04479E01"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highlight w:val="yellow"/>
          <w:lang w:eastAsia="ko-KR"/>
        </w:rPr>
        <w:t>DEFAULT ERX CLINIC: EXAMPLE CLINIC//</w:t>
      </w:r>
    </w:p>
    <w:p w14:paraId="04CF100D" w14:textId="0B4710D5" w:rsidR="00B32392" w:rsidRDefault="00B32392" w:rsidP="00170696">
      <w:pPr>
        <w:pStyle w:val="Heading3"/>
      </w:pPr>
      <w:bookmarkStart w:id="444" w:name="_Toc524379553"/>
      <w:bookmarkStart w:id="445" w:name="_Toc528228347"/>
      <w:r>
        <w:t>NPI Institution</w:t>
      </w:r>
      <w:bookmarkEnd w:id="444"/>
      <w:bookmarkEnd w:id="445"/>
    </w:p>
    <w:p w14:paraId="47350373" w14:textId="0FEDEC32" w:rsidR="00B32392" w:rsidRPr="008D0A29" w:rsidRDefault="00B32392" w:rsidP="00F90E7C">
      <w:pPr>
        <w:pStyle w:val="BodyText"/>
        <w:rPr>
          <w:szCs w:val="24"/>
        </w:rPr>
      </w:pPr>
      <w:r w:rsidRPr="00C417F7">
        <w:t>Using FileMan</w:t>
      </w:r>
      <w:r w:rsidR="00CC2B0F">
        <w:t xml:space="preserve"> Inquiry</w:t>
      </w:r>
      <w:r w:rsidRPr="00C417F7">
        <w:t xml:space="preserve"> into the I</w:t>
      </w:r>
      <w:r w:rsidR="00E8344C">
        <w:t>NSTITUTION</w:t>
      </w:r>
      <w:r w:rsidRPr="00C417F7">
        <w:t xml:space="preserve"> file (#4), select the NPI Institution </w:t>
      </w:r>
      <w:r w:rsidR="003E384B">
        <w:t>i</w:t>
      </w:r>
      <w:r w:rsidR="00E45EC9">
        <w:t xml:space="preserve">dentified in the </w:t>
      </w:r>
      <w:r w:rsidR="00E8344C">
        <w:t>OUTPATIENT SITE f</w:t>
      </w:r>
      <w:r w:rsidR="00E45EC9">
        <w:t xml:space="preserve">ile </w:t>
      </w:r>
      <w:r w:rsidR="00E8344C">
        <w:t>(</w:t>
      </w:r>
      <w:r w:rsidR="00E45EC9">
        <w:t>#59</w:t>
      </w:r>
      <w:r w:rsidR="00E8344C">
        <w:t>)</w:t>
      </w:r>
      <w:r w:rsidR="00A85248">
        <w:t xml:space="preserve"> </w:t>
      </w:r>
      <w:r w:rsidR="00CC2B0F" w:rsidRPr="008D0A29">
        <w:rPr>
          <w:szCs w:val="24"/>
        </w:rPr>
        <w:t>from</w:t>
      </w:r>
      <w:r w:rsidR="00A85248" w:rsidRPr="008D0A29">
        <w:rPr>
          <w:szCs w:val="24"/>
        </w:rPr>
        <w:t xml:space="preserve"> section </w:t>
      </w:r>
      <w:hyperlink w:anchor="_1.1.6_OUTPATIENT_SITE" w:tooltip="Refer to Section 1.1.6" w:history="1">
        <w:r w:rsidR="00A25F7B">
          <w:rPr>
            <w:rStyle w:val="Hyperlink"/>
            <w:rFonts w:ascii="Times New Roman" w:hAnsi="Times New Roman"/>
            <w:sz w:val="24"/>
            <w:szCs w:val="24"/>
          </w:rPr>
          <w:t>1.1.6</w:t>
        </w:r>
      </w:hyperlink>
      <w:r w:rsidR="00A25F7B">
        <w:rPr>
          <w:szCs w:val="24"/>
        </w:rPr>
        <w:t>, step b</w:t>
      </w:r>
      <w:r w:rsidR="00E45EC9" w:rsidRPr="008D0A29">
        <w:rPr>
          <w:szCs w:val="24"/>
        </w:rPr>
        <w:t>.</w:t>
      </w:r>
      <w:r w:rsidR="003E384B" w:rsidRPr="008D0A29">
        <w:rPr>
          <w:szCs w:val="24"/>
        </w:rPr>
        <w:t xml:space="preserve"> </w:t>
      </w:r>
      <w:r w:rsidR="004175E4" w:rsidRPr="008D0A29">
        <w:rPr>
          <w:szCs w:val="24"/>
        </w:rPr>
        <w:t xml:space="preserve">Make note of </w:t>
      </w:r>
      <w:r w:rsidR="003E384B" w:rsidRPr="008D0A29">
        <w:rPr>
          <w:szCs w:val="24"/>
        </w:rPr>
        <w:t>the Pharmacy NPI Number.</w:t>
      </w:r>
    </w:p>
    <w:p w14:paraId="3A44CC44" w14:textId="17CC80DC" w:rsidR="0069469E" w:rsidRPr="00F90E7C" w:rsidRDefault="0069469E" w:rsidP="00F90E7C">
      <w:pPr>
        <w:pStyle w:val="Note"/>
        <w:spacing w:line="240" w:lineRule="auto"/>
        <w:rPr>
          <w:sz w:val="24"/>
          <w:szCs w:val="24"/>
        </w:rPr>
      </w:pPr>
      <w:r w:rsidRPr="00F90E7C">
        <w:rPr>
          <w:b/>
          <w:sz w:val="24"/>
          <w:szCs w:val="24"/>
        </w:rPr>
        <w:t>NOTE:</w:t>
      </w:r>
      <w:r w:rsidRPr="00F90E7C">
        <w:rPr>
          <w:sz w:val="24"/>
          <w:szCs w:val="24"/>
        </w:rPr>
        <w:t xml:space="preserve"> When the Pharmacy record is configured on </w:t>
      </w:r>
      <w:r w:rsidR="004C2F7F" w:rsidRPr="003B693A">
        <w:rPr>
          <w:sz w:val="24"/>
          <w:szCs w:val="24"/>
        </w:rPr>
        <w:t>IEP</w:t>
      </w:r>
      <w:r w:rsidRPr="003B693A">
        <w:rPr>
          <w:sz w:val="24"/>
          <w:szCs w:val="24"/>
        </w:rPr>
        <w:t xml:space="preserve"> Web</w:t>
      </w:r>
      <w:r w:rsidR="004C2F7F" w:rsidRPr="003B693A">
        <w:rPr>
          <w:sz w:val="24"/>
          <w:szCs w:val="24"/>
        </w:rPr>
        <w:t>-based application</w:t>
      </w:r>
      <w:r w:rsidRPr="003B693A">
        <w:rPr>
          <w:sz w:val="24"/>
          <w:szCs w:val="24"/>
        </w:rPr>
        <w:t xml:space="preserve">, the </w:t>
      </w:r>
      <w:r w:rsidR="00776DF0" w:rsidRPr="003B693A">
        <w:rPr>
          <w:sz w:val="24"/>
          <w:szCs w:val="24"/>
        </w:rPr>
        <w:t>NCPDP NUMBER</w:t>
      </w:r>
      <w:r w:rsidRPr="003B693A">
        <w:rPr>
          <w:sz w:val="24"/>
          <w:szCs w:val="24"/>
        </w:rPr>
        <w:t xml:space="preserve"> identified in </w:t>
      </w:r>
      <w:r w:rsidR="003B693A" w:rsidRPr="003B693A">
        <w:rPr>
          <w:sz w:val="24"/>
          <w:szCs w:val="24"/>
        </w:rPr>
        <w:t>OUTPATIENT SITE f</w:t>
      </w:r>
      <w:r w:rsidRPr="003B693A">
        <w:rPr>
          <w:sz w:val="24"/>
          <w:szCs w:val="24"/>
        </w:rPr>
        <w:t xml:space="preserve">ile </w:t>
      </w:r>
      <w:r w:rsidR="003B693A" w:rsidRPr="003B693A">
        <w:rPr>
          <w:sz w:val="24"/>
          <w:szCs w:val="24"/>
        </w:rPr>
        <w:t>(</w:t>
      </w:r>
      <w:r w:rsidRPr="003B693A">
        <w:rPr>
          <w:sz w:val="24"/>
          <w:szCs w:val="24"/>
        </w:rPr>
        <w:t>#59</w:t>
      </w:r>
      <w:r w:rsidR="003B693A" w:rsidRPr="003B693A">
        <w:rPr>
          <w:sz w:val="24"/>
          <w:szCs w:val="24"/>
        </w:rPr>
        <w:t>)</w:t>
      </w:r>
      <w:r w:rsidRPr="003B693A">
        <w:rPr>
          <w:sz w:val="24"/>
          <w:szCs w:val="24"/>
        </w:rPr>
        <w:t xml:space="preserve"> </w:t>
      </w:r>
      <w:r w:rsidRPr="00673140">
        <w:rPr>
          <w:sz w:val="24"/>
          <w:szCs w:val="24"/>
        </w:rPr>
        <w:t xml:space="preserve">and </w:t>
      </w:r>
      <w:r w:rsidR="00673140" w:rsidRPr="00673140">
        <w:rPr>
          <w:sz w:val="24"/>
          <w:szCs w:val="24"/>
        </w:rPr>
        <w:t xml:space="preserve">NPI </w:t>
      </w:r>
      <w:r w:rsidR="007D2A57" w:rsidRPr="00673140">
        <w:rPr>
          <w:sz w:val="24"/>
          <w:szCs w:val="24"/>
        </w:rPr>
        <w:t>Number</w:t>
      </w:r>
      <w:r w:rsidRPr="003B693A">
        <w:rPr>
          <w:sz w:val="24"/>
          <w:szCs w:val="24"/>
        </w:rPr>
        <w:t xml:space="preserve"> identified </w:t>
      </w:r>
      <w:r w:rsidR="00E8344C" w:rsidRPr="003B693A">
        <w:rPr>
          <w:sz w:val="24"/>
          <w:szCs w:val="24"/>
        </w:rPr>
        <w:t xml:space="preserve">in </w:t>
      </w:r>
      <w:r w:rsidR="003B693A" w:rsidRPr="003B693A">
        <w:rPr>
          <w:sz w:val="24"/>
          <w:szCs w:val="24"/>
        </w:rPr>
        <w:t>INSTITUTION f</w:t>
      </w:r>
      <w:r w:rsidR="00E8344C" w:rsidRPr="003B693A">
        <w:rPr>
          <w:sz w:val="24"/>
          <w:szCs w:val="24"/>
        </w:rPr>
        <w:t xml:space="preserve">ile </w:t>
      </w:r>
      <w:r w:rsidR="003B693A" w:rsidRPr="003B693A">
        <w:rPr>
          <w:sz w:val="24"/>
          <w:szCs w:val="24"/>
        </w:rPr>
        <w:t>(</w:t>
      </w:r>
      <w:r w:rsidR="00E8344C" w:rsidRPr="003B693A">
        <w:rPr>
          <w:sz w:val="24"/>
          <w:szCs w:val="24"/>
        </w:rPr>
        <w:t>#4</w:t>
      </w:r>
      <w:r w:rsidR="003B693A" w:rsidRPr="003B693A">
        <w:rPr>
          <w:sz w:val="24"/>
          <w:szCs w:val="24"/>
        </w:rPr>
        <w:t>)</w:t>
      </w:r>
      <w:r w:rsidR="00E8344C" w:rsidRPr="003B693A">
        <w:rPr>
          <w:sz w:val="24"/>
          <w:szCs w:val="24"/>
        </w:rPr>
        <w:t xml:space="preserve"> will be used. These two (2)</w:t>
      </w:r>
      <w:r w:rsidRPr="003B693A">
        <w:rPr>
          <w:sz w:val="24"/>
          <w:szCs w:val="24"/>
        </w:rPr>
        <w:t xml:space="preserve"> values also </w:t>
      </w:r>
      <w:r w:rsidR="002165B9" w:rsidRPr="003B693A">
        <w:rPr>
          <w:sz w:val="24"/>
          <w:szCs w:val="24"/>
        </w:rPr>
        <w:t xml:space="preserve">must </w:t>
      </w:r>
      <w:r w:rsidR="00811FC2" w:rsidRPr="003B693A">
        <w:rPr>
          <w:sz w:val="24"/>
          <w:szCs w:val="24"/>
        </w:rPr>
        <w:t>match</w:t>
      </w:r>
      <w:r w:rsidRPr="003B693A">
        <w:rPr>
          <w:sz w:val="24"/>
          <w:szCs w:val="24"/>
        </w:rPr>
        <w:t xml:space="preserve"> with</w:t>
      </w:r>
      <w:r w:rsidRPr="00F90E7C">
        <w:rPr>
          <w:sz w:val="24"/>
          <w:szCs w:val="24"/>
        </w:rPr>
        <w:t xml:space="preserve"> the values published </w:t>
      </w:r>
      <w:r w:rsidR="003827B7" w:rsidRPr="00F90E7C">
        <w:rPr>
          <w:sz w:val="24"/>
          <w:szCs w:val="24"/>
        </w:rPr>
        <w:t>for the Pharmacy</w:t>
      </w:r>
      <w:r w:rsidR="00E47B8A" w:rsidRPr="00F90E7C">
        <w:rPr>
          <w:sz w:val="24"/>
          <w:szCs w:val="24"/>
        </w:rPr>
        <w:t>.</w:t>
      </w:r>
    </w:p>
    <w:p w14:paraId="7A0D1353" w14:textId="31801393" w:rsidR="00A57782" w:rsidRPr="00F90E7C" w:rsidRDefault="00A57782" w:rsidP="00DF7886">
      <w:pPr>
        <w:pStyle w:val="ListParagraph"/>
        <w:numPr>
          <w:ilvl w:val="0"/>
          <w:numId w:val="19"/>
        </w:numPr>
        <w:spacing w:line="240" w:lineRule="auto"/>
        <w:rPr>
          <w:rStyle w:val="Hyperlink"/>
          <w:rFonts w:ascii="Times New Roman" w:hAnsi="Times New Roman"/>
          <w:color w:val="auto"/>
          <w:sz w:val="24"/>
          <w:szCs w:val="24"/>
          <w:u w:val="none"/>
        </w:rPr>
      </w:pPr>
      <w:r w:rsidRPr="00D81A57">
        <w:rPr>
          <w:color w:val="000000"/>
          <w:sz w:val="24"/>
          <w:szCs w:val="24"/>
        </w:rPr>
        <w:t xml:space="preserve">If </w:t>
      </w:r>
      <w:r w:rsidRPr="00694BD1">
        <w:rPr>
          <w:color w:val="000000"/>
          <w:sz w:val="24"/>
          <w:szCs w:val="24"/>
        </w:rPr>
        <w:t>there is no</w:t>
      </w:r>
      <w:r w:rsidR="00694BD1">
        <w:rPr>
          <w:color w:val="000000"/>
          <w:sz w:val="24"/>
          <w:szCs w:val="24"/>
        </w:rPr>
        <w:t xml:space="preserve"> P</w:t>
      </w:r>
      <w:r w:rsidRPr="00694BD1">
        <w:rPr>
          <w:color w:val="000000"/>
          <w:sz w:val="24"/>
          <w:szCs w:val="24"/>
        </w:rPr>
        <w:t xml:space="preserve">harmacy NPI, </w:t>
      </w:r>
      <w:r w:rsidRPr="00694BD1">
        <w:rPr>
          <w:color w:val="000000" w:themeColor="text1"/>
          <w:sz w:val="24"/>
          <w:szCs w:val="24"/>
        </w:rPr>
        <w:t xml:space="preserve">contact the </w:t>
      </w:r>
      <w:r w:rsidR="00E8344C" w:rsidRPr="00694BD1">
        <w:rPr>
          <w:sz w:val="24"/>
          <w:szCs w:val="24"/>
        </w:rPr>
        <w:t>ePharmacy T</w:t>
      </w:r>
      <w:r w:rsidRPr="00694BD1">
        <w:rPr>
          <w:sz w:val="24"/>
          <w:szCs w:val="24"/>
        </w:rPr>
        <w:t xml:space="preserve">eam and the NPI Team by e-mail at </w:t>
      </w:r>
      <w:hyperlink r:id="rId26" w:tooltip="Email: VHAePharmacyImplementationTeam@va.gov" w:history="1">
        <w:r w:rsidR="00052C16" w:rsidRPr="00694BD1">
          <w:rPr>
            <w:rStyle w:val="Hyperlink"/>
            <w:rFonts w:ascii="Times New Roman" w:hAnsi="Times New Roman"/>
            <w:sz w:val="24"/>
            <w:szCs w:val="24"/>
          </w:rPr>
          <w:t>VHA ePharmacy Implementation Team</w:t>
        </w:r>
      </w:hyperlink>
      <w:r w:rsidRPr="007B024E">
        <w:rPr>
          <w:rStyle w:val="Hyperlink"/>
          <w:rFonts w:ascii="Times New Roman" w:hAnsi="Times New Roman"/>
          <w:color w:val="auto"/>
          <w:sz w:val="24"/>
          <w:szCs w:val="24"/>
          <w:u w:val="none"/>
        </w:rPr>
        <w:t xml:space="preserve"> and </w:t>
      </w:r>
      <w:hyperlink r:id="rId27" w:tooltip="Email: VHACONPI@va.gov" w:history="1">
        <w:r w:rsidR="00694BD1">
          <w:rPr>
            <w:rStyle w:val="Hyperlink"/>
            <w:rFonts w:ascii="Times New Roman" w:hAnsi="Times New Roman"/>
            <w:sz w:val="24"/>
            <w:szCs w:val="24"/>
          </w:rPr>
          <w:t>VHA NPI Team</w:t>
        </w:r>
      </w:hyperlink>
      <w:r>
        <w:rPr>
          <w:rStyle w:val="Hyperlink"/>
          <w:rFonts w:ascii="Times New Roman" w:hAnsi="Times New Roman"/>
          <w:sz w:val="24"/>
          <w:szCs w:val="24"/>
        </w:rPr>
        <w:t>.</w:t>
      </w:r>
      <w:r w:rsidR="00863A44">
        <w:rPr>
          <w:rStyle w:val="Hyperlink"/>
          <w:rFonts w:ascii="Times New Roman" w:hAnsi="Times New Roman"/>
          <w:color w:val="auto"/>
          <w:sz w:val="24"/>
          <w:szCs w:val="24"/>
          <w:u w:val="none"/>
        </w:rPr>
        <w:t>.</w:t>
      </w:r>
    </w:p>
    <w:p w14:paraId="5E7FE4D0" w14:textId="60EBC225" w:rsidR="00A57782" w:rsidRPr="00F90E7C" w:rsidRDefault="00A57782" w:rsidP="00DF7886">
      <w:pPr>
        <w:pStyle w:val="ListParagraph"/>
        <w:numPr>
          <w:ilvl w:val="0"/>
          <w:numId w:val="19"/>
        </w:numPr>
        <w:spacing w:line="240" w:lineRule="auto"/>
        <w:rPr>
          <w:sz w:val="24"/>
          <w:szCs w:val="24"/>
        </w:rPr>
      </w:pPr>
      <w:r w:rsidRPr="00F90E7C">
        <w:rPr>
          <w:sz w:val="24"/>
          <w:szCs w:val="24"/>
        </w:rPr>
        <w:t>The ePharmacy Team will collaborate with the site and the NPI Team to de</w:t>
      </w:r>
      <w:r w:rsidR="00E8344C">
        <w:rPr>
          <w:sz w:val="24"/>
          <w:szCs w:val="24"/>
        </w:rPr>
        <w:t>termine if a new NPI is needed.</w:t>
      </w:r>
      <w:r w:rsidRPr="00F90E7C">
        <w:rPr>
          <w:sz w:val="24"/>
          <w:szCs w:val="24"/>
        </w:rPr>
        <w:t xml:space="preserve"> If a new NPI is needed, the NPI Team will submit the request to National Plan and Provider Enumeration System (NPPES) and notify the site when the NPI number is assigned by NPPES.</w:t>
      </w:r>
    </w:p>
    <w:p w14:paraId="4732A0CB" w14:textId="17F025F9" w:rsidR="006C622C" w:rsidRDefault="00B32392" w:rsidP="006C622C">
      <w:pPr>
        <w:pStyle w:val="Caption"/>
      </w:pPr>
      <w:bookmarkStart w:id="446" w:name="_Toc524379578"/>
      <w:bookmarkStart w:id="447" w:name="_Toc524380566"/>
      <w:r>
        <w:t xml:space="preserve">Figure </w:t>
      </w:r>
      <w:fldSimple w:instr=" SEQ Figure \* ARABIC ">
        <w:r w:rsidR="00231B65">
          <w:rPr>
            <w:noProof/>
          </w:rPr>
          <w:t>5</w:t>
        </w:r>
      </w:fldSimple>
      <w:r w:rsidR="00C824E2">
        <w:t>:</w:t>
      </w:r>
      <w:r>
        <w:t xml:space="preserve"> </w:t>
      </w:r>
      <w:r w:rsidR="00472152" w:rsidRPr="00235CF1">
        <w:t>INSTITUTION f</w:t>
      </w:r>
      <w:r w:rsidRPr="00235CF1">
        <w:t xml:space="preserve">ile </w:t>
      </w:r>
      <w:r w:rsidR="00472152" w:rsidRPr="00235CF1">
        <w:t>(</w:t>
      </w:r>
      <w:r w:rsidRPr="00235CF1">
        <w:t>#4</w:t>
      </w:r>
      <w:r w:rsidR="00472152" w:rsidRPr="00235CF1">
        <w:t>)</w:t>
      </w:r>
      <w:r w:rsidRPr="00235CF1">
        <w:t xml:space="preserve"> in Inquire</w:t>
      </w:r>
      <w:r>
        <w:t xml:space="preserve"> Mode</w:t>
      </w:r>
      <w:bookmarkEnd w:id="446"/>
      <w:bookmarkEnd w:id="447"/>
    </w:p>
    <w:p w14:paraId="4B92BC78"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VA FileMan 22.2</w:t>
      </w:r>
    </w:p>
    <w:p w14:paraId="5755301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7A23D7A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OPTION: INQUIRE TO FILE ENTRIES  </w:t>
      </w:r>
    </w:p>
    <w:p w14:paraId="4C14D299"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5E00296"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Output from what File: INSTITUTION//      (2642 entries)</w:t>
      </w:r>
    </w:p>
    <w:p w14:paraId="0DD00784"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INSTITUTION NAME:    BEDFORD PHARMACY    PHARM    </w:t>
      </w:r>
    </w:p>
    <w:p w14:paraId="00BD1053"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Another one: </w:t>
      </w:r>
    </w:p>
    <w:p w14:paraId="7027EA8F"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Standard Captioned Output? Yes// N  (No)</w:t>
      </w:r>
    </w:p>
    <w:p w14:paraId="465E68CF"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First Print FIELD: .01  NAME</w:t>
      </w:r>
    </w:p>
    <w:p w14:paraId="2EE7B221"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Then Print FIELD: NPI  </w:t>
      </w:r>
    </w:p>
    <w:p w14:paraId="09A9692B"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Then Print FIELD: </w:t>
      </w:r>
    </w:p>
    <w:p w14:paraId="43344D8B"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Heading (S/C): INSTITUTION List// </w:t>
      </w:r>
    </w:p>
    <w:p w14:paraId="488FACC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DEVICE:   VIRTUAL TELNET    Right Margin: 80// </w:t>
      </w:r>
    </w:p>
    <w:p w14:paraId="4AE53679"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INSTITUTION List                                     DEC 01, 2017@10:30   PAGE 1</w:t>
      </w:r>
    </w:p>
    <w:p w14:paraId="56679F6A"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NAME                            </w:t>
      </w:r>
      <w:r w:rsidRPr="006C622C">
        <w:rPr>
          <w:rFonts w:ascii="Courier New" w:eastAsia="Batang" w:hAnsi="Courier New" w:cs="Courier New"/>
          <w:color w:val="000000"/>
          <w:sz w:val="18"/>
          <w:szCs w:val="24"/>
          <w:highlight w:val="yellow"/>
          <w:lang w:eastAsia="ko-KR"/>
        </w:rPr>
        <w:t>NPI</w:t>
      </w:r>
    </w:p>
    <w:p w14:paraId="605B8F1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w:t>
      </w:r>
    </w:p>
    <w:p w14:paraId="338CEFD9"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0DA1BCB"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highlight w:val="yellow"/>
          <w:lang w:eastAsia="ko-KR"/>
        </w:rPr>
        <w:t>BEDFORD PHARMACY</w:t>
      </w:r>
      <w:r w:rsidRPr="006C622C">
        <w:rPr>
          <w:rFonts w:ascii="Courier New" w:eastAsia="Batang" w:hAnsi="Courier New" w:cs="Courier New"/>
          <w:color w:val="000000"/>
          <w:sz w:val="18"/>
          <w:szCs w:val="24"/>
          <w:lang w:eastAsia="ko-KR"/>
        </w:rPr>
        <w:t xml:space="preserve">                </w:t>
      </w:r>
      <w:r w:rsidRPr="006C622C">
        <w:rPr>
          <w:rFonts w:ascii="Courier New" w:eastAsia="Batang" w:hAnsi="Courier New" w:cs="Courier New"/>
          <w:color w:val="000000"/>
          <w:sz w:val="18"/>
          <w:szCs w:val="24"/>
          <w:highlight w:val="yellow"/>
          <w:lang w:eastAsia="ko-KR"/>
        </w:rPr>
        <w:t>1154388288</w:t>
      </w:r>
    </w:p>
    <w:p w14:paraId="7CBE67F6" w14:textId="77777777" w:rsid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7874829" w14:textId="185D55FA" w:rsidR="00390471" w:rsidRDefault="00390471">
      <w:r>
        <w:br w:type="page"/>
      </w:r>
    </w:p>
    <w:p w14:paraId="0ECBC619" w14:textId="173B0B3C" w:rsidR="00156A15" w:rsidRDefault="00A8135A" w:rsidP="00170696">
      <w:pPr>
        <w:pStyle w:val="Heading3"/>
      </w:pPr>
      <w:bookmarkStart w:id="448" w:name="_Toc524379554"/>
      <w:bookmarkStart w:id="449" w:name="_Toc528228348"/>
      <w:r w:rsidRPr="00A8135A">
        <w:lastRenderedPageBreak/>
        <w:t>Configure ERX DEFAULT LOOKBACK DAYS (OPTIONAL)</w:t>
      </w:r>
      <w:bookmarkEnd w:id="448"/>
      <w:bookmarkEnd w:id="449"/>
    </w:p>
    <w:p w14:paraId="70F18204" w14:textId="7343AF16" w:rsidR="00A8135A" w:rsidRDefault="00A8135A" w:rsidP="000412B3">
      <w:pPr>
        <w:pStyle w:val="BodyText"/>
      </w:pPr>
      <w:r>
        <w:t xml:space="preserve">Using </w:t>
      </w:r>
      <w:commentRangeStart w:id="450"/>
      <w:ins w:id="451" w:author="Author">
        <w:r w:rsidR="00C46AF2" w:rsidRPr="00C46AF2">
          <w:t>Site Parameter E</w:t>
        </w:r>
        <w:r w:rsidR="00C46AF2">
          <w:t xml:space="preserve">nter/Edit [PSO SITE PARAMETERS] </w:t>
        </w:r>
        <w:commentRangeEnd w:id="450"/>
        <w:r w:rsidR="00C46AF2">
          <w:rPr>
            <w:rStyle w:val="CommentReference"/>
          </w:rPr>
          <w:commentReference w:id="450"/>
        </w:r>
      </w:ins>
      <w:del w:id="452" w:author="Author">
        <w:r w:rsidDel="00C46AF2">
          <w:delText xml:space="preserve">PSO SITE PARAMETERS </w:delText>
        </w:r>
      </w:del>
      <w:r>
        <w:t>option, update the value for ERX DEFAULT LOOK BACK DAYS (field #10.2), in OUTPATIENT SITE file (#59), as required by the site.</w:t>
      </w:r>
      <w:r w:rsidR="00B77BDB">
        <w:t xml:space="preserve"> Navigate and jump (^) to the </w:t>
      </w:r>
      <w:r w:rsidR="00B77BDB" w:rsidRPr="00B77BDB">
        <w:t>ERX DEFAULT LOOKBACK DAYS</w:t>
      </w:r>
      <w:r w:rsidR="005B625B">
        <w:t>.</w:t>
      </w:r>
    </w:p>
    <w:p w14:paraId="77E3A65F" w14:textId="29E02C96" w:rsidR="005170F1" w:rsidRPr="00E11AAD" w:rsidRDefault="005170F1" w:rsidP="005170F1">
      <w:pPr>
        <w:pStyle w:val="Note"/>
        <w:spacing w:line="240" w:lineRule="auto"/>
        <w:rPr>
          <w:b/>
          <w:sz w:val="24"/>
          <w:szCs w:val="24"/>
        </w:rPr>
      </w:pPr>
      <w:r w:rsidRPr="00E11AAD">
        <w:rPr>
          <w:b/>
          <w:sz w:val="24"/>
          <w:szCs w:val="24"/>
        </w:rPr>
        <w:t xml:space="preserve">NOTE: </w:t>
      </w:r>
      <w:r w:rsidRPr="005170F1">
        <w:rPr>
          <w:sz w:val="24"/>
          <w:szCs w:val="24"/>
        </w:rPr>
        <w:t>By default, ERX DEFAULT LOOKBACK DAYS value is set to 365.</w:t>
      </w:r>
    </w:p>
    <w:p w14:paraId="4A4D0700" w14:textId="57429E13" w:rsidR="006C622C" w:rsidRDefault="003152A4" w:rsidP="006C622C">
      <w:pPr>
        <w:pStyle w:val="Caption"/>
      </w:pPr>
      <w:bookmarkStart w:id="453" w:name="_Toc524379579"/>
      <w:bookmarkStart w:id="454" w:name="_Toc524380567"/>
      <w:r w:rsidRPr="00DA0D7A">
        <w:t xml:space="preserve">Figure </w:t>
      </w:r>
      <w:fldSimple w:instr=" SEQ Figure \* ARABIC ">
        <w:r w:rsidR="00231B65">
          <w:rPr>
            <w:noProof/>
          </w:rPr>
          <w:t>6</w:t>
        </w:r>
      </w:fldSimple>
      <w:bookmarkStart w:id="455" w:name="_Hlk520841847"/>
      <w:r w:rsidR="00C824E2" w:rsidRPr="00DA0D7A">
        <w:t xml:space="preserve">: </w:t>
      </w:r>
      <w:r w:rsidR="00964EFB">
        <w:t>OUTPATIENT SITE file</w:t>
      </w:r>
      <w:r w:rsidRPr="00DA0D7A">
        <w:t xml:space="preserve"> </w:t>
      </w:r>
      <w:r w:rsidR="00964EFB">
        <w:t>(</w:t>
      </w:r>
      <w:r w:rsidRPr="00DA0D7A">
        <w:t>#59</w:t>
      </w:r>
      <w:r w:rsidR="00964EFB">
        <w:t>)</w:t>
      </w:r>
      <w:r w:rsidRPr="00DA0D7A">
        <w:t xml:space="preserve"> in Inquire Mode</w:t>
      </w:r>
      <w:bookmarkEnd w:id="453"/>
      <w:bookmarkEnd w:id="454"/>
      <w:bookmarkEnd w:id="455"/>
    </w:p>
    <w:p w14:paraId="2560F377"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OPTION NAME: PSO SITE PARAMETERS       Site Parameter Enter/Edit</w:t>
      </w:r>
    </w:p>
    <w:p w14:paraId="1368E6F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Site Parameter Enter/Edit</w:t>
      </w:r>
    </w:p>
    <w:p w14:paraId="3A703C5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Outpatient Pharmacy software - Version 7.0</w:t>
      </w:r>
    </w:p>
    <w:p w14:paraId="7EC77D17"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616D0F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Division:    ALBANY  500  </w:t>
      </w:r>
    </w:p>
    <w:p w14:paraId="745C8101"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1BCDF05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          You are logged on under the ALBANY division.</w:t>
      </w:r>
    </w:p>
    <w:p w14:paraId="4688E4BC"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CBBD891"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PROFILE PRINTER: HOME//   Linux Telnet /SSh</w:t>
      </w:r>
    </w:p>
    <w:p w14:paraId="1D6FE51B"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8B4F9A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LABEL PRINTER: HOME//   Linux Telnet /SSh</w:t>
      </w:r>
    </w:p>
    <w:p w14:paraId="01DA4208"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D23CF8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OK to assume label alignment is correct? YES// </w:t>
      </w:r>
    </w:p>
    <w:p w14:paraId="51DD1E6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AE3196D"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Bingo Board Display: OUTPATIENT//   </w:t>
      </w:r>
    </w:p>
    <w:p w14:paraId="6553283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2399F1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Select SITE NAME:    ALBANY  500  </w:t>
      </w:r>
    </w:p>
    <w:p w14:paraId="379A0808"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Would you like to see all site parameters for this division? Y// NO</w:t>
      </w:r>
    </w:p>
    <w:p w14:paraId="2B32F559"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CFB140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NAME: ALBANY// ^ERX DEFAULT LOOKBACK DAYS  </w:t>
      </w:r>
    </w:p>
    <w:p w14:paraId="6E596D9A" w14:textId="470C15EC"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highlight w:val="yellow"/>
          <w:lang w:eastAsia="ko-KR"/>
        </w:rPr>
        <w:t xml:space="preserve">ERX DEFAULT LOOKBACK DAYS: 200// </w:t>
      </w:r>
      <w:r w:rsidRPr="00221102">
        <w:rPr>
          <w:rFonts w:ascii="Courier New" w:eastAsia="Batang" w:hAnsi="Courier New" w:cs="Courier New"/>
          <w:b/>
          <w:color w:val="000000"/>
          <w:sz w:val="18"/>
          <w:szCs w:val="24"/>
          <w:highlight w:val="yellow"/>
          <w:lang w:eastAsia="ko-KR"/>
        </w:rPr>
        <w:t>300</w:t>
      </w:r>
    </w:p>
    <w:p w14:paraId="0D2B0EFF" w14:textId="77777777"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EDAF460" w14:textId="28F96A9B" w:rsidR="005170F1" w:rsidRPr="00E11AAD" w:rsidRDefault="005170F1" w:rsidP="005170F1">
      <w:pPr>
        <w:pStyle w:val="Note"/>
        <w:spacing w:line="240" w:lineRule="auto"/>
        <w:rPr>
          <w:b/>
          <w:sz w:val="24"/>
          <w:szCs w:val="24"/>
        </w:rPr>
      </w:pPr>
      <w:bookmarkStart w:id="456" w:name="_Hlk521618810"/>
      <w:r w:rsidRPr="00E11AAD">
        <w:rPr>
          <w:b/>
          <w:sz w:val="24"/>
          <w:szCs w:val="24"/>
        </w:rPr>
        <w:t xml:space="preserve">NOTE: </w:t>
      </w:r>
      <w:r w:rsidRPr="005170F1">
        <w:rPr>
          <w:sz w:val="24"/>
          <w:szCs w:val="24"/>
        </w:rPr>
        <w:t>Initial site installation of patch PSO*7*527 will be blank and will default to a value of 365 which can be changed to the desired site LOOKBACK DAYS value. For example, a site can update the value to 300 days as shown above.</w:t>
      </w:r>
    </w:p>
    <w:p w14:paraId="674D8570" w14:textId="201686E8" w:rsidR="006C622C" w:rsidRDefault="00E53899" w:rsidP="006C622C">
      <w:pPr>
        <w:pStyle w:val="Caption"/>
      </w:pPr>
      <w:bookmarkStart w:id="457" w:name="_Toc524379580"/>
      <w:bookmarkStart w:id="458" w:name="_Toc524380568"/>
      <w:bookmarkEnd w:id="456"/>
      <w:r>
        <w:lastRenderedPageBreak/>
        <w:t xml:space="preserve">Figure </w:t>
      </w:r>
      <w:fldSimple w:instr=" SEQ Figure \* ARABIC ">
        <w:r w:rsidR="00231B65">
          <w:rPr>
            <w:noProof/>
          </w:rPr>
          <w:t>7</w:t>
        </w:r>
      </w:fldSimple>
      <w:r w:rsidR="00C824E2">
        <w:t xml:space="preserve">: </w:t>
      </w:r>
      <w:r w:rsidR="00964EFB">
        <w:t>OUTPATIENT SITE f</w:t>
      </w:r>
      <w:r w:rsidR="00C52EEB">
        <w:t xml:space="preserve">ile </w:t>
      </w:r>
      <w:r w:rsidR="00964EFB">
        <w:t>(</w:t>
      </w:r>
      <w:r w:rsidR="00C52EEB">
        <w:t>#59</w:t>
      </w:r>
      <w:r w:rsidR="00964EFB">
        <w:t>)</w:t>
      </w:r>
      <w:r>
        <w:t xml:space="preserve"> ERX DEFAULT LOOKBACK DAYS </w:t>
      </w:r>
      <w:r w:rsidR="00C52EEB">
        <w:t>Updated</w:t>
      </w:r>
      <w:bookmarkEnd w:id="457"/>
      <w:bookmarkEnd w:id="458"/>
    </w:p>
    <w:p w14:paraId="5953121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OPTION NAME: PSO SITE PARAMETERS       Site Parameter Enter/Edit</w:t>
      </w:r>
    </w:p>
    <w:p w14:paraId="62E8CAB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Site Parameter Enter/Edit</w:t>
      </w:r>
    </w:p>
    <w:p w14:paraId="17B53289"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Outpatient Pharmacy software - Version 7.0</w:t>
      </w:r>
    </w:p>
    <w:p w14:paraId="1D606EC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1786032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Division:    ALBANY  500  </w:t>
      </w:r>
    </w:p>
    <w:p w14:paraId="0B331675"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1F13795"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          You are logged on under the ALBANY division.</w:t>
      </w:r>
    </w:p>
    <w:p w14:paraId="5DEE27F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1481257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PROFILE PRINTER: HOME//   Linux Telnet /SSh</w:t>
      </w:r>
    </w:p>
    <w:p w14:paraId="39866F04"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755DB5C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LABEL PRINTER: HOME//   Linux Telnet /SSh</w:t>
      </w:r>
    </w:p>
    <w:p w14:paraId="2714995F"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C4C9CF7"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OK to assume label alignment is correct? YES// </w:t>
      </w:r>
    </w:p>
    <w:p w14:paraId="022E8634"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DDF1D88"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Bingo Board Display: OUTPATIENT//   </w:t>
      </w:r>
    </w:p>
    <w:p w14:paraId="037CBD6F"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37BF954"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Select SITE NAME:    ALBANY  500  </w:t>
      </w:r>
    </w:p>
    <w:p w14:paraId="2618F99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Would you like to see all site parameters for this division? Y// NO</w:t>
      </w:r>
    </w:p>
    <w:p w14:paraId="272BC2D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4DD7ECD" w14:textId="63107CB1"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NAME: ALBAN</w:t>
      </w:r>
      <w:r>
        <w:rPr>
          <w:rFonts w:ascii="Courier New" w:eastAsia="Batang" w:hAnsi="Courier New" w:cs="Courier New"/>
          <w:color w:val="000000"/>
          <w:sz w:val="18"/>
          <w:szCs w:val="24"/>
          <w:lang w:eastAsia="ko-KR"/>
        </w:rPr>
        <w:t>Y// ^ERX DEFAULT LOOKBACK DAYS</w:t>
      </w:r>
    </w:p>
    <w:p w14:paraId="3BD6E2AF" w14:textId="52D04469"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highlight w:val="yellow"/>
          <w:lang w:eastAsia="ko-KR"/>
        </w:rPr>
        <w:t>ERX DEFAULT LOOKBACK DAYS: 300//</w:t>
      </w:r>
    </w:p>
    <w:p w14:paraId="57D41F1A" w14:textId="77777777"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7024F9F" w14:textId="12508633" w:rsidR="003152A4" w:rsidRPr="00E40D0B" w:rsidRDefault="00A463F8" w:rsidP="00170696">
      <w:pPr>
        <w:pStyle w:val="Heading3"/>
      </w:pPr>
      <w:bookmarkStart w:id="459" w:name="_Toc524379555"/>
      <w:bookmarkStart w:id="460" w:name="_Toc528228349"/>
      <w:r w:rsidRPr="00E40D0B">
        <w:t>Ready to Go Live</w:t>
      </w:r>
      <w:bookmarkEnd w:id="459"/>
      <w:bookmarkEnd w:id="460"/>
    </w:p>
    <w:p w14:paraId="7FB114A0" w14:textId="6FDB9B26" w:rsidR="00A463F8" w:rsidRPr="006310EC" w:rsidRDefault="00A463F8" w:rsidP="005C105E">
      <w:pPr>
        <w:pStyle w:val="BodyText"/>
        <w:rPr>
          <w:szCs w:val="24"/>
        </w:rPr>
      </w:pPr>
      <w:r w:rsidRPr="006310EC">
        <w:rPr>
          <w:szCs w:val="24"/>
        </w:rPr>
        <w:t>Once the site confirms the users have been trained and the NCPDP</w:t>
      </w:r>
      <w:r w:rsidR="006723C7" w:rsidRPr="006310EC">
        <w:rPr>
          <w:szCs w:val="24"/>
        </w:rPr>
        <w:t xml:space="preserve"> and NPI</w:t>
      </w:r>
      <w:r w:rsidRPr="006310EC">
        <w:rPr>
          <w:szCs w:val="24"/>
        </w:rPr>
        <w:t xml:space="preserve"> information is correct the site is then ready to proceed with enabling their pharmacy to start receiving live eR</w:t>
      </w:r>
      <w:r w:rsidRPr="006146DF">
        <w:rPr>
          <w:szCs w:val="24"/>
          <w:vertAlign w:val="subscript"/>
        </w:rPr>
        <w:t>x</w:t>
      </w:r>
      <w:r w:rsidRPr="006310EC">
        <w:rPr>
          <w:szCs w:val="24"/>
        </w:rPr>
        <w:t>s. The Inbound eR</w:t>
      </w:r>
      <w:r w:rsidRPr="006310EC">
        <w:rPr>
          <w:szCs w:val="24"/>
          <w:vertAlign w:val="subscript"/>
        </w:rPr>
        <w:t>x</w:t>
      </w:r>
      <w:r w:rsidRPr="006310EC">
        <w:rPr>
          <w:szCs w:val="24"/>
        </w:rPr>
        <w:t xml:space="preserve"> Support Team will assist the site with the final steps to enable their pharmacy.</w:t>
      </w:r>
    </w:p>
    <w:p w14:paraId="5C65C5CC" w14:textId="2D4BBFF6" w:rsidR="00A463F8" w:rsidRPr="006310EC" w:rsidRDefault="00A463F8" w:rsidP="00A80316">
      <w:pPr>
        <w:pStyle w:val="BodyTextNumbered1"/>
        <w:numPr>
          <w:ilvl w:val="0"/>
          <w:numId w:val="24"/>
        </w:numPr>
        <w:rPr>
          <w:szCs w:val="24"/>
        </w:rPr>
      </w:pPr>
      <w:r w:rsidRPr="006310EC">
        <w:rPr>
          <w:szCs w:val="24"/>
        </w:rPr>
        <w:t>To Go Live, submit a help desk ticket to the VA National Service Desk (NSD) at 855-NSD-HELP (673-4357) and reference “Inbound eR</w:t>
      </w:r>
      <w:r w:rsidRPr="006310EC">
        <w:rPr>
          <w:szCs w:val="24"/>
          <w:vertAlign w:val="subscript"/>
        </w:rPr>
        <w:t>x</w:t>
      </w:r>
      <w:r w:rsidRPr="006310EC">
        <w:rPr>
          <w:szCs w:val="24"/>
        </w:rPr>
        <w:t>”.</w:t>
      </w:r>
    </w:p>
    <w:p w14:paraId="6E76BD49" w14:textId="2C945182" w:rsidR="00320FE3" w:rsidRPr="006310EC" w:rsidRDefault="00320FE3" w:rsidP="00A80316">
      <w:pPr>
        <w:pStyle w:val="BodyTextNumbered1"/>
        <w:numPr>
          <w:ilvl w:val="0"/>
          <w:numId w:val="24"/>
        </w:numPr>
        <w:rPr>
          <w:szCs w:val="24"/>
        </w:rPr>
      </w:pPr>
      <w:r w:rsidRPr="006310EC">
        <w:rPr>
          <w:szCs w:val="24"/>
        </w:rPr>
        <w:t>Provide the following site information for the ticket:</w:t>
      </w:r>
      <w:r w:rsidR="001B6B04" w:rsidRPr="006310EC">
        <w:rPr>
          <w:szCs w:val="24"/>
        </w:rPr>
        <w:t xml:space="preserve"> </w:t>
      </w:r>
      <w:r w:rsidR="00776DF0" w:rsidRPr="006310EC">
        <w:rPr>
          <w:szCs w:val="24"/>
        </w:rPr>
        <w:t>NCPDP NUMBER</w:t>
      </w:r>
      <w:r w:rsidR="001B6B04" w:rsidRPr="006310EC">
        <w:rPr>
          <w:szCs w:val="24"/>
        </w:rPr>
        <w:t xml:space="preserve">, NPI #, </w:t>
      </w:r>
      <w:r w:rsidR="0088221E" w:rsidRPr="006310EC">
        <w:rPr>
          <w:szCs w:val="24"/>
        </w:rPr>
        <w:t xml:space="preserve">VISN, VA Station ID, </w:t>
      </w:r>
      <w:r w:rsidR="001B6B04" w:rsidRPr="006310EC">
        <w:rPr>
          <w:szCs w:val="24"/>
        </w:rPr>
        <w:t>Pharmacy Name (</w:t>
      </w:r>
      <w:r w:rsidR="003969DF" w:rsidRPr="006310EC">
        <w:rPr>
          <w:szCs w:val="24"/>
        </w:rPr>
        <w:t>External/</w:t>
      </w:r>
      <w:r w:rsidR="006723C7" w:rsidRPr="006310EC">
        <w:rPr>
          <w:szCs w:val="24"/>
        </w:rPr>
        <w:t>Published</w:t>
      </w:r>
      <w:r w:rsidR="001B6B04" w:rsidRPr="006310EC">
        <w:rPr>
          <w:szCs w:val="24"/>
        </w:rPr>
        <w:t>), Address, Phone Number and Fax Number.</w:t>
      </w:r>
    </w:p>
    <w:p w14:paraId="47621899" w14:textId="68AB7739" w:rsidR="00A463F8" w:rsidRPr="006310EC" w:rsidRDefault="00A463F8" w:rsidP="00A80316">
      <w:pPr>
        <w:pStyle w:val="BodyTextLettered1"/>
        <w:numPr>
          <w:ilvl w:val="0"/>
          <w:numId w:val="25"/>
        </w:numPr>
        <w:spacing w:before="60" w:after="60"/>
        <w:ind w:left="1440"/>
        <w:rPr>
          <w:sz w:val="24"/>
          <w:szCs w:val="24"/>
        </w:rPr>
      </w:pPr>
      <w:r w:rsidRPr="006310EC">
        <w:rPr>
          <w:sz w:val="24"/>
          <w:szCs w:val="24"/>
        </w:rPr>
        <w:t>NSD Team will route the ‘go live’ request to Inbound eR</w:t>
      </w:r>
      <w:r w:rsidRPr="006310EC">
        <w:rPr>
          <w:sz w:val="24"/>
          <w:szCs w:val="24"/>
          <w:vertAlign w:val="subscript"/>
        </w:rPr>
        <w:t>x</w:t>
      </w:r>
      <w:r w:rsidRPr="006310EC">
        <w:rPr>
          <w:sz w:val="24"/>
          <w:szCs w:val="24"/>
        </w:rPr>
        <w:t xml:space="preserve"> Support Team</w:t>
      </w:r>
      <w:r w:rsidR="00832139" w:rsidRPr="006310EC">
        <w:rPr>
          <w:sz w:val="24"/>
          <w:szCs w:val="24"/>
        </w:rPr>
        <w:t>.</w:t>
      </w:r>
    </w:p>
    <w:p w14:paraId="1956783B" w14:textId="1A446F3A" w:rsidR="00A463F8" w:rsidRPr="006310EC" w:rsidRDefault="00A463F8" w:rsidP="00A80316">
      <w:pPr>
        <w:pStyle w:val="BodyTextLettered1"/>
        <w:numPr>
          <w:ilvl w:val="0"/>
          <w:numId w:val="25"/>
        </w:numPr>
        <w:spacing w:before="60" w:after="60"/>
        <w:ind w:left="1440"/>
        <w:rPr>
          <w:sz w:val="24"/>
          <w:szCs w:val="24"/>
        </w:rPr>
      </w:pPr>
      <w:r w:rsidRPr="006310EC">
        <w:rPr>
          <w:sz w:val="24"/>
          <w:szCs w:val="24"/>
        </w:rPr>
        <w:t>Once the Inbound eR</w:t>
      </w:r>
      <w:r w:rsidRPr="006310EC">
        <w:rPr>
          <w:sz w:val="24"/>
          <w:szCs w:val="24"/>
          <w:vertAlign w:val="subscript"/>
        </w:rPr>
        <w:t>x</w:t>
      </w:r>
      <w:r w:rsidRPr="006310EC">
        <w:rPr>
          <w:sz w:val="24"/>
          <w:szCs w:val="24"/>
        </w:rPr>
        <w:t xml:space="preserve"> Support Team receives the NSD help ticket they will contact the site </w:t>
      </w:r>
      <w:r w:rsidR="00A0312C">
        <w:rPr>
          <w:sz w:val="24"/>
          <w:szCs w:val="24"/>
        </w:rPr>
        <w:t>point of contact (</w:t>
      </w:r>
      <w:r w:rsidRPr="006310EC">
        <w:rPr>
          <w:sz w:val="24"/>
          <w:szCs w:val="24"/>
        </w:rPr>
        <w:t>POC</w:t>
      </w:r>
      <w:r w:rsidR="00A0312C">
        <w:rPr>
          <w:sz w:val="24"/>
          <w:szCs w:val="24"/>
        </w:rPr>
        <w:t>)</w:t>
      </w:r>
      <w:r w:rsidRPr="006310EC">
        <w:rPr>
          <w:sz w:val="24"/>
          <w:szCs w:val="24"/>
        </w:rPr>
        <w:t xml:space="preserve"> to complete the steps to have the pharmacy enabled.</w:t>
      </w:r>
    </w:p>
    <w:p w14:paraId="391224F9" w14:textId="7053C560" w:rsidR="00A463F8" w:rsidRPr="006310EC" w:rsidRDefault="009145DE" w:rsidP="00A80316">
      <w:pPr>
        <w:pStyle w:val="BodyTextNumbered1"/>
        <w:rPr>
          <w:rStyle w:val="Hyperlink"/>
          <w:rFonts w:ascii="Times New Roman" w:hAnsi="Times New Roman"/>
          <w:color w:val="auto"/>
          <w:sz w:val="24"/>
          <w:szCs w:val="24"/>
          <w:u w:val="none"/>
        </w:rPr>
      </w:pPr>
      <w:r w:rsidRPr="006310EC">
        <w:rPr>
          <w:rStyle w:val="Hyperlink"/>
          <w:rFonts w:ascii="Times New Roman" w:hAnsi="Times New Roman"/>
          <w:color w:val="auto"/>
          <w:sz w:val="24"/>
          <w:szCs w:val="24"/>
          <w:u w:val="none"/>
        </w:rPr>
        <w:t xml:space="preserve">The Support Team will </w:t>
      </w:r>
      <w:r w:rsidR="009C75C7" w:rsidRPr="006310EC">
        <w:rPr>
          <w:rStyle w:val="Hyperlink"/>
          <w:rFonts w:ascii="Times New Roman" w:hAnsi="Times New Roman"/>
          <w:color w:val="auto"/>
          <w:sz w:val="24"/>
          <w:szCs w:val="24"/>
          <w:u w:val="none"/>
        </w:rPr>
        <w:t xml:space="preserve">help the </w:t>
      </w:r>
      <w:r w:rsidR="008E56F6" w:rsidRPr="006310EC">
        <w:rPr>
          <w:rStyle w:val="Hyperlink"/>
          <w:rFonts w:ascii="Times New Roman" w:hAnsi="Times New Roman"/>
          <w:color w:val="auto"/>
          <w:sz w:val="24"/>
          <w:szCs w:val="24"/>
          <w:u w:val="none"/>
        </w:rPr>
        <w:t xml:space="preserve">local </w:t>
      </w:r>
      <w:r w:rsidR="009C75C7" w:rsidRPr="006310EC">
        <w:rPr>
          <w:rStyle w:val="Hyperlink"/>
          <w:rFonts w:ascii="Times New Roman" w:hAnsi="Times New Roman"/>
          <w:color w:val="auto"/>
          <w:sz w:val="24"/>
          <w:szCs w:val="24"/>
          <w:u w:val="none"/>
        </w:rPr>
        <w:t xml:space="preserve">Site </w:t>
      </w:r>
      <w:r w:rsidR="00EB71E2" w:rsidRPr="006310EC">
        <w:rPr>
          <w:rStyle w:val="Hyperlink"/>
          <w:rFonts w:ascii="Times New Roman" w:hAnsi="Times New Roman"/>
          <w:color w:val="auto"/>
          <w:sz w:val="24"/>
          <w:szCs w:val="24"/>
          <w:u w:val="none"/>
        </w:rPr>
        <w:t xml:space="preserve">IT </w:t>
      </w:r>
      <w:r w:rsidR="009C75C7" w:rsidRPr="006310EC">
        <w:rPr>
          <w:rStyle w:val="Hyperlink"/>
          <w:rFonts w:ascii="Times New Roman" w:hAnsi="Times New Roman"/>
          <w:color w:val="auto"/>
          <w:sz w:val="24"/>
          <w:szCs w:val="24"/>
          <w:u w:val="none"/>
        </w:rPr>
        <w:t xml:space="preserve">Administrator to </w:t>
      </w:r>
      <w:r w:rsidRPr="006310EC">
        <w:rPr>
          <w:rStyle w:val="Hyperlink"/>
          <w:rFonts w:ascii="Times New Roman" w:hAnsi="Times New Roman"/>
          <w:color w:val="auto"/>
          <w:sz w:val="24"/>
          <w:szCs w:val="24"/>
          <w:u w:val="none"/>
        </w:rPr>
        <w:t>s</w:t>
      </w:r>
      <w:r w:rsidR="00A463F8" w:rsidRPr="006310EC">
        <w:rPr>
          <w:rStyle w:val="Hyperlink"/>
          <w:rFonts w:ascii="Times New Roman" w:hAnsi="Times New Roman"/>
          <w:color w:val="auto"/>
          <w:sz w:val="24"/>
          <w:szCs w:val="24"/>
          <w:u w:val="none"/>
        </w:rPr>
        <w:t>etup</w:t>
      </w:r>
      <w:r w:rsidRPr="006310EC">
        <w:rPr>
          <w:rStyle w:val="Hyperlink"/>
          <w:rFonts w:ascii="Times New Roman" w:hAnsi="Times New Roman"/>
          <w:color w:val="auto"/>
          <w:sz w:val="24"/>
          <w:szCs w:val="24"/>
          <w:u w:val="none"/>
        </w:rPr>
        <w:t xml:space="preserve"> the</w:t>
      </w:r>
      <w:r w:rsidR="00A463F8" w:rsidRPr="006310EC">
        <w:rPr>
          <w:rStyle w:val="Hyperlink"/>
          <w:rFonts w:ascii="Times New Roman" w:hAnsi="Times New Roman"/>
          <w:color w:val="auto"/>
          <w:sz w:val="24"/>
          <w:szCs w:val="24"/>
          <w:u w:val="none"/>
        </w:rPr>
        <w:t xml:space="preserve"> Connector Proxy</w:t>
      </w:r>
      <w:r w:rsidR="00832139" w:rsidRPr="006310EC">
        <w:rPr>
          <w:rStyle w:val="Hyperlink"/>
          <w:rFonts w:ascii="Times New Roman" w:hAnsi="Times New Roman"/>
          <w:color w:val="auto"/>
          <w:sz w:val="24"/>
          <w:szCs w:val="24"/>
          <w:u w:val="none"/>
        </w:rPr>
        <w:t>.</w:t>
      </w:r>
    </w:p>
    <w:p w14:paraId="166632A0" w14:textId="69BA862D" w:rsidR="00376AE3" w:rsidRPr="006310EC" w:rsidRDefault="00376AE3" w:rsidP="00A80316">
      <w:pPr>
        <w:pStyle w:val="BodyTextNumbered1"/>
        <w:rPr>
          <w:szCs w:val="24"/>
        </w:rPr>
      </w:pPr>
      <w:r w:rsidRPr="006310EC">
        <w:rPr>
          <w:noProof/>
          <w:szCs w:val="24"/>
        </w:rPr>
        <w:t xml:space="preserve">The </w:t>
      </w:r>
      <w:r w:rsidR="000B2775" w:rsidRPr="006310EC">
        <w:rPr>
          <w:noProof/>
          <w:szCs w:val="24"/>
        </w:rPr>
        <w:t xml:space="preserve">local </w:t>
      </w:r>
      <w:r w:rsidRPr="006310EC">
        <w:rPr>
          <w:noProof/>
          <w:szCs w:val="24"/>
        </w:rPr>
        <w:t>Site IT Adminis</w:t>
      </w:r>
      <w:r w:rsidR="00F012DE" w:rsidRPr="006310EC">
        <w:rPr>
          <w:noProof/>
          <w:szCs w:val="24"/>
        </w:rPr>
        <w:t xml:space="preserve">trator will setup the Connector </w:t>
      </w:r>
      <w:r w:rsidR="003F2752">
        <w:rPr>
          <w:noProof/>
          <w:szCs w:val="24"/>
        </w:rPr>
        <w:t>Proxy and provide the access and v</w:t>
      </w:r>
      <w:r w:rsidRPr="006310EC">
        <w:rPr>
          <w:noProof/>
          <w:szCs w:val="24"/>
        </w:rPr>
        <w:t>erif</w:t>
      </w:r>
      <w:r w:rsidR="003F2752">
        <w:rPr>
          <w:noProof/>
          <w:szCs w:val="24"/>
        </w:rPr>
        <w:t>y c</w:t>
      </w:r>
      <w:r w:rsidR="00832139" w:rsidRPr="006310EC">
        <w:rPr>
          <w:noProof/>
          <w:szCs w:val="24"/>
        </w:rPr>
        <w:t>odes to the Support Team.</w:t>
      </w:r>
    </w:p>
    <w:p w14:paraId="1CA688F3" w14:textId="6CC66C40"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Select option 'XOBU SITE SETUP MENU'.</w:t>
      </w:r>
    </w:p>
    <w:p w14:paraId="3BE09AA9" w14:textId="51E11C56"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Choose the option: 'CP' - Enter/Edit Connector Proxy User.</w:t>
      </w:r>
    </w:p>
    <w:p w14:paraId="329A0AB4" w14:textId="18A4FB10"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Answer the prompts, naming the connector: CONNECTORPROXY,</w:t>
      </w:r>
      <w:r w:rsidR="00853453" w:rsidRPr="006310EC">
        <w:rPr>
          <w:sz w:val="24"/>
          <w:szCs w:val="24"/>
        </w:rPr>
        <w:t xml:space="preserve"> </w:t>
      </w:r>
      <w:r w:rsidRPr="006310EC">
        <w:rPr>
          <w:sz w:val="24"/>
          <w:szCs w:val="24"/>
        </w:rPr>
        <w:t>PSO.</w:t>
      </w:r>
    </w:p>
    <w:p w14:paraId="5A9975E7" w14:textId="33DA628D"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When prompted 'Want to edit ACCESS CODE (Y/N)', answer 'YES'.</w:t>
      </w:r>
    </w:p>
    <w:p w14:paraId="4C4D08F1" w14:textId="7B1331B3"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Enter an access code for the connector proxy.</w:t>
      </w:r>
    </w:p>
    <w:p w14:paraId="425CE037" w14:textId="4E0D63EB"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Re-enter the access code for the connector proxy.</w:t>
      </w:r>
    </w:p>
    <w:p w14:paraId="00126F95" w14:textId="6EFEDD3C"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When prompted 'Want to edit VERIFY CODE (Y/N), answer 'YES'.</w:t>
      </w:r>
    </w:p>
    <w:p w14:paraId="5E4F532F" w14:textId="0942B3B2" w:rsidR="000B2775" w:rsidRPr="006310EC" w:rsidRDefault="000B2775" w:rsidP="00A80316">
      <w:pPr>
        <w:pStyle w:val="BodyTextLettered1"/>
        <w:numPr>
          <w:ilvl w:val="0"/>
          <w:numId w:val="26"/>
        </w:numPr>
        <w:spacing w:before="60" w:after="60"/>
        <w:ind w:left="1440"/>
        <w:rPr>
          <w:sz w:val="24"/>
          <w:szCs w:val="24"/>
        </w:rPr>
      </w:pPr>
      <w:r w:rsidRPr="006310EC">
        <w:rPr>
          <w:sz w:val="24"/>
          <w:szCs w:val="24"/>
        </w:rPr>
        <w:t>Enter a verify code for the proxy connector.</w:t>
      </w:r>
    </w:p>
    <w:p w14:paraId="24372AC9" w14:textId="25C2C60A" w:rsidR="000B2775" w:rsidDel="00007702" w:rsidRDefault="000B2775" w:rsidP="00007702">
      <w:pPr>
        <w:pStyle w:val="BodyTextLettered1"/>
        <w:numPr>
          <w:ilvl w:val="0"/>
          <w:numId w:val="26"/>
        </w:numPr>
        <w:spacing w:before="60" w:after="60"/>
        <w:ind w:left="1440"/>
        <w:rPr>
          <w:del w:id="461" w:author="Author"/>
          <w:sz w:val="24"/>
          <w:szCs w:val="24"/>
        </w:rPr>
      </w:pPr>
      <w:r w:rsidRPr="006310EC">
        <w:rPr>
          <w:sz w:val="24"/>
          <w:szCs w:val="24"/>
        </w:rPr>
        <w:lastRenderedPageBreak/>
        <w:t>Re-enter the verify code for the proxy connector.</w:t>
      </w:r>
    </w:p>
    <w:p w14:paraId="3C344214" w14:textId="77777777" w:rsidR="00007702" w:rsidRDefault="00007702" w:rsidP="00A80316">
      <w:pPr>
        <w:pStyle w:val="BodyTextLettered1"/>
        <w:numPr>
          <w:ilvl w:val="0"/>
          <w:numId w:val="26"/>
        </w:numPr>
        <w:spacing w:before="60" w:after="60"/>
        <w:ind w:left="1440"/>
        <w:rPr>
          <w:ins w:id="462" w:author="Author"/>
          <w:sz w:val="24"/>
          <w:szCs w:val="24"/>
        </w:rPr>
      </w:pPr>
    </w:p>
    <w:p w14:paraId="4208F368" w14:textId="77777777" w:rsidR="00FA382E" w:rsidRPr="00007702" w:rsidRDefault="00FA382E" w:rsidP="00007702">
      <w:pPr>
        <w:pStyle w:val="BodyTextLettered1"/>
        <w:numPr>
          <w:ilvl w:val="0"/>
          <w:numId w:val="0"/>
        </w:numPr>
        <w:spacing w:before="60" w:after="60"/>
        <w:ind w:left="1440"/>
        <w:rPr>
          <w:rStyle w:val="CommentReference"/>
          <w:sz w:val="24"/>
          <w:szCs w:val="24"/>
        </w:rPr>
      </w:pPr>
    </w:p>
    <w:p w14:paraId="3F57AB9C" w14:textId="631FABD2" w:rsidR="00376AE3" w:rsidRPr="006310EC" w:rsidRDefault="00376AE3" w:rsidP="00A80316">
      <w:pPr>
        <w:pStyle w:val="BodyTextNumbered1"/>
        <w:rPr>
          <w:noProof/>
          <w:szCs w:val="24"/>
        </w:rPr>
      </w:pPr>
      <w:r w:rsidRPr="006310EC">
        <w:rPr>
          <w:noProof/>
          <w:szCs w:val="24"/>
        </w:rPr>
        <w:t xml:space="preserve">The </w:t>
      </w:r>
      <w:r w:rsidR="000B2775" w:rsidRPr="006310EC">
        <w:rPr>
          <w:noProof/>
          <w:szCs w:val="24"/>
        </w:rPr>
        <w:t xml:space="preserve">local </w:t>
      </w:r>
      <w:r w:rsidRPr="006310EC">
        <w:rPr>
          <w:noProof/>
          <w:szCs w:val="24"/>
        </w:rPr>
        <w:t xml:space="preserve">Site </w:t>
      </w:r>
      <w:r w:rsidR="000B2775" w:rsidRPr="006310EC">
        <w:rPr>
          <w:noProof/>
          <w:szCs w:val="24"/>
        </w:rPr>
        <w:t xml:space="preserve">IT </w:t>
      </w:r>
      <w:r w:rsidRPr="006310EC">
        <w:rPr>
          <w:noProof/>
          <w:szCs w:val="24"/>
        </w:rPr>
        <w:t>Administrator will also provide the VistA</w:t>
      </w:r>
      <w:r w:rsidR="005D4FE3" w:rsidRPr="006310EC">
        <w:rPr>
          <w:noProof/>
          <w:szCs w:val="24"/>
        </w:rPr>
        <w:t xml:space="preserve"> </w:t>
      </w:r>
      <w:r w:rsidRPr="006310EC">
        <w:rPr>
          <w:noProof/>
          <w:szCs w:val="24"/>
        </w:rPr>
        <w:t xml:space="preserve">link FQDN, TCP Port and primary </w:t>
      </w:r>
      <w:r w:rsidR="00832139" w:rsidRPr="006310EC">
        <w:rPr>
          <w:noProof/>
          <w:szCs w:val="24"/>
        </w:rPr>
        <w:t>Station</w:t>
      </w:r>
      <w:r w:rsidR="00214FE4">
        <w:rPr>
          <w:noProof/>
          <w:szCs w:val="24"/>
        </w:rPr>
        <w:t xml:space="preserve"> </w:t>
      </w:r>
      <w:r w:rsidR="00832139" w:rsidRPr="006310EC">
        <w:rPr>
          <w:noProof/>
          <w:szCs w:val="24"/>
        </w:rPr>
        <w:t>ID to the Support Team.</w:t>
      </w:r>
    </w:p>
    <w:p w14:paraId="59DD35CF" w14:textId="5ABCBD1A" w:rsidR="00376AE3" w:rsidRPr="006310EC" w:rsidRDefault="00376AE3" w:rsidP="00A80316">
      <w:pPr>
        <w:pStyle w:val="BodyTextNumbered1"/>
        <w:rPr>
          <w:noProof/>
          <w:szCs w:val="24"/>
        </w:rPr>
      </w:pPr>
      <w:r w:rsidRPr="006310EC">
        <w:rPr>
          <w:noProof/>
          <w:szCs w:val="24"/>
        </w:rPr>
        <w:t>The Support Team will use this configuration information to create and test a new VistA</w:t>
      </w:r>
      <w:r w:rsidR="005D4FE3" w:rsidRPr="006310EC">
        <w:rPr>
          <w:noProof/>
          <w:szCs w:val="24"/>
        </w:rPr>
        <w:t xml:space="preserve"> </w:t>
      </w:r>
      <w:r w:rsidRPr="006310EC">
        <w:rPr>
          <w:noProof/>
          <w:szCs w:val="24"/>
        </w:rPr>
        <w:t>link connection from the Inbound eR</w:t>
      </w:r>
      <w:r w:rsidRPr="00657882">
        <w:rPr>
          <w:noProof/>
          <w:szCs w:val="24"/>
          <w:vertAlign w:val="subscript"/>
        </w:rPr>
        <w:t>x</w:t>
      </w:r>
      <w:r w:rsidRPr="006310EC">
        <w:rPr>
          <w:noProof/>
          <w:szCs w:val="24"/>
        </w:rPr>
        <w:t xml:space="preserve"> Processing Hub to the site.</w:t>
      </w:r>
    </w:p>
    <w:p w14:paraId="688CBCA2" w14:textId="6E8B570B" w:rsidR="008E56F6" w:rsidRPr="006310EC" w:rsidRDefault="008E56F6" w:rsidP="00A80316">
      <w:pPr>
        <w:pStyle w:val="BodyTextNumbered1"/>
        <w:rPr>
          <w:noProof/>
          <w:szCs w:val="24"/>
        </w:rPr>
      </w:pPr>
      <w:r w:rsidRPr="006310EC">
        <w:rPr>
          <w:noProof/>
          <w:szCs w:val="24"/>
        </w:rPr>
        <w:t xml:space="preserve">The Support Team will provide the FQDN, PORT and USERNAME/PASSWORD for </w:t>
      </w:r>
      <w:r w:rsidR="00AD7973" w:rsidRPr="006310EC">
        <w:rPr>
          <w:noProof/>
          <w:szCs w:val="24"/>
        </w:rPr>
        <w:t>WEB SERVER</w:t>
      </w:r>
      <w:r w:rsidRPr="006310EC">
        <w:rPr>
          <w:noProof/>
          <w:szCs w:val="24"/>
        </w:rPr>
        <w:t xml:space="preserve"> </w:t>
      </w:r>
      <w:r w:rsidR="00AD7973" w:rsidRPr="006310EC">
        <w:rPr>
          <w:noProof/>
          <w:szCs w:val="24"/>
        </w:rPr>
        <w:t>entry</w:t>
      </w:r>
      <w:r w:rsidRPr="006310EC">
        <w:rPr>
          <w:noProof/>
          <w:szCs w:val="24"/>
        </w:rPr>
        <w:t xml:space="preserve"> to the local </w:t>
      </w:r>
      <w:r w:rsidR="00832139" w:rsidRPr="006310EC">
        <w:rPr>
          <w:noProof/>
          <w:szCs w:val="24"/>
        </w:rPr>
        <w:t>Site IT Administrator.</w:t>
      </w:r>
    </w:p>
    <w:p w14:paraId="3DC82FE8" w14:textId="49B62C66" w:rsidR="008E56F6" w:rsidRPr="006310EC" w:rsidRDefault="008E56F6" w:rsidP="00A80316">
      <w:pPr>
        <w:pStyle w:val="BodyTextNumbered1"/>
        <w:rPr>
          <w:noProof/>
          <w:szCs w:val="24"/>
        </w:rPr>
      </w:pPr>
      <w:r w:rsidRPr="006310EC">
        <w:rPr>
          <w:noProof/>
          <w:szCs w:val="24"/>
        </w:rPr>
        <w:t>The Site IT Administrator will configure the WEB SERVER entry.</w:t>
      </w:r>
    </w:p>
    <w:p w14:paraId="5ADDB516" w14:textId="7D989638"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Select option XOBW WEB SERVER MANAGER.</w:t>
      </w:r>
    </w:p>
    <w:p w14:paraId="0678FE10" w14:textId="00E3105B"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Choose 'ES' for Edit Server.</w:t>
      </w:r>
    </w:p>
    <w:p w14:paraId="6AB762F5" w14:textId="10A14618"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When prompted 'NAME' enter 'PSO WEB SERVER'.</w:t>
      </w:r>
    </w:p>
    <w:p w14:paraId="185C4538" w14:textId="2A452AB0"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When prompted 'SERVER:', enter the FQDN of the target server. The target server name and port will be given to the site during implementation.</w:t>
      </w:r>
    </w:p>
    <w:p w14:paraId="26D8449F" w14:textId="3255CD30"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When prompted 'PORT:', enter the port number for the target server.</w:t>
      </w:r>
    </w:p>
    <w:p w14:paraId="51CD41FB" w14:textId="607C9864"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When prompted for 'STATUS:', ensure this is set to ENABLED.</w:t>
      </w:r>
    </w:p>
    <w:p w14:paraId="4A691931" w14:textId="1900D06F"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When prompted for 'LOGIN REQUIRED:', answer 'YES'.</w:t>
      </w:r>
    </w:p>
    <w:p w14:paraId="3CF852EE" w14:textId="1639AE0F"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When prompted for 'USERNAME:', enter the assigned username.</w:t>
      </w:r>
    </w:p>
    <w:p w14:paraId="1D923E0B" w14:textId="6CC42D05"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When prompted 'Want to edit PASSWORD (Y/N), respond 'YES'.</w:t>
      </w:r>
    </w:p>
    <w:p w14:paraId="0E62EDB6" w14:textId="37E255C7" w:rsidR="00A463F8" w:rsidRPr="006310EC" w:rsidRDefault="00A463F8" w:rsidP="00A80316">
      <w:pPr>
        <w:pStyle w:val="BodyTextLettered1"/>
        <w:numPr>
          <w:ilvl w:val="0"/>
          <w:numId w:val="27"/>
        </w:numPr>
        <w:spacing w:before="60" w:after="60"/>
        <w:ind w:left="1440"/>
        <w:rPr>
          <w:sz w:val="24"/>
          <w:szCs w:val="24"/>
        </w:rPr>
      </w:pPr>
      <w:r w:rsidRPr="006310EC">
        <w:rPr>
          <w:sz w:val="24"/>
          <w:szCs w:val="24"/>
        </w:rPr>
        <w:t>Enter the password associated with the username.</w:t>
      </w:r>
    </w:p>
    <w:p w14:paraId="04461E10" w14:textId="2676A527" w:rsidR="00A463F8" w:rsidRDefault="00A463F8" w:rsidP="00A80316">
      <w:pPr>
        <w:pStyle w:val="BodyTextLettered1"/>
        <w:numPr>
          <w:ilvl w:val="0"/>
          <w:numId w:val="27"/>
        </w:numPr>
        <w:spacing w:before="60" w:after="60"/>
        <w:ind w:left="1440"/>
        <w:rPr>
          <w:ins w:id="463" w:author="Author"/>
          <w:sz w:val="24"/>
          <w:szCs w:val="24"/>
        </w:rPr>
      </w:pPr>
      <w:r w:rsidRPr="006310EC">
        <w:rPr>
          <w:sz w:val="24"/>
          <w:szCs w:val="24"/>
        </w:rPr>
        <w:t>Re-enter the password to verify the password.</w:t>
      </w:r>
    </w:p>
    <w:p w14:paraId="30AA9299" w14:textId="682A00BD" w:rsidR="00D90093" w:rsidRDefault="00D90093" w:rsidP="00A80316">
      <w:pPr>
        <w:pStyle w:val="BodyTextLettered1"/>
        <w:numPr>
          <w:ilvl w:val="0"/>
          <w:numId w:val="27"/>
        </w:numPr>
        <w:spacing w:before="60" w:after="60"/>
        <w:ind w:left="1440"/>
        <w:rPr>
          <w:ins w:id="464" w:author="Author"/>
          <w:sz w:val="24"/>
          <w:szCs w:val="24"/>
        </w:rPr>
      </w:pPr>
      <w:commentRangeStart w:id="465"/>
      <w:ins w:id="466" w:author="Author">
        <w:r>
          <w:rPr>
            <w:sz w:val="24"/>
            <w:szCs w:val="24"/>
          </w:rPr>
          <w:t>When prompted for SSL ENABLED, accept the default of FALSE</w:t>
        </w:r>
      </w:ins>
      <w:commentRangeEnd w:id="465"/>
      <w:r w:rsidR="007D74AD">
        <w:rPr>
          <w:rStyle w:val="CommentReference"/>
        </w:rPr>
        <w:commentReference w:id="465"/>
      </w:r>
      <w:ins w:id="467" w:author="Author">
        <w:r w:rsidR="002A4495">
          <w:rPr>
            <w:sz w:val="24"/>
            <w:szCs w:val="24"/>
          </w:rPr>
          <w:t>.</w:t>
        </w:r>
      </w:ins>
    </w:p>
    <w:p w14:paraId="08128266" w14:textId="77777777" w:rsidR="00190AC5" w:rsidDel="00190AC5" w:rsidRDefault="00190AC5" w:rsidP="00A80316">
      <w:pPr>
        <w:pStyle w:val="BodyTextLettered1"/>
        <w:numPr>
          <w:ilvl w:val="0"/>
          <w:numId w:val="27"/>
        </w:numPr>
        <w:spacing w:before="60" w:after="60"/>
        <w:ind w:left="1440"/>
        <w:rPr>
          <w:ins w:id="468" w:author="Author"/>
          <w:del w:id="469" w:author="Author"/>
          <w:sz w:val="24"/>
          <w:szCs w:val="24"/>
        </w:rPr>
      </w:pPr>
    </w:p>
    <w:p w14:paraId="452B59C2" w14:textId="7C8A3613" w:rsidR="00C07298" w:rsidRDefault="00C8313D" w:rsidP="00190AC5">
      <w:pPr>
        <w:pStyle w:val="BodyTextLettered1"/>
        <w:numPr>
          <w:ilvl w:val="0"/>
          <w:numId w:val="27"/>
        </w:numPr>
        <w:spacing w:before="60" w:after="60"/>
        <w:ind w:left="1440"/>
        <w:rPr>
          <w:ins w:id="470" w:author="Author"/>
          <w:sz w:val="24"/>
          <w:szCs w:val="24"/>
        </w:rPr>
      </w:pPr>
      <w:ins w:id="471" w:author="Author">
        <w:r w:rsidRPr="00190AC5">
          <w:rPr>
            <w:sz w:val="24"/>
            <w:szCs w:val="24"/>
          </w:rPr>
          <w:t>When prompted for Select Web</w:t>
        </w:r>
        <w:r w:rsidR="002A4495">
          <w:rPr>
            <w:sz w:val="24"/>
            <w:szCs w:val="24"/>
          </w:rPr>
          <w:t xml:space="preserve"> Service</w:t>
        </w:r>
        <w:r w:rsidR="00C8783A" w:rsidRPr="00190AC5">
          <w:rPr>
            <w:sz w:val="24"/>
            <w:szCs w:val="24"/>
          </w:rPr>
          <w:t xml:space="preserve">, user should enter </w:t>
        </w:r>
        <w:del w:id="472" w:author="Author">
          <w:r w:rsidRPr="00190AC5" w:rsidDel="00C07298">
            <w:rPr>
              <w:sz w:val="24"/>
              <w:szCs w:val="24"/>
            </w:rPr>
            <w:delText xml:space="preserve"> </w:delText>
          </w:r>
        </w:del>
        <w:r w:rsidR="00C07298" w:rsidRPr="00190AC5">
          <w:rPr>
            <w:sz w:val="24"/>
            <w:szCs w:val="24"/>
          </w:rPr>
          <w:t>PSO ERX WEB SERVICE</w:t>
        </w:r>
        <w:r w:rsidR="002A4495">
          <w:rPr>
            <w:sz w:val="24"/>
            <w:szCs w:val="24"/>
          </w:rPr>
          <w:t>.</w:t>
        </w:r>
      </w:ins>
    </w:p>
    <w:p w14:paraId="5A06013B" w14:textId="0D84B138" w:rsidR="004F7ECA" w:rsidRPr="004F7ECA" w:rsidRDefault="004F7ECA" w:rsidP="004F7ECA">
      <w:pPr>
        <w:pStyle w:val="Note"/>
        <w:rPr>
          <w:ins w:id="473" w:author="Author"/>
          <w:sz w:val="24"/>
          <w:szCs w:val="24"/>
        </w:rPr>
      </w:pPr>
      <w:commentRangeStart w:id="474"/>
      <w:ins w:id="475" w:author="Author">
        <w:r w:rsidRPr="00170696">
          <w:rPr>
            <w:b/>
            <w:sz w:val="24"/>
            <w:szCs w:val="24"/>
          </w:rPr>
          <w:t>NOTE:</w:t>
        </w:r>
        <w:r w:rsidRPr="00170696">
          <w:rPr>
            <w:sz w:val="24"/>
            <w:szCs w:val="24"/>
          </w:rPr>
          <w:t xml:space="preserve"> </w:t>
        </w:r>
        <w:r>
          <w:rPr>
            <w:sz w:val="24"/>
            <w:szCs w:val="24"/>
          </w:rPr>
          <w:t xml:space="preserve">It is recommended </w:t>
        </w:r>
        <w:del w:id="476" w:author="Author">
          <w:r w:rsidDel="00506570">
            <w:rPr>
              <w:sz w:val="24"/>
              <w:szCs w:val="24"/>
            </w:rPr>
            <w:delText>to  test</w:delText>
          </w:r>
        </w:del>
        <w:r w:rsidR="00506570">
          <w:rPr>
            <w:sz w:val="24"/>
            <w:szCs w:val="24"/>
          </w:rPr>
          <w:t>to test</w:t>
        </w:r>
        <w:del w:id="477" w:author="Author">
          <w:r w:rsidDel="00B721A3">
            <w:rPr>
              <w:sz w:val="24"/>
              <w:szCs w:val="24"/>
            </w:rPr>
            <w:delText xml:space="preserve"> </w:delText>
          </w:r>
          <w:r w:rsidRPr="004F7ECA" w:rsidDel="00B721A3">
            <w:rPr>
              <w:sz w:val="24"/>
              <w:szCs w:val="24"/>
            </w:rPr>
            <w:delText>It is recommended to test</w:delText>
          </w:r>
        </w:del>
        <w:r w:rsidRPr="004F7ECA">
          <w:rPr>
            <w:sz w:val="24"/>
            <w:szCs w:val="24"/>
          </w:rPr>
          <w:t xml:space="preserve"> the configuration of the outbound web server and service.  This is performed by choosing/entering option “CK” for “C</w:t>
        </w:r>
        <w:r>
          <w:rPr>
            <w:sz w:val="24"/>
            <w:szCs w:val="24"/>
          </w:rPr>
          <w:t xml:space="preserve">heck Web Service Availability”. </w:t>
        </w:r>
        <w:r w:rsidRPr="004F7ECA">
          <w:rPr>
            <w:sz w:val="24"/>
            <w:szCs w:val="24"/>
          </w:rPr>
          <w:t xml:space="preserve">When prompted for the server number, </w:t>
        </w:r>
        <w:r w:rsidR="003F6DB3">
          <w:rPr>
            <w:sz w:val="24"/>
            <w:szCs w:val="24"/>
          </w:rPr>
          <w:t xml:space="preserve">select the server number associated with the </w:t>
        </w:r>
        <w:del w:id="478" w:author="Author">
          <w:r w:rsidRPr="004F7ECA" w:rsidDel="003F6DB3">
            <w:rPr>
              <w:sz w:val="24"/>
              <w:szCs w:val="24"/>
            </w:rPr>
            <w:delText xml:space="preserve">enter the </w:delText>
          </w:r>
        </w:del>
        <w:r w:rsidRPr="004F7ECA">
          <w:rPr>
            <w:sz w:val="24"/>
            <w:szCs w:val="24"/>
          </w:rPr>
          <w:t>PSO W</w:t>
        </w:r>
        <w:r w:rsidR="003F6DB3">
          <w:rPr>
            <w:sz w:val="24"/>
            <w:szCs w:val="24"/>
          </w:rPr>
          <w:t xml:space="preserve">EB </w:t>
        </w:r>
        <w:del w:id="479" w:author="Author">
          <w:r w:rsidRPr="004F7ECA" w:rsidDel="003F6DB3">
            <w:rPr>
              <w:sz w:val="24"/>
              <w:szCs w:val="24"/>
            </w:rPr>
            <w:delText xml:space="preserve">eb </w:delText>
          </w:r>
        </w:del>
        <w:r w:rsidRPr="004F7ECA">
          <w:rPr>
            <w:sz w:val="24"/>
            <w:szCs w:val="24"/>
          </w:rPr>
          <w:t>S</w:t>
        </w:r>
        <w:r w:rsidR="003F6DB3">
          <w:rPr>
            <w:sz w:val="24"/>
            <w:szCs w:val="24"/>
          </w:rPr>
          <w:t>ERVER entry</w:t>
        </w:r>
        <w:del w:id="480" w:author="Author">
          <w:r w:rsidRPr="004F7ECA" w:rsidDel="003F6DB3">
            <w:rPr>
              <w:sz w:val="24"/>
              <w:szCs w:val="24"/>
            </w:rPr>
            <w:delText>erver</w:delText>
          </w:r>
          <w:r w:rsidR="006376D6" w:rsidDel="003F6DB3">
            <w:rPr>
              <w:sz w:val="24"/>
              <w:szCs w:val="24"/>
            </w:rPr>
            <w:delText xml:space="preserve"> number</w:delText>
          </w:r>
        </w:del>
        <w:r w:rsidRPr="004F7ECA">
          <w:rPr>
            <w:sz w:val="24"/>
            <w:szCs w:val="24"/>
          </w:rPr>
          <w:t xml:space="preserve">. </w:t>
        </w:r>
        <w:del w:id="481" w:author="Author">
          <w:r w:rsidRPr="004F7ECA" w:rsidDel="006376D6">
            <w:rPr>
              <w:sz w:val="24"/>
              <w:szCs w:val="24"/>
            </w:rPr>
            <w:delText xml:space="preserve"> </w:delText>
          </w:r>
          <w:r w:rsidR="00B43118" w:rsidDel="006376D6">
            <w:rPr>
              <w:sz w:val="24"/>
              <w:szCs w:val="24"/>
            </w:rPr>
            <w:delText>Enter</w:delText>
          </w:r>
          <w:r w:rsidRPr="004F7ECA" w:rsidDel="00B43118">
            <w:rPr>
              <w:sz w:val="24"/>
              <w:szCs w:val="24"/>
            </w:rPr>
            <w:delText>This is often</w:delText>
          </w:r>
          <w:r w:rsidRPr="004F7ECA" w:rsidDel="00007702">
            <w:rPr>
              <w:sz w:val="24"/>
              <w:szCs w:val="24"/>
            </w:rPr>
            <w:delText xml:space="preserve"> the number ‘8’.</w:delText>
          </w:r>
        </w:del>
      </w:ins>
      <w:commentRangeEnd w:id="474"/>
      <w:del w:id="482" w:author="Author">
        <w:r w:rsidR="008B0BF8" w:rsidDel="00007702">
          <w:rPr>
            <w:rStyle w:val="CommentReference"/>
            <w:rFonts w:eastAsia="Times New Roman"/>
            <w:lang w:eastAsia="en-US"/>
          </w:rPr>
          <w:commentReference w:id="474"/>
        </w:r>
      </w:del>
      <w:ins w:id="483" w:author="Author">
        <w:del w:id="484" w:author="Author">
          <w:r w:rsidR="00B43118" w:rsidDel="00007702">
            <w:rPr>
              <w:sz w:val="24"/>
              <w:szCs w:val="24"/>
            </w:rPr>
            <w:delText xml:space="preserve"> </w:delText>
          </w:r>
        </w:del>
      </w:ins>
    </w:p>
    <w:p w14:paraId="5D4966C5" w14:textId="77777777" w:rsidR="004F7ECA" w:rsidRPr="00190AC5" w:rsidDel="004F7ECA" w:rsidRDefault="004F7ECA" w:rsidP="004F7ECA">
      <w:pPr>
        <w:pStyle w:val="BodyTextLettered1"/>
        <w:numPr>
          <w:ilvl w:val="0"/>
          <w:numId w:val="0"/>
        </w:numPr>
        <w:spacing w:before="60" w:after="60"/>
        <w:ind w:left="720" w:hanging="360"/>
        <w:rPr>
          <w:ins w:id="485" w:author="Author"/>
          <w:del w:id="486" w:author="Author"/>
          <w:sz w:val="24"/>
          <w:szCs w:val="24"/>
        </w:rPr>
      </w:pPr>
    </w:p>
    <w:p w14:paraId="0F906380" w14:textId="4F80EA7C" w:rsidR="00C8313D" w:rsidRPr="006310EC" w:rsidRDefault="00C8313D" w:rsidP="004F7ECA">
      <w:pPr>
        <w:pStyle w:val="BodyTextLettered1"/>
        <w:numPr>
          <w:ilvl w:val="0"/>
          <w:numId w:val="0"/>
        </w:numPr>
        <w:spacing w:before="60" w:after="60"/>
        <w:rPr>
          <w:sz w:val="24"/>
          <w:szCs w:val="24"/>
        </w:rPr>
      </w:pPr>
    </w:p>
    <w:p w14:paraId="71E2ED86" w14:textId="707A74AD" w:rsidR="00786C5A" w:rsidRPr="006310EC" w:rsidRDefault="00786C5A" w:rsidP="00A80316">
      <w:pPr>
        <w:pStyle w:val="BodyTextNumbered1"/>
        <w:rPr>
          <w:szCs w:val="24"/>
        </w:rPr>
      </w:pPr>
      <w:r w:rsidRPr="006310EC">
        <w:rPr>
          <w:szCs w:val="24"/>
        </w:rPr>
        <w:t xml:space="preserve">The Support Team will assign user privileges for the </w:t>
      </w:r>
      <w:r w:rsidR="00657882">
        <w:rPr>
          <w:szCs w:val="24"/>
        </w:rPr>
        <w:t>IEP W</w:t>
      </w:r>
      <w:r w:rsidRPr="006310EC">
        <w:rPr>
          <w:szCs w:val="24"/>
        </w:rPr>
        <w:t xml:space="preserve">eb-based </w:t>
      </w:r>
      <w:r w:rsidR="00657882">
        <w:rPr>
          <w:szCs w:val="24"/>
        </w:rPr>
        <w:t>Graphical User Interface (</w:t>
      </w:r>
      <w:r w:rsidRPr="006310EC">
        <w:rPr>
          <w:szCs w:val="24"/>
        </w:rPr>
        <w:t>GUI</w:t>
      </w:r>
      <w:r w:rsidR="00657882">
        <w:rPr>
          <w:szCs w:val="24"/>
        </w:rPr>
        <w:t>)</w:t>
      </w:r>
      <w:r w:rsidRPr="006310EC">
        <w:rPr>
          <w:szCs w:val="24"/>
        </w:rPr>
        <w:t xml:space="preserve"> Hub to the respective users from the site.</w:t>
      </w:r>
      <w:r w:rsidR="00CF17AE" w:rsidRPr="006310EC">
        <w:rPr>
          <w:szCs w:val="24"/>
        </w:rPr>
        <w:t xml:space="preserve"> Please see </w:t>
      </w:r>
      <w:r w:rsidR="008D0A29" w:rsidRPr="008D0A29">
        <w:rPr>
          <w:szCs w:val="24"/>
        </w:rPr>
        <w:t xml:space="preserve">section </w:t>
      </w:r>
      <w:hyperlink w:anchor="_1.2.3_Assign_Roles" w:tooltip="Refer to Section 1.2.3" w:history="1">
        <w:r w:rsidR="00A25F7B">
          <w:rPr>
            <w:rStyle w:val="Hyperlink"/>
            <w:rFonts w:ascii="Times New Roman" w:hAnsi="Times New Roman"/>
            <w:sz w:val="24"/>
            <w:szCs w:val="24"/>
          </w:rPr>
          <w:t>1.2.3</w:t>
        </w:r>
      </w:hyperlink>
      <w:r w:rsidR="00A25F7B">
        <w:rPr>
          <w:szCs w:val="24"/>
        </w:rPr>
        <w:t xml:space="preserve">, pages 12-13 </w:t>
      </w:r>
      <w:r w:rsidR="00CF17AE" w:rsidRPr="006310EC">
        <w:rPr>
          <w:szCs w:val="24"/>
        </w:rPr>
        <w:t>for additional details.</w:t>
      </w:r>
    </w:p>
    <w:p w14:paraId="2C10A77E" w14:textId="07D936C5" w:rsidR="00A463F8" w:rsidRPr="006310EC" w:rsidRDefault="00A463F8" w:rsidP="00A80316">
      <w:pPr>
        <w:pStyle w:val="BodyTextNumbered1"/>
        <w:rPr>
          <w:szCs w:val="24"/>
        </w:rPr>
      </w:pPr>
      <w:r w:rsidRPr="006310EC">
        <w:rPr>
          <w:szCs w:val="24"/>
        </w:rPr>
        <w:t xml:space="preserve">The Support Team will notify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 xml:space="preserve"> that the site is ready to Go Live.</w:t>
      </w:r>
    </w:p>
    <w:p w14:paraId="15F64798" w14:textId="451A51C1" w:rsidR="00A463F8" w:rsidRPr="006310EC" w:rsidRDefault="007947F1" w:rsidP="00A80316">
      <w:pPr>
        <w:pStyle w:val="BodyTextNumbered1"/>
        <w:rPr>
          <w:szCs w:val="24"/>
        </w:rPr>
      </w:pPr>
      <w:r w:rsidRPr="006310EC">
        <w:rPr>
          <w:noProof/>
          <w:szCs w:val="24"/>
        </w:rPr>
        <w:t>The Support Team will coordinate with the site to determine the expected go live date</w:t>
      </w:r>
      <w:r w:rsidRPr="006310EC">
        <w:rPr>
          <w:szCs w:val="24"/>
        </w:rPr>
        <w:t>.</w:t>
      </w:r>
    </w:p>
    <w:p w14:paraId="24255C40" w14:textId="6DC374E6" w:rsidR="00A463F8" w:rsidRPr="006310EC" w:rsidRDefault="00A463F8" w:rsidP="00A80316">
      <w:pPr>
        <w:pStyle w:val="BodyTextNumbered1"/>
        <w:rPr>
          <w:szCs w:val="24"/>
        </w:rPr>
      </w:pPr>
      <w:r w:rsidRPr="006310EC">
        <w:rPr>
          <w:szCs w:val="24"/>
        </w:rPr>
        <w:t xml:space="preserve">On the go live date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 xml:space="preserve"> will send a test eR</w:t>
      </w:r>
      <w:r w:rsidRPr="006310EC">
        <w:rPr>
          <w:szCs w:val="24"/>
          <w:vertAlign w:val="subscript"/>
        </w:rPr>
        <w:t>x</w:t>
      </w:r>
      <w:r w:rsidRPr="006310EC">
        <w:rPr>
          <w:szCs w:val="24"/>
        </w:rPr>
        <w:t xml:space="preserve"> message to the site to confirm inbound connectivity and receipt of the message in the VistA Holding Queue.</w:t>
      </w:r>
    </w:p>
    <w:p w14:paraId="4850C869" w14:textId="078E415E" w:rsidR="00A463F8" w:rsidRPr="006310EC" w:rsidRDefault="00A463F8" w:rsidP="00A80316">
      <w:pPr>
        <w:pStyle w:val="BodyTextNumbered1"/>
        <w:rPr>
          <w:szCs w:val="24"/>
        </w:rPr>
      </w:pPr>
      <w:r w:rsidRPr="006310EC">
        <w:rPr>
          <w:szCs w:val="24"/>
        </w:rPr>
        <w:t>The site wi</w:t>
      </w:r>
      <w:r w:rsidR="003F2752">
        <w:rPr>
          <w:szCs w:val="24"/>
        </w:rPr>
        <w:t>ll respond with a r</w:t>
      </w:r>
      <w:r w:rsidRPr="006310EC">
        <w:rPr>
          <w:szCs w:val="24"/>
        </w:rPr>
        <w:t xml:space="preserve">eject message to test the outgoing connection to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w:t>
      </w:r>
    </w:p>
    <w:p w14:paraId="5E2530B8" w14:textId="0AA2181E" w:rsidR="00A463F8" w:rsidRPr="006310EC" w:rsidRDefault="00A463F8" w:rsidP="00A80316">
      <w:pPr>
        <w:pStyle w:val="BodyTextNumbered1"/>
        <w:rPr>
          <w:szCs w:val="24"/>
        </w:rPr>
      </w:pPr>
      <w:r w:rsidRPr="006310EC">
        <w:rPr>
          <w:szCs w:val="24"/>
        </w:rPr>
        <w:t xml:space="preserve">Once successfully confirmed,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 xml:space="preserve"> will enable the Pharmacy in their directory and have SureScript</w:t>
      </w:r>
      <w:r w:rsidR="00B27A16" w:rsidRPr="006310EC">
        <w:rPr>
          <w:szCs w:val="24"/>
        </w:rPr>
        <w:t>s</w:t>
      </w:r>
      <w:r w:rsidRPr="006310EC">
        <w:rPr>
          <w:szCs w:val="24"/>
        </w:rPr>
        <w:t xml:space="preserve"> enable it in their directory.</w:t>
      </w:r>
    </w:p>
    <w:p w14:paraId="7CD20AEE" w14:textId="77777777" w:rsidR="001E06A4" w:rsidRDefault="00A463F8" w:rsidP="00A80316">
      <w:pPr>
        <w:pStyle w:val="BodyTextNumbered1"/>
        <w:rPr>
          <w:szCs w:val="24"/>
        </w:rPr>
      </w:pPr>
      <w:r w:rsidRPr="006310EC">
        <w:rPr>
          <w:szCs w:val="24"/>
        </w:rPr>
        <w:lastRenderedPageBreak/>
        <w:t>The Pharmacy is now Live and enable</w:t>
      </w:r>
      <w:r w:rsidR="00B27A16" w:rsidRPr="006310EC">
        <w:rPr>
          <w:szCs w:val="24"/>
        </w:rPr>
        <w:t>d</w:t>
      </w:r>
      <w:r w:rsidRPr="006310EC">
        <w:rPr>
          <w:szCs w:val="24"/>
        </w:rPr>
        <w:t xml:space="preserve"> to receive </w:t>
      </w:r>
      <w:bookmarkStart w:id="487" w:name="_Hlk521657631"/>
      <w:r w:rsidRPr="006310EC">
        <w:rPr>
          <w:szCs w:val="24"/>
        </w:rPr>
        <w:t>eR</w:t>
      </w:r>
      <w:r w:rsidRPr="006310EC">
        <w:rPr>
          <w:szCs w:val="24"/>
          <w:vertAlign w:val="subscript"/>
        </w:rPr>
        <w:t>x</w:t>
      </w:r>
      <w:r w:rsidRPr="006310EC">
        <w:rPr>
          <w:szCs w:val="24"/>
        </w:rPr>
        <w:t>s</w:t>
      </w:r>
      <w:bookmarkEnd w:id="487"/>
      <w:r w:rsidRPr="006310EC">
        <w:rPr>
          <w:szCs w:val="24"/>
        </w:rPr>
        <w:t>.</w:t>
      </w:r>
      <w:bookmarkStart w:id="488" w:name="_Toc497382305"/>
      <w:bookmarkStart w:id="489" w:name="_Toc497382306"/>
      <w:bookmarkStart w:id="490" w:name="_Toc497382307"/>
      <w:bookmarkStart w:id="491" w:name="_Toc497382308"/>
      <w:bookmarkStart w:id="492" w:name="_Toc497382309"/>
      <w:bookmarkStart w:id="493" w:name="_Toc497382310"/>
      <w:bookmarkStart w:id="494" w:name="_Toc497382311"/>
      <w:bookmarkStart w:id="495" w:name="_Toc497382312"/>
      <w:bookmarkStart w:id="496" w:name="_Toc497382313"/>
      <w:bookmarkStart w:id="497" w:name="_Toc497382314"/>
      <w:bookmarkStart w:id="498" w:name="_Toc497382315"/>
      <w:bookmarkStart w:id="499" w:name="_Toc497382316"/>
      <w:bookmarkStart w:id="500" w:name="_Toc497382317"/>
      <w:bookmarkStart w:id="501" w:name="_Toc497382318"/>
      <w:bookmarkStart w:id="502" w:name="_Toc497382319"/>
      <w:bookmarkStart w:id="503" w:name="_Toc497382320"/>
      <w:bookmarkStart w:id="504" w:name="_Toc497382321"/>
      <w:bookmarkStart w:id="505" w:name="_Toc497382322"/>
      <w:bookmarkStart w:id="506" w:name="_Toc497382323"/>
      <w:bookmarkStart w:id="507" w:name="_Toc497382324"/>
      <w:bookmarkStart w:id="508" w:name="_Toc497382325"/>
      <w:bookmarkStart w:id="509" w:name="_Toc497382326"/>
      <w:bookmarkStart w:id="510" w:name="_Toc497382327"/>
      <w:bookmarkStart w:id="511" w:name="_Toc497382328"/>
      <w:bookmarkStart w:id="512" w:name="_Toc497382329"/>
      <w:bookmarkStart w:id="513" w:name="_Toc496609086"/>
      <w:bookmarkStart w:id="514" w:name="_Toc271208427"/>
      <w:bookmarkStart w:id="515" w:name="_Toc401228164"/>
      <w:bookmarkStart w:id="516" w:name="_Toc401232259"/>
      <w:bookmarkStart w:id="517" w:name="_Toc403558729"/>
      <w:bookmarkEnd w:id="402"/>
      <w:bookmarkEnd w:id="403"/>
      <w:bookmarkEnd w:id="404"/>
      <w:bookmarkEnd w:id="405"/>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46CDA186" w14:textId="2F91D6A0" w:rsidR="002E630D" w:rsidRPr="00BC0ACF" w:rsidRDefault="002E630D" w:rsidP="00170696">
      <w:pPr>
        <w:pStyle w:val="Heading3"/>
      </w:pPr>
      <w:bookmarkStart w:id="518" w:name="_Toc524379556"/>
      <w:bookmarkStart w:id="519" w:name="_Toc528228350"/>
      <w:r w:rsidRPr="00BC0ACF">
        <w:t>Help Desk</w:t>
      </w:r>
      <w:bookmarkEnd w:id="518"/>
      <w:bookmarkEnd w:id="519"/>
    </w:p>
    <w:p w14:paraId="5266DCE1" w14:textId="77777777" w:rsidR="002E630D" w:rsidRPr="002E630D" w:rsidRDefault="002E630D" w:rsidP="000145F8">
      <w:pPr>
        <w:keepNext/>
        <w:tabs>
          <w:tab w:val="left" w:pos="1147"/>
        </w:tabs>
        <w:spacing w:before="120" w:after="120"/>
        <w:rPr>
          <w:sz w:val="24"/>
        </w:rPr>
      </w:pPr>
      <w:r w:rsidRPr="002E630D">
        <w:rPr>
          <w:sz w:val="24"/>
        </w:rPr>
        <w:t>For issues with the IEP web-based application that cannot be resolved by this manual or the site administrator, please contact the National Service Desk at 855-NSD-HELP (673-4357) and reference “Inbound eR</w:t>
      </w:r>
      <w:r w:rsidRPr="002E630D">
        <w:rPr>
          <w:sz w:val="24"/>
          <w:vertAlign w:val="subscript"/>
        </w:rPr>
        <w:t>x</w:t>
      </w:r>
      <w:r w:rsidRPr="002E630D">
        <w:rPr>
          <w:sz w:val="24"/>
        </w:rPr>
        <w:t>”.</w:t>
      </w:r>
    </w:p>
    <w:p w14:paraId="4F349627" w14:textId="2ED108E7" w:rsidR="002E630D" w:rsidRPr="000145F8" w:rsidRDefault="002E630D" w:rsidP="00170696">
      <w:pPr>
        <w:pStyle w:val="Heading4"/>
        <w:ind w:hanging="1080"/>
      </w:pPr>
      <w:bookmarkStart w:id="520" w:name="_Toc523916426"/>
      <w:bookmarkStart w:id="521" w:name="_Toc524379557"/>
      <w:bookmarkStart w:id="522" w:name="_Toc528228351"/>
      <w:bookmarkStart w:id="523" w:name="_Hlk524371615"/>
      <w:r w:rsidRPr="000145F8">
        <w:t>Help Desk Ticket Instructions</w:t>
      </w:r>
      <w:bookmarkEnd w:id="520"/>
      <w:bookmarkEnd w:id="521"/>
      <w:bookmarkEnd w:id="522"/>
    </w:p>
    <w:bookmarkEnd w:id="523"/>
    <w:p w14:paraId="2F713E05" w14:textId="77777777" w:rsidR="002E630D" w:rsidRPr="002E630D" w:rsidRDefault="002E630D" w:rsidP="002E630D">
      <w:pPr>
        <w:spacing w:before="120" w:after="120"/>
        <w:rPr>
          <w:sz w:val="24"/>
        </w:rPr>
      </w:pPr>
      <w:r w:rsidRPr="002E630D">
        <w:rPr>
          <w:sz w:val="24"/>
        </w:rPr>
        <w:t>To submit a Help Desk ticket:</w:t>
      </w:r>
    </w:p>
    <w:p w14:paraId="26651637" w14:textId="4BFB98BB" w:rsidR="002E630D" w:rsidRDefault="002E630D" w:rsidP="00281EBD">
      <w:pPr>
        <w:pStyle w:val="BodyTextNumbered1"/>
        <w:numPr>
          <w:ilvl w:val="0"/>
          <w:numId w:val="41"/>
        </w:numPr>
      </w:pPr>
      <w:r w:rsidRPr="002E630D">
        <w:t>Select the “Your IT” icon on your desktop</w:t>
      </w:r>
      <w:r w:rsidR="00863A44">
        <w:t>.</w:t>
      </w:r>
    </w:p>
    <w:p w14:paraId="001BBE74" w14:textId="25787D26" w:rsidR="00F54FD8" w:rsidRDefault="00F54FD8" w:rsidP="00F54FD8">
      <w:pPr>
        <w:pStyle w:val="Caption"/>
      </w:pPr>
      <w:bookmarkStart w:id="524" w:name="_Toc524379581"/>
      <w:bookmarkStart w:id="525" w:name="_Toc524380569"/>
      <w:r>
        <w:t xml:space="preserve">Figure </w:t>
      </w:r>
      <w:fldSimple w:instr=" SEQ Figure \* ARABIC ">
        <w:r w:rsidR="00231B65">
          <w:rPr>
            <w:noProof/>
          </w:rPr>
          <w:t>8</w:t>
        </w:r>
      </w:fldSimple>
      <w:r w:rsidR="00ED18BD">
        <w:t xml:space="preserve">: </w:t>
      </w:r>
      <w:r w:rsidR="00ED18BD" w:rsidRPr="00ED18BD">
        <w:t>Your IT Desktop Icon</w:t>
      </w:r>
      <w:bookmarkEnd w:id="524"/>
      <w:bookmarkEnd w:id="525"/>
    </w:p>
    <w:p w14:paraId="0F121200" w14:textId="77777777" w:rsidR="002E630D" w:rsidRPr="002E630D" w:rsidRDefault="002E630D" w:rsidP="002E630D">
      <w:pPr>
        <w:keepNext/>
        <w:widowControl w:val="0"/>
        <w:tabs>
          <w:tab w:val="left" w:pos="720"/>
          <w:tab w:val="right" w:pos="9270"/>
        </w:tabs>
        <w:spacing w:before="360" w:after="120"/>
        <w:jc w:val="center"/>
        <w:rPr>
          <w:rFonts w:ascii="Arial" w:hAnsi="Arial"/>
          <w:noProof/>
          <w:sz w:val="24"/>
          <w:szCs w:val="24"/>
        </w:rPr>
      </w:pPr>
      <w:r w:rsidRPr="002E630D">
        <w:rPr>
          <w:rFonts w:ascii="Arial" w:hAnsi="Arial"/>
          <w:noProof/>
          <w:sz w:val="24"/>
          <w:szCs w:val="24"/>
        </w:rPr>
        <w:drawing>
          <wp:inline distT="0" distB="0" distL="0" distR="0" wp14:anchorId="11698C43" wp14:editId="1936AE29">
            <wp:extent cx="1059048" cy="868755"/>
            <wp:effectExtent l="0" t="0" r="8255" b="7620"/>
            <wp:docPr id="170" name="Picture 170" descr="YourIT desktop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png"/>
                    <pic:cNvPicPr/>
                  </pic:nvPicPr>
                  <pic:blipFill>
                    <a:blip r:embed="rId28">
                      <a:extLst>
                        <a:ext uri="{28A0092B-C50C-407E-A947-70E740481C1C}">
                          <a14:useLocalDpi xmlns:a14="http://schemas.microsoft.com/office/drawing/2010/main" val="0"/>
                        </a:ext>
                      </a:extLst>
                    </a:blip>
                    <a:stretch>
                      <a:fillRect/>
                    </a:stretch>
                  </pic:blipFill>
                  <pic:spPr>
                    <a:xfrm>
                      <a:off x="0" y="0"/>
                      <a:ext cx="1059048" cy="868755"/>
                    </a:xfrm>
                    <a:prstGeom prst="rect">
                      <a:avLst/>
                    </a:prstGeom>
                  </pic:spPr>
                </pic:pic>
              </a:graphicData>
            </a:graphic>
          </wp:inline>
        </w:drawing>
      </w:r>
    </w:p>
    <w:p w14:paraId="6ECAA055" w14:textId="77777777" w:rsidR="002E630D" w:rsidRPr="002E630D" w:rsidRDefault="002E630D" w:rsidP="002E630D">
      <w:pPr>
        <w:spacing w:before="120" w:after="120"/>
        <w:rPr>
          <w:sz w:val="24"/>
        </w:rPr>
      </w:pPr>
      <w:r w:rsidRPr="002E630D">
        <w:rPr>
          <w:sz w:val="24"/>
        </w:rPr>
        <w:t>The homepage displays.</w:t>
      </w:r>
    </w:p>
    <w:p w14:paraId="6E75BE5C" w14:textId="42337324" w:rsidR="002E630D" w:rsidRPr="00D502AD" w:rsidRDefault="002E630D" w:rsidP="00170696">
      <w:pPr>
        <w:pStyle w:val="BodyTextNumbered1"/>
      </w:pPr>
      <w:r w:rsidRPr="00D502AD">
        <w:t xml:space="preserve">Select </w:t>
      </w:r>
      <w:r w:rsidR="00D502AD" w:rsidRPr="00D502AD">
        <w:rPr>
          <w:b/>
        </w:rPr>
        <w:t>Incident</w:t>
      </w:r>
      <w:r w:rsidR="00863A44">
        <w:t>.</w:t>
      </w:r>
    </w:p>
    <w:p w14:paraId="3614B566" w14:textId="7F156BB6" w:rsidR="002E630D" w:rsidRPr="00170696" w:rsidRDefault="002E630D" w:rsidP="00170696">
      <w:pPr>
        <w:pStyle w:val="Note"/>
        <w:spacing w:line="240" w:lineRule="auto"/>
        <w:rPr>
          <w:iCs/>
          <w:kern w:val="32"/>
          <w:sz w:val="24"/>
          <w:szCs w:val="24"/>
        </w:rPr>
      </w:pPr>
      <w:bookmarkStart w:id="526" w:name="_Hlk528239819"/>
      <w:r w:rsidRPr="00170696">
        <w:rPr>
          <w:b/>
          <w:sz w:val="24"/>
          <w:szCs w:val="24"/>
        </w:rPr>
        <w:t>NOTE:</w:t>
      </w:r>
      <w:r w:rsidRPr="00170696">
        <w:rPr>
          <w:sz w:val="24"/>
          <w:szCs w:val="24"/>
        </w:rPr>
        <w:t xml:space="preserve"> Do not select “Incidents” under the Self-Service section. Scroll to the Incident section. If the Incident section is collapsed, select </w:t>
      </w:r>
      <w:r w:rsidRPr="00170696">
        <w:rPr>
          <w:b/>
          <w:sz w:val="24"/>
          <w:szCs w:val="24"/>
        </w:rPr>
        <w:t>Incident</w:t>
      </w:r>
      <w:r w:rsidR="00D502AD" w:rsidRPr="00170696">
        <w:rPr>
          <w:sz w:val="24"/>
          <w:szCs w:val="24"/>
        </w:rPr>
        <w:t xml:space="preserve"> to expand the section.</w:t>
      </w:r>
    </w:p>
    <w:p w14:paraId="555BA431" w14:textId="029C7E2E" w:rsidR="00D842C0" w:rsidRPr="00D842C0" w:rsidRDefault="00D842C0" w:rsidP="00D502AD">
      <w:pPr>
        <w:pStyle w:val="Caption"/>
        <w:rPr>
          <w:b w:val="0"/>
          <w:bCs w:val="0"/>
        </w:rPr>
      </w:pPr>
      <w:bookmarkStart w:id="527" w:name="_Toc524379582"/>
      <w:bookmarkStart w:id="528" w:name="_Toc524380570"/>
      <w:bookmarkEnd w:id="526"/>
      <w:r>
        <w:lastRenderedPageBreak/>
        <w:t xml:space="preserve">Figure </w:t>
      </w:r>
      <w:fldSimple w:instr=" SEQ Figure \* ARABIC ">
        <w:r w:rsidR="00231B65">
          <w:rPr>
            <w:noProof/>
          </w:rPr>
          <w:t>9</w:t>
        </w:r>
      </w:fldSimple>
      <w:r>
        <w:rPr>
          <w:b w:val="0"/>
          <w:bCs w:val="0"/>
        </w:rPr>
        <w:t>: Incident Section</w:t>
      </w:r>
      <w:bookmarkEnd w:id="527"/>
      <w:bookmarkEnd w:id="528"/>
    </w:p>
    <w:p w14:paraId="537FEC23" w14:textId="2EFA5A01" w:rsidR="002E630D" w:rsidRPr="002E630D" w:rsidRDefault="002E630D" w:rsidP="002E630D">
      <w:pPr>
        <w:keepNext/>
        <w:widowControl w:val="0"/>
        <w:tabs>
          <w:tab w:val="left" w:pos="720"/>
          <w:tab w:val="right" w:pos="9270"/>
        </w:tabs>
        <w:spacing w:before="360" w:after="120"/>
        <w:jc w:val="center"/>
        <w:rPr>
          <w:rFonts w:ascii="Arial" w:hAnsi="Arial"/>
          <w:noProof/>
          <w:sz w:val="24"/>
          <w:szCs w:val="24"/>
        </w:rPr>
      </w:pPr>
      <w:r w:rsidRPr="002E630D">
        <w:rPr>
          <w:rFonts w:ascii="Arial" w:hAnsi="Arial"/>
          <w:noProof/>
          <w:sz w:val="24"/>
          <w:szCs w:val="24"/>
        </w:rPr>
        <w:drawing>
          <wp:inline distT="0" distB="0" distL="0" distR="0" wp14:anchorId="61C4257C" wp14:editId="3CDEEC49">
            <wp:extent cx="5943600" cy="3615281"/>
            <wp:effectExtent l="19050" t="19050" r="19050" b="23495"/>
            <wp:docPr id="171" name="Picture 171" descr="My IT homepage displaying the sample user's current Priority 1 incidents. On the left side of the page are sections to select, including Self Service, and Inciden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D1_boxed.pn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943600" cy="361528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429D888F" w14:textId="58BF2CA2" w:rsidR="00D842C0" w:rsidRPr="00D502AD" w:rsidRDefault="002E630D" w:rsidP="00170696">
      <w:pPr>
        <w:pStyle w:val="BodyTextNumbered1"/>
      </w:pPr>
      <w:r w:rsidRPr="00D502AD">
        <w:t>Select Create New</w:t>
      </w:r>
      <w:r w:rsidR="00863A44">
        <w:t>.</w:t>
      </w:r>
    </w:p>
    <w:p w14:paraId="200BECAC" w14:textId="68994D74" w:rsidR="00D842C0" w:rsidRPr="00D842C0" w:rsidRDefault="00D842C0" w:rsidP="00D842C0">
      <w:pPr>
        <w:pStyle w:val="Caption"/>
        <w:rPr>
          <w:b w:val="0"/>
          <w:bCs w:val="0"/>
        </w:rPr>
      </w:pPr>
      <w:bookmarkStart w:id="529" w:name="_Toc524379583"/>
      <w:bookmarkStart w:id="530" w:name="_Toc524380571"/>
      <w:r>
        <w:t xml:space="preserve">Figure </w:t>
      </w:r>
      <w:fldSimple w:instr=" SEQ Figure \* ARABIC ">
        <w:r w:rsidR="00231B65">
          <w:rPr>
            <w:noProof/>
          </w:rPr>
          <w:t>10</w:t>
        </w:r>
      </w:fldSimple>
      <w:r w:rsidRPr="002E630D">
        <w:rPr>
          <w:b w:val="0"/>
          <w:bCs w:val="0"/>
        </w:rPr>
        <w:t>: Create New</w:t>
      </w:r>
      <w:bookmarkEnd w:id="529"/>
      <w:bookmarkEnd w:id="530"/>
    </w:p>
    <w:p w14:paraId="5E410D73" w14:textId="7DCBBF66" w:rsidR="002E630D" w:rsidRPr="002E630D" w:rsidRDefault="002E630D" w:rsidP="002E630D">
      <w:pPr>
        <w:keepNext/>
        <w:widowControl w:val="0"/>
        <w:tabs>
          <w:tab w:val="left" w:pos="720"/>
          <w:tab w:val="right" w:pos="9270"/>
        </w:tabs>
        <w:spacing w:before="360" w:after="120"/>
        <w:jc w:val="center"/>
        <w:rPr>
          <w:rFonts w:ascii="Arial" w:hAnsi="Arial"/>
          <w:noProof/>
          <w:sz w:val="24"/>
          <w:szCs w:val="24"/>
        </w:rPr>
      </w:pPr>
      <w:r w:rsidRPr="002E630D">
        <w:rPr>
          <w:rFonts w:ascii="Arial" w:hAnsi="Arial"/>
          <w:noProof/>
          <w:sz w:val="24"/>
          <w:szCs w:val="24"/>
        </w:rPr>
        <w:drawing>
          <wp:inline distT="0" distB="0" distL="0" distR="0" wp14:anchorId="4F1B93C5" wp14:editId="1378DD37">
            <wp:extent cx="2651293" cy="3055620"/>
            <wp:effectExtent l="19050" t="19050" r="15875" b="11430"/>
            <wp:docPr id="172" name="Picture 172" descr="The Incident section expanded, displaying options beneath &quot;Incident&quot; including the &quot;Create New&quot; option, highlighted to draw attention to this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D2_boxed.png"/>
                    <pic:cNvPicPr/>
                  </pic:nvPicPr>
                  <pic:blipFill rotWithShape="1">
                    <a:blip r:embed="rId30" cstate="print">
                      <a:extLst>
                        <a:ext uri="{28A0092B-C50C-407E-A947-70E740481C1C}">
                          <a14:useLocalDpi xmlns:a14="http://schemas.microsoft.com/office/drawing/2010/main" val="0"/>
                        </a:ext>
                      </a:extLst>
                    </a:blip>
                    <a:srcRect r="30677" b="15207"/>
                    <a:stretch/>
                  </pic:blipFill>
                  <pic:spPr bwMode="auto">
                    <a:xfrm>
                      <a:off x="0" y="0"/>
                      <a:ext cx="2651293" cy="305562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AFB459C" w14:textId="2A5B182C" w:rsidR="002E630D" w:rsidRPr="00863A44" w:rsidRDefault="00863A44" w:rsidP="00170696">
      <w:pPr>
        <w:pStyle w:val="BodyTextNumbered1"/>
      </w:pPr>
      <w:r>
        <w:t>Populate the required fields.</w:t>
      </w:r>
    </w:p>
    <w:p w14:paraId="04AA3ACF" w14:textId="6B3091A6" w:rsidR="002E630D" w:rsidRPr="00170696" w:rsidRDefault="002E630D" w:rsidP="00170696">
      <w:pPr>
        <w:pStyle w:val="Note"/>
        <w:spacing w:line="240" w:lineRule="auto"/>
        <w:rPr>
          <w:iCs/>
          <w:kern w:val="32"/>
          <w:sz w:val="24"/>
          <w:szCs w:val="24"/>
        </w:rPr>
      </w:pPr>
      <w:r w:rsidRPr="00170696">
        <w:rPr>
          <w:b/>
          <w:sz w:val="24"/>
          <w:szCs w:val="24"/>
        </w:rPr>
        <w:lastRenderedPageBreak/>
        <w:t>NOTE:</w:t>
      </w:r>
      <w:r w:rsidRPr="00170696">
        <w:rPr>
          <w:sz w:val="24"/>
          <w:szCs w:val="24"/>
        </w:rPr>
        <w:t xml:space="preserve"> In the “Assignment Group” field, enter “Pharmacy Reengineering Inbound e-Prescriptions”</w:t>
      </w:r>
      <w:r w:rsidR="00170696" w:rsidRPr="00170696">
        <w:rPr>
          <w:sz w:val="24"/>
          <w:szCs w:val="24"/>
        </w:rPr>
        <w:t>.</w:t>
      </w:r>
    </w:p>
    <w:p w14:paraId="119EBA9B" w14:textId="565E65F5" w:rsidR="002E630D" w:rsidRPr="00863A44" w:rsidRDefault="002E630D" w:rsidP="00170696">
      <w:pPr>
        <w:pStyle w:val="BodyTextNumbered1"/>
      </w:pPr>
      <w:r w:rsidRPr="00863A44">
        <w:t xml:space="preserve">Select </w:t>
      </w:r>
      <w:r w:rsidRPr="00863A44">
        <w:rPr>
          <w:b/>
        </w:rPr>
        <w:t>Submit</w:t>
      </w:r>
      <w:r w:rsidR="00863A44" w:rsidRPr="00863A44">
        <w:t>.</w:t>
      </w:r>
    </w:p>
    <w:p w14:paraId="2BC6F6D6" w14:textId="1ED6C77E" w:rsidR="00293968" w:rsidRPr="00D842C0" w:rsidRDefault="00D842C0" w:rsidP="00D842C0">
      <w:pPr>
        <w:pStyle w:val="Caption"/>
      </w:pPr>
      <w:bookmarkStart w:id="531" w:name="_Toc524379584"/>
      <w:bookmarkStart w:id="532" w:name="_Toc524380572"/>
      <w:r>
        <w:t xml:space="preserve">Figure </w:t>
      </w:r>
      <w:fldSimple w:instr=" SEQ Figure \* ARABIC ">
        <w:r w:rsidR="00231B65">
          <w:rPr>
            <w:noProof/>
          </w:rPr>
          <w:t>11</w:t>
        </w:r>
      </w:fldSimple>
      <w:r>
        <w:t>: New Incident</w:t>
      </w:r>
      <w:bookmarkEnd w:id="531"/>
      <w:bookmarkEnd w:id="532"/>
    </w:p>
    <w:p w14:paraId="32F62CCB" w14:textId="0F56EF26" w:rsidR="002E630D" w:rsidRDefault="00B8290C" w:rsidP="009D7948">
      <w:pPr>
        <w:pStyle w:val="Body"/>
      </w:pPr>
      <w:r w:rsidRPr="00B8290C">
        <w:rPr>
          <w:noProof/>
        </w:rPr>
        <w:drawing>
          <wp:inline distT="0" distB="0" distL="0" distR="0" wp14:anchorId="15214193" wp14:editId="61008B3C">
            <wp:extent cx="5943600" cy="2941320"/>
            <wp:effectExtent l="19050" t="19050" r="19050" b="11430"/>
            <wp:docPr id="174" name="Picture 174" descr="New Incident displaying fields to specify Incident information. Required fields are labeled with an asterisk. The Submit button is in the upper left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D3_boxed.png"/>
                    <pic:cNvPicPr/>
                  </pic:nvPicPr>
                  <pic:blipFill rotWithShape="1">
                    <a:blip r:embed="rId31" cstate="print">
                      <a:extLst>
                        <a:ext uri="{28A0092B-C50C-407E-A947-70E740481C1C}">
                          <a14:useLocalDpi xmlns:a14="http://schemas.microsoft.com/office/drawing/2010/main" val="0"/>
                        </a:ext>
                      </a:extLst>
                    </a:blip>
                    <a:srcRect b="3278"/>
                    <a:stretch/>
                  </pic:blipFill>
                  <pic:spPr bwMode="auto">
                    <a:xfrm>
                      <a:off x="0" y="0"/>
                      <a:ext cx="5943600" cy="29413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85CAF4" w14:textId="78F888B8" w:rsidR="00613A5F" w:rsidRPr="007D2A57" w:rsidRDefault="00613A5F" w:rsidP="000145F8">
      <w:pPr>
        <w:pStyle w:val="Heading2"/>
        <w:ind w:left="907" w:hanging="907"/>
        <w:rPr>
          <w:sz w:val="32"/>
          <w:szCs w:val="32"/>
        </w:rPr>
      </w:pPr>
      <w:bookmarkStart w:id="533" w:name="_Toc524379558"/>
      <w:bookmarkStart w:id="534" w:name="_Toc528228352"/>
      <w:r w:rsidRPr="004B524E">
        <w:rPr>
          <w:sz w:val="32"/>
          <w:szCs w:val="32"/>
        </w:rPr>
        <w:t>I</w:t>
      </w:r>
      <w:r w:rsidR="006D6740" w:rsidRPr="004B524E">
        <w:rPr>
          <w:sz w:val="32"/>
          <w:szCs w:val="32"/>
        </w:rPr>
        <w:t>nbound ePrescribing</w:t>
      </w:r>
      <w:r w:rsidRPr="004B524E">
        <w:rPr>
          <w:sz w:val="32"/>
          <w:szCs w:val="32"/>
        </w:rPr>
        <w:t xml:space="preserve"> </w:t>
      </w:r>
      <w:r w:rsidRPr="007D2A57">
        <w:rPr>
          <w:sz w:val="32"/>
          <w:szCs w:val="32"/>
        </w:rPr>
        <w:t>Web</w:t>
      </w:r>
      <w:r w:rsidR="00CA5121" w:rsidRPr="007D2A57">
        <w:rPr>
          <w:sz w:val="32"/>
          <w:szCs w:val="32"/>
        </w:rPr>
        <w:t xml:space="preserve">-based </w:t>
      </w:r>
      <w:r w:rsidR="008A3260" w:rsidRPr="007D2A57">
        <w:rPr>
          <w:sz w:val="32"/>
          <w:szCs w:val="32"/>
        </w:rPr>
        <w:t>Application</w:t>
      </w:r>
      <w:bookmarkEnd w:id="533"/>
      <w:bookmarkEnd w:id="534"/>
    </w:p>
    <w:p w14:paraId="15C7DE8A" w14:textId="2B1F7946" w:rsidR="00613A5F" w:rsidRDefault="00613A5F" w:rsidP="007D5B20">
      <w:pPr>
        <w:pStyle w:val="BodyText"/>
      </w:pPr>
      <w:r w:rsidRPr="007D2A57">
        <w:t>The IEP Web-based application provides electronic prescription (eR</w:t>
      </w:r>
      <w:r w:rsidRPr="007D2A57">
        <w:rPr>
          <w:vertAlign w:val="subscript"/>
        </w:rPr>
        <w:t>x</w:t>
      </w:r>
      <w:r w:rsidRPr="007D2A57">
        <w:t>) management, administration, and monitoring capabilities. There are four modules of the IEP Web</w:t>
      </w:r>
      <w:r w:rsidR="00657882" w:rsidRPr="007D2A57">
        <w:t>-based</w:t>
      </w:r>
      <w:r w:rsidRPr="007D2A57">
        <w:t xml:space="preserve"> application: Pharmacy Management, Track/Audit, User Management, and Help. Please</w:t>
      </w:r>
      <w:r>
        <w:t xml:space="preserve"> refer to the </w:t>
      </w:r>
      <w:r w:rsidRPr="001E197C">
        <w:rPr>
          <w:i/>
        </w:rPr>
        <w:t>Inbound ePrescribing User Guide</w:t>
      </w:r>
      <w:r>
        <w:t xml:space="preserve"> for more information on the functionality found within the application.</w:t>
      </w:r>
    </w:p>
    <w:p w14:paraId="38B99819" w14:textId="163EE6BB" w:rsidR="00613A5F" w:rsidRPr="000145F8" w:rsidRDefault="00613A5F" w:rsidP="006B0E93">
      <w:pPr>
        <w:pStyle w:val="BodyText"/>
        <w:rPr>
          <w:rStyle w:val="Hyperlink"/>
          <w:rFonts w:ascii="Times New Roman" w:hAnsi="Times New Roman"/>
          <w:color w:val="auto"/>
          <w:sz w:val="24"/>
          <w:szCs w:val="24"/>
          <w:u w:val="none"/>
        </w:rPr>
      </w:pPr>
      <w:r w:rsidRPr="00CE1901">
        <w:rPr>
          <w:szCs w:val="24"/>
        </w:rPr>
        <w:t xml:space="preserve">The IEP Web-based application is </w:t>
      </w:r>
      <w:r w:rsidR="006C16EE">
        <w:rPr>
          <w:szCs w:val="24"/>
        </w:rPr>
        <w:t xml:space="preserve">accessed at the following link: </w:t>
      </w:r>
      <w:hyperlink r:id="rId32" w:tooltip="https://vaausappiep201.aac.va.gov/inbound/" w:history="1">
        <w:r w:rsidR="006C16EE">
          <w:rPr>
            <w:rStyle w:val="Hyperlink"/>
            <w:rFonts w:ascii="Times New Roman" w:hAnsi="Times New Roman"/>
            <w:sz w:val="24"/>
            <w:szCs w:val="24"/>
          </w:rPr>
          <w:t>Inbound ePrescribing Web Application</w:t>
        </w:r>
      </w:hyperlink>
      <w:r w:rsidR="000145F8">
        <w:rPr>
          <w:rStyle w:val="Hyperlink"/>
          <w:rFonts w:ascii="Times New Roman" w:hAnsi="Times New Roman"/>
          <w:color w:val="auto"/>
          <w:sz w:val="24"/>
          <w:szCs w:val="24"/>
          <w:u w:val="none"/>
        </w:rPr>
        <w:t>.</w:t>
      </w:r>
    </w:p>
    <w:p w14:paraId="430CD2DF" w14:textId="2C2D5E89" w:rsidR="00213945" w:rsidRPr="00603E06" w:rsidRDefault="00AF2874" w:rsidP="00170696">
      <w:pPr>
        <w:pStyle w:val="Heading3"/>
      </w:pPr>
      <w:bookmarkStart w:id="535" w:name="assign_keys"/>
      <w:bookmarkStart w:id="536" w:name="_Assign_Keys_for"/>
      <w:bookmarkStart w:id="537" w:name="_Toc524379559"/>
      <w:bookmarkStart w:id="538" w:name="_Toc528228353"/>
      <w:bookmarkEnd w:id="535"/>
      <w:bookmarkEnd w:id="536"/>
      <w:r w:rsidRPr="00603E06">
        <w:t>Create Shortcut on Workstation (Desktop)</w:t>
      </w:r>
      <w:bookmarkEnd w:id="537"/>
      <w:bookmarkEnd w:id="538"/>
    </w:p>
    <w:p w14:paraId="5E027C0B" w14:textId="77777777" w:rsidR="00213945" w:rsidRPr="00C075E1" w:rsidRDefault="00213945" w:rsidP="006C16EE">
      <w:pPr>
        <w:pStyle w:val="BodyText"/>
        <w:rPr>
          <w:szCs w:val="24"/>
        </w:rPr>
      </w:pPr>
      <w:r w:rsidRPr="000E78C4">
        <w:t xml:space="preserve">While at </w:t>
      </w:r>
      <w:r w:rsidR="00D82F57">
        <w:t>a user’s</w:t>
      </w:r>
      <w:r w:rsidR="00CC55FC">
        <w:t xml:space="preserve"> workstation</w:t>
      </w:r>
      <w:r w:rsidRPr="004554FB">
        <w:t xml:space="preserve">, create shortcuts to </w:t>
      </w:r>
      <w:r>
        <w:t xml:space="preserve">the IEP Web-based application. </w:t>
      </w:r>
      <w:r w:rsidRPr="000E78C4">
        <w:t xml:space="preserve">To create a </w:t>
      </w:r>
      <w:r w:rsidRPr="00C075E1">
        <w:rPr>
          <w:szCs w:val="24"/>
        </w:rPr>
        <w:t xml:space="preserve">shortcut on </w:t>
      </w:r>
      <w:r w:rsidR="00CC55FC" w:rsidRPr="00C075E1">
        <w:rPr>
          <w:szCs w:val="24"/>
        </w:rPr>
        <w:t>a us</w:t>
      </w:r>
      <w:r w:rsidR="00781B52" w:rsidRPr="00C075E1">
        <w:rPr>
          <w:szCs w:val="24"/>
        </w:rPr>
        <w:t>er’s</w:t>
      </w:r>
      <w:r w:rsidRPr="00C075E1">
        <w:rPr>
          <w:szCs w:val="24"/>
        </w:rPr>
        <w:t xml:space="preserve"> desktop:</w:t>
      </w:r>
    </w:p>
    <w:p w14:paraId="40E9D57B" w14:textId="04D509D9" w:rsidR="00213945" w:rsidRDefault="00213945" w:rsidP="00A80316">
      <w:pPr>
        <w:pStyle w:val="BodyTextNumbered1"/>
        <w:numPr>
          <w:ilvl w:val="0"/>
          <w:numId w:val="21"/>
        </w:numPr>
      </w:pPr>
      <w:r w:rsidRPr="00C075E1">
        <w:t xml:space="preserve">Right click the desktop and select </w:t>
      </w:r>
      <w:r w:rsidRPr="004E1D5E">
        <w:rPr>
          <w:b/>
        </w:rPr>
        <w:t>New</w:t>
      </w:r>
      <w:r w:rsidRPr="00C075E1">
        <w:t xml:space="preserve"> and then select</w:t>
      </w:r>
      <w:r w:rsidRPr="004E1D5E">
        <w:rPr>
          <w:b/>
        </w:rPr>
        <w:t xml:space="preserve"> Shortcut</w:t>
      </w:r>
      <w:r w:rsidRPr="00C075E1">
        <w:t>.</w:t>
      </w:r>
    </w:p>
    <w:p w14:paraId="65AFB2F6" w14:textId="44102BD4" w:rsidR="00213945" w:rsidRPr="00E94DC9" w:rsidRDefault="00213945" w:rsidP="00A80316">
      <w:pPr>
        <w:pStyle w:val="BodyTextNumbered1"/>
        <w:numPr>
          <w:ilvl w:val="0"/>
          <w:numId w:val="21"/>
        </w:numPr>
      </w:pPr>
      <w:r w:rsidRPr="004E1D5E">
        <w:rPr>
          <w:szCs w:val="24"/>
        </w:rPr>
        <w:t xml:space="preserve">Type the URL </w:t>
      </w:r>
      <w:r w:rsidR="004C0A43" w:rsidRPr="004E1D5E">
        <w:rPr>
          <w:szCs w:val="24"/>
        </w:rPr>
        <w:t>provided by I</w:t>
      </w:r>
      <w:r w:rsidR="00D570C3" w:rsidRPr="004E1D5E">
        <w:rPr>
          <w:szCs w:val="24"/>
        </w:rPr>
        <w:t>T</w:t>
      </w:r>
      <w:r w:rsidR="004C2F7F">
        <w:rPr>
          <w:szCs w:val="24"/>
        </w:rPr>
        <w:t xml:space="preserve"> support or the local Site IT A</w:t>
      </w:r>
      <w:r w:rsidR="004C0A43" w:rsidRPr="004E1D5E">
        <w:rPr>
          <w:szCs w:val="24"/>
        </w:rPr>
        <w:t xml:space="preserve">dministrator </w:t>
      </w:r>
      <w:r w:rsidRPr="004E1D5E">
        <w:rPr>
          <w:szCs w:val="24"/>
        </w:rPr>
        <w:t xml:space="preserve">in the </w:t>
      </w:r>
      <w:r w:rsidRPr="004E1D5E">
        <w:rPr>
          <w:b/>
          <w:szCs w:val="24"/>
        </w:rPr>
        <w:t>Type the location of the item</w:t>
      </w:r>
      <w:r w:rsidRPr="004E1D5E">
        <w:rPr>
          <w:szCs w:val="24"/>
        </w:rPr>
        <w:t xml:space="preserve"> box and then click </w:t>
      </w:r>
      <w:r w:rsidRPr="004E1D5E">
        <w:rPr>
          <w:b/>
          <w:szCs w:val="24"/>
        </w:rPr>
        <w:t>Next</w:t>
      </w:r>
      <w:r w:rsidRPr="004E1D5E">
        <w:rPr>
          <w:szCs w:val="24"/>
        </w:rPr>
        <w:t>. You will see a screen similar to the one in the figure below.</w:t>
      </w:r>
    </w:p>
    <w:p w14:paraId="6AD5BB09" w14:textId="27CA2EB2" w:rsidR="00E94DC9" w:rsidRPr="00E94DC9" w:rsidRDefault="00E94DC9" w:rsidP="000145F8">
      <w:pPr>
        <w:pStyle w:val="Caption"/>
        <w:spacing w:after="120"/>
      </w:pPr>
      <w:bookmarkStart w:id="539" w:name="_Toc524379585"/>
      <w:bookmarkStart w:id="540" w:name="_Toc524380573"/>
      <w:r w:rsidRPr="00E706E8">
        <w:lastRenderedPageBreak/>
        <w:t xml:space="preserve">Figure </w:t>
      </w:r>
      <w:fldSimple w:instr=" SEQ Figure \* ARABIC ">
        <w:r w:rsidR="00231B65">
          <w:rPr>
            <w:noProof/>
          </w:rPr>
          <w:t>12</w:t>
        </w:r>
      </w:fldSimple>
      <w:r w:rsidRPr="00E706E8">
        <w:t>: Create</w:t>
      </w:r>
      <w:r w:rsidRPr="008C50C8">
        <w:t xml:space="preserve"> Shortcut Dialog Box</w:t>
      </w:r>
      <w:bookmarkEnd w:id="539"/>
      <w:bookmarkEnd w:id="540"/>
    </w:p>
    <w:p w14:paraId="3C8AB34F" w14:textId="6AEEA250" w:rsidR="00213945" w:rsidRPr="000145F8" w:rsidRDefault="00213945" w:rsidP="000145F8">
      <w:pPr>
        <w:pStyle w:val="ImageFormat"/>
        <w:keepLines/>
        <w:widowControl/>
        <w:spacing w:before="120" w:after="240"/>
        <w:rPr>
          <w:rFonts w:ascii="Times New Roman" w:hAnsi="Times New Roman"/>
        </w:rPr>
      </w:pPr>
      <w:r>
        <w:drawing>
          <wp:inline distT="0" distB="0" distL="0" distR="0" wp14:anchorId="542F77CB" wp14:editId="2D7E1751">
            <wp:extent cx="4050792" cy="2779776"/>
            <wp:effectExtent l="19050" t="19050" r="26035" b="20955"/>
            <wp:docPr id="3" name="Picture 3" descr="This figure displays the dialog box that ask the user to browse or type the location of the item to create a shortcut for. The location example in the figure display is https://vaausappiep201.aac.va.gov/inbound/ &#10;&#10;Please refer to Steps 1-2 for detailed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943E.tmp"/>
                    <pic:cNvPicPr/>
                  </pic:nvPicPr>
                  <pic:blipFill>
                    <a:blip r:embed="rId33">
                      <a:extLst>
                        <a:ext uri="{28A0092B-C50C-407E-A947-70E740481C1C}">
                          <a14:useLocalDpi xmlns:a14="http://schemas.microsoft.com/office/drawing/2010/main" val="0"/>
                        </a:ext>
                      </a:extLst>
                    </a:blip>
                    <a:stretch>
                      <a:fillRect/>
                    </a:stretch>
                  </pic:blipFill>
                  <pic:spPr>
                    <a:xfrm>
                      <a:off x="0" y="0"/>
                      <a:ext cx="4050792" cy="2779776"/>
                    </a:xfrm>
                    <a:prstGeom prst="rect">
                      <a:avLst/>
                    </a:prstGeom>
                    <a:ln w="3175">
                      <a:solidFill>
                        <a:schemeClr val="tx1"/>
                      </a:solidFill>
                    </a:ln>
                  </pic:spPr>
                </pic:pic>
              </a:graphicData>
            </a:graphic>
          </wp:inline>
        </w:drawing>
      </w:r>
    </w:p>
    <w:p w14:paraId="18DC9F98" w14:textId="34733FC0" w:rsidR="00213945" w:rsidRDefault="00213945" w:rsidP="00A80316">
      <w:pPr>
        <w:pStyle w:val="BodyTextNumbered1"/>
        <w:spacing w:before="120"/>
      </w:pPr>
      <w:r w:rsidRPr="00BB3FA6">
        <w:t xml:space="preserve">Type a name for the shortcut in the </w:t>
      </w:r>
      <w:r w:rsidRPr="00BB3FA6">
        <w:rPr>
          <w:b/>
        </w:rPr>
        <w:t>Type a name for this shortcut</w:t>
      </w:r>
      <w:r w:rsidRPr="00BB3FA6">
        <w:t xml:space="preserve"> box</w:t>
      </w:r>
      <w:r w:rsidR="00F66F08" w:rsidRPr="00BB3FA6">
        <w:t xml:space="preserve"> (Example: “Inbound ePrescribing”)</w:t>
      </w:r>
      <w:r w:rsidRPr="00BB3FA6">
        <w:t>.</w:t>
      </w:r>
    </w:p>
    <w:p w14:paraId="1A3E0B60" w14:textId="350DA348" w:rsidR="00CC0D45" w:rsidRPr="00CC0D45" w:rsidRDefault="00213945" w:rsidP="00A80316">
      <w:pPr>
        <w:pStyle w:val="BodyTextNumbered1"/>
        <w:spacing w:after="120"/>
      </w:pPr>
      <w:r w:rsidRPr="004E1D5E">
        <w:rPr>
          <w:szCs w:val="24"/>
        </w:rPr>
        <w:t xml:space="preserve">Click </w:t>
      </w:r>
      <w:r w:rsidRPr="004E1D5E">
        <w:rPr>
          <w:b/>
          <w:szCs w:val="24"/>
        </w:rPr>
        <w:t>Finish</w:t>
      </w:r>
      <w:r w:rsidRPr="004E1D5E">
        <w:rPr>
          <w:szCs w:val="24"/>
        </w:rPr>
        <w:t xml:space="preserve"> to place the shortcut on the desktop.</w:t>
      </w:r>
    </w:p>
    <w:p w14:paraId="75DC3377" w14:textId="4BF4C3E3" w:rsidR="00CC0D45" w:rsidRDefault="00CC0D45" w:rsidP="000145F8">
      <w:pPr>
        <w:pStyle w:val="Caption"/>
      </w:pPr>
      <w:bookmarkStart w:id="541" w:name="_Toc524379586"/>
      <w:bookmarkStart w:id="542" w:name="_Toc524380574"/>
      <w:r>
        <w:t xml:space="preserve">Figure </w:t>
      </w:r>
      <w:fldSimple w:instr=" SEQ Figure \* ARABIC ">
        <w:r w:rsidR="00231B65">
          <w:rPr>
            <w:noProof/>
          </w:rPr>
          <w:t>13</w:t>
        </w:r>
      </w:fldSimple>
      <w:r>
        <w:t xml:space="preserve">: </w:t>
      </w:r>
      <w:r w:rsidRPr="00CC0D45">
        <w:t>Name Shortcut</w:t>
      </w:r>
      <w:bookmarkEnd w:id="541"/>
      <w:bookmarkEnd w:id="542"/>
    </w:p>
    <w:p w14:paraId="779F6D2D" w14:textId="426D50EB" w:rsidR="00F54FD8" w:rsidRPr="009C78F0" w:rsidRDefault="009C78F0" w:rsidP="009C78F0">
      <w:pPr>
        <w:pStyle w:val="ImageFormat"/>
        <w:spacing w:before="120" w:after="240"/>
        <w:rPr>
          <w:rFonts w:ascii="Times New Roman" w:hAnsi="Times New Roman"/>
        </w:rPr>
      </w:pPr>
      <w:r>
        <w:drawing>
          <wp:inline distT="0" distB="0" distL="0" distR="0" wp14:anchorId="76C61F43" wp14:editId="29AA351E">
            <wp:extent cx="4005072" cy="2505456"/>
            <wp:effectExtent l="19050" t="19050" r="14605" b="28575"/>
            <wp:docPr id="5" name="Picture 5" descr="This figure displays a similar dialog box as Step 1, which asks the user to type a name for the shortcut.&#10;&#10;Please refer to Steps 3-4 for detailed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6D11.tmp"/>
                    <pic:cNvPicPr/>
                  </pic:nvPicPr>
                  <pic:blipFill>
                    <a:blip r:embed="rId34">
                      <a:extLst>
                        <a:ext uri="{28A0092B-C50C-407E-A947-70E740481C1C}">
                          <a14:useLocalDpi xmlns:a14="http://schemas.microsoft.com/office/drawing/2010/main" val="0"/>
                        </a:ext>
                      </a:extLst>
                    </a:blip>
                    <a:stretch>
                      <a:fillRect/>
                    </a:stretch>
                  </pic:blipFill>
                  <pic:spPr>
                    <a:xfrm>
                      <a:off x="0" y="0"/>
                      <a:ext cx="4005072" cy="2505456"/>
                    </a:xfrm>
                    <a:prstGeom prst="rect">
                      <a:avLst/>
                    </a:prstGeom>
                    <a:ln w="3175">
                      <a:solidFill>
                        <a:sysClr val="windowText" lastClr="000000"/>
                      </a:solidFill>
                    </a:ln>
                  </pic:spPr>
                </pic:pic>
              </a:graphicData>
            </a:graphic>
          </wp:inline>
        </w:drawing>
      </w:r>
    </w:p>
    <w:p w14:paraId="3FDC8C39" w14:textId="5ED77933" w:rsidR="00BE722C" w:rsidRDefault="006F3646" w:rsidP="00170696">
      <w:pPr>
        <w:pStyle w:val="Heading3"/>
      </w:pPr>
      <w:bookmarkStart w:id="543" w:name="_Toc524379560"/>
      <w:bookmarkStart w:id="544" w:name="_Toc528228354"/>
      <w:bookmarkStart w:id="545" w:name="_Hlk524368809"/>
      <w:r>
        <w:t>Turn off</w:t>
      </w:r>
      <w:r w:rsidR="00BE722C" w:rsidRPr="000D2702">
        <w:t xml:space="preserve"> Compatibility</w:t>
      </w:r>
      <w:r w:rsidR="00BE722C">
        <w:t xml:space="preserve"> Setting</w:t>
      </w:r>
      <w:bookmarkEnd w:id="543"/>
      <w:bookmarkEnd w:id="544"/>
    </w:p>
    <w:bookmarkEnd w:id="545"/>
    <w:p w14:paraId="0AFC4F03" w14:textId="2BB69234" w:rsidR="00BE722C" w:rsidRDefault="00BE722C" w:rsidP="00C85AAB">
      <w:pPr>
        <w:pStyle w:val="BodyText"/>
      </w:pPr>
      <w:r>
        <w:t>T</w:t>
      </w:r>
      <w:r w:rsidR="00657882">
        <w:t>he IEP Web-based</w:t>
      </w:r>
      <w:r>
        <w:t xml:space="preserve"> application </w:t>
      </w:r>
      <w:r w:rsidRPr="00B22CFA">
        <w:t xml:space="preserve">runs </w:t>
      </w:r>
      <w:r>
        <w:t xml:space="preserve">in </w:t>
      </w:r>
      <w:r w:rsidRPr="008D79EF">
        <w:t>Internet Explorer 11 or greater</w:t>
      </w:r>
      <w:r>
        <w:t xml:space="preserve">. </w:t>
      </w:r>
      <w:r w:rsidR="00713183">
        <w:t>N</w:t>
      </w:r>
      <w:r>
        <w:t>ote that Compatibility View must be turned off for the application to run effectively. To turn off Compatibility View, complete the following steps:</w:t>
      </w:r>
    </w:p>
    <w:p w14:paraId="39146BB2" w14:textId="7B58C965" w:rsidR="00BE722C" w:rsidRDefault="00BE722C" w:rsidP="00A80316">
      <w:pPr>
        <w:pStyle w:val="BodyTextNumbered1"/>
        <w:numPr>
          <w:ilvl w:val="0"/>
          <w:numId w:val="22"/>
        </w:numPr>
      </w:pPr>
      <w:r w:rsidRPr="00C85AAB">
        <w:t>In Internet Explorer, select Tools &gt; Compatibility View Settings.</w:t>
      </w:r>
    </w:p>
    <w:p w14:paraId="5F745578" w14:textId="60D955B7" w:rsidR="00BE722C" w:rsidRDefault="00BE722C" w:rsidP="00A80316">
      <w:pPr>
        <w:pStyle w:val="BodyTextNumbered1"/>
        <w:numPr>
          <w:ilvl w:val="0"/>
          <w:numId w:val="22"/>
        </w:numPr>
      </w:pPr>
      <w:r>
        <w:lastRenderedPageBreak/>
        <w:t xml:space="preserve">Verify that the checkbox for </w:t>
      </w:r>
      <w:r w:rsidRPr="00C85AAB">
        <w:rPr>
          <w:b/>
        </w:rPr>
        <w:t xml:space="preserve">Display intranet sites in Compatibility View </w:t>
      </w:r>
      <w:r>
        <w:t>is not checked.</w:t>
      </w:r>
    </w:p>
    <w:p w14:paraId="0CFFB337" w14:textId="7130F085" w:rsidR="003F10BE" w:rsidRPr="003F10BE" w:rsidRDefault="003F10BE" w:rsidP="00D2697F">
      <w:pPr>
        <w:pStyle w:val="Caption"/>
        <w:spacing w:before="120"/>
      </w:pPr>
      <w:bookmarkStart w:id="546" w:name="_Toc524379587"/>
      <w:bookmarkStart w:id="547" w:name="_Toc524380575"/>
      <w:r>
        <w:t xml:space="preserve">Figure </w:t>
      </w:r>
      <w:fldSimple w:instr=" SEQ Figure \* ARABIC ">
        <w:r w:rsidR="00231B65">
          <w:rPr>
            <w:noProof/>
          </w:rPr>
          <w:t>14</w:t>
        </w:r>
      </w:fldSimple>
      <w:r>
        <w:t xml:space="preserve">: </w:t>
      </w:r>
      <w:r w:rsidRPr="00AA569F">
        <w:t>Compatibility View</w:t>
      </w:r>
      <w:r w:rsidRPr="001271C9">
        <w:t xml:space="preserve"> Settings</w:t>
      </w:r>
      <w:bookmarkEnd w:id="546"/>
      <w:bookmarkEnd w:id="547"/>
    </w:p>
    <w:p w14:paraId="488AF78F" w14:textId="77777777" w:rsidR="00BE722C" w:rsidRDefault="00BE722C" w:rsidP="003D5958">
      <w:pPr>
        <w:pStyle w:val="ImageFormat"/>
        <w:spacing w:before="120" w:after="240"/>
      </w:pPr>
      <w:r>
        <w:drawing>
          <wp:inline distT="0" distB="0" distL="0" distR="0" wp14:anchorId="1B122C19" wp14:editId="5FA4A041">
            <wp:extent cx="1925748" cy="2425148"/>
            <wp:effectExtent l="19050" t="19050" r="17780" b="13335"/>
            <wp:docPr id="6" name="Picture 6" descr="This figure displays step (2) above, which asks the user to NOT select the Display intranet sites in Compability View checkbox.&#10;&#10;This display also uses a red rectangular box to highlight option area.  It shows the Display intranet sites in Compability View checkbox is NOT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tibi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5276" cy="2424554"/>
                    </a:xfrm>
                    <a:prstGeom prst="rect">
                      <a:avLst/>
                    </a:prstGeom>
                    <a:ln w="3175">
                      <a:solidFill>
                        <a:schemeClr val="tx1"/>
                      </a:solidFill>
                    </a:ln>
                  </pic:spPr>
                </pic:pic>
              </a:graphicData>
            </a:graphic>
          </wp:inline>
        </w:drawing>
      </w:r>
    </w:p>
    <w:p w14:paraId="1647F3BB" w14:textId="6E4EAA14" w:rsidR="00EE0085" w:rsidRPr="00CA3BE7" w:rsidRDefault="00657882" w:rsidP="00170696">
      <w:pPr>
        <w:pStyle w:val="Heading3"/>
      </w:pPr>
      <w:bookmarkStart w:id="548" w:name="_1.2.3_Assign_Roles"/>
      <w:bookmarkStart w:id="549" w:name="_Toc524379561"/>
      <w:bookmarkStart w:id="550" w:name="_Toc528228355"/>
      <w:bookmarkEnd w:id="548"/>
      <w:r>
        <w:t>Assign Roles in IEP</w:t>
      </w:r>
      <w:r w:rsidR="00EE0085" w:rsidRPr="00CA3BE7">
        <w:t xml:space="preserve"> Web</w:t>
      </w:r>
      <w:r w:rsidR="00CA5121">
        <w:t>-based</w:t>
      </w:r>
      <w:r w:rsidR="00EE0085" w:rsidRPr="00CA3BE7">
        <w:t xml:space="preserve"> Application</w:t>
      </w:r>
      <w:bookmarkEnd w:id="549"/>
      <w:bookmarkEnd w:id="550"/>
    </w:p>
    <w:p w14:paraId="615E0B0C" w14:textId="7EB18B14" w:rsidR="00EE0085" w:rsidRDefault="00EE0085" w:rsidP="00D2697F">
      <w:pPr>
        <w:pStyle w:val="BodyText"/>
      </w:pPr>
      <w:r>
        <w:t xml:space="preserve">A </w:t>
      </w:r>
      <w:r w:rsidR="004C2F7F">
        <w:t>local S</w:t>
      </w:r>
      <w:r>
        <w:t>ite</w:t>
      </w:r>
      <w:r w:rsidR="004C2F7F">
        <w:t xml:space="preserve"> IT A</w:t>
      </w:r>
      <w:r>
        <w:t>dministrator will need to be identified and assigned for administering the IEP Web</w:t>
      </w:r>
      <w:r w:rsidR="00CA5121">
        <w:t>-based</w:t>
      </w:r>
      <w:r>
        <w:t xml:space="preserve"> application. The </w:t>
      </w:r>
      <w:r w:rsidR="004C2F7F">
        <w:t>local Site IT A</w:t>
      </w:r>
      <w:r>
        <w:t>dministrator will manage user access and permissions of the Web</w:t>
      </w:r>
      <w:r w:rsidR="00CA5121">
        <w:t>-based</w:t>
      </w:r>
      <w:r>
        <w:t xml:space="preserve"> application at the site. The following roles are available in the application:</w:t>
      </w:r>
    </w:p>
    <w:p w14:paraId="6FDABB73" w14:textId="24C4F26C" w:rsidR="00EE0085" w:rsidRDefault="00F904D6" w:rsidP="00F904D6">
      <w:pPr>
        <w:pStyle w:val="Caption"/>
      </w:pPr>
      <w:bookmarkStart w:id="551" w:name="_Toc524379605"/>
      <w:bookmarkStart w:id="552" w:name="_Toc524380593"/>
      <w:r>
        <w:t xml:space="preserve">Table </w:t>
      </w:r>
      <w:fldSimple w:instr=" SEQ Table \* ARABIC ">
        <w:r w:rsidR="00231B65">
          <w:rPr>
            <w:noProof/>
          </w:rPr>
          <w:t>2</w:t>
        </w:r>
      </w:fldSimple>
      <w:r w:rsidRPr="00F70664">
        <w:t xml:space="preserve">: </w:t>
      </w:r>
      <w:r>
        <w:t xml:space="preserve">Inbound ePrescribing </w:t>
      </w:r>
      <w:r w:rsidRPr="00390471">
        <w:t>Web-Based Application User Roles &amp; Capabilities</w:t>
      </w:r>
      <w:bookmarkEnd w:id="551"/>
      <w:bookmarkEnd w:id="552"/>
    </w:p>
    <w:tbl>
      <w:tblPr>
        <w:tblStyle w:val="TableGrid"/>
        <w:tblW w:w="9360" w:type="dxa"/>
        <w:tblInd w:w="108" w:type="dxa"/>
        <w:tblLook w:val="04A0" w:firstRow="1" w:lastRow="0" w:firstColumn="1" w:lastColumn="0" w:noHBand="0" w:noVBand="1"/>
        <w:tblDescription w:val="This table provides an overview of the user roles and their capabilities within the Inbound ePrescribing web-based application. &#10;"/>
      </w:tblPr>
      <w:tblGrid>
        <w:gridCol w:w="2790"/>
        <w:gridCol w:w="6570"/>
      </w:tblGrid>
      <w:tr w:rsidR="00BC0ACF" w:rsidRPr="00BC0ACF" w14:paraId="1445968C" w14:textId="77777777" w:rsidTr="00BC0ACF">
        <w:trPr>
          <w:trHeight w:val="413"/>
          <w:tblHeader/>
        </w:trPr>
        <w:tc>
          <w:tcPr>
            <w:tcW w:w="2790" w:type="dxa"/>
            <w:shd w:val="clear" w:color="auto" w:fill="D9D9D9"/>
          </w:tcPr>
          <w:p w14:paraId="39989362" w14:textId="77777777" w:rsidR="00BC0ACF" w:rsidRPr="00BC0ACF" w:rsidRDefault="00BC0ACF" w:rsidP="00281EBD">
            <w:pPr>
              <w:keepLines/>
              <w:numPr>
                <w:ilvl w:val="0"/>
                <w:numId w:val="8"/>
              </w:numPr>
              <w:spacing w:before="60" w:after="60"/>
              <w:ind w:left="0" w:firstLine="0"/>
              <w:rPr>
                <w:rFonts w:ascii="Arial" w:hAnsi="Arial" w:cs="Arial"/>
                <w:b/>
              </w:rPr>
            </w:pPr>
            <w:r w:rsidRPr="00BC0ACF">
              <w:rPr>
                <w:rFonts w:ascii="Arial" w:hAnsi="Arial" w:cs="Arial"/>
                <w:b/>
              </w:rPr>
              <w:t>User Role</w:t>
            </w:r>
          </w:p>
        </w:tc>
        <w:tc>
          <w:tcPr>
            <w:tcW w:w="6570" w:type="dxa"/>
            <w:shd w:val="clear" w:color="auto" w:fill="D9D9D9"/>
          </w:tcPr>
          <w:p w14:paraId="2D5AED12" w14:textId="77777777" w:rsidR="00BC0ACF" w:rsidRPr="00BC0ACF" w:rsidRDefault="00BC0ACF" w:rsidP="00281EBD">
            <w:pPr>
              <w:keepLines/>
              <w:numPr>
                <w:ilvl w:val="0"/>
                <w:numId w:val="8"/>
              </w:numPr>
              <w:spacing w:before="60" w:after="60"/>
              <w:ind w:left="0" w:firstLine="0"/>
              <w:rPr>
                <w:rFonts w:ascii="Arial" w:hAnsi="Arial" w:cs="Arial"/>
                <w:b/>
              </w:rPr>
            </w:pPr>
            <w:r w:rsidRPr="00BC0ACF">
              <w:rPr>
                <w:rFonts w:ascii="Arial" w:hAnsi="Arial" w:cs="Arial"/>
                <w:b/>
              </w:rPr>
              <w:t>Functionality</w:t>
            </w:r>
          </w:p>
        </w:tc>
      </w:tr>
      <w:tr w:rsidR="00BC0ACF" w:rsidRPr="00BC0ACF" w14:paraId="72AA3658" w14:textId="77777777" w:rsidTr="00870DB7">
        <w:trPr>
          <w:trHeight w:val="350"/>
        </w:trPr>
        <w:tc>
          <w:tcPr>
            <w:tcW w:w="2790" w:type="dxa"/>
          </w:tcPr>
          <w:p w14:paraId="4CAD2584"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Administrator</w:t>
            </w:r>
          </w:p>
        </w:tc>
        <w:tc>
          <w:tcPr>
            <w:tcW w:w="6570" w:type="dxa"/>
          </w:tcPr>
          <w:p w14:paraId="29851CAF"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Full Control, access to all tabs</w:t>
            </w:r>
          </w:p>
        </w:tc>
      </w:tr>
      <w:tr w:rsidR="00BC0ACF" w:rsidRPr="00BC0ACF" w14:paraId="425A4002" w14:textId="77777777" w:rsidTr="00870DB7">
        <w:tc>
          <w:tcPr>
            <w:tcW w:w="2790" w:type="dxa"/>
            <w:hideMark/>
          </w:tcPr>
          <w:p w14:paraId="06F3C6D5"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Pharmacy Management</w:t>
            </w:r>
          </w:p>
        </w:tc>
        <w:tc>
          <w:tcPr>
            <w:tcW w:w="6570" w:type="dxa"/>
            <w:hideMark/>
          </w:tcPr>
          <w:p w14:paraId="511F8C68"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Home</w:t>
            </w:r>
            <w:r w:rsidRPr="00BC0ACF">
              <w:rPr>
                <w:rFonts w:ascii="Arial" w:hAnsi="Arial"/>
                <w:lang w:eastAsia="ar-SA"/>
              </w:rPr>
              <w:br/>
              <w:t>Pharmacy Management</w:t>
            </w:r>
            <w:r w:rsidRPr="00BC0ACF">
              <w:rPr>
                <w:rFonts w:ascii="Arial" w:hAnsi="Arial"/>
                <w:lang w:eastAsia="ar-SA"/>
              </w:rPr>
              <w:br/>
              <w:t>Track/Audit</w:t>
            </w:r>
            <w:r w:rsidRPr="00BC0ACF">
              <w:rPr>
                <w:rFonts w:ascii="Arial" w:hAnsi="Arial"/>
                <w:lang w:eastAsia="ar-SA"/>
              </w:rPr>
              <w:br/>
              <w:t>Reports</w:t>
            </w:r>
            <w:r w:rsidRPr="00BC0ACF">
              <w:rPr>
                <w:rFonts w:ascii="Arial" w:hAnsi="Arial"/>
                <w:lang w:eastAsia="ar-SA"/>
              </w:rPr>
              <w:br/>
              <w:t>Help</w:t>
            </w:r>
          </w:p>
        </w:tc>
      </w:tr>
      <w:tr w:rsidR="00BC0ACF" w:rsidRPr="00BC0ACF" w14:paraId="75DD5E46" w14:textId="77777777" w:rsidTr="00870DB7">
        <w:tc>
          <w:tcPr>
            <w:tcW w:w="2790" w:type="dxa"/>
          </w:tcPr>
          <w:p w14:paraId="1B56587B"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PBM Administrator</w:t>
            </w:r>
          </w:p>
        </w:tc>
        <w:tc>
          <w:tcPr>
            <w:tcW w:w="6570" w:type="dxa"/>
          </w:tcPr>
          <w:p w14:paraId="5A8D32A9"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Home</w:t>
            </w:r>
            <w:r w:rsidRPr="00BC0ACF">
              <w:rPr>
                <w:rFonts w:ascii="Arial" w:hAnsi="Arial"/>
                <w:lang w:eastAsia="ar-SA"/>
              </w:rPr>
              <w:br/>
              <w:t>Pharmacy Management</w:t>
            </w:r>
            <w:r w:rsidRPr="00BC0ACF">
              <w:rPr>
                <w:rFonts w:ascii="Arial" w:hAnsi="Arial"/>
                <w:lang w:eastAsia="ar-SA"/>
              </w:rPr>
              <w:br/>
              <w:t>Track/Audit</w:t>
            </w:r>
            <w:r w:rsidRPr="00BC0ACF">
              <w:rPr>
                <w:rFonts w:ascii="Arial" w:hAnsi="Arial"/>
                <w:lang w:eastAsia="ar-SA"/>
              </w:rPr>
              <w:br/>
              <w:t>Reports</w:t>
            </w:r>
            <w:r w:rsidRPr="00BC0ACF">
              <w:rPr>
                <w:rFonts w:ascii="Arial" w:hAnsi="Arial"/>
                <w:lang w:eastAsia="ar-SA"/>
              </w:rPr>
              <w:br/>
              <w:t>Help</w:t>
            </w:r>
          </w:p>
        </w:tc>
      </w:tr>
      <w:tr w:rsidR="00BC0ACF" w:rsidRPr="00BC0ACF" w14:paraId="7C2042D4" w14:textId="77777777" w:rsidTr="00870DB7">
        <w:tc>
          <w:tcPr>
            <w:tcW w:w="2790" w:type="dxa"/>
          </w:tcPr>
          <w:p w14:paraId="48769E50"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Pharmacy Users</w:t>
            </w:r>
          </w:p>
        </w:tc>
        <w:tc>
          <w:tcPr>
            <w:tcW w:w="6570" w:type="dxa"/>
          </w:tcPr>
          <w:p w14:paraId="09A438B6"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i/>
                <w:lang w:eastAsia="ar-SA"/>
              </w:rPr>
            </w:pPr>
            <w:r w:rsidRPr="00BC0ACF">
              <w:rPr>
                <w:rFonts w:ascii="Arial" w:hAnsi="Arial"/>
                <w:lang w:eastAsia="ar-SA"/>
              </w:rPr>
              <w:t>Home</w:t>
            </w:r>
            <w:r w:rsidRPr="00BC0ACF">
              <w:rPr>
                <w:rFonts w:ascii="Arial" w:hAnsi="Arial"/>
                <w:i/>
                <w:lang w:eastAsia="ar-SA"/>
              </w:rPr>
              <w:br/>
            </w:r>
            <w:r w:rsidRPr="00BC0ACF">
              <w:rPr>
                <w:rFonts w:ascii="Arial" w:hAnsi="Arial"/>
                <w:lang w:eastAsia="ar-SA"/>
              </w:rPr>
              <w:t>Track/Audit</w:t>
            </w:r>
            <w:r w:rsidRPr="00BC0ACF">
              <w:rPr>
                <w:rFonts w:ascii="Arial" w:hAnsi="Arial"/>
                <w:i/>
                <w:lang w:eastAsia="ar-SA"/>
              </w:rPr>
              <w:br/>
            </w:r>
            <w:r w:rsidRPr="00BC0ACF">
              <w:rPr>
                <w:rFonts w:ascii="Arial" w:hAnsi="Arial"/>
                <w:lang w:eastAsia="ar-SA"/>
              </w:rPr>
              <w:t>Reports</w:t>
            </w:r>
            <w:r w:rsidRPr="00BC0ACF">
              <w:rPr>
                <w:rFonts w:ascii="Arial" w:hAnsi="Arial"/>
                <w:i/>
                <w:lang w:eastAsia="ar-SA"/>
              </w:rPr>
              <w:br/>
            </w:r>
            <w:r w:rsidRPr="00BC0ACF">
              <w:rPr>
                <w:rFonts w:ascii="Arial" w:hAnsi="Arial"/>
                <w:lang w:eastAsia="ar-SA"/>
              </w:rPr>
              <w:t>Help</w:t>
            </w:r>
          </w:p>
        </w:tc>
      </w:tr>
      <w:tr w:rsidR="00BC0ACF" w:rsidRPr="00BC0ACF" w14:paraId="591EBB91" w14:textId="77777777" w:rsidTr="00870DB7">
        <w:tc>
          <w:tcPr>
            <w:tcW w:w="2790" w:type="dxa"/>
          </w:tcPr>
          <w:p w14:paraId="7CB0BF5D"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Default VA User (Read Only)</w:t>
            </w:r>
          </w:p>
        </w:tc>
        <w:tc>
          <w:tcPr>
            <w:tcW w:w="6570" w:type="dxa"/>
          </w:tcPr>
          <w:p w14:paraId="23AA58D5" w14:textId="77777777" w:rsidR="00BC0ACF" w:rsidRPr="00BC0ACF" w:rsidRDefault="00BC0ACF" w:rsidP="00BC0ACF">
            <w:pPr>
              <w:keepLines/>
              <w:tabs>
                <w:tab w:val="left" w:pos="288"/>
                <w:tab w:val="left" w:pos="576"/>
                <w:tab w:val="left" w:pos="864"/>
                <w:tab w:val="left" w:pos="1152"/>
                <w:tab w:val="left" w:pos="1440"/>
              </w:tabs>
              <w:suppressAutoHyphens/>
              <w:spacing w:before="60" w:after="60"/>
              <w:rPr>
                <w:rFonts w:ascii="Arial" w:hAnsi="Arial"/>
                <w:lang w:eastAsia="ar-SA"/>
              </w:rPr>
            </w:pPr>
            <w:r w:rsidRPr="00BC0ACF">
              <w:rPr>
                <w:rFonts w:ascii="Arial" w:hAnsi="Arial"/>
                <w:lang w:eastAsia="ar-SA"/>
              </w:rPr>
              <w:t>Home</w:t>
            </w:r>
            <w:r w:rsidRPr="00BC0ACF">
              <w:rPr>
                <w:rFonts w:ascii="Arial" w:hAnsi="Arial"/>
                <w:lang w:eastAsia="ar-SA"/>
              </w:rPr>
              <w:br/>
              <w:t>Reports</w:t>
            </w:r>
            <w:r w:rsidRPr="00BC0ACF">
              <w:rPr>
                <w:rFonts w:ascii="Arial" w:hAnsi="Arial"/>
                <w:lang w:eastAsia="ar-SA"/>
              </w:rPr>
              <w:br/>
              <w:t>Help</w:t>
            </w:r>
          </w:p>
        </w:tc>
      </w:tr>
    </w:tbl>
    <w:p w14:paraId="417E9238" w14:textId="48508E71" w:rsidR="00EE0085" w:rsidRDefault="00CA5121" w:rsidP="00D2697F">
      <w:pPr>
        <w:pStyle w:val="BodyText"/>
      </w:pPr>
      <w:del w:id="553" w:author="Author">
        <w:r w:rsidRPr="00900A51" w:rsidDel="00682873">
          <w:rPr>
            <w:highlight w:val="yellow"/>
          </w:rPr>
          <w:lastRenderedPageBreak/>
          <w:delText xml:space="preserve">Local </w:delText>
        </w:r>
        <w:r w:rsidR="00EE0085" w:rsidRPr="00900A51" w:rsidDel="00682873">
          <w:rPr>
            <w:highlight w:val="yellow"/>
          </w:rPr>
          <w:delText>Site</w:delText>
        </w:r>
        <w:r w:rsidRPr="00900A51" w:rsidDel="00682873">
          <w:rPr>
            <w:highlight w:val="yellow"/>
          </w:rPr>
          <w:delText xml:space="preserve"> IT A</w:delText>
        </w:r>
        <w:r w:rsidR="00EE0085" w:rsidRPr="00900A51" w:rsidDel="00682873">
          <w:rPr>
            <w:highlight w:val="yellow"/>
          </w:rPr>
          <w:delText xml:space="preserve">dministrators will use the </w:delText>
        </w:r>
        <w:r w:rsidR="00EE0085" w:rsidRPr="00900A51" w:rsidDel="00682873">
          <w:rPr>
            <w:b/>
            <w:highlight w:val="yellow"/>
          </w:rPr>
          <w:delText>User Management</w:delText>
        </w:r>
        <w:r w:rsidR="00EE0085" w:rsidRPr="00900A51" w:rsidDel="00682873">
          <w:rPr>
            <w:highlight w:val="yellow"/>
          </w:rPr>
          <w:delText xml:space="preserve"> screen to add new users, modify user roles, and delete users.</w:delText>
        </w:r>
        <w:r w:rsidR="00EE0085" w:rsidRPr="00390471" w:rsidDel="00682873">
          <w:delText xml:space="preserve"> </w:delText>
        </w:r>
      </w:del>
      <w:commentRangeStart w:id="554"/>
      <w:ins w:id="555" w:author="Author">
        <w:del w:id="556" w:author="Author">
          <w:r w:rsidR="00B4516F" w:rsidRPr="00B4516F" w:rsidDel="008D3FFE">
            <w:delText>The Support Team will assign user privileges for the IEP Web-based Graphical User Interface (GUI) Hub to the respective users from the site.</w:delText>
          </w:r>
          <w:commentRangeEnd w:id="554"/>
          <w:r w:rsidR="00B4516F" w:rsidDel="008D3FFE">
            <w:rPr>
              <w:rStyle w:val="CommentReference"/>
            </w:rPr>
            <w:commentReference w:id="554"/>
          </w:r>
        </w:del>
      </w:ins>
      <w:del w:id="557" w:author="Author">
        <w:r w:rsidR="00EE0085" w:rsidRPr="00390471" w:rsidDel="00682873">
          <w:delText>This module will only display for</w:delText>
        </w:r>
        <w:r w:rsidR="00EE0085" w:rsidDel="00682873">
          <w:delText xml:space="preserve"> users </w:delText>
        </w:r>
        <w:r w:rsidR="00EE0085" w:rsidRPr="005B6AEF" w:rsidDel="00682873">
          <w:delText xml:space="preserve">with </w:delText>
        </w:r>
        <w:r w:rsidR="00EE0085" w:rsidDel="00682873">
          <w:delText xml:space="preserve">the </w:delText>
        </w:r>
        <w:r w:rsidR="00EE0085" w:rsidRPr="00185DD6" w:rsidDel="00682873">
          <w:rPr>
            <w:i/>
          </w:rPr>
          <w:delText>Administrato</w:delText>
        </w:r>
        <w:r w:rsidR="00EE0085" w:rsidRPr="00B358CC" w:rsidDel="00682873">
          <w:rPr>
            <w:i/>
          </w:rPr>
          <w:delText xml:space="preserve">r </w:delText>
        </w:r>
        <w:r w:rsidR="00EE0085" w:rsidDel="00682873">
          <w:delText>role assigned</w:delText>
        </w:r>
        <w:r w:rsidR="00EE0085" w:rsidRPr="005B6AEF" w:rsidDel="00682873">
          <w:delText>.</w:delText>
        </w:r>
      </w:del>
      <w:ins w:id="558" w:author="Author">
        <w:r w:rsidR="008D3FFE" w:rsidRPr="008D3FFE">
          <w:t>The Support Team will assign user privileges for the IEP Web-based Graphical User Interface (GUI) Hub to the respective users from the site</w:t>
        </w:r>
        <w:r w:rsidR="00682873" w:rsidRPr="00682873">
          <w:t>, including the Site IT Administrator role.</w:t>
        </w:r>
        <w:r w:rsidR="00682873">
          <w:t xml:space="preserve"> </w:t>
        </w:r>
        <w:r w:rsidR="00775C57">
          <w:t xml:space="preserve">For continued support </w:t>
        </w:r>
        <w:r w:rsidR="007518CE">
          <w:t>in</w:t>
        </w:r>
        <w:del w:id="559" w:author="Author">
          <w:r w:rsidR="00775C57" w:rsidDel="007518CE">
            <w:delText>for</w:delText>
          </w:r>
        </w:del>
        <w:r w:rsidR="00775C57">
          <w:t xml:space="preserve"> </w:t>
        </w:r>
        <w:r w:rsidR="007518CE">
          <w:t xml:space="preserve">assigning </w:t>
        </w:r>
        <w:r w:rsidR="00775C57">
          <w:t>user privileges</w:t>
        </w:r>
        <w:r w:rsidR="00A6705F">
          <w:t>,</w:t>
        </w:r>
        <w:r w:rsidR="00775C57">
          <w:t xml:space="preserve"> the</w:t>
        </w:r>
        <w:r w:rsidR="002E400B">
          <w:t xml:space="preserve"> </w:t>
        </w:r>
        <w:del w:id="560" w:author="Author">
          <w:r w:rsidR="00682873" w:rsidDel="00994580">
            <w:delText xml:space="preserve">Also, </w:delText>
          </w:r>
        </w:del>
        <w:r w:rsidR="00775C57">
          <w:t>l</w:t>
        </w:r>
        <w:del w:id="561" w:author="Author">
          <w:r w:rsidR="00682873" w:rsidRPr="00682873" w:rsidDel="00775C57">
            <w:delText>L</w:delText>
          </w:r>
        </w:del>
        <w:r w:rsidR="00682873" w:rsidRPr="00682873">
          <w:t xml:space="preserve">ocal Site IT Administrators can </w:t>
        </w:r>
        <w:del w:id="562" w:author="Author">
          <w:r w:rsidR="00994580" w:rsidDel="00775C57">
            <w:delText xml:space="preserve">then </w:delText>
          </w:r>
        </w:del>
        <w:r w:rsidR="00682873" w:rsidRPr="00682873">
          <w:t>use the User Management screen to add new users, modify user roles, and d</w:t>
        </w:r>
        <w:r w:rsidR="00476EA4">
          <w:t>isable</w:t>
        </w:r>
        <w:del w:id="563" w:author="Author">
          <w:r w:rsidR="00682873" w:rsidRPr="00682873" w:rsidDel="00476EA4">
            <w:delText>elete</w:delText>
          </w:r>
        </w:del>
        <w:r w:rsidR="00682873" w:rsidRPr="00682873">
          <w:t xml:space="preserve"> users.</w:t>
        </w:r>
        <w:r w:rsidR="00682873">
          <w:t xml:space="preserve"> </w:t>
        </w:r>
        <w:r w:rsidR="00682873" w:rsidRPr="00682873">
          <w:t>This module will only display for users with the Administrator role assigned.</w:t>
        </w:r>
      </w:ins>
    </w:p>
    <w:p w14:paraId="6E7FBD0B" w14:textId="39120C5F" w:rsidR="00EE0085" w:rsidRPr="00863A44" w:rsidRDefault="00EE0085" w:rsidP="00281EBD">
      <w:pPr>
        <w:pStyle w:val="Heading4"/>
        <w:numPr>
          <w:ilvl w:val="3"/>
          <w:numId w:val="40"/>
        </w:numPr>
        <w:ind w:left="1080" w:hanging="1080"/>
        <w:rPr>
          <w:bCs/>
          <w:iCs/>
        </w:rPr>
      </w:pPr>
      <w:bookmarkStart w:id="564" w:name="_Toc524379562"/>
      <w:bookmarkStart w:id="565" w:name="_Toc528228356"/>
      <w:r w:rsidRPr="00FD6D2C">
        <w:t>Add New User</w:t>
      </w:r>
      <w:bookmarkEnd w:id="564"/>
      <w:bookmarkEnd w:id="565"/>
    </w:p>
    <w:p w14:paraId="63516337" w14:textId="77777777" w:rsidR="00345E62" w:rsidRPr="00345E62" w:rsidRDefault="00345E62" w:rsidP="00345E62">
      <w:pPr>
        <w:spacing w:before="120" w:after="120"/>
        <w:rPr>
          <w:sz w:val="24"/>
        </w:rPr>
      </w:pPr>
      <w:r w:rsidRPr="00345E62">
        <w:rPr>
          <w:sz w:val="24"/>
        </w:rPr>
        <w:t>System Administrators have the ability to add new users from the User Management screen.</w:t>
      </w:r>
    </w:p>
    <w:p w14:paraId="44582081" w14:textId="77777777" w:rsidR="00345E62" w:rsidRPr="00345E62" w:rsidRDefault="00345E62" w:rsidP="00345E62">
      <w:pPr>
        <w:spacing w:before="120" w:after="120"/>
        <w:rPr>
          <w:sz w:val="24"/>
        </w:rPr>
      </w:pPr>
      <w:r w:rsidRPr="00345E62">
        <w:rPr>
          <w:sz w:val="24"/>
        </w:rPr>
        <w:t>To add a new user:</w:t>
      </w:r>
    </w:p>
    <w:p w14:paraId="03E3C172" w14:textId="432CB619" w:rsidR="00345E62" w:rsidRDefault="00345E62" w:rsidP="00281EBD">
      <w:pPr>
        <w:pStyle w:val="BodyTextNumbered1"/>
        <w:numPr>
          <w:ilvl w:val="0"/>
          <w:numId w:val="33"/>
        </w:numPr>
        <w:spacing w:before="120" w:after="120"/>
      </w:pPr>
      <w:r w:rsidRPr="00345E62">
        <w:t>Enter the new user’s User ID, First Name, and Last Name.</w:t>
      </w:r>
    </w:p>
    <w:p w14:paraId="6BF3E1C3" w14:textId="364A0BBA" w:rsidR="00345E62" w:rsidRPr="00D502AD" w:rsidRDefault="00345E62" w:rsidP="00345E62">
      <w:pPr>
        <w:pStyle w:val="BodyTextNumbered1"/>
        <w:numPr>
          <w:ilvl w:val="0"/>
          <w:numId w:val="0"/>
        </w:numPr>
      </w:pPr>
      <w:r w:rsidRPr="00345E62">
        <w:rPr>
          <w:noProof/>
          <w:szCs w:val="24"/>
        </w:rPr>
        <w:drawing>
          <wp:inline distT="0" distB="0" distL="0" distR="0" wp14:anchorId="05A7BF18" wp14:editId="15564677">
            <wp:extent cx="5943600" cy="1400810"/>
            <wp:effectExtent l="19050" t="19050" r="19050" b="27940"/>
            <wp:docPr id="4" name="Picture 4" descr="This figure displays Add User – User ID, First Name, Last Name fie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png"/>
                    <pic:cNvPicPr/>
                  </pic:nvPicPr>
                  <pic:blipFill rotWithShape="1">
                    <a:blip r:embed="rId36" cstate="print">
                      <a:extLst>
                        <a:ext uri="{28A0092B-C50C-407E-A947-70E740481C1C}">
                          <a14:useLocalDpi xmlns:a14="http://schemas.microsoft.com/office/drawing/2010/main" val="0"/>
                        </a:ext>
                      </a:extLst>
                    </a:blip>
                    <a:srcRect t="9132" r="3688" b="10046"/>
                    <a:stretch/>
                  </pic:blipFill>
                  <pic:spPr bwMode="auto">
                    <a:xfrm>
                      <a:off x="0" y="0"/>
                      <a:ext cx="5943600" cy="140081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C8B3EE0" w14:textId="2D46700F" w:rsidR="00345E62" w:rsidRPr="00D502AD" w:rsidRDefault="00345E62" w:rsidP="007131DA">
      <w:pPr>
        <w:pStyle w:val="Caption"/>
        <w:spacing w:before="120" w:after="240"/>
      </w:pPr>
      <w:bookmarkStart w:id="566" w:name="_Toc524379588"/>
      <w:bookmarkStart w:id="567" w:name="_Toc524380576"/>
      <w:r w:rsidRPr="00D502AD">
        <w:t xml:space="preserve">Figure </w:t>
      </w:r>
      <w:fldSimple w:instr=" SEQ Figure \* ARABIC ">
        <w:r w:rsidR="00231B65">
          <w:rPr>
            <w:noProof/>
          </w:rPr>
          <w:t>15</w:t>
        </w:r>
      </w:fldSimple>
      <w:r w:rsidRPr="00D502AD">
        <w:t>: Add User - User ID, First Name, Last Name</w:t>
      </w:r>
      <w:bookmarkEnd w:id="566"/>
      <w:bookmarkEnd w:id="567"/>
    </w:p>
    <w:p w14:paraId="3CC829B6" w14:textId="643F4B0A" w:rsidR="00345E62" w:rsidRPr="00D502AD" w:rsidRDefault="00345E62" w:rsidP="007131DA">
      <w:pPr>
        <w:pStyle w:val="BodyTextNumbered1"/>
        <w:spacing w:after="240"/>
      </w:pPr>
      <w:r w:rsidRPr="00D502AD">
        <w:t>Select the new user’s role(s). Multiple roles may be selected by holding &lt;</w:t>
      </w:r>
      <w:r w:rsidRPr="00D502AD">
        <w:rPr>
          <w:b/>
        </w:rPr>
        <w:t>Ctrl</w:t>
      </w:r>
      <w:r w:rsidRPr="00D502AD">
        <w:t>&gt; while selecting more than one role.</w:t>
      </w:r>
    </w:p>
    <w:p w14:paraId="781B9B3C" w14:textId="65D772A6" w:rsidR="00345E62" w:rsidRPr="00D502AD" w:rsidRDefault="00044ACE" w:rsidP="00345E62">
      <w:pPr>
        <w:pStyle w:val="BodyTextNumbered1"/>
        <w:numPr>
          <w:ilvl w:val="0"/>
          <w:numId w:val="0"/>
        </w:numPr>
      </w:pPr>
      <w:r>
        <w:rPr>
          <w:noProof/>
          <w:szCs w:val="24"/>
        </w:rPr>
        <w:t>isp</w:t>
      </w:r>
      <w:r w:rsidR="00F4381F" w:rsidRPr="00F4381F">
        <w:rPr>
          <w:noProof/>
          <w:szCs w:val="24"/>
        </w:rPr>
        <w:drawing>
          <wp:inline distT="0" distB="0" distL="0" distR="0" wp14:anchorId="31960765" wp14:editId="63AEDEB4">
            <wp:extent cx="5943600" cy="2038985"/>
            <wp:effectExtent l="19050" t="19050" r="19050" b="18415"/>
            <wp:docPr id="16" name="Picture 16" descr="This figure displays Add User – Select Us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oles.png"/>
                    <pic:cNvPicPr/>
                  </pic:nvPicPr>
                  <pic:blipFill rotWithShape="1">
                    <a:blip r:embed="rId37" cstate="print">
                      <a:extLst>
                        <a:ext uri="{28A0092B-C50C-407E-A947-70E740481C1C}">
                          <a14:useLocalDpi xmlns:a14="http://schemas.microsoft.com/office/drawing/2010/main" val="0"/>
                        </a:ext>
                      </a:extLst>
                    </a:blip>
                    <a:srcRect t="28931" r="3818" b="9123"/>
                    <a:stretch/>
                  </pic:blipFill>
                  <pic:spPr bwMode="auto">
                    <a:xfrm>
                      <a:off x="0" y="0"/>
                      <a:ext cx="5943600" cy="20389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F9FB05" w14:textId="49762958" w:rsidR="00F4381F" w:rsidRPr="00D502AD" w:rsidRDefault="00F4381F" w:rsidP="00F4381F">
      <w:pPr>
        <w:pStyle w:val="Caption"/>
      </w:pPr>
      <w:bookmarkStart w:id="568" w:name="_Toc524379589"/>
      <w:bookmarkStart w:id="569" w:name="_Toc524380577"/>
      <w:r w:rsidRPr="00D502AD">
        <w:t xml:space="preserve">Figure </w:t>
      </w:r>
      <w:fldSimple w:instr=" SEQ Figure \* ARABIC ">
        <w:r w:rsidR="00231B65">
          <w:rPr>
            <w:noProof/>
          </w:rPr>
          <w:t>16</w:t>
        </w:r>
      </w:fldSimple>
      <w:r w:rsidRPr="00D502AD">
        <w:t>: Add User - Select User Roles</w:t>
      </w:r>
      <w:bookmarkEnd w:id="568"/>
      <w:bookmarkEnd w:id="569"/>
    </w:p>
    <w:p w14:paraId="19DDCDCE" w14:textId="13E04B47" w:rsidR="00F4381F" w:rsidRPr="00D502AD" w:rsidRDefault="00F4381F" w:rsidP="007131DA">
      <w:pPr>
        <w:pStyle w:val="BodyTextNumbered1"/>
        <w:spacing w:before="240" w:after="120"/>
      </w:pPr>
      <w:r w:rsidRPr="00D502AD">
        <w:t>Select the Station ID(s) for the user to have access to. Use the drop down menu to di</w:t>
      </w:r>
      <w:r w:rsidR="007131DA">
        <w:t>splay the Station ID selection.</w:t>
      </w:r>
    </w:p>
    <w:p w14:paraId="5B5A44CC" w14:textId="6F14480A" w:rsidR="00F4381F" w:rsidRPr="00D502AD" w:rsidRDefault="003F14EA" w:rsidP="00345E62">
      <w:pPr>
        <w:pStyle w:val="BodyTextNumbered1"/>
        <w:numPr>
          <w:ilvl w:val="0"/>
          <w:numId w:val="0"/>
        </w:numPr>
      </w:pPr>
      <w:r w:rsidRPr="003F14EA">
        <w:rPr>
          <w:noProof/>
          <w:szCs w:val="24"/>
        </w:rPr>
        <w:lastRenderedPageBreak/>
        <w:drawing>
          <wp:inline distT="0" distB="0" distL="0" distR="0" wp14:anchorId="781C9A32" wp14:editId="7C546606">
            <wp:extent cx="5889968" cy="2336800"/>
            <wp:effectExtent l="19050" t="19050" r="15875" b="25400"/>
            <wp:docPr id="34" name="Picture 34" descr="Station ID menu expanded displaying station IDs to select and multple station ID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 Management - Station ID selection_boxed.png"/>
                    <pic:cNvPicPr/>
                  </pic:nvPicPr>
                  <pic:blipFill rotWithShape="1">
                    <a:blip r:embed="rId38" cstate="print">
                      <a:extLst>
                        <a:ext uri="{28A0092B-C50C-407E-A947-70E740481C1C}">
                          <a14:useLocalDpi xmlns:a14="http://schemas.microsoft.com/office/drawing/2010/main" val="0"/>
                        </a:ext>
                      </a:extLst>
                    </a:blip>
                    <a:srcRect l="710" t="20474" r="20793" b="19492"/>
                    <a:stretch/>
                  </pic:blipFill>
                  <pic:spPr bwMode="auto">
                    <a:xfrm>
                      <a:off x="0" y="0"/>
                      <a:ext cx="5890258" cy="23369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EA87D2" w14:textId="605621AE" w:rsidR="003F14EA" w:rsidRPr="00D502AD" w:rsidRDefault="003F14EA" w:rsidP="007131DA">
      <w:pPr>
        <w:pStyle w:val="Caption"/>
        <w:spacing w:before="120" w:after="240"/>
      </w:pPr>
      <w:bookmarkStart w:id="570" w:name="_Toc524379590"/>
      <w:bookmarkStart w:id="571" w:name="_Toc524380578"/>
      <w:r w:rsidRPr="00D502AD">
        <w:t xml:space="preserve">Figure </w:t>
      </w:r>
      <w:fldSimple w:instr=" SEQ Figure \* ARABIC ">
        <w:r w:rsidR="00231B65">
          <w:rPr>
            <w:noProof/>
          </w:rPr>
          <w:t>17</w:t>
        </w:r>
      </w:fldSimple>
      <w:r w:rsidRPr="00D502AD">
        <w:t>: Add User – Select Station ID</w:t>
      </w:r>
      <w:bookmarkEnd w:id="570"/>
      <w:bookmarkEnd w:id="571"/>
    </w:p>
    <w:p w14:paraId="3ED3587A" w14:textId="3B45F444" w:rsidR="003F14EA" w:rsidRPr="00D502AD" w:rsidRDefault="003F14EA" w:rsidP="007131DA">
      <w:pPr>
        <w:pStyle w:val="BodyTextNumbered1"/>
        <w:spacing w:before="240" w:after="120"/>
      </w:pPr>
      <w:r w:rsidRPr="00D502AD">
        <w:t xml:space="preserve">Select the </w:t>
      </w:r>
      <w:r w:rsidRPr="00D502AD">
        <w:rPr>
          <w:b/>
        </w:rPr>
        <w:t>Add</w:t>
      </w:r>
      <w:r w:rsidRPr="00D502AD">
        <w:t xml:space="preserve"> button to add the selected Station ID to the “Selected Station IDs” box. To remove Station IDs from the “Selected Station IDs” box, select the </w:t>
      </w:r>
      <w:r w:rsidRPr="00D502AD">
        <w:rPr>
          <w:b/>
        </w:rPr>
        <w:t>Remove</w:t>
      </w:r>
      <w:r w:rsidR="007131DA">
        <w:t xml:space="preserve"> button.</w:t>
      </w:r>
    </w:p>
    <w:p w14:paraId="53E757E5" w14:textId="4923661F" w:rsidR="003F14EA" w:rsidRPr="00D502AD" w:rsidRDefault="009679D9" w:rsidP="00345E62">
      <w:pPr>
        <w:pStyle w:val="BodyTextNumbered1"/>
        <w:numPr>
          <w:ilvl w:val="0"/>
          <w:numId w:val="0"/>
        </w:numPr>
      </w:pPr>
      <w:r w:rsidRPr="009679D9">
        <w:rPr>
          <w:noProof/>
          <w:szCs w:val="24"/>
        </w:rPr>
        <w:drawing>
          <wp:inline distT="0" distB="0" distL="0" distR="0" wp14:anchorId="6E1198A3" wp14:editId="296F85C0">
            <wp:extent cx="5943600" cy="2260600"/>
            <wp:effectExtent l="19050" t="19050" r="19050" b="25400"/>
            <wp:docPr id="38" name="Picture 38" descr="Add user with a station id selected from dropdown and added to the Selected Station Ids field/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 Management - Add Station ID 402_boxed.png"/>
                    <pic:cNvPicPr/>
                  </pic:nvPicPr>
                  <pic:blipFill rotWithShape="1">
                    <a:blip r:embed="rId39" cstate="print">
                      <a:extLst>
                        <a:ext uri="{28A0092B-C50C-407E-A947-70E740481C1C}">
                          <a14:useLocalDpi xmlns:a14="http://schemas.microsoft.com/office/drawing/2010/main" val="0"/>
                        </a:ext>
                      </a:extLst>
                    </a:blip>
                    <a:srcRect t="6471" r="12308"/>
                    <a:stretch/>
                  </pic:blipFill>
                  <pic:spPr bwMode="auto">
                    <a:xfrm>
                      <a:off x="0" y="0"/>
                      <a:ext cx="5943600" cy="2260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4E38C8" w14:textId="04E4CAED" w:rsidR="009679D9" w:rsidRPr="009679D9" w:rsidRDefault="009679D9" w:rsidP="007131DA">
      <w:pPr>
        <w:pStyle w:val="Caption"/>
        <w:spacing w:before="120" w:after="240"/>
      </w:pPr>
      <w:bookmarkStart w:id="572" w:name="_Toc524379591"/>
      <w:bookmarkStart w:id="573" w:name="_Toc524380579"/>
      <w:r>
        <w:t xml:space="preserve">Figure </w:t>
      </w:r>
      <w:fldSimple w:instr=" SEQ Figure \* ARABIC ">
        <w:r w:rsidR="00231B65">
          <w:rPr>
            <w:noProof/>
          </w:rPr>
          <w:t>18</w:t>
        </w:r>
      </w:fldSimple>
      <w:r w:rsidRPr="009679D9">
        <w:t>: Add User – Add and Remove Station ID</w:t>
      </w:r>
      <w:bookmarkEnd w:id="572"/>
      <w:bookmarkEnd w:id="573"/>
    </w:p>
    <w:p w14:paraId="6955CE7C" w14:textId="77777777" w:rsidR="00A47A0B" w:rsidRPr="00A47A0B" w:rsidRDefault="00A47A0B" w:rsidP="00A47A0B">
      <w:pPr>
        <w:spacing w:before="120" w:after="120"/>
        <w:rPr>
          <w:sz w:val="24"/>
        </w:rPr>
      </w:pPr>
      <w:r w:rsidRPr="00A47A0B">
        <w:rPr>
          <w:sz w:val="24"/>
        </w:rPr>
        <w:t>When a user is assigned to a Station ID, they are only able to see other users and information within that Station ID. For example, in the User Management table they will only see users also assigned to that Station ID and under Pharmacy Management, they will only see information for pharmacies within that Station ID.</w:t>
      </w:r>
    </w:p>
    <w:p w14:paraId="1BDF4ACF" w14:textId="3CF06BAC" w:rsidR="00A47A0B" w:rsidRDefault="00A47A0B" w:rsidP="00A47A0B">
      <w:pPr>
        <w:spacing w:before="120" w:after="120"/>
        <w:rPr>
          <w:sz w:val="24"/>
        </w:rPr>
      </w:pPr>
      <w:r w:rsidRPr="00A47A0B">
        <w:rPr>
          <w:sz w:val="24"/>
        </w:rPr>
        <w:t>If “All” is selected from the “Station ID” field and added to the “Selected Station IDs” box, the user will have access to all Station IDs. Additional Station ID values cannot be added if “All” has been selected. If a user attempts to add additional values an error messa</w:t>
      </w:r>
      <w:r w:rsidR="00D502AD">
        <w:rPr>
          <w:sz w:val="24"/>
        </w:rPr>
        <w:t>ge will display.</w:t>
      </w:r>
    </w:p>
    <w:p w14:paraId="3832A391" w14:textId="196956A8" w:rsidR="003F14EA" w:rsidRPr="00D502AD" w:rsidRDefault="00E75EF8" w:rsidP="00345E62">
      <w:pPr>
        <w:pStyle w:val="BodyTextNumbered1"/>
        <w:numPr>
          <w:ilvl w:val="0"/>
          <w:numId w:val="0"/>
        </w:numPr>
      </w:pPr>
      <w:r>
        <w:rPr>
          <w:noProof/>
          <w:szCs w:val="24"/>
        </w:rPr>
        <w:lastRenderedPageBreak/>
        <w:t>y</w:t>
      </w:r>
      <w:r w:rsidR="00D641B7" w:rsidRPr="00D641B7">
        <w:rPr>
          <w:noProof/>
          <w:szCs w:val="24"/>
        </w:rPr>
        <w:drawing>
          <wp:inline distT="0" distB="0" distL="0" distR="0" wp14:anchorId="7BA2AADB" wp14:editId="10654DE0">
            <wp:extent cx="5943600" cy="2693670"/>
            <wp:effectExtent l="19050" t="19050" r="19050" b="11430"/>
            <wp:docPr id="39" name="Picture 39" descr="This figure displays Add user with All in the Selected Station IDs box and the user attempting to add another Station ID. An error message displays stating &quot;You cannot select other values along with Al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 Management - All Station ID error_boxed.png"/>
                    <pic:cNvPicPr/>
                  </pic:nvPicPr>
                  <pic:blipFill rotWithShape="1">
                    <a:blip r:embed="rId40" cstate="print">
                      <a:extLst>
                        <a:ext uri="{28A0092B-C50C-407E-A947-70E740481C1C}">
                          <a14:useLocalDpi xmlns:a14="http://schemas.microsoft.com/office/drawing/2010/main" val="0"/>
                        </a:ext>
                      </a:extLst>
                    </a:blip>
                    <a:srcRect t="3709" r="6502"/>
                    <a:stretch/>
                  </pic:blipFill>
                  <pic:spPr bwMode="auto">
                    <a:xfrm>
                      <a:off x="0" y="0"/>
                      <a:ext cx="5943600" cy="2693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557E96" w14:textId="4253468D" w:rsidR="00D641B7" w:rsidRPr="00D502AD" w:rsidRDefault="00D641B7" w:rsidP="00D502AD">
      <w:pPr>
        <w:pStyle w:val="Caption"/>
        <w:spacing w:before="120" w:after="240"/>
      </w:pPr>
      <w:bookmarkStart w:id="574" w:name="_Toc524379592"/>
      <w:bookmarkStart w:id="575" w:name="_Toc524380580"/>
      <w:r w:rsidRPr="00D502AD">
        <w:t xml:space="preserve">Figure </w:t>
      </w:r>
      <w:fldSimple w:instr=" SEQ Figure \* ARABIC ">
        <w:r w:rsidR="00231B65">
          <w:rPr>
            <w:noProof/>
          </w:rPr>
          <w:t>19</w:t>
        </w:r>
      </w:fldSimple>
      <w:r w:rsidRPr="00D502AD">
        <w:t>: All Selection Error Message</w:t>
      </w:r>
      <w:bookmarkEnd w:id="574"/>
      <w:bookmarkEnd w:id="575"/>
    </w:p>
    <w:p w14:paraId="049140E4" w14:textId="5DD0F2CB" w:rsidR="00D641B7" w:rsidRDefault="00D641B7" w:rsidP="007131DA">
      <w:pPr>
        <w:pStyle w:val="BodyTextNumbered1"/>
      </w:pPr>
      <w:r w:rsidRPr="00D641B7">
        <w:t>Select</w:t>
      </w:r>
      <w:r w:rsidRPr="00D641B7">
        <w:rPr>
          <w:b/>
        </w:rPr>
        <w:t xml:space="preserve"> Save</w:t>
      </w:r>
      <w:r w:rsidRPr="00D641B7">
        <w:t xml:space="preserve"> to add the new user to the users list. To cancel adding a new user, select </w:t>
      </w:r>
      <w:r w:rsidRPr="00D641B7">
        <w:rPr>
          <w:b/>
        </w:rPr>
        <w:t>Cancel</w:t>
      </w:r>
      <w:r w:rsidRPr="00D641B7">
        <w:t>.</w:t>
      </w:r>
    </w:p>
    <w:p w14:paraId="33FF4983" w14:textId="3CD6A536" w:rsidR="00D641B7" w:rsidRPr="00D641B7" w:rsidRDefault="00D641B7" w:rsidP="00D641B7">
      <w:pPr>
        <w:spacing w:before="120" w:after="120"/>
        <w:rPr>
          <w:sz w:val="24"/>
        </w:rPr>
      </w:pPr>
      <w:r w:rsidRPr="00D641B7">
        <w:rPr>
          <w:noProof/>
          <w:sz w:val="24"/>
          <w:szCs w:val="24"/>
        </w:rPr>
        <w:drawing>
          <wp:inline distT="0" distB="0" distL="0" distR="0" wp14:anchorId="118CCAA2" wp14:editId="29D9F5E2">
            <wp:extent cx="5943600" cy="2326005"/>
            <wp:effectExtent l="19050" t="19050" r="19050" b="17145"/>
            <wp:docPr id="142" name="Picture 142" descr="This figure displays Add User – Save and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rotWithShape="1">
                    <a:blip r:embed="rId41" cstate="print">
                      <a:extLst>
                        <a:ext uri="{28A0092B-C50C-407E-A947-70E740481C1C}">
                          <a14:useLocalDpi xmlns:a14="http://schemas.microsoft.com/office/drawing/2010/main" val="0"/>
                        </a:ext>
                      </a:extLst>
                    </a:blip>
                    <a:srcRect t="6666" r="14976"/>
                    <a:stretch/>
                  </pic:blipFill>
                  <pic:spPr bwMode="auto">
                    <a:xfrm>
                      <a:off x="0" y="0"/>
                      <a:ext cx="5943600" cy="2326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B49969" w14:textId="5FC24F5D" w:rsidR="00D641B7" w:rsidRPr="00D641B7" w:rsidRDefault="00D641B7" w:rsidP="007131DA">
      <w:pPr>
        <w:pStyle w:val="Caption"/>
        <w:spacing w:before="120" w:after="240"/>
      </w:pPr>
      <w:bookmarkStart w:id="576" w:name="_Toc524379593"/>
      <w:bookmarkStart w:id="577" w:name="_Toc524380581"/>
      <w:r>
        <w:t xml:space="preserve">Figure </w:t>
      </w:r>
      <w:fldSimple w:instr=" SEQ Figure \* ARABIC ">
        <w:r w:rsidR="00231B65">
          <w:rPr>
            <w:noProof/>
          </w:rPr>
          <w:t>20</w:t>
        </w:r>
      </w:fldSimple>
      <w:r w:rsidRPr="00D641B7">
        <w:t>: Add User - Save and Cancel</w:t>
      </w:r>
      <w:bookmarkEnd w:id="576"/>
      <w:bookmarkEnd w:id="577"/>
    </w:p>
    <w:p w14:paraId="18E808B3" w14:textId="5744B916" w:rsidR="00EE0085" w:rsidRPr="007131DA" w:rsidRDefault="00EE0085" w:rsidP="00281EBD">
      <w:pPr>
        <w:pStyle w:val="Heading4"/>
        <w:numPr>
          <w:ilvl w:val="3"/>
          <w:numId w:val="40"/>
        </w:numPr>
        <w:ind w:left="1080" w:hanging="1080"/>
        <w:rPr>
          <w:bCs/>
          <w:iCs/>
        </w:rPr>
      </w:pPr>
      <w:bookmarkStart w:id="578" w:name="_Toc524379563"/>
      <w:bookmarkStart w:id="579" w:name="_Toc528228357"/>
      <w:r w:rsidRPr="00FD6D2C">
        <w:t>Modify User Role</w:t>
      </w:r>
      <w:bookmarkEnd w:id="578"/>
      <w:bookmarkEnd w:id="579"/>
    </w:p>
    <w:p w14:paraId="18A26D4F" w14:textId="35BB5B9A" w:rsidR="00EE0085" w:rsidRDefault="00EE0085" w:rsidP="00BD10CB">
      <w:pPr>
        <w:pStyle w:val="BodyText"/>
      </w:pPr>
      <w:r>
        <w:t xml:space="preserve">System </w:t>
      </w:r>
      <w:r w:rsidR="00A0312C">
        <w:t>Administrators</w:t>
      </w:r>
      <w:r>
        <w:t xml:space="preserve"> have the ability to modify user roles from the </w:t>
      </w:r>
      <w:r w:rsidRPr="00673140">
        <w:rPr>
          <w:b/>
        </w:rPr>
        <w:t>User Management</w:t>
      </w:r>
      <w:r>
        <w:t xml:space="preserve"> screen. User roles include:</w:t>
      </w:r>
    </w:p>
    <w:p w14:paraId="2BCAEEE9" w14:textId="77777777" w:rsidR="00EE0085" w:rsidRDefault="00EE0085" w:rsidP="00A80316">
      <w:pPr>
        <w:pStyle w:val="BodyTextBullet"/>
        <w:ind w:left="720"/>
      </w:pPr>
      <w:r>
        <w:t>Pharmacy Manager</w:t>
      </w:r>
    </w:p>
    <w:p w14:paraId="233C28E1" w14:textId="77777777" w:rsidR="00EE0085" w:rsidRDefault="00EE0085" w:rsidP="00A80316">
      <w:pPr>
        <w:pStyle w:val="BodyTextBullet"/>
        <w:ind w:left="720"/>
      </w:pPr>
      <w:r>
        <w:t>PBM Admin</w:t>
      </w:r>
    </w:p>
    <w:p w14:paraId="55F8F71C" w14:textId="6855E41D" w:rsidR="00EE0085" w:rsidRDefault="002108D4" w:rsidP="00A80316">
      <w:pPr>
        <w:pStyle w:val="BodyTextBullet"/>
        <w:ind w:left="720"/>
      </w:pPr>
      <w:r>
        <w:t>Pharmacy User</w:t>
      </w:r>
    </w:p>
    <w:p w14:paraId="4B2CCFED" w14:textId="649F2666" w:rsidR="00EE0085" w:rsidRDefault="00EE0085" w:rsidP="00A80316">
      <w:pPr>
        <w:pStyle w:val="BodyTextBullet"/>
        <w:ind w:left="720"/>
      </w:pPr>
      <w:r>
        <w:t>Administrator</w:t>
      </w:r>
    </w:p>
    <w:p w14:paraId="1B95F725" w14:textId="05EB9F69" w:rsidR="00681001" w:rsidRPr="00681001" w:rsidRDefault="00681001" w:rsidP="00D502AD">
      <w:pPr>
        <w:spacing w:before="240" w:after="120"/>
        <w:rPr>
          <w:sz w:val="24"/>
        </w:rPr>
      </w:pPr>
      <w:r w:rsidRPr="00681001">
        <w:rPr>
          <w:sz w:val="24"/>
        </w:rPr>
        <w:lastRenderedPageBreak/>
        <w:t xml:space="preserve">For further information on user roles and capabilities, please refer to the </w:t>
      </w:r>
      <w:r w:rsidRPr="00681001">
        <w:rPr>
          <w:sz w:val="24"/>
        </w:rPr>
        <w:fldChar w:fldCharType="begin"/>
      </w:r>
      <w:r w:rsidRPr="00681001">
        <w:rPr>
          <w:sz w:val="24"/>
        </w:rPr>
        <w:instrText xml:space="preserve"> REF _Ref520807659 \h </w:instrText>
      </w:r>
      <w:r w:rsidRPr="00681001">
        <w:rPr>
          <w:sz w:val="24"/>
        </w:rPr>
        <w:fldChar w:fldCharType="separate"/>
      </w:r>
      <w:r w:rsidR="00231B65">
        <w:rPr>
          <w:b/>
          <w:bCs/>
          <w:sz w:val="24"/>
        </w:rPr>
        <w:t>Error! Reference source not found.</w:t>
      </w:r>
      <w:r w:rsidRPr="00681001">
        <w:rPr>
          <w:sz w:val="24"/>
        </w:rPr>
        <w:fldChar w:fldCharType="end"/>
      </w:r>
      <w:r w:rsidRPr="00681001">
        <w:rPr>
          <w:sz w:val="24"/>
        </w:rPr>
        <w:t xml:space="preserve"> section of this guide.</w:t>
      </w:r>
    </w:p>
    <w:p w14:paraId="63370A8D" w14:textId="77777777" w:rsidR="00681001" w:rsidRPr="00681001" w:rsidRDefault="00681001" w:rsidP="00681001">
      <w:pPr>
        <w:spacing w:before="120" w:after="120"/>
        <w:rPr>
          <w:sz w:val="24"/>
        </w:rPr>
      </w:pPr>
      <w:r w:rsidRPr="00681001">
        <w:rPr>
          <w:sz w:val="24"/>
        </w:rPr>
        <w:t>To modify user roles:</w:t>
      </w:r>
    </w:p>
    <w:p w14:paraId="519CA155" w14:textId="77777777" w:rsidR="00681001" w:rsidRPr="00681001" w:rsidRDefault="00681001" w:rsidP="00281EBD">
      <w:pPr>
        <w:numPr>
          <w:ilvl w:val="0"/>
          <w:numId w:val="32"/>
        </w:numPr>
        <w:spacing w:before="120" w:after="120"/>
        <w:rPr>
          <w:sz w:val="24"/>
        </w:rPr>
      </w:pPr>
      <w:r w:rsidRPr="00681001">
        <w:rPr>
          <w:sz w:val="24"/>
        </w:rPr>
        <w:t>From the users list, locate the user and select the checkbox(es) for the desired user role(s).</w:t>
      </w:r>
    </w:p>
    <w:p w14:paraId="60E7398F" w14:textId="5504782E" w:rsidR="00681001" w:rsidRDefault="00681001" w:rsidP="008442D2">
      <w:pPr>
        <w:pStyle w:val="BodyTextBullet"/>
        <w:numPr>
          <w:ilvl w:val="0"/>
          <w:numId w:val="0"/>
        </w:numPr>
      </w:pPr>
      <w:r w:rsidRPr="00681001">
        <w:rPr>
          <w:noProof/>
          <w:szCs w:val="24"/>
        </w:rPr>
        <w:drawing>
          <wp:inline distT="0" distB="0" distL="0" distR="0" wp14:anchorId="479E2B01" wp14:editId="6F953C80">
            <wp:extent cx="5943600" cy="1238250"/>
            <wp:effectExtent l="19050" t="19050" r="19050" b="19050"/>
            <wp:docPr id="40" name="Picture 40" descr="User management table displaying the Roles and checkboxes in each Role's column - determining which role that user 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Management Table_roles boxed.png"/>
                    <pic:cNvPicPr/>
                  </pic:nvPicPr>
                  <pic:blipFill rotWithShape="1">
                    <a:blip r:embed="rId42" cstate="print">
                      <a:extLst>
                        <a:ext uri="{28A0092B-C50C-407E-A947-70E740481C1C}">
                          <a14:useLocalDpi xmlns:a14="http://schemas.microsoft.com/office/drawing/2010/main" val="0"/>
                        </a:ext>
                      </a:extLst>
                    </a:blip>
                    <a:srcRect l="855" t="5229" b="-1"/>
                    <a:stretch/>
                  </pic:blipFill>
                  <pic:spPr bwMode="auto">
                    <a:xfrm>
                      <a:off x="0" y="0"/>
                      <a:ext cx="5943600" cy="12382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5A7C33" w14:textId="5275ACB0" w:rsidR="00681001" w:rsidRPr="00681001" w:rsidRDefault="00681001" w:rsidP="00D502AD">
      <w:pPr>
        <w:pStyle w:val="Caption"/>
        <w:spacing w:before="120" w:after="240"/>
      </w:pPr>
      <w:bookmarkStart w:id="580" w:name="_Toc524379594"/>
      <w:bookmarkStart w:id="581" w:name="_Toc524380582"/>
      <w:r>
        <w:t xml:space="preserve">Figure </w:t>
      </w:r>
      <w:fldSimple w:instr=" SEQ Figure \* ARABIC ">
        <w:r w:rsidR="00231B65">
          <w:rPr>
            <w:noProof/>
          </w:rPr>
          <w:t>21</w:t>
        </w:r>
      </w:fldSimple>
      <w:r w:rsidRPr="00681001">
        <w:t>: Select User Roles</w:t>
      </w:r>
      <w:bookmarkEnd w:id="580"/>
      <w:bookmarkEnd w:id="581"/>
    </w:p>
    <w:p w14:paraId="2DA61833" w14:textId="0512CD95" w:rsidR="008442D2" w:rsidRDefault="008442D2" w:rsidP="00281EBD">
      <w:pPr>
        <w:pStyle w:val="ListParagraph"/>
        <w:numPr>
          <w:ilvl w:val="0"/>
          <w:numId w:val="32"/>
        </w:numPr>
        <w:spacing w:before="240" w:after="120" w:line="240" w:lineRule="auto"/>
        <w:rPr>
          <w:sz w:val="24"/>
        </w:rPr>
      </w:pPr>
      <w:r w:rsidRPr="008442D2">
        <w:rPr>
          <w:sz w:val="24"/>
        </w:rPr>
        <w:t xml:space="preserve">Select </w:t>
      </w:r>
      <w:r w:rsidRPr="008442D2">
        <w:rPr>
          <w:b/>
          <w:sz w:val="24"/>
        </w:rPr>
        <w:t xml:space="preserve">Save </w:t>
      </w:r>
      <w:r w:rsidRPr="008442D2">
        <w:rPr>
          <w:sz w:val="24"/>
        </w:rPr>
        <w:t>at the bottom of the screen.</w:t>
      </w:r>
    </w:p>
    <w:p w14:paraId="57FB2821" w14:textId="524B7884" w:rsidR="008442D2" w:rsidRDefault="008442D2" w:rsidP="00281EBD">
      <w:pPr>
        <w:pStyle w:val="ListParagraph"/>
        <w:numPr>
          <w:ilvl w:val="0"/>
          <w:numId w:val="32"/>
        </w:numPr>
        <w:spacing w:before="240" w:after="120" w:line="240" w:lineRule="auto"/>
        <w:rPr>
          <w:sz w:val="24"/>
        </w:rPr>
      </w:pPr>
      <w:r w:rsidRPr="007131DA">
        <w:rPr>
          <w:sz w:val="24"/>
        </w:rPr>
        <w:t>A message displays indicating that the user was updated successfully.</w:t>
      </w:r>
    </w:p>
    <w:p w14:paraId="5B59506A" w14:textId="3D49647C" w:rsidR="00681001" w:rsidRPr="007131DA" w:rsidRDefault="008442D2" w:rsidP="00281EBD">
      <w:pPr>
        <w:pStyle w:val="ListParagraph"/>
        <w:numPr>
          <w:ilvl w:val="0"/>
          <w:numId w:val="32"/>
        </w:numPr>
        <w:spacing w:before="240" w:after="120" w:line="240" w:lineRule="auto"/>
        <w:rPr>
          <w:sz w:val="24"/>
        </w:rPr>
      </w:pPr>
      <w:r w:rsidRPr="007131DA">
        <w:rPr>
          <w:sz w:val="24"/>
        </w:rPr>
        <w:t xml:space="preserve">The Administrator may also select </w:t>
      </w:r>
      <w:r w:rsidRPr="007131DA">
        <w:rPr>
          <w:b/>
          <w:sz w:val="24"/>
        </w:rPr>
        <w:t xml:space="preserve">Cancel </w:t>
      </w:r>
      <w:r w:rsidRPr="007131DA">
        <w:rPr>
          <w:sz w:val="24"/>
        </w:rPr>
        <w:t>to cancel modifying user roles.</w:t>
      </w:r>
    </w:p>
    <w:p w14:paraId="23697FFF" w14:textId="171C63A9" w:rsidR="00BF0E3D" w:rsidRPr="007131DA" w:rsidRDefault="00BF0E3D" w:rsidP="00281EBD">
      <w:pPr>
        <w:pStyle w:val="Heading4"/>
        <w:numPr>
          <w:ilvl w:val="3"/>
          <w:numId w:val="40"/>
        </w:numPr>
        <w:ind w:left="1080" w:hanging="1080"/>
        <w:rPr>
          <w:bCs/>
          <w:iCs/>
        </w:rPr>
      </w:pPr>
      <w:bookmarkStart w:id="582" w:name="_Toc523916470"/>
      <w:bookmarkStart w:id="583" w:name="_Toc524379564"/>
      <w:bookmarkStart w:id="584" w:name="_Toc528228358"/>
      <w:r w:rsidRPr="00E30674">
        <w:t>Enable/Disable Users</w:t>
      </w:r>
      <w:bookmarkEnd w:id="582"/>
      <w:bookmarkEnd w:id="583"/>
      <w:bookmarkEnd w:id="584"/>
    </w:p>
    <w:p w14:paraId="119D9C32" w14:textId="6BD11039" w:rsidR="0091333A" w:rsidRPr="0091333A" w:rsidRDefault="0091333A" w:rsidP="0091333A">
      <w:pPr>
        <w:spacing w:before="120" w:after="120"/>
        <w:rPr>
          <w:sz w:val="24"/>
        </w:rPr>
      </w:pPr>
      <w:r w:rsidRPr="0091333A">
        <w:rPr>
          <w:sz w:val="24"/>
        </w:rPr>
        <w:t xml:space="preserve">Users can be disabled and/or re-enabled to use the web application. To update a user’s access to the application, locate the user in the User Management table and select the checkmark in the </w:t>
      </w:r>
      <w:r w:rsidRPr="0091333A">
        <w:rPr>
          <w:b/>
          <w:sz w:val="24"/>
        </w:rPr>
        <w:t>Enable/Disable</w:t>
      </w:r>
      <w:r w:rsidRPr="0091333A">
        <w:rPr>
          <w:sz w:val="24"/>
        </w:rPr>
        <w:t xml:space="preserve"> column. Select </w:t>
      </w:r>
      <w:r w:rsidRPr="0091333A">
        <w:rPr>
          <w:b/>
          <w:sz w:val="24"/>
        </w:rPr>
        <w:t>Save</w:t>
      </w:r>
      <w:r w:rsidRPr="0091333A">
        <w:rPr>
          <w:sz w:val="24"/>
        </w:rPr>
        <w:t xml:space="preserve"> from the bottom of the scre</w:t>
      </w:r>
      <w:r w:rsidR="007131DA">
        <w:rPr>
          <w:sz w:val="24"/>
        </w:rPr>
        <w:t>en to update the user’s access.</w:t>
      </w:r>
    </w:p>
    <w:p w14:paraId="0CF28E9F" w14:textId="6F18648A" w:rsidR="0091333A" w:rsidRDefault="0091333A" w:rsidP="0091333A">
      <w:pPr>
        <w:pStyle w:val="BodyText"/>
      </w:pPr>
      <w:r w:rsidRPr="0091333A">
        <w:rPr>
          <w:noProof/>
          <w:szCs w:val="24"/>
        </w:rPr>
        <w:drawing>
          <wp:inline distT="0" distB="0" distL="0" distR="0" wp14:anchorId="15D5EF75" wp14:editId="4B500F94">
            <wp:extent cx="5941178" cy="1226820"/>
            <wp:effectExtent l="19050" t="19050" r="21590" b="11430"/>
            <wp:docPr id="42" name="Picture 42" descr="User Management table with the Enable/Disable user column highlighted. This column contains a checkbox to disable/re-enable users from the appl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 Management Table_enable disable boxed.png"/>
                    <pic:cNvPicPr/>
                  </pic:nvPicPr>
                  <pic:blipFill rotWithShape="1">
                    <a:blip r:embed="rId43" cstate="print">
                      <a:extLst>
                        <a:ext uri="{28A0092B-C50C-407E-A947-70E740481C1C}">
                          <a14:useLocalDpi xmlns:a14="http://schemas.microsoft.com/office/drawing/2010/main" val="0"/>
                        </a:ext>
                      </a:extLst>
                    </a:blip>
                    <a:srcRect t="5294"/>
                    <a:stretch/>
                  </pic:blipFill>
                  <pic:spPr bwMode="auto">
                    <a:xfrm>
                      <a:off x="0" y="0"/>
                      <a:ext cx="5943600" cy="12273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C0B60E" w14:textId="65019CD6" w:rsidR="0091333A" w:rsidRDefault="0091333A" w:rsidP="0091333A">
      <w:pPr>
        <w:pStyle w:val="Caption"/>
      </w:pPr>
      <w:bookmarkStart w:id="585" w:name="_Toc524379595"/>
      <w:bookmarkStart w:id="586" w:name="_Toc524380583"/>
      <w:r>
        <w:t xml:space="preserve">Figure </w:t>
      </w:r>
      <w:fldSimple w:instr=" SEQ Figure \* ARABIC ">
        <w:r w:rsidR="00231B65">
          <w:rPr>
            <w:noProof/>
          </w:rPr>
          <w:t>22</w:t>
        </w:r>
      </w:fldSimple>
      <w:r w:rsidRPr="0091333A">
        <w:t>: User Management Table – Enable/Disable User</w:t>
      </w:r>
      <w:bookmarkEnd w:id="585"/>
      <w:bookmarkEnd w:id="586"/>
    </w:p>
    <w:p w14:paraId="259205D6" w14:textId="40000D3D" w:rsidR="0091333A" w:rsidRDefault="0091333A" w:rsidP="00AC3895">
      <w:pPr>
        <w:spacing w:before="240" w:after="240"/>
        <w:rPr>
          <w:sz w:val="24"/>
        </w:rPr>
      </w:pPr>
      <w:r w:rsidRPr="0091333A">
        <w:rPr>
          <w:sz w:val="24"/>
        </w:rPr>
        <w:t xml:space="preserve">When a user is disabled, their information is greyed in the User Management table. To modify the user’s access again, select the checkbox in the </w:t>
      </w:r>
      <w:r w:rsidRPr="0091333A">
        <w:rPr>
          <w:b/>
          <w:sz w:val="24"/>
        </w:rPr>
        <w:t>Enable/Disable</w:t>
      </w:r>
      <w:r w:rsidR="00AC3895">
        <w:rPr>
          <w:sz w:val="24"/>
        </w:rPr>
        <w:t xml:space="preserve"> column again.</w:t>
      </w:r>
    </w:p>
    <w:p w14:paraId="0866D51E" w14:textId="5EF4A207" w:rsidR="00D26606" w:rsidRDefault="00D26606" w:rsidP="0091333A">
      <w:pPr>
        <w:spacing w:before="120" w:after="120"/>
        <w:rPr>
          <w:sz w:val="24"/>
        </w:rPr>
      </w:pPr>
      <w:r w:rsidRPr="00D26606">
        <w:rPr>
          <w:noProof/>
          <w:sz w:val="24"/>
          <w:szCs w:val="24"/>
        </w:rPr>
        <w:lastRenderedPageBreak/>
        <w:drawing>
          <wp:inline distT="0" distB="0" distL="0" distR="0" wp14:anchorId="69F8CE0E" wp14:editId="0905D9A3">
            <wp:extent cx="5942965" cy="2255508"/>
            <wp:effectExtent l="19050" t="19050" r="19685" b="12065"/>
            <wp:docPr id="45" name="Picture 45" descr="User Management table showing a user that is disabled - their information is greyed out, and a checkbox is in the Enable/Disable 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 Management Table_user disabled.png"/>
                    <pic:cNvPicPr/>
                  </pic:nvPicPr>
                  <pic:blipFill rotWithShape="1">
                    <a:blip r:embed="rId44" cstate="print">
                      <a:extLst>
                        <a:ext uri="{28A0092B-C50C-407E-A947-70E740481C1C}">
                          <a14:useLocalDpi xmlns:a14="http://schemas.microsoft.com/office/drawing/2010/main" val="0"/>
                        </a:ext>
                      </a:extLst>
                    </a:blip>
                    <a:srcRect t="3095" b="13622"/>
                    <a:stretch/>
                  </pic:blipFill>
                  <pic:spPr bwMode="auto">
                    <a:xfrm>
                      <a:off x="0" y="0"/>
                      <a:ext cx="5943600" cy="22557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FEB29E" w14:textId="1B83571E" w:rsidR="00D26606" w:rsidRPr="00D26606" w:rsidRDefault="00D26606" w:rsidP="00D26606">
      <w:pPr>
        <w:pStyle w:val="Caption"/>
      </w:pPr>
      <w:bookmarkStart w:id="587" w:name="_Toc524379596"/>
      <w:bookmarkStart w:id="588" w:name="_Toc524380584"/>
      <w:r>
        <w:t xml:space="preserve">Figure </w:t>
      </w:r>
      <w:fldSimple w:instr=" SEQ Figure \* ARABIC ">
        <w:r w:rsidR="00231B65">
          <w:rPr>
            <w:noProof/>
          </w:rPr>
          <w:t>23</w:t>
        </w:r>
      </w:fldSimple>
      <w:r w:rsidRPr="00D26606">
        <w:t>: User Disabled</w:t>
      </w:r>
      <w:bookmarkEnd w:id="587"/>
      <w:bookmarkEnd w:id="588"/>
    </w:p>
    <w:p w14:paraId="488883BF" w14:textId="5473FCD3" w:rsidR="009F2E61" w:rsidRPr="009F2E61" w:rsidRDefault="009F2E61" w:rsidP="00AC3895">
      <w:pPr>
        <w:spacing w:before="120" w:after="240"/>
        <w:rPr>
          <w:sz w:val="24"/>
        </w:rPr>
      </w:pPr>
      <w:r w:rsidRPr="009F2E61">
        <w:rPr>
          <w:sz w:val="24"/>
        </w:rPr>
        <w:t>If a user that has been disabled attempts to log in to the application, they</w:t>
      </w:r>
      <w:r w:rsidR="00AC3895">
        <w:rPr>
          <w:sz w:val="24"/>
        </w:rPr>
        <w:t xml:space="preserve"> will receive an error message.</w:t>
      </w:r>
    </w:p>
    <w:p w14:paraId="48DB4103" w14:textId="5399A845" w:rsidR="00D26606" w:rsidRDefault="009F2E61" w:rsidP="0091333A">
      <w:pPr>
        <w:spacing w:before="120" w:after="120"/>
        <w:rPr>
          <w:sz w:val="24"/>
        </w:rPr>
      </w:pPr>
      <w:r w:rsidRPr="009F2E61">
        <w:rPr>
          <w:noProof/>
          <w:sz w:val="24"/>
          <w:szCs w:val="24"/>
        </w:rPr>
        <w:drawing>
          <wp:inline distT="0" distB="0" distL="0" distR="0" wp14:anchorId="48D93622" wp14:editId="29BAB0DA">
            <wp:extent cx="5943600" cy="1009650"/>
            <wp:effectExtent l="19050" t="19050" r="19050" b="19050"/>
            <wp:docPr id="48" name="Picture 48" descr="This figure displays Error message received by a disabled user when they attempt to login, &quot;Your access has been disabled. Please contact your Pharmacy Manager or Administra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 Management - Disabled User Error.png"/>
                    <pic:cNvPicPr/>
                  </pic:nvPicPr>
                  <pic:blipFill rotWithShape="1">
                    <a:blip r:embed="rId45" cstate="print">
                      <a:extLst>
                        <a:ext uri="{28A0092B-C50C-407E-A947-70E740481C1C}">
                          <a14:useLocalDpi xmlns:a14="http://schemas.microsoft.com/office/drawing/2010/main" val="0"/>
                        </a:ext>
                      </a:extLst>
                    </a:blip>
                    <a:srcRect l="897" t="2495" r="21411" b="46112"/>
                    <a:stretch/>
                  </pic:blipFill>
                  <pic:spPr bwMode="auto">
                    <a:xfrm>
                      <a:off x="0" y="0"/>
                      <a:ext cx="5943600" cy="10096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20EFBAC" w14:textId="0566367B" w:rsidR="009F2E61" w:rsidRPr="009F2E61" w:rsidRDefault="009F2E61" w:rsidP="00AC3895">
      <w:pPr>
        <w:pStyle w:val="Caption"/>
        <w:spacing w:after="240"/>
      </w:pPr>
      <w:bookmarkStart w:id="589" w:name="_Toc524379597"/>
      <w:bookmarkStart w:id="590" w:name="_Toc524380585"/>
      <w:r>
        <w:t xml:space="preserve">Figure </w:t>
      </w:r>
      <w:fldSimple w:instr=" SEQ Figure \* ARABIC ">
        <w:r w:rsidR="00231B65">
          <w:rPr>
            <w:noProof/>
          </w:rPr>
          <w:t>24</w:t>
        </w:r>
      </w:fldSimple>
      <w:r w:rsidRPr="009F2E61">
        <w:t>: User Disabled Error Message</w:t>
      </w:r>
      <w:bookmarkEnd w:id="589"/>
      <w:bookmarkEnd w:id="590"/>
    </w:p>
    <w:p w14:paraId="4B5BA99C" w14:textId="5572D19C" w:rsidR="00A40ABB" w:rsidRPr="000A42AF" w:rsidRDefault="00A40ABB" w:rsidP="00170696">
      <w:pPr>
        <w:pStyle w:val="Heading3"/>
      </w:pPr>
      <w:bookmarkStart w:id="591" w:name="_Toc498002044"/>
      <w:bookmarkStart w:id="592" w:name="_Toc524379565"/>
      <w:bookmarkStart w:id="593" w:name="_Toc528228359"/>
      <w:bookmarkEnd w:id="514"/>
      <w:bookmarkEnd w:id="515"/>
      <w:bookmarkEnd w:id="516"/>
      <w:bookmarkEnd w:id="517"/>
      <w:r w:rsidRPr="000A42AF">
        <w:t>Pharmacy Management</w:t>
      </w:r>
      <w:bookmarkEnd w:id="591"/>
      <w:bookmarkEnd w:id="592"/>
      <w:bookmarkEnd w:id="593"/>
    </w:p>
    <w:p w14:paraId="1686ACDA" w14:textId="77777777" w:rsidR="00A40ABB" w:rsidRDefault="00A40ABB" w:rsidP="004132CD">
      <w:pPr>
        <w:pStyle w:val="BodyText"/>
      </w:pPr>
      <w:r w:rsidRPr="008E4F49">
        <w:t xml:space="preserve">The </w:t>
      </w:r>
      <w:r w:rsidRPr="00673140">
        <w:rPr>
          <w:b/>
        </w:rPr>
        <w:t>Pharmacy Management</w:t>
      </w:r>
      <w:r w:rsidRPr="008E4F49">
        <w:t xml:space="preserve"> screen displays the Pharmacy Management table. The default view displays all VA pharmacies. Actions available to users include:</w:t>
      </w:r>
    </w:p>
    <w:bookmarkStart w:id="594" w:name="_Hlk521856412"/>
    <w:p w14:paraId="27FE2245" w14:textId="72669A96" w:rsidR="00A40ABB" w:rsidRPr="00A25F7B" w:rsidRDefault="007F28B3" w:rsidP="00AB76B5">
      <w:pPr>
        <w:pStyle w:val="BodyTextBullet"/>
      </w:pPr>
      <w:r>
        <w:fldChar w:fldCharType="begin"/>
      </w:r>
      <w:r w:rsidR="002B7B86">
        <w:instrText>HYPERLINK  \l "_Searching_for_a" \o "Refer to Section 1.2.4.1"</w:instrText>
      </w:r>
      <w:r>
        <w:fldChar w:fldCharType="separate"/>
      </w:r>
      <w:r w:rsidR="00A25F7B" w:rsidRPr="00A25F7B">
        <w:rPr>
          <w:rStyle w:val="Hyperlink"/>
          <w:rFonts w:ascii="Times New Roman" w:hAnsi="Times New Roman"/>
          <w:sz w:val="24"/>
        </w:rPr>
        <w:t>Search Pharmacy</w:t>
      </w:r>
      <w:r>
        <w:rPr>
          <w:rStyle w:val="Hyperlink"/>
          <w:rFonts w:ascii="Times New Roman" w:hAnsi="Times New Roman"/>
          <w:sz w:val="24"/>
        </w:rPr>
        <w:fldChar w:fldCharType="end"/>
      </w:r>
      <w:bookmarkEnd w:id="594"/>
    </w:p>
    <w:bookmarkStart w:id="595" w:name="_Hlk521855293"/>
    <w:p w14:paraId="5B757540" w14:textId="70D3F473" w:rsidR="00A40ABB" w:rsidRPr="00080ECA" w:rsidRDefault="007F28B3" w:rsidP="00AB76B5">
      <w:pPr>
        <w:pStyle w:val="BodyTextBullet"/>
        <w:rPr>
          <w:rStyle w:val="Hyperlink"/>
          <w:rFonts w:ascii="Times New Roman" w:hAnsi="Times New Roman"/>
          <w:color w:val="auto"/>
          <w:sz w:val="24"/>
          <w:u w:val="none"/>
        </w:rPr>
      </w:pPr>
      <w:r>
        <w:fldChar w:fldCharType="begin"/>
      </w:r>
      <w:r w:rsidR="002B7B86">
        <w:instrText>HYPERLINK  \l "_Adding_a_Pharmacy" \o "Refer to Section 1.2.4.2"</w:instrText>
      </w:r>
      <w:r>
        <w:fldChar w:fldCharType="separate"/>
      </w:r>
      <w:r w:rsidR="00A25F7B" w:rsidRPr="00A25F7B">
        <w:rPr>
          <w:rStyle w:val="Hyperlink"/>
          <w:rFonts w:ascii="Times New Roman" w:hAnsi="Times New Roman"/>
          <w:sz w:val="24"/>
        </w:rPr>
        <w:t>Add Pharmacy</w:t>
      </w:r>
      <w:r>
        <w:rPr>
          <w:rStyle w:val="Hyperlink"/>
          <w:rFonts w:ascii="Times New Roman" w:hAnsi="Times New Roman"/>
          <w:sz w:val="24"/>
        </w:rPr>
        <w:fldChar w:fldCharType="end"/>
      </w:r>
      <w:bookmarkEnd w:id="595"/>
    </w:p>
    <w:p w14:paraId="4B04EFD9" w14:textId="6E29ED18" w:rsidR="002B7B86" w:rsidRPr="00A25F7B" w:rsidRDefault="00312DA9" w:rsidP="00AB76B5">
      <w:pPr>
        <w:pStyle w:val="BodyTextBullet"/>
      </w:pPr>
      <w:hyperlink w:anchor="_Updating_a_Pharmacy" w:tooltip="Refer to Section 1.2.4.2.1" w:history="1">
        <w:r w:rsidR="002B7B86">
          <w:rPr>
            <w:rStyle w:val="Hyperlink"/>
            <w:rFonts w:ascii="Times New Roman" w:hAnsi="Times New Roman"/>
            <w:sz w:val="24"/>
          </w:rPr>
          <w:t>Update Pharmacy</w:t>
        </w:r>
      </w:hyperlink>
    </w:p>
    <w:p w14:paraId="1A465AA2" w14:textId="70C070D3" w:rsidR="00A40ABB" w:rsidRPr="007131DA" w:rsidRDefault="001A4B46" w:rsidP="00170696">
      <w:pPr>
        <w:pStyle w:val="Heading4"/>
        <w:ind w:hanging="1080"/>
        <w:rPr>
          <w:bCs/>
          <w:iCs/>
        </w:rPr>
      </w:pPr>
      <w:bookmarkStart w:id="596" w:name="_Searching_for_a"/>
      <w:bookmarkStart w:id="597" w:name="_1.2.4.1_Search_Pharmacy"/>
      <w:bookmarkStart w:id="598" w:name="SearchPharmacy_1_2_4_1"/>
      <w:bookmarkStart w:id="599" w:name="_Ref478552013"/>
      <w:bookmarkStart w:id="600" w:name="_Toc498002045"/>
      <w:bookmarkStart w:id="601" w:name="_Toc524379566"/>
      <w:bookmarkStart w:id="602" w:name="_Toc528228360"/>
      <w:bookmarkEnd w:id="596"/>
      <w:bookmarkEnd w:id="597"/>
      <w:bookmarkEnd w:id="598"/>
      <w:r>
        <w:t xml:space="preserve">Search </w:t>
      </w:r>
      <w:r w:rsidR="00A40ABB" w:rsidRPr="00B1030C">
        <w:t>Pharmacy</w:t>
      </w:r>
      <w:bookmarkEnd w:id="599"/>
      <w:bookmarkEnd w:id="600"/>
      <w:bookmarkEnd w:id="601"/>
      <w:bookmarkEnd w:id="602"/>
    </w:p>
    <w:p w14:paraId="180FA789" w14:textId="77777777" w:rsidR="00A40ABB" w:rsidRPr="008E4F49" w:rsidRDefault="00A40ABB" w:rsidP="00AB76B5">
      <w:pPr>
        <w:pStyle w:val="BodyText"/>
      </w:pPr>
      <w:r w:rsidRPr="008E4F49">
        <w:t xml:space="preserve">Users can search for a pharmacy from the </w:t>
      </w:r>
      <w:r w:rsidRPr="00673140">
        <w:rPr>
          <w:b/>
        </w:rPr>
        <w:t>Pharmacy Management</w:t>
      </w:r>
      <w:r w:rsidRPr="008E4F49">
        <w:t xml:space="preserve"> screen. The default view lists all VA pharmacies.</w:t>
      </w:r>
    </w:p>
    <w:p w14:paraId="2B9AEC77" w14:textId="77777777" w:rsidR="00A40ABB" w:rsidRPr="008E4F49" w:rsidRDefault="00A40ABB" w:rsidP="00AB76B5">
      <w:pPr>
        <w:pStyle w:val="BodyText"/>
      </w:pPr>
      <w:r w:rsidRPr="008E4F49">
        <w:t>To search for a pharmacy:</w:t>
      </w:r>
    </w:p>
    <w:p w14:paraId="716E65D2" w14:textId="2E6EE574" w:rsidR="00A40ABB" w:rsidRDefault="00A40ABB" w:rsidP="00A80316">
      <w:pPr>
        <w:pStyle w:val="BodyTextNumbered1"/>
        <w:numPr>
          <w:ilvl w:val="0"/>
          <w:numId w:val="18"/>
        </w:numPr>
      </w:pPr>
      <w:r w:rsidRPr="00AB76B5">
        <w:t xml:space="preserve">Select the </w:t>
      </w:r>
      <w:r w:rsidRPr="00A572D7">
        <w:t xml:space="preserve">desired </w:t>
      </w:r>
      <w:r w:rsidR="00A572D7">
        <w:t xml:space="preserve">Veterans Integrated Service Network </w:t>
      </w:r>
      <w:r w:rsidR="00A572D7" w:rsidRPr="00A572D7">
        <w:t>(</w:t>
      </w:r>
      <w:r w:rsidRPr="00A572D7">
        <w:t>VISN</w:t>
      </w:r>
      <w:r w:rsidR="00A572D7" w:rsidRPr="00A572D7">
        <w:t>)</w:t>
      </w:r>
      <w:r w:rsidRPr="00AB76B5">
        <w:t xml:space="preserve"> number </w:t>
      </w:r>
      <w:r w:rsidR="00446576">
        <w:t>and/</w:t>
      </w:r>
      <w:r w:rsidR="003F332D">
        <w:t>or station ID</w:t>
      </w:r>
      <w:r w:rsidRPr="00AB76B5">
        <w:t>.</w:t>
      </w:r>
    </w:p>
    <w:p w14:paraId="33452C44" w14:textId="177BD5AF" w:rsidR="00F873C3" w:rsidRPr="00691F93" w:rsidRDefault="00A40ABB" w:rsidP="00A80316">
      <w:pPr>
        <w:pStyle w:val="BodyTextNumbered1"/>
        <w:numPr>
          <w:ilvl w:val="0"/>
          <w:numId w:val="18"/>
        </w:numPr>
      </w:pPr>
      <w:r w:rsidRPr="008E4F49">
        <w:t xml:space="preserve">The Pharmacy Management table for the selected VISN </w:t>
      </w:r>
      <w:r w:rsidR="0069076D">
        <w:t xml:space="preserve">and/or station ID </w:t>
      </w:r>
      <w:r w:rsidRPr="008E4F49">
        <w:t>displays.</w:t>
      </w:r>
      <w:bookmarkStart w:id="603" w:name="_Toc498002135"/>
    </w:p>
    <w:p w14:paraId="01F374C3" w14:textId="540DF443" w:rsidR="00AA6A86" w:rsidRPr="003F332D" w:rsidRDefault="00D047CB" w:rsidP="003F332D">
      <w:pPr>
        <w:pStyle w:val="Caption"/>
        <w:spacing w:before="120"/>
        <w:rPr>
          <w:b w:val="0"/>
          <w:bCs w:val="0"/>
        </w:rPr>
      </w:pPr>
      <w:bookmarkStart w:id="604" w:name="_Toc524379598"/>
      <w:bookmarkStart w:id="605" w:name="_Toc524380586"/>
      <w:bookmarkEnd w:id="603"/>
      <w:r>
        <w:lastRenderedPageBreak/>
        <w:t xml:space="preserve">Figure </w:t>
      </w:r>
      <w:fldSimple w:instr=" SEQ Figure \* ARABIC ">
        <w:r w:rsidR="00231B65">
          <w:rPr>
            <w:noProof/>
          </w:rPr>
          <w:t>25</w:t>
        </w:r>
      </w:fldSimple>
      <w:r w:rsidRPr="00A31F64">
        <w:t>: Narrow Search by VISN</w:t>
      </w:r>
      <w:bookmarkEnd w:id="604"/>
      <w:bookmarkEnd w:id="605"/>
    </w:p>
    <w:p w14:paraId="5BA8799C" w14:textId="1245DC6B" w:rsidR="003F332D" w:rsidRDefault="003F332D" w:rsidP="003F332D">
      <w:pPr>
        <w:pStyle w:val="ImageFormat"/>
        <w:spacing w:before="120" w:after="240"/>
      </w:pPr>
      <w:r>
        <w:drawing>
          <wp:inline distT="0" distB="0" distL="0" distR="0" wp14:anchorId="2E57732F" wp14:editId="5CEAD5E1">
            <wp:extent cx="5943600" cy="1457960"/>
            <wp:effectExtent l="19050" t="19050" r="19050" b="27940"/>
            <wp:docPr id="32" name="Picture 32" descr="Pharmacy Management tab displaying with the VISN dropdown field, Station ID field, and Search button highlighted to draw attention to them. &#10;Beneath these items is a table including the search results. "/>
            <wp:cNvGraphicFramePr/>
            <a:graphic xmlns:a="http://schemas.openxmlformats.org/drawingml/2006/main">
              <a:graphicData uri="http://schemas.openxmlformats.org/drawingml/2006/picture">
                <pic:pic xmlns:pic="http://schemas.openxmlformats.org/drawingml/2006/picture">
                  <pic:nvPicPr>
                    <pic:cNvPr id="32" name="Picture 32" descr="Pharmacy Management tab displaying with the VISN dropdown field, Station ID field, and Search button highlighted to draw attention to them. &#10;Beneath these items is a table including the search results. "/>
                    <pic:cNvPicPr/>
                  </pic:nvPicPr>
                  <pic:blipFill rotWithShape="1">
                    <a:blip r:embed="rId46" cstate="print">
                      <a:extLst>
                        <a:ext uri="{28A0092B-C50C-407E-A947-70E740481C1C}">
                          <a14:useLocalDpi xmlns:a14="http://schemas.microsoft.com/office/drawing/2010/main" val="0"/>
                        </a:ext>
                      </a:extLst>
                    </a:blip>
                    <a:srcRect t="1980" r="4892" b="46557"/>
                    <a:stretch/>
                  </pic:blipFill>
                  <pic:spPr bwMode="auto">
                    <a:xfrm>
                      <a:off x="0" y="0"/>
                      <a:ext cx="5943600" cy="14579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D312B6" w14:textId="613E6649" w:rsidR="00A40ABB" w:rsidRPr="007131DA" w:rsidRDefault="001A4B46" w:rsidP="00170696">
      <w:pPr>
        <w:pStyle w:val="Heading4"/>
        <w:ind w:hanging="1080"/>
        <w:rPr>
          <w:bCs/>
          <w:iCs/>
        </w:rPr>
      </w:pPr>
      <w:bookmarkStart w:id="606" w:name="_Adding_a_Pharmacy"/>
      <w:bookmarkStart w:id="607" w:name="_1.2.4.2_Add_Pharmacy"/>
      <w:bookmarkStart w:id="608" w:name="AddPharmacy_1_2_4_2"/>
      <w:bookmarkStart w:id="609" w:name="_Ref478552021"/>
      <w:bookmarkStart w:id="610" w:name="_Toc498002046"/>
      <w:bookmarkStart w:id="611" w:name="_Toc524379567"/>
      <w:bookmarkStart w:id="612" w:name="_Toc528228361"/>
      <w:bookmarkStart w:id="613" w:name="_Hlk524372439"/>
      <w:bookmarkEnd w:id="606"/>
      <w:bookmarkEnd w:id="607"/>
      <w:bookmarkEnd w:id="608"/>
      <w:r>
        <w:t>Add</w:t>
      </w:r>
      <w:r w:rsidR="007F00C3">
        <w:t xml:space="preserve"> </w:t>
      </w:r>
      <w:r w:rsidR="00A40ABB" w:rsidRPr="008E4F49">
        <w:t>Pharmacy</w:t>
      </w:r>
      <w:bookmarkEnd w:id="609"/>
      <w:bookmarkEnd w:id="610"/>
      <w:bookmarkEnd w:id="611"/>
      <w:bookmarkEnd w:id="612"/>
    </w:p>
    <w:p w14:paraId="0381C0F7" w14:textId="77777777" w:rsidR="00A40ABB" w:rsidRDefault="00A40ABB" w:rsidP="00AB76B5">
      <w:pPr>
        <w:pStyle w:val="BodyText"/>
      </w:pPr>
      <w:bookmarkStart w:id="614" w:name="_Hlk497212412"/>
      <w:bookmarkEnd w:id="613"/>
      <w:r w:rsidRPr="008E4F49">
        <w:t xml:space="preserve">To add a </w:t>
      </w:r>
      <w:r>
        <w:t xml:space="preserve">new pharmacy, please submit a help desk ticket to the VA National Service Desk (NSD) at 855-NSD-HELP (673-4357) and reference “Inbound </w:t>
      </w:r>
      <w:r w:rsidR="00BA453E">
        <w:t>eR</w:t>
      </w:r>
      <w:r w:rsidR="00BA453E" w:rsidRPr="001F42E3">
        <w:rPr>
          <w:vertAlign w:val="subscript"/>
        </w:rPr>
        <w:t>x</w:t>
      </w:r>
      <w:r>
        <w:t>”.</w:t>
      </w:r>
    </w:p>
    <w:p w14:paraId="23D47D0D" w14:textId="0D1B5DE7" w:rsidR="00A40ABB" w:rsidRPr="00C30723" w:rsidRDefault="00A274C3" w:rsidP="00C30723">
      <w:pPr>
        <w:pStyle w:val="Note"/>
        <w:spacing w:line="240" w:lineRule="auto"/>
        <w:rPr>
          <w:sz w:val="24"/>
          <w:szCs w:val="24"/>
        </w:rPr>
      </w:pPr>
      <w:r w:rsidRPr="00C30723">
        <w:rPr>
          <w:b/>
          <w:sz w:val="24"/>
          <w:szCs w:val="24"/>
        </w:rPr>
        <w:t>NOTE:</w:t>
      </w:r>
      <w:r w:rsidR="00A40ABB" w:rsidRPr="00C30723">
        <w:rPr>
          <w:b/>
          <w:sz w:val="24"/>
          <w:szCs w:val="24"/>
        </w:rPr>
        <w:t xml:space="preserve"> </w:t>
      </w:r>
      <w:r w:rsidR="00A57782" w:rsidRPr="00C30723">
        <w:rPr>
          <w:sz w:val="24"/>
          <w:szCs w:val="24"/>
        </w:rPr>
        <w:t xml:space="preserve">The clearinghouse has only one pharmacy directory for all electronic pharmacy transaction types. Therefore, all enumerated dispensing pharmacies should already be available in the </w:t>
      </w:r>
      <w:r w:rsidR="00D802D2" w:rsidRPr="00C30723">
        <w:rPr>
          <w:sz w:val="24"/>
          <w:szCs w:val="24"/>
        </w:rPr>
        <w:t>c</w:t>
      </w:r>
      <w:r w:rsidR="00A57782" w:rsidRPr="00C30723">
        <w:rPr>
          <w:sz w:val="24"/>
          <w:szCs w:val="24"/>
        </w:rPr>
        <w:t>learing</w:t>
      </w:r>
      <w:r w:rsidR="00D802D2" w:rsidRPr="00C30723">
        <w:rPr>
          <w:sz w:val="24"/>
          <w:szCs w:val="24"/>
        </w:rPr>
        <w:t>h</w:t>
      </w:r>
      <w:r w:rsidR="00A57782" w:rsidRPr="00C30723">
        <w:rPr>
          <w:sz w:val="24"/>
          <w:szCs w:val="24"/>
        </w:rPr>
        <w:t>ouse directory utilized by Inbound eR</w:t>
      </w:r>
      <w:r w:rsidR="00A57782" w:rsidRPr="00C30723">
        <w:rPr>
          <w:sz w:val="24"/>
          <w:szCs w:val="24"/>
          <w:vertAlign w:val="subscript"/>
        </w:rPr>
        <w:t>x</w:t>
      </w:r>
      <w:r w:rsidR="00A57782" w:rsidRPr="00C30723">
        <w:rPr>
          <w:sz w:val="24"/>
          <w:szCs w:val="24"/>
        </w:rPr>
        <w:t xml:space="preserve">. For IEP, </w:t>
      </w:r>
      <w:r w:rsidR="003827B7" w:rsidRPr="00C30723">
        <w:rPr>
          <w:sz w:val="24"/>
          <w:szCs w:val="24"/>
        </w:rPr>
        <w:t xml:space="preserve">the </w:t>
      </w:r>
      <w:r w:rsidR="00D802D2" w:rsidRPr="00C30723">
        <w:rPr>
          <w:sz w:val="24"/>
          <w:szCs w:val="24"/>
        </w:rPr>
        <w:t>c</w:t>
      </w:r>
      <w:r w:rsidR="003827B7" w:rsidRPr="00C30723">
        <w:rPr>
          <w:sz w:val="24"/>
          <w:szCs w:val="24"/>
        </w:rPr>
        <w:t>learing</w:t>
      </w:r>
      <w:r w:rsidR="00D802D2" w:rsidRPr="00C30723">
        <w:rPr>
          <w:sz w:val="24"/>
          <w:szCs w:val="24"/>
        </w:rPr>
        <w:t>h</w:t>
      </w:r>
      <w:r w:rsidR="003827B7" w:rsidRPr="00C30723">
        <w:rPr>
          <w:sz w:val="24"/>
          <w:szCs w:val="24"/>
        </w:rPr>
        <w:t>ouse</w:t>
      </w:r>
      <w:r w:rsidR="00A57782" w:rsidRPr="00C30723">
        <w:rPr>
          <w:sz w:val="24"/>
          <w:szCs w:val="24"/>
        </w:rPr>
        <w:t xml:space="preserve"> must enable eR</w:t>
      </w:r>
      <w:r w:rsidR="00A57782" w:rsidRPr="00C30723">
        <w:rPr>
          <w:sz w:val="24"/>
          <w:szCs w:val="24"/>
          <w:vertAlign w:val="subscript"/>
        </w:rPr>
        <w:t>x</w:t>
      </w:r>
      <w:r w:rsidR="00A57782" w:rsidRPr="00C30723">
        <w:rPr>
          <w:sz w:val="24"/>
          <w:szCs w:val="24"/>
        </w:rPr>
        <w:t xml:space="preserve"> support for the pharmacy in their Directory. The pharmacy must be “registered” with IEP by adding the pharmacy through the IEP Web-based application.</w:t>
      </w:r>
    </w:p>
    <w:p w14:paraId="44646773" w14:textId="33B576AC" w:rsidR="00A463F8" w:rsidRPr="00637C4F" w:rsidRDefault="00A463F8" w:rsidP="007B4018">
      <w:pPr>
        <w:pStyle w:val="Heading5"/>
      </w:pPr>
      <w:bookmarkStart w:id="615" w:name="_Updating_a_Pharmacy"/>
      <w:bookmarkStart w:id="616" w:name="_1.2.4.2.1_Enable_Pharmacy"/>
      <w:bookmarkStart w:id="617" w:name="EnablePharmacy_1_2_4_2_1"/>
      <w:bookmarkStart w:id="618" w:name="_Toc498002050"/>
      <w:bookmarkStart w:id="619" w:name="_Toc524379568"/>
      <w:bookmarkStart w:id="620" w:name="_Toc528228362"/>
      <w:bookmarkStart w:id="621" w:name="_Toc498002048"/>
      <w:bookmarkEnd w:id="614"/>
      <w:bookmarkEnd w:id="615"/>
      <w:bookmarkEnd w:id="616"/>
      <w:bookmarkEnd w:id="617"/>
      <w:r w:rsidRPr="008E4F49">
        <w:t>Enabl</w:t>
      </w:r>
      <w:r>
        <w:t>e</w:t>
      </w:r>
      <w:r w:rsidRPr="008E4F49">
        <w:t xml:space="preserve"> </w:t>
      </w:r>
      <w:bookmarkEnd w:id="618"/>
      <w:r>
        <w:t>Pharmacy</w:t>
      </w:r>
      <w:bookmarkEnd w:id="619"/>
      <w:bookmarkEnd w:id="620"/>
    </w:p>
    <w:p w14:paraId="5AE192BF" w14:textId="012F5995" w:rsidR="00A463F8" w:rsidRDefault="00A463F8" w:rsidP="00AB76B5">
      <w:pPr>
        <w:pStyle w:val="BodyText"/>
      </w:pPr>
      <w:r w:rsidRPr="007F73FF">
        <w:t xml:space="preserve">The pharmacy can be enabled to receive </w:t>
      </w:r>
      <w:r w:rsidR="00C751B2" w:rsidRPr="00832139">
        <w:rPr>
          <w:szCs w:val="24"/>
        </w:rPr>
        <w:t>eR</w:t>
      </w:r>
      <w:r w:rsidR="00C751B2" w:rsidRPr="00832139">
        <w:rPr>
          <w:szCs w:val="24"/>
          <w:vertAlign w:val="subscript"/>
        </w:rPr>
        <w:t>x</w:t>
      </w:r>
      <w:r w:rsidR="00C751B2" w:rsidRPr="00832139">
        <w:rPr>
          <w:szCs w:val="24"/>
        </w:rPr>
        <w:t>s</w:t>
      </w:r>
      <w:r w:rsidRPr="007F73FF">
        <w:t xml:space="preserve"> </w:t>
      </w:r>
      <w:r w:rsidR="007F73FF">
        <w:t xml:space="preserve">during initial go live or </w:t>
      </w:r>
      <w:r w:rsidR="006424AB" w:rsidRPr="007F73FF">
        <w:t>if it has been previously disabled</w:t>
      </w:r>
      <w:r w:rsidRPr="007F73FF">
        <w:t xml:space="preserve">. To enable a pharmacy select </w:t>
      </w:r>
      <w:r w:rsidRPr="007F73FF">
        <w:rPr>
          <w:b/>
        </w:rPr>
        <w:t>Yes</w:t>
      </w:r>
      <w:r w:rsidR="00DF7886">
        <w:t xml:space="preserve"> from the “Inbound Er</w:t>
      </w:r>
      <w:r w:rsidRPr="007F73FF">
        <w:t xml:space="preserve">x Enabled” drop down on the </w:t>
      </w:r>
      <w:r w:rsidRPr="00673140">
        <w:rPr>
          <w:b/>
        </w:rPr>
        <w:t>Edit Pharmacy</w:t>
      </w:r>
      <w:r w:rsidRPr="007F73FF">
        <w:t xml:space="preserve"> screen.</w:t>
      </w:r>
    </w:p>
    <w:p w14:paraId="1AC79FC7" w14:textId="37AA0D5B" w:rsidR="00A463F8" w:rsidRDefault="00D047CB" w:rsidP="00E11AAD">
      <w:pPr>
        <w:pStyle w:val="Caption"/>
        <w:spacing w:before="120"/>
      </w:pPr>
      <w:bookmarkStart w:id="622" w:name="_Toc524379599"/>
      <w:bookmarkStart w:id="623" w:name="_Toc524380587"/>
      <w:r w:rsidRPr="00D94B26">
        <w:t xml:space="preserve">Figure </w:t>
      </w:r>
      <w:fldSimple w:instr=" SEQ Figure \* ARABIC ">
        <w:r w:rsidR="00231B65">
          <w:rPr>
            <w:noProof/>
          </w:rPr>
          <w:t>26</w:t>
        </w:r>
      </w:fldSimple>
      <w:r w:rsidRPr="00D94B26">
        <w:t>: Enable Pharmacy</w:t>
      </w:r>
      <w:bookmarkEnd w:id="622"/>
      <w:bookmarkEnd w:id="623"/>
    </w:p>
    <w:p w14:paraId="77494877" w14:textId="77777777" w:rsidR="00A463F8" w:rsidRPr="007131DA" w:rsidRDefault="00A463F8" w:rsidP="00E11AAD">
      <w:pPr>
        <w:pStyle w:val="ImageFormat"/>
        <w:keepLines/>
        <w:widowControl/>
        <w:spacing w:before="120" w:after="240"/>
        <w:rPr>
          <w:rFonts w:ascii="Times New Roman" w:hAnsi="Times New Roman"/>
        </w:rPr>
      </w:pPr>
      <w:r w:rsidRPr="00A9515D">
        <w:drawing>
          <wp:inline distT="0" distB="0" distL="0" distR="0" wp14:anchorId="46A19837" wp14:editId="2FB2FFA4">
            <wp:extent cx="4543425" cy="1229995"/>
            <wp:effectExtent l="19050" t="19050" r="28575" b="27305"/>
            <wp:docPr id="21" name="Picture 11" descr="This figure displays the Inbound Erx Enabled Drop Down button. This allows the user the ability to enable or disable VA pharmacy from receiving eRxs from external providers.&#10;&#10;(Note: A red rectangular box is used to highlight the drop-down button showing 'Yes' option as selection to Enable Pharmacy)."/>
            <wp:cNvGraphicFramePr/>
            <a:graphic xmlns:a="http://schemas.openxmlformats.org/drawingml/2006/main">
              <a:graphicData uri="http://schemas.openxmlformats.org/drawingml/2006/picture">
                <pic:pic xmlns:pic="http://schemas.openxmlformats.org/drawingml/2006/picture">
                  <pic:nvPicPr>
                    <pic:cNvPr id="12" name="Picture 11" descr="Inbound eRX Enabled field displaying Yes selected "/>
                    <pic:cNvPicPr/>
                  </pic:nvPicPr>
                  <pic:blipFill>
                    <a:blip r:embed="rId47">
                      <a:extLst>
                        <a:ext uri="{28A0092B-C50C-407E-A947-70E740481C1C}">
                          <a14:useLocalDpi xmlns:a14="http://schemas.microsoft.com/office/drawing/2010/main" val="0"/>
                        </a:ext>
                      </a:extLst>
                    </a:blip>
                    <a:stretch>
                      <a:fillRect/>
                    </a:stretch>
                  </pic:blipFill>
                  <pic:spPr bwMode="auto">
                    <a:xfrm>
                      <a:off x="0" y="0"/>
                      <a:ext cx="4543425" cy="12299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F97924" w14:textId="3500202E" w:rsidR="00A463F8" w:rsidRPr="00E11AAD" w:rsidRDefault="00A463F8" w:rsidP="00E11AAD">
      <w:pPr>
        <w:pStyle w:val="Note"/>
        <w:spacing w:line="240" w:lineRule="auto"/>
        <w:rPr>
          <w:b/>
          <w:sz w:val="24"/>
          <w:szCs w:val="24"/>
        </w:rPr>
      </w:pPr>
      <w:bookmarkStart w:id="624" w:name="_Hlk521618665"/>
      <w:r w:rsidRPr="00E11AAD">
        <w:rPr>
          <w:b/>
          <w:sz w:val="24"/>
          <w:szCs w:val="24"/>
        </w:rPr>
        <w:t xml:space="preserve">NOTE: </w:t>
      </w:r>
      <w:r w:rsidRPr="00E11AAD">
        <w:rPr>
          <w:sz w:val="24"/>
          <w:szCs w:val="24"/>
        </w:rPr>
        <w:t xml:space="preserve">If a pharmacy is not enabled and a prescription comes in for that pharmacy, an error message is sent back to the provider’s </w:t>
      </w:r>
      <w:r w:rsidR="00CA5121">
        <w:rPr>
          <w:sz w:val="24"/>
          <w:szCs w:val="24"/>
        </w:rPr>
        <w:t>Electronic Health Record (</w:t>
      </w:r>
      <w:r w:rsidRPr="00CA5121">
        <w:rPr>
          <w:sz w:val="24"/>
          <w:szCs w:val="24"/>
        </w:rPr>
        <w:t>EHR</w:t>
      </w:r>
      <w:r w:rsidR="00CA5121">
        <w:rPr>
          <w:sz w:val="24"/>
          <w:szCs w:val="24"/>
        </w:rPr>
        <w:t>)</w:t>
      </w:r>
      <w:r w:rsidRPr="00E11AAD">
        <w:rPr>
          <w:sz w:val="24"/>
          <w:szCs w:val="24"/>
        </w:rPr>
        <w:t xml:space="preserve"> system</w:t>
      </w:r>
      <w:r w:rsidR="00C146F8" w:rsidRPr="00E11AAD">
        <w:rPr>
          <w:sz w:val="24"/>
          <w:szCs w:val="24"/>
        </w:rPr>
        <w:t>. This notifies</w:t>
      </w:r>
      <w:r w:rsidRPr="00E11AAD">
        <w:rPr>
          <w:sz w:val="24"/>
          <w:szCs w:val="24"/>
        </w:rPr>
        <w:t xml:space="preserve"> the provider that the pharmacy is not currently receiving eR</w:t>
      </w:r>
      <w:r w:rsidRPr="00E11AAD">
        <w:rPr>
          <w:sz w:val="24"/>
          <w:szCs w:val="24"/>
          <w:vertAlign w:val="subscript"/>
        </w:rPr>
        <w:t>x</w:t>
      </w:r>
      <w:r w:rsidRPr="00E11AAD">
        <w:rPr>
          <w:sz w:val="24"/>
          <w:szCs w:val="24"/>
        </w:rPr>
        <w:t>s.</w:t>
      </w:r>
    </w:p>
    <w:p w14:paraId="177DDCDF" w14:textId="06ECFE87" w:rsidR="005D290B" w:rsidRPr="007B4018" w:rsidRDefault="005D290B" w:rsidP="007B4018">
      <w:pPr>
        <w:pStyle w:val="Heading6"/>
        <w:rPr>
          <w:bCs/>
          <w:sz w:val="24"/>
          <w:szCs w:val="24"/>
        </w:rPr>
      </w:pPr>
      <w:bookmarkStart w:id="625" w:name="_Toc523916448"/>
      <w:bookmarkStart w:id="626" w:name="_Toc524379569"/>
      <w:bookmarkStart w:id="627" w:name="_Toc528228363"/>
      <w:bookmarkStart w:id="628" w:name="_Toc498002049"/>
      <w:bookmarkEnd w:id="624"/>
      <w:r w:rsidRPr="007B4018">
        <w:rPr>
          <w:sz w:val="24"/>
          <w:szCs w:val="24"/>
        </w:rPr>
        <w:t>Enrollment and Eligibility Check</w:t>
      </w:r>
      <w:bookmarkEnd w:id="625"/>
      <w:bookmarkEnd w:id="626"/>
      <w:bookmarkEnd w:id="627"/>
    </w:p>
    <w:p w14:paraId="528F0671" w14:textId="77777777" w:rsidR="005D290B" w:rsidRPr="005D290B" w:rsidRDefault="005D290B" w:rsidP="005D290B">
      <w:pPr>
        <w:spacing w:before="120" w:after="120"/>
        <w:rPr>
          <w:sz w:val="24"/>
        </w:rPr>
      </w:pPr>
      <w:r w:rsidRPr="005D290B">
        <w:rPr>
          <w:sz w:val="24"/>
        </w:rPr>
        <w:t>The Enrollment and Eligibility (E&amp;E) check may be enabled or disabled for individual pharmacies. This option is provided so each pharmacy may decide whether to turn the E&amp;E check on or off depending on whether the patients whose eR</w:t>
      </w:r>
      <w:r w:rsidRPr="005D290B">
        <w:rPr>
          <w:sz w:val="24"/>
          <w:vertAlign w:val="subscript"/>
        </w:rPr>
        <w:t>x</w:t>
      </w:r>
      <w:r w:rsidRPr="005D290B">
        <w:rPr>
          <w:sz w:val="24"/>
        </w:rPr>
        <w:t>s are filled at the pharmacy are enrolled in the E&amp;E system. For example, MbM does not currently have any patient enrolled with the E&amp;E system.</w:t>
      </w:r>
    </w:p>
    <w:p w14:paraId="41066510" w14:textId="786F8E95" w:rsidR="005D290B" w:rsidRDefault="005D290B" w:rsidP="005D290B">
      <w:pPr>
        <w:spacing w:before="120" w:after="120"/>
        <w:rPr>
          <w:sz w:val="24"/>
        </w:rPr>
      </w:pPr>
      <w:r w:rsidRPr="005D290B">
        <w:rPr>
          <w:sz w:val="24"/>
        </w:rPr>
        <w:lastRenderedPageBreak/>
        <w:t xml:space="preserve">To ensure the Enrollment and Eligibility Check is enabled for a pharmacy, select the desired pharmacy from the Pharmacy Management table and ensure </w:t>
      </w:r>
      <w:r w:rsidRPr="005D290B">
        <w:rPr>
          <w:b/>
          <w:sz w:val="24"/>
        </w:rPr>
        <w:t>Yes</w:t>
      </w:r>
      <w:r w:rsidRPr="005D290B">
        <w:rPr>
          <w:sz w:val="24"/>
        </w:rPr>
        <w:t xml:space="preserve"> displays in the “Enrollment and El</w:t>
      </w:r>
      <w:r w:rsidR="000F42EE">
        <w:rPr>
          <w:sz w:val="24"/>
        </w:rPr>
        <w:t>igibility Check Enabled” field.</w:t>
      </w:r>
    </w:p>
    <w:p w14:paraId="6E5E195B" w14:textId="51AC916C" w:rsidR="009C78F0" w:rsidRDefault="005D290B" w:rsidP="009C78F0">
      <w:pPr>
        <w:pStyle w:val="Caption"/>
        <w:spacing w:after="120"/>
      </w:pPr>
      <w:bookmarkStart w:id="629" w:name="_Toc524379600"/>
      <w:bookmarkStart w:id="630" w:name="_Toc524380588"/>
      <w:r>
        <w:t xml:space="preserve">Figure </w:t>
      </w:r>
      <w:fldSimple w:instr=" SEQ Figure \* ARABIC ">
        <w:r w:rsidR="00231B65">
          <w:rPr>
            <w:noProof/>
          </w:rPr>
          <w:t>27</w:t>
        </w:r>
      </w:fldSimple>
      <w:r w:rsidRPr="005D290B">
        <w:t>: Enrollment and Eligibility Check Enabled</w:t>
      </w:r>
      <w:bookmarkEnd w:id="629"/>
      <w:bookmarkEnd w:id="630"/>
    </w:p>
    <w:p w14:paraId="29E7BDE7" w14:textId="5283BD0B" w:rsidR="009C78F0" w:rsidRDefault="009C78F0" w:rsidP="009C78F0">
      <w:pPr>
        <w:jc w:val="center"/>
      </w:pPr>
      <w:r w:rsidRPr="005D290B">
        <w:rPr>
          <w:rFonts w:ascii="Arial" w:hAnsi="Arial"/>
          <w:noProof/>
          <w:sz w:val="24"/>
          <w:szCs w:val="24"/>
        </w:rPr>
        <w:drawing>
          <wp:inline distT="0" distB="0" distL="0" distR="0" wp14:anchorId="22F82F22" wp14:editId="47E26A67">
            <wp:extent cx="5943600" cy="1504950"/>
            <wp:effectExtent l="19050" t="19050" r="19050" b="19050"/>
            <wp:docPr id="2" name="Picture 117" descr="Bottom of the Edit Pharmacy screen, displaying the Enrollment and Eligibility field dropdown with Yes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ottom of the Edit Pharmacy screen, displaying the Enrollment and Eligibility field dropdown with Yes selected. "/>
                    <pic:cNvPicPr>
                      <a:picLocks noChangeAspect="1" noChangeArrowheads="1"/>
                    </pic:cNvPicPr>
                  </pic:nvPicPr>
                  <pic:blipFill>
                    <a:blip r:embed="rId48">
                      <a:extLst>
                        <a:ext uri="{28A0092B-C50C-407E-A947-70E740481C1C}">
                          <a14:useLocalDpi xmlns:a14="http://schemas.microsoft.com/office/drawing/2010/main" val="0"/>
                        </a:ext>
                      </a:extLst>
                    </a:blip>
                    <a:srcRect t="58932" r="15376"/>
                    <a:stretch>
                      <a:fillRect/>
                    </a:stretch>
                  </pic:blipFill>
                  <pic:spPr bwMode="auto">
                    <a:xfrm>
                      <a:off x="0" y="0"/>
                      <a:ext cx="5943600" cy="1504950"/>
                    </a:xfrm>
                    <a:prstGeom prst="rect">
                      <a:avLst/>
                    </a:prstGeom>
                    <a:noFill/>
                    <a:ln w="9525" cmpd="sng">
                      <a:solidFill>
                        <a:srgbClr val="000000"/>
                      </a:solidFill>
                      <a:miter lim="800000"/>
                      <a:headEnd/>
                      <a:tailEnd/>
                    </a:ln>
                    <a:effectLst/>
                  </pic:spPr>
                </pic:pic>
              </a:graphicData>
            </a:graphic>
          </wp:inline>
        </w:drawing>
      </w:r>
    </w:p>
    <w:p w14:paraId="14A90E62" w14:textId="4DB330A5" w:rsidR="00A463F8" w:rsidRPr="00D8347F" w:rsidRDefault="00D8347F" w:rsidP="007B4018">
      <w:pPr>
        <w:pStyle w:val="Heading5"/>
        <w:tabs>
          <w:tab w:val="clear" w:pos="2232"/>
        </w:tabs>
      </w:pPr>
      <w:bookmarkStart w:id="631" w:name="_Toc524379570"/>
      <w:bookmarkStart w:id="632" w:name="_Toc528228364"/>
      <w:r>
        <w:t>T</w:t>
      </w:r>
      <w:r w:rsidR="00A463F8" w:rsidRPr="0086602C">
        <w:t xml:space="preserve">emporarily Disable </w:t>
      </w:r>
      <w:bookmarkEnd w:id="628"/>
      <w:r w:rsidR="00A463F8">
        <w:t>Pharmacy</w:t>
      </w:r>
      <w:bookmarkEnd w:id="631"/>
      <w:bookmarkEnd w:id="632"/>
    </w:p>
    <w:p w14:paraId="349970D6" w14:textId="77777777" w:rsidR="00A463F8" w:rsidRDefault="00A463F8" w:rsidP="00C146F8">
      <w:pPr>
        <w:pStyle w:val="BodyText"/>
      </w:pPr>
      <w:r w:rsidRPr="00487150">
        <w:t xml:space="preserve">In case where a site needs to halt receiving ePrescriptions temporarily, use Disable </w:t>
      </w:r>
      <w:r>
        <w:t>eR</w:t>
      </w:r>
      <w:r w:rsidRPr="001F42E3">
        <w:rPr>
          <w:vertAlign w:val="subscript"/>
        </w:rPr>
        <w:t>x</w:t>
      </w:r>
      <w:r w:rsidRPr="00487150">
        <w:t xml:space="preserve">/Enable </w:t>
      </w:r>
      <w:r>
        <w:t>eR</w:t>
      </w:r>
      <w:r w:rsidRPr="001F42E3">
        <w:rPr>
          <w:vertAlign w:val="subscript"/>
        </w:rPr>
        <w:t>x</w:t>
      </w:r>
      <w:r w:rsidRPr="00487150">
        <w:t xml:space="preserve"> fields.</w:t>
      </w:r>
    </w:p>
    <w:p w14:paraId="4862E19B" w14:textId="0ED0E2C6" w:rsidR="00A463F8" w:rsidRDefault="00A463F8" w:rsidP="00C146F8">
      <w:pPr>
        <w:pStyle w:val="BodyText"/>
      </w:pPr>
      <w:r>
        <w:t>Disabling a pharmacy allows users the ability to temporarily disable the pharmacy from receiving eR</w:t>
      </w:r>
      <w:r w:rsidRPr="001F42E3">
        <w:rPr>
          <w:vertAlign w:val="subscript"/>
        </w:rPr>
        <w:t>x</w:t>
      </w:r>
      <w:r>
        <w:t>s in the event of a natural or facility disaster, maintenance, or move. This disables the pharmacy from receiving New eR</w:t>
      </w:r>
      <w:r w:rsidRPr="001F42E3">
        <w:rPr>
          <w:vertAlign w:val="subscript"/>
        </w:rPr>
        <w:t>x</w:t>
      </w:r>
      <w:r>
        <w:t xml:space="preserve">s, but outbound messages still go back to the external provider via </w:t>
      </w:r>
      <w:commentRangeStart w:id="633"/>
      <w:ins w:id="634" w:author="Author">
        <w:r w:rsidR="00735A9F">
          <w:t>Change Healthcare (</w:t>
        </w:r>
      </w:ins>
      <w:r>
        <w:t>CH</w:t>
      </w:r>
      <w:ins w:id="635" w:author="Author">
        <w:r w:rsidR="00735A9F">
          <w:t>)</w:t>
        </w:r>
      </w:ins>
      <w:r>
        <w:t xml:space="preserve">. </w:t>
      </w:r>
      <w:commentRangeEnd w:id="633"/>
      <w:r w:rsidR="00735A9F">
        <w:rPr>
          <w:rStyle w:val="CommentReference"/>
        </w:rPr>
        <w:commentReference w:id="633"/>
      </w:r>
      <w:r>
        <w:t>The pharmacy is disabled on the Processing Hub</w:t>
      </w:r>
      <w:r w:rsidR="00C146F8">
        <w:t xml:space="preserve"> but no changes are made in CH.</w:t>
      </w:r>
    </w:p>
    <w:p w14:paraId="581BE000" w14:textId="18F3F855" w:rsidR="00A4640B" w:rsidRPr="00C146F8" w:rsidRDefault="00A463F8" w:rsidP="00C146F8">
      <w:pPr>
        <w:pStyle w:val="Note"/>
        <w:spacing w:line="240" w:lineRule="auto"/>
        <w:rPr>
          <w:sz w:val="24"/>
          <w:szCs w:val="24"/>
        </w:rPr>
      </w:pPr>
      <w:r w:rsidRPr="00C146F8">
        <w:rPr>
          <w:b/>
          <w:sz w:val="24"/>
          <w:szCs w:val="24"/>
        </w:rPr>
        <w:t xml:space="preserve">NOTE: </w:t>
      </w:r>
      <w:r w:rsidRPr="00C146F8">
        <w:rPr>
          <w:sz w:val="24"/>
          <w:szCs w:val="24"/>
        </w:rPr>
        <w:t>The enable/disable in the Processing Hub is for a temporary disable, which will also allow outgoing messages (rejection messages for any new eR</w:t>
      </w:r>
      <w:r w:rsidRPr="00C146F8">
        <w:rPr>
          <w:sz w:val="24"/>
          <w:szCs w:val="24"/>
          <w:vertAlign w:val="subscript"/>
        </w:rPr>
        <w:t>x</w:t>
      </w:r>
      <w:r w:rsidRPr="00C146F8">
        <w:rPr>
          <w:sz w:val="24"/>
          <w:szCs w:val="24"/>
        </w:rPr>
        <w:t xml:space="preserve">s still in process) to continue flowing from VistA. Additionally, incoming messages will still flow from </w:t>
      </w:r>
      <w:r w:rsidR="003827B7" w:rsidRPr="00C146F8">
        <w:rPr>
          <w:sz w:val="24"/>
          <w:szCs w:val="24"/>
        </w:rPr>
        <w:t xml:space="preserve">the </w:t>
      </w:r>
      <w:r w:rsidR="00D802D2" w:rsidRPr="00C146F8">
        <w:rPr>
          <w:sz w:val="24"/>
          <w:szCs w:val="24"/>
        </w:rPr>
        <w:t>c</w:t>
      </w:r>
      <w:r w:rsidR="003827B7" w:rsidRPr="00C146F8">
        <w:rPr>
          <w:sz w:val="24"/>
          <w:szCs w:val="24"/>
        </w:rPr>
        <w:t>learing</w:t>
      </w:r>
      <w:r w:rsidR="00D802D2" w:rsidRPr="00C146F8">
        <w:rPr>
          <w:sz w:val="24"/>
          <w:szCs w:val="24"/>
        </w:rPr>
        <w:t>h</w:t>
      </w:r>
      <w:r w:rsidR="003827B7" w:rsidRPr="00C146F8">
        <w:rPr>
          <w:sz w:val="24"/>
          <w:szCs w:val="24"/>
        </w:rPr>
        <w:t>ouse</w:t>
      </w:r>
      <w:r w:rsidRPr="00C146F8">
        <w:rPr>
          <w:sz w:val="24"/>
          <w:szCs w:val="24"/>
        </w:rPr>
        <w:t xml:space="preserve"> to the Processing Hub for the pharmacy, however an error message will be returned to the provider </w:t>
      </w:r>
      <w:r w:rsidR="00C146F8">
        <w:rPr>
          <w:sz w:val="24"/>
          <w:szCs w:val="24"/>
        </w:rPr>
        <w:t>notifying</w:t>
      </w:r>
      <w:r w:rsidRPr="00C146F8">
        <w:rPr>
          <w:sz w:val="24"/>
          <w:szCs w:val="24"/>
        </w:rPr>
        <w:t xml:space="preserve"> that</w:t>
      </w:r>
      <w:r w:rsidR="00C146F8">
        <w:rPr>
          <w:sz w:val="24"/>
          <w:szCs w:val="24"/>
        </w:rPr>
        <w:t xml:space="preserve"> the</w:t>
      </w:r>
      <w:r w:rsidRPr="00C146F8">
        <w:rPr>
          <w:sz w:val="24"/>
          <w:szCs w:val="24"/>
        </w:rPr>
        <w:t xml:space="preserve"> Inbound eR</w:t>
      </w:r>
      <w:r w:rsidRPr="00C146F8">
        <w:rPr>
          <w:sz w:val="24"/>
          <w:szCs w:val="24"/>
          <w:vertAlign w:val="subscript"/>
        </w:rPr>
        <w:t>x</w:t>
      </w:r>
      <w:r w:rsidRPr="00C146F8">
        <w:rPr>
          <w:sz w:val="24"/>
          <w:szCs w:val="24"/>
        </w:rPr>
        <w:t xml:space="preserve"> messag</w:t>
      </w:r>
      <w:r w:rsidR="00C146F8">
        <w:rPr>
          <w:sz w:val="24"/>
          <w:szCs w:val="24"/>
        </w:rPr>
        <w:t>ing is currently not available.</w:t>
      </w:r>
    </w:p>
    <w:p w14:paraId="764966B3" w14:textId="5D5A9602" w:rsidR="00A463F8" w:rsidRPr="008E4F49" w:rsidRDefault="00A463F8" w:rsidP="000F42EE">
      <w:pPr>
        <w:pStyle w:val="BodyText"/>
        <w:spacing w:before="240"/>
      </w:pPr>
      <w:r>
        <w:t>To temporarily disable a pharmacy:</w:t>
      </w:r>
    </w:p>
    <w:p w14:paraId="78F5DA68" w14:textId="7106B305" w:rsidR="00A463F8" w:rsidRDefault="00BA6C07" w:rsidP="00281EBD">
      <w:pPr>
        <w:pStyle w:val="BodyTextNumbered1"/>
        <w:numPr>
          <w:ilvl w:val="0"/>
          <w:numId w:val="23"/>
        </w:numPr>
      </w:pPr>
      <w:r w:rsidRPr="00BA6C07">
        <w:t xml:space="preserve">On </w:t>
      </w:r>
      <w:r w:rsidRPr="00EF6143">
        <w:rPr>
          <w:b/>
        </w:rPr>
        <w:t xml:space="preserve">Pharmacy Management </w:t>
      </w:r>
      <w:r w:rsidRPr="001C0C05">
        <w:t>screen</w:t>
      </w:r>
      <w:r w:rsidRPr="00BA6C07">
        <w:t>, click 'Sea</w:t>
      </w:r>
      <w:r w:rsidR="001C0C05">
        <w:t>rch' button and then, select</w:t>
      </w:r>
      <w:r w:rsidR="00A463F8" w:rsidRPr="00C146F8">
        <w:t xml:space="preserve"> the hyperlink for the desired pharmacy </w:t>
      </w:r>
      <w:r w:rsidR="00EF6143">
        <w:t>under the “NCPDP ID” column.</w:t>
      </w:r>
    </w:p>
    <w:p w14:paraId="2EA9C82E" w14:textId="45A3B070" w:rsidR="00A463F8" w:rsidRPr="001321FF" w:rsidRDefault="00A463F8" w:rsidP="00281EBD">
      <w:pPr>
        <w:pStyle w:val="BodyTextNumbered1"/>
        <w:numPr>
          <w:ilvl w:val="0"/>
          <w:numId w:val="23"/>
        </w:numPr>
      </w:pPr>
      <w:r w:rsidRPr="001321FF">
        <w:t xml:space="preserve">The </w:t>
      </w:r>
      <w:r w:rsidRPr="000B2FAC">
        <w:rPr>
          <w:b/>
        </w:rPr>
        <w:t>Edit Pharmacy</w:t>
      </w:r>
      <w:r w:rsidRPr="001321FF">
        <w:t xml:space="preserve"> screen displays.</w:t>
      </w:r>
    </w:p>
    <w:p w14:paraId="42715458" w14:textId="39EAA21F" w:rsidR="00A463F8" w:rsidRDefault="000B2FAC" w:rsidP="000B2FAC">
      <w:pPr>
        <w:pStyle w:val="Caption"/>
      </w:pPr>
      <w:bookmarkStart w:id="636" w:name="_Toc524379601"/>
      <w:bookmarkStart w:id="637" w:name="_Toc524380589"/>
      <w:r>
        <w:lastRenderedPageBreak/>
        <w:t xml:space="preserve">Figure </w:t>
      </w:r>
      <w:fldSimple w:instr=" SEQ Figure \* ARABIC ">
        <w:r w:rsidR="00231B65">
          <w:rPr>
            <w:noProof/>
          </w:rPr>
          <w:t>28</w:t>
        </w:r>
      </w:fldSimple>
      <w:r w:rsidRPr="00E96691">
        <w:t>: Edit Pharmacy</w:t>
      </w:r>
      <w:r w:rsidRPr="00153569">
        <w:t xml:space="preserve"> Screen</w:t>
      </w:r>
      <w:bookmarkEnd w:id="636"/>
      <w:bookmarkEnd w:id="637"/>
    </w:p>
    <w:p w14:paraId="10BD8053" w14:textId="77777777" w:rsidR="00A463F8" w:rsidRPr="00AA6A86" w:rsidRDefault="00A463F8" w:rsidP="00E11AAD">
      <w:pPr>
        <w:pStyle w:val="ImageFormat"/>
        <w:keepLines/>
        <w:widowControl/>
        <w:spacing w:before="120" w:after="240"/>
      </w:pPr>
      <w:r w:rsidRPr="00AA6A86">
        <w:drawing>
          <wp:inline distT="0" distB="0" distL="0" distR="0" wp14:anchorId="7C9C8B40" wp14:editId="6F9E4194">
            <wp:extent cx="5029200" cy="2719705"/>
            <wp:effectExtent l="19050" t="19050" r="19050" b="23495"/>
            <wp:docPr id="13" name="Picture 8" descr="This figure displays the Edit Pharmacy screen fields/drop-down box(es) in a left-aligned position. (Note: The Add/Edit Pharmacy screens are also used to enable or disable a VA pharmacy from receiving eRxs from external providers).&#10;&#10;The screen list field names are:&#10;Pharmacy Name (Published): Required is 'bold red' font (example used: ALBANY VAMC PHARMACY)&#10;Inbound Erx Enabled: Drop-down box field (Y/N: 'No' is option selected)&#10;VISN: Required is 'bold red' font (example used: 2)&#10;VA Station ID: Required is 'bold red' font (example used: 528A8)&#10;Pharmacy Address Line 1: Required is 'bold red' font (example used: 113 HOLLAND AVE.)&#10;Pharmacy Address Line 2: (example: field is blank)&#10;Pharmacy City: Required is 'bold red' font (example used: LEBANON)&#10;Pharmacy State: Required is 'bold red' font (example used: Pennsylvania)"/>
            <wp:cNvGraphicFramePr/>
            <a:graphic xmlns:a="http://schemas.openxmlformats.org/drawingml/2006/main">
              <a:graphicData uri="http://schemas.openxmlformats.org/drawingml/2006/picture">
                <pic:pic xmlns:pic="http://schemas.openxmlformats.org/drawingml/2006/picture">
                  <pic:nvPicPr>
                    <pic:cNvPr id="9" name="Picture 8" descr="Edit Pharmacy Screen"/>
                    <pic:cNvPicPr/>
                  </pic:nvPicPr>
                  <pic:blipFill>
                    <a:blip r:embed="rId49">
                      <a:extLst>
                        <a:ext uri="{28A0092B-C50C-407E-A947-70E740481C1C}">
                          <a14:useLocalDpi xmlns:a14="http://schemas.microsoft.com/office/drawing/2010/main" val="0"/>
                        </a:ext>
                      </a:extLst>
                    </a:blip>
                    <a:stretch>
                      <a:fillRect/>
                    </a:stretch>
                  </pic:blipFill>
                  <pic:spPr>
                    <a:xfrm>
                      <a:off x="0" y="0"/>
                      <a:ext cx="5029200" cy="2719705"/>
                    </a:xfrm>
                    <a:prstGeom prst="rect">
                      <a:avLst/>
                    </a:prstGeom>
                    <a:ln>
                      <a:solidFill>
                        <a:sysClr val="windowText" lastClr="000000"/>
                      </a:solidFill>
                    </a:ln>
                  </pic:spPr>
                </pic:pic>
              </a:graphicData>
            </a:graphic>
          </wp:inline>
        </w:drawing>
      </w:r>
    </w:p>
    <w:p w14:paraId="3B494315" w14:textId="2039B7B1" w:rsidR="00A463F8" w:rsidRDefault="00A463F8" w:rsidP="00A80316">
      <w:pPr>
        <w:pStyle w:val="BodyTextNumbered1"/>
        <w:numPr>
          <w:ilvl w:val="0"/>
          <w:numId w:val="34"/>
        </w:numPr>
        <w:spacing w:before="120" w:after="360"/>
        <w:ind w:left="720"/>
      </w:pPr>
      <w:r w:rsidRPr="00E11AAD">
        <w:t xml:space="preserve">Select </w:t>
      </w:r>
      <w:r w:rsidRPr="00CA5121">
        <w:rPr>
          <w:b/>
        </w:rPr>
        <w:t>No</w:t>
      </w:r>
      <w:r w:rsidRPr="00E11AAD">
        <w:t xml:space="preserve"> from the “Inbound Erx Enabled” drop down.</w:t>
      </w:r>
    </w:p>
    <w:p w14:paraId="049F5426" w14:textId="2C7B24E8" w:rsidR="00A463F8" w:rsidRDefault="00F83AC0" w:rsidP="000F42EE">
      <w:pPr>
        <w:pStyle w:val="Caption"/>
        <w:spacing w:before="360" w:after="120"/>
      </w:pPr>
      <w:bookmarkStart w:id="638" w:name="_Toc524379602"/>
      <w:bookmarkStart w:id="639" w:name="_Toc524380590"/>
      <w:r w:rsidRPr="00D94B26">
        <w:t xml:space="preserve">Figure </w:t>
      </w:r>
      <w:fldSimple w:instr=" SEQ Figure \* ARABIC ">
        <w:r w:rsidR="00231B65">
          <w:rPr>
            <w:noProof/>
          </w:rPr>
          <w:t>29</w:t>
        </w:r>
      </w:fldSimple>
      <w:r w:rsidRPr="00D94B26">
        <w:t xml:space="preserve">: </w:t>
      </w:r>
      <w:r w:rsidR="006146DF" w:rsidRPr="00D94B26">
        <w:t>Inbound</w:t>
      </w:r>
      <w:r w:rsidR="006146DF">
        <w:t xml:space="preserve"> Erx</w:t>
      </w:r>
      <w:r w:rsidRPr="002D7523">
        <w:t xml:space="preserve"> Enabled Drop Down</w:t>
      </w:r>
      <w:bookmarkEnd w:id="638"/>
      <w:bookmarkEnd w:id="639"/>
    </w:p>
    <w:p w14:paraId="6F6BEF46" w14:textId="77777777" w:rsidR="00A463F8" w:rsidRPr="00A9515D" w:rsidRDefault="00A463F8" w:rsidP="00E11AAD">
      <w:pPr>
        <w:pStyle w:val="ImageFormat"/>
        <w:keepLines/>
        <w:widowControl/>
        <w:spacing w:before="120" w:after="240"/>
      </w:pPr>
      <w:r w:rsidRPr="00A9515D">
        <w:drawing>
          <wp:inline distT="0" distB="0" distL="0" distR="0" wp14:anchorId="6BEBEA62" wp14:editId="6937E2FB">
            <wp:extent cx="5029200" cy="1941195"/>
            <wp:effectExtent l="19050" t="19050" r="19050" b="20955"/>
            <wp:docPr id="10" name="Picture 9" descr="This figure displays/display the Inbound Erx Enabled Drop Down button. This allows the user the ability to enable or temporarily disable VA pharmacy from receiving eRxs from external providers. In case where a site needs to halt receiving ePrescriptions temporarily, a red rectangular box is used to highlight the drop-down button showing 'No' option as selection to halt eRxs."/>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50">
                      <a:extLst>
                        <a:ext uri="{28A0092B-C50C-407E-A947-70E740481C1C}">
                          <a14:useLocalDpi xmlns:a14="http://schemas.microsoft.com/office/drawing/2010/main" val="0"/>
                        </a:ext>
                      </a:extLst>
                    </a:blip>
                    <a:srcRect b="27446"/>
                    <a:stretch/>
                  </pic:blipFill>
                  <pic:spPr bwMode="auto">
                    <a:xfrm>
                      <a:off x="0" y="0"/>
                      <a:ext cx="5029200" cy="194119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781F5CE" w14:textId="4B3B4553" w:rsidR="00A463F8" w:rsidRPr="003A1019" w:rsidRDefault="00A463F8" w:rsidP="00A80316">
      <w:pPr>
        <w:pStyle w:val="BodyTextNumbered1"/>
        <w:numPr>
          <w:ilvl w:val="0"/>
          <w:numId w:val="35"/>
        </w:numPr>
        <w:ind w:left="720"/>
      </w:pPr>
      <w:r w:rsidRPr="003A1019">
        <w:t xml:space="preserve">At the bottom of the </w:t>
      </w:r>
      <w:r w:rsidRPr="00673140">
        <w:rPr>
          <w:b/>
        </w:rPr>
        <w:t>Edit Pharmacy</w:t>
      </w:r>
      <w:r w:rsidRPr="003A1019">
        <w:t xml:space="preserve"> screen, select </w:t>
      </w:r>
      <w:r w:rsidRPr="003A1019">
        <w:rPr>
          <w:b/>
        </w:rPr>
        <w:t>Update</w:t>
      </w:r>
      <w:r w:rsidRPr="003A1019">
        <w:t xml:space="preserve"> to save all changes. The date that the fields were modified displays in the “Updated Date” field.</w:t>
      </w:r>
    </w:p>
    <w:p w14:paraId="7FBFD9F7" w14:textId="282EE60F" w:rsidR="00A463F8" w:rsidRDefault="00AE6F68" w:rsidP="00E11AAD">
      <w:pPr>
        <w:pStyle w:val="Caption"/>
        <w:spacing w:before="120"/>
      </w:pPr>
      <w:bookmarkStart w:id="640" w:name="_Toc524379603"/>
      <w:bookmarkStart w:id="641" w:name="_Toc524380591"/>
      <w:r w:rsidRPr="00731863">
        <w:lastRenderedPageBreak/>
        <w:t xml:space="preserve">Figure </w:t>
      </w:r>
      <w:fldSimple w:instr=" SEQ Figure \* ARABIC ">
        <w:r w:rsidR="00231B65">
          <w:rPr>
            <w:noProof/>
          </w:rPr>
          <w:t>30</w:t>
        </w:r>
      </w:fldSimple>
      <w:r w:rsidRPr="00731863">
        <w:t>: Update Pharmacy</w:t>
      </w:r>
      <w:r w:rsidRPr="00820D32">
        <w:t xml:space="preserve"> Information</w:t>
      </w:r>
      <w:bookmarkEnd w:id="640"/>
      <w:bookmarkEnd w:id="641"/>
    </w:p>
    <w:p w14:paraId="7E19DBC7" w14:textId="41180059" w:rsidR="00A463F8" w:rsidRDefault="00F37A6E" w:rsidP="00E11AAD">
      <w:pPr>
        <w:pStyle w:val="ImageFormat"/>
        <w:keepLines/>
        <w:widowControl/>
        <w:spacing w:before="120" w:after="240"/>
      </w:pPr>
      <w:r>
        <w:drawing>
          <wp:inline distT="0" distB="0" distL="0" distR="0" wp14:anchorId="50D21D83" wp14:editId="765DDBBD">
            <wp:extent cx="5943600" cy="1503680"/>
            <wp:effectExtent l="19050" t="19050" r="19050" b="20320"/>
            <wp:docPr id="83" name="Picture 83" descr="Bottom of the Edit Pharmacy screen with the Update button highlighted. Updated Date field displays the date of the last update"/>
            <wp:cNvGraphicFramePr/>
            <a:graphic xmlns:a="http://schemas.openxmlformats.org/drawingml/2006/main">
              <a:graphicData uri="http://schemas.openxmlformats.org/drawingml/2006/picture">
                <pic:pic xmlns:pic="http://schemas.openxmlformats.org/drawingml/2006/picture">
                  <pic:nvPicPr>
                    <pic:cNvPr id="83" name="Picture 83" descr="Bottom of the Edit Pharmacy screen with the Update button highlighted. Updated Date field displays the date of the last update"/>
                    <pic:cNvPicPr/>
                  </pic:nvPicPr>
                  <pic:blipFill rotWithShape="1">
                    <a:blip r:embed="rId51" cstate="print">
                      <a:extLst>
                        <a:ext uri="{28A0092B-C50C-407E-A947-70E740481C1C}">
                          <a14:useLocalDpi xmlns:a14="http://schemas.microsoft.com/office/drawing/2010/main" val="0"/>
                        </a:ext>
                      </a:extLst>
                    </a:blip>
                    <a:srcRect t="58932" r="15255"/>
                    <a:stretch/>
                  </pic:blipFill>
                  <pic:spPr bwMode="auto">
                    <a:xfrm>
                      <a:off x="0" y="0"/>
                      <a:ext cx="5943600" cy="15036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0FEB51" w14:textId="0EE5E45E" w:rsidR="00A463F8" w:rsidRPr="00E11AAD" w:rsidRDefault="00A463F8" w:rsidP="00A80316">
      <w:pPr>
        <w:pStyle w:val="BodyTextNumbered1"/>
        <w:numPr>
          <w:ilvl w:val="0"/>
          <w:numId w:val="36"/>
        </w:numPr>
        <w:spacing w:before="240" w:after="120"/>
        <w:ind w:left="720"/>
      </w:pPr>
      <w:r w:rsidRPr="00E11AAD">
        <w:t xml:space="preserve">Selecting the </w:t>
      </w:r>
      <w:r w:rsidRPr="00CA5121">
        <w:rPr>
          <w:b/>
        </w:rPr>
        <w:t>Return to Pharmacy Information</w:t>
      </w:r>
      <w:r w:rsidRPr="00E11AAD">
        <w:t xml:space="preserve"> button returns the user to the </w:t>
      </w:r>
      <w:r w:rsidRPr="00673140">
        <w:rPr>
          <w:b/>
        </w:rPr>
        <w:t>Pharmacy Management</w:t>
      </w:r>
      <w:r w:rsidRPr="00E11AAD">
        <w:t xml:space="preserve"> screen.</w:t>
      </w:r>
    </w:p>
    <w:p w14:paraId="6AC361BB" w14:textId="19AD607B" w:rsidR="00A40ABB" w:rsidRPr="00D8347F" w:rsidRDefault="00A40ABB" w:rsidP="007B4018">
      <w:pPr>
        <w:pStyle w:val="Heading5"/>
        <w:tabs>
          <w:tab w:val="clear" w:pos="2232"/>
        </w:tabs>
      </w:pPr>
      <w:bookmarkStart w:id="642" w:name="_Toc524379571"/>
      <w:bookmarkStart w:id="643" w:name="_Toc528228365"/>
      <w:r w:rsidRPr="0086602C">
        <w:t xml:space="preserve">Disable </w:t>
      </w:r>
      <w:bookmarkEnd w:id="621"/>
      <w:r w:rsidR="00DA0852">
        <w:t>Pharmacy</w:t>
      </w:r>
      <w:bookmarkEnd w:id="642"/>
      <w:bookmarkEnd w:id="643"/>
    </w:p>
    <w:p w14:paraId="648944EF" w14:textId="77777777" w:rsidR="00A40ABB" w:rsidRDefault="00A40ABB" w:rsidP="00C146F8">
      <w:pPr>
        <w:pStyle w:val="BodyText"/>
      </w:pPr>
      <w:r>
        <w:t xml:space="preserve">To completely halt a specific Pharmacy from receiving </w:t>
      </w:r>
      <w:r w:rsidRPr="00F35D1E">
        <w:t>ePrescriptions</w:t>
      </w:r>
      <w:r>
        <w:t xml:space="preserve">, please submit a help desk ticket to the VA National Service Desk (NSD) at 855-NSD-HELP (673-4357) and reference “Inbound </w:t>
      </w:r>
      <w:r w:rsidR="00275386">
        <w:t>eR</w:t>
      </w:r>
      <w:r w:rsidR="00275386" w:rsidRPr="001F42E3">
        <w:rPr>
          <w:vertAlign w:val="subscript"/>
        </w:rPr>
        <w:t>x</w:t>
      </w:r>
      <w:r>
        <w:t>”.</w:t>
      </w:r>
    </w:p>
    <w:p w14:paraId="01266449" w14:textId="6FB19D71" w:rsidR="00A40ABB" w:rsidRPr="00C146F8" w:rsidRDefault="00A274C3" w:rsidP="00C146F8">
      <w:pPr>
        <w:pStyle w:val="Note"/>
        <w:spacing w:line="240" w:lineRule="auto"/>
        <w:rPr>
          <w:b/>
          <w:sz w:val="24"/>
          <w:szCs w:val="24"/>
        </w:rPr>
      </w:pPr>
      <w:r w:rsidRPr="00C146F8">
        <w:rPr>
          <w:b/>
          <w:sz w:val="24"/>
          <w:szCs w:val="24"/>
        </w:rPr>
        <w:t>NOTE:</w:t>
      </w:r>
      <w:r w:rsidR="00A40ABB" w:rsidRPr="00C146F8">
        <w:rPr>
          <w:sz w:val="24"/>
          <w:szCs w:val="24"/>
        </w:rPr>
        <w:t xml:space="preserve"> If a pharmacy is to be disabled for a long duration, a request must be made to </w:t>
      </w:r>
      <w:r w:rsidR="003827B7" w:rsidRPr="00C146F8">
        <w:rPr>
          <w:sz w:val="24"/>
          <w:szCs w:val="24"/>
        </w:rPr>
        <w:t xml:space="preserve">the </w:t>
      </w:r>
      <w:r w:rsidR="00D802D2" w:rsidRPr="00C146F8">
        <w:rPr>
          <w:sz w:val="24"/>
          <w:szCs w:val="24"/>
        </w:rPr>
        <w:t>c</w:t>
      </w:r>
      <w:r w:rsidR="003827B7" w:rsidRPr="00C146F8">
        <w:rPr>
          <w:sz w:val="24"/>
          <w:szCs w:val="24"/>
        </w:rPr>
        <w:t>learing</w:t>
      </w:r>
      <w:r w:rsidR="00D802D2" w:rsidRPr="00C146F8">
        <w:rPr>
          <w:sz w:val="24"/>
          <w:szCs w:val="24"/>
        </w:rPr>
        <w:t>h</w:t>
      </w:r>
      <w:r w:rsidR="003827B7" w:rsidRPr="00C146F8">
        <w:rPr>
          <w:sz w:val="24"/>
          <w:szCs w:val="24"/>
        </w:rPr>
        <w:t>ouse</w:t>
      </w:r>
      <w:r w:rsidR="00A40ABB" w:rsidRPr="00C146F8">
        <w:rPr>
          <w:sz w:val="24"/>
          <w:szCs w:val="24"/>
        </w:rPr>
        <w:t>. Note that the NSD w</w:t>
      </w:r>
      <w:r w:rsidR="00673140">
        <w:rPr>
          <w:sz w:val="24"/>
          <w:szCs w:val="24"/>
        </w:rPr>
        <w:t>ill route the ticket to an IEP A</w:t>
      </w:r>
      <w:r w:rsidR="00A40ABB" w:rsidRPr="00C146F8">
        <w:rPr>
          <w:sz w:val="24"/>
          <w:szCs w:val="24"/>
        </w:rPr>
        <w:t xml:space="preserve">dministrator to assist with this step. </w:t>
      </w:r>
      <w:r w:rsidR="00D802D2" w:rsidRPr="00C146F8">
        <w:rPr>
          <w:sz w:val="24"/>
          <w:szCs w:val="24"/>
        </w:rPr>
        <w:t>t</w:t>
      </w:r>
      <w:r w:rsidR="003827B7" w:rsidRPr="00C146F8">
        <w:rPr>
          <w:sz w:val="24"/>
          <w:szCs w:val="24"/>
        </w:rPr>
        <w:t xml:space="preserve">he </w:t>
      </w:r>
      <w:r w:rsidR="00D802D2" w:rsidRPr="00C146F8">
        <w:rPr>
          <w:sz w:val="24"/>
          <w:szCs w:val="24"/>
        </w:rPr>
        <w:t>c</w:t>
      </w:r>
      <w:r w:rsidR="003827B7" w:rsidRPr="00C146F8">
        <w:rPr>
          <w:sz w:val="24"/>
          <w:szCs w:val="24"/>
        </w:rPr>
        <w:t>learing</w:t>
      </w:r>
      <w:r w:rsidR="00D802D2" w:rsidRPr="00C146F8">
        <w:rPr>
          <w:sz w:val="24"/>
          <w:szCs w:val="24"/>
        </w:rPr>
        <w:t>h</w:t>
      </w:r>
      <w:r w:rsidR="003827B7" w:rsidRPr="00C146F8">
        <w:rPr>
          <w:sz w:val="24"/>
          <w:szCs w:val="24"/>
        </w:rPr>
        <w:t>ouse</w:t>
      </w:r>
      <w:r w:rsidR="00397EE8" w:rsidRPr="00C146F8">
        <w:rPr>
          <w:sz w:val="24"/>
          <w:szCs w:val="24"/>
        </w:rPr>
        <w:t xml:space="preserve"> </w:t>
      </w:r>
      <w:r w:rsidR="00A40ABB" w:rsidRPr="00C146F8">
        <w:rPr>
          <w:sz w:val="24"/>
          <w:szCs w:val="24"/>
        </w:rPr>
        <w:t xml:space="preserve">can switch the pharmacy to fax only or turn off </w:t>
      </w:r>
      <w:r w:rsidR="000E6725" w:rsidRPr="00C146F8">
        <w:rPr>
          <w:sz w:val="24"/>
          <w:szCs w:val="24"/>
        </w:rPr>
        <w:t>eR</w:t>
      </w:r>
      <w:r w:rsidR="000E6725" w:rsidRPr="00C146F8">
        <w:rPr>
          <w:sz w:val="24"/>
          <w:szCs w:val="24"/>
          <w:vertAlign w:val="subscript"/>
        </w:rPr>
        <w:t>x</w:t>
      </w:r>
      <w:r w:rsidR="000E6725" w:rsidRPr="00C146F8">
        <w:rPr>
          <w:sz w:val="24"/>
          <w:szCs w:val="24"/>
        </w:rPr>
        <w:t xml:space="preserve"> </w:t>
      </w:r>
      <w:r w:rsidR="00A40ABB" w:rsidRPr="00C146F8">
        <w:rPr>
          <w:sz w:val="24"/>
          <w:szCs w:val="24"/>
        </w:rPr>
        <w:t>delivery (electronic or fax) completely.</w:t>
      </w:r>
    </w:p>
    <w:p w14:paraId="2C66A110" w14:textId="1AAFC1A0" w:rsidR="005C3091" w:rsidRDefault="005C3091" w:rsidP="00472345">
      <w:pPr>
        <w:spacing w:line="22" w:lineRule="atLeast"/>
      </w:pPr>
      <w:r>
        <w:br w:type="page"/>
      </w:r>
    </w:p>
    <w:p w14:paraId="524F6827" w14:textId="3A920F9D" w:rsidR="00EC4AB5" w:rsidRDefault="00EC4AB5" w:rsidP="008262D4">
      <w:pPr>
        <w:pStyle w:val="Heading1"/>
        <w:spacing w:before="0"/>
        <w:ind w:hanging="720"/>
      </w:pPr>
      <w:bookmarkStart w:id="644" w:name="_Toc524379572"/>
      <w:bookmarkStart w:id="645" w:name="_Toc528228366"/>
      <w:r>
        <w:lastRenderedPageBreak/>
        <w:t>Post Implementation Reporting Problems</w:t>
      </w:r>
      <w:bookmarkEnd w:id="644"/>
      <w:bookmarkEnd w:id="645"/>
    </w:p>
    <w:p w14:paraId="0DD4E261" w14:textId="5BC56A75" w:rsidR="00EC4AB5" w:rsidRDefault="00EC4AB5" w:rsidP="00A80316">
      <w:pPr>
        <w:pStyle w:val="BodyTextBullet"/>
        <w:ind w:left="720"/>
      </w:pPr>
      <w:r w:rsidRPr="0017442F">
        <w:t>If a site no longer wishes to receive eR</w:t>
      </w:r>
      <w:r w:rsidRPr="00CA5121">
        <w:rPr>
          <w:vertAlign w:val="subscript"/>
        </w:rPr>
        <w:t>x</w:t>
      </w:r>
      <w:r w:rsidRPr="0017442F">
        <w:t>, they need to submit a help desk ticket to the VA National Service Desk (NSD) at 855-NSD-HELP (673-4357) and reference “Inbound eR</w:t>
      </w:r>
      <w:r w:rsidRPr="00CA5121">
        <w:rPr>
          <w:vertAlign w:val="subscript"/>
        </w:rPr>
        <w:t>x</w:t>
      </w:r>
      <w:r w:rsidRPr="0017442F">
        <w:t>”.</w:t>
      </w:r>
    </w:p>
    <w:p w14:paraId="3AFD53A5" w14:textId="65D2E626" w:rsidR="00EC4AB5" w:rsidRPr="0017442F" w:rsidRDefault="00EC4AB5" w:rsidP="00A80316">
      <w:pPr>
        <w:pStyle w:val="BodyTextBullet"/>
        <w:ind w:left="720"/>
      </w:pPr>
      <w:r w:rsidRPr="0017442F">
        <w:rPr>
          <w:szCs w:val="24"/>
        </w:rPr>
        <w:t>NSD Team will route the ‘turn off’ request to the eR</w:t>
      </w:r>
      <w:r w:rsidRPr="006146DF">
        <w:rPr>
          <w:szCs w:val="24"/>
          <w:vertAlign w:val="subscript"/>
        </w:rPr>
        <w:t>x</w:t>
      </w:r>
      <w:r w:rsidRPr="0017442F">
        <w:rPr>
          <w:szCs w:val="24"/>
        </w:rPr>
        <w:t xml:space="preserve"> Support Team who will notify </w:t>
      </w:r>
      <w:r w:rsidR="009A78E5" w:rsidRPr="0017442F">
        <w:rPr>
          <w:szCs w:val="24"/>
        </w:rPr>
        <w:t>the clear</w:t>
      </w:r>
      <w:r w:rsidR="001A296A" w:rsidRPr="0017442F">
        <w:rPr>
          <w:szCs w:val="24"/>
        </w:rPr>
        <w:t>inghouse</w:t>
      </w:r>
      <w:r w:rsidRPr="0017442F">
        <w:rPr>
          <w:szCs w:val="24"/>
        </w:rPr>
        <w:t>, ensuring that only eR</w:t>
      </w:r>
      <w:r w:rsidRPr="0017442F">
        <w:rPr>
          <w:szCs w:val="24"/>
          <w:vertAlign w:val="subscript"/>
        </w:rPr>
        <w:t>x</w:t>
      </w:r>
      <w:r w:rsidRPr="0017442F">
        <w:rPr>
          <w:szCs w:val="24"/>
        </w:rPr>
        <w:t xml:space="preserve"> and NOT existing ePharmacy operations need to be disabled.</w:t>
      </w:r>
    </w:p>
    <w:p w14:paraId="237EA175" w14:textId="78CB3E15" w:rsidR="00EC4AB5" w:rsidRPr="0017442F" w:rsidRDefault="00EC4AB5" w:rsidP="00A80316">
      <w:pPr>
        <w:pStyle w:val="BodyTextBullet"/>
        <w:ind w:left="720"/>
      </w:pPr>
      <w:r w:rsidRPr="0017442F">
        <w:rPr>
          <w:szCs w:val="24"/>
        </w:rPr>
        <w:t>To report all issues/problems submit a help desk ticket to the VA National Service Desk (NSD) at 855-NSD-HELP (673-4357) and reference “Inbound eR</w:t>
      </w:r>
      <w:r w:rsidRPr="0017442F">
        <w:rPr>
          <w:szCs w:val="24"/>
          <w:vertAlign w:val="subscript"/>
        </w:rPr>
        <w:t>x</w:t>
      </w:r>
      <w:r w:rsidRPr="0017442F">
        <w:rPr>
          <w:szCs w:val="24"/>
        </w:rPr>
        <w:t>”.</w:t>
      </w:r>
    </w:p>
    <w:p w14:paraId="0BDC598A" w14:textId="5D2237B1" w:rsidR="005C3091" w:rsidRPr="005C3091" w:rsidRDefault="00507D99" w:rsidP="00A80316">
      <w:pPr>
        <w:pStyle w:val="BodyTextBullet"/>
        <w:ind w:left="720"/>
      </w:pPr>
      <w:r w:rsidRPr="0017442F">
        <w:rPr>
          <w:color w:val="000000" w:themeColor="text1"/>
          <w:szCs w:val="24"/>
        </w:rPr>
        <w:t xml:space="preserve">Sites should notify the </w:t>
      </w:r>
      <w:bookmarkStart w:id="646" w:name="_Hlk521697438"/>
      <w:r w:rsidR="00052C16" w:rsidRPr="00052C16">
        <w:rPr>
          <w:color w:val="000000" w:themeColor="text1"/>
          <w:szCs w:val="24"/>
        </w:rPr>
        <w:fldChar w:fldCharType="begin"/>
      </w:r>
      <w:r w:rsidR="00052C16">
        <w:rPr>
          <w:color w:val="000000" w:themeColor="text1"/>
          <w:szCs w:val="24"/>
        </w:rPr>
        <w:instrText>HYPERLINK "mailto:VHAePharmacyImplementationTeam@va.gov" \o "Email: VHAePharmacyImplementationTeam@va.gov"</w:instrText>
      </w:r>
      <w:r w:rsidR="00052C16" w:rsidRPr="00052C16">
        <w:rPr>
          <w:color w:val="000000" w:themeColor="text1"/>
          <w:szCs w:val="24"/>
        </w:rPr>
        <w:fldChar w:fldCharType="separate"/>
      </w:r>
      <w:r w:rsidR="00052C16">
        <w:rPr>
          <w:rStyle w:val="Hyperlink"/>
          <w:rFonts w:ascii="Times New Roman" w:hAnsi="Times New Roman"/>
          <w:sz w:val="24"/>
          <w:szCs w:val="24"/>
        </w:rPr>
        <w:t>VHA ePharmacy Implementation Team</w:t>
      </w:r>
      <w:r w:rsidR="00052C16" w:rsidRPr="00052C16">
        <w:rPr>
          <w:color w:val="000000" w:themeColor="text1"/>
          <w:szCs w:val="24"/>
        </w:rPr>
        <w:fldChar w:fldCharType="end"/>
      </w:r>
      <w:bookmarkEnd w:id="646"/>
      <w:r w:rsidR="00052C16">
        <w:rPr>
          <w:color w:val="000000" w:themeColor="text1"/>
          <w:szCs w:val="24"/>
        </w:rPr>
        <w:t xml:space="preserve"> </w:t>
      </w:r>
      <w:r w:rsidRPr="0017442F">
        <w:rPr>
          <w:color w:val="000000" w:themeColor="text1"/>
          <w:szCs w:val="24"/>
        </w:rPr>
        <w:t>of changes to the Physical Address, Telephone Number, Fax Number, when new pharmacies open and/or if</w:t>
      </w:r>
      <w:r w:rsidR="00BA1CFD" w:rsidRPr="0017442F">
        <w:rPr>
          <w:color w:val="000000" w:themeColor="text1"/>
          <w:szCs w:val="24"/>
        </w:rPr>
        <w:t xml:space="preserve"> a pharmacy closes. </w:t>
      </w:r>
      <w:r w:rsidR="006310EC">
        <w:rPr>
          <w:color w:val="000000" w:themeColor="text1"/>
          <w:szCs w:val="24"/>
        </w:rPr>
        <w:t>The ePharmacy T</w:t>
      </w:r>
      <w:r w:rsidRPr="0017442F">
        <w:rPr>
          <w:color w:val="000000" w:themeColor="text1"/>
          <w:szCs w:val="24"/>
        </w:rPr>
        <w:t>eam will coordinate the needed changes wi</w:t>
      </w:r>
      <w:r w:rsidR="00D75771" w:rsidRPr="0017442F">
        <w:rPr>
          <w:color w:val="000000" w:themeColor="text1"/>
          <w:szCs w:val="24"/>
        </w:rPr>
        <w:t>th NCPDP, the NPI Team and the clearingh</w:t>
      </w:r>
      <w:r w:rsidRPr="0017442F">
        <w:rPr>
          <w:color w:val="000000" w:themeColor="text1"/>
          <w:szCs w:val="24"/>
        </w:rPr>
        <w:t>ouse.</w:t>
      </w:r>
      <w:r w:rsidR="005C3091" w:rsidRPr="005C3091">
        <w:rPr>
          <w:color w:val="000000" w:themeColor="text1"/>
          <w:szCs w:val="24"/>
        </w:rPr>
        <w:br w:type="page"/>
      </w:r>
    </w:p>
    <w:p w14:paraId="6E7B0CDC" w14:textId="23B68A04" w:rsidR="001D619C" w:rsidRPr="0086602C" w:rsidRDefault="001D619C" w:rsidP="008262D4">
      <w:pPr>
        <w:pStyle w:val="Heading1"/>
        <w:spacing w:before="0"/>
        <w:ind w:hanging="720"/>
      </w:pPr>
      <w:bookmarkStart w:id="647" w:name="_Toc524379573"/>
      <w:bookmarkStart w:id="648" w:name="_Toc528228367"/>
      <w:r w:rsidRPr="0086602C">
        <w:lastRenderedPageBreak/>
        <w:t>Re</w:t>
      </w:r>
      <w:r w:rsidR="00366083" w:rsidRPr="0086602C">
        <w:t>lease</w:t>
      </w:r>
      <w:r w:rsidRPr="0086602C">
        <w:t xml:space="preserve"> Document</w:t>
      </w:r>
      <w:r w:rsidR="00A53B5C" w:rsidRPr="0086602C">
        <w:t>ation</w:t>
      </w:r>
      <w:bookmarkEnd w:id="647"/>
      <w:bookmarkEnd w:id="648"/>
    </w:p>
    <w:p w14:paraId="01A93CFA" w14:textId="40F253C5" w:rsidR="001D619C" w:rsidRPr="003B6EFB" w:rsidRDefault="001D619C" w:rsidP="00F23BB9">
      <w:pPr>
        <w:pStyle w:val="BodyText"/>
      </w:pPr>
      <w:r w:rsidRPr="003B6EFB">
        <w:t xml:space="preserve">The following documents and files are available on the anonymous software directories identified in </w:t>
      </w:r>
      <w:r w:rsidR="001110EC">
        <w:t>the table below.</w:t>
      </w:r>
    </w:p>
    <w:p w14:paraId="5494E968" w14:textId="36FABD94" w:rsidR="002F2CA7" w:rsidRDefault="00F904D6" w:rsidP="00F904D6">
      <w:pPr>
        <w:pStyle w:val="Caption"/>
      </w:pPr>
      <w:bookmarkStart w:id="649" w:name="_Toc524379606"/>
      <w:bookmarkStart w:id="650" w:name="_Toc524380594"/>
      <w:r>
        <w:t xml:space="preserve">Table </w:t>
      </w:r>
      <w:fldSimple w:instr=" SEQ Table \* ARABIC ">
        <w:r w:rsidR="00231B65">
          <w:rPr>
            <w:noProof/>
          </w:rPr>
          <w:t>3</w:t>
        </w:r>
      </w:fldSimple>
      <w:r w:rsidRPr="00456078">
        <w:t xml:space="preserve">: </w:t>
      </w:r>
      <w:r>
        <w:t>Inbound ePrescribing Release Documents</w:t>
      </w:r>
      <w:bookmarkEnd w:id="649"/>
      <w:bookmarkEnd w:id="650"/>
    </w:p>
    <w:tbl>
      <w:tblPr>
        <w:tblStyle w:val="TableGrid"/>
        <w:tblW w:w="0" w:type="auto"/>
        <w:tblInd w:w="108" w:type="dxa"/>
        <w:tblLook w:val="04A0" w:firstRow="1" w:lastRow="0" w:firstColumn="1" w:lastColumn="0" w:noHBand="0" w:noVBand="1"/>
        <w:tblDescription w:val="This table displays the Inbound ePrescribing Release Documents providing the filename, title and FTP mode details.&#10;"/>
      </w:tblPr>
      <w:tblGrid>
        <w:gridCol w:w="2861"/>
        <w:gridCol w:w="4766"/>
        <w:gridCol w:w="1615"/>
      </w:tblGrid>
      <w:tr w:rsidR="002F2CA7" w:rsidRPr="005E0588" w14:paraId="20944C4B" w14:textId="77777777" w:rsidTr="002835E4">
        <w:trPr>
          <w:trHeight w:val="224"/>
          <w:tblHeader/>
        </w:trPr>
        <w:tc>
          <w:tcPr>
            <w:tcW w:w="2861" w:type="dxa"/>
            <w:shd w:val="clear" w:color="auto" w:fill="F2F2F2" w:themeFill="background1" w:themeFillShade="F2"/>
          </w:tcPr>
          <w:p w14:paraId="6FCB2986" w14:textId="77777777" w:rsidR="002F2CA7" w:rsidRPr="005E0588" w:rsidRDefault="002F2CA7" w:rsidP="000E0A38">
            <w:pPr>
              <w:pStyle w:val="TableHeading"/>
            </w:pPr>
            <w:bookmarkStart w:id="651" w:name="_Hlk521587463"/>
            <w:r w:rsidRPr="005E0588">
              <w:t>File Name</w:t>
            </w:r>
          </w:p>
        </w:tc>
        <w:tc>
          <w:tcPr>
            <w:tcW w:w="4766" w:type="dxa"/>
            <w:shd w:val="clear" w:color="auto" w:fill="F2F2F2" w:themeFill="background1" w:themeFillShade="F2"/>
          </w:tcPr>
          <w:p w14:paraId="6004F0D0" w14:textId="77777777" w:rsidR="002F2CA7" w:rsidRPr="005E0588" w:rsidRDefault="002F2CA7" w:rsidP="000E0A38">
            <w:pPr>
              <w:pStyle w:val="TableHeading"/>
            </w:pPr>
            <w:r w:rsidRPr="005E0588">
              <w:t>Title</w:t>
            </w:r>
          </w:p>
        </w:tc>
        <w:tc>
          <w:tcPr>
            <w:tcW w:w="1615" w:type="dxa"/>
            <w:shd w:val="clear" w:color="auto" w:fill="F2F2F2" w:themeFill="background1" w:themeFillShade="F2"/>
          </w:tcPr>
          <w:p w14:paraId="38975493" w14:textId="77777777" w:rsidR="002F2CA7" w:rsidRPr="005E0588" w:rsidRDefault="002F2CA7" w:rsidP="000E0A38">
            <w:pPr>
              <w:pStyle w:val="TableHeading"/>
            </w:pPr>
            <w:r w:rsidRPr="005E0588">
              <w:t>FTP Mode</w:t>
            </w:r>
          </w:p>
        </w:tc>
      </w:tr>
      <w:tr w:rsidR="00FC3A03" w:rsidRPr="005E0588" w14:paraId="65BEC270" w14:textId="77777777" w:rsidTr="002835E4">
        <w:tc>
          <w:tcPr>
            <w:tcW w:w="2861" w:type="dxa"/>
          </w:tcPr>
          <w:p w14:paraId="743F9842" w14:textId="17DAE21C" w:rsidR="00FC3A03" w:rsidRPr="00366083" w:rsidRDefault="00FC3A03" w:rsidP="000E0A38">
            <w:pPr>
              <w:pStyle w:val="TableText"/>
              <w:rPr>
                <w:rFonts w:ascii="Arial" w:hAnsi="Arial"/>
              </w:rPr>
            </w:pPr>
            <w:r w:rsidRPr="00366083">
              <w:rPr>
                <w:rFonts w:ascii="Arial" w:hAnsi="Arial"/>
              </w:rPr>
              <w:t>pso_7_</w:t>
            </w:r>
            <w:r w:rsidR="00C46371">
              <w:rPr>
                <w:rFonts w:ascii="Arial" w:hAnsi="Arial"/>
              </w:rPr>
              <w:t>0_</w:t>
            </w:r>
            <w:r w:rsidRPr="00061331">
              <w:rPr>
                <w:rFonts w:ascii="Arial" w:hAnsi="Arial"/>
              </w:rPr>
              <w:t>p</w:t>
            </w:r>
            <w:r w:rsidR="009262BF">
              <w:rPr>
                <w:rFonts w:ascii="Arial" w:hAnsi="Arial"/>
              </w:rPr>
              <w:t>508</w:t>
            </w:r>
            <w:r w:rsidRPr="00366083">
              <w:rPr>
                <w:rFonts w:ascii="Arial" w:hAnsi="Arial"/>
              </w:rPr>
              <w:t>_</w:t>
            </w:r>
            <w:r>
              <w:rPr>
                <w:rFonts w:ascii="Arial" w:hAnsi="Arial"/>
              </w:rPr>
              <w:t>ig</w:t>
            </w:r>
          </w:p>
        </w:tc>
        <w:tc>
          <w:tcPr>
            <w:tcW w:w="4766" w:type="dxa"/>
          </w:tcPr>
          <w:p w14:paraId="46C112F6" w14:textId="4F9AE133" w:rsidR="00FC3A03" w:rsidRPr="00366083" w:rsidRDefault="008C2AA5" w:rsidP="000E0A38">
            <w:pPr>
              <w:pStyle w:val="TableText"/>
              <w:rPr>
                <w:rFonts w:ascii="Arial" w:hAnsi="Arial"/>
              </w:rPr>
            </w:pPr>
            <w:bookmarkStart w:id="652" w:name="_Hlk523226034"/>
            <w:r w:rsidRPr="008C2AA5">
              <w:rPr>
                <w:rFonts w:ascii="Arial" w:hAnsi="Arial"/>
              </w:rPr>
              <w:t>Installation Guide - Inbo</w:t>
            </w:r>
            <w:r w:rsidR="009262BF">
              <w:rPr>
                <w:rFonts w:ascii="Arial" w:hAnsi="Arial"/>
              </w:rPr>
              <w:t>und ePrescribing (PSO*7*0*p508</w:t>
            </w:r>
            <w:r w:rsidRPr="008C2AA5">
              <w:rPr>
                <w:rFonts w:ascii="Arial" w:hAnsi="Arial"/>
              </w:rPr>
              <w:t>)</w:t>
            </w:r>
            <w:bookmarkEnd w:id="652"/>
          </w:p>
        </w:tc>
        <w:tc>
          <w:tcPr>
            <w:tcW w:w="1615" w:type="dxa"/>
          </w:tcPr>
          <w:p w14:paraId="78015249" w14:textId="77777777" w:rsidR="00FC3A03" w:rsidRDefault="00FC3A03" w:rsidP="000E0A38">
            <w:pPr>
              <w:pStyle w:val="TableText"/>
              <w:rPr>
                <w:rFonts w:ascii="Arial" w:hAnsi="Arial"/>
              </w:rPr>
            </w:pPr>
            <w:r>
              <w:rPr>
                <w:rFonts w:ascii="Arial" w:hAnsi="Arial"/>
              </w:rPr>
              <w:t>Binary</w:t>
            </w:r>
          </w:p>
        </w:tc>
      </w:tr>
      <w:tr w:rsidR="002F2CA7" w:rsidRPr="005E0588" w14:paraId="2B1A7626" w14:textId="77777777" w:rsidTr="002835E4">
        <w:tc>
          <w:tcPr>
            <w:tcW w:w="2861" w:type="dxa"/>
          </w:tcPr>
          <w:p w14:paraId="62362FB5" w14:textId="16F4F44B" w:rsidR="002F2CA7" w:rsidRPr="0033610B" w:rsidRDefault="00366083" w:rsidP="000E0A38">
            <w:pPr>
              <w:pStyle w:val="TableText"/>
              <w:rPr>
                <w:rFonts w:ascii="Arial" w:hAnsi="Arial"/>
              </w:rPr>
            </w:pPr>
            <w:r w:rsidRPr="0033610B">
              <w:rPr>
                <w:rFonts w:ascii="Arial" w:hAnsi="Arial"/>
              </w:rPr>
              <w:t>pso_7_</w:t>
            </w:r>
            <w:r w:rsidR="00C46371" w:rsidRPr="0033610B">
              <w:rPr>
                <w:rFonts w:ascii="Arial" w:hAnsi="Arial"/>
              </w:rPr>
              <w:t>0_</w:t>
            </w:r>
            <w:r w:rsidRPr="0033610B">
              <w:rPr>
                <w:rFonts w:ascii="Arial" w:hAnsi="Arial"/>
              </w:rPr>
              <w:t>p</w:t>
            </w:r>
            <w:r w:rsidR="009262BF">
              <w:rPr>
                <w:rFonts w:ascii="Arial" w:hAnsi="Arial"/>
              </w:rPr>
              <w:t>508</w:t>
            </w:r>
            <w:r w:rsidRPr="0033610B">
              <w:rPr>
                <w:rFonts w:ascii="Arial" w:hAnsi="Arial"/>
              </w:rPr>
              <w:t>_um</w:t>
            </w:r>
          </w:p>
        </w:tc>
        <w:tc>
          <w:tcPr>
            <w:tcW w:w="4766" w:type="dxa"/>
          </w:tcPr>
          <w:p w14:paraId="53D1179B" w14:textId="7DDF4E34" w:rsidR="002F2CA7" w:rsidRPr="00193B87" w:rsidRDefault="00FC61D3" w:rsidP="00193B87">
            <w:pPr>
              <w:pStyle w:val="TableText"/>
              <w:rPr>
                <w:rFonts w:ascii="Arial" w:hAnsi="Arial"/>
              </w:rPr>
            </w:pPr>
            <w:r w:rsidRPr="00193B87">
              <w:rPr>
                <w:rFonts w:ascii="Arial" w:hAnsi="Arial"/>
              </w:rPr>
              <w:t>User Manual - Inbound ePrescribing (PSO*7*0*p</w:t>
            </w:r>
            <w:r w:rsidR="009262BF">
              <w:rPr>
                <w:rFonts w:ascii="Arial" w:hAnsi="Arial"/>
              </w:rPr>
              <w:t>508</w:t>
            </w:r>
            <w:r w:rsidRPr="00193B87">
              <w:rPr>
                <w:rFonts w:ascii="Arial" w:hAnsi="Arial"/>
              </w:rPr>
              <w:t>)</w:t>
            </w:r>
          </w:p>
        </w:tc>
        <w:tc>
          <w:tcPr>
            <w:tcW w:w="1615" w:type="dxa"/>
          </w:tcPr>
          <w:p w14:paraId="178381E2" w14:textId="77777777" w:rsidR="002F2CA7" w:rsidRPr="005E0588" w:rsidRDefault="00366083" w:rsidP="000E0A38">
            <w:pPr>
              <w:pStyle w:val="TableText"/>
              <w:rPr>
                <w:rFonts w:ascii="Arial" w:hAnsi="Arial"/>
              </w:rPr>
            </w:pPr>
            <w:r>
              <w:rPr>
                <w:rFonts w:ascii="Arial" w:hAnsi="Arial"/>
              </w:rPr>
              <w:t>Binary</w:t>
            </w:r>
          </w:p>
        </w:tc>
      </w:tr>
      <w:tr w:rsidR="002F2CA7" w:rsidRPr="005E0588" w14:paraId="0D5B19CC" w14:textId="77777777" w:rsidTr="002835E4">
        <w:tc>
          <w:tcPr>
            <w:tcW w:w="2861" w:type="dxa"/>
          </w:tcPr>
          <w:p w14:paraId="31334860" w14:textId="2C84CBF7" w:rsidR="002F2CA7" w:rsidRPr="005E0588" w:rsidRDefault="00D570C3" w:rsidP="000E0A38">
            <w:pPr>
              <w:pStyle w:val="TableText"/>
              <w:rPr>
                <w:rFonts w:ascii="Arial" w:hAnsi="Arial"/>
              </w:rPr>
            </w:pPr>
            <w:r w:rsidRPr="00061331">
              <w:rPr>
                <w:rFonts w:ascii="Arial" w:hAnsi="Arial"/>
              </w:rPr>
              <w:t>pso_7_0_</w:t>
            </w:r>
            <w:r w:rsidR="009262BF">
              <w:rPr>
                <w:rFonts w:ascii="Arial" w:hAnsi="Arial"/>
              </w:rPr>
              <w:t>p508</w:t>
            </w:r>
            <w:r w:rsidR="004132CD">
              <w:rPr>
                <w:rFonts w:ascii="Arial" w:hAnsi="Arial"/>
              </w:rPr>
              <w:t>_</w:t>
            </w:r>
            <w:r w:rsidRPr="00061331">
              <w:rPr>
                <w:rFonts w:ascii="Arial" w:hAnsi="Arial"/>
              </w:rPr>
              <w:t>tm</w:t>
            </w:r>
          </w:p>
        </w:tc>
        <w:tc>
          <w:tcPr>
            <w:tcW w:w="4766" w:type="dxa"/>
          </w:tcPr>
          <w:p w14:paraId="176C6A09" w14:textId="481FD57D" w:rsidR="002F2CA7" w:rsidRPr="005E0588" w:rsidRDefault="0039300C" w:rsidP="000E0A38">
            <w:pPr>
              <w:pStyle w:val="TableText"/>
              <w:rPr>
                <w:rFonts w:ascii="Arial" w:hAnsi="Arial"/>
              </w:rPr>
            </w:pPr>
            <w:commentRangeStart w:id="653"/>
            <w:r w:rsidRPr="0039300C">
              <w:rPr>
                <w:rFonts w:ascii="Arial" w:hAnsi="Arial"/>
              </w:rPr>
              <w:t>Technical Manual/Security Gu</w:t>
            </w:r>
            <w:r>
              <w:rPr>
                <w:rFonts w:ascii="Arial" w:hAnsi="Arial"/>
              </w:rPr>
              <w:t>ide - Outpatient Pharmacy V.7.0</w:t>
            </w:r>
            <w:commentRangeEnd w:id="653"/>
            <w:r>
              <w:rPr>
                <w:rStyle w:val="CommentReference"/>
                <w:rFonts w:cs="Times New Roman"/>
              </w:rPr>
              <w:commentReference w:id="653"/>
            </w:r>
          </w:p>
        </w:tc>
        <w:tc>
          <w:tcPr>
            <w:tcW w:w="1615" w:type="dxa"/>
          </w:tcPr>
          <w:p w14:paraId="352CA8F9" w14:textId="77777777" w:rsidR="002F2CA7" w:rsidRPr="005E0588" w:rsidRDefault="0030278D" w:rsidP="000E0A38">
            <w:pPr>
              <w:pStyle w:val="TableText"/>
              <w:rPr>
                <w:rFonts w:ascii="Arial" w:hAnsi="Arial"/>
              </w:rPr>
            </w:pPr>
            <w:r>
              <w:rPr>
                <w:rFonts w:ascii="Arial" w:hAnsi="Arial"/>
              </w:rPr>
              <w:t>Binary</w:t>
            </w:r>
          </w:p>
        </w:tc>
      </w:tr>
      <w:tr w:rsidR="002F2CA7" w:rsidRPr="005E0588" w14:paraId="511798D3" w14:textId="77777777" w:rsidTr="002835E4">
        <w:trPr>
          <w:trHeight w:val="332"/>
        </w:trPr>
        <w:tc>
          <w:tcPr>
            <w:tcW w:w="2861" w:type="dxa"/>
          </w:tcPr>
          <w:p w14:paraId="7AF96991" w14:textId="1EB5EA1E" w:rsidR="002F2CA7" w:rsidRPr="005E0588" w:rsidRDefault="0030278D" w:rsidP="000E0A38">
            <w:pPr>
              <w:pStyle w:val="TableText"/>
              <w:rPr>
                <w:rFonts w:ascii="Arial" w:hAnsi="Arial"/>
              </w:rPr>
            </w:pPr>
            <w:r w:rsidRPr="0030278D">
              <w:rPr>
                <w:rFonts w:ascii="Arial" w:hAnsi="Arial"/>
              </w:rPr>
              <w:t>pso_7_</w:t>
            </w:r>
            <w:r w:rsidR="00C46371">
              <w:rPr>
                <w:rFonts w:ascii="Arial" w:hAnsi="Arial"/>
              </w:rPr>
              <w:t>0_</w:t>
            </w:r>
            <w:r w:rsidRPr="0030278D">
              <w:rPr>
                <w:rFonts w:ascii="Arial" w:hAnsi="Arial"/>
              </w:rPr>
              <w:t>p</w:t>
            </w:r>
            <w:r w:rsidR="009262BF">
              <w:rPr>
                <w:rFonts w:ascii="Arial" w:hAnsi="Arial"/>
              </w:rPr>
              <w:t>508</w:t>
            </w:r>
            <w:r w:rsidRPr="0030278D">
              <w:rPr>
                <w:rFonts w:ascii="Arial" w:hAnsi="Arial"/>
              </w:rPr>
              <w:t>_rn</w:t>
            </w:r>
          </w:p>
        </w:tc>
        <w:tc>
          <w:tcPr>
            <w:tcW w:w="4766" w:type="dxa"/>
          </w:tcPr>
          <w:p w14:paraId="4D53E44C" w14:textId="667C6540" w:rsidR="002F2CA7" w:rsidRPr="005E0588" w:rsidRDefault="00740058" w:rsidP="000E0A38">
            <w:pPr>
              <w:pStyle w:val="TableText"/>
              <w:rPr>
                <w:rFonts w:ascii="Arial" w:hAnsi="Arial"/>
              </w:rPr>
            </w:pPr>
            <w:r w:rsidRPr="00740058">
              <w:rPr>
                <w:rFonts w:ascii="Arial" w:hAnsi="Arial"/>
              </w:rPr>
              <w:t>Release Notes - Inbound ePrescribing</w:t>
            </w:r>
            <w:r w:rsidR="009262BF">
              <w:rPr>
                <w:rFonts w:ascii="Arial" w:hAnsi="Arial"/>
              </w:rPr>
              <w:t xml:space="preserve"> (PSO*7*0*p508</w:t>
            </w:r>
            <w:r w:rsidRPr="00740058">
              <w:rPr>
                <w:rFonts w:ascii="Arial" w:hAnsi="Arial"/>
              </w:rPr>
              <w:t>)</w:t>
            </w:r>
          </w:p>
        </w:tc>
        <w:tc>
          <w:tcPr>
            <w:tcW w:w="1615" w:type="dxa"/>
          </w:tcPr>
          <w:p w14:paraId="266A24EE" w14:textId="77777777" w:rsidR="002F2CA7" w:rsidRPr="005E0588" w:rsidRDefault="0030278D" w:rsidP="000E0A38">
            <w:pPr>
              <w:pStyle w:val="TableText"/>
              <w:rPr>
                <w:rFonts w:ascii="Arial" w:hAnsi="Arial"/>
              </w:rPr>
            </w:pPr>
            <w:r>
              <w:rPr>
                <w:rFonts w:ascii="Arial" w:hAnsi="Arial"/>
              </w:rPr>
              <w:t>Binary</w:t>
            </w:r>
          </w:p>
        </w:tc>
      </w:tr>
      <w:tr w:rsidR="002F2CA7" w:rsidRPr="005E0588" w14:paraId="69648424" w14:textId="77777777" w:rsidTr="002835E4">
        <w:tc>
          <w:tcPr>
            <w:tcW w:w="2861" w:type="dxa"/>
          </w:tcPr>
          <w:p w14:paraId="114EB2BE" w14:textId="751F2507" w:rsidR="002F2CA7" w:rsidRPr="005E0588" w:rsidRDefault="0030278D" w:rsidP="000E0A38">
            <w:pPr>
              <w:pStyle w:val="TableText"/>
              <w:rPr>
                <w:rFonts w:ascii="Arial" w:hAnsi="Arial"/>
              </w:rPr>
            </w:pPr>
            <w:r w:rsidRPr="0030278D">
              <w:rPr>
                <w:rFonts w:ascii="Arial" w:hAnsi="Arial"/>
              </w:rPr>
              <w:t>pso_7_</w:t>
            </w:r>
            <w:r w:rsidR="00C46371">
              <w:rPr>
                <w:rFonts w:ascii="Arial" w:hAnsi="Arial"/>
              </w:rPr>
              <w:t>0_</w:t>
            </w:r>
            <w:r w:rsidRPr="0030278D">
              <w:rPr>
                <w:rFonts w:ascii="Arial" w:hAnsi="Arial"/>
              </w:rPr>
              <w:t>p</w:t>
            </w:r>
            <w:r w:rsidR="00A347A4">
              <w:rPr>
                <w:rFonts w:ascii="Arial" w:hAnsi="Arial"/>
              </w:rPr>
              <w:t>5</w:t>
            </w:r>
            <w:r w:rsidR="009262BF">
              <w:rPr>
                <w:rFonts w:ascii="Arial" w:hAnsi="Arial"/>
              </w:rPr>
              <w:t>08</w:t>
            </w:r>
            <w:r w:rsidRPr="0030278D">
              <w:rPr>
                <w:rFonts w:ascii="Arial" w:hAnsi="Arial"/>
              </w:rPr>
              <w:t>_</w:t>
            </w:r>
            <w:r>
              <w:rPr>
                <w:rFonts w:ascii="Arial" w:hAnsi="Arial"/>
              </w:rPr>
              <w:t>img</w:t>
            </w:r>
          </w:p>
        </w:tc>
        <w:tc>
          <w:tcPr>
            <w:tcW w:w="4766" w:type="dxa"/>
          </w:tcPr>
          <w:p w14:paraId="132BDF92" w14:textId="0FEB0EDA" w:rsidR="00E25048" w:rsidRPr="005E0588" w:rsidRDefault="00241146" w:rsidP="000E0A38">
            <w:pPr>
              <w:pStyle w:val="TableText"/>
              <w:rPr>
                <w:rFonts w:ascii="Arial" w:hAnsi="Arial"/>
              </w:rPr>
            </w:pPr>
            <w:r w:rsidRPr="00241146">
              <w:rPr>
                <w:rFonts w:ascii="Arial" w:hAnsi="Arial"/>
              </w:rPr>
              <w:t>Implementation Guide - I</w:t>
            </w:r>
            <w:r w:rsidR="009262BF">
              <w:rPr>
                <w:rFonts w:ascii="Arial" w:hAnsi="Arial"/>
              </w:rPr>
              <w:t>nbound ePrescribing (PSO*7*0*p508</w:t>
            </w:r>
            <w:r w:rsidRPr="00241146">
              <w:rPr>
                <w:rFonts w:ascii="Arial" w:hAnsi="Arial"/>
              </w:rPr>
              <w:t>)</w:t>
            </w:r>
          </w:p>
        </w:tc>
        <w:tc>
          <w:tcPr>
            <w:tcW w:w="1615" w:type="dxa"/>
          </w:tcPr>
          <w:p w14:paraId="152C8E87" w14:textId="77777777" w:rsidR="002F2CA7" w:rsidRPr="005E0588" w:rsidRDefault="0030278D" w:rsidP="000E0A38">
            <w:pPr>
              <w:pStyle w:val="TableText"/>
              <w:rPr>
                <w:rFonts w:ascii="Arial" w:hAnsi="Arial"/>
              </w:rPr>
            </w:pPr>
            <w:r>
              <w:rPr>
                <w:rFonts w:ascii="Arial" w:hAnsi="Arial"/>
              </w:rPr>
              <w:t>Binary</w:t>
            </w:r>
          </w:p>
        </w:tc>
      </w:tr>
    </w:tbl>
    <w:bookmarkEnd w:id="651"/>
    <w:p w14:paraId="1C71B8D9" w14:textId="3894E60F" w:rsidR="009133B0" w:rsidRPr="00F61C11" w:rsidRDefault="001D619C" w:rsidP="0017442F">
      <w:pPr>
        <w:spacing w:before="120" w:after="120"/>
        <w:rPr>
          <w:sz w:val="24"/>
          <w:szCs w:val="24"/>
        </w:rPr>
      </w:pPr>
      <w:r w:rsidRPr="00F23BB9">
        <w:rPr>
          <w:rStyle w:val="BodyTextChar"/>
        </w:rPr>
        <w:t xml:space="preserve">The documents are also available on the </w:t>
      </w:r>
      <w:r w:rsidR="00FC3A03" w:rsidRPr="00F23BB9">
        <w:rPr>
          <w:rStyle w:val="BodyTextChar"/>
        </w:rPr>
        <w:t>Outpatient Pharmacy VA</w:t>
      </w:r>
      <w:r w:rsidRPr="00F23BB9">
        <w:rPr>
          <w:rStyle w:val="BodyTextChar"/>
        </w:rPr>
        <w:t xml:space="preserve"> </w:t>
      </w:r>
      <w:r w:rsidR="00AA7CD8" w:rsidRPr="00F23BB9">
        <w:rPr>
          <w:rStyle w:val="BodyTextChar"/>
        </w:rPr>
        <w:t xml:space="preserve">Software Document </w:t>
      </w:r>
      <w:r w:rsidRPr="00F23BB9">
        <w:rPr>
          <w:rStyle w:val="BodyTextChar"/>
        </w:rPr>
        <w:t xml:space="preserve">Library (VDL), which is </w:t>
      </w:r>
      <w:r w:rsidRPr="00BA1CFD">
        <w:rPr>
          <w:rStyle w:val="BodyTextChar"/>
        </w:rPr>
        <w:t xml:space="preserve">located at </w:t>
      </w:r>
      <w:hyperlink r:id="rId52" w:tooltip="https://www.va.gov/vdl/application.asp?appid=90" w:history="1">
        <w:r w:rsidR="00A25F7B">
          <w:rPr>
            <w:rStyle w:val="Hyperlink"/>
            <w:rFonts w:ascii="Times New Roman" w:hAnsi="Times New Roman"/>
            <w:sz w:val="24"/>
            <w:szCs w:val="24"/>
          </w:rPr>
          <w:t>Outpatient Pharmacy VDL</w:t>
        </w:r>
      </w:hyperlink>
      <w:bookmarkStart w:id="654" w:name="_Toc403558526"/>
      <w:r w:rsidR="009133B0" w:rsidRPr="00BA1CFD">
        <w:rPr>
          <w:sz w:val="24"/>
          <w:szCs w:val="24"/>
        </w:rPr>
        <w:t>.</w:t>
      </w:r>
    </w:p>
    <w:p w14:paraId="46B1CD6F" w14:textId="3E84ECFD" w:rsidR="00D570C3" w:rsidRPr="00F61C11" w:rsidRDefault="00D570C3" w:rsidP="00F23BB9">
      <w:pPr>
        <w:pStyle w:val="BodyText"/>
      </w:pPr>
      <w:r w:rsidRPr="00F61C11">
        <w:t xml:space="preserve">Sites may retrieve the documentation directly using Secure File Transfer Protocol (SFTP) from the ANONYMOUS.SOFTWARE directory at the following </w:t>
      </w:r>
      <w:r w:rsidR="00A0312C">
        <w:t>Office</w:t>
      </w:r>
      <w:r w:rsidR="00CA5121">
        <w:t xml:space="preserve"> of Information </w:t>
      </w:r>
      <w:r w:rsidR="00A0312C">
        <w:t>Field Office</w:t>
      </w:r>
      <w:r w:rsidR="00CA5121">
        <w:t xml:space="preserve"> (OIFO)</w:t>
      </w:r>
      <w:r w:rsidRPr="00F61C11">
        <w:t>.</w:t>
      </w:r>
    </w:p>
    <w:p w14:paraId="2E23019A" w14:textId="4DA6A380" w:rsidR="001D619C" w:rsidRDefault="00F904D6" w:rsidP="00F904D6">
      <w:pPr>
        <w:pStyle w:val="Caption"/>
      </w:pPr>
      <w:bookmarkStart w:id="655" w:name="_Toc524379607"/>
      <w:bookmarkStart w:id="656" w:name="_Toc524380595"/>
      <w:bookmarkEnd w:id="654"/>
      <w:r>
        <w:t xml:space="preserve">Table </w:t>
      </w:r>
      <w:fldSimple w:instr=" SEQ Table \* ARABIC ">
        <w:r w:rsidR="00231B65">
          <w:rPr>
            <w:noProof/>
          </w:rPr>
          <w:t>4</w:t>
        </w:r>
      </w:fldSimple>
      <w:r w:rsidRPr="00456078">
        <w:t xml:space="preserve">: </w:t>
      </w:r>
      <w:r>
        <w:t>Software Directories</w:t>
      </w:r>
      <w:bookmarkEnd w:id="655"/>
      <w:bookmarkEnd w:id="656"/>
    </w:p>
    <w:tbl>
      <w:tblPr>
        <w:tblStyle w:val="TableGrid"/>
        <w:tblW w:w="4887" w:type="pct"/>
        <w:tblInd w:w="108" w:type="dxa"/>
        <w:tblLook w:val="04A0" w:firstRow="1" w:lastRow="0" w:firstColumn="1" w:lastColumn="0" w:noHBand="0" w:noVBand="1"/>
        <w:tblDescription w:val="This table displays the ANONYMOUS Software details by OI field office, FTP address, and directory.&#10;"/>
      </w:tblPr>
      <w:tblGrid>
        <w:gridCol w:w="2879"/>
        <w:gridCol w:w="3692"/>
        <w:gridCol w:w="2789"/>
      </w:tblGrid>
      <w:tr w:rsidR="001D619C" w:rsidRPr="002A31DC" w14:paraId="520E033D" w14:textId="77777777" w:rsidTr="00591160">
        <w:trPr>
          <w:tblHeader/>
        </w:trPr>
        <w:tc>
          <w:tcPr>
            <w:tcW w:w="1538" w:type="pct"/>
            <w:shd w:val="clear" w:color="auto" w:fill="F2F2F2" w:themeFill="background1" w:themeFillShade="F2"/>
          </w:tcPr>
          <w:p w14:paraId="10014877" w14:textId="77777777" w:rsidR="001D619C" w:rsidRPr="002A31DC" w:rsidRDefault="001D619C" w:rsidP="000E0A38">
            <w:pPr>
              <w:pStyle w:val="TableHeading"/>
            </w:pPr>
            <w:r w:rsidRPr="002A31DC">
              <w:t>OIFO</w:t>
            </w:r>
          </w:p>
        </w:tc>
        <w:tc>
          <w:tcPr>
            <w:tcW w:w="1972" w:type="pct"/>
            <w:shd w:val="clear" w:color="auto" w:fill="F2F2F2" w:themeFill="background1" w:themeFillShade="F2"/>
          </w:tcPr>
          <w:p w14:paraId="1C45B6B4" w14:textId="77777777" w:rsidR="001D619C" w:rsidRPr="002A31DC" w:rsidRDefault="001D619C" w:rsidP="000E0A38">
            <w:pPr>
              <w:pStyle w:val="TableHeading"/>
            </w:pPr>
            <w:r w:rsidRPr="002A31DC">
              <w:t>FTP Address</w:t>
            </w:r>
          </w:p>
        </w:tc>
        <w:tc>
          <w:tcPr>
            <w:tcW w:w="1490" w:type="pct"/>
            <w:shd w:val="clear" w:color="auto" w:fill="F2F2F2" w:themeFill="background1" w:themeFillShade="F2"/>
          </w:tcPr>
          <w:p w14:paraId="397ED715" w14:textId="77777777" w:rsidR="001D619C" w:rsidRPr="002A31DC" w:rsidRDefault="001D619C" w:rsidP="000E0A38">
            <w:pPr>
              <w:pStyle w:val="TableHeading"/>
            </w:pPr>
            <w:r w:rsidRPr="002A31DC">
              <w:t xml:space="preserve">Directory </w:t>
            </w:r>
          </w:p>
        </w:tc>
      </w:tr>
      <w:tr w:rsidR="001D619C" w:rsidRPr="002A31DC" w14:paraId="0EBC4627" w14:textId="77777777" w:rsidTr="00591160">
        <w:tc>
          <w:tcPr>
            <w:tcW w:w="1538" w:type="pct"/>
          </w:tcPr>
          <w:p w14:paraId="7E9F275A" w14:textId="77777777" w:rsidR="001D619C" w:rsidRPr="002A31DC" w:rsidRDefault="001D619C" w:rsidP="000E0A38">
            <w:pPr>
              <w:pStyle w:val="TableText"/>
              <w:rPr>
                <w:rFonts w:ascii="Arial" w:hAnsi="Arial"/>
              </w:rPr>
            </w:pPr>
            <w:r w:rsidRPr="002A31DC">
              <w:rPr>
                <w:rFonts w:ascii="Arial" w:hAnsi="Arial"/>
              </w:rPr>
              <w:t>Hines</w:t>
            </w:r>
          </w:p>
        </w:tc>
        <w:tc>
          <w:tcPr>
            <w:tcW w:w="1972" w:type="pct"/>
          </w:tcPr>
          <w:p w14:paraId="3AB5B2FD" w14:textId="77777777" w:rsidR="001D619C" w:rsidRPr="00FC3A03" w:rsidRDefault="001D619C" w:rsidP="000E0A38">
            <w:pPr>
              <w:pStyle w:val="TableText"/>
              <w:rPr>
                <w:rStyle w:val="Hyperlink"/>
                <w:rFonts w:cs="Times New Roman"/>
                <w:color w:val="000000" w:themeColor="text1"/>
                <w:sz w:val="24"/>
                <w:szCs w:val="24"/>
                <w:u w:val="none"/>
              </w:rPr>
            </w:pPr>
            <w:r w:rsidRPr="00FC3A03">
              <w:rPr>
                <w:rStyle w:val="Hyperlink"/>
                <w:rFonts w:cs="Times New Roman"/>
                <w:color w:val="000000" w:themeColor="text1"/>
                <w:sz w:val="24"/>
                <w:szCs w:val="24"/>
                <w:u w:val="none"/>
              </w:rPr>
              <w:t>fo-hines.med.va.gov</w:t>
            </w:r>
          </w:p>
        </w:tc>
        <w:tc>
          <w:tcPr>
            <w:tcW w:w="1490" w:type="pct"/>
          </w:tcPr>
          <w:p w14:paraId="67A06129" w14:textId="77777777" w:rsidR="001D619C" w:rsidRPr="002A31DC" w:rsidRDefault="001D619C" w:rsidP="000E0A38">
            <w:pPr>
              <w:pStyle w:val="TableText"/>
              <w:rPr>
                <w:rFonts w:ascii="Arial" w:hAnsi="Arial"/>
              </w:rPr>
            </w:pPr>
            <w:r w:rsidRPr="002A31DC">
              <w:rPr>
                <w:rFonts w:ascii="Arial" w:hAnsi="Arial"/>
              </w:rPr>
              <w:t xml:space="preserve">anonymous.software </w:t>
            </w:r>
          </w:p>
        </w:tc>
      </w:tr>
      <w:tr w:rsidR="001D619C" w:rsidRPr="002A31DC" w14:paraId="72DEA78B" w14:textId="77777777" w:rsidTr="00591160">
        <w:tc>
          <w:tcPr>
            <w:tcW w:w="1538" w:type="pct"/>
          </w:tcPr>
          <w:p w14:paraId="67DBFAFE" w14:textId="77777777" w:rsidR="001D619C" w:rsidRPr="002A31DC" w:rsidRDefault="001D619C" w:rsidP="000E0A38">
            <w:pPr>
              <w:pStyle w:val="TableText"/>
              <w:rPr>
                <w:rFonts w:ascii="Arial" w:hAnsi="Arial"/>
              </w:rPr>
            </w:pPr>
            <w:r w:rsidRPr="002A31DC">
              <w:rPr>
                <w:rFonts w:ascii="Arial" w:hAnsi="Arial"/>
              </w:rPr>
              <w:t>Salt Lake City</w:t>
            </w:r>
          </w:p>
        </w:tc>
        <w:tc>
          <w:tcPr>
            <w:tcW w:w="1972" w:type="pct"/>
          </w:tcPr>
          <w:p w14:paraId="7D38BE48" w14:textId="77777777" w:rsidR="001D619C" w:rsidRPr="00FC3A03" w:rsidRDefault="001D619C" w:rsidP="000E0A38">
            <w:pPr>
              <w:pStyle w:val="TableText"/>
              <w:rPr>
                <w:rStyle w:val="Hyperlink"/>
                <w:rFonts w:cs="Times New Roman"/>
                <w:color w:val="000000" w:themeColor="text1"/>
                <w:sz w:val="24"/>
                <w:szCs w:val="24"/>
                <w:u w:val="none"/>
              </w:rPr>
            </w:pPr>
            <w:r w:rsidRPr="00FC3A03">
              <w:rPr>
                <w:rStyle w:val="Hyperlink"/>
                <w:rFonts w:cs="Times New Roman"/>
                <w:color w:val="000000" w:themeColor="text1"/>
                <w:sz w:val="24"/>
                <w:szCs w:val="24"/>
                <w:u w:val="none"/>
              </w:rPr>
              <w:t>fo-slc.med.va.gov</w:t>
            </w:r>
          </w:p>
        </w:tc>
        <w:tc>
          <w:tcPr>
            <w:tcW w:w="1490" w:type="pct"/>
          </w:tcPr>
          <w:p w14:paraId="04E8D276" w14:textId="77777777" w:rsidR="001D619C" w:rsidRPr="002A31DC" w:rsidRDefault="001D619C" w:rsidP="000E0A38">
            <w:pPr>
              <w:pStyle w:val="TableText"/>
              <w:rPr>
                <w:rFonts w:ascii="Arial" w:hAnsi="Arial"/>
              </w:rPr>
            </w:pPr>
            <w:r w:rsidRPr="002A31DC">
              <w:rPr>
                <w:rFonts w:ascii="Arial" w:hAnsi="Arial"/>
              </w:rPr>
              <w:t xml:space="preserve">anonymous.software </w:t>
            </w:r>
          </w:p>
        </w:tc>
      </w:tr>
      <w:tr w:rsidR="001D619C" w:rsidRPr="002A31DC" w14:paraId="2ACD66B5" w14:textId="77777777" w:rsidTr="00591160">
        <w:tc>
          <w:tcPr>
            <w:tcW w:w="1538" w:type="pct"/>
          </w:tcPr>
          <w:p w14:paraId="62CE85EA" w14:textId="77777777" w:rsidR="001D619C" w:rsidRPr="002A31DC" w:rsidRDefault="001D619C" w:rsidP="000E0A38">
            <w:pPr>
              <w:pStyle w:val="TableText"/>
              <w:rPr>
                <w:rFonts w:ascii="Arial" w:hAnsi="Arial"/>
              </w:rPr>
            </w:pPr>
            <w:r w:rsidRPr="002A31DC">
              <w:rPr>
                <w:rFonts w:ascii="Arial" w:hAnsi="Arial"/>
              </w:rPr>
              <w:t>VistA Download Site</w:t>
            </w:r>
          </w:p>
        </w:tc>
        <w:tc>
          <w:tcPr>
            <w:tcW w:w="1972" w:type="pct"/>
          </w:tcPr>
          <w:p w14:paraId="27F45D1E" w14:textId="77777777" w:rsidR="001D619C" w:rsidRPr="00FC3A03" w:rsidRDefault="001D619C" w:rsidP="000E0A38">
            <w:pPr>
              <w:pStyle w:val="TableText"/>
              <w:rPr>
                <w:rStyle w:val="Hyperlink"/>
                <w:rFonts w:cs="Times New Roman"/>
                <w:color w:val="000000" w:themeColor="text1"/>
                <w:sz w:val="24"/>
                <w:szCs w:val="24"/>
                <w:u w:val="none"/>
              </w:rPr>
            </w:pPr>
            <w:r w:rsidRPr="00FC3A03">
              <w:rPr>
                <w:rStyle w:val="Hyperlink"/>
                <w:rFonts w:cs="Times New Roman"/>
                <w:color w:val="000000" w:themeColor="text1"/>
                <w:sz w:val="24"/>
                <w:szCs w:val="24"/>
                <w:u w:val="none"/>
              </w:rPr>
              <w:t>download.vista.med.va.gov</w:t>
            </w:r>
          </w:p>
        </w:tc>
        <w:tc>
          <w:tcPr>
            <w:tcW w:w="1490" w:type="pct"/>
          </w:tcPr>
          <w:p w14:paraId="64A50C15" w14:textId="77777777" w:rsidR="001D619C" w:rsidRPr="002A31DC" w:rsidRDefault="001D619C" w:rsidP="000E0A38">
            <w:pPr>
              <w:pStyle w:val="TableText"/>
              <w:rPr>
                <w:rFonts w:ascii="Arial" w:hAnsi="Arial"/>
              </w:rPr>
            </w:pPr>
            <w:r w:rsidRPr="002A31DC">
              <w:rPr>
                <w:rFonts w:ascii="Arial" w:hAnsi="Arial"/>
              </w:rPr>
              <w:t>anonymous.software</w:t>
            </w:r>
          </w:p>
        </w:tc>
      </w:tr>
    </w:tbl>
    <w:p w14:paraId="453CEA17" w14:textId="77777777" w:rsidR="00591160" w:rsidRDefault="00591160" w:rsidP="00EF410E"/>
    <w:sectPr w:rsidR="00591160" w:rsidSect="00C22DA0">
      <w:footerReference w:type="default" r:id="rId53"/>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3" w:author="Author" w:initials="A">
    <w:p w14:paraId="6CC72ACC" w14:textId="40114A4D" w:rsidR="00312DA9" w:rsidRDefault="00312DA9">
      <w:pPr>
        <w:pStyle w:val="CommentText"/>
      </w:pPr>
      <w:r>
        <w:rPr>
          <w:rStyle w:val="CommentReference"/>
        </w:rPr>
        <w:annotationRef/>
      </w:r>
      <w:r>
        <w:rPr>
          <w:rStyle w:val="CommentReference"/>
        </w:rPr>
        <w:t>Incorporate HPS Comment</w:t>
      </w:r>
    </w:p>
  </w:comment>
  <w:comment w:id="450" w:author="Author" w:initials="A">
    <w:p w14:paraId="23529AC8" w14:textId="2CFA690D" w:rsidR="00312DA9" w:rsidRDefault="00312DA9">
      <w:pPr>
        <w:pStyle w:val="CommentText"/>
      </w:pPr>
      <w:r>
        <w:rPr>
          <w:rStyle w:val="CommentReference"/>
        </w:rPr>
        <w:annotationRef/>
      </w:r>
      <w:r>
        <w:t>Incorporate HPS Comment</w:t>
      </w:r>
    </w:p>
  </w:comment>
  <w:comment w:id="465" w:author="Author" w:initials="A">
    <w:p w14:paraId="09582B25" w14:textId="15999F1A" w:rsidR="00312DA9" w:rsidRDefault="00312DA9">
      <w:pPr>
        <w:pStyle w:val="CommentText"/>
      </w:pPr>
      <w:r>
        <w:rPr>
          <w:rStyle w:val="CommentReference"/>
        </w:rPr>
        <w:annotationRef/>
      </w:r>
      <w:r>
        <w:t>Added new step for accept default</w:t>
      </w:r>
    </w:p>
  </w:comment>
  <w:comment w:id="474" w:author="Author" w:initials="A">
    <w:p w14:paraId="50C539CB" w14:textId="4D137869" w:rsidR="00312DA9" w:rsidRDefault="00312DA9">
      <w:pPr>
        <w:pStyle w:val="CommentText"/>
      </w:pPr>
      <w:r>
        <w:rPr>
          <w:rStyle w:val="CommentReference"/>
        </w:rPr>
        <w:annotationRef/>
      </w:r>
      <w:r>
        <w:t>Added Note for clarification</w:t>
      </w:r>
    </w:p>
  </w:comment>
  <w:comment w:id="554" w:author="Author" w:initials="A">
    <w:p w14:paraId="4CC620CD" w14:textId="4077A14D" w:rsidR="00312DA9" w:rsidRDefault="00312DA9">
      <w:pPr>
        <w:pStyle w:val="CommentText"/>
      </w:pPr>
      <w:r>
        <w:rPr>
          <w:rStyle w:val="CommentReference"/>
        </w:rPr>
        <w:annotationRef/>
      </w:r>
      <w:r>
        <w:t>Incorporate HPS comment.  Delete Highlighted btext in yellow.</w:t>
      </w:r>
    </w:p>
  </w:comment>
  <w:comment w:id="633" w:author="Author" w:initials="A">
    <w:p w14:paraId="35129B68" w14:textId="15A0C272" w:rsidR="00312DA9" w:rsidRDefault="00312DA9">
      <w:pPr>
        <w:pStyle w:val="CommentText"/>
      </w:pPr>
      <w:r>
        <w:rPr>
          <w:rStyle w:val="CommentReference"/>
        </w:rPr>
        <w:annotationRef/>
      </w:r>
      <w:r>
        <w:t>HPS Comment:  Define first use of CH</w:t>
      </w:r>
    </w:p>
  </w:comment>
  <w:comment w:id="653" w:author="Author" w:initials="A">
    <w:p w14:paraId="733E2CC1" w14:textId="314BDC3E" w:rsidR="00312DA9" w:rsidRDefault="00312DA9">
      <w:pPr>
        <w:pStyle w:val="CommentText"/>
      </w:pPr>
      <w:r>
        <w:rPr>
          <w:rStyle w:val="CommentReference"/>
        </w:rPr>
        <w:annotationRef/>
      </w:r>
      <w:r>
        <w:t xml:space="preserve">Updated per HPS comment HPS WI </w:t>
      </w:r>
      <w:r w:rsidRPr="0039300C">
        <w:t>821416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C72ACC" w15:done="0"/>
  <w15:commentEx w15:paraId="23529AC8" w15:done="0"/>
  <w15:commentEx w15:paraId="09582B25" w15:done="0"/>
  <w15:commentEx w15:paraId="50C539CB" w15:done="0"/>
  <w15:commentEx w15:paraId="4CC620CD" w15:done="0"/>
  <w15:commentEx w15:paraId="35129B68" w15:done="0"/>
  <w15:commentEx w15:paraId="733E2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C72ACC" w16cid:durableId="1F7B0122"/>
  <w16cid:commentId w16cid:paraId="23529AC8" w16cid:durableId="1F7B015E"/>
  <w16cid:commentId w16cid:paraId="09582B25" w16cid:durableId="1F7C0466"/>
  <w16cid:commentId w16cid:paraId="50C539CB" w16cid:durableId="1F7C4D28"/>
  <w16cid:commentId w16cid:paraId="4CC620CD" w16cid:durableId="1F7B0247"/>
  <w16cid:commentId w16cid:paraId="35129B68" w16cid:durableId="1F7B0635"/>
  <w16cid:commentId w16cid:paraId="733E2CC1" w16cid:durableId="1F7B2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8A95B" w14:textId="77777777" w:rsidR="009B3CD9" w:rsidRDefault="009B3CD9">
      <w:r>
        <w:separator/>
      </w:r>
    </w:p>
    <w:p w14:paraId="4345D28A" w14:textId="77777777" w:rsidR="009B3CD9" w:rsidRDefault="009B3CD9"/>
    <w:p w14:paraId="68AAC0BC" w14:textId="77777777" w:rsidR="009B3CD9" w:rsidRDefault="009B3CD9"/>
  </w:endnote>
  <w:endnote w:type="continuationSeparator" w:id="0">
    <w:p w14:paraId="137C1B87" w14:textId="77777777" w:rsidR="009B3CD9" w:rsidRDefault="009B3CD9">
      <w:r>
        <w:continuationSeparator/>
      </w:r>
    </w:p>
    <w:p w14:paraId="1B38CEE8" w14:textId="77777777" w:rsidR="009B3CD9" w:rsidRDefault="009B3CD9"/>
    <w:p w14:paraId="6D664AFB" w14:textId="77777777" w:rsidR="009B3CD9" w:rsidRDefault="009B3CD9"/>
  </w:endnote>
  <w:endnote w:type="continuationNotice" w:id="1">
    <w:p w14:paraId="20208651" w14:textId="77777777" w:rsidR="009B3CD9" w:rsidRDefault="009B3C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0C90F" w14:textId="77777777" w:rsidR="00312DA9" w:rsidRDefault="00312DA9" w:rsidP="00D3642C">
    <w:r>
      <w:t>Implementation Plan</w:t>
    </w:r>
    <w:r>
      <w:tab/>
    </w:r>
    <w:r>
      <w:fldChar w:fldCharType="begin"/>
    </w:r>
    <w:r>
      <w:instrText xml:space="preserve"> PAGE </w:instrText>
    </w:r>
    <w:r>
      <w:fldChar w:fldCharType="separate"/>
    </w:r>
    <w:r>
      <w:rPr>
        <w:noProof/>
      </w:rPr>
      <w:t>ii</w:t>
    </w:r>
    <w:r>
      <w:fldChar w:fldCharType="end"/>
    </w:r>
    <w:r>
      <w:tab/>
      <w:t>October 2009</w:t>
    </w:r>
  </w:p>
  <w:p w14:paraId="238E01E4" w14:textId="77777777" w:rsidR="00312DA9" w:rsidRPr="009629BC" w:rsidRDefault="00312DA9" w:rsidP="00D3642C">
    <w:r>
      <w:t>EDIS Version 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DB42C" w14:textId="77777777" w:rsidR="00312DA9" w:rsidRDefault="00312D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E4A99" w14:textId="77777777" w:rsidR="00312DA9" w:rsidRDefault="00312D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27B42" w14:textId="7D9ABA57" w:rsidR="00312DA9" w:rsidRPr="00A36C75" w:rsidRDefault="00312DA9" w:rsidP="00213945">
    <w:pPr>
      <w:pStyle w:val="Footer"/>
      <w:tabs>
        <w:tab w:val="clear" w:pos="4680"/>
        <w:tab w:val="left" w:pos="1859"/>
        <w:tab w:val="center" w:pos="4320"/>
      </w:tabs>
    </w:pPr>
    <w:r w:rsidRPr="00274EEC">
      <w:t>Inbound ePrescribing (IEP) v3.0 PSO*7.0*508</w:t>
    </w:r>
    <w:r>
      <w:tab/>
    </w:r>
    <w:r w:rsidRPr="00A36C75">
      <w:fldChar w:fldCharType="begin"/>
    </w:r>
    <w:r w:rsidRPr="00A36C75">
      <w:instrText xml:space="preserve"> PAGE </w:instrText>
    </w:r>
    <w:r w:rsidRPr="00A36C75">
      <w:fldChar w:fldCharType="separate"/>
    </w:r>
    <w:r>
      <w:rPr>
        <w:noProof/>
      </w:rPr>
      <w:t>iii</w:t>
    </w:r>
    <w:r w:rsidRPr="00A36C75">
      <w:fldChar w:fldCharType="end"/>
    </w:r>
    <w:r w:rsidRPr="00A36C75">
      <w:tab/>
    </w:r>
    <w:del w:id="373" w:author="Author">
      <w:r w:rsidDel="00C64260">
        <w:delText>S</w:delText>
      </w:r>
    </w:del>
    <w:ins w:id="374" w:author="Author">
      <w:r>
        <w:t>Novem</w:t>
      </w:r>
      <w:del w:id="375" w:author="Author">
        <w:r w:rsidDel="00B13F28">
          <w:delText>Octo</w:delText>
        </w:r>
      </w:del>
    </w:ins>
    <w:del w:id="376" w:author="Author">
      <w:r w:rsidDel="00C64260">
        <w:delText>eptem</w:delText>
      </w:r>
    </w:del>
    <w:r>
      <w:t>ber 2018</w:t>
    </w:r>
  </w:p>
  <w:p w14:paraId="555F7AC0" w14:textId="77777777" w:rsidR="00312DA9" w:rsidRPr="00213945" w:rsidRDefault="00312DA9" w:rsidP="00213945">
    <w:pPr>
      <w:pStyle w:val="Footer"/>
      <w:tabs>
        <w:tab w:val="clear" w:pos="4680"/>
        <w:tab w:val="center" w:pos="4320"/>
      </w:tabs>
    </w:pPr>
    <w:r>
      <w:t>Implementation Guide</w:t>
    </w:r>
  </w:p>
  <w:p w14:paraId="4AF5078B" w14:textId="77777777" w:rsidR="00312DA9" w:rsidRDefault="00312DA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CE2F5" w14:textId="5A0FD8C4" w:rsidR="00312DA9" w:rsidRPr="00A36C75" w:rsidRDefault="00312DA9" w:rsidP="00213945">
    <w:pPr>
      <w:pStyle w:val="Footer"/>
      <w:tabs>
        <w:tab w:val="clear" w:pos="4680"/>
        <w:tab w:val="left" w:pos="1859"/>
        <w:tab w:val="center" w:pos="4320"/>
      </w:tabs>
    </w:pPr>
    <w:r w:rsidRPr="00274EEC">
      <w:t>Inbound ePrescribing (IEP) v3.0 PSO*7.0*508</w:t>
    </w:r>
    <w:r>
      <w:tab/>
    </w:r>
    <w:r w:rsidRPr="00A36C75">
      <w:fldChar w:fldCharType="begin"/>
    </w:r>
    <w:r w:rsidRPr="00A36C75">
      <w:instrText xml:space="preserve"> PAGE </w:instrText>
    </w:r>
    <w:r w:rsidRPr="00A36C75">
      <w:fldChar w:fldCharType="separate"/>
    </w:r>
    <w:r>
      <w:rPr>
        <w:noProof/>
      </w:rPr>
      <w:t>17</w:t>
    </w:r>
    <w:r w:rsidRPr="00A36C75">
      <w:fldChar w:fldCharType="end"/>
    </w:r>
    <w:r w:rsidRPr="00A36C75">
      <w:tab/>
    </w:r>
    <w:ins w:id="657" w:author="Author">
      <w:r>
        <w:t>Novem</w:t>
      </w:r>
      <w:del w:id="658" w:author="Author">
        <w:r w:rsidDel="000E5D46">
          <w:delText>Octo</w:delText>
        </w:r>
      </w:del>
    </w:ins>
    <w:del w:id="659" w:author="Author">
      <w:r w:rsidDel="00F752E1">
        <w:delText>Septem</w:delText>
      </w:r>
    </w:del>
    <w:r>
      <w:t>ber 2018</w:t>
    </w:r>
  </w:p>
  <w:p w14:paraId="1D2B998A" w14:textId="77777777" w:rsidR="00312DA9" w:rsidRPr="00213945" w:rsidRDefault="00312DA9" w:rsidP="00213945">
    <w:pPr>
      <w:pStyle w:val="Footer"/>
      <w:tabs>
        <w:tab w:val="clear" w:pos="4680"/>
        <w:tab w:val="center" w:pos="4320"/>
      </w:tabs>
    </w:pPr>
    <w:r>
      <w:t>Implementation Guide</w:t>
    </w:r>
  </w:p>
  <w:p w14:paraId="2CAE0705" w14:textId="77777777" w:rsidR="00312DA9" w:rsidRDefault="00312D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51E49" w14:textId="77777777" w:rsidR="009B3CD9" w:rsidRDefault="009B3CD9">
      <w:r>
        <w:separator/>
      </w:r>
    </w:p>
    <w:p w14:paraId="46E77CF5" w14:textId="77777777" w:rsidR="009B3CD9" w:rsidRDefault="009B3CD9"/>
    <w:p w14:paraId="39B1A3D0" w14:textId="77777777" w:rsidR="009B3CD9" w:rsidRDefault="009B3CD9"/>
  </w:footnote>
  <w:footnote w:type="continuationSeparator" w:id="0">
    <w:p w14:paraId="0FD0A24D" w14:textId="77777777" w:rsidR="009B3CD9" w:rsidRDefault="009B3CD9">
      <w:r>
        <w:continuationSeparator/>
      </w:r>
    </w:p>
    <w:p w14:paraId="51EF2ED3" w14:textId="77777777" w:rsidR="009B3CD9" w:rsidRDefault="009B3CD9"/>
    <w:p w14:paraId="5FE44019" w14:textId="77777777" w:rsidR="009B3CD9" w:rsidRDefault="009B3CD9"/>
  </w:footnote>
  <w:footnote w:type="continuationNotice" w:id="1">
    <w:p w14:paraId="76F5481B" w14:textId="77777777" w:rsidR="009B3CD9" w:rsidRDefault="009B3C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ABE3E" w14:textId="77777777" w:rsidR="00312DA9" w:rsidRDefault="00312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50586" w14:textId="77777777" w:rsidR="00312DA9" w:rsidRDefault="00312D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E3269" w14:textId="77777777" w:rsidR="00312DA9" w:rsidRDefault="00312DA9" w:rsidP="009C0E6E">
    <w:pPr>
      <w:jc w:val="right"/>
    </w:pPr>
    <w:r>
      <w:t>EDIS 2.2</w:t>
    </w:r>
  </w:p>
  <w:p w14:paraId="1CA0E633" w14:textId="77777777" w:rsidR="00312DA9" w:rsidRDefault="00312DA9" w:rsidP="009C0E6E">
    <w:pPr>
      <w:jc w:val="right"/>
    </w:pPr>
    <w:r>
      <w:t>Server Installation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68E6E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2747A8"/>
    <w:multiLevelType w:val="multilevel"/>
    <w:tmpl w:val="920A2698"/>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8FF26BF"/>
    <w:multiLevelType w:val="hybridMultilevel"/>
    <w:tmpl w:val="5ED4853C"/>
    <w:lvl w:ilvl="0" w:tplc="D37CCCA4">
      <w:start w:val="1"/>
      <w:numFmt w:val="bullet"/>
      <w:pStyle w:val="NumberedList"/>
      <w:lvlText w:val=""/>
      <w:lvlJc w:val="left"/>
      <w:pPr>
        <w:tabs>
          <w:tab w:val="num" w:pos="288"/>
        </w:tabs>
        <w:ind w:left="288" w:hanging="288"/>
      </w:pPr>
      <w:rPr>
        <w:rFonts w:ascii="Symbol" w:hAnsi="Symbol" w:hint="default"/>
        <w:sz w:val="22"/>
        <w:szCs w:val="22"/>
      </w:rPr>
    </w:lvl>
    <w:lvl w:ilvl="1" w:tplc="6CB4AE5C" w:tentative="1">
      <w:start w:val="1"/>
      <w:numFmt w:val="bullet"/>
      <w:lvlText w:val="o"/>
      <w:lvlJc w:val="left"/>
      <w:pPr>
        <w:tabs>
          <w:tab w:val="num" w:pos="1440"/>
        </w:tabs>
        <w:ind w:left="1440" w:hanging="360"/>
      </w:pPr>
      <w:rPr>
        <w:rFonts w:ascii="Courier New" w:hAnsi="Courier New" w:cs="Courier New" w:hint="default"/>
      </w:rPr>
    </w:lvl>
    <w:lvl w:ilvl="2" w:tplc="773C9C36" w:tentative="1">
      <w:start w:val="1"/>
      <w:numFmt w:val="bullet"/>
      <w:lvlText w:val=""/>
      <w:lvlJc w:val="left"/>
      <w:pPr>
        <w:tabs>
          <w:tab w:val="num" w:pos="2160"/>
        </w:tabs>
        <w:ind w:left="2160" w:hanging="360"/>
      </w:pPr>
      <w:rPr>
        <w:rFonts w:ascii="Wingdings" w:hAnsi="Wingdings" w:hint="default"/>
      </w:rPr>
    </w:lvl>
    <w:lvl w:ilvl="3" w:tplc="4FC8271A" w:tentative="1">
      <w:start w:val="1"/>
      <w:numFmt w:val="bullet"/>
      <w:lvlText w:val=""/>
      <w:lvlJc w:val="left"/>
      <w:pPr>
        <w:tabs>
          <w:tab w:val="num" w:pos="2880"/>
        </w:tabs>
        <w:ind w:left="2880" w:hanging="360"/>
      </w:pPr>
      <w:rPr>
        <w:rFonts w:ascii="Symbol" w:hAnsi="Symbol" w:hint="default"/>
      </w:rPr>
    </w:lvl>
    <w:lvl w:ilvl="4" w:tplc="9BF6D612" w:tentative="1">
      <w:start w:val="1"/>
      <w:numFmt w:val="bullet"/>
      <w:lvlText w:val="o"/>
      <w:lvlJc w:val="left"/>
      <w:pPr>
        <w:tabs>
          <w:tab w:val="num" w:pos="3600"/>
        </w:tabs>
        <w:ind w:left="3600" w:hanging="360"/>
      </w:pPr>
      <w:rPr>
        <w:rFonts w:ascii="Courier New" w:hAnsi="Courier New" w:cs="Courier New" w:hint="default"/>
      </w:rPr>
    </w:lvl>
    <w:lvl w:ilvl="5" w:tplc="F98641DC" w:tentative="1">
      <w:start w:val="1"/>
      <w:numFmt w:val="bullet"/>
      <w:lvlText w:val=""/>
      <w:lvlJc w:val="left"/>
      <w:pPr>
        <w:tabs>
          <w:tab w:val="num" w:pos="4320"/>
        </w:tabs>
        <w:ind w:left="4320" w:hanging="360"/>
      </w:pPr>
      <w:rPr>
        <w:rFonts w:ascii="Wingdings" w:hAnsi="Wingdings" w:hint="default"/>
      </w:rPr>
    </w:lvl>
    <w:lvl w:ilvl="6" w:tplc="02DE5DC8" w:tentative="1">
      <w:start w:val="1"/>
      <w:numFmt w:val="bullet"/>
      <w:lvlText w:val=""/>
      <w:lvlJc w:val="left"/>
      <w:pPr>
        <w:tabs>
          <w:tab w:val="num" w:pos="5040"/>
        </w:tabs>
        <w:ind w:left="5040" w:hanging="360"/>
      </w:pPr>
      <w:rPr>
        <w:rFonts w:ascii="Symbol" w:hAnsi="Symbol" w:hint="default"/>
      </w:rPr>
    </w:lvl>
    <w:lvl w:ilvl="7" w:tplc="333CDF24" w:tentative="1">
      <w:start w:val="1"/>
      <w:numFmt w:val="bullet"/>
      <w:lvlText w:val="o"/>
      <w:lvlJc w:val="left"/>
      <w:pPr>
        <w:tabs>
          <w:tab w:val="num" w:pos="5760"/>
        </w:tabs>
        <w:ind w:left="5760" w:hanging="360"/>
      </w:pPr>
      <w:rPr>
        <w:rFonts w:ascii="Courier New" w:hAnsi="Courier New" w:cs="Courier New" w:hint="default"/>
      </w:rPr>
    </w:lvl>
    <w:lvl w:ilvl="8" w:tplc="F1CEF0B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BE015D"/>
    <w:multiLevelType w:val="hybridMultilevel"/>
    <w:tmpl w:val="003AEB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93481"/>
    <w:multiLevelType w:val="hybridMultilevel"/>
    <w:tmpl w:val="7E68CE0E"/>
    <w:lvl w:ilvl="0" w:tplc="A7029654">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15A50"/>
    <w:multiLevelType w:val="hybridMultilevel"/>
    <w:tmpl w:val="0AA26378"/>
    <w:lvl w:ilvl="0" w:tplc="0409000F">
      <w:start w:val="1"/>
      <w:numFmt w:val="decimal"/>
      <w:lvlText w:val="%1."/>
      <w:lvlJc w:val="left"/>
      <w:pPr>
        <w:tabs>
          <w:tab w:val="num" w:pos="720"/>
        </w:tabs>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9"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45673A00"/>
    <w:multiLevelType w:val="hybridMultilevel"/>
    <w:tmpl w:val="9FE6B6B8"/>
    <w:lvl w:ilvl="0" w:tplc="3EE67BE6">
      <w:start w:val="4"/>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E512EB"/>
    <w:multiLevelType w:val="multilevel"/>
    <w:tmpl w:val="8604C7D0"/>
    <w:lvl w:ilvl="0">
      <w:start w:val="1"/>
      <w:numFmt w:val="decimal"/>
      <w:pStyle w:val="Heading1"/>
      <w:lvlText w:val="%1."/>
      <w:lvlJc w:val="left"/>
      <w:pPr>
        <w:ind w:left="720" w:hanging="360"/>
      </w:pPr>
    </w:lvl>
    <w:lvl w:ilvl="1">
      <w:start w:val="1"/>
      <w:numFmt w:val="decimal"/>
      <w:isLgl/>
      <w:lvlText w:val="%1.%2"/>
      <w:lvlJc w:val="left"/>
      <w:pPr>
        <w:ind w:left="1440" w:hanging="1080"/>
      </w:pPr>
      <w:rPr>
        <w:rFonts w:hint="default"/>
      </w:rPr>
    </w:lvl>
    <w:lvl w:ilvl="2">
      <w:start w:val="12"/>
      <w:numFmt w:val="decimal"/>
      <w:isLgl/>
      <w:lvlText w:val="%1.%2.%3"/>
      <w:lvlJc w:val="left"/>
      <w:pPr>
        <w:ind w:left="108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8C868A3"/>
    <w:multiLevelType w:val="hybridMultilevel"/>
    <w:tmpl w:val="18E2064E"/>
    <w:lvl w:ilvl="0" w:tplc="C0C26016">
      <w:start w:val="3"/>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5" w15:restartNumberingAfterBreak="0">
    <w:nsid w:val="4C9B28E0"/>
    <w:multiLevelType w:val="multilevel"/>
    <w:tmpl w:val="6946FFE8"/>
    <w:lvl w:ilvl="0">
      <w:start w:val="1"/>
      <w:numFmt w:val="decimal"/>
      <w:lvlText w:val="%1"/>
      <w:lvlJc w:val="left"/>
      <w:pPr>
        <w:ind w:left="259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241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8" w15:restartNumberingAfterBreak="0">
    <w:nsid w:val="6617595E"/>
    <w:multiLevelType w:val="multilevel"/>
    <w:tmpl w:val="A8C05B56"/>
    <w:lvl w:ilvl="0">
      <w:start w:val="1"/>
      <w:numFmt w:val="upperLetter"/>
      <w:pStyle w:val="AppendixTitle"/>
      <w:lvlText w:val="Appendix %1"/>
      <w:lvlJc w:val="left"/>
      <w:pPr>
        <w:tabs>
          <w:tab w:val="num" w:pos="2160"/>
        </w:tabs>
        <w:ind w:left="360" w:hanging="360"/>
      </w:pPr>
      <w:rPr>
        <w:rFonts w:hint="default"/>
      </w:rPr>
    </w:lvl>
    <w:lvl w:ilvl="1">
      <w:start w:val="1"/>
      <w:numFmt w:val="decimalZero"/>
      <w:isLgl/>
      <w:lvlText w:val="Section %1.%2"/>
      <w:lvlJc w:val="left"/>
      <w:pPr>
        <w:tabs>
          <w:tab w:val="num" w:pos="144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0" w15:restartNumberingAfterBreak="0">
    <w:nsid w:val="6F182A87"/>
    <w:multiLevelType w:val="hybridMultilevel"/>
    <w:tmpl w:val="82684C8E"/>
    <w:lvl w:ilvl="0" w:tplc="75B4FC50">
      <w:start w:val="1"/>
      <w:numFmt w:val="decimal"/>
      <w:pStyle w:val="BodyTextNumbered1"/>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6F6A14F6"/>
    <w:multiLevelType w:val="hybridMultilevel"/>
    <w:tmpl w:val="9FECC676"/>
    <w:lvl w:ilvl="0" w:tplc="BE5E9C62">
      <w:start w:val="5"/>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9E43C5"/>
    <w:multiLevelType w:val="hybridMultilevel"/>
    <w:tmpl w:val="3A80C610"/>
    <w:lvl w:ilvl="0" w:tplc="4B5204A0">
      <w:start w:val="1"/>
      <w:numFmt w:val="bullet"/>
      <w:pStyle w:val="Body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4" w15:restartNumberingAfterBreak="0">
    <w:nsid w:val="7F4C54D9"/>
    <w:multiLevelType w:val="hybridMultilevel"/>
    <w:tmpl w:val="B77C8F08"/>
    <w:lvl w:ilvl="0" w:tplc="0FD003BE">
      <w:start w:val="1"/>
      <w:numFmt w:val="bullet"/>
      <w:pStyle w:val="BodyText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23"/>
  </w:num>
  <w:num w:numId="4">
    <w:abstractNumId w:val="25"/>
  </w:num>
  <w:num w:numId="5">
    <w:abstractNumId w:val="16"/>
  </w:num>
  <w:num w:numId="6">
    <w:abstractNumId w:val="8"/>
  </w:num>
  <w:num w:numId="7">
    <w:abstractNumId w:val="4"/>
  </w:num>
  <w:num w:numId="8">
    <w:abstractNumId w:val="10"/>
  </w:num>
  <w:num w:numId="9">
    <w:abstractNumId w:val="14"/>
  </w:num>
  <w:num w:numId="10">
    <w:abstractNumId w:val="9"/>
  </w:num>
  <w:num w:numId="11">
    <w:abstractNumId w:val="17"/>
  </w:num>
  <w:num w:numId="12">
    <w:abstractNumId w:val="1"/>
  </w:num>
  <w:num w:numId="13">
    <w:abstractNumId w:val="3"/>
  </w:num>
  <w:num w:numId="14">
    <w:abstractNumId w:val="6"/>
  </w:num>
  <w:num w:numId="15">
    <w:abstractNumId w:val="15"/>
  </w:num>
  <w:num w:numId="16">
    <w:abstractNumId w:val="12"/>
  </w:num>
  <w:num w:numId="17">
    <w:abstractNumId w:val="24"/>
  </w:num>
  <w:num w:numId="18">
    <w:abstractNumId w:val="20"/>
    <w:lvlOverride w:ilvl="0">
      <w:startOverride w:val="1"/>
    </w:lvlOverride>
  </w:num>
  <w:num w:numId="19">
    <w:abstractNumId w:val="5"/>
  </w:num>
  <w:num w:numId="20">
    <w:abstractNumId w:val="20"/>
    <w:lvlOverride w:ilvl="0">
      <w:startOverride w:val="1"/>
    </w:lvlOverride>
  </w:num>
  <w:num w:numId="21">
    <w:abstractNumId w:val="20"/>
    <w:lvlOverride w:ilvl="0">
      <w:startOverride w:val="1"/>
    </w:lvlOverride>
  </w:num>
  <w:num w:numId="22">
    <w:abstractNumId w:val="20"/>
    <w:lvlOverride w:ilvl="0">
      <w:startOverride w:val="1"/>
    </w:lvlOverride>
  </w:num>
  <w:num w:numId="23">
    <w:abstractNumId w:val="20"/>
    <w:lvlOverride w:ilvl="0">
      <w:startOverride w:val="1"/>
    </w:lvlOverride>
  </w:num>
  <w:num w:numId="24">
    <w:abstractNumId w:val="20"/>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0"/>
  </w:num>
  <w:num w:numId="32">
    <w:abstractNumId w:val="7"/>
  </w:num>
  <w:num w:numId="33">
    <w:abstractNumId w:val="20"/>
    <w:lvlOverride w:ilvl="0">
      <w:startOverride w:val="1"/>
    </w:lvlOverride>
  </w:num>
  <w:num w:numId="34">
    <w:abstractNumId w:val="13"/>
  </w:num>
  <w:num w:numId="35">
    <w:abstractNumId w:val="11"/>
  </w:num>
  <w:num w:numId="36">
    <w:abstractNumId w:val="21"/>
  </w:num>
  <w:num w:numId="37">
    <w:abstractNumId w:val="0"/>
  </w:num>
  <w:num w:numId="38">
    <w:abstractNumId w:val="22"/>
  </w:num>
  <w:num w:numId="39">
    <w:abstractNumId w:val="18"/>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hideSpellingErrors/>
  <w:hideGrammaticalErrors/>
  <w:activeWritingStyle w:appName="MSWord" w:lang="en-US" w:vendorID="64" w:dllVersion="0" w:nlCheck="1" w:checkStyle="1"/>
  <w:activeWritingStyle w:appName="MSWord" w:lang="en-AU" w:vendorID="64" w:dllVersion="0" w:nlCheck="1" w:checkStyle="1"/>
  <w:activeWritingStyle w:appName="MSWord" w:lang="en-US"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oNotTrackFormatting/>
  <w:documentProtection w:formatting="1" w:enforcement="0"/>
  <w:defaultTabStop w:val="108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44A"/>
    <w:rsid w:val="0000416C"/>
    <w:rsid w:val="0000420B"/>
    <w:rsid w:val="000054AE"/>
    <w:rsid w:val="000063A7"/>
    <w:rsid w:val="0000675B"/>
    <w:rsid w:val="00006DB8"/>
    <w:rsid w:val="00007702"/>
    <w:rsid w:val="00007A7E"/>
    <w:rsid w:val="00010140"/>
    <w:rsid w:val="000114B6"/>
    <w:rsid w:val="00011EE6"/>
    <w:rsid w:val="0001226E"/>
    <w:rsid w:val="000125C4"/>
    <w:rsid w:val="000129FF"/>
    <w:rsid w:val="000145F8"/>
    <w:rsid w:val="00015782"/>
    <w:rsid w:val="00015FBF"/>
    <w:rsid w:val="000161DB"/>
    <w:rsid w:val="000171DA"/>
    <w:rsid w:val="000204E3"/>
    <w:rsid w:val="0002198D"/>
    <w:rsid w:val="00021D85"/>
    <w:rsid w:val="00022275"/>
    <w:rsid w:val="00022ADC"/>
    <w:rsid w:val="00022BE6"/>
    <w:rsid w:val="00022E26"/>
    <w:rsid w:val="00024B5B"/>
    <w:rsid w:val="000263BB"/>
    <w:rsid w:val="000277AD"/>
    <w:rsid w:val="00030871"/>
    <w:rsid w:val="00030C06"/>
    <w:rsid w:val="000333FC"/>
    <w:rsid w:val="00034627"/>
    <w:rsid w:val="000352FA"/>
    <w:rsid w:val="0003581E"/>
    <w:rsid w:val="000378B8"/>
    <w:rsid w:val="00040DCD"/>
    <w:rsid w:val="000410A2"/>
    <w:rsid w:val="000412B3"/>
    <w:rsid w:val="000425FE"/>
    <w:rsid w:val="00042E9D"/>
    <w:rsid w:val="00044ACE"/>
    <w:rsid w:val="00044DAA"/>
    <w:rsid w:val="0004636C"/>
    <w:rsid w:val="00050399"/>
    <w:rsid w:val="00050C3D"/>
    <w:rsid w:val="000510C2"/>
    <w:rsid w:val="000512B6"/>
    <w:rsid w:val="00051BC7"/>
    <w:rsid w:val="00052C16"/>
    <w:rsid w:val="0005378B"/>
    <w:rsid w:val="00054CFF"/>
    <w:rsid w:val="000576DB"/>
    <w:rsid w:val="00060C05"/>
    <w:rsid w:val="00060DA0"/>
    <w:rsid w:val="00061331"/>
    <w:rsid w:val="000617FA"/>
    <w:rsid w:val="00061DDC"/>
    <w:rsid w:val="00061E95"/>
    <w:rsid w:val="00063A35"/>
    <w:rsid w:val="00064883"/>
    <w:rsid w:val="00064937"/>
    <w:rsid w:val="000672C7"/>
    <w:rsid w:val="00067B11"/>
    <w:rsid w:val="00067EB2"/>
    <w:rsid w:val="00071609"/>
    <w:rsid w:val="000735C3"/>
    <w:rsid w:val="000736E1"/>
    <w:rsid w:val="000737D7"/>
    <w:rsid w:val="00074330"/>
    <w:rsid w:val="00074C71"/>
    <w:rsid w:val="00074ED3"/>
    <w:rsid w:val="00076494"/>
    <w:rsid w:val="00076C26"/>
    <w:rsid w:val="0007778C"/>
    <w:rsid w:val="00077ED8"/>
    <w:rsid w:val="00080B36"/>
    <w:rsid w:val="00080ECA"/>
    <w:rsid w:val="00081D79"/>
    <w:rsid w:val="00082442"/>
    <w:rsid w:val="000843A3"/>
    <w:rsid w:val="00086993"/>
    <w:rsid w:val="00086CA1"/>
    <w:rsid w:val="00086D68"/>
    <w:rsid w:val="00086E84"/>
    <w:rsid w:val="000911F8"/>
    <w:rsid w:val="0009184E"/>
    <w:rsid w:val="00091C43"/>
    <w:rsid w:val="00094709"/>
    <w:rsid w:val="00094B5B"/>
    <w:rsid w:val="00095580"/>
    <w:rsid w:val="00095C86"/>
    <w:rsid w:val="00096657"/>
    <w:rsid w:val="00096749"/>
    <w:rsid w:val="0009781F"/>
    <w:rsid w:val="000A19B3"/>
    <w:rsid w:val="000A42AF"/>
    <w:rsid w:val="000A5094"/>
    <w:rsid w:val="000A50D8"/>
    <w:rsid w:val="000B23F8"/>
    <w:rsid w:val="000B2775"/>
    <w:rsid w:val="000B2FAC"/>
    <w:rsid w:val="000B3093"/>
    <w:rsid w:val="000B5B97"/>
    <w:rsid w:val="000B608B"/>
    <w:rsid w:val="000B6249"/>
    <w:rsid w:val="000B7055"/>
    <w:rsid w:val="000C031E"/>
    <w:rsid w:val="000C0A67"/>
    <w:rsid w:val="000C10E3"/>
    <w:rsid w:val="000C3252"/>
    <w:rsid w:val="000C3E88"/>
    <w:rsid w:val="000C408C"/>
    <w:rsid w:val="000C4BA9"/>
    <w:rsid w:val="000C4D76"/>
    <w:rsid w:val="000C6225"/>
    <w:rsid w:val="000C63BF"/>
    <w:rsid w:val="000C6A95"/>
    <w:rsid w:val="000C6D7C"/>
    <w:rsid w:val="000C6FA9"/>
    <w:rsid w:val="000C7391"/>
    <w:rsid w:val="000D06DA"/>
    <w:rsid w:val="000D1556"/>
    <w:rsid w:val="000D2702"/>
    <w:rsid w:val="000D2A67"/>
    <w:rsid w:val="000D3B53"/>
    <w:rsid w:val="000D4EFA"/>
    <w:rsid w:val="000D5239"/>
    <w:rsid w:val="000D533B"/>
    <w:rsid w:val="000D7E21"/>
    <w:rsid w:val="000D7E4D"/>
    <w:rsid w:val="000E0A38"/>
    <w:rsid w:val="000E311F"/>
    <w:rsid w:val="000E3B76"/>
    <w:rsid w:val="000E3DC7"/>
    <w:rsid w:val="000E4274"/>
    <w:rsid w:val="000E5D46"/>
    <w:rsid w:val="000E6725"/>
    <w:rsid w:val="000E6977"/>
    <w:rsid w:val="000E747F"/>
    <w:rsid w:val="000F1C5E"/>
    <w:rsid w:val="000F2E19"/>
    <w:rsid w:val="000F3438"/>
    <w:rsid w:val="000F42EE"/>
    <w:rsid w:val="000F4F4F"/>
    <w:rsid w:val="000F50E3"/>
    <w:rsid w:val="000F5894"/>
    <w:rsid w:val="000F6222"/>
    <w:rsid w:val="00100ACB"/>
    <w:rsid w:val="00101088"/>
    <w:rsid w:val="00101A75"/>
    <w:rsid w:val="00101B1F"/>
    <w:rsid w:val="00101EC9"/>
    <w:rsid w:val="0010320F"/>
    <w:rsid w:val="00104399"/>
    <w:rsid w:val="00104E95"/>
    <w:rsid w:val="00105338"/>
    <w:rsid w:val="00105E74"/>
    <w:rsid w:val="0010664C"/>
    <w:rsid w:val="001066E9"/>
    <w:rsid w:val="001066F9"/>
    <w:rsid w:val="00107971"/>
    <w:rsid w:val="00107CA2"/>
    <w:rsid w:val="001110D4"/>
    <w:rsid w:val="001110EC"/>
    <w:rsid w:val="001110FC"/>
    <w:rsid w:val="00113C0E"/>
    <w:rsid w:val="00114996"/>
    <w:rsid w:val="00114C18"/>
    <w:rsid w:val="00115458"/>
    <w:rsid w:val="001170B3"/>
    <w:rsid w:val="00117DE9"/>
    <w:rsid w:val="001204F7"/>
    <w:rsid w:val="0012060D"/>
    <w:rsid w:val="001230FE"/>
    <w:rsid w:val="00125E53"/>
    <w:rsid w:val="00125F57"/>
    <w:rsid w:val="00126D73"/>
    <w:rsid w:val="001307C1"/>
    <w:rsid w:val="001321FF"/>
    <w:rsid w:val="00133478"/>
    <w:rsid w:val="00133BFB"/>
    <w:rsid w:val="00136520"/>
    <w:rsid w:val="0013748C"/>
    <w:rsid w:val="00141CDD"/>
    <w:rsid w:val="001440DA"/>
    <w:rsid w:val="001449CE"/>
    <w:rsid w:val="001449E6"/>
    <w:rsid w:val="00145719"/>
    <w:rsid w:val="00151087"/>
    <w:rsid w:val="00151645"/>
    <w:rsid w:val="00152219"/>
    <w:rsid w:val="00153F92"/>
    <w:rsid w:val="00154134"/>
    <w:rsid w:val="00154899"/>
    <w:rsid w:val="001554F3"/>
    <w:rsid w:val="00156A15"/>
    <w:rsid w:val="001574A4"/>
    <w:rsid w:val="001601F0"/>
    <w:rsid w:val="00160824"/>
    <w:rsid w:val="00161ED8"/>
    <w:rsid w:val="001624C3"/>
    <w:rsid w:val="001645B5"/>
    <w:rsid w:val="001645E1"/>
    <w:rsid w:val="00165AB8"/>
    <w:rsid w:val="001662E1"/>
    <w:rsid w:val="001669A7"/>
    <w:rsid w:val="00167D2A"/>
    <w:rsid w:val="00167FC6"/>
    <w:rsid w:val="00170696"/>
    <w:rsid w:val="00170E4B"/>
    <w:rsid w:val="00171A80"/>
    <w:rsid w:val="001726F9"/>
    <w:rsid w:val="00172A81"/>
    <w:rsid w:val="00172D7F"/>
    <w:rsid w:val="0017442F"/>
    <w:rsid w:val="0017499F"/>
    <w:rsid w:val="001756E4"/>
    <w:rsid w:val="00175ADC"/>
    <w:rsid w:val="00175C2D"/>
    <w:rsid w:val="00176A74"/>
    <w:rsid w:val="001771B4"/>
    <w:rsid w:val="00180235"/>
    <w:rsid w:val="001828CE"/>
    <w:rsid w:val="0018432E"/>
    <w:rsid w:val="0018536D"/>
    <w:rsid w:val="001858F5"/>
    <w:rsid w:val="00185DD6"/>
    <w:rsid w:val="00186009"/>
    <w:rsid w:val="00186F61"/>
    <w:rsid w:val="00190AC5"/>
    <w:rsid w:val="00192990"/>
    <w:rsid w:val="001937C6"/>
    <w:rsid w:val="00193B87"/>
    <w:rsid w:val="00194455"/>
    <w:rsid w:val="00194B0E"/>
    <w:rsid w:val="001950B8"/>
    <w:rsid w:val="00196298"/>
    <w:rsid w:val="00196684"/>
    <w:rsid w:val="00197189"/>
    <w:rsid w:val="00197830"/>
    <w:rsid w:val="001A0A99"/>
    <w:rsid w:val="001A1826"/>
    <w:rsid w:val="001A296A"/>
    <w:rsid w:val="001A3C5C"/>
    <w:rsid w:val="001A4B46"/>
    <w:rsid w:val="001A5419"/>
    <w:rsid w:val="001A63DD"/>
    <w:rsid w:val="001A741A"/>
    <w:rsid w:val="001A75D9"/>
    <w:rsid w:val="001B0410"/>
    <w:rsid w:val="001B0B28"/>
    <w:rsid w:val="001B1BB1"/>
    <w:rsid w:val="001B2412"/>
    <w:rsid w:val="001B31A2"/>
    <w:rsid w:val="001B325A"/>
    <w:rsid w:val="001B3CDE"/>
    <w:rsid w:val="001B5C1A"/>
    <w:rsid w:val="001B634C"/>
    <w:rsid w:val="001B66FC"/>
    <w:rsid w:val="001B6B04"/>
    <w:rsid w:val="001C0C05"/>
    <w:rsid w:val="001C37AA"/>
    <w:rsid w:val="001C5101"/>
    <w:rsid w:val="001C63AF"/>
    <w:rsid w:val="001C645C"/>
    <w:rsid w:val="001C6D26"/>
    <w:rsid w:val="001C7C75"/>
    <w:rsid w:val="001D09A9"/>
    <w:rsid w:val="001D0AF1"/>
    <w:rsid w:val="001D2842"/>
    <w:rsid w:val="001D3222"/>
    <w:rsid w:val="001D3C25"/>
    <w:rsid w:val="001D4F83"/>
    <w:rsid w:val="001D55A0"/>
    <w:rsid w:val="001D603F"/>
    <w:rsid w:val="001D619C"/>
    <w:rsid w:val="001D6650"/>
    <w:rsid w:val="001D6DCC"/>
    <w:rsid w:val="001D76BA"/>
    <w:rsid w:val="001D797C"/>
    <w:rsid w:val="001D7CF7"/>
    <w:rsid w:val="001E06A4"/>
    <w:rsid w:val="001E179E"/>
    <w:rsid w:val="001E197C"/>
    <w:rsid w:val="001E25F4"/>
    <w:rsid w:val="001E2678"/>
    <w:rsid w:val="001E4B39"/>
    <w:rsid w:val="001E4E03"/>
    <w:rsid w:val="001E50F6"/>
    <w:rsid w:val="001E5C7E"/>
    <w:rsid w:val="001E5CA8"/>
    <w:rsid w:val="001E657B"/>
    <w:rsid w:val="001E6BCB"/>
    <w:rsid w:val="001F15B5"/>
    <w:rsid w:val="001F1F2C"/>
    <w:rsid w:val="001F2F26"/>
    <w:rsid w:val="001F3153"/>
    <w:rsid w:val="001F40FF"/>
    <w:rsid w:val="001F42E3"/>
    <w:rsid w:val="001F64BE"/>
    <w:rsid w:val="00201D9B"/>
    <w:rsid w:val="00201F84"/>
    <w:rsid w:val="00202D44"/>
    <w:rsid w:val="00204A60"/>
    <w:rsid w:val="002063F6"/>
    <w:rsid w:val="00207C0C"/>
    <w:rsid w:val="00207D63"/>
    <w:rsid w:val="002108D4"/>
    <w:rsid w:val="0021144A"/>
    <w:rsid w:val="0021209E"/>
    <w:rsid w:val="00212208"/>
    <w:rsid w:val="002126F7"/>
    <w:rsid w:val="00212F9E"/>
    <w:rsid w:val="00213945"/>
    <w:rsid w:val="00214EED"/>
    <w:rsid w:val="00214FE4"/>
    <w:rsid w:val="002159DD"/>
    <w:rsid w:val="00216071"/>
    <w:rsid w:val="002165B9"/>
    <w:rsid w:val="00217034"/>
    <w:rsid w:val="0021738C"/>
    <w:rsid w:val="002178AC"/>
    <w:rsid w:val="00221102"/>
    <w:rsid w:val="00222095"/>
    <w:rsid w:val="002232EB"/>
    <w:rsid w:val="0022368E"/>
    <w:rsid w:val="00223BCE"/>
    <w:rsid w:val="00224E98"/>
    <w:rsid w:val="00226361"/>
    <w:rsid w:val="00226869"/>
    <w:rsid w:val="0022727E"/>
    <w:rsid w:val="002273CA"/>
    <w:rsid w:val="00227C24"/>
    <w:rsid w:val="00227ED2"/>
    <w:rsid w:val="00230D11"/>
    <w:rsid w:val="0023108C"/>
    <w:rsid w:val="00231B65"/>
    <w:rsid w:val="00232B02"/>
    <w:rsid w:val="00232E98"/>
    <w:rsid w:val="00233216"/>
    <w:rsid w:val="00233E41"/>
    <w:rsid w:val="00234111"/>
    <w:rsid w:val="00234F21"/>
    <w:rsid w:val="00235770"/>
    <w:rsid w:val="00235CF1"/>
    <w:rsid w:val="002362DC"/>
    <w:rsid w:val="002365B2"/>
    <w:rsid w:val="00236CC1"/>
    <w:rsid w:val="002405D3"/>
    <w:rsid w:val="0024061D"/>
    <w:rsid w:val="00241146"/>
    <w:rsid w:val="00242322"/>
    <w:rsid w:val="00242548"/>
    <w:rsid w:val="002425DA"/>
    <w:rsid w:val="002436B5"/>
    <w:rsid w:val="00243CE7"/>
    <w:rsid w:val="00244A64"/>
    <w:rsid w:val="00244CFC"/>
    <w:rsid w:val="002454E1"/>
    <w:rsid w:val="00245B9D"/>
    <w:rsid w:val="0024644E"/>
    <w:rsid w:val="0024670D"/>
    <w:rsid w:val="00247F7F"/>
    <w:rsid w:val="00252BD5"/>
    <w:rsid w:val="00255DFB"/>
    <w:rsid w:val="00256419"/>
    <w:rsid w:val="00256F04"/>
    <w:rsid w:val="00260EC7"/>
    <w:rsid w:val="0026121A"/>
    <w:rsid w:val="00262639"/>
    <w:rsid w:val="00264F32"/>
    <w:rsid w:val="00265BE8"/>
    <w:rsid w:val="00266366"/>
    <w:rsid w:val="00266D60"/>
    <w:rsid w:val="00267D75"/>
    <w:rsid w:val="00272A26"/>
    <w:rsid w:val="00272C82"/>
    <w:rsid w:val="00273E31"/>
    <w:rsid w:val="00274876"/>
    <w:rsid w:val="00274E53"/>
    <w:rsid w:val="00274EEC"/>
    <w:rsid w:val="00275386"/>
    <w:rsid w:val="0027643C"/>
    <w:rsid w:val="00276542"/>
    <w:rsid w:val="00280688"/>
    <w:rsid w:val="00280A53"/>
    <w:rsid w:val="00281C97"/>
    <w:rsid w:val="00281EBD"/>
    <w:rsid w:val="00282CD4"/>
    <w:rsid w:val="00282EDE"/>
    <w:rsid w:val="002835E4"/>
    <w:rsid w:val="00283B55"/>
    <w:rsid w:val="00284A39"/>
    <w:rsid w:val="00287E65"/>
    <w:rsid w:val="00290E0E"/>
    <w:rsid w:val="00292B10"/>
    <w:rsid w:val="0029309C"/>
    <w:rsid w:val="002930F7"/>
    <w:rsid w:val="00293859"/>
    <w:rsid w:val="0029389D"/>
    <w:rsid w:val="00293968"/>
    <w:rsid w:val="00293974"/>
    <w:rsid w:val="00295135"/>
    <w:rsid w:val="00296526"/>
    <w:rsid w:val="00297C5F"/>
    <w:rsid w:val="002A047F"/>
    <w:rsid w:val="002A04EF"/>
    <w:rsid w:val="002A0C8C"/>
    <w:rsid w:val="002A0F64"/>
    <w:rsid w:val="002A1EDD"/>
    <w:rsid w:val="002A2A74"/>
    <w:rsid w:val="002A2EE5"/>
    <w:rsid w:val="002A310A"/>
    <w:rsid w:val="002A31DC"/>
    <w:rsid w:val="002A39EB"/>
    <w:rsid w:val="002A4495"/>
    <w:rsid w:val="002A47C2"/>
    <w:rsid w:val="002A4882"/>
    <w:rsid w:val="002A4907"/>
    <w:rsid w:val="002A5F22"/>
    <w:rsid w:val="002A7E00"/>
    <w:rsid w:val="002B1197"/>
    <w:rsid w:val="002B21D1"/>
    <w:rsid w:val="002B57C3"/>
    <w:rsid w:val="002B5F37"/>
    <w:rsid w:val="002B61CA"/>
    <w:rsid w:val="002B67FA"/>
    <w:rsid w:val="002B6ED5"/>
    <w:rsid w:val="002B71B7"/>
    <w:rsid w:val="002B78A0"/>
    <w:rsid w:val="002B7B86"/>
    <w:rsid w:val="002B7FC8"/>
    <w:rsid w:val="002C0D29"/>
    <w:rsid w:val="002C182B"/>
    <w:rsid w:val="002C19BD"/>
    <w:rsid w:val="002C27E4"/>
    <w:rsid w:val="002C3296"/>
    <w:rsid w:val="002C6335"/>
    <w:rsid w:val="002D0B20"/>
    <w:rsid w:val="002D0C49"/>
    <w:rsid w:val="002D14B4"/>
    <w:rsid w:val="002D1B52"/>
    <w:rsid w:val="002D4429"/>
    <w:rsid w:val="002D5204"/>
    <w:rsid w:val="002D6193"/>
    <w:rsid w:val="002D7452"/>
    <w:rsid w:val="002E01E9"/>
    <w:rsid w:val="002E1D8C"/>
    <w:rsid w:val="002E400B"/>
    <w:rsid w:val="002E472C"/>
    <w:rsid w:val="002E489D"/>
    <w:rsid w:val="002E51EA"/>
    <w:rsid w:val="002E630D"/>
    <w:rsid w:val="002E69FD"/>
    <w:rsid w:val="002E70F8"/>
    <w:rsid w:val="002E751D"/>
    <w:rsid w:val="002E7753"/>
    <w:rsid w:val="002E7F0D"/>
    <w:rsid w:val="002F0076"/>
    <w:rsid w:val="002F1E2E"/>
    <w:rsid w:val="002F2CA7"/>
    <w:rsid w:val="002F3E1A"/>
    <w:rsid w:val="002F4C82"/>
    <w:rsid w:val="002F5339"/>
    <w:rsid w:val="002F5410"/>
    <w:rsid w:val="002F6136"/>
    <w:rsid w:val="00301C1F"/>
    <w:rsid w:val="0030278D"/>
    <w:rsid w:val="00303353"/>
    <w:rsid w:val="00303850"/>
    <w:rsid w:val="00305FB8"/>
    <w:rsid w:val="00306385"/>
    <w:rsid w:val="003067F0"/>
    <w:rsid w:val="00306914"/>
    <w:rsid w:val="003072F0"/>
    <w:rsid w:val="003073F7"/>
    <w:rsid w:val="00310B9A"/>
    <w:rsid w:val="003110DB"/>
    <w:rsid w:val="003124FE"/>
    <w:rsid w:val="0031291A"/>
    <w:rsid w:val="00312DA9"/>
    <w:rsid w:val="00314290"/>
    <w:rsid w:val="00314585"/>
    <w:rsid w:val="00314B90"/>
    <w:rsid w:val="003152A4"/>
    <w:rsid w:val="003152FC"/>
    <w:rsid w:val="00317A22"/>
    <w:rsid w:val="00320FE3"/>
    <w:rsid w:val="003211EE"/>
    <w:rsid w:val="00321887"/>
    <w:rsid w:val="0032241E"/>
    <w:rsid w:val="003224BE"/>
    <w:rsid w:val="0032355C"/>
    <w:rsid w:val="0032673E"/>
    <w:rsid w:val="0032695E"/>
    <w:rsid w:val="00326966"/>
    <w:rsid w:val="0032796B"/>
    <w:rsid w:val="0033042A"/>
    <w:rsid w:val="00330D4E"/>
    <w:rsid w:val="00331F8C"/>
    <w:rsid w:val="00332204"/>
    <w:rsid w:val="0033610B"/>
    <w:rsid w:val="003410CC"/>
    <w:rsid w:val="003417C9"/>
    <w:rsid w:val="00342059"/>
    <w:rsid w:val="00342E0C"/>
    <w:rsid w:val="003450F8"/>
    <w:rsid w:val="00345E62"/>
    <w:rsid w:val="00346477"/>
    <w:rsid w:val="00346676"/>
    <w:rsid w:val="00346959"/>
    <w:rsid w:val="00350F58"/>
    <w:rsid w:val="0035279D"/>
    <w:rsid w:val="00353152"/>
    <w:rsid w:val="00353A09"/>
    <w:rsid w:val="00355D88"/>
    <w:rsid w:val="0035609B"/>
    <w:rsid w:val="003565ED"/>
    <w:rsid w:val="0035765E"/>
    <w:rsid w:val="003605AF"/>
    <w:rsid w:val="00360D66"/>
    <w:rsid w:val="00360DCC"/>
    <w:rsid w:val="0036466C"/>
    <w:rsid w:val="0036510A"/>
    <w:rsid w:val="00366083"/>
    <w:rsid w:val="00366837"/>
    <w:rsid w:val="0037129F"/>
    <w:rsid w:val="0037163A"/>
    <w:rsid w:val="00371769"/>
    <w:rsid w:val="00372700"/>
    <w:rsid w:val="00372C34"/>
    <w:rsid w:val="00373569"/>
    <w:rsid w:val="00374575"/>
    <w:rsid w:val="00374724"/>
    <w:rsid w:val="00376AE3"/>
    <w:rsid w:val="00376DD4"/>
    <w:rsid w:val="003770A1"/>
    <w:rsid w:val="003773D0"/>
    <w:rsid w:val="0038190D"/>
    <w:rsid w:val="003824C3"/>
    <w:rsid w:val="003827B7"/>
    <w:rsid w:val="003834B1"/>
    <w:rsid w:val="003873CE"/>
    <w:rsid w:val="00387A29"/>
    <w:rsid w:val="00390471"/>
    <w:rsid w:val="003908D7"/>
    <w:rsid w:val="00391F35"/>
    <w:rsid w:val="00391F7F"/>
    <w:rsid w:val="003926F7"/>
    <w:rsid w:val="003929CA"/>
    <w:rsid w:val="00392B05"/>
    <w:rsid w:val="00392EFE"/>
    <w:rsid w:val="0039300C"/>
    <w:rsid w:val="00393471"/>
    <w:rsid w:val="00393EDD"/>
    <w:rsid w:val="00394482"/>
    <w:rsid w:val="00396566"/>
    <w:rsid w:val="003969DF"/>
    <w:rsid w:val="00397C24"/>
    <w:rsid w:val="00397EE8"/>
    <w:rsid w:val="003A0DF6"/>
    <w:rsid w:val="003A1019"/>
    <w:rsid w:val="003A1660"/>
    <w:rsid w:val="003A22A2"/>
    <w:rsid w:val="003A3206"/>
    <w:rsid w:val="003A7ECC"/>
    <w:rsid w:val="003B1D17"/>
    <w:rsid w:val="003B2D76"/>
    <w:rsid w:val="003B454C"/>
    <w:rsid w:val="003B506E"/>
    <w:rsid w:val="003B693A"/>
    <w:rsid w:val="003B6EFB"/>
    <w:rsid w:val="003B7182"/>
    <w:rsid w:val="003C0375"/>
    <w:rsid w:val="003C1639"/>
    <w:rsid w:val="003C2662"/>
    <w:rsid w:val="003C2EEA"/>
    <w:rsid w:val="003C3079"/>
    <w:rsid w:val="003C48CA"/>
    <w:rsid w:val="003C72F7"/>
    <w:rsid w:val="003C77D1"/>
    <w:rsid w:val="003C7B01"/>
    <w:rsid w:val="003D1954"/>
    <w:rsid w:val="003D2BCC"/>
    <w:rsid w:val="003D3EC6"/>
    <w:rsid w:val="003D4AED"/>
    <w:rsid w:val="003D5958"/>
    <w:rsid w:val="003D59EF"/>
    <w:rsid w:val="003D5F34"/>
    <w:rsid w:val="003D6203"/>
    <w:rsid w:val="003D6413"/>
    <w:rsid w:val="003D6A4A"/>
    <w:rsid w:val="003D6C69"/>
    <w:rsid w:val="003D71E1"/>
    <w:rsid w:val="003D7EA1"/>
    <w:rsid w:val="003E01B6"/>
    <w:rsid w:val="003E0835"/>
    <w:rsid w:val="003E1F9E"/>
    <w:rsid w:val="003E2274"/>
    <w:rsid w:val="003E28F8"/>
    <w:rsid w:val="003E3332"/>
    <w:rsid w:val="003E33BC"/>
    <w:rsid w:val="003E384B"/>
    <w:rsid w:val="003E5443"/>
    <w:rsid w:val="003E7439"/>
    <w:rsid w:val="003E765B"/>
    <w:rsid w:val="003E76AE"/>
    <w:rsid w:val="003F10BE"/>
    <w:rsid w:val="003F14EA"/>
    <w:rsid w:val="003F1666"/>
    <w:rsid w:val="003F2752"/>
    <w:rsid w:val="003F30DB"/>
    <w:rsid w:val="003F332D"/>
    <w:rsid w:val="003F4789"/>
    <w:rsid w:val="003F4942"/>
    <w:rsid w:val="003F53BF"/>
    <w:rsid w:val="003F5929"/>
    <w:rsid w:val="003F5A63"/>
    <w:rsid w:val="003F5B59"/>
    <w:rsid w:val="003F6548"/>
    <w:rsid w:val="003F6DB3"/>
    <w:rsid w:val="00400749"/>
    <w:rsid w:val="004020D1"/>
    <w:rsid w:val="00403275"/>
    <w:rsid w:val="0040336E"/>
    <w:rsid w:val="004132CD"/>
    <w:rsid w:val="00413678"/>
    <w:rsid w:val="004145D9"/>
    <w:rsid w:val="00414EF9"/>
    <w:rsid w:val="00415270"/>
    <w:rsid w:val="0041600F"/>
    <w:rsid w:val="0041695D"/>
    <w:rsid w:val="00416E8E"/>
    <w:rsid w:val="00417238"/>
    <w:rsid w:val="00417437"/>
    <w:rsid w:val="004175E4"/>
    <w:rsid w:val="004179A7"/>
    <w:rsid w:val="00420AAB"/>
    <w:rsid w:val="00420B74"/>
    <w:rsid w:val="00420EC4"/>
    <w:rsid w:val="0042167A"/>
    <w:rsid w:val="00422A4C"/>
    <w:rsid w:val="00423003"/>
    <w:rsid w:val="004234E2"/>
    <w:rsid w:val="00423A58"/>
    <w:rsid w:val="00424918"/>
    <w:rsid w:val="00426EA0"/>
    <w:rsid w:val="004273AA"/>
    <w:rsid w:val="00431959"/>
    <w:rsid w:val="00431D80"/>
    <w:rsid w:val="00433816"/>
    <w:rsid w:val="00434F19"/>
    <w:rsid w:val="0043618F"/>
    <w:rsid w:val="004366EC"/>
    <w:rsid w:val="00437514"/>
    <w:rsid w:val="00437623"/>
    <w:rsid w:val="00440048"/>
    <w:rsid w:val="00440A78"/>
    <w:rsid w:val="00441806"/>
    <w:rsid w:val="004420C9"/>
    <w:rsid w:val="00445BF7"/>
    <w:rsid w:val="00445BFD"/>
    <w:rsid w:val="00445E55"/>
    <w:rsid w:val="00446576"/>
    <w:rsid w:val="00447391"/>
    <w:rsid w:val="00451181"/>
    <w:rsid w:val="004515DF"/>
    <w:rsid w:val="004522C8"/>
    <w:rsid w:val="00452DB6"/>
    <w:rsid w:val="00455670"/>
    <w:rsid w:val="0045575D"/>
    <w:rsid w:val="00455CB4"/>
    <w:rsid w:val="00455EAF"/>
    <w:rsid w:val="00455F3C"/>
    <w:rsid w:val="00456D6E"/>
    <w:rsid w:val="00457F9F"/>
    <w:rsid w:val="00460AA0"/>
    <w:rsid w:val="00462313"/>
    <w:rsid w:val="00464616"/>
    <w:rsid w:val="00464CC5"/>
    <w:rsid w:val="00464FC0"/>
    <w:rsid w:val="0046534C"/>
    <w:rsid w:val="0046551E"/>
    <w:rsid w:val="00467F6F"/>
    <w:rsid w:val="00470023"/>
    <w:rsid w:val="00472152"/>
    <w:rsid w:val="00472345"/>
    <w:rsid w:val="00472351"/>
    <w:rsid w:val="00473015"/>
    <w:rsid w:val="0047306B"/>
    <w:rsid w:val="00473F7A"/>
    <w:rsid w:val="00474BBC"/>
    <w:rsid w:val="00475CDC"/>
    <w:rsid w:val="00476402"/>
    <w:rsid w:val="00476EA4"/>
    <w:rsid w:val="00476EF5"/>
    <w:rsid w:val="00477181"/>
    <w:rsid w:val="0048016C"/>
    <w:rsid w:val="004801E6"/>
    <w:rsid w:val="004828DA"/>
    <w:rsid w:val="00482DDB"/>
    <w:rsid w:val="00482FB0"/>
    <w:rsid w:val="0048390E"/>
    <w:rsid w:val="00483971"/>
    <w:rsid w:val="00484123"/>
    <w:rsid w:val="0048455F"/>
    <w:rsid w:val="004849B1"/>
    <w:rsid w:val="00485189"/>
    <w:rsid w:val="00486347"/>
    <w:rsid w:val="0048782C"/>
    <w:rsid w:val="004929C8"/>
    <w:rsid w:val="004936C5"/>
    <w:rsid w:val="00494830"/>
    <w:rsid w:val="00494B18"/>
    <w:rsid w:val="004971EA"/>
    <w:rsid w:val="00497E3C"/>
    <w:rsid w:val="004A03B3"/>
    <w:rsid w:val="004A0956"/>
    <w:rsid w:val="004A0B73"/>
    <w:rsid w:val="004A264B"/>
    <w:rsid w:val="004A28E1"/>
    <w:rsid w:val="004A3B62"/>
    <w:rsid w:val="004A42C9"/>
    <w:rsid w:val="004A610A"/>
    <w:rsid w:val="004A7188"/>
    <w:rsid w:val="004B0752"/>
    <w:rsid w:val="004B0B83"/>
    <w:rsid w:val="004B0BF2"/>
    <w:rsid w:val="004B36DE"/>
    <w:rsid w:val="004B3D19"/>
    <w:rsid w:val="004B524E"/>
    <w:rsid w:val="004B5566"/>
    <w:rsid w:val="004B64EC"/>
    <w:rsid w:val="004B7AFE"/>
    <w:rsid w:val="004C0292"/>
    <w:rsid w:val="004C0A43"/>
    <w:rsid w:val="004C2348"/>
    <w:rsid w:val="004C2F7F"/>
    <w:rsid w:val="004C363A"/>
    <w:rsid w:val="004C4833"/>
    <w:rsid w:val="004C5609"/>
    <w:rsid w:val="004C6B20"/>
    <w:rsid w:val="004D1E88"/>
    <w:rsid w:val="004D1F3B"/>
    <w:rsid w:val="004D2A5D"/>
    <w:rsid w:val="004D3026"/>
    <w:rsid w:val="004D3CB7"/>
    <w:rsid w:val="004D3FB6"/>
    <w:rsid w:val="004D44E6"/>
    <w:rsid w:val="004D5CD2"/>
    <w:rsid w:val="004D6E19"/>
    <w:rsid w:val="004D7AC0"/>
    <w:rsid w:val="004D7DD2"/>
    <w:rsid w:val="004E0330"/>
    <w:rsid w:val="004E0E95"/>
    <w:rsid w:val="004E15CC"/>
    <w:rsid w:val="004E1D5E"/>
    <w:rsid w:val="004E4C26"/>
    <w:rsid w:val="004E4D0D"/>
    <w:rsid w:val="004E537C"/>
    <w:rsid w:val="004E6C10"/>
    <w:rsid w:val="004E7FB9"/>
    <w:rsid w:val="004F0384"/>
    <w:rsid w:val="004F0F13"/>
    <w:rsid w:val="004F0F3F"/>
    <w:rsid w:val="004F0FB3"/>
    <w:rsid w:val="004F31F1"/>
    <w:rsid w:val="004F3A80"/>
    <w:rsid w:val="004F4E02"/>
    <w:rsid w:val="004F5E90"/>
    <w:rsid w:val="004F6AEF"/>
    <w:rsid w:val="004F6C62"/>
    <w:rsid w:val="004F6EE1"/>
    <w:rsid w:val="004F742C"/>
    <w:rsid w:val="004F7ECA"/>
    <w:rsid w:val="00501CB0"/>
    <w:rsid w:val="00502074"/>
    <w:rsid w:val="00503D3D"/>
    <w:rsid w:val="00504BC1"/>
    <w:rsid w:val="00506570"/>
    <w:rsid w:val="00506A79"/>
    <w:rsid w:val="00506D8A"/>
    <w:rsid w:val="00506ED4"/>
    <w:rsid w:val="00507D99"/>
    <w:rsid w:val="005100F6"/>
    <w:rsid w:val="00510824"/>
    <w:rsid w:val="00510914"/>
    <w:rsid w:val="00511813"/>
    <w:rsid w:val="00512532"/>
    <w:rsid w:val="00512739"/>
    <w:rsid w:val="00513338"/>
    <w:rsid w:val="00515F2A"/>
    <w:rsid w:val="00516179"/>
    <w:rsid w:val="005170F1"/>
    <w:rsid w:val="0051716A"/>
    <w:rsid w:val="00521797"/>
    <w:rsid w:val="00522E06"/>
    <w:rsid w:val="0052482F"/>
    <w:rsid w:val="00525F50"/>
    <w:rsid w:val="00525F6E"/>
    <w:rsid w:val="00525F8D"/>
    <w:rsid w:val="005262E2"/>
    <w:rsid w:val="00527B5C"/>
    <w:rsid w:val="005302E8"/>
    <w:rsid w:val="00530751"/>
    <w:rsid w:val="00530D34"/>
    <w:rsid w:val="00531A7D"/>
    <w:rsid w:val="00531CD9"/>
    <w:rsid w:val="00532361"/>
    <w:rsid w:val="005327F9"/>
    <w:rsid w:val="00532B92"/>
    <w:rsid w:val="00532DB2"/>
    <w:rsid w:val="00535E4E"/>
    <w:rsid w:val="005366D9"/>
    <w:rsid w:val="00541424"/>
    <w:rsid w:val="00543461"/>
    <w:rsid w:val="00543E06"/>
    <w:rsid w:val="00544405"/>
    <w:rsid w:val="0054509E"/>
    <w:rsid w:val="00545E48"/>
    <w:rsid w:val="00546BB1"/>
    <w:rsid w:val="00546DE0"/>
    <w:rsid w:val="005474C3"/>
    <w:rsid w:val="00547548"/>
    <w:rsid w:val="00547AC7"/>
    <w:rsid w:val="00547EE0"/>
    <w:rsid w:val="00550DA7"/>
    <w:rsid w:val="005514C6"/>
    <w:rsid w:val="00551514"/>
    <w:rsid w:val="00552529"/>
    <w:rsid w:val="00554482"/>
    <w:rsid w:val="005549B4"/>
    <w:rsid w:val="00554B8F"/>
    <w:rsid w:val="005577DE"/>
    <w:rsid w:val="00560721"/>
    <w:rsid w:val="005618C7"/>
    <w:rsid w:val="005627ED"/>
    <w:rsid w:val="005631D7"/>
    <w:rsid w:val="00563AB2"/>
    <w:rsid w:val="0056426E"/>
    <w:rsid w:val="005647B8"/>
    <w:rsid w:val="005647C7"/>
    <w:rsid w:val="0056533B"/>
    <w:rsid w:val="005659A2"/>
    <w:rsid w:val="00566D6A"/>
    <w:rsid w:val="00566E72"/>
    <w:rsid w:val="00567E4D"/>
    <w:rsid w:val="005711E4"/>
    <w:rsid w:val="005718C5"/>
    <w:rsid w:val="00572918"/>
    <w:rsid w:val="00572C80"/>
    <w:rsid w:val="0057344B"/>
    <w:rsid w:val="00573454"/>
    <w:rsid w:val="005750FD"/>
    <w:rsid w:val="00575539"/>
    <w:rsid w:val="00575CFA"/>
    <w:rsid w:val="00576377"/>
    <w:rsid w:val="00576BCF"/>
    <w:rsid w:val="00577B5B"/>
    <w:rsid w:val="00582B8A"/>
    <w:rsid w:val="00583AB4"/>
    <w:rsid w:val="00584F2F"/>
    <w:rsid w:val="00585159"/>
    <w:rsid w:val="00585881"/>
    <w:rsid w:val="00585C5F"/>
    <w:rsid w:val="00586603"/>
    <w:rsid w:val="00586EA3"/>
    <w:rsid w:val="00587ED2"/>
    <w:rsid w:val="0059066E"/>
    <w:rsid w:val="00591160"/>
    <w:rsid w:val="00591904"/>
    <w:rsid w:val="00592A50"/>
    <w:rsid w:val="00592B73"/>
    <w:rsid w:val="00592DB4"/>
    <w:rsid w:val="005931D4"/>
    <w:rsid w:val="00594383"/>
    <w:rsid w:val="005951A0"/>
    <w:rsid w:val="005A069E"/>
    <w:rsid w:val="005A1B07"/>
    <w:rsid w:val="005A1C16"/>
    <w:rsid w:val="005A1C9C"/>
    <w:rsid w:val="005A2A25"/>
    <w:rsid w:val="005A33F4"/>
    <w:rsid w:val="005A49F8"/>
    <w:rsid w:val="005A722B"/>
    <w:rsid w:val="005B37FF"/>
    <w:rsid w:val="005B3DE2"/>
    <w:rsid w:val="005B625B"/>
    <w:rsid w:val="005B7CDD"/>
    <w:rsid w:val="005C105E"/>
    <w:rsid w:val="005C1290"/>
    <w:rsid w:val="005C3091"/>
    <w:rsid w:val="005C4069"/>
    <w:rsid w:val="005C5B57"/>
    <w:rsid w:val="005C639C"/>
    <w:rsid w:val="005C7D70"/>
    <w:rsid w:val="005D07AA"/>
    <w:rsid w:val="005D089C"/>
    <w:rsid w:val="005D10B1"/>
    <w:rsid w:val="005D18C5"/>
    <w:rsid w:val="005D290B"/>
    <w:rsid w:val="005D2D3A"/>
    <w:rsid w:val="005D3B22"/>
    <w:rsid w:val="005D45D7"/>
    <w:rsid w:val="005D4FE3"/>
    <w:rsid w:val="005D5211"/>
    <w:rsid w:val="005D528E"/>
    <w:rsid w:val="005D56F4"/>
    <w:rsid w:val="005D6457"/>
    <w:rsid w:val="005D6ADE"/>
    <w:rsid w:val="005E042E"/>
    <w:rsid w:val="005E0588"/>
    <w:rsid w:val="005E100D"/>
    <w:rsid w:val="005E2437"/>
    <w:rsid w:val="005E2AF9"/>
    <w:rsid w:val="005E2D1D"/>
    <w:rsid w:val="005E33C6"/>
    <w:rsid w:val="005E375E"/>
    <w:rsid w:val="005E3EAB"/>
    <w:rsid w:val="005E494D"/>
    <w:rsid w:val="005E5541"/>
    <w:rsid w:val="005E5D53"/>
    <w:rsid w:val="005E70D2"/>
    <w:rsid w:val="005E72E1"/>
    <w:rsid w:val="005F0F90"/>
    <w:rsid w:val="005F10C2"/>
    <w:rsid w:val="005F11F2"/>
    <w:rsid w:val="005F371B"/>
    <w:rsid w:val="005F41BD"/>
    <w:rsid w:val="005F4244"/>
    <w:rsid w:val="005F5B26"/>
    <w:rsid w:val="005F6D5D"/>
    <w:rsid w:val="005F7111"/>
    <w:rsid w:val="00600235"/>
    <w:rsid w:val="006002B5"/>
    <w:rsid w:val="00600BB7"/>
    <w:rsid w:val="006031B2"/>
    <w:rsid w:val="00603E06"/>
    <w:rsid w:val="00604230"/>
    <w:rsid w:val="0060549A"/>
    <w:rsid w:val="006059AC"/>
    <w:rsid w:val="00606743"/>
    <w:rsid w:val="006112AD"/>
    <w:rsid w:val="00613A5F"/>
    <w:rsid w:val="00613B44"/>
    <w:rsid w:val="006146DF"/>
    <w:rsid w:val="00614A5E"/>
    <w:rsid w:val="00617A8D"/>
    <w:rsid w:val="006202CC"/>
    <w:rsid w:val="00620BFA"/>
    <w:rsid w:val="00622BE7"/>
    <w:rsid w:val="006239A7"/>
    <w:rsid w:val="0062438C"/>
    <w:rsid w:val="006244C7"/>
    <w:rsid w:val="00624AD7"/>
    <w:rsid w:val="006257C3"/>
    <w:rsid w:val="00626F75"/>
    <w:rsid w:val="0063011F"/>
    <w:rsid w:val="006302BF"/>
    <w:rsid w:val="006310EC"/>
    <w:rsid w:val="006335D4"/>
    <w:rsid w:val="006336C0"/>
    <w:rsid w:val="006347A7"/>
    <w:rsid w:val="00634945"/>
    <w:rsid w:val="0063505D"/>
    <w:rsid w:val="00636C8E"/>
    <w:rsid w:val="00636EF3"/>
    <w:rsid w:val="006376D6"/>
    <w:rsid w:val="00637C4F"/>
    <w:rsid w:val="00641429"/>
    <w:rsid w:val="00642203"/>
    <w:rsid w:val="006424AB"/>
    <w:rsid w:val="00642849"/>
    <w:rsid w:val="006428A0"/>
    <w:rsid w:val="006440A5"/>
    <w:rsid w:val="0064483F"/>
    <w:rsid w:val="0064620B"/>
    <w:rsid w:val="0064769E"/>
    <w:rsid w:val="00647B03"/>
    <w:rsid w:val="00647B50"/>
    <w:rsid w:val="00650EF5"/>
    <w:rsid w:val="00651427"/>
    <w:rsid w:val="00651ADC"/>
    <w:rsid w:val="00653596"/>
    <w:rsid w:val="00653B67"/>
    <w:rsid w:val="0065443F"/>
    <w:rsid w:val="00655A18"/>
    <w:rsid w:val="00656F12"/>
    <w:rsid w:val="00657882"/>
    <w:rsid w:val="00657C94"/>
    <w:rsid w:val="0066022A"/>
    <w:rsid w:val="0066200F"/>
    <w:rsid w:val="00663B92"/>
    <w:rsid w:val="00665BF6"/>
    <w:rsid w:val="00665C78"/>
    <w:rsid w:val="00666A2A"/>
    <w:rsid w:val="006670D2"/>
    <w:rsid w:val="00667E47"/>
    <w:rsid w:val="00667E73"/>
    <w:rsid w:val="00670F3B"/>
    <w:rsid w:val="00671DFF"/>
    <w:rsid w:val="00671E64"/>
    <w:rsid w:val="006723C7"/>
    <w:rsid w:val="00672868"/>
    <w:rsid w:val="00673140"/>
    <w:rsid w:val="00673B04"/>
    <w:rsid w:val="00673F27"/>
    <w:rsid w:val="00677451"/>
    <w:rsid w:val="006777FE"/>
    <w:rsid w:val="00677E40"/>
    <w:rsid w:val="00680463"/>
    <w:rsid w:val="00680563"/>
    <w:rsid w:val="00681001"/>
    <w:rsid w:val="00681931"/>
    <w:rsid w:val="006819D0"/>
    <w:rsid w:val="00682743"/>
    <w:rsid w:val="00682873"/>
    <w:rsid w:val="00682AB7"/>
    <w:rsid w:val="006841DC"/>
    <w:rsid w:val="006847A8"/>
    <w:rsid w:val="006853A1"/>
    <w:rsid w:val="0068628A"/>
    <w:rsid w:val="00687107"/>
    <w:rsid w:val="0068741C"/>
    <w:rsid w:val="0069076D"/>
    <w:rsid w:val="00690815"/>
    <w:rsid w:val="00691431"/>
    <w:rsid w:val="00691F93"/>
    <w:rsid w:val="0069290F"/>
    <w:rsid w:val="0069469E"/>
    <w:rsid w:val="00694BD1"/>
    <w:rsid w:val="00694F53"/>
    <w:rsid w:val="00695393"/>
    <w:rsid w:val="00695636"/>
    <w:rsid w:val="00695E70"/>
    <w:rsid w:val="006965D7"/>
    <w:rsid w:val="006A01D3"/>
    <w:rsid w:val="006A0F4D"/>
    <w:rsid w:val="006A0FC5"/>
    <w:rsid w:val="006A1484"/>
    <w:rsid w:val="006A1849"/>
    <w:rsid w:val="006A20A1"/>
    <w:rsid w:val="006A2E8D"/>
    <w:rsid w:val="006A4ADA"/>
    <w:rsid w:val="006A50B8"/>
    <w:rsid w:val="006A7593"/>
    <w:rsid w:val="006A7603"/>
    <w:rsid w:val="006B0E93"/>
    <w:rsid w:val="006B125E"/>
    <w:rsid w:val="006B2283"/>
    <w:rsid w:val="006B2E61"/>
    <w:rsid w:val="006B35F1"/>
    <w:rsid w:val="006B4D8B"/>
    <w:rsid w:val="006B5DF5"/>
    <w:rsid w:val="006B67AF"/>
    <w:rsid w:val="006B75C0"/>
    <w:rsid w:val="006B7ADD"/>
    <w:rsid w:val="006C0F80"/>
    <w:rsid w:val="006C163C"/>
    <w:rsid w:val="006C16EE"/>
    <w:rsid w:val="006C2A7B"/>
    <w:rsid w:val="006C434B"/>
    <w:rsid w:val="006C4B39"/>
    <w:rsid w:val="006C4CAE"/>
    <w:rsid w:val="006C4FD2"/>
    <w:rsid w:val="006C5D86"/>
    <w:rsid w:val="006C622C"/>
    <w:rsid w:val="006C6DBA"/>
    <w:rsid w:val="006C730F"/>
    <w:rsid w:val="006C74F4"/>
    <w:rsid w:val="006C7ACD"/>
    <w:rsid w:val="006D071A"/>
    <w:rsid w:val="006D1C71"/>
    <w:rsid w:val="006D23C9"/>
    <w:rsid w:val="006D4142"/>
    <w:rsid w:val="006D4510"/>
    <w:rsid w:val="006D5800"/>
    <w:rsid w:val="006D5BEB"/>
    <w:rsid w:val="006D648B"/>
    <w:rsid w:val="006D6740"/>
    <w:rsid w:val="006D68DA"/>
    <w:rsid w:val="006D7A3E"/>
    <w:rsid w:val="006E0798"/>
    <w:rsid w:val="006E10A9"/>
    <w:rsid w:val="006E2BAD"/>
    <w:rsid w:val="006E32E0"/>
    <w:rsid w:val="006E35AB"/>
    <w:rsid w:val="006E444E"/>
    <w:rsid w:val="006E46FE"/>
    <w:rsid w:val="006E5523"/>
    <w:rsid w:val="006E7BCF"/>
    <w:rsid w:val="006F0885"/>
    <w:rsid w:val="006F2013"/>
    <w:rsid w:val="006F235A"/>
    <w:rsid w:val="006F3646"/>
    <w:rsid w:val="006F364C"/>
    <w:rsid w:val="006F462F"/>
    <w:rsid w:val="006F6D65"/>
    <w:rsid w:val="007029A8"/>
    <w:rsid w:val="00707F91"/>
    <w:rsid w:val="00711CA8"/>
    <w:rsid w:val="00713183"/>
    <w:rsid w:val="007131DA"/>
    <w:rsid w:val="007138E9"/>
    <w:rsid w:val="00714073"/>
    <w:rsid w:val="00714358"/>
    <w:rsid w:val="0071449C"/>
    <w:rsid w:val="00714730"/>
    <w:rsid w:val="007149DA"/>
    <w:rsid w:val="007151ED"/>
    <w:rsid w:val="00715C15"/>
    <w:rsid w:val="00715F75"/>
    <w:rsid w:val="0071642F"/>
    <w:rsid w:val="00716E8A"/>
    <w:rsid w:val="00717728"/>
    <w:rsid w:val="007178A1"/>
    <w:rsid w:val="00717B41"/>
    <w:rsid w:val="0072082A"/>
    <w:rsid w:val="007227D8"/>
    <w:rsid w:val="007229D4"/>
    <w:rsid w:val="007233BE"/>
    <w:rsid w:val="007234BA"/>
    <w:rsid w:val="007238FF"/>
    <w:rsid w:val="0072428B"/>
    <w:rsid w:val="00724AF4"/>
    <w:rsid w:val="00724E0D"/>
    <w:rsid w:val="0072569B"/>
    <w:rsid w:val="00725C30"/>
    <w:rsid w:val="0073003B"/>
    <w:rsid w:val="0073078F"/>
    <w:rsid w:val="00731320"/>
    <w:rsid w:val="007316E5"/>
    <w:rsid w:val="00731863"/>
    <w:rsid w:val="007328D8"/>
    <w:rsid w:val="00732913"/>
    <w:rsid w:val="0073344F"/>
    <w:rsid w:val="00734F8D"/>
    <w:rsid w:val="00735A9F"/>
    <w:rsid w:val="00736227"/>
    <w:rsid w:val="00736B0D"/>
    <w:rsid w:val="00740058"/>
    <w:rsid w:val="00742913"/>
    <w:rsid w:val="00742D4B"/>
    <w:rsid w:val="00743697"/>
    <w:rsid w:val="00743ABC"/>
    <w:rsid w:val="00744F0F"/>
    <w:rsid w:val="00745088"/>
    <w:rsid w:val="00750FDE"/>
    <w:rsid w:val="007518CE"/>
    <w:rsid w:val="00751B0C"/>
    <w:rsid w:val="007537E2"/>
    <w:rsid w:val="00756B0D"/>
    <w:rsid w:val="00756C52"/>
    <w:rsid w:val="00757E0A"/>
    <w:rsid w:val="00761E55"/>
    <w:rsid w:val="00762B56"/>
    <w:rsid w:val="00763596"/>
    <w:rsid w:val="00763DBB"/>
    <w:rsid w:val="00764CA3"/>
    <w:rsid w:val="007654AB"/>
    <w:rsid w:val="00765B4F"/>
    <w:rsid w:val="00765E89"/>
    <w:rsid w:val="00767528"/>
    <w:rsid w:val="00770E32"/>
    <w:rsid w:val="0077580A"/>
    <w:rsid w:val="00775A99"/>
    <w:rsid w:val="00775C57"/>
    <w:rsid w:val="0077666F"/>
    <w:rsid w:val="00776DF0"/>
    <w:rsid w:val="00777086"/>
    <w:rsid w:val="0077731D"/>
    <w:rsid w:val="007809A2"/>
    <w:rsid w:val="00780EAD"/>
    <w:rsid w:val="00781144"/>
    <w:rsid w:val="007819B6"/>
    <w:rsid w:val="007819EE"/>
    <w:rsid w:val="00781B52"/>
    <w:rsid w:val="00782046"/>
    <w:rsid w:val="00783733"/>
    <w:rsid w:val="00784649"/>
    <w:rsid w:val="00785E01"/>
    <w:rsid w:val="00785EB7"/>
    <w:rsid w:val="007864FA"/>
    <w:rsid w:val="0078694C"/>
    <w:rsid w:val="00786C5A"/>
    <w:rsid w:val="0078769E"/>
    <w:rsid w:val="00790159"/>
    <w:rsid w:val="007926DE"/>
    <w:rsid w:val="00793809"/>
    <w:rsid w:val="00793D6D"/>
    <w:rsid w:val="00793FC4"/>
    <w:rsid w:val="007947F1"/>
    <w:rsid w:val="00795252"/>
    <w:rsid w:val="007959BC"/>
    <w:rsid w:val="00796966"/>
    <w:rsid w:val="007970FA"/>
    <w:rsid w:val="0079759A"/>
    <w:rsid w:val="00797D2E"/>
    <w:rsid w:val="007A06AE"/>
    <w:rsid w:val="007A0A2F"/>
    <w:rsid w:val="007A28E7"/>
    <w:rsid w:val="007A32EA"/>
    <w:rsid w:val="007A3772"/>
    <w:rsid w:val="007A39CC"/>
    <w:rsid w:val="007A6696"/>
    <w:rsid w:val="007B024E"/>
    <w:rsid w:val="007B035C"/>
    <w:rsid w:val="007B3D18"/>
    <w:rsid w:val="007B4018"/>
    <w:rsid w:val="007B5233"/>
    <w:rsid w:val="007B65D7"/>
    <w:rsid w:val="007B6B1A"/>
    <w:rsid w:val="007B795F"/>
    <w:rsid w:val="007C05F1"/>
    <w:rsid w:val="007C1B84"/>
    <w:rsid w:val="007C2637"/>
    <w:rsid w:val="007C3F68"/>
    <w:rsid w:val="007C4F72"/>
    <w:rsid w:val="007C5A49"/>
    <w:rsid w:val="007D25B5"/>
    <w:rsid w:val="007D2A57"/>
    <w:rsid w:val="007D5B20"/>
    <w:rsid w:val="007D6B4B"/>
    <w:rsid w:val="007D6E72"/>
    <w:rsid w:val="007D74AD"/>
    <w:rsid w:val="007D7631"/>
    <w:rsid w:val="007E05D4"/>
    <w:rsid w:val="007E3AC0"/>
    <w:rsid w:val="007E4370"/>
    <w:rsid w:val="007E566E"/>
    <w:rsid w:val="007E6422"/>
    <w:rsid w:val="007F00C3"/>
    <w:rsid w:val="007F06D0"/>
    <w:rsid w:val="007F0FDF"/>
    <w:rsid w:val="007F28B3"/>
    <w:rsid w:val="007F345A"/>
    <w:rsid w:val="007F424F"/>
    <w:rsid w:val="007F4F8C"/>
    <w:rsid w:val="007F5C25"/>
    <w:rsid w:val="007F6B74"/>
    <w:rsid w:val="007F73FF"/>
    <w:rsid w:val="007F767C"/>
    <w:rsid w:val="007F7774"/>
    <w:rsid w:val="007F7EB6"/>
    <w:rsid w:val="00801B32"/>
    <w:rsid w:val="00801E5F"/>
    <w:rsid w:val="0080278A"/>
    <w:rsid w:val="00803848"/>
    <w:rsid w:val="00805593"/>
    <w:rsid w:val="00806E2E"/>
    <w:rsid w:val="0080735B"/>
    <w:rsid w:val="00811FC2"/>
    <w:rsid w:val="00812916"/>
    <w:rsid w:val="00814CF4"/>
    <w:rsid w:val="008150DC"/>
    <w:rsid w:val="008159EE"/>
    <w:rsid w:val="00816B0E"/>
    <w:rsid w:val="00816F2B"/>
    <w:rsid w:val="00817049"/>
    <w:rsid w:val="008201DF"/>
    <w:rsid w:val="008208C2"/>
    <w:rsid w:val="00821FD9"/>
    <w:rsid w:val="008227F3"/>
    <w:rsid w:val="008231BD"/>
    <w:rsid w:val="008241A1"/>
    <w:rsid w:val="00824F9F"/>
    <w:rsid w:val="00825350"/>
    <w:rsid w:val="008262D4"/>
    <w:rsid w:val="00830857"/>
    <w:rsid w:val="008308C2"/>
    <w:rsid w:val="00832139"/>
    <w:rsid w:val="00832F21"/>
    <w:rsid w:val="00833621"/>
    <w:rsid w:val="00833631"/>
    <w:rsid w:val="00834851"/>
    <w:rsid w:val="00834EF7"/>
    <w:rsid w:val="00836514"/>
    <w:rsid w:val="008365AC"/>
    <w:rsid w:val="00842AFA"/>
    <w:rsid w:val="0084319E"/>
    <w:rsid w:val="008442D2"/>
    <w:rsid w:val="0084494C"/>
    <w:rsid w:val="00844FBB"/>
    <w:rsid w:val="00845BB9"/>
    <w:rsid w:val="00846357"/>
    <w:rsid w:val="0084656A"/>
    <w:rsid w:val="00846B4D"/>
    <w:rsid w:val="00847214"/>
    <w:rsid w:val="00847C54"/>
    <w:rsid w:val="00847DAA"/>
    <w:rsid w:val="00850791"/>
    <w:rsid w:val="00850A00"/>
    <w:rsid w:val="00851812"/>
    <w:rsid w:val="00851CE3"/>
    <w:rsid w:val="00853453"/>
    <w:rsid w:val="00853529"/>
    <w:rsid w:val="00853D4B"/>
    <w:rsid w:val="00854A54"/>
    <w:rsid w:val="00856A08"/>
    <w:rsid w:val="0085703A"/>
    <w:rsid w:val="00857A92"/>
    <w:rsid w:val="00860FD6"/>
    <w:rsid w:val="0086215B"/>
    <w:rsid w:val="0086287D"/>
    <w:rsid w:val="00862C58"/>
    <w:rsid w:val="00862C5D"/>
    <w:rsid w:val="00863A44"/>
    <w:rsid w:val="00863B21"/>
    <w:rsid w:val="008646EA"/>
    <w:rsid w:val="0086602C"/>
    <w:rsid w:val="00866C69"/>
    <w:rsid w:val="00867E50"/>
    <w:rsid w:val="0087040F"/>
    <w:rsid w:val="00870CC3"/>
    <w:rsid w:val="00870DB7"/>
    <w:rsid w:val="00871E3C"/>
    <w:rsid w:val="0087564B"/>
    <w:rsid w:val="00877D3E"/>
    <w:rsid w:val="0088044F"/>
    <w:rsid w:val="00880C3D"/>
    <w:rsid w:val="00881939"/>
    <w:rsid w:val="0088221E"/>
    <w:rsid w:val="008831EB"/>
    <w:rsid w:val="00884680"/>
    <w:rsid w:val="00884724"/>
    <w:rsid w:val="00884935"/>
    <w:rsid w:val="008853DE"/>
    <w:rsid w:val="00886638"/>
    <w:rsid w:val="008878A6"/>
    <w:rsid w:val="00887D77"/>
    <w:rsid w:val="00892A19"/>
    <w:rsid w:val="00892A62"/>
    <w:rsid w:val="00892F8C"/>
    <w:rsid w:val="00893137"/>
    <w:rsid w:val="00895146"/>
    <w:rsid w:val="008975DD"/>
    <w:rsid w:val="008A0B2D"/>
    <w:rsid w:val="008A1731"/>
    <w:rsid w:val="008A3260"/>
    <w:rsid w:val="008A3E08"/>
    <w:rsid w:val="008A4AE4"/>
    <w:rsid w:val="008A5654"/>
    <w:rsid w:val="008A5DD2"/>
    <w:rsid w:val="008A5EE4"/>
    <w:rsid w:val="008A783A"/>
    <w:rsid w:val="008A7FA5"/>
    <w:rsid w:val="008B0BF8"/>
    <w:rsid w:val="008B106A"/>
    <w:rsid w:val="008B1280"/>
    <w:rsid w:val="008B12D6"/>
    <w:rsid w:val="008B2728"/>
    <w:rsid w:val="008B47CF"/>
    <w:rsid w:val="008B4A5D"/>
    <w:rsid w:val="008B4E88"/>
    <w:rsid w:val="008B5738"/>
    <w:rsid w:val="008B6378"/>
    <w:rsid w:val="008C0964"/>
    <w:rsid w:val="008C19B4"/>
    <w:rsid w:val="008C1D95"/>
    <w:rsid w:val="008C2252"/>
    <w:rsid w:val="008C2304"/>
    <w:rsid w:val="008C2AA5"/>
    <w:rsid w:val="008C3B90"/>
    <w:rsid w:val="008C4576"/>
    <w:rsid w:val="008D011D"/>
    <w:rsid w:val="008D0A29"/>
    <w:rsid w:val="008D191D"/>
    <w:rsid w:val="008D21FC"/>
    <w:rsid w:val="008D3182"/>
    <w:rsid w:val="008D37AA"/>
    <w:rsid w:val="008D397D"/>
    <w:rsid w:val="008D3FFE"/>
    <w:rsid w:val="008D41E9"/>
    <w:rsid w:val="008D5BA4"/>
    <w:rsid w:val="008D6BA8"/>
    <w:rsid w:val="008D79EF"/>
    <w:rsid w:val="008E0D3A"/>
    <w:rsid w:val="008E3902"/>
    <w:rsid w:val="008E3AED"/>
    <w:rsid w:val="008E3EF4"/>
    <w:rsid w:val="008E4255"/>
    <w:rsid w:val="008E56F6"/>
    <w:rsid w:val="008E5C89"/>
    <w:rsid w:val="008E661A"/>
    <w:rsid w:val="008E7136"/>
    <w:rsid w:val="008E7F04"/>
    <w:rsid w:val="008F0CBE"/>
    <w:rsid w:val="008F298E"/>
    <w:rsid w:val="008F43AA"/>
    <w:rsid w:val="008F4D6B"/>
    <w:rsid w:val="008F6ECD"/>
    <w:rsid w:val="00900015"/>
    <w:rsid w:val="00900242"/>
    <w:rsid w:val="00900A51"/>
    <w:rsid w:val="009011D4"/>
    <w:rsid w:val="00901CED"/>
    <w:rsid w:val="00901D12"/>
    <w:rsid w:val="00904159"/>
    <w:rsid w:val="00904752"/>
    <w:rsid w:val="00906711"/>
    <w:rsid w:val="009068FD"/>
    <w:rsid w:val="009071B9"/>
    <w:rsid w:val="00907633"/>
    <w:rsid w:val="0091326F"/>
    <w:rsid w:val="0091333A"/>
    <w:rsid w:val="009133B0"/>
    <w:rsid w:val="009145DE"/>
    <w:rsid w:val="0091589A"/>
    <w:rsid w:val="009177D5"/>
    <w:rsid w:val="009217DE"/>
    <w:rsid w:val="00922D53"/>
    <w:rsid w:val="00922D94"/>
    <w:rsid w:val="009246EE"/>
    <w:rsid w:val="0092518A"/>
    <w:rsid w:val="0092534A"/>
    <w:rsid w:val="00925EC5"/>
    <w:rsid w:val="009262BF"/>
    <w:rsid w:val="009305A2"/>
    <w:rsid w:val="00930C06"/>
    <w:rsid w:val="00930FDD"/>
    <w:rsid w:val="00932454"/>
    <w:rsid w:val="00932F0C"/>
    <w:rsid w:val="00934E65"/>
    <w:rsid w:val="00934FB2"/>
    <w:rsid w:val="00935053"/>
    <w:rsid w:val="00937C4C"/>
    <w:rsid w:val="00941569"/>
    <w:rsid w:val="00941C00"/>
    <w:rsid w:val="00943993"/>
    <w:rsid w:val="009450C5"/>
    <w:rsid w:val="009453C1"/>
    <w:rsid w:val="00945CA5"/>
    <w:rsid w:val="009461F9"/>
    <w:rsid w:val="00946217"/>
    <w:rsid w:val="009466B4"/>
    <w:rsid w:val="009472CD"/>
    <w:rsid w:val="00947AE3"/>
    <w:rsid w:val="00950A99"/>
    <w:rsid w:val="0095133D"/>
    <w:rsid w:val="0095200D"/>
    <w:rsid w:val="0095240D"/>
    <w:rsid w:val="00952D78"/>
    <w:rsid w:val="009563E1"/>
    <w:rsid w:val="009564C5"/>
    <w:rsid w:val="009577CA"/>
    <w:rsid w:val="00960C4C"/>
    <w:rsid w:val="00960DD4"/>
    <w:rsid w:val="00960DEF"/>
    <w:rsid w:val="00961FED"/>
    <w:rsid w:val="00962C65"/>
    <w:rsid w:val="0096493A"/>
    <w:rsid w:val="00964EFB"/>
    <w:rsid w:val="00965817"/>
    <w:rsid w:val="009679D9"/>
    <w:rsid w:val="00967C1C"/>
    <w:rsid w:val="0097070A"/>
    <w:rsid w:val="00970E1B"/>
    <w:rsid w:val="00972543"/>
    <w:rsid w:val="0097434F"/>
    <w:rsid w:val="009763BD"/>
    <w:rsid w:val="00977BCF"/>
    <w:rsid w:val="00977F99"/>
    <w:rsid w:val="00983726"/>
    <w:rsid w:val="009843EF"/>
    <w:rsid w:val="00984DA0"/>
    <w:rsid w:val="00985AD3"/>
    <w:rsid w:val="009861CE"/>
    <w:rsid w:val="00986B86"/>
    <w:rsid w:val="00987126"/>
    <w:rsid w:val="009872C8"/>
    <w:rsid w:val="0098773E"/>
    <w:rsid w:val="00991613"/>
    <w:rsid w:val="009917A8"/>
    <w:rsid w:val="009921F2"/>
    <w:rsid w:val="00992C6D"/>
    <w:rsid w:val="00994467"/>
    <w:rsid w:val="00994580"/>
    <w:rsid w:val="00995ECD"/>
    <w:rsid w:val="00996842"/>
    <w:rsid w:val="00996E0A"/>
    <w:rsid w:val="00997177"/>
    <w:rsid w:val="0099726E"/>
    <w:rsid w:val="0099732B"/>
    <w:rsid w:val="009976DD"/>
    <w:rsid w:val="00997948"/>
    <w:rsid w:val="00997ABF"/>
    <w:rsid w:val="009A0140"/>
    <w:rsid w:val="009A09A6"/>
    <w:rsid w:val="009A3001"/>
    <w:rsid w:val="009A3206"/>
    <w:rsid w:val="009A4858"/>
    <w:rsid w:val="009A6364"/>
    <w:rsid w:val="009A6690"/>
    <w:rsid w:val="009A78E5"/>
    <w:rsid w:val="009B03FB"/>
    <w:rsid w:val="009B0EFF"/>
    <w:rsid w:val="009B1957"/>
    <w:rsid w:val="009B3CB0"/>
    <w:rsid w:val="009B3CD1"/>
    <w:rsid w:val="009B3CD9"/>
    <w:rsid w:val="009B53D4"/>
    <w:rsid w:val="009B5A06"/>
    <w:rsid w:val="009B6F79"/>
    <w:rsid w:val="009B7D4A"/>
    <w:rsid w:val="009C03D8"/>
    <w:rsid w:val="009C0B83"/>
    <w:rsid w:val="009C0E6E"/>
    <w:rsid w:val="009C4443"/>
    <w:rsid w:val="009C46C1"/>
    <w:rsid w:val="009C4C5F"/>
    <w:rsid w:val="009C53F3"/>
    <w:rsid w:val="009C75C7"/>
    <w:rsid w:val="009C783A"/>
    <w:rsid w:val="009C78F0"/>
    <w:rsid w:val="009D2CB9"/>
    <w:rsid w:val="009D368C"/>
    <w:rsid w:val="009D3B9B"/>
    <w:rsid w:val="009D4125"/>
    <w:rsid w:val="009D507A"/>
    <w:rsid w:val="009D7948"/>
    <w:rsid w:val="009E0B82"/>
    <w:rsid w:val="009E22C2"/>
    <w:rsid w:val="009E34D3"/>
    <w:rsid w:val="009E3938"/>
    <w:rsid w:val="009E5BDC"/>
    <w:rsid w:val="009E67B2"/>
    <w:rsid w:val="009E72B2"/>
    <w:rsid w:val="009E786E"/>
    <w:rsid w:val="009E7932"/>
    <w:rsid w:val="009E7DAD"/>
    <w:rsid w:val="009E7DF3"/>
    <w:rsid w:val="009E7EE6"/>
    <w:rsid w:val="009F1B8A"/>
    <w:rsid w:val="009F1B97"/>
    <w:rsid w:val="009F2E61"/>
    <w:rsid w:val="009F450B"/>
    <w:rsid w:val="009F5E35"/>
    <w:rsid w:val="009F5E75"/>
    <w:rsid w:val="009F6B73"/>
    <w:rsid w:val="009F77D2"/>
    <w:rsid w:val="00A00960"/>
    <w:rsid w:val="00A0272B"/>
    <w:rsid w:val="00A02A1E"/>
    <w:rsid w:val="00A02CF5"/>
    <w:rsid w:val="00A0312C"/>
    <w:rsid w:val="00A035AE"/>
    <w:rsid w:val="00A03B47"/>
    <w:rsid w:val="00A04018"/>
    <w:rsid w:val="00A04244"/>
    <w:rsid w:val="00A0550C"/>
    <w:rsid w:val="00A05CA6"/>
    <w:rsid w:val="00A07598"/>
    <w:rsid w:val="00A11FEE"/>
    <w:rsid w:val="00A12114"/>
    <w:rsid w:val="00A13637"/>
    <w:rsid w:val="00A136DC"/>
    <w:rsid w:val="00A149C0"/>
    <w:rsid w:val="00A15FC6"/>
    <w:rsid w:val="00A1645E"/>
    <w:rsid w:val="00A16B9B"/>
    <w:rsid w:val="00A1751B"/>
    <w:rsid w:val="00A17BF4"/>
    <w:rsid w:val="00A2040D"/>
    <w:rsid w:val="00A212A6"/>
    <w:rsid w:val="00A21983"/>
    <w:rsid w:val="00A21FC2"/>
    <w:rsid w:val="00A2402E"/>
    <w:rsid w:val="00A24932"/>
    <w:rsid w:val="00A24CF9"/>
    <w:rsid w:val="00A250D7"/>
    <w:rsid w:val="00A25AF1"/>
    <w:rsid w:val="00A25F7B"/>
    <w:rsid w:val="00A26F7E"/>
    <w:rsid w:val="00A274C3"/>
    <w:rsid w:val="00A303CE"/>
    <w:rsid w:val="00A31108"/>
    <w:rsid w:val="00A31F64"/>
    <w:rsid w:val="00A32899"/>
    <w:rsid w:val="00A32BCE"/>
    <w:rsid w:val="00A32DB7"/>
    <w:rsid w:val="00A3457E"/>
    <w:rsid w:val="00A347A4"/>
    <w:rsid w:val="00A34A62"/>
    <w:rsid w:val="00A36C67"/>
    <w:rsid w:val="00A36FB3"/>
    <w:rsid w:val="00A40ABB"/>
    <w:rsid w:val="00A420B2"/>
    <w:rsid w:val="00A4301F"/>
    <w:rsid w:val="00A43AA1"/>
    <w:rsid w:val="00A43DF1"/>
    <w:rsid w:val="00A463F8"/>
    <w:rsid w:val="00A4640B"/>
    <w:rsid w:val="00A476C1"/>
    <w:rsid w:val="00A478B6"/>
    <w:rsid w:val="00A47A0B"/>
    <w:rsid w:val="00A50396"/>
    <w:rsid w:val="00A530AA"/>
    <w:rsid w:val="00A53B5C"/>
    <w:rsid w:val="00A56251"/>
    <w:rsid w:val="00A567BF"/>
    <w:rsid w:val="00A57298"/>
    <w:rsid w:val="00A572D7"/>
    <w:rsid w:val="00A57782"/>
    <w:rsid w:val="00A62273"/>
    <w:rsid w:val="00A63DA9"/>
    <w:rsid w:val="00A66002"/>
    <w:rsid w:val="00A6705F"/>
    <w:rsid w:val="00A6706A"/>
    <w:rsid w:val="00A727E7"/>
    <w:rsid w:val="00A72A1B"/>
    <w:rsid w:val="00A74360"/>
    <w:rsid w:val="00A753C8"/>
    <w:rsid w:val="00A80238"/>
    <w:rsid w:val="00A80316"/>
    <w:rsid w:val="00A80453"/>
    <w:rsid w:val="00A806C7"/>
    <w:rsid w:val="00A8135A"/>
    <w:rsid w:val="00A81C94"/>
    <w:rsid w:val="00A83D56"/>
    <w:rsid w:val="00A83EB5"/>
    <w:rsid w:val="00A85248"/>
    <w:rsid w:val="00A8623E"/>
    <w:rsid w:val="00A8643F"/>
    <w:rsid w:val="00A86488"/>
    <w:rsid w:val="00A87E8F"/>
    <w:rsid w:val="00A87F24"/>
    <w:rsid w:val="00A90288"/>
    <w:rsid w:val="00A90766"/>
    <w:rsid w:val="00A91761"/>
    <w:rsid w:val="00A91996"/>
    <w:rsid w:val="00A91E25"/>
    <w:rsid w:val="00A91E6C"/>
    <w:rsid w:val="00A927FD"/>
    <w:rsid w:val="00A92A77"/>
    <w:rsid w:val="00A92D6E"/>
    <w:rsid w:val="00A944F4"/>
    <w:rsid w:val="00A9515D"/>
    <w:rsid w:val="00A9563D"/>
    <w:rsid w:val="00A95952"/>
    <w:rsid w:val="00A96F48"/>
    <w:rsid w:val="00A974AB"/>
    <w:rsid w:val="00AA0C9C"/>
    <w:rsid w:val="00AA0F64"/>
    <w:rsid w:val="00AA337E"/>
    <w:rsid w:val="00AA3820"/>
    <w:rsid w:val="00AA52E1"/>
    <w:rsid w:val="00AA569F"/>
    <w:rsid w:val="00AA635C"/>
    <w:rsid w:val="00AA6982"/>
    <w:rsid w:val="00AA6A86"/>
    <w:rsid w:val="00AA71C3"/>
    <w:rsid w:val="00AA7363"/>
    <w:rsid w:val="00AA78F5"/>
    <w:rsid w:val="00AA7AC4"/>
    <w:rsid w:val="00AA7CD8"/>
    <w:rsid w:val="00AB10BB"/>
    <w:rsid w:val="00AB173C"/>
    <w:rsid w:val="00AB177C"/>
    <w:rsid w:val="00AB2C7C"/>
    <w:rsid w:val="00AB3CDA"/>
    <w:rsid w:val="00AB3F6B"/>
    <w:rsid w:val="00AB48C5"/>
    <w:rsid w:val="00AB6397"/>
    <w:rsid w:val="00AB654B"/>
    <w:rsid w:val="00AB74D2"/>
    <w:rsid w:val="00AB76B5"/>
    <w:rsid w:val="00AB7BD7"/>
    <w:rsid w:val="00AC0981"/>
    <w:rsid w:val="00AC1EBC"/>
    <w:rsid w:val="00AC28F6"/>
    <w:rsid w:val="00AC2FF3"/>
    <w:rsid w:val="00AC3895"/>
    <w:rsid w:val="00AC4C26"/>
    <w:rsid w:val="00AC603F"/>
    <w:rsid w:val="00AC62F1"/>
    <w:rsid w:val="00AD074D"/>
    <w:rsid w:val="00AD2556"/>
    <w:rsid w:val="00AD294C"/>
    <w:rsid w:val="00AD3692"/>
    <w:rsid w:val="00AD3E8D"/>
    <w:rsid w:val="00AD4E85"/>
    <w:rsid w:val="00AD50AE"/>
    <w:rsid w:val="00AD55A6"/>
    <w:rsid w:val="00AD5AF6"/>
    <w:rsid w:val="00AD7973"/>
    <w:rsid w:val="00AE0594"/>
    <w:rsid w:val="00AE0630"/>
    <w:rsid w:val="00AE25A9"/>
    <w:rsid w:val="00AE354D"/>
    <w:rsid w:val="00AE3E5C"/>
    <w:rsid w:val="00AE4631"/>
    <w:rsid w:val="00AE5330"/>
    <w:rsid w:val="00AE5904"/>
    <w:rsid w:val="00AE6D58"/>
    <w:rsid w:val="00AE6ECD"/>
    <w:rsid w:val="00AE6F68"/>
    <w:rsid w:val="00AE76E4"/>
    <w:rsid w:val="00AE79A8"/>
    <w:rsid w:val="00AF114E"/>
    <w:rsid w:val="00AF1A95"/>
    <w:rsid w:val="00AF1D6B"/>
    <w:rsid w:val="00AF20A3"/>
    <w:rsid w:val="00AF21E7"/>
    <w:rsid w:val="00AF2874"/>
    <w:rsid w:val="00AF3AEB"/>
    <w:rsid w:val="00AF52E2"/>
    <w:rsid w:val="00AF595A"/>
    <w:rsid w:val="00AF62DF"/>
    <w:rsid w:val="00AF7417"/>
    <w:rsid w:val="00B00011"/>
    <w:rsid w:val="00B029E7"/>
    <w:rsid w:val="00B0338D"/>
    <w:rsid w:val="00B04771"/>
    <w:rsid w:val="00B0579D"/>
    <w:rsid w:val="00B06E4B"/>
    <w:rsid w:val="00B070FA"/>
    <w:rsid w:val="00B07801"/>
    <w:rsid w:val="00B1030C"/>
    <w:rsid w:val="00B1055F"/>
    <w:rsid w:val="00B10D7E"/>
    <w:rsid w:val="00B10F9D"/>
    <w:rsid w:val="00B12936"/>
    <w:rsid w:val="00B132EB"/>
    <w:rsid w:val="00B13F28"/>
    <w:rsid w:val="00B140A4"/>
    <w:rsid w:val="00B146BF"/>
    <w:rsid w:val="00B14DF1"/>
    <w:rsid w:val="00B1530D"/>
    <w:rsid w:val="00B16019"/>
    <w:rsid w:val="00B16A2D"/>
    <w:rsid w:val="00B17B49"/>
    <w:rsid w:val="00B17CC8"/>
    <w:rsid w:val="00B21E58"/>
    <w:rsid w:val="00B21FB1"/>
    <w:rsid w:val="00B23D8D"/>
    <w:rsid w:val="00B252E4"/>
    <w:rsid w:val="00B254C3"/>
    <w:rsid w:val="00B2583B"/>
    <w:rsid w:val="00B267BB"/>
    <w:rsid w:val="00B27856"/>
    <w:rsid w:val="00B27A16"/>
    <w:rsid w:val="00B304C9"/>
    <w:rsid w:val="00B3235C"/>
    <w:rsid w:val="00B32392"/>
    <w:rsid w:val="00B324E7"/>
    <w:rsid w:val="00B34A3E"/>
    <w:rsid w:val="00B358CC"/>
    <w:rsid w:val="00B378F5"/>
    <w:rsid w:val="00B37A06"/>
    <w:rsid w:val="00B41754"/>
    <w:rsid w:val="00B43118"/>
    <w:rsid w:val="00B43397"/>
    <w:rsid w:val="00B4352B"/>
    <w:rsid w:val="00B43810"/>
    <w:rsid w:val="00B448B0"/>
    <w:rsid w:val="00B4516F"/>
    <w:rsid w:val="00B46E42"/>
    <w:rsid w:val="00B470C6"/>
    <w:rsid w:val="00B47FF9"/>
    <w:rsid w:val="00B50428"/>
    <w:rsid w:val="00B51491"/>
    <w:rsid w:val="00B53C82"/>
    <w:rsid w:val="00B5406B"/>
    <w:rsid w:val="00B548E3"/>
    <w:rsid w:val="00B5710C"/>
    <w:rsid w:val="00B60638"/>
    <w:rsid w:val="00B66485"/>
    <w:rsid w:val="00B667B2"/>
    <w:rsid w:val="00B6706C"/>
    <w:rsid w:val="00B67D18"/>
    <w:rsid w:val="00B72163"/>
    <w:rsid w:val="00B721A3"/>
    <w:rsid w:val="00B72474"/>
    <w:rsid w:val="00B725E5"/>
    <w:rsid w:val="00B73760"/>
    <w:rsid w:val="00B7436C"/>
    <w:rsid w:val="00B74EA3"/>
    <w:rsid w:val="00B77BDB"/>
    <w:rsid w:val="00B8039A"/>
    <w:rsid w:val="00B80BBE"/>
    <w:rsid w:val="00B811B1"/>
    <w:rsid w:val="00B8290A"/>
    <w:rsid w:val="00B8290C"/>
    <w:rsid w:val="00B82C1C"/>
    <w:rsid w:val="00B83714"/>
    <w:rsid w:val="00B83F9C"/>
    <w:rsid w:val="00B84256"/>
    <w:rsid w:val="00B84380"/>
    <w:rsid w:val="00B84AAD"/>
    <w:rsid w:val="00B8521F"/>
    <w:rsid w:val="00B8525D"/>
    <w:rsid w:val="00B859DB"/>
    <w:rsid w:val="00B85AE6"/>
    <w:rsid w:val="00B8745A"/>
    <w:rsid w:val="00B87C65"/>
    <w:rsid w:val="00B91C58"/>
    <w:rsid w:val="00B91F09"/>
    <w:rsid w:val="00B91F5F"/>
    <w:rsid w:val="00B92868"/>
    <w:rsid w:val="00B934A1"/>
    <w:rsid w:val="00B93633"/>
    <w:rsid w:val="00B93A2E"/>
    <w:rsid w:val="00B95999"/>
    <w:rsid w:val="00B959D1"/>
    <w:rsid w:val="00B972DF"/>
    <w:rsid w:val="00B9794B"/>
    <w:rsid w:val="00BA0C83"/>
    <w:rsid w:val="00BA0ED2"/>
    <w:rsid w:val="00BA13D4"/>
    <w:rsid w:val="00BA18C6"/>
    <w:rsid w:val="00BA1CFD"/>
    <w:rsid w:val="00BA2947"/>
    <w:rsid w:val="00BA3672"/>
    <w:rsid w:val="00BA3759"/>
    <w:rsid w:val="00BA3EE1"/>
    <w:rsid w:val="00BA4412"/>
    <w:rsid w:val="00BA453E"/>
    <w:rsid w:val="00BA5022"/>
    <w:rsid w:val="00BA687A"/>
    <w:rsid w:val="00BA6C07"/>
    <w:rsid w:val="00BA7075"/>
    <w:rsid w:val="00BA788C"/>
    <w:rsid w:val="00BB1675"/>
    <w:rsid w:val="00BB1D37"/>
    <w:rsid w:val="00BB356A"/>
    <w:rsid w:val="00BB3FA6"/>
    <w:rsid w:val="00BB4141"/>
    <w:rsid w:val="00BB4D43"/>
    <w:rsid w:val="00BB52EE"/>
    <w:rsid w:val="00BB568F"/>
    <w:rsid w:val="00BB646E"/>
    <w:rsid w:val="00BB6C06"/>
    <w:rsid w:val="00BB71B0"/>
    <w:rsid w:val="00BC0ACF"/>
    <w:rsid w:val="00BC0F80"/>
    <w:rsid w:val="00BC1BBB"/>
    <w:rsid w:val="00BC2081"/>
    <w:rsid w:val="00BC2D41"/>
    <w:rsid w:val="00BC3C58"/>
    <w:rsid w:val="00BC4484"/>
    <w:rsid w:val="00BD0F88"/>
    <w:rsid w:val="00BD10CB"/>
    <w:rsid w:val="00BD137E"/>
    <w:rsid w:val="00BD18E6"/>
    <w:rsid w:val="00BD1C7C"/>
    <w:rsid w:val="00BD201E"/>
    <w:rsid w:val="00BD2816"/>
    <w:rsid w:val="00BD2DBF"/>
    <w:rsid w:val="00BD4418"/>
    <w:rsid w:val="00BD706D"/>
    <w:rsid w:val="00BD707A"/>
    <w:rsid w:val="00BD782C"/>
    <w:rsid w:val="00BE273D"/>
    <w:rsid w:val="00BE4524"/>
    <w:rsid w:val="00BE49D1"/>
    <w:rsid w:val="00BE518F"/>
    <w:rsid w:val="00BE5FF9"/>
    <w:rsid w:val="00BE66C3"/>
    <w:rsid w:val="00BE722C"/>
    <w:rsid w:val="00BE7AD9"/>
    <w:rsid w:val="00BF0E3D"/>
    <w:rsid w:val="00BF1464"/>
    <w:rsid w:val="00BF1EB7"/>
    <w:rsid w:val="00BF2C5A"/>
    <w:rsid w:val="00BF42D5"/>
    <w:rsid w:val="00BF4B2D"/>
    <w:rsid w:val="00BF692D"/>
    <w:rsid w:val="00BF761B"/>
    <w:rsid w:val="00C00C1F"/>
    <w:rsid w:val="00C033C1"/>
    <w:rsid w:val="00C0346C"/>
    <w:rsid w:val="00C038A5"/>
    <w:rsid w:val="00C03950"/>
    <w:rsid w:val="00C04DC8"/>
    <w:rsid w:val="00C07298"/>
    <w:rsid w:val="00C075E1"/>
    <w:rsid w:val="00C100A3"/>
    <w:rsid w:val="00C10100"/>
    <w:rsid w:val="00C1013B"/>
    <w:rsid w:val="00C11007"/>
    <w:rsid w:val="00C12681"/>
    <w:rsid w:val="00C13654"/>
    <w:rsid w:val="00C140A1"/>
    <w:rsid w:val="00C146F8"/>
    <w:rsid w:val="00C15649"/>
    <w:rsid w:val="00C15C79"/>
    <w:rsid w:val="00C170D6"/>
    <w:rsid w:val="00C206A5"/>
    <w:rsid w:val="00C21F63"/>
    <w:rsid w:val="00C22DA0"/>
    <w:rsid w:val="00C24ADD"/>
    <w:rsid w:val="00C2503A"/>
    <w:rsid w:val="00C26F0C"/>
    <w:rsid w:val="00C30723"/>
    <w:rsid w:val="00C35BD9"/>
    <w:rsid w:val="00C36612"/>
    <w:rsid w:val="00C36ED5"/>
    <w:rsid w:val="00C3721E"/>
    <w:rsid w:val="00C37EB4"/>
    <w:rsid w:val="00C40F75"/>
    <w:rsid w:val="00C413A2"/>
    <w:rsid w:val="00C417F7"/>
    <w:rsid w:val="00C43C6F"/>
    <w:rsid w:val="00C43D45"/>
    <w:rsid w:val="00C44C32"/>
    <w:rsid w:val="00C44E3B"/>
    <w:rsid w:val="00C44E8F"/>
    <w:rsid w:val="00C4536B"/>
    <w:rsid w:val="00C46241"/>
    <w:rsid w:val="00C46371"/>
    <w:rsid w:val="00C46AF2"/>
    <w:rsid w:val="00C4771C"/>
    <w:rsid w:val="00C50099"/>
    <w:rsid w:val="00C5092D"/>
    <w:rsid w:val="00C51F28"/>
    <w:rsid w:val="00C5259E"/>
    <w:rsid w:val="00C52EEB"/>
    <w:rsid w:val="00C54796"/>
    <w:rsid w:val="00C564AD"/>
    <w:rsid w:val="00C56A7A"/>
    <w:rsid w:val="00C57833"/>
    <w:rsid w:val="00C61799"/>
    <w:rsid w:val="00C6330C"/>
    <w:rsid w:val="00C636BC"/>
    <w:rsid w:val="00C64260"/>
    <w:rsid w:val="00C64418"/>
    <w:rsid w:val="00C649D9"/>
    <w:rsid w:val="00C65905"/>
    <w:rsid w:val="00C66275"/>
    <w:rsid w:val="00C663AB"/>
    <w:rsid w:val="00C67087"/>
    <w:rsid w:val="00C671FD"/>
    <w:rsid w:val="00C67CA7"/>
    <w:rsid w:val="00C71D62"/>
    <w:rsid w:val="00C721C4"/>
    <w:rsid w:val="00C726FB"/>
    <w:rsid w:val="00C73F81"/>
    <w:rsid w:val="00C751B2"/>
    <w:rsid w:val="00C752C1"/>
    <w:rsid w:val="00C779BE"/>
    <w:rsid w:val="00C824E2"/>
    <w:rsid w:val="00C825D1"/>
    <w:rsid w:val="00C8313D"/>
    <w:rsid w:val="00C84F82"/>
    <w:rsid w:val="00C85059"/>
    <w:rsid w:val="00C85AAB"/>
    <w:rsid w:val="00C86C79"/>
    <w:rsid w:val="00C8762A"/>
    <w:rsid w:val="00C8783A"/>
    <w:rsid w:val="00C878CA"/>
    <w:rsid w:val="00C90757"/>
    <w:rsid w:val="00C90C3E"/>
    <w:rsid w:val="00C9256B"/>
    <w:rsid w:val="00C92883"/>
    <w:rsid w:val="00C93BF9"/>
    <w:rsid w:val="00C9421A"/>
    <w:rsid w:val="00C94618"/>
    <w:rsid w:val="00C946FE"/>
    <w:rsid w:val="00C9482E"/>
    <w:rsid w:val="00C96050"/>
    <w:rsid w:val="00C969B5"/>
    <w:rsid w:val="00C96E46"/>
    <w:rsid w:val="00C96FD1"/>
    <w:rsid w:val="00CA124A"/>
    <w:rsid w:val="00CA1477"/>
    <w:rsid w:val="00CA2E76"/>
    <w:rsid w:val="00CA3BE7"/>
    <w:rsid w:val="00CA43BF"/>
    <w:rsid w:val="00CA4F64"/>
    <w:rsid w:val="00CA5121"/>
    <w:rsid w:val="00CA5DF5"/>
    <w:rsid w:val="00CA696F"/>
    <w:rsid w:val="00CB1326"/>
    <w:rsid w:val="00CB2A72"/>
    <w:rsid w:val="00CB2DB6"/>
    <w:rsid w:val="00CB384A"/>
    <w:rsid w:val="00CB3A22"/>
    <w:rsid w:val="00CB4959"/>
    <w:rsid w:val="00CB5087"/>
    <w:rsid w:val="00CB5A93"/>
    <w:rsid w:val="00CB6DCF"/>
    <w:rsid w:val="00CC004E"/>
    <w:rsid w:val="00CC0D45"/>
    <w:rsid w:val="00CC116E"/>
    <w:rsid w:val="00CC2B0F"/>
    <w:rsid w:val="00CC439B"/>
    <w:rsid w:val="00CC55FC"/>
    <w:rsid w:val="00CC66B3"/>
    <w:rsid w:val="00CC7582"/>
    <w:rsid w:val="00CD02A7"/>
    <w:rsid w:val="00CD0E37"/>
    <w:rsid w:val="00CD1479"/>
    <w:rsid w:val="00CD2148"/>
    <w:rsid w:val="00CD313E"/>
    <w:rsid w:val="00CD349F"/>
    <w:rsid w:val="00CD4294"/>
    <w:rsid w:val="00CD4F2E"/>
    <w:rsid w:val="00CD5E0C"/>
    <w:rsid w:val="00CD7B37"/>
    <w:rsid w:val="00CE05D2"/>
    <w:rsid w:val="00CE08BF"/>
    <w:rsid w:val="00CE0EAB"/>
    <w:rsid w:val="00CE1901"/>
    <w:rsid w:val="00CE2265"/>
    <w:rsid w:val="00CE25FA"/>
    <w:rsid w:val="00CE27E2"/>
    <w:rsid w:val="00CE37A6"/>
    <w:rsid w:val="00CE4382"/>
    <w:rsid w:val="00CE61F4"/>
    <w:rsid w:val="00CE6C6A"/>
    <w:rsid w:val="00CE77BE"/>
    <w:rsid w:val="00CF08BF"/>
    <w:rsid w:val="00CF1538"/>
    <w:rsid w:val="00CF1735"/>
    <w:rsid w:val="00CF17AE"/>
    <w:rsid w:val="00CF1A57"/>
    <w:rsid w:val="00CF1E5F"/>
    <w:rsid w:val="00CF27F5"/>
    <w:rsid w:val="00CF4A3E"/>
    <w:rsid w:val="00CF4CC5"/>
    <w:rsid w:val="00CF5A24"/>
    <w:rsid w:val="00D008F5"/>
    <w:rsid w:val="00D00BB2"/>
    <w:rsid w:val="00D04583"/>
    <w:rsid w:val="00D047CB"/>
    <w:rsid w:val="00D054E5"/>
    <w:rsid w:val="00D070E7"/>
    <w:rsid w:val="00D1205C"/>
    <w:rsid w:val="00D132D4"/>
    <w:rsid w:val="00D139F1"/>
    <w:rsid w:val="00D15197"/>
    <w:rsid w:val="00D153D8"/>
    <w:rsid w:val="00D16315"/>
    <w:rsid w:val="00D1678D"/>
    <w:rsid w:val="00D17BE4"/>
    <w:rsid w:val="00D229D2"/>
    <w:rsid w:val="00D22B96"/>
    <w:rsid w:val="00D246BA"/>
    <w:rsid w:val="00D248F6"/>
    <w:rsid w:val="00D24A65"/>
    <w:rsid w:val="00D2612B"/>
    <w:rsid w:val="00D26606"/>
    <w:rsid w:val="00D2697F"/>
    <w:rsid w:val="00D2769E"/>
    <w:rsid w:val="00D277C0"/>
    <w:rsid w:val="00D314D2"/>
    <w:rsid w:val="00D3172E"/>
    <w:rsid w:val="00D339AA"/>
    <w:rsid w:val="00D36185"/>
    <w:rsid w:val="00D3642C"/>
    <w:rsid w:val="00D3719E"/>
    <w:rsid w:val="00D37F3A"/>
    <w:rsid w:val="00D41E05"/>
    <w:rsid w:val="00D42042"/>
    <w:rsid w:val="00D437F2"/>
    <w:rsid w:val="00D44DFB"/>
    <w:rsid w:val="00D4529D"/>
    <w:rsid w:val="00D45493"/>
    <w:rsid w:val="00D4632E"/>
    <w:rsid w:val="00D4784D"/>
    <w:rsid w:val="00D502AD"/>
    <w:rsid w:val="00D51679"/>
    <w:rsid w:val="00D5343D"/>
    <w:rsid w:val="00D5367A"/>
    <w:rsid w:val="00D568BF"/>
    <w:rsid w:val="00D56C23"/>
    <w:rsid w:val="00D570C3"/>
    <w:rsid w:val="00D57FA4"/>
    <w:rsid w:val="00D600C3"/>
    <w:rsid w:val="00D60178"/>
    <w:rsid w:val="00D60C86"/>
    <w:rsid w:val="00D61DC5"/>
    <w:rsid w:val="00D61FF5"/>
    <w:rsid w:val="00D6235B"/>
    <w:rsid w:val="00D641B7"/>
    <w:rsid w:val="00D642CB"/>
    <w:rsid w:val="00D644C0"/>
    <w:rsid w:val="00D672E7"/>
    <w:rsid w:val="00D713C8"/>
    <w:rsid w:val="00D71B75"/>
    <w:rsid w:val="00D726A2"/>
    <w:rsid w:val="00D73FB8"/>
    <w:rsid w:val="00D75771"/>
    <w:rsid w:val="00D76182"/>
    <w:rsid w:val="00D77700"/>
    <w:rsid w:val="00D77BDF"/>
    <w:rsid w:val="00D802D2"/>
    <w:rsid w:val="00D803AC"/>
    <w:rsid w:val="00D81A57"/>
    <w:rsid w:val="00D82A2D"/>
    <w:rsid w:val="00D82F57"/>
    <w:rsid w:val="00D8347F"/>
    <w:rsid w:val="00D83562"/>
    <w:rsid w:val="00D842C0"/>
    <w:rsid w:val="00D849C7"/>
    <w:rsid w:val="00D85994"/>
    <w:rsid w:val="00D8641E"/>
    <w:rsid w:val="00D86CBD"/>
    <w:rsid w:val="00D86DCD"/>
    <w:rsid w:val="00D87A6E"/>
    <w:rsid w:val="00D87E85"/>
    <w:rsid w:val="00D90093"/>
    <w:rsid w:val="00D91A77"/>
    <w:rsid w:val="00D93822"/>
    <w:rsid w:val="00D94B26"/>
    <w:rsid w:val="00D94ECC"/>
    <w:rsid w:val="00D94FA9"/>
    <w:rsid w:val="00D957C8"/>
    <w:rsid w:val="00D9585F"/>
    <w:rsid w:val="00D9586C"/>
    <w:rsid w:val="00D96843"/>
    <w:rsid w:val="00DA0852"/>
    <w:rsid w:val="00DA0D7A"/>
    <w:rsid w:val="00DA2AF6"/>
    <w:rsid w:val="00DA5D39"/>
    <w:rsid w:val="00DA7E40"/>
    <w:rsid w:val="00DB07B7"/>
    <w:rsid w:val="00DB13C0"/>
    <w:rsid w:val="00DB2321"/>
    <w:rsid w:val="00DB30A5"/>
    <w:rsid w:val="00DB4383"/>
    <w:rsid w:val="00DB4A3F"/>
    <w:rsid w:val="00DB711B"/>
    <w:rsid w:val="00DB7FF0"/>
    <w:rsid w:val="00DC04A2"/>
    <w:rsid w:val="00DC061F"/>
    <w:rsid w:val="00DC0D8A"/>
    <w:rsid w:val="00DC13CA"/>
    <w:rsid w:val="00DC1940"/>
    <w:rsid w:val="00DC2CFB"/>
    <w:rsid w:val="00DC36B4"/>
    <w:rsid w:val="00DC3D86"/>
    <w:rsid w:val="00DC3FD5"/>
    <w:rsid w:val="00DC47EE"/>
    <w:rsid w:val="00DC49E2"/>
    <w:rsid w:val="00DC4F27"/>
    <w:rsid w:val="00DC558C"/>
    <w:rsid w:val="00DC5861"/>
    <w:rsid w:val="00DC5DFD"/>
    <w:rsid w:val="00DC6D53"/>
    <w:rsid w:val="00DD0661"/>
    <w:rsid w:val="00DD0CDE"/>
    <w:rsid w:val="00DD13D3"/>
    <w:rsid w:val="00DD1D3B"/>
    <w:rsid w:val="00DD2507"/>
    <w:rsid w:val="00DD2A0D"/>
    <w:rsid w:val="00DD565E"/>
    <w:rsid w:val="00DD6289"/>
    <w:rsid w:val="00DD6972"/>
    <w:rsid w:val="00DD6B8F"/>
    <w:rsid w:val="00DD72CC"/>
    <w:rsid w:val="00DD776F"/>
    <w:rsid w:val="00DD7A73"/>
    <w:rsid w:val="00DE1615"/>
    <w:rsid w:val="00DE1697"/>
    <w:rsid w:val="00DE1D1A"/>
    <w:rsid w:val="00DE2A71"/>
    <w:rsid w:val="00DE2F33"/>
    <w:rsid w:val="00DE3232"/>
    <w:rsid w:val="00DE37FC"/>
    <w:rsid w:val="00DE3CCF"/>
    <w:rsid w:val="00DE41DD"/>
    <w:rsid w:val="00DF0470"/>
    <w:rsid w:val="00DF0C18"/>
    <w:rsid w:val="00DF23FE"/>
    <w:rsid w:val="00DF2D10"/>
    <w:rsid w:val="00DF3B47"/>
    <w:rsid w:val="00DF3C1D"/>
    <w:rsid w:val="00DF539D"/>
    <w:rsid w:val="00DF6735"/>
    <w:rsid w:val="00DF6B4A"/>
    <w:rsid w:val="00DF6DAF"/>
    <w:rsid w:val="00DF759F"/>
    <w:rsid w:val="00DF7886"/>
    <w:rsid w:val="00DF7AE5"/>
    <w:rsid w:val="00E00E2A"/>
    <w:rsid w:val="00E00EF9"/>
    <w:rsid w:val="00E0174A"/>
    <w:rsid w:val="00E02B61"/>
    <w:rsid w:val="00E03070"/>
    <w:rsid w:val="00E0490D"/>
    <w:rsid w:val="00E04B6D"/>
    <w:rsid w:val="00E053DF"/>
    <w:rsid w:val="00E05774"/>
    <w:rsid w:val="00E05C17"/>
    <w:rsid w:val="00E06140"/>
    <w:rsid w:val="00E068C8"/>
    <w:rsid w:val="00E068F2"/>
    <w:rsid w:val="00E072E1"/>
    <w:rsid w:val="00E077FA"/>
    <w:rsid w:val="00E1024B"/>
    <w:rsid w:val="00E10867"/>
    <w:rsid w:val="00E108D4"/>
    <w:rsid w:val="00E11007"/>
    <w:rsid w:val="00E117E5"/>
    <w:rsid w:val="00E11AAD"/>
    <w:rsid w:val="00E1340C"/>
    <w:rsid w:val="00E1391D"/>
    <w:rsid w:val="00E13C0D"/>
    <w:rsid w:val="00E14B90"/>
    <w:rsid w:val="00E14BCB"/>
    <w:rsid w:val="00E16B90"/>
    <w:rsid w:val="00E221A1"/>
    <w:rsid w:val="00E2245D"/>
    <w:rsid w:val="00E2381D"/>
    <w:rsid w:val="00E238E7"/>
    <w:rsid w:val="00E24152"/>
    <w:rsid w:val="00E24621"/>
    <w:rsid w:val="00E2463A"/>
    <w:rsid w:val="00E25048"/>
    <w:rsid w:val="00E252EA"/>
    <w:rsid w:val="00E30674"/>
    <w:rsid w:val="00E30DBF"/>
    <w:rsid w:val="00E312ED"/>
    <w:rsid w:val="00E319D1"/>
    <w:rsid w:val="00E31E0B"/>
    <w:rsid w:val="00E3221B"/>
    <w:rsid w:val="00E3270B"/>
    <w:rsid w:val="00E3386A"/>
    <w:rsid w:val="00E348B4"/>
    <w:rsid w:val="00E35839"/>
    <w:rsid w:val="00E406E7"/>
    <w:rsid w:val="00E40D0B"/>
    <w:rsid w:val="00E41088"/>
    <w:rsid w:val="00E42307"/>
    <w:rsid w:val="00E42441"/>
    <w:rsid w:val="00E425AB"/>
    <w:rsid w:val="00E448D3"/>
    <w:rsid w:val="00E45625"/>
    <w:rsid w:val="00E45658"/>
    <w:rsid w:val="00E45EC9"/>
    <w:rsid w:val="00E47B8A"/>
    <w:rsid w:val="00E47C2E"/>
    <w:rsid w:val="00E47D1B"/>
    <w:rsid w:val="00E47FF5"/>
    <w:rsid w:val="00E51956"/>
    <w:rsid w:val="00E53899"/>
    <w:rsid w:val="00E54302"/>
    <w:rsid w:val="00E54E10"/>
    <w:rsid w:val="00E54FD1"/>
    <w:rsid w:val="00E55E1E"/>
    <w:rsid w:val="00E57CF1"/>
    <w:rsid w:val="00E605F3"/>
    <w:rsid w:val="00E60B2B"/>
    <w:rsid w:val="00E6133A"/>
    <w:rsid w:val="00E61949"/>
    <w:rsid w:val="00E62592"/>
    <w:rsid w:val="00E628C0"/>
    <w:rsid w:val="00E63F6E"/>
    <w:rsid w:val="00E648C4"/>
    <w:rsid w:val="00E65F50"/>
    <w:rsid w:val="00E6750E"/>
    <w:rsid w:val="00E706E8"/>
    <w:rsid w:val="00E71361"/>
    <w:rsid w:val="00E720D7"/>
    <w:rsid w:val="00E72706"/>
    <w:rsid w:val="00E75726"/>
    <w:rsid w:val="00E757A8"/>
    <w:rsid w:val="00E75EF8"/>
    <w:rsid w:val="00E76EE5"/>
    <w:rsid w:val="00E770C2"/>
    <w:rsid w:val="00E773E8"/>
    <w:rsid w:val="00E77BDB"/>
    <w:rsid w:val="00E811E6"/>
    <w:rsid w:val="00E81313"/>
    <w:rsid w:val="00E8215A"/>
    <w:rsid w:val="00E8310E"/>
    <w:rsid w:val="00E8344C"/>
    <w:rsid w:val="00E8378E"/>
    <w:rsid w:val="00E84C32"/>
    <w:rsid w:val="00E8551C"/>
    <w:rsid w:val="00E85743"/>
    <w:rsid w:val="00E86241"/>
    <w:rsid w:val="00E87E08"/>
    <w:rsid w:val="00E9007C"/>
    <w:rsid w:val="00E913F0"/>
    <w:rsid w:val="00E920D6"/>
    <w:rsid w:val="00E92127"/>
    <w:rsid w:val="00E94DC9"/>
    <w:rsid w:val="00E96691"/>
    <w:rsid w:val="00E96B4B"/>
    <w:rsid w:val="00E96D18"/>
    <w:rsid w:val="00EA1C70"/>
    <w:rsid w:val="00EA1E95"/>
    <w:rsid w:val="00EA333E"/>
    <w:rsid w:val="00EA3985"/>
    <w:rsid w:val="00EA3A5C"/>
    <w:rsid w:val="00EA3FE2"/>
    <w:rsid w:val="00EA4B53"/>
    <w:rsid w:val="00EA533A"/>
    <w:rsid w:val="00EA5D14"/>
    <w:rsid w:val="00EA6CC0"/>
    <w:rsid w:val="00EA6E32"/>
    <w:rsid w:val="00EA72B3"/>
    <w:rsid w:val="00EB02C5"/>
    <w:rsid w:val="00EB0C7D"/>
    <w:rsid w:val="00EB23D0"/>
    <w:rsid w:val="00EB3C0E"/>
    <w:rsid w:val="00EB45EC"/>
    <w:rsid w:val="00EB4A1D"/>
    <w:rsid w:val="00EB563A"/>
    <w:rsid w:val="00EB6840"/>
    <w:rsid w:val="00EB6EE3"/>
    <w:rsid w:val="00EB6FE1"/>
    <w:rsid w:val="00EB717B"/>
    <w:rsid w:val="00EB719C"/>
    <w:rsid w:val="00EB71E2"/>
    <w:rsid w:val="00EB771E"/>
    <w:rsid w:val="00EB7F5F"/>
    <w:rsid w:val="00EC0593"/>
    <w:rsid w:val="00EC0B8B"/>
    <w:rsid w:val="00EC0F9F"/>
    <w:rsid w:val="00EC0FDE"/>
    <w:rsid w:val="00EC2765"/>
    <w:rsid w:val="00EC2BC4"/>
    <w:rsid w:val="00EC3009"/>
    <w:rsid w:val="00EC32C2"/>
    <w:rsid w:val="00EC4AB5"/>
    <w:rsid w:val="00EC4BBA"/>
    <w:rsid w:val="00EC51AF"/>
    <w:rsid w:val="00EC5DFF"/>
    <w:rsid w:val="00ED06E6"/>
    <w:rsid w:val="00ED1888"/>
    <w:rsid w:val="00ED18BD"/>
    <w:rsid w:val="00ED1FD1"/>
    <w:rsid w:val="00ED3897"/>
    <w:rsid w:val="00ED4712"/>
    <w:rsid w:val="00ED5B5C"/>
    <w:rsid w:val="00ED66AB"/>
    <w:rsid w:val="00ED699D"/>
    <w:rsid w:val="00EE0085"/>
    <w:rsid w:val="00EE31A4"/>
    <w:rsid w:val="00EE4C2A"/>
    <w:rsid w:val="00EE4DD4"/>
    <w:rsid w:val="00EE5748"/>
    <w:rsid w:val="00EF0C86"/>
    <w:rsid w:val="00EF1EAF"/>
    <w:rsid w:val="00EF4043"/>
    <w:rsid w:val="00EF410E"/>
    <w:rsid w:val="00EF4889"/>
    <w:rsid w:val="00EF6143"/>
    <w:rsid w:val="00EF7947"/>
    <w:rsid w:val="00F002FD"/>
    <w:rsid w:val="00F012DE"/>
    <w:rsid w:val="00F018E0"/>
    <w:rsid w:val="00F02156"/>
    <w:rsid w:val="00F02545"/>
    <w:rsid w:val="00F02B62"/>
    <w:rsid w:val="00F042C7"/>
    <w:rsid w:val="00F0453A"/>
    <w:rsid w:val="00F04616"/>
    <w:rsid w:val="00F0750E"/>
    <w:rsid w:val="00F10D33"/>
    <w:rsid w:val="00F12CF0"/>
    <w:rsid w:val="00F14BC8"/>
    <w:rsid w:val="00F15403"/>
    <w:rsid w:val="00F15CD4"/>
    <w:rsid w:val="00F2042F"/>
    <w:rsid w:val="00F212B8"/>
    <w:rsid w:val="00F21456"/>
    <w:rsid w:val="00F214A8"/>
    <w:rsid w:val="00F22368"/>
    <w:rsid w:val="00F225AF"/>
    <w:rsid w:val="00F237BF"/>
    <w:rsid w:val="00F23BB9"/>
    <w:rsid w:val="00F243F5"/>
    <w:rsid w:val="00F27960"/>
    <w:rsid w:val="00F308F9"/>
    <w:rsid w:val="00F30DE3"/>
    <w:rsid w:val="00F30F36"/>
    <w:rsid w:val="00F32979"/>
    <w:rsid w:val="00F3344D"/>
    <w:rsid w:val="00F33DEC"/>
    <w:rsid w:val="00F3447F"/>
    <w:rsid w:val="00F35968"/>
    <w:rsid w:val="00F35B81"/>
    <w:rsid w:val="00F361F8"/>
    <w:rsid w:val="00F3657D"/>
    <w:rsid w:val="00F36803"/>
    <w:rsid w:val="00F36EBA"/>
    <w:rsid w:val="00F37A6E"/>
    <w:rsid w:val="00F37DFA"/>
    <w:rsid w:val="00F37EBD"/>
    <w:rsid w:val="00F4062E"/>
    <w:rsid w:val="00F4182E"/>
    <w:rsid w:val="00F41862"/>
    <w:rsid w:val="00F43216"/>
    <w:rsid w:val="00F43670"/>
    <w:rsid w:val="00F4381F"/>
    <w:rsid w:val="00F439CC"/>
    <w:rsid w:val="00F43C1B"/>
    <w:rsid w:val="00F44761"/>
    <w:rsid w:val="00F44E76"/>
    <w:rsid w:val="00F45D68"/>
    <w:rsid w:val="00F47280"/>
    <w:rsid w:val="00F5014A"/>
    <w:rsid w:val="00F5035A"/>
    <w:rsid w:val="00F508FF"/>
    <w:rsid w:val="00F50C73"/>
    <w:rsid w:val="00F51C1F"/>
    <w:rsid w:val="00F51E07"/>
    <w:rsid w:val="00F524D9"/>
    <w:rsid w:val="00F527C1"/>
    <w:rsid w:val="00F52FB5"/>
    <w:rsid w:val="00F538DD"/>
    <w:rsid w:val="00F54831"/>
    <w:rsid w:val="00F54FD8"/>
    <w:rsid w:val="00F55383"/>
    <w:rsid w:val="00F57F42"/>
    <w:rsid w:val="00F601FD"/>
    <w:rsid w:val="00F60521"/>
    <w:rsid w:val="00F61C11"/>
    <w:rsid w:val="00F62933"/>
    <w:rsid w:val="00F637A0"/>
    <w:rsid w:val="00F637E5"/>
    <w:rsid w:val="00F659C9"/>
    <w:rsid w:val="00F6698D"/>
    <w:rsid w:val="00F66F08"/>
    <w:rsid w:val="00F67759"/>
    <w:rsid w:val="00F67A91"/>
    <w:rsid w:val="00F70AF5"/>
    <w:rsid w:val="00F7216E"/>
    <w:rsid w:val="00F72675"/>
    <w:rsid w:val="00F741A0"/>
    <w:rsid w:val="00F745CD"/>
    <w:rsid w:val="00F7488F"/>
    <w:rsid w:val="00F74FA6"/>
    <w:rsid w:val="00F752E1"/>
    <w:rsid w:val="00F75907"/>
    <w:rsid w:val="00F76884"/>
    <w:rsid w:val="00F80366"/>
    <w:rsid w:val="00F8037C"/>
    <w:rsid w:val="00F80410"/>
    <w:rsid w:val="00F80557"/>
    <w:rsid w:val="00F80885"/>
    <w:rsid w:val="00F822D8"/>
    <w:rsid w:val="00F82967"/>
    <w:rsid w:val="00F83AC0"/>
    <w:rsid w:val="00F84140"/>
    <w:rsid w:val="00F84A76"/>
    <w:rsid w:val="00F84BD6"/>
    <w:rsid w:val="00F852AB"/>
    <w:rsid w:val="00F8549E"/>
    <w:rsid w:val="00F866E3"/>
    <w:rsid w:val="00F873C3"/>
    <w:rsid w:val="00F879AC"/>
    <w:rsid w:val="00F9010B"/>
    <w:rsid w:val="00F9028A"/>
    <w:rsid w:val="00F904D6"/>
    <w:rsid w:val="00F905D2"/>
    <w:rsid w:val="00F90E7C"/>
    <w:rsid w:val="00F91A26"/>
    <w:rsid w:val="00F91D48"/>
    <w:rsid w:val="00F93D67"/>
    <w:rsid w:val="00F93F9E"/>
    <w:rsid w:val="00F94C8A"/>
    <w:rsid w:val="00F9596E"/>
    <w:rsid w:val="00F96040"/>
    <w:rsid w:val="00F9659A"/>
    <w:rsid w:val="00F9794C"/>
    <w:rsid w:val="00F97DFE"/>
    <w:rsid w:val="00FA0C3E"/>
    <w:rsid w:val="00FA0E1B"/>
    <w:rsid w:val="00FA13F7"/>
    <w:rsid w:val="00FA1BF4"/>
    <w:rsid w:val="00FA25B6"/>
    <w:rsid w:val="00FA382E"/>
    <w:rsid w:val="00FA38B9"/>
    <w:rsid w:val="00FA4239"/>
    <w:rsid w:val="00FA45F8"/>
    <w:rsid w:val="00FA5B5C"/>
    <w:rsid w:val="00FA5D5A"/>
    <w:rsid w:val="00FA5EDC"/>
    <w:rsid w:val="00FA7016"/>
    <w:rsid w:val="00FB15D6"/>
    <w:rsid w:val="00FB20C0"/>
    <w:rsid w:val="00FB2171"/>
    <w:rsid w:val="00FB3D59"/>
    <w:rsid w:val="00FB6440"/>
    <w:rsid w:val="00FC38C3"/>
    <w:rsid w:val="00FC3A03"/>
    <w:rsid w:val="00FC496D"/>
    <w:rsid w:val="00FC5D0C"/>
    <w:rsid w:val="00FC5F3C"/>
    <w:rsid w:val="00FC61D3"/>
    <w:rsid w:val="00FC6C64"/>
    <w:rsid w:val="00FC7FF4"/>
    <w:rsid w:val="00FD1715"/>
    <w:rsid w:val="00FD2532"/>
    <w:rsid w:val="00FD2649"/>
    <w:rsid w:val="00FD4837"/>
    <w:rsid w:val="00FD6D2C"/>
    <w:rsid w:val="00FE0067"/>
    <w:rsid w:val="00FE0149"/>
    <w:rsid w:val="00FE0A33"/>
    <w:rsid w:val="00FE1601"/>
    <w:rsid w:val="00FE2501"/>
    <w:rsid w:val="00FE301A"/>
    <w:rsid w:val="00FE37C8"/>
    <w:rsid w:val="00FE3863"/>
    <w:rsid w:val="00FE4654"/>
    <w:rsid w:val="00FE4E0E"/>
    <w:rsid w:val="00FE53B0"/>
    <w:rsid w:val="00FE543C"/>
    <w:rsid w:val="00FE584E"/>
    <w:rsid w:val="00FE64C8"/>
    <w:rsid w:val="00FE655F"/>
    <w:rsid w:val="00FE68DB"/>
    <w:rsid w:val="00FF1806"/>
    <w:rsid w:val="00FF2324"/>
    <w:rsid w:val="00FF2697"/>
    <w:rsid w:val="00FF26FB"/>
    <w:rsid w:val="00FF35FC"/>
    <w:rsid w:val="00FF475C"/>
    <w:rsid w:val="00FF5D47"/>
    <w:rsid w:val="00FF61F4"/>
    <w:rsid w:val="00FF6728"/>
    <w:rsid w:val="00FF7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ABA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Code Box"/>
    <w:qFormat/>
    <w:rsid w:val="00522E06"/>
  </w:style>
  <w:style w:type="paragraph" w:styleId="Heading1">
    <w:name w:val="heading 1"/>
    <w:next w:val="BodyText"/>
    <w:qFormat/>
    <w:rsid w:val="00CA3BE7"/>
    <w:pPr>
      <w:keepNext/>
      <w:numPr>
        <w:numId w:val="16"/>
      </w:numPr>
      <w:tabs>
        <w:tab w:val="left" w:pos="720"/>
      </w:tabs>
      <w:autoSpaceDE w:val="0"/>
      <w:autoSpaceDN w:val="0"/>
      <w:adjustRightInd w:val="0"/>
      <w:spacing w:before="240" w:after="120"/>
      <w:outlineLvl w:val="0"/>
    </w:pPr>
    <w:rPr>
      <w:rFonts w:ascii="Arial" w:hAnsi="Arial" w:cs="Arial"/>
      <w:b/>
      <w:bCs/>
      <w:kern w:val="32"/>
      <w:sz w:val="36"/>
      <w:szCs w:val="32"/>
    </w:rPr>
  </w:style>
  <w:style w:type="paragraph" w:styleId="Heading2">
    <w:name w:val="heading 2"/>
    <w:basedOn w:val="Heading1"/>
    <w:next w:val="BodyText"/>
    <w:link w:val="Heading2Char"/>
    <w:qFormat/>
    <w:rsid w:val="00850791"/>
    <w:pPr>
      <w:numPr>
        <w:ilvl w:val="1"/>
        <w:numId w:val="15"/>
      </w:numPr>
      <w:tabs>
        <w:tab w:val="clear" w:pos="720"/>
        <w:tab w:val="left" w:pos="900"/>
      </w:tabs>
      <w:outlineLvl w:val="1"/>
    </w:pPr>
    <w:rPr>
      <w:iCs/>
      <w:sz w:val="28"/>
      <w:szCs w:val="28"/>
    </w:rPr>
  </w:style>
  <w:style w:type="paragraph" w:styleId="Heading3">
    <w:name w:val="heading 3"/>
    <w:basedOn w:val="Heading2"/>
    <w:next w:val="BodyText"/>
    <w:link w:val="Heading3Char"/>
    <w:autoRedefine/>
    <w:qFormat/>
    <w:rsid w:val="00522E06"/>
    <w:pPr>
      <w:numPr>
        <w:ilvl w:val="2"/>
      </w:numPr>
      <w:tabs>
        <w:tab w:val="clear" w:pos="900"/>
        <w:tab w:val="left" w:pos="1080"/>
      </w:tabs>
      <w:autoSpaceDE/>
      <w:autoSpaceDN/>
      <w:adjustRightInd/>
      <w:ind w:left="1080" w:hanging="1080"/>
      <w:outlineLvl w:val="2"/>
    </w:pPr>
    <w:rPr>
      <w:bCs w:val="0"/>
      <w:iCs w:val="0"/>
      <w:szCs w:val="26"/>
    </w:rPr>
  </w:style>
  <w:style w:type="paragraph" w:styleId="Heading4">
    <w:name w:val="heading 4"/>
    <w:basedOn w:val="Heading3"/>
    <w:next w:val="BodyText"/>
    <w:link w:val="Heading4Char"/>
    <w:qFormat/>
    <w:rsid w:val="00853D4B"/>
    <w:pPr>
      <w:numPr>
        <w:ilvl w:val="3"/>
      </w:numPr>
      <w:ind w:left="1080"/>
      <w:outlineLvl w:val="3"/>
    </w:pPr>
    <w:rPr>
      <w:sz w:val="24"/>
      <w:szCs w:val="28"/>
    </w:rPr>
  </w:style>
  <w:style w:type="paragraph" w:styleId="Heading5">
    <w:name w:val="heading 5"/>
    <w:basedOn w:val="Heading4"/>
    <w:next w:val="BodyText"/>
    <w:qFormat/>
    <w:rsid w:val="0032673E"/>
    <w:pPr>
      <w:numPr>
        <w:ilvl w:val="4"/>
      </w:numPr>
      <w:tabs>
        <w:tab w:val="left" w:pos="2232"/>
      </w:tabs>
      <w:ind w:left="1080" w:hanging="1080"/>
      <w:outlineLvl w:val="4"/>
    </w:pPr>
    <w:rPr>
      <w:bCs/>
      <w:iCs/>
      <w:szCs w:val="26"/>
    </w:rPr>
  </w:style>
  <w:style w:type="paragraph" w:styleId="Heading6">
    <w:name w:val="heading 6"/>
    <w:basedOn w:val="Heading5"/>
    <w:next w:val="BodyText"/>
    <w:qFormat/>
    <w:rsid w:val="00372700"/>
    <w:pPr>
      <w:numPr>
        <w:ilvl w:val="5"/>
      </w:numPr>
      <w:tabs>
        <w:tab w:val="clear" w:pos="2232"/>
      </w:tabs>
      <w:ind w:left="1080" w:hanging="1080"/>
      <w:outlineLvl w:val="5"/>
    </w:pPr>
    <w:rPr>
      <w:bCs w:val="0"/>
      <w:sz w:val="22"/>
      <w:szCs w:val="22"/>
    </w:rPr>
  </w:style>
  <w:style w:type="paragraph" w:styleId="Heading7">
    <w:name w:val="heading 7"/>
    <w:basedOn w:val="Heading6"/>
    <w:next w:val="BodyText"/>
    <w:link w:val="Heading7Char"/>
    <w:qFormat/>
    <w:rsid w:val="0032673E"/>
    <w:pPr>
      <w:numPr>
        <w:ilvl w:val="6"/>
      </w:numPr>
      <w:ind w:left="1080" w:hanging="1080"/>
      <w:outlineLvl w:val="6"/>
    </w:pPr>
    <w:rPr>
      <w:sz w:val="24"/>
      <w:szCs w:val="24"/>
    </w:rPr>
  </w:style>
  <w:style w:type="paragraph" w:styleId="Heading8">
    <w:name w:val="heading 8"/>
    <w:basedOn w:val="Heading7"/>
    <w:next w:val="BodyText"/>
    <w:qFormat/>
    <w:rsid w:val="0032673E"/>
    <w:pPr>
      <w:numPr>
        <w:ilvl w:val="7"/>
      </w:numPr>
      <w:ind w:left="1080" w:hanging="1080"/>
      <w:outlineLvl w:val="7"/>
    </w:pPr>
    <w:rPr>
      <w:iCs w:val="0"/>
    </w:rPr>
  </w:style>
  <w:style w:type="paragraph" w:styleId="Heading9">
    <w:name w:val="heading 9"/>
    <w:basedOn w:val="Heading8"/>
    <w:next w:val="BodyText"/>
    <w:qFormat/>
    <w:rsid w:val="0032673E"/>
    <w:pPr>
      <w:numPr>
        <w:ilvl w:val="8"/>
      </w:numPr>
      <w:ind w:left="1080" w:hanging="108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AE6F68"/>
    <w:rPr>
      <w:rFonts w:ascii="Arial" w:hAnsi="Arial"/>
      <w:color w:val="0000FF"/>
      <w:sz w:val="20"/>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themeColor="text1"/>
      <w:sz w:val="36"/>
      <w:szCs w:val="32"/>
    </w:rPr>
  </w:style>
  <w:style w:type="paragraph" w:customStyle="1" w:styleId="Title2">
    <w:name w:val="Title 2"/>
    <w:rsid w:val="001B0B28"/>
    <w:pPr>
      <w:spacing w:before="120" w:after="120"/>
      <w:jc w:val="center"/>
    </w:pPr>
    <w:rPr>
      <w:rFonts w:ascii="Arial" w:hAnsi="Arial" w:cs="Arial"/>
      <w:b/>
      <w:bCs/>
      <w:color w:val="000000" w:themeColor="text1"/>
      <w:sz w:val="28"/>
      <w:szCs w:val="32"/>
    </w:rPr>
  </w:style>
  <w:style w:type="paragraph" w:customStyle="1" w:styleId="TableHeading">
    <w:name w:val="Table Heading"/>
    <w:link w:val="TableHeadingChar"/>
    <w:qFormat/>
    <w:rsid w:val="00D713C8"/>
    <w:pPr>
      <w:spacing w:before="60" w:after="60"/>
    </w:pPr>
    <w:rPr>
      <w:rFonts w:ascii="Arial" w:hAnsi="Arial" w:cs="Arial"/>
      <w:b/>
      <w:sz w:val="22"/>
      <w:szCs w:val="22"/>
    </w:rPr>
  </w:style>
  <w:style w:type="paragraph" w:customStyle="1" w:styleId="TableText">
    <w:name w:val="Table Text"/>
    <w:link w:val="TableTextChar"/>
    <w:qFormat/>
    <w:rsid w:val="009C0E6E"/>
    <w:pPr>
      <w:spacing w:before="60" w:after="60"/>
    </w:pPr>
    <w:rPr>
      <w:rFonts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uiPriority w:val="99"/>
    <w:rsid w:val="00DC13CA"/>
    <w:pPr>
      <w:numPr>
        <w:numId w:val="4"/>
      </w:numPr>
      <w:spacing w:before="60" w:after="60"/>
    </w:pPr>
    <w:rPr>
      <w:sz w:val="24"/>
    </w:rPr>
  </w:style>
  <w:style w:type="paragraph" w:styleId="TOC1">
    <w:name w:val="toc 1"/>
    <w:basedOn w:val="Normal"/>
    <w:next w:val="Normal"/>
    <w:autoRedefine/>
    <w:uiPriority w:val="39"/>
    <w:rsid w:val="00AF52E2"/>
    <w:pPr>
      <w:tabs>
        <w:tab w:val="left" w:pos="540"/>
        <w:tab w:val="right" w:leader="dot" w:pos="9350"/>
      </w:tabs>
      <w:spacing w:before="60"/>
    </w:pPr>
    <w:rPr>
      <w:rFonts w:ascii="Arial" w:hAnsi="Arial"/>
      <w:b/>
      <w:sz w:val="28"/>
    </w:rPr>
  </w:style>
  <w:style w:type="paragraph" w:styleId="TOC2">
    <w:name w:val="toc 2"/>
    <w:basedOn w:val="Normal"/>
    <w:next w:val="Normal"/>
    <w:autoRedefine/>
    <w:uiPriority w:val="39"/>
    <w:rsid w:val="00213945"/>
    <w:pPr>
      <w:tabs>
        <w:tab w:val="left" w:pos="900"/>
        <w:tab w:val="right" w:leader="dot" w:pos="9350"/>
      </w:tabs>
      <w:spacing w:before="60"/>
      <w:ind w:left="360"/>
    </w:pPr>
    <w:rPr>
      <w:rFonts w:ascii="Arial" w:hAnsi="Arial"/>
    </w:rPr>
  </w:style>
  <w:style w:type="paragraph" w:styleId="TOC3">
    <w:name w:val="toc 3"/>
    <w:basedOn w:val="Normal"/>
    <w:next w:val="Normal"/>
    <w:autoRedefine/>
    <w:uiPriority w:val="39"/>
    <w:rsid w:val="00FF1806"/>
    <w:pPr>
      <w:tabs>
        <w:tab w:val="left" w:pos="1440"/>
        <w:tab w:val="right" w:leader="dot" w:pos="9350"/>
      </w:tabs>
      <w:spacing w:before="60"/>
      <w:ind w:left="540"/>
    </w:pPr>
    <w:rPr>
      <w:rFonts w:ascii="Arial" w:hAnsi="Arial"/>
    </w:rPr>
  </w:style>
  <w:style w:type="paragraph" w:customStyle="1" w:styleId="BodyTextBullet2">
    <w:name w:val="Body Text Bullet 2"/>
    <w:rsid w:val="00A149C0"/>
    <w:pPr>
      <w:numPr>
        <w:numId w:val="5"/>
      </w:numPr>
      <w:spacing w:before="60" w:after="60"/>
    </w:pPr>
    <w:rPr>
      <w:sz w:val="22"/>
    </w:rPr>
  </w:style>
  <w:style w:type="paragraph" w:customStyle="1" w:styleId="BodyTextNumbered1">
    <w:name w:val="Body Text Numbered 1"/>
    <w:rsid w:val="007A6696"/>
    <w:pPr>
      <w:numPr>
        <w:numId w:val="31"/>
      </w:numPr>
      <w:spacing w:before="60" w:after="60"/>
    </w:pPr>
    <w:rPr>
      <w:sz w:val="24"/>
    </w:rPr>
  </w:style>
  <w:style w:type="paragraph" w:customStyle="1" w:styleId="BodyTextNumbered2">
    <w:name w:val="Body Text Numbered 2"/>
    <w:rsid w:val="00D713C8"/>
    <w:pPr>
      <w:numPr>
        <w:numId w:val="1"/>
      </w:numPr>
      <w:tabs>
        <w:tab w:val="clear" w:pos="1440"/>
        <w:tab w:val="num" w:pos="1080"/>
      </w:tabs>
      <w:spacing w:before="120" w:after="120"/>
      <w:ind w:left="1080"/>
    </w:pPr>
    <w:rPr>
      <w:sz w:val="22"/>
    </w:rPr>
  </w:style>
  <w:style w:type="paragraph" w:customStyle="1" w:styleId="BodyTextLettered1">
    <w:name w:val="Body Text Lettered 1"/>
    <w:rsid w:val="00D713C8"/>
    <w:pPr>
      <w:numPr>
        <w:numId w:val="2"/>
      </w:numPr>
      <w:tabs>
        <w:tab w:val="clear" w:pos="1080"/>
        <w:tab w:val="num" w:pos="720"/>
      </w:tabs>
      <w:ind w:left="720"/>
    </w:pPr>
    <w:rPr>
      <w:sz w:val="22"/>
    </w:rPr>
  </w:style>
  <w:style w:type="paragraph" w:customStyle="1" w:styleId="BodyTextLettered2">
    <w:name w:val="Body Text Lettered 2"/>
    <w:rsid w:val="00D713C8"/>
    <w:pPr>
      <w:numPr>
        <w:numId w:val="3"/>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link w:val="CaptionChar"/>
    <w:uiPriority w:val="35"/>
    <w:qFormat/>
    <w:rsid w:val="00152219"/>
    <w:pPr>
      <w:keepNext/>
      <w:keepLines/>
      <w:spacing w:before="240" w:after="60"/>
      <w:jc w:val="center"/>
    </w:pPr>
    <w:rPr>
      <w:rFonts w:ascii="Arial" w:hAnsi="Arial" w:cs="Arial"/>
      <w:b/>
      <w:bCs/>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C0E6E"/>
    <w:rPr>
      <w:rFonts w:cs="Arial"/>
      <w:sz w:val="22"/>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2"/>
      </w:numPr>
    </w:pPr>
  </w:style>
  <w:style w:type="character" w:customStyle="1" w:styleId="TitleChar">
    <w:name w:val="Title Char"/>
    <w:basedOn w:val="DefaultParagraphFont"/>
    <w:link w:val="Title"/>
    <w:rsid w:val="001B0B28"/>
    <w:rPr>
      <w:rFonts w:ascii="Arial" w:hAnsi="Arial" w:cs="Arial"/>
      <w:b/>
      <w:bCs/>
      <w:color w:val="000000" w:themeColor="text1"/>
      <w:sz w:val="36"/>
      <w:szCs w:val="32"/>
    </w:rPr>
  </w:style>
  <w:style w:type="paragraph" w:customStyle="1" w:styleId="Title-Document">
    <w:name w:val="Title - Document"/>
    <w:basedOn w:val="Title"/>
    <w:link w:val="Title-DocumentChar"/>
    <w:rsid w:val="009E7932"/>
    <w:pPr>
      <w:autoSpaceDE/>
      <w:autoSpaceDN/>
      <w:adjustRightInd/>
      <w:spacing w:before="600" w:after="0"/>
    </w:pPr>
    <w:rPr>
      <w:rFonts w:cs="Times New Roman"/>
      <w:bCs w:val="0"/>
      <w:color w:val="auto"/>
      <w:sz w:val="32"/>
      <w:szCs w:val="24"/>
    </w:rPr>
  </w:style>
  <w:style w:type="character" w:customStyle="1" w:styleId="Title-DocumentChar">
    <w:name w:val="Title - Document Char"/>
    <w:link w:val="Title-Document"/>
    <w:rsid w:val="009E7932"/>
    <w:rPr>
      <w:rFonts w:ascii="Arial" w:hAnsi="Arial"/>
      <w:b/>
      <w:sz w:val="32"/>
      <w:szCs w:val="24"/>
    </w:rPr>
  </w:style>
  <w:style w:type="character" w:customStyle="1" w:styleId="HeaderChar">
    <w:name w:val="Header Char"/>
    <w:link w:val="Header"/>
    <w:rsid w:val="009E7932"/>
  </w:style>
  <w:style w:type="paragraph" w:customStyle="1" w:styleId="Title-Version">
    <w:name w:val="Title - Version"/>
    <w:basedOn w:val="Title"/>
    <w:rsid w:val="009E7932"/>
    <w:pPr>
      <w:autoSpaceDE/>
      <w:autoSpaceDN/>
      <w:adjustRightInd/>
      <w:spacing w:after="0"/>
    </w:pPr>
    <w:rPr>
      <w:rFonts w:cs="Times New Roman"/>
      <w:b w:val="0"/>
      <w:bCs w:val="0"/>
      <w:i/>
      <w:color w:val="auto"/>
      <w:sz w:val="32"/>
      <w:szCs w:val="24"/>
    </w:rPr>
  </w:style>
  <w:style w:type="paragraph" w:customStyle="1" w:styleId="Title-Date">
    <w:name w:val="Title - Date"/>
    <w:basedOn w:val="Title"/>
    <w:link w:val="Title-DateChar"/>
    <w:rsid w:val="009E7932"/>
    <w:pPr>
      <w:autoSpaceDE/>
      <w:autoSpaceDN/>
      <w:adjustRightInd/>
      <w:spacing w:before="600" w:after="0"/>
    </w:pPr>
    <w:rPr>
      <w:rFonts w:cs="Times New Roman"/>
      <w:bCs w:val="0"/>
      <w:color w:val="auto"/>
      <w:sz w:val="32"/>
      <w:szCs w:val="24"/>
    </w:rPr>
  </w:style>
  <w:style w:type="character" w:customStyle="1" w:styleId="Title-DateChar">
    <w:name w:val="Title - Date Char"/>
    <w:link w:val="Title-Date"/>
    <w:rsid w:val="009E7932"/>
    <w:rPr>
      <w:rFonts w:ascii="Arial" w:hAnsi="Arial"/>
      <w:b/>
      <w:sz w:val="32"/>
      <w:szCs w:val="24"/>
    </w:rPr>
  </w:style>
  <w:style w:type="character" w:customStyle="1" w:styleId="Heading3Char">
    <w:name w:val="Heading 3 Char"/>
    <w:link w:val="Heading3"/>
    <w:locked/>
    <w:rsid w:val="00522E06"/>
    <w:rPr>
      <w:rFonts w:ascii="Arial" w:hAnsi="Arial" w:cs="Arial"/>
      <w:b/>
      <w:kern w:val="32"/>
      <w:sz w:val="28"/>
      <w:szCs w:val="26"/>
    </w:rPr>
  </w:style>
  <w:style w:type="paragraph" w:customStyle="1" w:styleId="Table">
    <w:name w:val="Table"/>
    <w:basedOn w:val="Normal"/>
    <w:uiPriority w:val="99"/>
    <w:semiHidden/>
    <w:rsid w:val="00B47FF9"/>
    <w:pPr>
      <w:keepNext/>
      <w:tabs>
        <w:tab w:val="left" w:pos="-3420"/>
      </w:tabs>
      <w:spacing w:before="40" w:after="20"/>
    </w:pPr>
    <w:rPr>
      <w:rFonts w:ascii="Arial" w:hAnsi="Arial" w:cs="Arial"/>
    </w:rPr>
  </w:style>
  <w:style w:type="paragraph" w:styleId="ListParagraph">
    <w:name w:val="List Paragraph"/>
    <w:basedOn w:val="Normal"/>
    <w:link w:val="ListParagraphChar"/>
    <w:uiPriority w:val="34"/>
    <w:qFormat/>
    <w:rsid w:val="00AF52E2"/>
    <w:pPr>
      <w:spacing w:before="60" w:after="60" w:line="264" w:lineRule="auto"/>
      <w:ind w:left="720"/>
    </w:pPr>
  </w:style>
  <w:style w:type="paragraph" w:styleId="BodyText2">
    <w:name w:val="Body Text 2"/>
    <w:basedOn w:val="BodyText"/>
    <w:link w:val="BodyText2Char"/>
    <w:rsid w:val="006965D7"/>
  </w:style>
  <w:style w:type="character" w:customStyle="1" w:styleId="BodyText2Char">
    <w:name w:val="Body Text 2 Char"/>
    <w:basedOn w:val="DefaultParagraphFont"/>
    <w:link w:val="BodyText2"/>
    <w:rsid w:val="006965D7"/>
    <w:rPr>
      <w:sz w:val="24"/>
    </w:rPr>
  </w:style>
  <w:style w:type="character" w:customStyle="1" w:styleId="CaptionChar">
    <w:name w:val="Caption Char"/>
    <w:link w:val="Caption"/>
    <w:uiPriority w:val="35"/>
    <w:rsid w:val="00152219"/>
    <w:rPr>
      <w:rFonts w:ascii="Arial" w:hAnsi="Arial" w:cs="Arial"/>
      <w:b/>
      <w:bCs/>
    </w:rPr>
  </w:style>
  <w:style w:type="paragraph" w:customStyle="1" w:styleId="Note">
    <w:name w:val="Note"/>
    <w:basedOn w:val="Normal"/>
    <w:next w:val="Normal"/>
    <w:link w:val="NoteChar"/>
    <w:rsid w:val="003211EE"/>
    <w:pPr>
      <w:pBdr>
        <w:top w:val="single" w:sz="4" w:space="2" w:color="auto"/>
        <w:bottom w:val="single" w:sz="4" w:space="2" w:color="auto"/>
      </w:pBdr>
      <w:shd w:val="clear" w:color="auto" w:fill="E0E0E0"/>
      <w:tabs>
        <w:tab w:val="left" w:pos="1134"/>
      </w:tabs>
      <w:spacing w:before="120" w:after="120" w:line="264" w:lineRule="auto"/>
    </w:pPr>
    <w:rPr>
      <w:rFonts w:eastAsia="MS Mincho"/>
      <w:sz w:val="22"/>
      <w:szCs w:val="22"/>
      <w:lang w:eastAsia="en-GB"/>
    </w:rPr>
  </w:style>
  <w:style w:type="character" w:customStyle="1" w:styleId="NoteChar">
    <w:name w:val="Note Char"/>
    <w:link w:val="Note"/>
    <w:rsid w:val="003211EE"/>
    <w:rPr>
      <w:rFonts w:eastAsia="MS Mincho"/>
      <w:sz w:val="22"/>
      <w:szCs w:val="22"/>
      <w:shd w:val="clear" w:color="auto" w:fill="E0E0E0"/>
      <w:lang w:eastAsia="en-GB"/>
    </w:rPr>
  </w:style>
  <w:style w:type="character" w:styleId="CommentReference">
    <w:name w:val="annotation reference"/>
    <w:basedOn w:val="DefaultParagraphFont"/>
    <w:uiPriority w:val="99"/>
    <w:rsid w:val="00BB4D43"/>
    <w:rPr>
      <w:sz w:val="16"/>
      <w:szCs w:val="16"/>
    </w:rPr>
  </w:style>
  <w:style w:type="paragraph" w:styleId="CommentText">
    <w:name w:val="annotation text"/>
    <w:basedOn w:val="Normal"/>
    <w:link w:val="CommentTextChar"/>
    <w:uiPriority w:val="99"/>
    <w:rsid w:val="00BB4D43"/>
  </w:style>
  <w:style w:type="character" w:customStyle="1" w:styleId="CommentTextChar">
    <w:name w:val="Comment Text Char"/>
    <w:basedOn w:val="DefaultParagraphFont"/>
    <w:link w:val="CommentText"/>
    <w:uiPriority w:val="99"/>
    <w:rsid w:val="00BB4D43"/>
  </w:style>
  <w:style w:type="paragraph" w:styleId="CommentSubject">
    <w:name w:val="annotation subject"/>
    <w:basedOn w:val="CommentText"/>
    <w:next w:val="CommentText"/>
    <w:link w:val="CommentSubjectChar"/>
    <w:rsid w:val="00BB4D43"/>
    <w:rPr>
      <w:b/>
      <w:bCs/>
    </w:rPr>
  </w:style>
  <w:style w:type="character" w:customStyle="1" w:styleId="CommentSubjectChar">
    <w:name w:val="Comment Subject Char"/>
    <w:basedOn w:val="CommentTextChar"/>
    <w:link w:val="CommentSubject"/>
    <w:rsid w:val="00BB4D43"/>
    <w:rPr>
      <w:b/>
      <w:bCs/>
    </w:rPr>
  </w:style>
  <w:style w:type="paragraph" w:styleId="Revision">
    <w:name w:val="Revision"/>
    <w:hidden/>
    <w:uiPriority w:val="99"/>
    <w:semiHidden/>
    <w:rsid w:val="00E63F6E"/>
    <w:rPr>
      <w:sz w:val="24"/>
      <w:szCs w:val="24"/>
    </w:rPr>
  </w:style>
  <w:style w:type="character" w:customStyle="1" w:styleId="Heading7Char">
    <w:name w:val="Heading 7 Char"/>
    <w:link w:val="Heading7"/>
    <w:rsid w:val="00FC7FF4"/>
    <w:rPr>
      <w:rFonts w:ascii="Arial" w:hAnsi="Arial" w:cs="Arial"/>
      <w:b/>
      <w:iCs/>
      <w:kern w:val="32"/>
      <w:sz w:val="24"/>
      <w:szCs w:val="24"/>
    </w:rPr>
  </w:style>
  <w:style w:type="paragraph" w:customStyle="1" w:styleId="Note3">
    <w:name w:val="Note 3"/>
    <w:basedOn w:val="Normal"/>
    <w:next w:val="BodyText3"/>
    <w:link w:val="Note3Char"/>
    <w:rsid w:val="00FC7FF4"/>
    <w:pPr>
      <w:pBdr>
        <w:top w:val="single" w:sz="6" w:space="1" w:color="auto"/>
        <w:bottom w:val="single" w:sz="6" w:space="1" w:color="auto"/>
      </w:pBdr>
      <w:shd w:val="clear" w:color="auto" w:fill="E0E0E0"/>
      <w:tabs>
        <w:tab w:val="left" w:pos="1080"/>
      </w:tabs>
      <w:spacing w:before="120" w:after="120" w:line="264" w:lineRule="auto"/>
      <w:ind w:left="1080" w:hanging="720"/>
      <w:contextualSpacing/>
    </w:pPr>
    <w:rPr>
      <w:rFonts w:eastAsia="Calibri"/>
      <w:sz w:val="22"/>
      <w:szCs w:val="22"/>
    </w:rPr>
  </w:style>
  <w:style w:type="character" w:customStyle="1" w:styleId="Note3Char">
    <w:name w:val="Note 3 Char"/>
    <w:basedOn w:val="DefaultParagraphFont"/>
    <w:link w:val="Note3"/>
    <w:rsid w:val="00FC7FF4"/>
    <w:rPr>
      <w:rFonts w:eastAsia="Calibri"/>
      <w:sz w:val="22"/>
      <w:szCs w:val="22"/>
      <w:shd w:val="clear" w:color="auto" w:fill="E0E0E0"/>
    </w:rPr>
  </w:style>
  <w:style w:type="paragraph" w:styleId="BodyText3">
    <w:name w:val="Body Text 3"/>
    <w:basedOn w:val="Normal"/>
    <w:link w:val="BodyText3Char"/>
    <w:rsid w:val="00FC7FF4"/>
    <w:pPr>
      <w:spacing w:after="120"/>
    </w:pPr>
    <w:rPr>
      <w:sz w:val="16"/>
      <w:szCs w:val="16"/>
    </w:rPr>
  </w:style>
  <w:style w:type="character" w:customStyle="1" w:styleId="BodyText3Char">
    <w:name w:val="Body Text 3 Char"/>
    <w:basedOn w:val="DefaultParagraphFont"/>
    <w:link w:val="BodyText3"/>
    <w:rsid w:val="00FC7FF4"/>
    <w:rPr>
      <w:sz w:val="16"/>
      <w:szCs w:val="16"/>
    </w:rPr>
  </w:style>
  <w:style w:type="paragraph" w:customStyle="1" w:styleId="Default">
    <w:name w:val="Default"/>
    <w:basedOn w:val="Normal"/>
    <w:rsid w:val="003E28F8"/>
    <w:pPr>
      <w:autoSpaceDE w:val="0"/>
      <w:autoSpaceDN w:val="0"/>
    </w:pPr>
    <w:rPr>
      <w:rFonts w:eastAsia="Calibri"/>
      <w:color w:val="000000"/>
    </w:rPr>
  </w:style>
  <w:style w:type="paragraph" w:customStyle="1" w:styleId="ImageFormat">
    <w:name w:val="Image Format"/>
    <w:basedOn w:val="BodyText"/>
    <w:qFormat/>
    <w:rsid w:val="00152219"/>
    <w:pPr>
      <w:keepNext/>
      <w:widowControl w:val="0"/>
      <w:tabs>
        <w:tab w:val="left" w:pos="720"/>
        <w:tab w:val="right" w:pos="9270"/>
      </w:tabs>
      <w:spacing w:before="360"/>
      <w:jc w:val="center"/>
    </w:pPr>
    <w:rPr>
      <w:rFonts w:ascii="Arial" w:hAnsi="Arial"/>
      <w:noProof/>
      <w:szCs w:val="24"/>
    </w:rPr>
  </w:style>
  <w:style w:type="paragraph" w:customStyle="1" w:styleId="NumberedList">
    <w:name w:val="Numbered List"/>
    <w:basedOn w:val="Normal"/>
    <w:rsid w:val="00152219"/>
    <w:pPr>
      <w:numPr>
        <w:numId w:val="13"/>
      </w:numPr>
      <w:spacing w:before="120" w:after="120"/>
    </w:pPr>
    <w:rPr>
      <w:sz w:val="22"/>
    </w:rPr>
  </w:style>
  <w:style w:type="paragraph" w:customStyle="1" w:styleId="CaptionTable">
    <w:name w:val="Caption Table"/>
    <w:basedOn w:val="Caption"/>
    <w:qFormat/>
    <w:rsid w:val="00185DD6"/>
    <w:pPr>
      <w:spacing w:after="120"/>
    </w:pPr>
  </w:style>
  <w:style w:type="character" w:customStyle="1" w:styleId="TableHeadingChar">
    <w:name w:val="Table Heading Char"/>
    <w:link w:val="TableHeading"/>
    <w:rsid w:val="00185DD6"/>
    <w:rPr>
      <w:rFonts w:ascii="Arial" w:hAnsi="Arial" w:cs="Arial"/>
      <w:b/>
      <w:sz w:val="22"/>
      <w:szCs w:val="22"/>
    </w:rPr>
  </w:style>
  <w:style w:type="paragraph" w:customStyle="1" w:styleId="TableBullet">
    <w:name w:val="Table Bullet"/>
    <w:basedOn w:val="TableText"/>
    <w:qFormat/>
    <w:rsid w:val="00185DD6"/>
    <w:pPr>
      <w:numPr>
        <w:numId w:val="14"/>
      </w:numPr>
      <w:spacing w:line="276" w:lineRule="auto"/>
      <w:ind w:left="144" w:hanging="144"/>
    </w:pPr>
    <w:rPr>
      <w:rFonts w:ascii="Arial" w:hAnsi="Arial"/>
      <w:color w:val="000000"/>
      <w:sz w:val="20"/>
    </w:rPr>
  </w:style>
  <w:style w:type="paragraph" w:customStyle="1" w:styleId="StyleTitlePageCentered">
    <w:name w:val="Style TitlePage + Centered"/>
    <w:basedOn w:val="Normal"/>
    <w:rsid w:val="006F235A"/>
    <w:pPr>
      <w:spacing w:after="120"/>
      <w:ind w:left="360" w:hanging="360"/>
      <w:jc w:val="center"/>
    </w:pPr>
    <w:rPr>
      <w:rFonts w:ascii="Arial" w:hAnsi="Arial"/>
      <w:sz w:val="44"/>
      <w:szCs w:val="44"/>
    </w:rPr>
  </w:style>
  <w:style w:type="paragraph" w:styleId="EndnoteText">
    <w:name w:val="endnote text"/>
    <w:basedOn w:val="Normal"/>
    <w:link w:val="EndnoteTextChar"/>
    <w:rsid w:val="006F235A"/>
    <w:pPr>
      <w:ind w:left="360" w:hanging="360"/>
    </w:pPr>
  </w:style>
  <w:style w:type="character" w:customStyle="1" w:styleId="EndnoteTextChar">
    <w:name w:val="Endnote Text Char"/>
    <w:basedOn w:val="DefaultParagraphFont"/>
    <w:link w:val="EndnoteText"/>
    <w:rsid w:val="006F235A"/>
  </w:style>
  <w:style w:type="character" w:styleId="EndnoteReference">
    <w:name w:val="endnote reference"/>
    <w:basedOn w:val="DefaultParagraphFont"/>
    <w:rsid w:val="006F235A"/>
    <w:rPr>
      <w:vertAlign w:val="superscript"/>
    </w:rPr>
  </w:style>
  <w:style w:type="paragraph" w:styleId="NormalWeb">
    <w:name w:val="Normal (Web)"/>
    <w:basedOn w:val="Normal"/>
    <w:uiPriority w:val="99"/>
    <w:unhideWhenUsed/>
    <w:rsid w:val="0042167A"/>
    <w:pPr>
      <w:spacing w:before="100" w:beforeAutospacing="1" w:after="100" w:afterAutospacing="1"/>
    </w:pPr>
  </w:style>
  <w:style w:type="character" w:customStyle="1" w:styleId="BodyChar">
    <w:name w:val="Body Char"/>
    <w:basedOn w:val="DefaultParagraphFont"/>
    <w:link w:val="Body"/>
    <w:locked/>
    <w:rsid w:val="00853D4B"/>
    <w:rPr>
      <w:sz w:val="24"/>
      <w:szCs w:val="24"/>
    </w:rPr>
  </w:style>
  <w:style w:type="paragraph" w:customStyle="1" w:styleId="Body">
    <w:name w:val="Body"/>
    <w:basedOn w:val="Normal"/>
    <w:link w:val="BodyChar"/>
    <w:qFormat/>
    <w:rsid w:val="00853D4B"/>
    <w:pPr>
      <w:spacing w:before="120" w:after="120"/>
      <w:jc w:val="both"/>
    </w:pPr>
  </w:style>
  <w:style w:type="character" w:customStyle="1" w:styleId="ListParagraphChar">
    <w:name w:val="List Paragraph Char"/>
    <w:basedOn w:val="DefaultParagraphFont"/>
    <w:link w:val="ListParagraph"/>
    <w:uiPriority w:val="34"/>
    <w:locked/>
    <w:rsid w:val="003A7ECC"/>
    <w:rPr>
      <w:sz w:val="24"/>
      <w:szCs w:val="24"/>
    </w:rPr>
  </w:style>
  <w:style w:type="paragraph" w:customStyle="1" w:styleId="BodyTextBullet">
    <w:name w:val="Body Text Bullet"/>
    <w:basedOn w:val="BodyTextBullet2"/>
    <w:rsid w:val="00A40ABB"/>
    <w:pPr>
      <w:numPr>
        <w:numId w:val="17"/>
      </w:numPr>
      <w:tabs>
        <w:tab w:val="left" w:pos="1008"/>
      </w:tabs>
    </w:pPr>
    <w:rPr>
      <w:sz w:val="24"/>
    </w:rPr>
  </w:style>
  <w:style w:type="paragraph" w:styleId="TableofFigures">
    <w:name w:val="table of figures"/>
    <w:basedOn w:val="Normal"/>
    <w:next w:val="Normal"/>
    <w:uiPriority w:val="99"/>
    <w:unhideWhenUsed/>
    <w:rsid w:val="00297C5F"/>
  </w:style>
  <w:style w:type="character" w:customStyle="1" w:styleId="UnresolvedMention1">
    <w:name w:val="Unresolved Mention1"/>
    <w:basedOn w:val="DefaultParagraphFont"/>
    <w:uiPriority w:val="99"/>
    <w:semiHidden/>
    <w:unhideWhenUsed/>
    <w:rsid w:val="00BA1CFD"/>
    <w:rPr>
      <w:color w:val="808080"/>
      <w:shd w:val="clear" w:color="auto" w:fill="E6E6E6"/>
    </w:rPr>
  </w:style>
  <w:style w:type="character" w:customStyle="1" w:styleId="UnresolvedMention2">
    <w:name w:val="Unresolved Mention2"/>
    <w:basedOn w:val="DefaultParagraphFont"/>
    <w:uiPriority w:val="99"/>
    <w:semiHidden/>
    <w:unhideWhenUsed/>
    <w:rsid w:val="004E0E95"/>
    <w:rPr>
      <w:color w:val="808080"/>
      <w:shd w:val="clear" w:color="auto" w:fill="E6E6E6"/>
    </w:rPr>
  </w:style>
  <w:style w:type="character" w:customStyle="1" w:styleId="Heading2Char">
    <w:name w:val="Heading 2 Char"/>
    <w:basedOn w:val="DefaultParagraphFont"/>
    <w:link w:val="Heading2"/>
    <w:rsid w:val="00A31108"/>
    <w:rPr>
      <w:rFonts w:ascii="Arial" w:hAnsi="Arial" w:cs="Arial"/>
      <w:b/>
      <w:bCs/>
      <w:iCs/>
      <w:kern w:val="32"/>
      <w:sz w:val="28"/>
      <w:szCs w:val="28"/>
    </w:rPr>
  </w:style>
  <w:style w:type="numbering" w:customStyle="1" w:styleId="NoList1">
    <w:name w:val="No List1"/>
    <w:next w:val="NoList"/>
    <w:uiPriority w:val="99"/>
    <w:semiHidden/>
    <w:unhideWhenUsed/>
    <w:rsid w:val="00715C15"/>
  </w:style>
  <w:style w:type="character" w:customStyle="1" w:styleId="Heading4Char">
    <w:name w:val="Heading 4 Char"/>
    <w:link w:val="Heading4"/>
    <w:rsid w:val="00715C15"/>
    <w:rPr>
      <w:rFonts w:ascii="Arial" w:hAnsi="Arial" w:cs="Arial"/>
      <w:b/>
      <w:kern w:val="32"/>
      <w:sz w:val="24"/>
      <w:szCs w:val="28"/>
    </w:rPr>
  </w:style>
  <w:style w:type="paragraph" w:customStyle="1" w:styleId="NormalTableTextCentered">
    <w:name w:val="Normal Table Text Centered"/>
    <w:basedOn w:val="Normal"/>
    <w:link w:val="NormalTableTextCenteredChar"/>
    <w:uiPriority w:val="99"/>
    <w:rsid w:val="00715C15"/>
    <w:pPr>
      <w:spacing w:before="120" w:after="120"/>
      <w:jc w:val="center"/>
    </w:pPr>
    <w:rPr>
      <w:rFonts w:ascii="Garamond" w:hAnsi="Garamond"/>
      <w:sz w:val="24"/>
      <w:szCs w:val="24"/>
      <w:lang w:val="x-none" w:eastAsia="x-none"/>
    </w:rPr>
  </w:style>
  <w:style w:type="character" w:customStyle="1" w:styleId="NormalTableTextCenteredChar">
    <w:name w:val="Normal Table Text Centered Char"/>
    <w:link w:val="NormalTableTextCentered"/>
    <w:uiPriority w:val="99"/>
    <w:locked/>
    <w:rsid w:val="00715C15"/>
    <w:rPr>
      <w:rFonts w:ascii="Garamond" w:hAnsi="Garamond"/>
      <w:sz w:val="24"/>
      <w:szCs w:val="24"/>
      <w:lang w:val="x-none" w:eastAsia="x-none"/>
    </w:rPr>
  </w:style>
  <w:style w:type="paragraph" w:customStyle="1" w:styleId="TableText0">
    <w:name w:val="TableText"/>
    <w:basedOn w:val="Normal"/>
    <w:rsid w:val="00715C15"/>
    <w:pPr>
      <w:keepLines/>
      <w:tabs>
        <w:tab w:val="left" w:pos="288"/>
        <w:tab w:val="left" w:pos="576"/>
        <w:tab w:val="left" w:pos="864"/>
        <w:tab w:val="left" w:pos="1152"/>
        <w:tab w:val="left" w:pos="1440"/>
      </w:tabs>
      <w:suppressAutoHyphens/>
      <w:spacing w:before="120" w:after="40"/>
    </w:pPr>
    <w:rPr>
      <w:rFonts w:ascii="Arial" w:hAnsi="Arial"/>
      <w:lang w:eastAsia="ar-SA"/>
    </w:rPr>
  </w:style>
  <w:style w:type="paragraph" w:customStyle="1" w:styleId="TableCaption">
    <w:name w:val="Table Caption"/>
    <w:basedOn w:val="Caption"/>
    <w:qFormat/>
    <w:rsid w:val="00715C15"/>
    <w:pPr>
      <w:spacing w:after="120"/>
    </w:pPr>
  </w:style>
  <w:style w:type="paragraph" w:customStyle="1" w:styleId="Figure">
    <w:name w:val="Figure"/>
    <w:basedOn w:val="BodyText"/>
    <w:qFormat/>
    <w:rsid w:val="00715C15"/>
    <w:pPr>
      <w:keepNext/>
      <w:spacing w:before="360" w:line="360" w:lineRule="auto"/>
      <w:jc w:val="center"/>
    </w:pPr>
    <w:rPr>
      <w:noProof/>
    </w:rPr>
  </w:style>
  <w:style w:type="paragraph" w:customStyle="1" w:styleId="BodyBullet1">
    <w:name w:val="Body Bullet 1"/>
    <w:basedOn w:val="Heading2"/>
    <w:rsid w:val="00715C15"/>
    <w:pPr>
      <w:numPr>
        <w:ilvl w:val="0"/>
        <w:numId w:val="38"/>
      </w:numPr>
      <w:autoSpaceDE/>
      <w:autoSpaceDN/>
      <w:adjustRightInd/>
    </w:pPr>
    <w:rPr>
      <w:rFonts w:cs="Times New Roman"/>
      <w:b w:val="0"/>
      <w:bCs w:val="0"/>
      <w:sz w:val="24"/>
    </w:rPr>
  </w:style>
  <w:style w:type="character" w:styleId="HTMLCode">
    <w:name w:val="HTML Code"/>
    <w:basedOn w:val="DefaultParagraphFont"/>
    <w:uiPriority w:val="99"/>
    <w:semiHidden/>
    <w:unhideWhenUsed/>
    <w:rsid w:val="00715C15"/>
    <w:rPr>
      <w:rFonts w:ascii="Courier New" w:eastAsia="Times New Roman" w:hAnsi="Courier New" w:cs="Courier New" w:hint="default"/>
      <w:sz w:val="20"/>
      <w:szCs w:val="20"/>
    </w:rPr>
  </w:style>
  <w:style w:type="character" w:customStyle="1" w:styleId="Codes">
    <w:name w:val="Codes"/>
    <w:basedOn w:val="DefaultParagraphFont"/>
    <w:uiPriority w:val="1"/>
    <w:qFormat/>
    <w:rsid w:val="00715C15"/>
    <w:rPr>
      <w:rFonts w:ascii="Courier New" w:eastAsia="Times New Roman" w:hAnsi="Courier New" w:cs="Times New Roman" w:hint="default"/>
      <w:sz w:val="20"/>
      <w:szCs w:val="21"/>
    </w:rPr>
  </w:style>
  <w:style w:type="character" w:styleId="Strong">
    <w:name w:val="Strong"/>
    <w:basedOn w:val="DefaultParagraphFont"/>
    <w:uiPriority w:val="22"/>
    <w:qFormat/>
    <w:rsid w:val="00715C15"/>
    <w:rPr>
      <w:b/>
      <w:bCs/>
    </w:rPr>
  </w:style>
  <w:style w:type="character" w:styleId="Emphasis">
    <w:name w:val="Emphasis"/>
    <w:basedOn w:val="DefaultParagraphFont"/>
    <w:uiPriority w:val="20"/>
    <w:qFormat/>
    <w:rsid w:val="00715C15"/>
    <w:rPr>
      <w:i/>
      <w:iCs/>
    </w:rPr>
  </w:style>
  <w:style w:type="paragraph" w:customStyle="1" w:styleId="BodyTexst">
    <w:name w:val="Body Texst"/>
    <w:basedOn w:val="Heading2"/>
    <w:rsid w:val="00715C15"/>
    <w:pPr>
      <w:numPr>
        <w:ilvl w:val="0"/>
        <w:numId w:val="0"/>
      </w:numPr>
      <w:autoSpaceDE/>
      <w:autoSpaceDN/>
      <w:adjustRightInd/>
    </w:pPr>
    <w:rPr>
      <w:rFonts w:cs="Times New Roman"/>
      <w:bCs w:val="0"/>
      <w:sz w:val="32"/>
    </w:rPr>
  </w:style>
  <w:style w:type="paragraph" w:customStyle="1" w:styleId="Code1">
    <w:name w:val="Code_1"/>
    <w:basedOn w:val="Normal"/>
    <w:qFormat/>
    <w:rsid w:val="00715C15"/>
    <w:pPr>
      <w:widowControl w:val="0"/>
      <w:autoSpaceDE w:val="0"/>
      <w:autoSpaceDN w:val="0"/>
      <w:adjustRightInd w:val="0"/>
      <w:spacing w:before="120" w:after="120"/>
    </w:pPr>
    <w:rPr>
      <w:rFonts w:ascii="Courier New" w:hAnsi="Courier New" w:cs="Courier New"/>
      <w:noProof/>
      <w:szCs w:val="24"/>
    </w:rPr>
  </w:style>
  <w:style w:type="paragraph" w:styleId="ListBullet">
    <w:name w:val="List Bullet"/>
    <w:basedOn w:val="Normal"/>
    <w:unhideWhenUsed/>
    <w:rsid w:val="00715C15"/>
    <w:pPr>
      <w:numPr>
        <w:numId w:val="37"/>
      </w:numPr>
      <w:spacing w:before="120" w:after="120"/>
      <w:contextualSpacing/>
    </w:pPr>
    <w:rPr>
      <w:sz w:val="24"/>
      <w:szCs w:val="24"/>
    </w:rPr>
  </w:style>
  <w:style w:type="paragraph" w:customStyle="1" w:styleId="LKB">
    <w:name w:val="LKB"/>
    <w:basedOn w:val="ListBullet"/>
    <w:rsid w:val="00715C15"/>
  </w:style>
  <w:style w:type="paragraph" w:customStyle="1" w:styleId="BodyTextBullet21">
    <w:name w:val="Body Text Bullet 2 1"/>
    <w:basedOn w:val="BodyTextBullet1"/>
    <w:rsid w:val="00715C15"/>
    <w:pPr>
      <w:numPr>
        <w:numId w:val="0"/>
      </w:numPr>
    </w:pPr>
  </w:style>
  <w:style w:type="paragraph" w:customStyle="1" w:styleId="InstructionalText4">
    <w:name w:val="Instructional Text 4"/>
    <w:basedOn w:val="Normal"/>
    <w:next w:val="TableText"/>
    <w:rsid w:val="00715C15"/>
    <w:pPr>
      <w:keepLines/>
      <w:autoSpaceDE w:val="0"/>
      <w:autoSpaceDN w:val="0"/>
      <w:adjustRightInd w:val="0"/>
      <w:spacing w:before="120" w:after="120" w:line="240" w:lineRule="atLeast"/>
    </w:pPr>
    <w:rPr>
      <w:rFonts w:ascii="Arial" w:hAnsi="Arial" w:cs="Arial"/>
      <w:i/>
      <w:iCs/>
      <w:color w:val="0000FF"/>
    </w:rPr>
  </w:style>
  <w:style w:type="paragraph" w:customStyle="1" w:styleId="AppendixSubtitle">
    <w:name w:val="Appendix Subtitle"/>
    <w:basedOn w:val="Heading2"/>
    <w:rsid w:val="00715C15"/>
    <w:pPr>
      <w:keepNext w:val="0"/>
      <w:numPr>
        <w:ilvl w:val="0"/>
        <w:numId w:val="0"/>
      </w:numPr>
      <w:tabs>
        <w:tab w:val="clear" w:pos="900"/>
      </w:tabs>
      <w:autoSpaceDE/>
      <w:autoSpaceDN/>
      <w:adjustRightInd/>
      <w:spacing w:before="120"/>
      <w:jc w:val="center"/>
      <w:outlineLvl w:val="9"/>
    </w:pPr>
    <w:rPr>
      <w:caps/>
      <w:kern w:val="0"/>
      <w:sz w:val="36"/>
    </w:rPr>
  </w:style>
  <w:style w:type="paragraph" w:customStyle="1" w:styleId="AppendixTitle">
    <w:name w:val="Appendix Title"/>
    <w:basedOn w:val="Heading1"/>
    <w:next w:val="AppendixSubtitle"/>
    <w:rsid w:val="00715C15"/>
    <w:pPr>
      <w:keepNext w:val="0"/>
      <w:numPr>
        <w:numId w:val="39"/>
      </w:numPr>
      <w:tabs>
        <w:tab w:val="clear" w:pos="720"/>
      </w:tabs>
      <w:autoSpaceDE/>
      <w:autoSpaceDN/>
      <w:adjustRightInd/>
      <w:spacing w:before="0"/>
      <w:jc w:val="center"/>
    </w:pPr>
    <w:rPr>
      <w:sz w:val="52"/>
    </w:rPr>
  </w:style>
  <w:style w:type="character" w:customStyle="1" w:styleId="Mention1">
    <w:name w:val="Mention1"/>
    <w:basedOn w:val="DefaultParagraphFont"/>
    <w:uiPriority w:val="99"/>
    <w:semiHidden/>
    <w:unhideWhenUsed/>
    <w:rsid w:val="00715C15"/>
    <w:rPr>
      <w:color w:val="2B579A"/>
      <w:shd w:val="clear" w:color="auto" w:fill="E6E6E6"/>
    </w:rPr>
  </w:style>
  <w:style w:type="character" w:customStyle="1" w:styleId="Mention2">
    <w:name w:val="Mention2"/>
    <w:basedOn w:val="DefaultParagraphFont"/>
    <w:uiPriority w:val="99"/>
    <w:semiHidden/>
    <w:unhideWhenUsed/>
    <w:rsid w:val="00715C15"/>
    <w:rPr>
      <w:color w:val="2B579A"/>
      <w:shd w:val="clear" w:color="auto" w:fill="E6E6E6"/>
    </w:rPr>
  </w:style>
  <w:style w:type="character" w:customStyle="1" w:styleId="UnresolvedMention20">
    <w:name w:val="Unresolved Mention2"/>
    <w:basedOn w:val="DefaultParagraphFont"/>
    <w:uiPriority w:val="99"/>
    <w:semiHidden/>
    <w:unhideWhenUsed/>
    <w:rsid w:val="00715C15"/>
    <w:rPr>
      <w:color w:val="808080"/>
      <w:shd w:val="clear" w:color="auto" w:fill="E6E6E6"/>
    </w:rPr>
  </w:style>
  <w:style w:type="character" w:customStyle="1" w:styleId="UnresolvedMention3">
    <w:name w:val="Unresolved Mention3"/>
    <w:basedOn w:val="DefaultParagraphFont"/>
    <w:uiPriority w:val="99"/>
    <w:semiHidden/>
    <w:unhideWhenUsed/>
    <w:rsid w:val="00715C15"/>
    <w:rPr>
      <w:color w:val="808080"/>
      <w:shd w:val="clear" w:color="auto" w:fill="E6E6E6"/>
    </w:rPr>
  </w:style>
  <w:style w:type="character" w:customStyle="1" w:styleId="UnresolvedMention4">
    <w:name w:val="Unresolved Mention4"/>
    <w:basedOn w:val="DefaultParagraphFont"/>
    <w:uiPriority w:val="99"/>
    <w:semiHidden/>
    <w:unhideWhenUsed/>
    <w:rsid w:val="00715C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902451">
      <w:bodyDiv w:val="1"/>
      <w:marLeft w:val="0"/>
      <w:marRight w:val="0"/>
      <w:marTop w:val="0"/>
      <w:marBottom w:val="0"/>
      <w:divBdr>
        <w:top w:val="none" w:sz="0" w:space="0" w:color="auto"/>
        <w:left w:val="none" w:sz="0" w:space="0" w:color="auto"/>
        <w:bottom w:val="none" w:sz="0" w:space="0" w:color="auto"/>
        <w:right w:val="none" w:sz="0" w:space="0" w:color="auto"/>
      </w:divBdr>
    </w:div>
    <w:div w:id="349838803">
      <w:bodyDiv w:val="1"/>
      <w:marLeft w:val="0"/>
      <w:marRight w:val="0"/>
      <w:marTop w:val="0"/>
      <w:marBottom w:val="0"/>
      <w:divBdr>
        <w:top w:val="none" w:sz="0" w:space="0" w:color="auto"/>
        <w:left w:val="none" w:sz="0" w:space="0" w:color="auto"/>
        <w:bottom w:val="none" w:sz="0" w:space="0" w:color="auto"/>
        <w:right w:val="none" w:sz="0" w:space="0" w:color="auto"/>
      </w:divBdr>
    </w:div>
    <w:div w:id="352268427">
      <w:bodyDiv w:val="1"/>
      <w:marLeft w:val="0"/>
      <w:marRight w:val="0"/>
      <w:marTop w:val="0"/>
      <w:marBottom w:val="0"/>
      <w:divBdr>
        <w:top w:val="none" w:sz="0" w:space="0" w:color="auto"/>
        <w:left w:val="none" w:sz="0" w:space="0" w:color="auto"/>
        <w:bottom w:val="none" w:sz="0" w:space="0" w:color="auto"/>
        <w:right w:val="none" w:sz="0" w:space="0" w:color="auto"/>
      </w:divBdr>
    </w:div>
    <w:div w:id="392780188">
      <w:bodyDiv w:val="1"/>
      <w:marLeft w:val="0"/>
      <w:marRight w:val="0"/>
      <w:marTop w:val="0"/>
      <w:marBottom w:val="0"/>
      <w:divBdr>
        <w:top w:val="none" w:sz="0" w:space="0" w:color="auto"/>
        <w:left w:val="none" w:sz="0" w:space="0" w:color="auto"/>
        <w:bottom w:val="none" w:sz="0" w:space="0" w:color="auto"/>
        <w:right w:val="none" w:sz="0" w:space="0" w:color="auto"/>
      </w:divBdr>
    </w:div>
    <w:div w:id="524487130">
      <w:bodyDiv w:val="1"/>
      <w:marLeft w:val="0"/>
      <w:marRight w:val="0"/>
      <w:marTop w:val="0"/>
      <w:marBottom w:val="0"/>
      <w:divBdr>
        <w:top w:val="none" w:sz="0" w:space="0" w:color="auto"/>
        <w:left w:val="none" w:sz="0" w:space="0" w:color="auto"/>
        <w:bottom w:val="none" w:sz="0" w:space="0" w:color="auto"/>
        <w:right w:val="none" w:sz="0" w:space="0" w:color="auto"/>
      </w:divBdr>
    </w:div>
    <w:div w:id="539585949">
      <w:bodyDiv w:val="1"/>
      <w:marLeft w:val="0"/>
      <w:marRight w:val="0"/>
      <w:marTop w:val="0"/>
      <w:marBottom w:val="0"/>
      <w:divBdr>
        <w:top w:val="none" w:sz="0" w:space="0" w:color="auto"/>
        <w:left w:val="none" w:sz="0" w:space="0" w:color="auto"/>
        <w:bottom w:val="none" w:sz="0" w:space="0" w:color="auto"/>
        <w:right w:val="none" w:sz="0" w:space="0" w:color="auto"/>
      </w:divBdr>
    </w:div>
    <w:div w:id="765272084">
      <w:bodyDiv w:val="1"/>
      <w:marLeft w:val="0"/>
      <w:marRight w:val="0"/>
      <w:marTop w:val="0"/>
      <w:marBottom w:val="0"/>
      <w:divBdr>
        <w:top w:val="none" w:sz="0" w:space="0" w:color="auto"/>
        <w:left w:val="none" w:sz="0" w:space="0" w:color="auto"/>
        <w:bottom w:val="none" w:sz="0" w:space="0" w:color="auto"/>
        <w:right w:val="none" w:sz="0" w:space="0" w:color="auto"/>
      </w:divBdr>
      <w:divsChild>
        <w:div w:id="1708338374">
          <w:marLeft w:val="0"/>
          <w:marRight w:val="0"/>
          <w:marTop w:val="0"/>
          <w:marBottom w:val="0"/>
          <w:divBdr>
            <w:top w:val="none" w:sz="0" w:space="0" w:color="auto"/>
            <w:left w:val="none" w:sz="0" w:space="0" w:color="auto"/>
            <w:bottom w:val="none" w:sz="0" w:space="0" w:color="auto"/>
            <w:right w:val="none" w:sz="0" w:space="0" w:color="auto"/>
          </w:divBdr>
        </w:div>
      </w:divsChild>
    </w:div>
    <w:div w:id="802887128">
      <w:bodyDiv w:val="1"/>
      <w:marLeft w:val="0"/>
      <w:marRight w:val="0"/>
      <w:marTop w:val="0"/>
      <w:marBottom w:val="0"/>
      <w:divBdr>
        <w:top w:val="none" w:sz="0" w:space="0" w:color="auto"/>
        <w:left w:val="none" w:sz="0" w:space="0" w:color="auto"/>
        <w:bottom w:val="none" w:sz="0" w:space="0" w:color="auto"/>
        <w:right w:val="none" w:sz="0" w:space="0" w:color="auto"/>
      </w:divBdr>
    </w:div>
    <w:div w:id="836729038">
      <w:bodyDiv w:val="1"/>
      <w:marLeft w:val="0"/>
      <w:marRight w:val="0"/>
      <w:marTop w:val="0"/>
      <w:marBottom w:val="0"/>
      <w:divBdr>
        <w:top w:val="none" w:sz="0" w:space="0" w:color="auto"/>
        <w:left w:val="none" w:sz="0" w:space="0" w:color="auto"/>
        <w:bottom w:val="none" w:sz="0" w:space="0" w:color="auto"/>
        <w:right w:val="none" w:sz="0" w:space="0" w:color="auto"/>
      </w:divBdr>
    </w:div>
    <w:div w:id="852650601">
      <w:bodyDiv w:val="1"/>
      <w:marLeft w:val="0"/>
      <w:marRight w:val="0"/>
      <w:marTop w:val="0"/>
      <w:marBottom w:val="0"/>
      <w:divBdr>
        <w:top w:val="none" w:sz="0" w:space="0" w:color="auto"/>
        <w:left w:val="none" w:sz="0" w:space="0" w:color="auto"/>
        <w:bottom w:val="none" w:sz="0" w:space="0" w:color="auto"/>
        <w:right w:val="none" w:sz="0" w:space="0" w:color="auto"/>
      </w:divBdr>
    </w:div>
    <w:div w:id="902913043">
      <w:bodyDiv w:val="1"/>
      <w:marLeft w:val="0"/>
      <w:marRight w:val="0"/>
      <w:marTop w:val="0"/>
      <w:marBottom w:val="0"/>
      <w:divBdr>
        <w:top w:val="none" w:sz="0" w:space="0" w:color="auto"/>
        <w:left w:val="none" w:sz="0" w:space="0" w:color="auto"/>
        <w:bottom w:val="none" w:sz="0" w:space="0" w:color="auto"/>
        <w:right w:val="none" w:sz="0" w:space="0" w:color="auto"/>
      </w:divBdr>
    </w:div>
    <w:div w:id="1147360797">
      <w:bodyDiv w:val="1"/>
      <w:marLeft w:val="0"/>
      <w:marRight w:val="0"/>
      <w:marTop w:val="0"/>
      <w:marBottom w:val="0"/>
      <w:divBdr>
        <w:top w:val="none" w:sz="0" w:space="0" w:color="auto"/>
        <w:left w:val="none" w:sz="0" w:space="0" w:color="auto"/>
        <w:bottom w:val="none" w:sz="0" w:space="0" w:color="auto"/>
        <w:right w:val="none" w:sz="0" w:space="0" w:color="auto"/>
      </w:divBdr>
    </w:div>
    <w:div w:id="1181510463">
      <w:bodyDiv w:val="1"/>
      <w:marLeft w:val="0"/>
      <w:marRight w:val="0"/>
      <w:marTop w:val="0"/>
      <w:marBottom w:val="0"/>
      <w:divBdr>
        <w:top w:val="none" w:sz="0" w:space="0" w:color="auto"/>
        <w:left w:val="none" w:sz="0" w:space="0" w:color="auto"/>
        <w:bottom w:val="none" w:sz="0" w:space="0" w:color="auto"/>
        <w:right w:val="none" w:sz="0" w:space="0" w:color="auto"/>
      </w:divBdr>
    </w:div>
    <w:div w:id="1184127919">
      <w:bodyDiv w:val="1"/>
      <w:marLeft w:val="0"/>
      <w:marRight w:val="0"/>
      <w:marTop w:val="0"/>
      <w:marBottom w:val="0"/>
      <w:divBdr>
        <w:top w:val="none" w:sz="0" w:space="0" w:color="auto"/>
        <w:left w:val="none" w:sz="0" w:space="0" w:color="auto"/>
        <w:bottom w:val="none" w:sz="0" w:space="0" w:color="auto"/>
        <w:right w:val="none" w:sz="0" w:space="0" w:color="auto"/>
      </w:divBdr>
    </w:div>
    <w:div w:id="1194005096">
      <w:bodyDiv w:val="1"/>
      <w:marLeft w:val="0"/>
      <w:marRight w:val="0"/>
      <w:marTop w:val="0"/>
      <w:marBottom w:val="0"/>
      <w:divBdr>
        <w:top w:val="none" w:sz="0" w:space="0" w:color="auto"/>
        <w:left w:val="none" w:sz="0" w:space="0" w:color="auto"/>
        <w:bottom w:val="none" w:sz="0" w:space="0" w:color="auto"/>
        <w:right w:val="none" w:sz="0" w:space="0" w:color="auto"/>
      </w:divBdr>
    </w:div>
    <w:div w:id="1208222094">
      <w:bodyDiv w:val="1"/>
      <w:marLeft w:val="0"/>
      <w:marRight w:val="0"/>
      <w:marTop w:val="0"/>
      <w:marBottom w:val="0"/>
      <w:divBdr>
        <w:top w:val="none" w:sz="0" w:space="0" w:color="auto"/>
        <w:left w:val="none" w:sz="0" w:space="0" w:color="auto"/>
        <w:bottom w:val="none" w:sz="0" w:space="0" w:color="auto"/>
        <w:right w:val="none" w:sz="0" w:space="0" w:color="auto"/>
      </w:divBdr>
    </w:div>
    <w:div w:id="1292786057">
      <w:bodyDiv w:val="1"/>
      <w:marLeft w:val="0"/>
      <w:marRight w:val="0"/>
      <w:marTop w:val="0"/>
      <w:marBottom w:val="0"/>
      <w:divBdr>
        <w:top w:val="none" w:sz="0" w:space="0" w:color="auto"/>
        <w:left w:val="none" w:sz="0" w:space="0" w:color="auto"/>
        <w:bottom w:val="none" w:sz="0" w:space="0" w:color="auto"/>
        <w:right w:val="none" w:sz="0" w:space="0" w:color="auto"/>
      </w:divBdr>
    </w:div>
    <w:div w:id="1304002451">
      <w:bodyDiv w:val="1"/>
      <w:marLeft w:val="0"/>
      <w:marRight w:val="0"/>
      <w:marTop w:val="0"/>
      <w:marBottom w:val="0"/>
      <w:divBdr>
        <w:top w:val="none" w:sz="0" w:space="0" w:color="auto"/>
        <w:left w:val="none" w:sz="0" w:space="0" w:color="auto"/>
        <w:bottom w:val="none" w:sz="0" w:space="0" w:color="auto"/>
        <w:right w:val="none" w:sz="0" w:space="0" w:color="auto"/>
      </w:divBdr>
    </w:div>
    <w:div w:id="1306622858">
      <w:bodyDiv w:val="1"/>
      <w:marLeft w:val="0"/>
      <w:marRight w:val="0"/>
      <w:marTop w:val="0"/>
      <w:marBottom w:val="0"/>
      <w:divBdr>
        <w:top w:val="none" w:sz="0" w:space="0" w:color="auto"/>
        <w:left w:val="none" w:sz="0" w:space="0" w:color="auto"/>
        <w:bottom w:val="none" w:sz="0" w:space="0" w:color="auto"/>
        <w:right w:val="none" w:sz="0" w:space="0" w:color="auto"/>
      </w:divBdr>
    </w:div>
    <w:div w:id="1311058265">
      <w:bodyDiv w:val="1"/>
      <w:marLeft w:val="0"/>
      <w:marRight w:val="0"/>
      <w:marTop w:val="0"/>
      <w:marBottom w:val="0"/>
      <w:divBdr>
        <w:top w:val="none" w:sz="0" w:space="0" w:color="auto"/>
        <w:left w:val="none" w:sz="0" w:space="0" w:color="auto"/>
        <w:bottom w:val="none" w:sz="0" w:space="0" w:color="auto"/>
        <w:right w:val="none" w:sz="0" w:space="0" w:color="auto"/>
      </w:divBdr>
    </w:div>
    <w:div w:id="135130235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94621311">
      <w:bodyDiv w:val="1"/>
      <w:marLeft w:val="0"/>
      <w:marRight w:val="0"/>
      <w:marTop w:val="0"/>
      <w:marBottom w:val="0"/>
      <w:divBdr>
        <w:top w:val="none" w:sz="0" w:space="0" w:color="auto"/>
        <w:left w:val="none" w:sz="0" w:space="0" w:color="auto"/>
        <w:bottom w:val="none" w:sz="0" w:space="0" w:color="auto"/>
        <w:right w:val="none" w:sz="0" w:space="0" w:color="auto"/>
      </w:divBdr>
    </w:div>
    <w:div w:id="1405644050">
      <w:bodyDiv w:val="1"/>
      <w:marLeft w:val="0"/>
      <w:marRight w:val="0"/>
      <w:marTop w:val="0"/>
      <w:marBottom w:val="0"/>
      <w:divBdr>
        <w:top w:val="none" w:sz="0" w:space="0" w:color="auto"/>
        <w:left w:val="none" w:sz="0" w:space="0" w:color="auto"/>
        <w:bottom w:val="none" w:sz="0" w:space="0" w:color="auto"/>
        <w:right w:val="none" w:sz="0" w:space="0" w:color="auto"/>
      </w:divBdr>
    </w:div>
    <w:div w:id="1507554877">
      <w:bodyDiv w:val="1"/>
      <w:marLeft w:val="0"/>
      <w:marRight w:val="0"/>
      <w:marTop w:val="0"/>
      <w:marBottom w:val="0"/>
      <w:divBdr>
        <w:top w:val="none" w:sz="0" w:space="0" w:color="auto"/>
        <w:left w:val="none" w:sz="0" w:space="0" w:color="auto"/>
        <w:bottom w:val="none" w:sz="0" w:space="0" w:color="auto"/>
        <w:right w:val="none" w:sz="0" w:space="0" w:color="auto"/>
      </w:divBdr>
    </w:div>
    <w:div w:id="1577936753">
      <w:bodyDiv w:val="1"/>
      <w:marLeft w:val="0"/>
      <w:marRight w:val="0"/>
      <w:marTop w:val="0"/>
      <w:marBottom w:val="0"/>
      <w:divBdr>
        <w:top w:val="none" w:sz="0" w:space="0" w:color="auto"/>
        <w:left w:val="none" w:sz="0" w:space="0" w:color="auto"/>
        <w:bottom w:val="none" w:sz="0" w:space="0" w:color="auto"/>
        <w:right w:val="none" w:sz="0" w:space="0" w:color="auto"/>
      </w:divBdr>
    </w:div>
    <w:div w:id="1584946531">
      <w:bodyDiv w:val="1"/>
      <w:marLeft w:val="0"/>
      <w:marRight w:val="0"/>
      <w:marTop w:val="0"/>
      <w:marBottom w:val="0"/>
      <w:divBdr>
        <w:top w:val="none" w:sz="0" w:space="0" w:color="auto"/>
        <w:left w:val="none" w:sz="0" w:space="0" w:color="auto"/>
        <w:bottom w:val="none" w:sz="0" w:space="0" w:color="auto"/>
        <w:right w:val="none" w:sz="0" w:space="0" w:color="auto"/>
      </w:divBdr>
    </w:div>
    <w:div w:id="1628392338">
      <w:bodyDiv w:val="1"/>
      <w:marLeft w:val="0"/>
      <w:marRight w:val="0"/>
      <w:marTop w:val="0"/>
      <w:marBottom w:val="0"/>
      <w:divBdr>
        <w:top w:val="none" w:sz="0" w:space="0" w:color="auto"/>
        <w:left w:val="none" w:sz="0" w:space="0" w:color="auto"/>
        <w:bottom w:val="none" w:sz="0" w:space="0" w:color="auto"/>
        <w:right w:val="none" w:sz="0" w:space="0" w:color="auto"/>
      </w:divBdr>
    </w:div>
    <w:div w:id="1658456365">
      <w:bodyDiv w:val="1"/>
      <w:marLeft w:val="0"/>
      <w:marRight w:val="0"/>
      <w:marTop w:val="0"/>
      <w:marBottom w:val="0"/>
      <w:divBdr>
        <w:top w:val="none" w:sz="0" w:space="0" w:color="auto"/>
        <w:left w:val="none" w:sz="0" w:space="0" w:color="auto"/>
        <w:bottom w:val="none" w:sz="0" w:space="0" w:color="auto"/>
        <w:right w:val="none" w:sz="0" w:space="0" w:color="auto"/>
      </w:divBdr>
    </w:div>
    <w:div w:id="1781148302">
      <w:bodyDiv w:val="1"/>
      <w:marLeft w:val="0"/>
      <w:marRight w:val="0"/>
      <w:marTop w:val="0"/>
      <w:marBottom w:val="0"/>
      <w:divBdr>
        <w:top w:val="none" w:sz="0" w:space="0" w:color="auto"/>
        <w:left w:val="none" w:sz="0" w:space="0" w:color="auto"/>
        <w:bottom w:val="none" w:sz="0" w:space="0" w:color="auto"/>
        <w:right w:val="none" w:sz="0" w:space="0" w:color="auto"/>
      </w:divBdr>
    </w:div>
    <w:div w:id="1825706203">
      <w:bodyDiv w:val="1"/>
      <w:marLeft w:val="0"/>
      <w:marRight w:val="0"/>
      <w:marTop w:val="0"/>
      <w:marBottom w:val="0"/>
      <w:divBdr>
        <w:top w:val="none" w:sz="0" w:space="0" w:color="auto"/>
        <w:left w:val="none" w:sz="0" w:space="0" w:color="auto"/>
        <w:bottom w:val="none" w:sz="0" w:space="0" w:color="auto"/>
        <w:right w:val="none" w:sz="0" w:space="0" w:color="auto"/>
      </w:divBdr>
      <w:divsChild>
        <w:div w:id="280690691">
          <w:marLeft w:val="0"/>
          <w:marRight w:val="0"/>
          <w:marTop w:val="0"/>
          <w:marBottom w:val="0"/>
          <w:divBdr>
            <w:top w:val="none" w:sz="0" w:space="0" w:color="auto"/>
            <w:left w:val="none" w:sz="0" w:space="0" w:color="auto"/>
            <w:bottom w:val="none" w:sz="0" w:space="0" w:color="auto"/>
            <w:right w:val="none" w:sz="0" w:space="0" w:color="auto"/>
          </w:divBdr>
        </w:div>
      </w:divsChild>
    </w:div>
    <w:div w:id="1875802427">
      <w:bodyDiv w:val="1"/>
      <w:marLeft w:val="0"/>
      <w:marRight w:val="0"/>
      <w:marTop w:val="0"/>
      <w:marBottom w:val="0"/>
      <w:divBdr>
        <w:top w:val="none" w:sz="0" w:space="0" w:color="auto"/>
        <w:left w:val="none" w:sz="0" w:space="0" w:color="auto"/>
        <w:bottom w:val="none" w:sz="0" w:space="0" w:color="auto"/>
        <w:right w:val="none" w:sz="0" w:space="0" w:color="auto"/>
      </w:divBdr>
    </w:div>
    <w:div w:id="1885947579">
      <w:bodyDiv w:val="1"/>
      <w:marLeft w:val="0"/>
      <w:marRight w:val="0"/>
      <w:marTop w:val="0"/>
      <w:marBottom w:val="0"/>
      <w:divBdr>
        <w:top w:val="none" w:sz="0" w:space="0" w:color="auto"/>
        <w:left w:val="none" w:sz="0" w:space="0" w:color="auto"/>
        <w:bottom w:val="none" w:sz="0" w:space="0" w:color="auto"/>
        <w:right w:val="none" w:sz="0" w:space="0" w:color="auto"/>
      </w:divBdr>
    </w:div>
    <w:div w:id="1924802700">
      <w:bodyDiv w:val="1"/>
      <w:marLeft w:val="0"/>
      <w:marRight w:val="0"/>
      <w:marTop w:val="0"/>
      <w:marBottom w:val="0"/>
      <w:divBdr>
        <w:top w:val="none" w:sz="0" w:space="0" w:color="auto"/>
        <w:left w:val="none" w:sz="0" w:space="0" w:color="auto"/>
        <w:bottom w:val="none" w:sz="0" w:space="0" w:color="auto"/>
        <w:right w:val="none" w:sz="0" w:space="0" w:color="auto"/>
      </w:divBdr>
    </w:div>
    <w:div w:id="1975520115">
      <w:bodyDiv w:val="1"/>
      <w:marLeft w:val="0"/>
      <w:marRight w:val="0"/>
      <w:marTop w:val="0"/>
      <w:marBottom w:val="0"/>
      <w:divBdr>
        <w:top w:val="none" w:sz="0" w:space="0" w:color="auto"/>
        <w:left w:val="none" w:sz="0" w:space="0" w:color="auto"/>
        <w:bottom w:val="none" w:sz="0" w:space="0" w:color="auto"/>
        <w:right w:val="none" w:sz="0" w:space="0" w:color="auto"/>
      </w:divBdr>
    </w:div>
    <w:div w:id="1988702313">
      <w:bodyDiv w:val="1"/>
      <w:marLeft w:val="0"/>
      <w:marRight w:val="0"/>
      <w:marTop w:val="0"/>
      <w:marBottom w:val="0"/>
      <w:divBdr>
        <w:top w:val="none" w:sz="0" w:space="0" w:color="auto"/>
        <w:left w:val="none" w:sz="0" w:space="0" w:color="auto"/>
        <w:bottom w:val="none" w:sz="0" w:space="0" w:color="auto"/>
        <w:right w:val="none" w:sz="0" w:space="0" w:color="auto"/>
      </w:divBdr>
    </w:div>
    <w:div w:id="2041199078">
      <w:bodyDiv w:val="1"/>
      <w:marLeft w:val="0"/>
      <w:marRight w:val="0"/>
      <w:marTop w:val="0"/>
      <w:marBottom w:val="0"/>
      <w:divBdr>
        <w:top w:val="none" w:sz="0" w:space="0" w:color="auto"/>
        <w:left w:val="none" w:sz="0" w:space="0" w:color="auto"/>
        <w:bottom w:val="none" w:sz="0" w:space="0" w:color="auto"/>
        <w:right w:val="none" w:sz="0" w:space="0" w:color="auto"/>
      </w:divBdr>
    </w:div>
    <w:div w:id="205392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mailto:VHAePharmacyImplementationTeam@va.gov" TargetMode="External"/><Relationship Id="rId39" Type="http://schemas.openxmlformats.org/officeDocument/2006/relationships/image" Target="media/image13.png"/><Relationship Id="rId21" Type="http://schemas.microsoft.com/office/2011/relationships/commentsExtended" Target="commentsExtended.xml"/><Relationship Id="rId34" Type="http://schemas.openxmlformats.org/officeDocument/2006/relationships/image" Target="media/image8.tmp"/><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2.jpg"/><Relationship Id="rId33" Type="http://schemas.openxmlformats.org/officeDocument/2006/relationships/image" Target="media/image7.tmp"/><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VHAePharmacyImplementationTeam@va.gov" TargetMode="External"/><Relationship Id="rId32" Type="http://schemas.openxmlformats.org/officeDocument/2006/relationships/hyperlink" Target="https://vaausappiep201.aac.va.gov/inbound/"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s://vaww.pbmnat.va.gov/sites/PBM/ePrescribing/Shared%20Documents/Forms/AllItems.aspx"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hyperlink" Target="https://www.va.gov/vdl/application.asp?appid=9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hyperlink" Target="mailto:VHACONPI@va.gov"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657KNE7CTRDA-7373-930</_dlc_DocId>
    <_dlc_DocIdUrl xmlns="cdd665a5-4d39-4c80-990a-8a3abca4f55f">
      <Url>http://vaww.oed.portal.va.gov/projects/EDIS/_layouts/DocIdRedir.aspx?ID=657KNE7CTRDA-7373-930</Url>
      <Description>657KNE7CTRDA-7373-930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46FC641AEB7054BA6DE0E4826EB775A" ma:contentTypeVersion="0" ma:contentTypeDescription="Create a new document." ma:contentTypeScope="" ma:versionID="bb764bc65832d091421908300f8bca63">
  <xsd:schema xmlns:xsd="http://www.w3.org/2001/XMLSchema" xmlns:xs="http://www.w3.org/2001/XMLSchema" xmlns:p="http://schemas.microsoft.com/office/2006/metadata/properties" xmlns:ns2="cdd665a5-4d39-4c80-990a-8a3abca4f55f" targetNamespace="http://schemas.microsoft.com/office/2006/metadata/properties" ma:root="true" ma:fieldsID="20d4515922c34b156dc78bf90a4e68bb"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48059-F001-4411-96CC-16C96E49E443}">
  <ds:schemaRefs>
    <ds:schemaRef ds:uri="http://schemas.microsoft.com/sharepoint/v3/contenttype/forms"/>
  </ds:schemaRefs>
</ds:datastoreItem>
</file>

<file path=customXml/itemProps2.xml><?xml version="1.0" encoding="utf-8"?>
<ds:datastoreItem xmlns:ds="http://schemas.openxmlformats.org/officeDocument/2006/customXml" ds:itemID="{9969F915-596D-44A8-A9CE-516C9516DFF1}">
  <ds:schemaRefs>
    <ds:schemaRef ds:uri="http://schemas.microsoft.com/sharepoint/events"/>
  </ds:schemaRefs>
</ds:datastoreItem>
</file>

<file path=customXml/itemProps3.xml><?xml version="1.0" encoding="utf-8"?>
<ds:datastoreItem xmlns:ds="http://schemas.openxmlformats.org/officeDocument/2006/customXml" ds:itemID="{F5D2CF8B-9DFB-4F30-A48E-F4255DF8E4A9}">
  <ds:schemaRefs>
    <ds:schemaRef ds:uri="http://schemas.microsoft.com/office/2006/metadata/properties"/>
    <ds:schemaRef ds:uri="http://schemas.microsoft.com/office/infopath/2007/PartnerControls"/>
    <ds:schemaRef ds:uri="cdd665a5-4d39-4c80-990a-8a3abca4f55f"/>
  </ds:schemaRefs>
</ds:datastoreItem>
</file>

<file path=customXml/itemProps4.xml><?xml version="1.0" encoding="utf-8"?>
<ds:datastoreItem xmlns:ds="http://schemas.openxmlformats.org/officeDocument/2006/customXml" ds:itemID="{AE5CECB2-5B90-44FD-B099-8537A7BE42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D9FCE4-4E0B-4DB2-9D8E-CBD31F403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6878</Words>
  <Characters>39209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Inbound ePrescribing (IEP) Implementation Guide (Dept. of VA)</vt:lpstr>
    </vt:vector>
  </TitlesOfParts>
  <LinksUpToDate>false</LinksUpToDate>
  <CharactersWithSpaces>45996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Inbound ePrescribing (IEP) Implementation Guide (Dept. of VA)</dc:title>
  <dc:subject>Pharmacy Reengineering IEP Implementation Guide</dc:subject>
  <dc:creator/>
  <cp:keywords>inbound ePrescribing, implementation guide, PSO*7.0*508</cp:keywords>
  <cp:lastModifiedBy/>
  <cp:revision>1</cp:revision>
  <dcterms:created xsi:type="dcterms:W3CDTF">2018-11-05T15:52:00Z</dcterms:created>
  <dcterms:modified xsi:type="dcterms:W3CDTF">2019-05-24T16:32:00Z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3406c1f5-eece-4693-b165-8c7042454641</vt:lpwstr>
  </property>
  <property fmtid="{D5CDD505-2E9C-101B-9397-08002B2CF9AE}" pid="3" name="ContentTypeId">
    <vt:lpwstr>0x010100646FC641AEB7054BA6DE0E4826EB775A</vt:lpwstr>
  </property>
  <property fmtid="{D5CDD505-2E9C-101B-9397-08002B2CF9AE}" pid="4" name="_dlc_DocId">
    <vt:lpwstr>657KNE7CTRDA-7373-930</vt:lpwstr>
  </property>
  <property fmtid="{D5CDD505-2E9C-101B-9397-08002B2CF9AE}" pid="5" name="_dlc_DocIdUrl">
    <vt:lpwstr>http://vaww.oed.portal.va.gov/projects/EDIS/_layouts/DocIdRedir.aspx?ID=657KNE7CTRDA-7373-930, 657KNE7CTRDA-7373-930</vt:lpwstr>
  </property>
</Properties>
</file>